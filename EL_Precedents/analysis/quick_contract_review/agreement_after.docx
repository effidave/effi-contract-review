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48EA" w14:textId="77777777" w:rsidR="00182BB3" w:rsidRDefault="00182BB3" w:rsidP="00182BB3">
      <w:pPr>
        <w:spacing w:after="120"/>
        <w:jc w:val="both"/>
        <w:rPr>
          <w:rFonts w:ascii="Arial Narrow" w:hAnsi="Arial Narrow" w:cstheme="minorHAnsi"/>
          <w:b/>
          <w:bCs/>
          <w:sz w:val="21"/>
          <w:szCs w:val="21"/>
        </w:rPr>
      </w:pPr>
    </w:p>
    <w:p w14:paraId="57610E80" w14:textId="77777777" w:rsidR="00182BB3" w:rsidRPr="00F50A54" w:rsidRDefault="00182BB3" w:rsidP="00182BB3">
      <w:pPr>
        <w:spacing w:after="120"/>
        <w:jc w:val="center"/>
        <w:rPr>
          <w:rFonts w:ascii="Arial Narrow" w:hAnsi="Arial Narrow" w:cstheme="minorHAnsi"/>
          <w:b/>
          <w:bCs/>
          <w:sz w:val="21"/>
          <w:szCs w:val="21"/>
        </w:rPr>
      </w:pPr>
      <w:r w:rsidRPr="00F50A54">
        <w:rPr>
          <w:rFonts w:ascii="Arial Narrow" w:hAnsi="Arial Narrow" w:cstheme="minorHAnsi"/>
          <w:b/>
          <w:bCs/>
          <w:sz w:val="21"/>
          <w:szCs w:val="21"/>
        </w:rPr>
        <w:t xml:space="preserve">TRIAL </w:t>
      </w:r>
      <w:r>
        <w:rPr>
          <w:rFonts w:ascii="Arial Narrow" w:hAnsi="Arial Narrow" w:cstheme="minorHAnsi"/>
          <w:b/>
          <w:bCs/>
          <w:sz w:val="21"/>
          <w:szCs w:val="21"/>
        </w:rPr>
        <w:t xml:space="preserve">ORDER </w:t>
      </w:r>
      <w:r w:rsidRPr="00F50A54">
        <w:rPr>
          <w:rFonts w:ascii="Arial Narrow" w:hAnsi="Arial Narrow" w:cstheme="minorHAnsi"/>
          <w:b/>
          <w:bCs/>
          <w:sz w:val="21"/>
          <w:szCs w:val="21"/>
        </w:rPr>
        <w:t>AGREEMENT</w:t>
      </w:r>
    </w:p>
    <w:p w14:paraId="41762801" w14:textId="68A48790" w:rsidR="00182BB3" w:rsidRPr="0067688F" w:rsidRDefault="00182BB3" w:rsidP="00182BB3">
      <w:pPr>
        <w:spacing w:after="100"/>
        <w:jc w:val="both"/>
        <w:rPr>
          <w:rFonts w:ascii="Arial Narrow" w:hAnsi="Arial Narrow" w:cstheme="minorHAnsi"/>
          <w:bCs/>
          <w:kern w:val="32"/>
          <w:sz w:val="21"/>
          <w:szCs w:val="21"/>
        </w:rPr>
      </w:pPr>
      <w:r w:rsidRPr="00F50A54">
        <w:rPr>
          <w:rFonts w:ascii="Arial Narrow" w:hAnsi="Arial Narrow" w:cstheme="minorHAnsi"/>
          <w:sz w:val="21"/>
          <w:szCs w:val="21"/>
        </w:rPr>
        <w:t>T</w:t>
      </w:r>
      <w:bookmarkStart w:id="0" w:name="_Ref26773812"/>
      <w:bookmarkEnd w:id="0"/>
      <w:r w:rsidRPr="00F50A54">
        <w:rPr>
          <w:rFonts w:ascii="Arial Narrow" w:hAnsi="Arial Narrow" w:cstheme="minorHAnsi"/>
          <w:sz w:val="21"/>
          <w:szCs w:val="21"/>
        </w:rPr>
        <w:t xml:space="preserve">his </w:t>
      </w:r>
      <w:r>
        <w:rPr>
          <w:rFonts w:ascii="Arial Narrow" w:hAnsi="Arial Narrow" w:cstheme="minorHAnsi"/>
          <w:sz w:val="21"/>
          <w:szCs w:val="21"/>
        </w:rPr>
        <w:t>TRIAL</w:t>
      </w:r>
      <w:r w:rsidRPr="00F50A54">
        <w:rPr>
          <w:rFonts w:ascii="Arial Narrow" w:hAnsi="Arial Narrow" w:cstheme="minorHAnsi"/>
          <w:sz w:val="21"/>
          <w:szCs w:val="21"/>
        </w:rPr>
        <w:t xml:space="preserve"> </w:t>
      </w:r>
      <w:r>
        <w:rPr>
          <w:rFonts w:ascii="Arial Narrow" w:hAnsi="Arial Narrow" w:cstheme="minorHAnsi"/>
          <w:sz w:val="21"/>
          <w:szCs w:val="21"/>
        </w:rPr>
        <w:t>ORDER</w:t>
      </w:r>
      <w:r w:rsidRPr="00F50A54">
        <w:rPr>
          <w:rFonts w:ascii="Arial Narrow" w:hAnsi="Arial Narrow" w:cstheme="minorHAnsi"/>
          <w:sz w:val="21"/>
          <w:szCs w:val="21"/>
        </w:rPr>
        <w:t xml:space="preserve"> (“</w:t>
      </w:r>
      <w:r>
        <w:rPr>
          <w:rFonts w:ascii="Arial Narrow" w:hAnsi="Arial Narrow" w:cstheme="minorHAnsi"/>
          <w:b/>
          <w:sz w:val="21"/>
          <w:szCs w:val="21"/>
        </w:rPr>
        <w:t>Trial</w:t>
      </w:r>
      <w:r w:rsidRPr="00F50A54">
        <w:rPr>
          <w:rFonts w:ascii="Arial Narrow" w:hAnsi="Arial Narrow" w:cstheme="minorHAnsi"/>
          <w:sz w:val="21"/>
          <w:szCs w:val="21"/>
        </w:rPr>
        <w:t>”) is entered into as of [</w:t>
      </w:r>
      <w:r>
        <w:rPr>
          <w:rFonts w:ascii="Arial Narrow" w:hAnsi="Arial Narrow" w:cstheme="minorHAnsi"/>
          <w:sz w:val="21"/>
          <w:szCs w:val="21"/>
          <w:highlight w:val="yellow"/>
        </w:rPr>
        <w:t>__________</w:t>
      </w:r>
      <w:r w:rsidRPr="007A75E7">
        <w:rPr>
          <w:rFonts w:ascii="Arial Narrow" w:hAnsi="Arial Narrow" w:cstheme="minorHAnsi"/>
          <w:sz w:val="21"/>
          <w:szCs w:val="21"/>
          <w:highlight w:val="yellow"/>
        </w:rPr>
        <w:t>, 202</w:t>
      </w:r>
      <w:r w:rsidR="00083C8B">
        <w:rPr>
          <w:rFonts w:ascii="Arial Narrow" w:hAnsi="Arial Narrow" w:cstheme="minorHAnsi"/>
          <w:sz w:val="21"/>
          <w:szCs w:val="21"/>
        </w:rPr>
        <w:t>5</w:t>
      </w:r>
      <w:r w:rsidRPr="00F50A54">
        <w:rPr>
          <w:rFonts w:ascii="Arial Narrow" w:hAnsi="Arial Narrow" w:cstheme="minorHAnsi"/>
          <w:sz w:val="21"/>
          <w:szCs w:val="21"/>
        </w:rPr>
        <w:t>] (“</w:t>
      </w:r>
      <w:r w:rsidRPr="00F50A54">
        <w:rPr>
          <w:rFonts w:ascii="Arial Narrow" w:hAnsi="Arial Narrow" w:cstheme="minorHAnsi"/>
          <w:b/>
          <w:bCs/>
          <w:iCs/>
          <w:sz w:val="21"/>
          <w:szCs w:val="21"/>
        </w:rPr>
        <w:t>Effective Date</w:t>
      </w:r>
      <w:r w:rsidRPr="00F50A54">
        <w:rPr>
          <w:rFonts w:ascii="Arial Narrow" w:hAnsi="Arial Narrow" w:cstheme="minorHAnsi"/>
          <w:sz w:val="21"/>
          <w:szCs w:val="21"/>
        </w:rPr>
        <w:t>”), by and between NBCUniversal Media, LLC, a Delaware limited liability company (“</w:t>
      </w:r>
      <w:r>
        <w:rPr>
          <w:rFonts w:ascii="Arial Narrow" w:hAnsi="Arial Narrow" w:cstheme="minorHAnsi"/>
          <w:b/>
          <w:bCs/>
          <w:iCs/>
          <w:sz w:val="21"/>
          <w:szCs w:val="21"/>
        </w:rPr>
        <w:t>Company</w:t>
      </w:r>
      <w:r w:rsidRPr="00F50A54">
        <w:rPr>
          <w:rFonts w:ascii="Arial Narrow" w:hAnsi="Arial Narrow" w:cstheme="minorHAnsi"/>
          <w:sz w:val="21"/>
          <w:szCs w:val="21"/>
        </w:rPr>
        <w:t>” or “</w:t>
      </w:r>
      <w:r w:rsidRPr="00F50A54">
        <w:rPr>
          <w:rFonts w:ascii="Arial Narrow" w:hAnsi="Arial Narrow" w:cstheme="minorHAnsi"/>
          <w:b/>
          <w:sz w:val="21"/>
          <w:szCs w:val="21"/>
        </w:rPr>
        <w:t>NBCUniversal</w:t>
      </w:r>
      <w:r w:rsidRPr="00F50A54">
        <w:rPr>
          <w:rFonts w:ascii="Arial Narrow" w:hAnsi="Arial Narrow" w:cstheme="minorHAnsi"/>
          <w:sz w:val="21"/>
          <w:szCs w:val="21"/>
        </w:rPr>
        <w:t xml:space="preserve">”), and </w:t>
      </w:r>
      <w:r w:rsidR="00D17BFD" w:rsidRPr="00D17BFD">
        <w:rPr>
          <w:rFonts w:ascii="Arial Narrow" w:hAnsi="Arial Narrow" w:cstheme="minorHAnsi"/>
          <w:b/>
          <w:bCs/>
          <w:sz w:val="21"/>
          <w:szCs w:val="21"/>
        </w:rPr>
        <w:t>Didimo, Inc</w:t>
      </w:r>
      <w:r w:rsidR="00D17BFD">
        <w:rPr>
          <w:rFonts w:ascii="Arial Narrow" w:hAnsi="Arial Narrow" w:cstheme="minorHAnsi"/>
          <w:b/>
          <w:bCs/>
          <w:sz w:val="21"/>
          <w:szCs w:val="21"/>
        </w:rPr>
        <w:t>.</w:t>
      </w:r>
      <w:r w:rsidRPr="00F50A54">
        <w:rPr>
          <w:rFonts w:ascii="Arial Narrow" w:hAnsi="Arial Narrow" w:cstheme="minorHAnsi"/>
          <w:sz w:val="21"/>
          <w:szCs w:val="21"/>
        </w:rPr>
        <w:t xml:space="preserve"> a </w:t>
      </w:r>
      <w:r w:rsidR="00815474">
        <w:rPr>
          <w:rFonts w:ascii="Arial Narrow" w:hAnsi="Arial Narrow" w:cstheme="minorHAnsi"/>
          <w:sz w:val="21"/>
          <w:szCs w:val="21"/>
        </w:rPr>
        <w:t>Delaware corporation</w:t>
      </w:r>
      <w:r w:rsidRPr="00F50A54">
        <w:rPr>
          <w:rFonts w:ascii="Arial Narrow" w:hAnsi="Arial Narrow" w:cstheme="minorHAnsi"/>
          <w:sz w:val="21"/>
          <w:szCs w:val="21"/>
        </w:rPr>
        <w:t xml:space="preserve"> with offices at </w:t>
      </w:r>
      <w:r w:rsidR="00815474" w:rsidRPr="00815474">
        <w:rPr>
          <w:rFonts w:ascii="Arial Narrow" w:hAnsi="Arial Narrow" w:cstheme="minorHAnsi"/>
          <w:sz w:val="21"/>
          <w:szCs w:val="21"/>
        </w:rPr>
        <w:t xml:space="preserve">4600 140th Avenue North, Suite 180, Clearwater, Florida, FL33762 </w:t>
      </w:r>
      <w:r w:rsidRPr="00F50A54">
        <w:rPr>
          <w:rFonts w:ascii="Arial Narrow" w:hAnsi="Arial Narrow" w:cstheme="minorHAnsi"/>
          <w:sz w:val="21"/>
          <w:szCs w:val="21"/>
        </w:rPr>
        <w:t>(“</w:t>
      </w:r>
      <w:r w:rsidRPr="00F50A54">
        <w:rPr>
          <w:rFonts w:ascii="Arial Narrow" w:hAnsi="Arial Narrow" w:cstheme="minorHAnsi"/>
          <w:b/>
          <w:sz w:val="21"/>
          <w:szCs w:val="21"/>
        </w:rPr>
        <w:t>Vendor</w:t>
      </w:r>
      <w:r w:rsidRPr="00F50A54">
        <w:rPr>
          <w:rFonts w:ascii="Arial Narrow" w:hAnsi="Arial Narrow" w:cstheme="minorHAnsi"/>
          <w:sz w:val="21"/>
          <w:szCs w:val="21"/>
        </w:rPr>
        <w:t>”)</w:t>
      </w:r>
      <w:r>
        <w:rPr>
          <w:rFonts w:ascii="Arial Narrow" w:hAnsi="Arial Narrow" w:cstheme="minorHAnsi"/>
          <w:sz w:val="21"/>
          <w:szCs w:val="21"/>
        </w:rPr>
        <w:t xml:space="preserve"> (each a “</w:t>
      </w:r>
      <w:r w:rsidRPr="0067688F">
        <w:rPr>
          <w:rFonts w:ascii="Arial Narrow" w:hAnsi="Arial Narrow" w:cstheme="minorHAnsi"/>
          <w:b/>
          <w:bCs/>
          <w:sz w:val="21"/>
          <w:szCs w:val="21"/>
        </w:rPr>
        <w:t>Party</w:t>
      </w:r>
      <w:r>
        <w:rPr>
          <w:rFonts w:ascii="Arial Narrow" w:hAnsi="Arial Narrow" w:cstheme="minorHAnsi"/>
          <w:sz w:val="21"/>
          <w:szCs w:val="21"/>
        </w:rPr>
        <w:t>” and collectively, the “</w:t>
      </w:r>
      <w:r w:rsidRPr="0067688F">
        <w:rPr>
          <w:rFonts w:ascii="Arial Narrow" w:hAnsi="Arial Narrow" w:cstheme="minorHAnsi"/>
          <w:b/>
          <w:bCs/>
          <w:sz w:val="21"/>
          <w:szCs w:val="21"/>
        </w:rPr>
        <w:t>Parties</w:t>
      </w:r>
      <w:r>
        <w:rPr>
          <w:rFonts w:ascii="Arial Narrow" w:hAnsi="Arial Narrow" w:cstheme="minorHAnsi"/>
          <w:sz w:val="21"/>
          <w:szCs w:val="21"/>
        </w:rPr>
        <w:t xml:space="preserve">”) </w:t>
      </w:r>
    </w:p>
    <w:p w14:paraId="6CE99098" w14:textId="77777777" w:rsidR="00182BB3" w:rsidRPr="00F50A54" w:rsidRDefault="00182BB3" w:rsidP="00182BB3">
      <w:pPr>
        <w:pStyle w:val="BodyText"/>
        <w:widowControl w:val="0"/>
        <w:spacing w:before="120" w:after="100"/>
        <w:jc w:val="both"/>
        <w:rPr>
          <w:rFonts w:ascii="Arial Narrow" w:hAnsi="Arial Narrow" w:cstheme="minorHAnsi"/>
          <w:sz w:val="21"/>
          <w:szCs w:val="21"/>
        </w:rPr>
      </w:pPr>
      <w:r>
        <w:rPr>
          <w:rFonts w:ascii="Arial Narrow" w:hAnsi="Arial Narrow" w:cstheme="minorHAnsi"/>
          <w:sz w:val="21"/>
          <w:szCs w:val="21"/>
        </w:rPr>
        <w:t>Company</w:t>
      </w:r>
      <w:r w:rsidRPr="00F50A54">
        <w:rPr>
          <w:rFonts w:ascii="Arial Narrow" w:hAnsi="Arial Narrow" w:cstheme="minorHAnsi"/>
          <w:sz w:val="21"/>
          <w:szCs w:val="21"/>
        </w:rPr>
        <w:t xml:space="preserve"> desires to test the </w:t>
      </w:r>
      <w:r>
        <w:rPr>
          <w:rFonts w:ascii="Arial Narrow" w:hAnsi="Arial Narrow" w:cstheme="minorHAnsi"/>
          <w:sz w:val="21"/>
          <w:szCs w:val="21"/>
        </w:rPr>
        <w:t>Vendor IP</w:t>
      </w:r>
      <w:r w:rsidRPr="00F50A54">
        <w:rPr>
          <w:rFonts w:ascii="Arial Narrow" w:hAnsi="Arial Narrow" w:cstheme="minorHAnsi"/>
          <w:sz w:val="21"/>
          <w:szCs w:val="21"/>
        </w:rPr>
        <w:t xml:space="preserve"> </w:t>
      </w:r>
      <w:r>
        <w:rPr>
          <w:rFonts w:ascii="Arial Narrow" w:hAnsi="Arial Narrow" w:cstheme="minorHAnsi"/>
          <w:sz w:val="21"/>
          <w:szCs w:val="21"/>
        </w:rPr>
        <w:t xml:space="preserve">(defined below) </w:t>
      </w:r>
      <w:r w:rsidRPr="00F50A54">
        <w:rPr>
          <w:rFonts w:ascii="Arial Narrow" w:hAnsi="Arial Narrow" w:cstheme="minorHAnsi"/>
          <w:sz w:val="21"/>
          <w:szCs w:val="21"/>
        </w:rPr>
        <w:t xml:space="preserve">and Vendor wishes to grant to </w:t>
      </w:r>
      <w:r>
        <w:rPr>
          <w:rFonts w:ascii="Arial Narrow" w:hAnsi="Arial Narrow" w:cstheme="minorHAnsi"/>
          <w:sz w:val="21"/>
          <w:szCs w:val="21"/>
        </w:rPr>
        <w:t>Company</w:t>
      </w:r>
      <w:r w:rsidRPr="00F50A54">
        <w:rPr>
          <w:rFonts w:ascii="Arial Narrow" w:hAnsi="Arial Narrow" w:cstheme="minorHAnsi"/>
          <w:sz w:val="21"/>
          <w:szCs w:val="21"/>
        </w:rPr>
        <w:t xml:space="preserve"> license rights with respect to </w:t>
      </w:r>
      <w:r>
        <w:rPr>
          <w:rFonts w:ascii="Arial Narrow" w:hAnsi="Arial Narrow" w:cstheme="minorHAnsi"/>
          <w:sz w:val="21"/>
          <w:szCs w:val="21"/>
        </w:rPr>
        <w:t>Vendor IP</w:t>
      </w:r>
      <w:r w:rsidRPr="00F50A54">
        <w:rPr>
          <w:rFonts w:ascii="Arial Narrow" w:hAnsi="Arial Narrow" w:cstheme="minorHAnsi"/>
          <w:sz w:val="21"/>
          <w:szCs w:val="21"/>
        </w:rPr>
        <w:t>.</w:t>
      </w:r>
    </w:p>
    <w:p w14:paraId="575CF614" w14:textId="77777777" w:rsidR="00182BB3" w:rsidRPr="00F50A54" w:rsidRDefault="00182BB3" w:rsidP="00182BB3">
      <w:pPr>
        <w:spacing w:after="100"/>
        <w:jc w:val="both"/>
        <w:rPr>
          <w:rFonts w:ascii="Arial Narrow" w:hAnsi="Arial Narrow" w:cstheme="minorHAnsi"/>
          <w:sz w:val="21"/>
          <w:szCs w:val="21"/>
        </w:rPr>
        <w:sectPr w:rsidR="00182BB3" w:rsidRPr="00F50A54" w:rsidSect="00182BB3">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326"/>
        </w:sectPr>
      </w:pPr>
    </w:p>
    <w:p w14:paraId="2459359C" w14:textId="18BB8D23"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 w:name="_Ref29288631"/>
      <w:r w:rsidRPr="00F50A54">
        <w:rPr>
          <w:rFonts w:ascii="Arial Narrow" w:hAnsi="Arial Narrow" w:cstheme="minorHAnsi"/>
          <w:sz w:val="21"/>
          <w:szCs w:val="21"/>
        </w:rPr>
        <w:t xml:space="preserve">TRIAL.  </w:t>
      </w:r>
      <w:r w:rsidRPr="00F50A54">
        <w:rPr>
          <w:rFonts w:ascii="Arial Narrow" w:hAnsi="Arial Narrow" w:cstheme="minorHAnsi"/>
          <w:b w:val="0"/>
          <w:sz w:val="21"/>
          <w:szCs w:val="21"/>
        </w:rPr>
        <w:t xml:space="preserve">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is intended only for a limited duration assessment of Vendor’s </w:t>
      </w:r>
      <w:r>
        <w:rPr>
          <w:rFonts w:ascii="Arial Narrow" w:hAnsi="Arial Narrow" w:cstheme="minorHAnsi"/>
          <w:b w:val="0"/>
          <w:sz w:val="21"/>
          <w:szCs w:val="21"/>
        </w:rPr>
        <w:t>IP.</w:t>
      </w:r>
      <w:r w:rsidRPr="00F50A54">
        <w:rPr>
          <w:rFonts w:ascii="Arial Narrow" w:hAnsi="Arial Narrow" w:cstheme="minorHAnsi"/>
          <w:b w:val="0"/>
          <w:sz w:val="21"/>
          <w:szCs w:val="21"/>
        </w:rPr>
        <w:t xml:space="preserve"> </w:t>
      </w:r>
      <w:r>
        <w:rPr>
          <w:rFonts w:ascii="Arial Narrow" w:hAnsi="Arial Narrow" w:cstheme="minorHAnsi"/>
          <w:b w:val="0"/>
          <w:sz w:val="21"/>
          <w:szCs w:val="21"/>
        </w:rPr>
        <w:t>A</w:t>
      </w:r>
      <w:r w:rsidRPr="00F50A54">
        <w:rPr>
          <w:rFonts w:ascii="Arial Narrow" w:hAnsi="Arial Narrow" w:cstheme="minorHAnsi"/>
          <w:b w:val="0"/>
          <w:sz w:val="21"/>
          <w:szCs w:val="21"/>
        </w:rPr>
        <w:t xml:space="preserve">ny use following the Term of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may only proceed under a</w:t>
      </w:r>
      <w:r>
        <w:rPr>
          <w:rFonts w:ascii="Arial Narrow" w:hAnsi="Arial Narrow" w:cstheme="minorHAnsi"/>
          <w:b w:val="0"/>
          <w:sz w:val="21"/>
          <w:szCs w:val="21"/>
        </w:rPr>
        <w:t xml:space="preserve"> </w:t>
      </w:r>
      <w:r w:rsidR="00147F9C">
        <w:rPr>
          <w:rFonts w:ascii="Arial Narrow" w:hAnsi="Arial Narrow" w:cstheme="minorHAnsi"/>
          <w:b w:val="0"/>
          <w:sz w:val="21"/>
          <w:szCs w:val="21"/>
        </w:rPr>
        <w:t>separate</w:t>
      </w:r>
      <w:r>
        <w:rPr>
          <w:rFonts w:ascii="Arial Narrow" w:hAnsi="Arial Narrow" w:cstheme="minorHAnsi"/>
          <w:b w:val="0"/>
          <w:sz w:val="21"/>
          <w:szCs w:val="21"/>
        </w:rPr>
        <w:t xml:space="preserve"> agreement in accordance with Company’s standards</w:t>
      </w:r>
      <w:r w:rsidRPr="00F50A54">
        <w:rPr>
          <w:rFonts w:ascii="Arial Narrow" w:hAnsi="Arial Narrow" w:cstheme="minorHAnsi"/>
          <w:b w:val="0"/>
          <w:sz w:val="21"/>
          <w:szCs w:val="21"/>
        </w:rPr>
        <w:t xml:space="preserve"> </w:t>
      </w:r>
      <w:r>
        <w:rPr>
          <w:rFonts w:ascii="Arial Narrow" w:hAnsi="Arial Narrow" w:cstheme="minorHAnsi"/>
          <w:b w:val="0"/>
          <w:sz w:val="21"/>
          <w:szCs w:val="21"/>
        </w:rPr>
        <w:t xml:space="preserve">that is executed </w:t>
      </w:r>
      <w:r w:rsidRPr="00F50A54">
        <w:rPr>
          <w:rFonts w:ascii="Arial Narrow" w:hAnsi="Arial Narrow" w:cstheme="minorHAnsi"/>
          <w:b w:val="0"/>
          <w:sz w:val="21"/>
          <w:szCs w:val="21"/>
        </w:rPr>
        <w:t>by the Parties.</w:t>
      </w:r>
    </w:p>
    <w:p w14:paraId="0D6A5B12"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r w:rsidRPr="00F50A54">
        <w:rPr>
          <w:rFonts w:ascii="Arial Narrow" w:hAnsi="Arial Narrow" w:cstheme="minorHAnsi"/>
          <w:sz w:val="21"/>
          <w:szCs w:val="21"/>
        </w:rPr>
        <w:t>DEFINITIONS</w:t>
      </w:r>
      <w:bookmarkEnd w:id="1"/>
    </w:p>
    <w:p w14:paraId="44347A43" w14:textId="77777777" w:rsidR="00182BB3" w:rsidRPr="003F41E8" w:rsidRDefault="00182BB3" w:rsidP="00182BB3">
      <w:pPr>
        <w:pStyle w:val="Heading2"/>
        <w:spacing w:after="100"/>
        <w:jc w:val="both"/>
        <w:rPr>
          <w:rFonts w:ascii="Arial Narrow" w:hAnsi="Arial Narrow" w:cstheme="minorHAnsi"/>
          <w:sz w:val="21"/>
          <w:szCs w:val="21"/>
        </w:rPr>
      </w:pPr>
      <w:bookmarkStart w:id="2" w:name="_Ref27209497"/>
      <w:r w:rsidRPr="00F50A54">
        <w:rPr>
          <w:rFonts w:ascii="Arial Narrow" w:hAnsi="Arial Narrow" w:cstheme="minorHAnsi"/>
          <w:sz w:val="21"/>
          <w:szCs w:val="21"/>
        </w:rPr>
        <w:t xml:space="preserve"> “</w:t>
      </w:r>
      <w:r w:rsidRPr="00F50A54">
        <w:rPr>
          <w:rFonts w:ascii="Arial Narrow" w:hAnsi="Arial Narrow" w:cstheme="minorHAnsi"/>
          <w:b/>
          <w:sz w:val="21"/>
          <w:szCs w:val="21"/>
        </w:rPr>
        <w:t>Affiliate</w:t>
      </w:r>
      <w:r w:rsidRPr="003F41E8">
        <w:rPr>
          <w:rFonts w:ascii="Arial Narrow" w:hAnsi="Arial Narrow" w:cstheme="minorHAnsi"/>
          <w:sz w:val="21"/>
          <w:szCs w:val="21"/>
        </w:rPr>
        <w:t xml:space="preserve">” of a Party means any entity that (as of the Effective Date or thereafter) directly or indirectly, now or hereafter controls, is controlled by, or is under common control with that Party. </w:t>
      </w:r>
    </w:p>
    <w:p w14:paraId="2C432313"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sidRPr="00F50A54">
        <w:rPr>
          <w:rFonts w:ascii="Arial Narrow" w:hAnsi="Arial Narrow" w:cstheme="minorHAnsi"/>
          <w:b/>
          <w:sz w:val="21"/>
          <w:szCs w:val="21"/>
        </w:rPr>
        <w:t>Intellectual Property Rights</w:t>
      </w:r>
      <w:r w:rsidRPr="00F50A54">
        <w:rPr>
          <w:rFonts w:ascii="Arial Narrow" w:hAnsi="Arial Narrow" w:cstheme="minorHAnsi"/>
          <w:sz w:val="21"/>
          <w:szCs w:val="21"/>
        </w:rPr>
        <w:t>”</w:t>
      </w:r>
      <w:bookmarkEnd w:id="2"/>
      <w:r w:rsidRPr="00F50A54">
        <w:rPr>
          <w:rFonts w:ascii="Arial Narrow" w:hAnsi="Arial Narrow" w:cstheme="minorHAnsi"/>
          <w:sz w:val="21"/>
          <w:szCs w:val="21"/>
        </w:rPr>
        <w:t xml:space="preserve"> means any and all tangible and intangible: (i) rights associated with works of authorship, including copyrights, moral rights, and derivative works thereof, (ii) trademark and trade name rights, (iii) trade secret rights, (iv) patents, design rights, and other industrial property rights, and, (v) all other intellectual property rights (of every kind and nature</w:t>
      </w:r>
      <w:r>
        <w:rPr>
          <w:rFonts w:ascii="Arial Narrow" w:hAnsi="Arial Narrow" w:cstheme="minorHAnsi"/>
          <w:sz w:val="21"/>
          <w:szCs w:val="21"/>
        </w:rPr>
        <w:t>,</w:t>
      </w:r>
      <w:r w:rsidRPr="00F50A54">
        <w:rPr>
          <w:rFonts w:ascii="Arial Narrow" w:hAnsi="Arial Narrow" w:cstheme="minorHAnsi"/>
          <w:sz w:val="21"/>
          <w:szCs w:val="21"/>
        </w:rPr>
        <w:t xml:space="preserve"> however designated) whether arising by operation of law, treaty, contract, license, or otherwise, together with all registrations, initial applications, renewals, extensions, continuations, divisions or reissues thereof.</w:t>
      </w:r>
    </w:p>
    <w:p w14:paraId="26A5555D" w14:textId="77777777" w:rsidR="00182BB3" w:rsidRPr="00BF017A"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Pr>
          <w:rFonts w:ascii="Arial Narrow" w:hAnsi="Arial Narrow" w:cstheme="minorHAnsi"/>
          <w:b/>
          <w:sz w:val="21"/>
          <w:szCs w:val="21"/>
        </w:rPr>
        <w:t>Vendor IP</w:t>
      </w:r>
      <w:r w:rsidRPr="00F50A54">
        <w:rPr>
          <w:rFonts w:ascii="Arial Narrow" w:hAnsi="Arial Narrow" w:cstheme="minorHAnsi"/>
          <w:sz w:val="21"/>
          <w:szCs w:val="21"/>
        </w:rPr>
        <w:t>” means Vendor’s software package</w:t>
      </w:r>
      <w:r>
        <w:rPr>
          <w:rFonts w:ascii="Arial Narrow" w:hAnsi="Arial Narrow" w:cstheme="minorHAnsi"/>
          <w:sz w:val="21"/>
          <w:szCs w:val="21"/>
        </w:rPr>
        <w:t>, data feed, or other materials</w:t>
      </w:r>
      <w:r w:rsidRPr="00F50A54">
        <w:rPr>
          <w:rFonts w:ascii="Arial Narrow" w:hAnsi="Arial Narrow" w:cstheme="minorHAnsi"/>
          <w:sz w:val="21"/>
          <w:szCs w:val="21"/>
        </w:rPr>
        <w:t xml:space="preserve"> made available under this </w:t>
      </w:r>
      <w:r>
        <w:rPr>
          <w:rFonts w:ascii="Arial Narrow" w:hAnsi="Arial Narrow" w:cstheme="minorHAnsi"/>
          <w:sz w:val="21"/>
          <w:szCs w:val="21"/>
        </w:rPr>
        <w:t>Trial</w:t>
      </w:r>
      <w:r w:rsidRPr="00F50A54">
        <w:rPr>
          <w:rFonts w:ascii="Arial Narrow" w:hAnsi="Arial Narrow" w:cstheme="minorHAnsi"/>
          <w:sz w:val="21"/>
          <w:szCs w:val="21"/>
        </w:rPr>
        <w:t xml:space="preserve"> and described in </w:t>
      </w:r>
      <w:r w:rsidRPr="00F50A54">
        <w:rPr>
          <w:rFonts w:ascii="Arial Narrow" w:hAnsi="Arial Narrow" w:cstheme="minorHAnsi"/>
          <w:sz w:val="21"/>
          <w:szCs w:val="21"/>
          <w:u w:val="single"/>
        </w:rPr>
        <w:t>Exhibit 1</w:t>
      </w:r>
      <w:r w:rsidRPr="00F50A54">
        <w:rPr>
          <w:rFonts w:ascii="Arial Narrow" w:hAnsi="Arial Narrow" w:cstheme="minorHAnsi"/>
          <w:sz w:val="21"/>
          <w:szCs w:val="21"/>
        </w:rPr>
        <w:t xml:space="preserve">, together with any configuration thereof and any updates, upgrades or other modifications thereto that are made available to </w:t>
      </w:r>
      <w:r>
        <w:rPr>
          <w:rFonts w:ascii="Arial Narrow" w:hAnsi="Arial Narrow" w:cstheme="minorHAnsi"/>
          <w:sz w:val="21"/>
          <w:szCs w:val="21"/>
        </w:rPr>
        <w:t>Company.</w:t>
      </w:r>
    </w:p>
    <w:p w14:paraId="2FC892E0" w14:textId="77777777" w:rsidR="00182BB3" w:rsidRDefault="00182BB3" w:rsidP="00182BB3">
      <w:pPr>
        <w:pStyle w:val="Heading2"/>
        <w:spacing w:after="100"/>
        <w:jc w:val="both"/>
        <w:rPr>
          <w:rFonts w:ascii="Arial Narrow" w:hAnsi="Arial Narrow" w:cstheme="minorHAnsi"/>
          <w:sz w:val="21"/>
          <w:szCs w:val="21"/>
        </w:rPr>
      </w:pPr>
      <w:r>
        <w:rPr>
          <w:rFonts w:ascii="Arial Narrow" w:hAnsi="Arial Narrow" w:cstheme="minorHAnsi"/>
          <w:sz w:val="21"/>
          <w:szCs w:val="21"/>
        </w:rPr>
        <w:t>“</w:t>
      </w:r>
      <w:r w:rsidRPr="00635E7D">
        <w:rPr>
          <w:rFonts w:ascii="Arial Narrow" w:hAnsi="Arial Narrow" w:cstheme="minorHAnsi"/>
          <w:b/>
          <w:sz w:val="21"/>
          <w:szCs w:val="21"/>
        </w:rPr>
        <w:t>Personnel</w:t>
      </w:r>
      <w:r w:rsidRPr="00635E7D">
        <w:rPr>
          <w:rFonts w:ascii="Arial Narrow" w:hAnsi="Arial Narrow" w:cstheme="minorHAnsi"/>
          <w:sz w:val="21"/>
          <w:szCs w:val="21"/>
        </w:rPr>
        <w:t>” means, with respect to a Party, that Party’s employees, subcontractors, vendors, agents, officers, directors and other personnel</w:t>
      </w:r>
      <w:r>
        <w:rPr>
          <w:rFonts w:ascii="Arial Narrow" w:hAnsi="Arial Narrow" w:cstheme="minorHAnsi"/>
          <w:sz w:val="21"/>
          <w:szCs w:val="21"/>
        </w:rPr>
        <w:t>.</w:t>
      </w:r>
    </w:p>
    <w:p w14:paraId="3CB756CB"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sidRPr="00F50A54">
        <w:rPr>
          <w:rFonts w:ascii="Arial Narrow" w:hAnsi="Arial Narrow" w:cstheme="minorHAnsi"/>
          <w:b/>
          <w:sz w:val="21"/>
          <w:szCs w:val="21"/>
        </w:rPr>
        <w:t xml:space="preserve">Applicable Law” </w:t>
      </w:r>
      <w:r w:rsidRPr="00F50A54">
        <w:rPr>
          <w:rFonts w:ascii="Arial Narrow" w:hAnsi="Arial Narrow" w:cstheme="minorHAnsi"/>
          <w:sz w:val="21"/>
          <w:szCs w:val="21"/>
        </w:rPr>
        <w:t xml:space="preserve">means all laws, rules, regulations, rulings, decrees, directives, or other requirements of any governmental authority, and all current industry self-regulatory principles that (a) apply to the services or (b) relate to the Parties’ rights and obligations in this </w:t>
      </w:r>
      <w:r>
        <w:rPr>
          <w:rFonts w:ascii="Arial Narrow" w:hAnsi="Arial Narrow" w:cstheme="minorHAnsi"/>
          <w:sz w:val="21"/>
          <w:szCs w:val="21"/>
        </w:rPr>
        <w:t>Trial</w:t>
      </w:r>
      <w:r w:rsidRPr="00F50A54">
        <w:rPr>
          <w:rFonts w:ascii="Arial Narrow" w:hAnsi="Arial Narrow" w:cstheme="minorHAnsi"/>
          <w:sz w:val="21"/>
          <w:szCs w:val="21"/>
        </w:rPr>
        <w:t>.</w:t>
      </w:r>
    </w:p>
    <w:p w14:paraId="60898528"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r>
        <w:rPr>
          <w:rFonts w:ascii="Arial Narrow" w:hAnsi="Arial Narrow" w:cstheme="minorHAnsi"/>
          <w:sz w:val="21"/>
          <w:szCs w:val="21"/>
        </w:rPr>
        <w:t>VENDOR IP</w:t>
      </w:r>
    </w:p>
    <w:p w14:paraId="16C64073"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b/>
          <w:sz w:val="21"/>
          <w:szCs w:val="21"/>
        </w:rPr>
        <w:t>License Grant</w:t>
      </w:r>
      <w:r w:rsidRPr="00F50A54">
        <w:rPr>
          <w:rFonts w:ascii="Arial Narrow" w:hAnsi="Arial Narrow" w:cstheme="minorHAnsi"/>
          <w:sz w:val="21"/>
          <w:szCs w:val="21"/>
        </w:rPr>
        <w:t xml:space="preserve">.  Vendor hereby grants to </w:t>
      </w:r>
      <w:r>
        <w:rPr>
          <w:rFonts w:ascii="Arial Narrow" w:hAnsi="Arial Narrow" w:cstheme="minorHAnsi"/>
          <w:sz w:val="21"/>
          <w:szCs w:val="21"/>
        </w:rPr>
        <w:t>Company</w:t>
      </w:r>
      <w:r w:rsidRPr="00F50A54">
        <w:rPr>
          <w:rFonts w:ascii="Arial Narrow" w:hAnsi="Arial Narrow" w:cstheme="minorHAnsi"/>
          <w:sz w:val="21"/>
          <w:szCs w:val="21"/>
        </w:rPr>
        <w:t xml:space="preserve"> </w:t>
      </w:r>
      <w:commentRangeStart w:id="3"/>
      <w:r w:rsidRPr="00F50A54">
        <w:rPr>
          <w:rFonts w:ascii="Arial Narrow" w:hAnsi="Arial Narrow" w:cstheme="minorHAnsi"/>
          <w:sz w:val="21"/>
          <w:szCs w:val="21"/>
        </w:rPr>
        <w:t xml:space="preserve">and its Affiliates </w:t>
      </w:r>
      <w:commentRangeEnd w:id="3"/>
      <w:r w:rsidR="009C1F47">
        <w:rPr>
          <w:rStyle w:val="CommentReference"/>
          <w:rFonts w:cs="Times New Roman"/>
          <w:bCs w:val="0"/>
          <w:iCs w:val="0"/>
        </w:rPr>
        <w:commentReference w:id="3"/>
      </w:r>
      <w:r w:rsidRPr="00F50A54">
        <w:rPr>
          <w:rFonts w:ascii="Arial Narrow" w:hAnsi="Arial Narrow" w:cstheme="minorHAnsi"/>
          <w:sz w:val="21"/>
          <w:szCs w:val="21"/>
        </w:rPr>
        <w:t xml:space="preserve">a non-exclusive, worldwide, non-transferable right and license to access and use (and have </w:t>
      </w:r>
      <w:r>
        <w:rPr>
          <w:rFonts w:ascii="Arial Narrow" w:hAnsi="Arial Narrow" w:cstheme="minorHAnsi"/>
          <w:sz w:val="21"/>
          <w:szCs w:val="21"/>
        </w:rPr>
        <w:t>Company</w:t>
      </w:r>
      <w:r w:rsidRPr="00F50A54">
        <w:rPr>
          <w:rFonts w:ascii="Arial Narrow" w:hAnsi="Arial Narrow" w:cstheme="minorHAnsi"/>
          <w:sz w:val="21"/>
          <w:szCs w:val="21"/>
        </w:rPr>
        <w:t xml:space="preserve"> agents and subcontractors exercise such rights on </w:t>
      </w:r>
      <w:r>
        <w:rPr>
          <w:rFonts w:ascii="Arial Narrow" w:hAnsi="Arial Narrow" w:cstheme="minorHAnsi"/>
          <w:sz w:val="21"/>
          <w:szCs w:val="21"/>
        </w:rPr>
        <w:t>Company</w:t>
      </w:r>
      <w:r w:rsidRPr="00F50A54">
        <w:rPr>
          <w:rFonts w:ascii="Arial Narrow" w:hAnsi="Arial Narrow" w:cstheme="minorHAnsi"/>
          <w:sz w:val="21"/>
          <w:szCs w:val="21"/>
        </w:rPr>
        <w:t xml:space="preserve">’s behalf) the </w:t>
      </w:r>
      <w:r>
        <w:rPr>
          <w:rFonts w:ascii="Arial Narrow" w:hAnsi="Arial Narrow" w:cstheme="minorHAnsi"/>
          <w:sz w:val="21"/>
          <w:szCs w:val="21"/>
        </w:rPr>
        <w:t>Vendor IP</w:t>
      </w:r>
      <w:r w:rsidRPr="00F50A54">
        <w:rPr>
          <w:rFonts w:ascii="Arial Narrow" w:hAnsi="Arial Narrow" w:cstheme="minorHAnsi"/>
          <w:sz w:val="21"/>
          <w:szCs w:val="21"/>
        </w:rPr>
        <w:t xml:space="preserve"> during the Term.  </w:t>
      </w:r>
      <w:bookmarkStart w:id="4" w:name="_Ref517061566"/>
      <w:bookmarkStart w:id="5" w:name="_Ref332382182"/>
      <w:r>
        <w:rPr>
          <w:rFonts w:ascii="Arial Narrow" w:hAnsi="Arial Narrow" w:cstheme="minorHAnsi"/>
          <w:sz w:val="21"/>
          <w:szCs w:val="21"/>
        </w:rPr>
        <w:t xml:space="preserve"> </w:t>
      </w:r>
    </w:p>
    <w:p w14:paraId="33093838" w14:textId="77777777" w:rsidR="00117512" w:rsidRPr="001C00A7" w:rsidRDefault="00182BB3" w:rsidP="00117512">
      <w:pPr>
        <w:pStyle w:val="Heading2"/>
        <w:tabs>
          <w:tab w:val="num" w:pos="900"/>
        </w:tabs>
        <w:spacing w:after="120"/>
        <w:jc w:val="both"/>
        <w:rPr>
          <w:rFonts w:ascii="Arial Narrow" w:hAnsi="Arial Narrow" w:cstheme="minorHAnsi"/>
          <w:sz w:val="21"/>
          <w:szCs w:val="21"/>
        </w:rPr>
      </w:pPr>
      <w:commentRangeStart w:id="6"/>
      <w:r w:rsidRPr="00F50A54">
        <w:rPr>
          <w:rFonts w:ascii="Arial Narrow" w:hAnsi="Arial Narrow" w:cstheme="minorHAnsi"/>
          <w:b/>
          <w:sz w:val="21"/>
          <w:szCs w:val="21"/>
        </w:rPr>
        <w:t>Specifications</w:t>
      </w:r>
      <w:r w:rsidRPr="00F50A54">
        <w:rPr>
          <w:rFonts w:ascii="Arial Narrow" w:hAnsi="Arial Narrow" w:cstheme="minorHAnsi"/>
          <w:sz w:val="21"/>
          <w:szCs w:val="21"/>
        </w:rPr>
        <w:t xml:space="preserve">.  Vendor will use reasonable efforts to cause the </w:t>
      </w:r>
      <w:r>
        <w:rPr>
          <w:rFonts w:ascii="Arial Narrow" w:hAnsi="Arial Narrow" w:cstheme="minorHAnsi"/>
          <w:sz w:val="21"/>
          <w:szCs w:val="21"/>
        </w:rPr>
        <w:t>Vendor IP</w:t>
      </w:r>
      <w:r w:rsidRPr="00F50A54">
        <w:rPr>
          <w:rFonts w:ascii="Arial Narrow" w:hAnsi="Arial Narrow" w:cstheme="minorHAnsi"/>
          <w:sz w:val="21"/>
          <w:szCs w:val="21"/>
        </w:rPr>
        <w:t xml:space="preserve"> to perform </w:t>
      </w:r>
      <w:r>
        <w:rPr>
          <w:rFonts w:ascii="Arial Narrow" w:hAnsi="Arial Narrow" w:cstheme="minorHAnsi"/>
          <w:sz w:val="21"/>
          <w:szCs w:val="21"/>
        </w:rPr>
        <w:t xml:space="preserve">or otherwise comply </w:t>
      </w:r>
      <w:r w:rsidRPr="00F50A54">
        <w:rPr>
          <w:rFonts w:ascii="Arial Narrow" w:hAnsi="Arial Narrow" w:cstheme="minorHAnsi"/>
          <w:sz w:val="21"/>
          <w:szCs w:val="21"/>
        </w:rPr>
        <w:t xml:space="preserve">in all material respects in accordance with any specifications related to the </w:t>
      </w:r>
      <w:r>
        <w:rPr>
          <w:rFonts w:ascii="Arial Narrow" w:hAnsi="Arial Narrow" w:cstheme="minorHAnsi"/>
          <w:sz w:val="21"/>
          <w:szCs w:val="21"/>
        </w:rPr>
        <w:t>Vendor IP</w:t>
      </w:r>
      <w:r w:rsidRPr="00F50A54">
        <w:rPr>
          <w:rFonts w:ascii="Arial Narrow" w:hAnsi="Arial Narrow" w:cstheme="minorHAnsi"/>
          <w:sz w:val="21"/>
          <w:szCs w:val="21"/>
        </w:rPr>
        <w:t xml:space="preserve"> provided to </w:t>
      </w:r>
      <w:r>
        <w:rPr>
          <w:rFonts w:ascii="Arial Narrow" w:hAnsi="Arial Narrow" w:cstheme="minorHAnsi"/>
          <w:sz w:val="21"/>
          <w:szCs w:val="21"/>
        </w:rPr>
        <w:t>Company</w:t>
      </w:r>
      <w:r w:rsidRPr="00F50A54">
        <w:rPr>
          <w:rFonts w:ascii="Arial Narrow" w:hAnsi="Arial Narrow" w:cstheme="minorHAnsi"/>
          <w:sz w:val="21"/>
          <w:szCs w:val="21"/>
        </w:rPr>
        <w:t xml:space="preserve"> or otherwise made</w:t>
      </w:r>
      <w:r>
        <w:rPr>
          <w:rFonts w:ascii="Arial Narrow" w:hAnsi="Arial Narrow" w:cstheme="minorHAnsi"/>
          <w:sz w:val="21"/>
          <w:szCs w:val="21"/>
        </w:rPr>
        <w:t xml:space="preserve"> publicly</w:t>
      </w:r>
      <w:r w:rsidRPr="00F50A54">
        <w:rPr>
          <w:rFonts w:ascii="Arial Narrow" w:hAnsi="Arial Narrow" w:cstheme="minorHAnsi"/>
          <w:sz w:val="21"/>
          <w:szCs w:val="21"/>
        </w:rPr>
        <w:t xml:space="preserve"> </w:t>
      </w:r>
      <w:r w:rsidRPr="001C00A7">
        <w:rPr>
          <w:rFonts w:ascii="Arial Narrow" w:hAnsi="Arial Narrow" w:cstheme="minorHAnsi"/>
          <w:sz w:val="21"/>
          <w:szCs w:val="21"/>
        </w:rPr>
        <w:t>available.</w:t>
      </w:r>
      <w:bookmarkStart w:id="7" w:name="_Ref321736534"/>
      <w:bookmarkStart w:id="8" w:name="_Ref27129595"/>
      <w:bookmarkEnd w:id="4"/>
      <w:bookmarkEnd w:id="5"/>
      <w:commentRangeEnd w:id="6"/>
      <w:r w:rsidR="009C1F47">
        <w:rPr>
          <w:rStyle w:val="CommentReference"/>
          <w:rFonts w:cs="Times New Roman"/>
          <w:bCs w:val="0"/>
          <w:iCs w:val="0"/>
        </w:rPr>
        <w:commentReference w:id="6"/>
      </w:r>
    </w:p>
    <w:p w14:paraId="3E7B0912" w14:textId="15DA655C" w:rsidR="00117512" w:rsidRPr="001C00A7" w:rsidRDefault="00117512" w:rsidP="00117512">
      <w:pPr>
        <w:pStyle w:val="Heading2"/>
        <w:tabs>
          <w:tab w:val="num" w:pos="900"/>
        </w:tabs>
        <w:spacing w:after="120"/>
        <w:jc w:val="both"/>
        <w:rPr>
          <w:rFonts w:ascii="Arial Narrow" w:hAnsi="Arial Narrow" w:cstheme="minorHAnsi"/>
          <w:sz w:val="21"/>
          <w:szCs w:val="21"/>
        </w:rPr>
      </w:pPr>
      <w:commentRangeStart w:id="9"/>
      <w:r w:rsidRPr="001C00A7">
        <w:rPr>
          <w:rFonts w:ascii="Arial Narrow" w:hAnsi="Arial Narrow" w:cstheme="minorHAnsi"/>
          <w:b/>
          <w:sz w:val="21"/>
          <w:szCs w:val="21"/>
        </w:rPr>
        <w:t>Artificial Intelligence Use</w:t>
      </w:r>
      <w:r w:rsidRPr="001C00A7">
        <w:rPr>
          <w:rFonts w:ascii="Arial Narrow" w:hAnsi="Arial Narrow" w:cstheme="minorHAnsi"/>
          <w:sz w:val="21"/>
          <w:szCs w:val="21"/>
        </w:rPr>
        <w:t>.  Except as expressly disclosed by Vendor and authorized in writing by Company, the Vendor’s services will neither be performed by, nor include the use of, an artificial intelligence tool or model.</w:t>
      </w:r>
      <w:commentRangeEnd w:id="9"/>
      <w:r w:rsidR="008F3D00">
        <w:rPr>
          <w:rStyle w:val="CommentReference"/>
          <w:rFonts w:cs="Times New Roman"/>
          <w:bCs w:val="0"/>
          <w:iCs w:val="0"/>
        </w:rPr>
        <w:commentReference w:id="9"/>
      </w:r>
    </w:p>
    <w:p w14:paraId="698E91C9" w14:textId="15EEEBC0" w:rsidR="00182BB3" w:rsidRPr="001C00A7" w:rsidRDefault="00182BB3" w:rsidP="00182BB3">
      <w:pPr>
        <w:pStyle w:val="Heading2"/>
        <w:spacing w:after="100"/>
        <w:jc w:val="both"/>
        <w:rPr>
          <w:rFonts w:ascii="Arial Narrow" w:hAnsi="Arial Narrow" w:cstheme="minorHAnsi"/>
          <w:sz w:val="21"/>
          <w:szCs w:val="21"/>
        </w:rPr>
      </w:pPr>
      <w:commentRangeStart w:id="10"/>
      <w:r w:rsidRPr="001C00A7">
        <w:rPr>
          <w:rFonts w:ascii="Arial Narrow" w:hAnsi="Arial Narrow" w:cstheme="minorHAnsi"/>
          <w:b/>
          <w:sz w:val="21"/>
          <w:szCs w:val="21"/>
        </w:rPr>
        <w:t>Subcontractors/Vendor Personnel</w:t>
      </w:r>
      <w:r w:rsidRPr="001C00A7">
        <w:rPr>
          <w:rFonts w:ascii="Arial Narrow" w:hAnsi="Arial Narrow" w:cstheme="minorHAnsi"/>
          <w:sz w:val="21"/>
          <w:szCs w:val="21"/>
        </w:rPr>
        <w:t>.</w:t>
      </w:r>
      <w:bookmarkStart w:id="11" w:name="_Ref27117644"/>
      <w:bookmarkStart w:id="12" w:name="_Ref322002752"/>
      <w:bookmarkEnd w:id="7"/>
      <w:bookmarkEnd w:id="8"/>
      <w:r w:rsidRPr="001C00A7">
        <w:rPr>
          <w:rFonts w:ascii="Arial Narrow" w:hAnsi="Arial Narrow" w:cstheme="minorHAnsi"/>
          <w:sz w:val="21"/>
          <w:szCs w:val="21"/>
        </w:rPr>
        <w:t xml:space="preserve">  Vendor shall identify in writing any third party retained by Vendor for, or assisting Vendor in, the provision or support of the Vendor IP prior to providing such third party with access t</w:t>
      </w:r>
      <w:bookmarkStart w:id="13" w:name="_Ref245006099"/>
      <w:bookmarkStart w:id="14" w:name="_Ref392754459"/>
      <w:r w:rsidRPr="001C00A7">
        <w:rPr>
          <w:rFonts w:ascii="Arial Narrow" w:hAnsi="Arial Narrow" w:cstheme="minorHAnsi"/>
          <w:sz w:val="21"/>
          <w:szCs w:val="21"/>
        </w:rPr>
        <w:t>o Company Confidential Information (defined in Exhibit 2).</w:t>
      </w:r>
      <w:bookmarkEnd w:id="13"/>
      <w:bookmarkEnd w:id="14"/>
      <w:r w:rsidRPr="001C00A7">
        <w:rPr>
          <w:rFonts w:ascii="Arial Narrow" w:hAnsi="Arial Narrow" w:cstheme="minorHAnsi"/>
          <w:sz w:val="21"/>
          <w:szCs w:val="21"/>
        </w:rPr>
        <w:t xml:space="preserve"> </w:t>
      </w:r>
      <w:commentRangeEnd w:id="10"/>
      <w:r w:rsidR="009C1F47">
        <w:rPr>
          <w:rStyle w:val="CommentReference"/>
          <w:rFonts w:cs="Times New Roman"/>
          <w:bCs w:val="0"/>
          <w:iCs w:val="0"/>
        </w:rPr>
        <w:commentReference w:id="10"/>
      </w:r>
      <w:r w:rsidRPr="001C00A7">
        <w:rPr>
          <w:rFonts w:ascii="Arial Narrow" w:hAnsi="Arial Narrow" w:cstheme="minorHAnsi"/>
          <w:sz w:val="21"/>
          <w:szCs w:val="21"/>
        </w:rPr>
        <w:t>Vendor shall be liable to Company and, as between the Parties, to all other persons, for the acts and omissions of such third parties and any other Vendor Personnel.</w:t>
      </w:r>
    </w:p>
    <w:p w14:paraId="1D7BC0E9" w14:textId="2B1F03E8" w:rsidR="00182BB3" w:rsidRPr="001C00A7"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5" w:name="_DV_M4"/>
      <w:bookmarkStart w:id="16" w:name="_Ref390979017"/>
      <w:bookmarkEnd w:id="11"/>
      <w:bookmarkEnd w:id="12"/>
      <w:bookmarkEnd w:id="15"/>
      <w:commentRangeStart w:id="17"/>
      <w:r w:rsidRPr="001C00A7">
        <w:rPr>
          <w:rFonts w:ascii="Arial Narrow" w:hAnsi="Arial Narrow" w:cstheme="minorHAnsi"/>
          <w:sz w:val="21"/>
          <w:szCs w:val="21"/>
        </w:rPr>
        <w:t>RESERVATION OF RIGHTS.</w:t>
      </w:r>
      <w:bookmarkStart w:id="18" w:name="_Ref26783495"/>
      <w:r w:rsidRPr="001C00A7">
        <w:rPr>
          <w:rFonts w:ascii="Arial Narrow" w:hAnsi="Arial Narrow" w:cstheme="minorHAnsi"/>
          <w:sz w:val="21"/>
          <w:szCs w:val="21"/>
        </w:rPr>
        <w:t xml:space="preserve">  </w:t>
      </w:r>
      <w:r w:rsidRPr="001C00A7">
        <w:rPr>
          <w:rFonts w:ascii="Arial Narrow" w:hAnsi="Arial Narrow" w:cstheme="minorHAnsi"/>
          <w:b w:val="0"/>
          <w:sz w:val="21"/>
          <w:szCs w:val="21"/>
        </w:rPr>
        <w:t xml:space="preserve">Company acknowledges and agrees that, subject to Company’s rights herein, Vendor retains all right, title and interest, including without limitation all Intellectual Property Rights, in and to the Vendor IP.  Vendor acknowledges and agrees that, subject to Vendor’s rights herein, Company retains all right, title and interest, including without limitation all Intellectual Property Rights, in and to any items and materials it (directly or indirectly) provides to Vendor, inputs into the Vendor’s service or which Vendor </w:t>
      </w:r>
      <w:r w:rsidR="006A0D33" w:rsidRPr="001C00A7">
        <w:rPr>
          <w:rFonts w:ascii="Arial Narrow" w:hAnsi="Arial Narrow" w:cstheme="minorHAnsi"/>
          <w:b w:val="0"/>
          <w:sz w:val="21"/>
          <w:szCs w:val="21"/>
        </w:rPr>
        <w:t xml:space="preserve">otherwise </w:t>
      </w:r>
      <w:r w:rsidRPr="001C00A7">
        <w:rPr>
          <w:rFonts w:ascii="Arial Narrow" w:hAnsi="Arial Narrow" w:cstheme="minorHAnsi"/>
          <w:b w:val="0"/>
          <w:sz w:val="21"/>
          <w:szCs w:val="21"/>
        </w:rPr>
        <w:t>collects or generates (including as an output) on behalf Company (“</w:t>
      </w:r>
      <w:r w:rsidRPr="001C00A7">
        <w:rPr>
          <w:rFonts w:ascii="Arial Narrow" w:hAnsi="Arial Narrow" w:cstheme="minorHAnsi"/>
          <w:bCs w:val="0"/>
          <w:sz w:val="21"/>
          <w:szCs w:val="21"/>
        </w:rPr>
        <w:t>NBCU Data</w:t>
      </w:r>
      <w:r w:rsidRPr="001C00A7">
        <w:rPr>
          <w:rFonts w:ascii="Arial Narrow" w:hAnsi="Arial Narrow" w:cstheme="minorHAnsi"/>
          <w:b w:val="0"/>
          <w:sz w:val="21"/>
          <w:szCs w:val="21"/>
        </w:rPr>
        <w:t>”). Vendor may use such items and materials solely for the purpose of performing its obligations to Company under this Trial and</w:t>
      </w:r>
      <w:bookmarkEnd w:id="16"/>
      <w:r w:rsidRPr="001C00A7">
        <w:rPr>
          <w:rFonts w:ascii="Arial Narrow" w:hAnsi="Arial Narrow" w:cstheme="minorHAnsi"/>
          <w:b w:val="0"/>
          <w:sz w:val="21"/>
          <w:szCs w:val="21"/>
        </w:rPr>
        <w:t xml:space="preserve"> shall not, nor permit any person or entity to</w:t>
      </w:r>
      <w:r w:rsidR="008856AB" w:rsidRPr="001C00A7">
        <w:rPr>
          <w:rFonts w:ascii="Arial Narrow" w:hAnsi="Arial Narrow" w:cstheme="minorHAnsi"/>
          <w:b w:val="0"/>
          <w:sz w:val="21"/>
          <w:szCs w:val="21"/>
        </w:rPr>
        <w:t>,</w:t>
      </w:r>
      <w:r w:rsidRPr="001C00A7">
        <w:rPr>
          <w:rFonts w:ascii="Arial Narrow" w:hAnsi="Arial Narrow" w:cstheme="minorHAnsi"/>
          <w:b w:val="0"/>
          <w:sz w:val="21"/>
          <w:szCs w:val="21"/>
        </w:rPr>
        <w:t xml:space="preserve"> copy, use or disclose NBCU Data to develop, train or improve an</w:t>
      </w:r>
      <w:r w:rsidR="008856AB" w:rsidRPr="001C00A7">
        <w:rPr>
          <w:rFonts w:ascii="Arial Narrow" w:hAnsi="Arial Narrow" w:cstheme="minorHAnsi"/>
          <w:b w:val="0"/>
          <w:sz w:val="21"/>
          <w:szCs w:val="21"/>
        </w:rPr>
        <w:t>y</w:t>
      </w:r>
      <w:r w:rsidRPr="001C00A7">
        <w:rPr>
          <w:rFonts w:ascii="Arial Narrow" w:hAnsi="Arial Narrow" w:cstheme="minorHAnsi"/>
          <w:b w:val="0"/>
          <w:sz w:val="21"/>
          <w:szCs w:val="21"/>
        </w:rPr>
        <w:t xml:space="preserve"> automated tool or device without Company’s prior written approval.      </w:t>
      </w:r>
      <w:commentRangeEnd w:id="17"/>
      <w:r w:rsidR="009C1F47">
        <w:rPr>
          <w:rStyle w:val="CommentReference"/>
          <w:rFonts w:ascii="Times New Roman" w:hAnsi="Times New Roman" w:cs="Times New Roman"/>
          <w:b w:val="0"/>
          <w:bCs w:val="0"/>
          <w:kern w:val="0"/>
        </w:rPr>
        <w:commentReference w:id="17"/>
      </w:r>
    </w:p>
    <w:p w14:paraId="2FA46BE9" w14:textId="6EDF895B"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9" w:name="_Ref321736591"/>
      <w:bookmarkStart w:id="20" w:name="_Ref383770523"/>
      <w:bookmarkEnd w:id="18"/>
      <w:r w:rsidRPr="001C00A7">
        <w:rPr>
          <w:rFonts w:ascii="Arial Narrow" w:hAnsi="Arial Narrow" w:cstheme="minorHAnsi"/>
          <w:caps/>
          <w:sz w:val="21"/>
          <w:szCs w:val="21"/>
        </w:rPr>
        <w:t>Fees &amp; Payment</w:t>
      </w:r>
      <w:r w:rsidRPr="001C00A7">
        <w:rPr>
          <w:rFonts w:ascii="Arial Narrow" w:hAnsi="Arial Narrow" w:cstheme="minorHAnsi"/>
          <w:sz w:val="21"/>
          <w:szCs w:val="21"/>
        </w:rPr>
        <w:t xml:space="preserve">.  </w:t>
      </w:r>
      <w:r w:rsidRPr="001C00A7">
        <w:rPr>
          <w:rFonts w:ascii="Arial Narrow" w:hAnsi="Arial Narrow" w:cstheme="minorHAnsi"/>
          <w:b w:val="0"/>
          <w:sz w:val="21"/>
          <w:szCs w:val="21"/>
        </w:rPr>
        <w:t>In consideration</w:t>
      </w:r>
      <w:r w:rsidRPr="00F50A54">
        <w:rPr>
          <w:rFonts w:ascii="Arial Narrow" w:hAnsi="Arial Narrow" w:cstheme="minorHAnsi"/>
          <w:b w:val="0"/>
          <w:sz w:val="21"/>
          <w:szCs w:val="21"/>
        </w:rPr>
        <w:t xml:space="preserve"> for Vendor’s performance of its obligations hereunder,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will pay to Vendor the fees set forth in </w:t>
      </w:r>
      <w:r w:rsidRPr="00F50A54">
        <w:rPr>
          <w:rFonts w:ascii="Arial Narrow" w:hAnsi="Arial Narrow" w:cstheme="minorHAnsi"/>
          <w:b w:val="0"/>
          <w:sz w:val="21"/>
          <w:szCs w:val="21"/>
          <w:u w:val="single"/>
        </w:rPr>
        <w:t>Exhibit 1</w:t>
      </w:r>
      <w:r w:rsidRPr="00F50A54">
        <w:rPr>
          <w:rFonts w:ascii="Arial Narrow" w:hAnsi="Arial Narrow" w:cstheme="minorHAnsi"/>
          <w:b w:val="0"/>
          <w:sz w:val="21"/>
          <w:szCs w:val="21"/>
        </w:rPr>
        <w:t xml:space="preserve"> </w:t>
      </w:r>
      <w:commentRangeStart w:id="21"/>
      <w:r w:rsidRPr="00F50A54">
        <w:rPr>
          <w:rFonts w:ascii="Arial Narrow" w:hAnsi="Arial Narrow" w:cstheme="minorHAnsi"/>
          <w:b w:val="0"/>
          <w:sz w:val="21"/>
          <w:szCs w:val="21"/>
        </w:rPr>
        <w:t xml:space="preserve">within </w:t>
      </w:r>
      <w:ins w:id="22" w:author="David Sant" w:date="2025-12-05T10:38:00Z" w16du:dateUtc="2025-12-05T10:38:00Z">
        <w:r w:rsidR="008F3D00">
          <w:rPr>
            <w:rFonts w:ascii="Arial Narrow" w:hAnsi="Arial Narrow" w:cstheme="minorHAnsi"/>
            <w:b w:val="0"/>
            <w:sz w:val="21"/>
            <w:szCs w:val="21"/>
          </w:rPr>
          <w:t>forty</w:t>
        </w:r>
      </w:ins>
      <w:del w:id="23" w:author="David Sant" w:date="2025-12-05T10:38:00Z" w16du:dateUtc="2025-12-05T10:38:00Z">
        <w:r w:rsidDel="008F3D00">
          <w:rPr>
            <w:rFonts w:ascii="Arial Narrow" w:hAnsi="Arial Narrow" w:cstheme="minorHAnsi"/>
            <w:b w:val="0"/>
            <w:sz w:val="21"/>
            <w:szCs w:val="21"/>
          </w:rPr>
          <w:delText>seventy</w:delText>
        </w:r>
      </w:del>
      <w:r>
        <w:rPr>
          <w:rFonts w:ascii="Arial Narrow" w:hAnsi="Arial Narrow" w:cstheme="minorHAnsi"/>
          <w:b w:val="0"/>
          <w:sz w:val="21"/>
          <w:szCs w:val="21"/>
        </w:rPr>
        <w:t>-five</w:t>
      </w:r>
      <w:r w:rsidRPr="00F50A54">
        <w:rPr>
          <w:rFonts w:ascii="Arial Narrow" w:hAnsi="Arial Narrow" w:cstheme="minorHAnsi"/>
          <w:b w:val="0"/>
          <w:sz w:val="21"/>
          <w:szCs w:val="21"/>
        </w:rPr>
        <w:t xml:space="preserve"> (</w:t>
      </w:r>
      <w:del w:id="24" w:author="David Sant" w:date="2025-12-05T10:38:00Z" w16du:dateUtc="2025-12-05T10:38:00Z">
        <w:r w:rsidDel="008F3D00">
          <w:rPr>
            <w:rFonts w:ascii="Arial Narrow" w:hAnsi="Arial Narrow" w:cstheme="minorHAnsi"/>
            <w:b w:val="0"/>
            <w:sz w:val="21"/>
            <w:szCs w:val="21"/>
          </w:rPr>
          <w:delText>75</w:delText>
        </w:r>
      </w:del>
      <w:ins w:id="25" w:author="David Sant" w:date="2025-12-05T10:38:00Z" w16du:dateUtc="2025-12-05T10:38:00Z">
        <w:r w:rsidR="008F3D00">
          <w:rPr>
            <w:rFonts w:ascii="Arial Narrow" w:hAnsi="Arial Narrow" w:cstheme="minorHAnsi"/>
            <w:b w:val="0"/>
            <w:sz w:val="21"/>
            <w:szCs w:val="21"/>
          </w:rPr>
          <w:t>4</w:t>
        </w:r>
        <w:r w:rsidR="008F3D00">
          <w:rPr>
            <w:rFonts w:ascii="Arial Narrow" w:hAnsi="Arial Narrow" w:cstheme="minorHAnsi"/>
            <w:b w:val="0"/>
            <w:sz w:val="21"/>
            <w:szCs w:val="21"/>
          </w:rPr>
          <w:t>5</w:t>
        </w:r>
      </w:ins>
      <w:r w:rsidRPr="00F50A54">
        <w:rPr>
          <w:rFonts w:ascii="Arial Narrow" w:hAnsi="Arial Narrow" w:cstheme="minorHAnsi"/>
          <w:b w:val="0"/>
          <w:sz w:val="21"/>
          <w:szCs w:val="21"/>
        </w:rPr>
        <w:t xml:space="preserve">) </w:t>
      </w:r>
      <w:commentRangeEnd w:id="21"/>
      <w:r w:rsidR="008F3D00">
        <w:rPr>
          <w:rStyle w:val="CommentReference"/>
          <w:rFonts w:ascii="Times New Roman" w:hAnsi="Times New Roman" w:cs="Times New Roman"/>
          <w:b w:val="0"/>
          <w:bCs w:val="0"/>
          <w:kern w:val="0"/>
        </w:rPr>
        <w:commentReference w:id="21"/>
      </w:r>
      <w:r w:rsidRPr="00F50A54">
        <w:rPr>
          <w:rFonts w:ascii="Arial Narrow" w:hAnsi="Arial Narrow" w:cstheme="minorHAnsi"/>
          <w:b w:val="0"/>
          <w:sz w:val="21"/>
          <w:szCs w:val="21"/>
        </w:rPr>
        <w:t xml:space="preserve">days of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’s receipt of an undisputed, </w:t>
      </w:r>
      <w:r>
        <w:rPr>
          <w:rFonts w:ascii="Arial Narrow" w:hAnsi="Arial Narrow" w:cstheme="minorHAnsi"/>
          <w:b w:val="0"/>
          <w:sz w:val="21"/>
          <w:szCs w:val="21"/>
        </w:rPr>
        <w:t>valid invoice separately stating the fees and any applicable sales tax or similar tax. Vendor agrees to provide Company with a properly completed and executed Internal Revenue Service Form W-9 and any other tax forms which Company reasonably requests from Vendor.</w:t>
      </w:r>
    </w:p>
    <w:p w14:paraId="51CC8523" w14:textId="7D4A35F6" w:rsidR="00182BB3" w:rsidRPr="00801AF7"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r w:rsidRPr="00F50A54">
        <w:rPr>
          <w:rFonts w:ascii="Arial Narrow" w:hAnsi="Arial Narrow" w:cstheme="minorHAnsi"/>
          <w:sz w:val="21"/>
          <w:szCs w:val="21"/>
        </w:rPr>
        <w:t>TERM AND TERMINATION</w:t>
      </w:r>
      <w:bookmarkEnd w:id="19"/>
      <w:bookmarkEnd w:id="20"/>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The term of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shall commence on the Effective Date and shall continue </w:t>
      </w:r>
      <w:r w:rsidR="00A24EC7">
        <w:rPr>
          <w:rFonts w:ascii="Arial Narrow" w:hAnsi="Arial Narrow" w:cstheme="minorHAnsi"/>
          <w:bCs w:val="0"/>
          <w:sz w:val="21"/>
          <w:szCs w:val="21"/>
        </w:rPr>
        <w:t>[</w:t>
      </w:r>
      <w:r w:rsidRPr="00F50A54">
        <w:rPr>
          <w:rFonts w:ascii="Arial Narrow" w:hAnsi="Arial Narrow" w:cstheme="minorHAnsi"/>
          <w:b w:val="0"/>
          <w:sz w:val="21"/>
          <w:szCs w:val="21"/>
        </w:rPr>
        <w:t>for</w:t>
      </w:r>
      <w:r w:rsidR="006A0D33">
        <w:rPr>
          <w:rFonts w:ascii="Arial Narrow" w:hAnsi="Arial Narrow" w:cstheme="minorHAnsi"/>
          <w:b w:val="0"/>
          <w:sz w:val="21"/>
          <w:szCs w:val="21"/>
        </w:rPr>
        <w:t>/until</w:t>
      </w:r>
      <w:r w:rsidRPr="00F50A54">
        <w:rPr>
          <w:rFonts w:ascii="Arial Narrow" w:hAnsi="Arial Narrow" w:cstheme="minorHAnsi"/>
          <w:b w:val="0"/>
          <w:sz w:val="21"/>
          <w:szCs w:val="21"/>
        </w:rPr>
        <w:t xml:space="preserve"> </w:t>
      </w:r>
      <w:r w:rsidR="006A0D33">
        <w:rPr>
          <w:rFonts w:ascii="Arial Narrow" w:hAnsi="Arial Narrow" w:cstheme="minorHAnsi"/>
          <w:b w:val="0"/>
          <w:sz w:val="21"/>
          <w:szCs w:val="21"/>
          <w:highlight w:val="yellow"/>
        </w:rPr>
        <w:t>_______</w:t>
      </w:r>
      <w:r w:rsidRPr="00FC0298">
        <w:rPr>
          <w:rFonts w:ascii="Arial Narrow" w:hAnsi="Arial Narrow" w:cstheme="minorHAnsi"/>
          <w:b w:val="0"/>
          <w:sz w:val="21"/>
          <w:szCs w:val="21"/>
          <w:highlight w:val="yellow"/>
        </w:rPr>
        <w:t xml:space="preserve"> () days</w:t>
      </w:r>
      <w:r w:rsidR="006A0D33" w:rsidRPr="006A0D33">
        <w:rPr>
          <w:rFonts w:ascii="Arial Narrow" w:hAnsi="Arial Narrow" w:cstheme="minorHAnsi"/>
          <w:b w:val="0"/>
          <w:sz w:val="21"/>
          <w:szCs w:val="21"/>
          <w:highlight w:val="yellow"/>
        </w:rPr>
        <w:t>/weeks/months</w:t>
      </w:r>
      <w:r w:rsidR="00A24EC7">
        <w:rPr>
          <w:rFonts w:ascii="Arial Narrow" w:hAnsi="Arial Narrow" w:cstheme="minorHAnsi"/>
          <w:bCs w:val="0"/>
          <w:sz w:val="21"/>
          <w:szCs w:val="21"/>
        </w:rPr>
        <w:t>]</w:t>
      </w:r>
      <w:r w:rsidRPr="00F50A54">
        <w:rPr>
          <w:rFonts w:ascii="Arial Narrow" w:hAnsi="Arial Narrow" w:cstheme="minorHAnsi"/>
          <w:b w:val="0"/>
          <w:sz w:val="21"/>
          <w:szCs w:val="21"/>
        </w:rPr>
        <w:t xml:space="preserve"> (“</w:t>
      </w:r>
      <w:r w:rsidRPr="00545734">
        <w:rPr>
          <w:rFonts w:ascii="Arial Narrow" w:hAnsi="Arial Narrow" w:cstheme="minorHAnsi"/>
          <w:bCs w:val="0"/>
          <w:iCs/>
          <w:sz w:val="21"/>
          <w:szCs w:val="21"/>
        </w:rPr>
        <w:t>Term</w:t>
      </w:r>
      <w:r w:rsidRPr="00F50A54">
        <w:rPr>
          <w:rFonts w:ascii="Arial Narrow" w:hAnsi="Arial Narrow" w:cstheme="minorHAnsi"/>
          <w:b w:val="0"/>
          <w:sz w:val="21"/>
          <w:szCs w:val="21"/>
        </w:rPr>
        <w:t xml:space="preserve">”).  Prior to the end of the Term, the </w:t>
      </w:r>
      <w:r>
        <w:rPr>
          <w:rFonts w:ascii="Arial Narrow" w:hAnsi="Arial Narrow" w:cstheme="minorHAnsi"/>
          <w:b w:val="0"/>
          <w:sz w:val="21"/>
          <w:szCs w:val="21"/>
        </w:rPr>
        <w:t>Parties</w:t>
      </w:r>
      <w:r w:rsidRPr="00F50A54">
        <w:rPr>
          <w:rFonts w:ascii="Arial Narrow" w:hAnsi="Arial Narrow" w:cstheme="minorHAnsi"/>
          <w:b w:val="0"/>
          <w:sz w:val="21"/>
          <w:szCs w:val="21"/>
        </w:rPr>
        <w:t xml:space="preserve"> may agree</w:t>
      </w:r>
      <w:r>
        <w:rPr>
          <w:rFonts w:ascii="Arial Narrow" w:hAnsi="Arial Narrow" w:cstheme="minorHAnsi"/>
          <w:b w:val="0"/>
          <w:sz w:val="21"/>
          <w:szCs w:val="21"/>
        </w:rPr>
        <w:t xml:space="preserve"> in writing (email sufficing)</w:t>
      </w:r>
      <w:r w:rsidRPr="00F50A54">
        <w:rPr>
          <w:rFonts w:ascii="Arial Narrow" w:hAnsi="Arial Narrow" w:cstheme="minorHAnsi"/>
          <w:b w:val="0"/>
          <w:sz w:val="21"/>
          <w:szCs w:val="21"/>
        </w:rPr>
        <w:t xml:space="preserve"> to extend </w:t>
      </w:r>
      <w:r w:rsidRPr="00801AF7">
        <w:rPr>
          <w:rFonts w:ascii="Arial Narrow" w:hAnsi="Arial Narrow" w:cstheme="minorHAnsi"/>
          <w:b w:val="0"/>
          <w:sz w:val="21"/>
          <w:szCs w:val="21"/>
        </w:rPr>
        <w:t xml:space="preserve">the Term for one additional week.  Upon termination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or at any time upon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’s request, Vendor shall cease handling NBCU Data and promptly, at no cost to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in a timeframe and format requested by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return to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all NBCU Data obtained by Vendor as a result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or, if specifically directed by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securely delete and destroy all NBCU Data </w:t>
      </w:r>
      <w:r w:rsidRPr="00801AF7">
        <w:rPr>
          <w:rFonts w:ascii="Arial Narrow" w:hAnsi="Arial Narrow" w:cstheme="minorHAnsi"/>
          <w:b w:val="0"/>
          <w:sz w:val="21"/>
          <w:szCs w:val="21"/>
        </w:rPr>
        <w:lastRenderedPageBreak/>
        <w:t xml:space="preserve">such that it is </w:t>
      </w:r>
      <w:r w:rsidRPr="00801AF7">
        <w:rPr>
          <w:rFonts w:ascii="Arial Narrow" w:hAnsi="Arial Narrow" w:cstheme="minorHAnsi"/>
          <w:b w:val="0"/>
          <w:sz w:val="21"/>
          <w:szCs w:val="21"/>
          <w:lang w:val="en-GB"/>
        </w:rPr>
        <w:t>rendered 'inaccessible' and 'unrecoverable'</w:t>
      </w:r>
      <w:r w:rsidRPr="00801AF7">
        <w:rPr>
          <w:rFonts w:ascii="Arial Narrow" w:hAnsi="Arial Narrow" w:cstheme="minorHAnsi"/>
          <w:b w:val="0"/>
          <w:sz w:val="21"/>
          <w:szCs w:val="21"/>
        </w:rPr>
        <w:t>.</w:t>
      </w:r>
      <w:bookmarkStart w:id="26" w:name="_Ref4087945"/>
      <w:bookmarkStart w:id="27" w:name="_Ref29288705"/>
      <w:bookmarkStart w:id="28" w:name="_Ref390979120"/>
      <w:r w:rsidRPr="00801AF7">
        <w:rPr>
          <w:rFonts w:ascii="Arial Narrow" w:hAnsi="Arial Narrow" w:cstheme="minorHAnsi"/>
          <w:b w:val="0"/>
          <w:sz w:val="21"/>
          <w:szCs w:val="21"/>
        </w:rPr>
        <w:t xml:space="preserve"> The following shall survive termination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w:t>
      </w:r>
      <w:r w:rsidRPr="007A75E7">
        <w:rPr>
          <w:rFonts w:ascii="Arial Narrow" w:hAnsi="Arial Narrow" w:cstheme="minorHAnsi"/>
          <w:b w:val="0"/>
          <w:sz w:val="21"/>
          <w:szCs w:val="21"/>
          <w:u w:val="single"/>
        </w:rPr>
        <w:t xml:space="preserve">Sections </w:t>
      </w:r>
      <w:r w:rsidRPr="007A75E7">
        <w:rPr>
          <w:rFonts w:ascii="Arial Narrow" w:hAnsi="Arial Narrow" w:cstheme="minorHAnsi"/>
          <w:b w:val="0"/>
          <w:sz w:val="21"/>
          <w:szCs w:val="21"/>
          <w:u w:val="single"/>
        </w:rPr>
        <w:fldChar w:fldCharType="begin"/>
      </w:r>
      <w:r w:rsidRPr="007A75E7">
        <w:rPr>
          <w:rFonts w:ascii="Arial Narrow" w:hAnsi="Arial Narrow" w:cstheme="minorHAnsi"/>
          <w:b w:val="0"/>
          <w:sz w:val="21"/>
          <w:szCs w:val="21"/>
          <w:u w:val="single"/>
        </w:rPr>
        <w:instrText xml:space="preserve"> REF _Ref390979017 \r \h  \* MERGEFORMAT </w:instrText>
      </w:r>
      <w:r w:rsidRPr="007A75E7">
        <w:rPr>
          <w:rFonts w:ascii="Arial Narrow" w:hAnsi="Arial Narrow" w:cstheme="minorHAnsi"/>
          <w:b w:val="0"/>
          <w:sz w:val="21"/>
          <w:szCs w:val="21"/>
          <w:u w:val="single"/>
        </w:rPr>
      </w:r>
      <w:r w:rsidRPr="007A75E7">
        <w:rPr>
          <w:rFonts w:ascii="Arial Narrow" w:hAnsi="Arial Narrow" w:cstheme="minorHAnsi"/>
          <w:b w:val="0"/>
          <w:sz w:val="21"/>
          <w:szCs w:val="21"/>
          <w:u w:val="single"/>
        </w:rPr>
        <w:fldChar w:fldCharType="separate"/>
      </w:r>
      <w:r>
        <w:rPr>
          <w:rFonts w:ascii="Arial Narrow" w:hAnsi="Arial Narrow" w:cstheme="minorHAnsi"/>
          <w:b w:val="0"/>
          <w:sz w:val="21"/>
          <w:szCs w:val="21"/>
          <w:u w:val="single"/>
        </w:rPr>
        <w:t>4.0</w:t>
      </w:r>
      <w:r w:rsidRPr="007A75E7">
        <w:rPr>
          <w:rFonts w:ascii="Arial Narrow" w:hAnsi="Arial Narrow" w:cstheme="minorHAnsi"/>
          <w:b w:val="0"/>
          <w:sz w:val="21"/>
          <w:szCs w:val="21"/>
          <w:u w:val="single"/>
        </w:rPr>
        <w:fldChar w:fldCharType="end"/>
      </w:r>
      <w:r w:rsidRPr="007A75E7">
        <w:rPr>
          <w:rFonts w:ascii="Arial Narrow" w:hAnsi="Arial Narrow" w:cstheme="minorHAnsi"/>
          <w:b w:val="0"/>
          <w:sz w:val="21"/>
          <w:szCs w:val="21"/>
          <w:u w:val="single"/>
        </w:rPr>
        <w:t>-</w:t>
      </w:r>
      <w:r w:rsidRPr="007A75E7">
        <w:rPr>
          <w:rFonts w:ascii="Arial Narrow" w:hAnsi="Arial Narrow" w:cstheme="minorHAnsi"/>
          <w:b w:val="0"/>
          <w:sz w:val="21"/>
          <w:szCs w:val="21"/>
          <w:u w:val="single"/>
        </w:rPr>
        <w:fldChar w:fldCharType="begin"/>
      </w:r>
      <w:r w:rsidRPr="007A75E7">
        <w:rPr>
          <w:rFonts w:ascii="Arial Narrow" w:hAnsi="Arial Narrow" w:cstheme="minorHAnsi"/>
          <w:b w:val="0"/>
          <w:sz w:val="21"/>
          <w:szCs w:val="21"/>
          <w:u w:val="single"/>
        </w:rPr>
        <w:instrText xml:space="preserve"> REF _Ref383770558 \r \h  \* MERGEFORMAT </w:instrText>
      </w:r>
      <w:r w:rsidRPr="007A75E7">
        <w:rPr>
          <w:rFonts w:ascii="Arial Narrow" w:hAnsi="Arial Narrow" w:cstheme="minorHAnsi"/>
          <w:b w:val="0"/>
          <w:sz w:val="21"/>
          <w:szCs w:val="21"/>
          <w:u w:val="single"/>
        </w:rPr>
      </w:r>
      <w:r w:rsidRPr="007A75E7">
        <w:rPr>
          <w:rFonts w:ascii="Arial Narrow" w:hAnsi="Arial Narrow" w:cstheme="minorHAnsi"/>
          <w:b w:val="0"/>
          <w:sz w:val="21"/>
          <w:szCs w:val="21"/>
          <w:u w:val="single"/>
        </w:rPr>
        <w:fldChar w:fldCharType="separate"/>
      </w:r>
      <w:r>
        <w:rPr>
          <w:rFonts w:ascii="Arial Narrow" w:hAnsi="Arial Narrow" w:cstheme="minorHAnsi"/>
          <w:b w:val="0"/>
          <w:sz w:val="21"/>
          <w:szCs w:val="21"/>
          <w:u w:val="single"/>
        </w:rPr>
        <w:t>12.0</w:t>
      </w:r>
      <w:r w:rsidRPr="007A75E7">
        <w:rPr>
          <w:rFonts w:ascii="Arial Narrow" w:hAnsi="Arial Narrow" w:cstheme="minorHAnsi"/>
          <w:b w:val="0"/>
          <w:sz w:val="21"/>
          <w:szCs w:val="21"/>
          <w:u w:val="single"/>
        </w:rPr>
        <w:fldChar w:fldCharType="end"/>
      </w:r>
      <w:r w:rsidRPr="007A75E7">
        <w:rPr>
          <w:rFonts w:ascii="Arial Narrow" w:hAnsi="Arial Narrow" w:cstheme="minorHAnsi"/>
          <w:b w:val="0"/>
          <w:sz w:val="21"/>
          <w:szCs w:val="21"/>
          <w:u w:val="single"/>
        </w:rPr>
        <w:t xml:space="preserve"> </w:t>
      </w:r>
      <w:r w:rsidRPr="007A75E7">
        <w:rPr>
          <w:rFonts w:ascii="Arial Narrow" w:hAnsi="Arial Narrow" w:cstheme="minorHAnsi"/>
          <w:b w:val="0"/>
          <w:sz w:val="21"/>
          <w:szCs w:val="21"/>
        </w:rPr>
        <w:t xml:space="preserve">of this </w:t>
      </w:r>
      <w:r>
        <w:rPr>
          <w:rFonts w:ascii="Arial Narrow" w:hAnsi="Arial Narrow" w:cstheme="minorHAnsi"/>
          <w:b w:val="0"/>
          <w:sz w:val="21"/>
          <w:szCs w:val="21"/>
        </w:rPr>
        <w:t>Trial</w:t>
      </w:r>
      <w:bookmarkEnd w:id="26"/>
      <w:bookmarkEnd w:id="27"/>
      <w:r w:rsidRPr="007A75E7">
        <w:rPr>
          <w:rFonts w:ascii="Arial Narrow" w:hAnsi="Arial Narrow" w:cstheme="minorHAnsi"/>
          <w:b w:val="0"/>
          <w:sz w:val="21"/>
          <w:szCs w:val="21"/>
        </w:rPr>
        <w:t>.</w:t>
      </w:r>
      <w:bookmarkStart w:id="29" w:name="_Ref379965231"/>
      <w:bookmarkEnd w:id="28"/>
    </w:p>
    <w:p w14:paraId="2E1C7219"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30" w:name="_Ref29288727"/>
      <w:bookmarkStart w:id="31" w:name="_Ref304894784"/>
      <w:bookmarkStart w:id="32" w:name="_Ref378675919"/>
      <w:bookmarkStart w:id="33" w:name="_Ref378602074"/>
      <w:bookmarkStart w:id="34" w:name="_Ref383770552"/>
      <w:bookmarkStart w:id="35" w:name="_Ref95140778"/>
      <w:bookmarkEnd w:id="29"/>
      <w:r w:rsidRPr="00F50A54">
        <w:rPr>
          <w:rFonts w:ascii="Arial Narrow" w:hAnsi="Arial Narrow" w:cstheme="minorHAnsi"/>
          <w:sz w:val="21"/>
          <w:szCs w:val="21"/>
        </w:rPr>
        <w:t>CONFIDENTIALITY</w:t>
      </w:r>
      <w:bookmarkEnd w:id="30"/>
      <w:bookmarkEnd w:id="31"/>
      <w:bookmarkEnd w:id="32"/>
      <w:bookmarkEnd w:id="33"/>
      <w:bookmarkEnd w:id="34"/>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The terms and conditions of </w:t>
      </w:r>
      <w:r w:rsidRPr="00F50A54">
        <w:rPr>
          <w:rFonts w:ascii="Arial Narrow" w:hAnsi="Arial Narrow" w:cstheme="minorHAnsi"/>
          <w:b w:val="0"/>
          <w:sz w:val="21"/>
          <w:szCs w:val="21"/>
          <w:u w:val="single"/>
        </w:rPr>
        <w:t>Exhibit 2</w:t>
      </w:r>
      <w:r w:rsidRPr="00F50A54">
        <w:rPr>
          <w:rFonts w:ascii="Arial Narrow" w:hAnsi="Arial Narrow" w:cstheme="minorHAnsi"/>
          <w:b w:val="0"/>
          <w:sz w:val="21"/>
          <w:szCs w:val="21"/>
        </w:rPr>
        <w:t xml:space="preserve"> shall govern all information provided or collected pursuant to this </w:t>
      </w:r>
      <w:r>
        <w:rPr>
          <w:rFonts w:ascii="Arial Narrow" w:hAnsi="Arial Narrow" w:cstheme="minorHAnsi"/>
          <w:b w:val="0"/>
          <w:sz w:val="21"/>
          <w:szCs w:val="21"/>
        </w:rPr>
        <w:t>Trial</w:t>
      </w:r>
      <w:r w:rsidRPr="00F50A54">
        <w:rPr>
          <w:rFonts w:ascii="Arial Narrow" w:hAnsi="Arial Narrow" w:cstheme="minorHAnsi"/>
          <w:b w:val="0"/>
          <w:sz w:val="21"/>
          <w:szCs w:val="21"/>
        </w:rPr>
        <w:t>.</w:t>
      </w:r>
      <w:bookmarkStart w:id="36" w:name="_Ref27130666"/>
      <w:bookmarkEnd w:id="35"/>
    </w:p>
    <w:p w14:paraId="1451EF85" w14:textId="423635E2" w:rsidR="00182BB3" w:rsidRDefault="00182BB3" w:rsidP="00182BB3">
      <w:pPr>
        <w:pStyle w:val="Heading1"/>
        <w:keepNext/>
        <w:tabs>
          <w:tab w:val="clear" w:pos="630"/>
          <w:tab w:val="num" w:pos="720"/>
        </w:tabs>
        <w:spacing w:after="100"/>
        <w:ind w:left="0" w:firstLine="270"/>
        <w:jc w:val="both"/>
        <w:rPr>
          <w:ins w:id="37" w:author="David Sant" w:date="2025-12-05T11:05:00Z" w16du:dateUtc="2025-12-05T11:05:00Z"/>
          <w:rFonts w:ascii="Arial Narrow" w:hAnsi="Arial Narrow" w:cstheme="minorHAnsi"/>
          <w:b w:val="0"/>
          <w:sz w:val="21"/>
          <w:szCs w:val="21"/>
        </w:rPr>
      </w:pPr>
      <w:r w:rsidRPr="00F50A54">
        <w:rPr>
          <w:rFonts w:ascii="Arial Narrow" w:hAnsi="Arial Narrow" w:cstheme="minorHAnsi"/>
          <w:sz w:val="21"/>
          <w:szCs w:val="21"/>
        </w:rPr>
        <w:t xml:space="preserve"> </w:t>
      </w:r>
      <w:bookmarkStart w:id="38" w:name="_Ref95140780"/>
      <w:commentRangeStart w:id="39"/>
      <w:r w:rsidRPr="00F50A54">
        <w:rPr>
          <w:rFonts w:ascii="Arial Narrow" w:hAnsi="Arial Narrow" w:cstheme="minorHAnsi"/>
          <w:sz w:val="21"/>
          <w:szCs w:val="21"/>
        </w:rPr>
        <w:t xml:space="preserve">DATA </w:t>
      </w:r>
      <w:commentRangeEnd w:id="39"/>
      <w:r w:rsidR="00C07EFA">
        <w:rPr>
          <w:rStyle w:val="CommentReference"/>
          <w:rFonts w:ascii="Times New Roman" w:hAnsi="Times New Roman" w:cs="Times New Roman"/>
          <w:b w:val="0"/>
          <w:bCs w:val="0"/>
          <w:kern w:val="0"/>
        </w:rPr>
        <w:commentReference w:id="39"/>
      </w:r>
      <w:r w:rsidRPr="00F50A54">
        <w:rPr>
          <w:rFonts w:ascii="Arial Narrow" w:hAnsi="Arial Narrow" w:cstheme="minorHAnsi"/>
          <w:sz w:val="21"/>
          <w:szCs w:val="21"/>
        </w:rPr>
        <w:t xml:space="preserve">SECURITY. </w:t>
      </w:r>
      <w:r w:rsidRPr="00F50A54">
        <w:rPr>
          <w:rFonts w:ascii="Arial Narrow" w:hAnsi="Arial Narrow" w:cstheme="minorHAnsi"/>
          <w:b w:val="0"/>
          <w:sz w:val="21"/>
          <w:szCs w:val="21"/>
        </w:rPr>
        <w:t>Vendor shall comply with</w:t>
      </w:r>
      <w:ins w:id="40" w:author="David Sant" w:date="2025-12-05T11:01:00Z" w16du:dateUtc="2025-12-05T11:01:00Z">
        <w:r w:rsidR="00F7263C">
          <w:rPr>
            <w:rFonts w:ascii="Arial Narrow" w:hAnsi="Arial Narrow" w:cstheme="minorHAnsi"/>
            <w:b w:val="0"/>
            <w:sz w:val="21"/>
            <w:szCs w:val="21"/>
          </w:rPr>
          <w:t xml:space="preserve"> </w:t>
        </w:r>
        <w:commentRangeStart w:id="41"/>
        <w:r w:rsidR="00F7263C">
          <w:rPr>
            <w:rFonts w:ascii="Arial Narrow" w:hAnsi="Arial Narrow" w:cstheme="minorHAnsi"/>
            <w:b w:val="0"/>
            <w:sz w:val="21"/>
            <w:szCs w:val="21"/>
          </w:rPr>
          <w:t>clause</w:t>
        </w:r>
      </w:ins>
      <w:ins w:id="42" w:author="David Sant" w:date="2025-12-05T11:09:00Z" w16du:dateUtc="2025-12-05T11:09:00Z">
        <w:r w:rsidR="003B7CFF">
          <w:rPr>
            <w:rFonts w:ascii="Arial Narrow" w:hAnsi="Arial Narrow" w:cstheme="minorHAnsi"/>
            <w:b w:val="0"/>
            <w:sz w:val="21"/>
            <w:szCs w:val="21"/>
          </w:rPr>
          <w:t>s</w:t>
        </w:r>
      </w:ins>
      <w:ins w:id="43" w:author="David Sant" w:date="2025-12-05T11:01:00Z" w16du:dateUtc="2025-12-05T11:01:00Z">
        <w:r w:rsidR="00F7263C">
          <w:rPr>
            <w:rFonts w:ascii="Arial Narrow" w:hAnsi="Arial Narrow" w:cstheme="minorHAnsi"/>
            <w:b w:val="0"/>
            <w:sz w:val="21"/>
            <w:szCs w:val="21"/>
          </w:rPr>
          <w:t xml:space="preserve"> 6</w:t>
        </w:r>
      </w:ins>
      <w:ins w:id="44" w:author="David Sant" w:date="2025-12-05T11:12:00Z" w16du:dateUtc="2025-12-05T11:12:00Z">
        <w:r w:rsidR="003B7CFF">
          <w:rPr>
            <w:rFonts w:ascii="Arial Narrow" w:hAnsi="Arial Narrow" w:cstheme="minorHAnsi"/>
            <w:b w:val="0"/>
            <w:sz w:val="21"/>
            <w:szCs w:val="21"/>
          </w:rPr>
          <w:t xml:space="preserve"> (Data Retention and Descruction)</w:t>
        </w:r>
      </w:ins>
      <w:ins w:id="45" w:author="David Sant" w:date="2025-12-05T11:09:00Z" w16du:dateUtc="2025-12-05T11:09:00Z">
        <w:r w:rsidR="003B7CFF">
          <w:rPr>
            <w:rFonts w:ascii="Arial Narrow" w:hAnsi="Arial Narrow" w:cstheme="minorHAnsi"/>
            <w:b w:val="0"/>
            <w:sz w:val="21"/>
            <w:szCs w:val="21"/>
          </w:rPr>
          <w:t xml:space="preserve">, </w:t>
        </w:r>
        <w:r w:rsidR="003B7CFF">
          <w:rPr>
            <w:rFonts w:ascii="Arial Narrow" w:hAnsi="Arial Narrow" w:cstheme="minorHAnsi"/>
            <w:b w:val="0"/>
            <w:sz w:val="21"/>
            <w:szCs w:val="21"/>
          </w:rPr>
          <w:t>8</w:t>
        </w:r>
      </w:ins>
      <w:ins w:id="46" w:author="David Sant" w:date="2025-12-05T11:12:00Z" w16du:dateUtc="2025-12-05T11:12:00Z">
        <w:r w:rsidR="003B7CFF">
          <w:rPr>
            <w:rFonts w:ascii="Arial Narrow" w:hAnsi="Arial Narrow" w:cstheme="minorHAnsi"/>
            <w:b w:val="0"/>
            <w:sz w:val="21"/>
            <w:szCs w:val="21"/>
          </w:rPr>
          <w:t xml:space="preserve"> (Cyber Security </w:t>
        </w:r>
      </w:ins>
      <w:ins w:id="47" w:author="David Sant" w:date="2025-12-05T11:13:00Z" w16du:dateUtc="2025-12-05T11:13:00Z">
        <w:r w:rsidR="003B7CFF">
          <w:rPr>
            <w:rFonts w:ascii="Arial Narrow" w:hAnsi="Arial Narrow" w:cstheme="minorHAnsi"/>
            <w:b w:val="0"/>
            <w:sz w:val="21"/>
            <w:szCs w:val="21"/>
          </w:rPr>
          <w:t>Incidents) and</w:t>
        </w:r>
      </w:ins>
      <w:ins w:id="48" w:author="David Sant" w:date="2025-12-05T11:09:00Z" w16du:dateUtc="2025-12-05T11:09:00Z">
        <w:r w:rsidR="003B7CFF">
          <w:rPr>
            <w:rFonts w:ascii="Arial Narrow" w:hAnsi="Arial Narrow" w:cstheme="minorHAnsi"/>
            <w:b w:val="0"/>
            <w:sz w:val="21"/>
            <w:szCs w:val="21"/>
          </w:rPr>
          <w:t xml:space="preserve"> 9</w:t>
        </w:r>
      </w:ins>
      <w:ins w:id="49" w:author="David Sant" w:date="2025-12-05T11:13:00Z" w16du:dateUtc="2025-12-05T11:13:00Z">
        <w:r w:rsidR="003B7CFF">
          <w:rPr>
            <w:rFonts w:ascii="Arial Narrow" w:hAnsi="Arial Narrow" w:cstheme="minorHAnsi"/>
            <w:b w:val="0"/>
            <w:sz w:val="21"/>
            <w:szCs w:val="21"/>
          </w:rPr>
          <w:t xml:space="preserve"> (Application and Software Requirements)</w:t>
        </w:r>
      </w:ins>
      <w:ins w:id="50" w:author="David Sant" w:date="2025-12-05T11:01:00Z" w16du:dateUtc="2025-12-05T11:01:00Z">
        <w:r w:rsidR="00F7263C">
          <w:rPr>
            <w:rFonts w:ascii="Arial Narrow" w:hAnsi="Arial Narrow" w:cstheme="minorHAnsi"/>
            <w:b w:val="0"/>
            <w:sz w:val="21"/>
            <w:szCs w:val="21"/>
          </w:rPr>
          <w:t xml:space="preserve"> </w:t>
        </w:r>
      </w:ins>
      <w:commentRangeEnd w:id="41"/>
      <w:ins w:id="51" w:author="David Sant" w:date="2025-12-05T11:14:00Z" w16du:dateUtc="2025-12-05T11:14:00Z">
        <w:r w:rsidR="003B7CFF">
          <w:rPr>
            <w:rStyle w:val="CommentReference"/>
            <w:rFonts w:ascii="Times New Roman" w:hAnsi="Times New Roman" w:cs="Times New Roman"/>
            <w:b w:val="0"/>
            <w:bCs w:val="0"/>
            <w:kern w:val="0"/>
          </w:rPr>
          <w:commentReference w:id="41"/>
        </w:r>
      </w:ins>
      <w:ins w:id="52" w:author="David Sant" w:date="2025-12-05T11:01:00Z" w16du:dateUtc="2025-12-05T11:01:00Z">
        <w:r w:rsidR="00F7263C">
          <w:rPr>
            <w:rFonts w:ascii="Arial Narrow" w:hAnsi="Arial Narrow" w:cstheme="minorHAnsi"/>
            <w:b w:val="0"/>
            <w:sz w:val="21"/>
            <w:szCs w:val="21"/>
          </w:rPr>
          <w:t>of</w:t>
        </w:r>
      </w:ins>
      <w:r w:rsidRPr="00F50A54">
        <w:rPr>
          <w:rFonts w:ascii="Arial Narrow" w:hAnsi="Arial Narrow" w:cstheme="minorHAnsi"/>
          <w:b w:val="0"/>
          <w:sz w:val="21"/>
          <w:szCs w:val="21"/>
        </w:rPr>
        <w:t xml:space="preserve"> </w:t>
      </w:r>
      <w:r w:rsidRPr="00F50A54">
        <w:rPr>
          <w:rFonts w:ascii="Arial Narrow" w:hAnsi="Arial Narrow" w:cstheme="minorHAnsi"/>
          <w:b w:val="0"/>
          <w:sz w:val="21"/>
          <w:szCs w:val="21"/>
          <w:u w:val="single"/>
        </w:rPr>
        <w:t>Exhibit 3</w:t>
      </w:r>
      <w:r w:rsidRPr="00F50A54">
        <w:rPr>
          <w:rFonts w:ascii="Arial Narrow" w:hAnsi="Arial Narrow" w:cstheme="minorHAnsi"/>
          <w:b w:val="0"/>
          <w:sz w:val="21"/>
          <w:szCs w:val="21"/>
        </w:rPr>
        <w:t xml:space="preserve"> to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w:t>
      </w:r>
      <w:ins w:id="53" w:author="David Sant" w:date="2025-12-05T11:01:00Z" w16du:dateUtc="2025-12-05T11:01:00Z">
        <w:r w:rsidR="003B7CFF">
          <w:rPr>
            <w:rFonts w:ascii="Arial Narrow" w:hAnsi="Arial Narrow" w:cstheme="minorHAnsi"/>
            <w:b w:val="0"/>
            <w:sz w:val="21"/>
            <w:szCs w:val="21"/>
          </w:rPr>
          <w:t xml:space="preserve">Other than </w:t>
        </w:r>
      </w:ins>
      <w:ins w:id="54" w:author="David Sant" w:date="2025-12-05T11:09:00Z" w16du:dateUtc="2025-12-05T11:09:00Z">
        <w:r w:rsidR="003B7CFF">
          <w:rPr>
            <w:rFonts w:ascii="Arial Narrow" w:hAnsi="Arial Narrow" w:cstheme="minorHAnsi"/>
            <w:b w:val="0"/>
            <w:sz w:val="21"/>
            <w:szCs w:val="21"/>
          </w:rPr>
          <w:t>those specific clauses</w:t>
        </w:r>
      </w:ins>
      <w:ins w:id="55" w:author="David Sant" w:date="2025-12-05T11:01:00Z" w16du:dateUtc="2025-12-05T11:01:00Z">
        <w:r w:rsidR="003B7CFF">
          <w:rPr>
            <w:rFonts w:ascii="Arial Narrow" w:hAnsi="Arial Narrow" w:cstheme="minorHAnsi"/>
            <w:b w:val="0"/>
            <w:sz w:val="21"/>
            <w:szCs w:val="21"/>
          </w:rPr>
          <w:t xml:space="preserve">, Exhibit 3 shall not apply.  </w:t>
        </w:r>
      </w:ins>
      <w:r w:rsidRPr="00F50A54">
        <w:rPr>
          <w:rFonts w:ascii="Arial Narrow" w:hAnsi="Arial Narrow" w:cstheme="minorHAnsi"/>
          <w:b w:val="0"/>
          <w:sz w:val="21"/>
          <w:szCs w:val="21"/>
        </w:rPr>
        <w:t>Vendor shall not process personal data or personal information (as such terms are defined under Applicable Law).</w:t>
      </w:r>
      <w:bookmarkEnd w:id="38"/>
    </w:p>
    <w:p w14:paraId="1CC217B8" w14:textId="77777777" w:rsidR="003B7CFF" w:rsidRPr="003B7CFF" w:rsidRDefault="003B7CFF" w:rsidP="003B7CFF">
      <w:pPr>
        <w:pStyle w:val="BodyText"/>
        <w:rPr>
          <w:lang w:val="en-GB"/>
          <w:rPrChange w:id="56" w:author="David Sant" w:date="2025-12-05T11:05:00Z" w16du:dateUtc="2025-12-05T11:05:00Z">
            <w:rPr>
              <w:rFonts w:ascii="Arial Narrow" w:hAnsi="Arial Narrow" w:cstheme="minorHAnsi"/>
              <w:sz w:val="21"/>
              <w:szCs w:val="21"/>
            </w:rPr>
          </w:rPrChange>
        </w:rPr>
        <w:pPrChange w:id="57" w:author="David Sant" w:date="2025-12-05T11:05:00Z" w16du:dateUtc="2025-12-05T11:05:00Z">
          <w:pPr>
            <w:pStyle w:val="Heading1"/>
            <w:keepNext/>
            <w:tabs>
              <w:tab w:val="clear" w:pos="630"/>
              <w:tab w:val="num" w:pos="720"/>
            </w:tabs>
            <w:spacing w:after="100"/>
            <w:ind w:left="0" w:firstLine="270"/>
            <w:jc w:val="both"/>
          </w:pPr>
        </w:pPrChange>
      </w:pPr>
    </w:p>
    <w:p w14:paraId="265E6AE7" w14:textId="550A2248" w:rsidR="00182BB3" w:rsidRPr="00F50A54" w:rsidRDefault="00182BB3" w:rsidP="00182BB3">
      <w:pPr>
        <w:pStyle w:val="Heading1"/>
        <w:keepNext/>
        <w:tabs>
          <w:tab w:val="clear" w:pos="630"/>
          <w:tab w:val="num" w:pos="720"/>
        </w:tabs>
        <w:spacing w:after="100"/>
        <w:ind w:left="0" w:firstLine="270"/>
        <w:jc w:val="both"/>
        <w:rPr>
          <w:rFonts w:ascii="Arial Narrow" w:hAnsi="Arial Narrow" w:cstheme="minorHAnsi"/>
          <w:b w:val="0"/>
          <w:sz w:val="21"/>
          <w:szCs w:val="21"/>
        </w:rPr>
      </w:pPr>
      <w:bookmarkStart w:id="58" w:name="_Ref95378562"/>
      <w:r w:rsidRPr="00F50A54">
        <w:rPr>
          <w:rFonts w:ascii="Arial Narrow" w:hAnsi="Arial Narrow" w:cstheme="minorHAnsi"/>
          <w:sz w:val="21"/>
          <w:szCs w:val="21"/>
        </w:rPr>
        <w:t>REPRESENTATIONS, WARRANTIES AND COVENANTS</w:t>
      </w:r>
      <w:bookmarkEnd w:id="36"/>
      <w:r w:rsidRPr="00F50A54">
        <w:rPr>
          <w:rFonts w:ascii="Arial Narrow" w:hAnsi="Arial Narrow" w:cstheme="minorHAnsi"/>
          <w:sz w:val="21"/>
          <w:szCs w:val="21"/>
        </w:rPr>
        <w:t xml:space="preserve">.  </w:t>
      </w:r>
      <w:commentRangeStart w:id="59"/>
      <w:r w:rsidRPr="00F50A54">
        <w:rPr>
          <w:rFonts w:ascii="Arial Narrow" w:hAnsi="Arial Narrow" w:cstheme="minorHAnsi"/>
          <w:b w:val="0"/>
          <w:sz w:val="21"/>
          <w:szCs w:val="21"/>
        </w:rPr>
        <w:t xml:space="preserve">Vendor hereby represents, warrants and covenants to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as follows:</w:t>
      </w:r>
      <w:bookmarkStart w:id="60" w:name="_DV_M7"/>
      <w:bookmarkStart w:id="61" w:name="_Ref379816745"/>
      <w:bookmarkStart w:id="62" w:name="_Ref26774026"/>
      <w:bookmarkEnd w:id="60"/>
      <w:r w:rsidRPr="00F50A54">
        <w:rPr>
          <w:rFonts w:ascii="Arial Narrow" w:hAnsi="Arial Narrow" w:cstheme="minorHAnsi"/>
          <w:b w:val="0"/>
          <w:sz w:val="21"/>
          <w:szCs w:val="21"/>
        </w:rPr>
        <w:t xml:space="preserve"> (i) it has all necessary authority to execute this </w:t>
      </w:r>
      <w:r>
        <w:rPr>
          <w:rFonts w:ascii="Arial Narrow" w:hAnsi="Arial Narrow" w:cstheme="minorHAnsi"/>
          <w:b w:val="0"/>
          <w:sz w:val="21"/>
          <w:szCs w:val="21"/>
        </w:rPr>
        <w:t xml:space="preserve">Trial, </w:t>
      </w:r>
      <w:r w:rsidRPr="00F50A54">
        <w:rPr>
          <w:rFonts w:ascii="Arial Narrow" w:hAnsi="Arial Narrow" w:cstheme="minorHAnsi"/>
          <w:b w:val="0"/>
          <w:sz w:val="21"/>
          <w:szCs w:val="21"/>
        </w:rPr>
        <w:t xml:space="preserve">to license the </w:t>
      </w:r>
      <w:r>
        <w:rPr>
          <w:rFonts w:ascii="Arial Narrow" w:hAnsi="Arial Narrow" w:cstheme="minorHAnsi"/>
          <w:b w:val="0"/>
          <w:sz w:val="21"/>
          <w:szCs w:val="21"/>
        </w:rPr>
        <w:t xml:space="preserve">Vendor IP and to provide any related </w:t>
      </w:r>
      <w:r w:rsidRPr="001C00A7">
        <w:rPr>
          <w:rFonts w:ascii="Arial Narrow" w:hAnsi="Arial Narrow" w:cstheme="minorHAnsi"/>
          <w:b w:val="0"/>
          <w:sz w:val="21"/>
          <w:szCs w:val="21"/>
        </w:rPr>
        <w:t>implementation services; (ii) the use or exploitation of any Vendor IP (and related implementation services including the generation and use of outputs, including those generated by automated means) or Vendor Confidential Information by Company does not and will not infringe, or constitute an infringement or misappropriation of, any Intellectual Property Rights or other rights</w:t>
      </w:r>
      <w:r w:rsidR="000E32A0" w:rsidRPr="001C00A7">
        <w:rPr>
          <w:rFonts w:ascii="Arial Narrow" w:hAnsi="Arial Narrow" w:cstheme="minorHAnsi"/>
          <w:b w:val="0"/>
          <w:sz w:val="21"/>
          <w:szCs w:val="21"/>
        </w:rPr>
        <w:t xml:space="preserve"> or applicable terms</w:t>
      </w:r>
      <w:r w:rsidRPr="001C00A7">
        <w:rPr>
          <w:rFonts w:ascii="Arial Narrow" w:hAnsi="Arial Narrow" w:cstheme="minorHAnsi"/>
          <w:b w:val="0"/>
          <w:sz w:val="21"/>
          <w:szCs w:val="21"/>
        </w:rPr>
        <w:t xml:space="preserve"> of a third party and does not and will not entitle any third party to make a claim against Company for the unlawful use of confidential information</w:t>
      </w:r>
      <w:bookmarkEnd w:id="61"/>
      <w:r w:rsidRPr="001C00A7">
        <w:rPr>
          <w:rFonts w:ascii="Arial Narrow" w:hAnsi="Arial Narrow" w:cstheme="minorHAnsi"/>
          <w:b w:val="0"/>
          <w:sz w:val="21"/>
          <w:szCs w:val="21"/>
        </w:rPr>
        <w:t xml:space="preserve">; </w:t>
      </w:r>
      <w:commentRangeEnd w:id="59"/>
      <w:r w:rsidR="009C1F47">
        <w:rPr>
          <w:rStyle w:val="CommentReference"/>
          <w:rFonts w:ascii="Times New Roman" w:hAnsi="Times New Roman" w:cs="Times New Roman"/>
          <w:b w:val="0"/>
          <w:bCs w:val="0"/>
          <w:kern w:val="0"/>
        </w:rPr>
        <w:commentReference w:id="59"/>
      </w:r>
      <w:r w:rsidRPr="001C00A7">
        <w:rPr>
          <w:rFonts w:ascii="Arial Narrow" w:hAnsi="Arial Narrow" w:cstheme="minorHAnsi"/>
          <w:b w:val="0"/>
          <w:sz w:val="21"/>
          <w:szCs w:val="21"/>
        </w:rPr>
        <w:t>(iii) Vendor has employed leading methodologies and technologies to ensure that the Vendor IP does not contain and will not allow the introduction of a virus, “back door,” adware, or other malicious, harmful or destructive code into Company systems (e.g., software, hardware, digital properties, and other technology</w:t>
      </w:r>
      <w:commentRangeStart w:id="63"/>
      <w:r w:rsidRPr="001C00A7">
        <w:rPr>
          <w:rFonts w:ascii="Arial Narrow" w:hAnsi="Arial Narrow" w:cstheme="minorHAnsi"/>
          <w:b w:val="0"/>
          <w:sz w:val="21"/>
          <w:szCs w:val="21"/>
        </w:rPr>
        <w:t xml:space="preserve">); (iv) </w:t>
      </w:r>
      <w:r w:rsidR="00147F9C" w:rsidRPr="001C00A7">
        <w:rPr>
          <w:rFonts w:ascii="Arial Narrow" w:hAnsi="Arial Narrow" w:cstheme="minorHAnsi"/>
          <w:b w:val="0"/>
          <w:sz w:val="21"/>
          <w:szCs w:val="21"/>
        </w:rPr>
        <w:t>Vendor has not trained its models or services to be biased</w:t>
      </w:r>
      <w:r w:rsidR="00D810AD" w:rsidRPr="001C00A7">
        <w:rPr>
          <w:rFonts w:ascii="Arial Narrow" w:hAnsi="Arial Narrow" w:cstheme="minorHAnsi"/>
          <w:b w:val="0"/>
          <w:sz w:val="21"/>
          <w:szCs w:val="21"/>
        </w:rPr>
        <w:t xml:space="preserve"> or discriminatory and has taken reasonable steps to mitigate biased and discrimination in its model and any outputs</w:t>
      </w:r>
      <w:r w:rsidR="00147F9C" w:rsidRPr="001C00A7">
        <w:rPr>
          <w:rFonts w:ascii="Arial Narrow" w:hAnsi="Arial Narrow" w:cstheme="minorHAnsi"/>
          <w:b w:val="0"/>
          <w:sz w:val="21"/>
          <w:szCs w:val="21"/>
        </w:rPr>
        <w:t xml:space="preserve">; and (v) </w:t>
      </w:r>
      <w:commentRangeEnd w:id="63"/>
      <w:r w:rsidR="009C1F47">
        <w:rPr>
          <w:rStyle w:val="CommentReference"/>
          <w:rFonts w:ascii="Times New Roman" w:hAnsi="Times New Roman" w:cs="Times New Roman"/>
          <w:b w:val="0"/>
          <w:bCs w:val="0"/>
          <w:kern w:val="0"/>
        </w:rPr>
        <w:commentReference w:id="63"/>
      </w:r>
      <w:r w:rsidRPr="001C00A7">
        <w:rPr>
          <w:rFonts w:ascii="Arial Narrow" w:hAnsi="Arial Narrow" w:cstheme="minorHAnsi"/>
          <w:b w:val="0"/>
          <w:sz w:val="21"/>
          <w:szCs w:val="21"/>
        </w:rPr>
        <w:t>Vendor does and shall at all times comply with all applicable third party terms and Applicable Laws.</w:t>
      </w:r>
      <w:bookmarkStart w:id="64" w:name="_DV_M30"/>
      <w:bookmarkStart w:id="65" w:name="_DV_M31"/>
      <w:bookmarkEnd w:id="64"/>
      <w:bookmarkEnd w:id="65"/>
      <w:r w:rsidRPr="001C00A7">
        <w:rPr>
          <w:rFonts w:ascii="Arial Narrow" w:hAnsi="Arial Narrow" w:cstheme="minorHAnsi"/>
          <w:b w:val="0"/>
          <w:sz w:val="21"/>
          <w:szCs w:val="21"/>
        </w:rPr>
        <w:t xml:space="preserve">  EXCEPT AS EXPRESSLY SET FORTH IN THIS </w:t>
      </w:r>
      <w:r w:rsidR="008856AB" w:rsidRPr="001C00A7">
        <w:rPr>
          <w:rFonts w:ascii="Arial Narrow" w:hAnsi="Arial Narrow" w:cstheme="minorHAnsi"/>
          <w:b w:val="0"/>
          <w:sz w:val="21"/>
          <w:szCs w:val="21"/>
        </w:rPr>
        <w:t>TRIAL</w:t>
      </w:r>
      <w:r w:rsidRPr="001C00A7">
        <w:rPr>
          <w:rFonts w:ascii="Arial Narrow" w:hAnsi="Arial Narrow" w:cstheme="minorHAnsi"/>
          <w:b w:val="0"/>
          <w:sz w:val="21"/>
          <w:szCs w:val="21"/>
        </w:rPr>
        <w:t>, BOTH PARTIES DISCLAIM ALL OTHER WARRANTIES, EXPRESS OR IMPLIED, INCLUDING</w:t>
      </w:r>
      <w:r w:rsidRPr="00F50A54">
        <w:rPr>
          <w:rFonts w:ascii="Arial Narrow" w:hAnsi="Arial Narrow" w:cstheme="minorHAnsi"/>
          <w:b w:val="0"/>
          <w:sz w:val="21"/>
          <w:szCs w:val="21"/>
        </w:rPr>
        <w:t>, WITHOUT LIMITATION, WARRANTIES OF MERCHANTABILITY AND FITNESS FOR A PARTICULAR PURPOSE.</w:t>
      </w:r>
      <w:bookmarkStart w:id="66" w:name="_DV_M42"/>
      <w:bookmarkStart w:id="67" w:name="_Ref268184325"/>
      <w:bookmarkEnd w:id="58"/>
      <w:bookmarkEnd w:id="66"/>
    </w:p>
    <w:p w14:paraId="0F37F27E"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bookmarkStart w:id="68" w:name="_Ref383778008"/>
      <w:commentRangeStart w:id="69"/>
      <w:r w:rsidRPr="00F50A54">
        <w:rPr>
          <w:rFonts w:ascii="Arial Narrow" w:hAnsi="Arial Narrow" w:cstheme="minorHAnsi"/>
          <w:sz w:val="21"/>
          <w:szCs w:val="21"/>
        </w:rPr>
        <w:t>INDEMNIFICATION</w:t>
      </w:r>
      <w:bookmarkStart w:id="70" w:name="_Ref379816750"/>
      <w:bookmarkStart w:id="71" w:name="_Ref383777923"/>
      <w:bookmarkStart w:id="72" w:name="_Ref27209466"/>
      <w:bookmarkEnd w:id="62"/>
      <w:bookmarkEnd w:id="67"/>
      <w:bookmarkEnd w:id="68"/>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Vendor </w:t>
      </w:r>
      <w:r>
        <w:rPr>
          <w:rFonts w:ascii="Arial Narrow" w:hAnsi="Arial Narrow" w:cstheme="minorHAnsi"/>
          <w:b w:val="0"/>
          <w:sz w:val="21"/>
          <w:szCs w:val="21"/>
        </w:rPr>
        <w:t>shall</w:t>
      </w:r>
      <w:r w:rsidRPr="00F50A54">
        <w:rPr>
          <w:rFonts w:ascii="Arial Narrow" w:hAnsi="Arial Narrow" w:cstheme="minorHAnsi"/>
          <w:b w:val="0"/>
          <w:sz w:val="21"/>
          <w:szCs w:val="21"/>
        </w:rPr>
        <w:t xml:space="preserve"> indemnify, defend, and hold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and each of its Affiliates, and their respective officers, directors, employees, representatives and agents harmless from and against any and all claims, losses, costs, damages, judgments, settlements and expenses of every kind and nature (including attorneys’ and experts’ fees, penalties and </w:t>
      </w:r>
      <w:r w:rsidRPr="00117512">
        <w:rPr>
          <w:rFonts w:ascii="Arial Narrow" w:hAnsi="Arial Narrow" w:cstheme="minorHAnsi"/>
          <w:b w:val="0"/>
          <w:sz w:val="21"/>
          <w:szCs w:val="21"/>
        </w:rPr>
        <w:t xml:space="preserve">interest) and will reimburse such as they are incurred </w:t>
      </w:r>
      <w:bookmarkEnd w:id="70"/>
      <w:bookmarkEnd w:id="71"/>
      <w:bookmarkEnd w:id="72"/>
      <w:r w:rsidRPr="00117512">
        <w:rPr>
          <w:rFonts w:ascii="Arial Narrow" w:hAnsi="Arial Narrow" w:cstheme="minorHAnsi"/>
          <w:b w:val="0"/>
          <w:sz w:val="21"/>
          <w:szCs w:val="21"/>
        </w:rPr>
        <w:t xml:space="preserve">arising from (i) a third party claim </w:t>
      </w:r>
      <w:bookmarkStart w:id="73" w:name="_DV_M49"/>
      <w:bookmarkEnd w:id="73"/>
      <w:r w:rsidRPr="00117512">
        <w:rPr>
          <w:rFonts w:ascii="Arial Narrow" w:hAnsi="Arial Narrow" w:cstheme="minorHAnsi"/>
          <w:b w:val="0"/>
          <w:sz w:val="21"/>
          <w:szCs w:val="21"/>
        </w:rPr>
        <w:t xml:space="preserve">arising from or related to an alleged breach of clause </w:t>
      </w:r>
      <w:r w:rsidRPr="00117512">
        <w:rPr>
          <w:rFonts w:ascii="Arial Narrow" w:hAnsi="Arial Narrow" w:cstheme="minorHAnsi"/>
          <w:b w:val="0"/>
          <w:sz w:val="21"/>
          <w:szCs w:val="21"/>
        </w:rPr>
        <w:fldChar w:fldCharType="begin"/>
      </w:r>
      <w:r w:rsidRPr="00117512">
        <w:rPr>
          <w:rFonts w:ascii="Arial Narrow" w:hAnsi="Arial Narrow" w:cstheme="minorHAnsi"/>
          <w:b w:val="0"/>
          <w:sz w:val="21"/>
          <w:szCs w:val="21"/>
        </w:rPr>
        <w:instrText xml:space="preserve"> REF _Ref95378562 \r \h  \* MERGEFORMAT </w:instrText>
      </w:r>
      <w:r w:rsidRPr="00117512">
        <w:rPr>
          <w:rFonts w:ascii="Arial Narrow" w:hAnsi="Arial Narrow" w:cstheme="minorHAnsi"/>
          <w:b w:val="0"/>
          <w:sz w:val="21"/>
          <w:szCs w:val="21"/>
        </w:rPr>
      </w:r>
      <w:r w:rsidRPr="00117512">
        <w:rPr>
          <w:rFonts w:ascii="Arial Narrow" w:hAnsi="Arial Narrow" w:cstheme="minorHAnsi"/>
          <w:b w:val="0"/>
          <w:sz w:val="21"/>
          <w:szCs w:val="21"/>
        </w:rPr>
        <w:fldChar w:fldCharType="separate"/>
      </w:r>
      <w:r w:rsidRPr="00117512">
        <w:rPr>
          <w:rFonts w:ascii="Arial Narrow" w:hAnsi="Arial Narrow" w:cstheme="minorHAnsi"/>
          <w:b w:val="0"/>
          <w:sz w:val="21"/>
          <w:szCs w:val="21"/>
        </w:rPr>
        <w:t>9.0</w:t>
      </w:r>
      <w:r w:rsidRPr="00117512">
        <w:rPr>
          <w:rFonts w:ascii="Arial Narrow" w:hAnsi="Arial Narrow" w:cstheme="minorHAnsi"/>
          <w:b w:val="0"/>
          <w:sz w:val="21"/>
          <w:szCs w:val="21"/>
        </w:rPr>
        <w:fldChar w:fldCharType="end"/>
      </w:r>
      <w:r w:rsidRPr="00117512">
        <w:rPr>
          <w:rFonts w:ascii="Arial Narrow" w:hAnsi="Arial Narrow" w:cstheme="minorHAnsi"/>
          <w:b w:val="0"/>
          <w:bCs w:val="0"/>
          <w:sz w:val="21"/>
          <w:szCs w:val="21"/>
        </w:rPr>
        <w:t xml:space="preserve">; or (ii) its alleged breach of Section </w:t>
      </w:r>
      <w:r w:rsidRPr="00117512">
        <w:rPr>
          <w:rFonts w:ascii="Arial Narrow" w:hAnsi="Arial Narrow" w:cstheme="minorHAnsi"/>
          <w:b w:val="0"/>
          <w:bCs w:val="0"/>
          <w:sz w:val="21"/>
          <w:szCs w:val="21"/>
        </w:rPr>
        <w:fldChar w:fldCharType="begin"/>
      </w:r>
      <w:r w:rsidRPr="00117512">
        <w:rPr>
          <w:rFonts w:ascii="Arial Narrow" w:hAnsi="Arial Narrow" w:cstheme="minorHAnsi"/>
          <w:b w:val="0"/>
          <w:bCs w:val="0"/>
          <w:sz w:val="21"/>
          <w:szCs w:val="21"/>
        </w:rPr>
        <w:instrText xml:space="preserve"> REF _Ref95140778 \r \h  \* MERGEFORMAT </w:instrText>
      </w:r>
      <w:r w:rsidRPr="00117512">
        <w:rPr>
          <w:rFonts w:ascii="Arial Narrow" w:hAnsi="Arial Narrow" w:cstheme="minorHAnsi"/>
          <w:b w:val="0"/>
          <w:bCs w:val="0"/>
          <w:sz w:val="21"/>
          <w:szCs w:val="21"/>
        </w:rPr>
      </w:r>
      <w:r w:rsidRPr="00117512">
        <w:rPr>
          <w:rFonts w:ascii="Arial Narrow" w:hAnsi="Arial Narrow" w:cstheme="minorHAnsi"/>
          <w:b w:val="0"/>
          <w:bCs w:val="0"/>
          <w:sz w:val="21"/>
          <w:szCs w:val="21"/>
        </w:rPr>
        <w:fldChar w:fldCharType="separate"/>
      </w:r>
      <w:r w:rsidRPr="00117512">
        <w:rPr>
          <w:rFonts w:ascii="Arial Narrow" w:hAnsi="Arial Narrow" w:cstheme="minorHAnsi"/>
          <w:b w:val="0"/>
          <w:bCs w:val="0"/>
          <w:sz w:val="21"/>
          <w:szCs w:val="21"/>
        </w:rPr>
        <w:t>7.0</w:t>
      </w:r>
      <w:r w:rsidRPr="00117512">
        <w:rPr>
          <w:rFonts w:ascii="Arial Narrow" w:hAnsi="Arial Narrow" w:cstheme="minorHAnsi"/>
          <w:b w:val="0"/>
          <w:bCs w:val="0"/>
          <w:sz w:val="21"/>
          <w:szCs w:val="21"/>
        </w:rPr>
        <w:fldChar w:fldCharType="end"/>
      </w:r>
      <w:r w:rsidRPr="00117512">
        <w:rPr>
          <w:rFonts w:ascii="Arial Narrow" w:hAnsi="Arial Narrow" w:cstheme="minorHAnsi"/>
          <w:b w:val="0"/>
          <w:bCs w:val="0"/>
          <w:sz w:val="21"/>
          <w:szCs w:val="21"/>
        </w:rPr>
        <w:t xml:space="preserve"> or </w:t>
      </w:r>
      <w:r w:rsidRPr="00117512">
        <w:rPr>
          <w:rFonts w:ascii="Arial Narrow" w:hAnsi="Arial Narrow" w:cstheme="minorHAnsi"/>
          <w:b w:val="0"/>
          <w:bCs w:val="0"/>
          <w:sz w:val="21"/>
          <w:szCs w:val="21"/>
        </w:rPr>
        <w:fldChar w:fldCharType="begin"/>
      </w:r>
      <w:r w:rsidRPr="00117512">
        <w:rPr>
          <w:rFonts w:ascii="Arial Narrow" w:hAnsi="Arial Narrow" w:cstheme="minorHAnsi"/>
          <w:b w:val="0"/>
          <w:bCs w:val="0"/>
          <w:sz w:val="21"/>
          <w:szCs w:val="21"/>
        </w:rPr>
        <w:instrText xml:space="preserve"> REF _Ref95140780 \r \h  \* MERGEFORMAT </w:instrText>
      </w:r>
      <w:r w:rsidRPr="00117512">
        <w:rPr>
          <w:rFonts w:ascii="Arial Narrow" w:hAnsi="Arial Narrow" w:cstheme="minorHAnsi"/>
          <w:b w:val="0"/>
          <w:bCs w:val="0"/>
          <w:sz w:val="21"/>
          <w:szCs w:val="21"/>
        </w:rPr>
      </w:r>
      <w:r w:rsidRPr="00117512">
        <w:rPr>
          <w:rFonts w:ascii="Arial Narrow" w:hAnsi="Arial Narrow" w:cstheme="minorHAnsi"/>
          <w:b w:val="0"/>
          <w:bCs w:val="0"/>
          <w:sz w:val="21"/>
          <w:szCs w:val="21"/>
        </w:rPr>
        <w:fldChar w:fldCharType="separate"/>
      </w:r>
      <w:r w:rsidRPr="00117512">
        <w:rPr>
          <w:rFonts w:ascii="Arial Narrow" w:hAnsi="Arial Narrow" w:cstheme="minorHAnsi"/>
          <w:b w:val="0"/>
          <w:bCs w:val="0"/>
          <w:sz w:val="21"/>
          <w:szCs w:val="21"/>
        </w:rPr>
        <w:t>8.0</w:t>
      </w:r>
      <w:r w:rsidRPr="00117512">
        <w:rPr>
          <w:rFonts w:ascii="Arial Narrow" w:hAnsi="Arial Narrow" w:cstheme="minorHAnsi"/>
          <w:b w:val="0"/>
          <w:bCs w:val="0"/>
          <w:sz w:val="21"/>
          <w:szCs w:val="21"/>
        </w:rPr>
        <w:fldChar w:fldCharType="end"/>
      </w:r>
      <w:r w:rsidRPr="00117512">
        <w:rPr>
          <w:rFonts w:ascii="Arial Narrow" w:hAnsi="Arial Narrow" w:cstheme="minorHAnsi"/>
          <w:b w:val="0"/>
          <w:bCs w:val="0"/>
          <w:sz w:val="21"/>
          <w:szCs w:val="21"/>
        </w:rPr>
        <w:t xml:space="preserve"> or</w:t>
      </w:r>
      <w:r w:rsidRPr="00F50A54">
        <w:rPr>
          <w:rFonts w:ascii="Arial Narrow" w:hAnsi="Arial Narrow" w:cstheme="minorHAnsi"/>
          <w:b w:val="0"/>
          <w:bCs w:val="0"/>
          <w:sz w:val="21"/>
          <w:szCs w:val="21"/>
        </w:rPr>
        <w:t xml:space="preserve"> </w:t>
      </w:r>
      <w:r w:rsidRPr="00F50A54">
        <w:rPr>
          <w:rFonts w:ascii="Arial Narrow" w:hAnsi="Arial Narrow" w:cstheme="minorHAnsi"/>
          <w:b w:val="0"/>
          <w:sz w:val="21"/>
          <w:szCs w:val="21"/>
        </w:rPr>
        <w:t xml:space="preserve">a compromise of </w:t>
      </w:r>
      <w:r>
        <w:rPr>
          <w:rFonts w:ascii="Arial Narrow" w:hAnsi="Arial Narrow" w:cstheme="minorHAnsi"/>
          <w:b w:val="0"/>
          <w:sz w:val="21"/>
          <w:szCs w:val="21"/>
        </w:rPr>
        <w:t>Company</w:t>
      </w:r>
      <w:r w:rsidRPr="00F50A54">
        <w:rPr>
          <w:rFonts w:ascii="Arial Narrow" w:hAnsi="Arial Narrow" w:cstheme="minorHAnsi"/>
          <w:b w:val="0"/>
          <w:sz w:val="21"/>
          <w:szCs w:val="21"/>
        </w:rPr>
        <w:t>’s Confidential Information.</w:t>
      </w:r>
      <w:commentRangeEnd w:id="69"/>
      <w:r w:rsidR="008F3D00">
        <w:rPr>
          <w:rStyle w:val="CommentReference"/>
          <w:rFonts w:ascii="Times New Roman" w:hAnsi="Times New Roman" w:cs="Times New Roman"/>
          <w:b w:val="0"/>
          <w:bCs w:val="0"/>
          <w:kern w:val="0"/>
        </w:rPr>
        <w:commentReference w:id="69"/>
      </w:r>
    </w:p>
    <w:p w14:paraId="118153BF" w14:textId="77777777" w:rsidR="0023623A" w:rsidRPr="0023623A" w:rsidRDefault="0023623A" w:rsidP="0023623A">
      <w:pPr>
        <w:pStyle w:val="Heading1"/>
        <w:rPr>
          <w:ins w:id="74" w:author="David Sant" w:date="2025-12-05T10:49:00Z" w16du:dateUtc="2025-12-05T10:49:00Z"/>
          <w:rFonts w:ascii="Arial Narrow" w:hAnsi="Arial Narrow" w:cstheme="minorHAnsi"/>
          <w:b w:val="0"/>
          <w:sz w:val="21"/>
          <w:szCs w:val="21"/>
          <w:rPrChange w:id="75" w:author="David Sant" w:date="2025-12-05T10:49:00Z" w16du:dateUtc="2025-12-05T10:49:00Z">
            <w:rPr>
              <w:ins w:id="76" w:author="David Sant" w:date="2025-12-05T10:49:00Z" w16du:dateUtc="2025-12-05T10:49:00Z"/>
              <w:rFonts w:ascii="Arial Narrow" w:hAnsi="Arial Narrow" w:cstheme="minorHAnsi"/>
              <w:sz w:val="21"/>
              <w:szCs w:val="21"/>
            </w:rPr>
          </w:rPrChange>
        </w:rPr>
      </w:pPr>
      <w:bookmarkStart w:id="77" w:name="_Ref29288764"/>
      <w:bookmarkStart w:id="78" w:name="_Ref378784087"/>
      <w:bookmarkStart w:id="79" w:name="_Ref383778241"/>
      <w:ins w:id="80" w:author="David Sant" w:date="2025-12-05T10:49:00Z" w16du:dateUtc="2025-12-05T10:49:00Z">
        <w:r w:rsidRPr="0023623A">
          <w:rPr>
            <w:rFonts w:ascii="Arial Narrow" w:hAnsi="Arial Narrow" w:cstheme="minorHAnsi"/>
            <w:sz w:val="21"/>
            <w:szCs w:val="21"/>
          </w:rPr>
          <w:t xml:space="preserve">  </w:t>
        </w:r>
      </w:ins>
      <w:ins w:id="81" w:author="David Sant" w:date="2025-12-05T10:48:00Z" w16du:dateUtc="2025-12-05T10:48:00Z">
        <w:r w:rsidRPr="0023623A">
          <w:rPr>
            <w:rFonts w:ascii="Arial Narrow" w:hAnsi="Arial Narrow" w:cstheme="minorHAnsi"/>
            <w:sz w:val="21"/>
            <w:szCs w:val="21"/>
          </w:rPr>
          <w:t>LIMITATION OF LIABILITY</w:t>
        </w:r>
      </w:ins>
      <w:ins w:id="82" w:author="David Sant" w:date="2025-12-05T10:49:00Z" w16du:dateUtc="2025-12-05T10:49:00Z">
        <w:r w:rsidRPr="0023623A">
          <w:rPr>
            <w:rFonts w:ascii="Arial Narrow" w:hAnsi="Arial Narrow" w:cstheme="minorHAnsi"/>
            <w:sz w:val="21"/>
            <w:szCs w:val="21"/>
          </w:rPr>
          <w:t>.</w:t>
        </w:r>
        <w:r>
          <w:rPr>
            <w:rFonts w:ascii="Arial Narrow" w:hAnsi="Arial Narrow" w:cstheme="minorHAnsi"/>
            <w:sz w:val="21"/>
            <w:szCs w:val="21"/>
          </w:rPr>
          <w:t xml:space="preserve">  </w:t>
        </w:r>
      </w:ins>
    </w:p>
    <w:p w14:paraId="2E6BD4C2" w14:textId="70A8A9A7" w:rsidR="0023623A" w:rsidRPr="0023623A" w:rsidRDefault="0023623A" w:rsidP="0023623A">
      <w:pPr>
        <w:pStyle w:val="Heading2"/>
        <w:spacing w:after="100"/>
        <w:jc w:val="both"/>
        <w:rPr>
          <w:ins w:id="83" w:author="David Sant" w:date="2025-12-05T10:48:00Z" w16du:dateUtc="2025-12-05T10:48:00Z"/>
          <w:rFonts w:ascii="Arial Narrow" w:hAnsi="Arial Narrow" w:cstheme="minorHAnsi"/>
          <w:sz w:val="21"/>
          <w:szCs w:val="21"/>
          <w:rPrChange w:id="84" w:author="David Sant" w:date="2025-12-05T10:49:00Z" w16du:dateUtc="2025-12-05T10:49:00Z">
            <w:rPr>
              <w:ins w:id="85" w:author="David Sant" w:date="2025-12-05T10:48:00Z" w16du:dateUtc="2025-12-05T10:48:00Z"/>
            </w:rPr>
          </w:rPrChange>
        </w:rPr>
        <w:pPrChange w:id="86" w:author="David Sant" w:date="2025-12-05T10:49:00Z" w16du:dateUtc="2025-12-05T10:49:00Z">
          <w:pPr>
            <w:pStyle w:val="Heading1"/>
          </w:pPr>
        </w:pPrChange>
      </w:pPr>
      <w:ins w:id="87" w:author="David Sant" w:date="2025-12-05T10:48:00Z" w16du:dateUtc="2025-12-05T10:48:00Z">
        <w:r w:rsidRPr="0023623A">
          <w:rPr>
            <w:rFonts w:ascii="Arial Narrow" w:hAnsi="Arial Narrow" w:cstheme="minorHAnsi"/>
            <w:sz w:val="21"/>
            <w:szCs w:val="21"/>
            <w:rPrChange w:id="88" w:author="David Sant" w:date="2025-12-05T10:49:00Z" w16du:dateUtc="2025-12-05T10:49:00Z">
              <w:rPr/>
            </w:rPrChange>
          </w:rPr>
          <w:t>In this clause 1</w:t>
        </w:r>
      </w:ins>
      <w:ins w:id="89" w:author="David Sant" w:date="2025-12-05T10:49:00Z" w16du:dateUtc="2025-12-05T10:49:00Z">
        <w:r w:rsidRPr="0023623A">
          <w:rPr>
            <w:rFonts w:ascii="Arial Narrow" w:hAnsi="Arial Narrow" w:cstheme="minorHAnsi"/>
            <w:sz w:val="21"/>
            <w:szCs w:val="21"/>
            <w:rPrChange w:id="90" w:author="David Sant" w:date="2025-12-05T10:49:00Z" w16du:dateUtc="2025-12-05T10:49:00Z">
              <w:rPr/>
            </w:rPrChange>
          </w:rPr>
          <w:t>1</w:t>
        </w:r>
      </w:ins>
      <w:ins w:id="91" w:author="David Sant" w:date="2025-12-05T10:48:00Z" w16du:dateUtc="2025-12-05T10:48:00Z">
        <w:r w:rsidRPr="0023623A">
          <w:rPr>
            <w:rFonts w:ascii="Arial Narrow" w:hAnsi="Arial Narrow" w:cstheme="minorHAnsi"/>
            <w:sz w:val="21"/>
            <w:szCs w:val="21"/>
            <w:rPrChange w:id="92" w:author="David Sant" w:date="2025-12-05T10:49:00Z" w16du:dateUtc="2025-12-05T10:49:00Z">
              <w:rPr/>
            </w:rPrChange>
          </w:rPr>
          <w:t xml:space="preserve"> “liability” means every kind of liability arising under or in connection with this Agreement including </w:t>
        </w:r>
        <w:r w:rsidRPr="0023623A">
          <w:rPr>
            <w:rFonts w:ascii="Arial Narrow" w:hAnsi="Arial Narrow" w:cstheme="minorHAnsi"/>
            <w:sz w:val="21"/>
            <w:szCs w:val="21"/>
            <w:rPrChange w:id="93" w:author="David Sant" w:date="2025-12-05T10:49:00Z" w16du:dateUtc="2025-12-05T10:49:00Z">
              <w:rPr/>
            </w:rPrChange>
          </w:rPr>
          <w:t>but not limited to liability in contract, tort (including negligence), misrepresentation, restitution or otherwise.</w:t>
        </w:r>
      </w:ins>
    </w:p>
    <w:p w14:paraId="6A69DD8A" w14:textId="16F9343E" w:rsidR="0023623A" w:rsidRPr="0023623A" w:rsidRDefault="00F7263C" w:rsidP="0023623A">
      <w:pPr>
        <w:pStyle w:val="Heading2"/>
        <w:spacing w:after="100"/>
        <w:jc w:val="both"/>
        <w:rPr>
          <w:ins w:id="94" w:author="David Sant" w:date="2025-12-05T10:48:00Z" w16du:dateUtc="2025-12-05T10:48:00Z"/>
          <w:rFonts w:ascii="Arial Narrow" w:hAnsi="Arial Narrow" w:cstheme="minorHAnsi"/>
          <w:sz w:val="21"/>
          <w:szCs w:val="21"/>
        </w:rPr>
        <w:pPrChange w:id="95" w:author="David Sant" w:date="2025-12-05T10:49:00Z" w16du:dateUtc="2025-12-05T10:49:00Z">
          <w:pPr>
            <w:pStyle w:val="Heading1"/>
          </w:pPr>
        </w:pPrChange>
      </w:pPr>
      <w:ins w:id="96" w:author="David Sant" w:date="2025-12-05T10:53:00Z" w16du:dateUtc="2025-12-05T10:53:00Z">
        <w:r>
          <w:rPr>
            <w:rFonts w:ascii="Arial Narrow" w:hAnsi="Arial Narrow" w:cstheme="minorHAnsi"/>
            <w:sz w:val="21"/>
            <w:szCs w:val="21"/>
          </w:rPr>
          <w:t>T</w:t>
        </w:r>
      </w:ins>
      <w:ins w:id="97" w:author="David Sant" w:date="2025-12-05T10:48:00Z" w16du:dateUtc="2025-12-05T10:48:00Z">
        <w:r w:rsidR="0023623A" w:rsidRPr="0023623A">
          <w:rPr>
            <w:rFonts w:ascii="Arial Narrow" w:hAnsi="Arial Narrow" w:cstheme="minorHAnsi"/>
            <w:sz w:val="21"/>
            <w:szCs w:val="21"/>
          </w:rPr>
          <w:t xml:space="preserve">he Customer assumes sole responsibility for results obtained from the use of the </w:t>
        </w:r>
      </w:ins>
      <w:ins w:id="98" w:author="David Sant" w:date="2025-12-05T10:50:00Z" w16du:dateUtc="2025-12-05T10:50:00Z">
        <w:r w:rsidR="0023623A">
          <w:rPr>
            <w:rFonts w:ascii="Arial Narrow" w:hAnsi="Arial Narrow" w:cstheme="minorHAnsi"/>
            <w:sz w:val="21"/>
            <w:szCs w:val="21"/>
          </w:rPr>
          <w:t>Vendor IP</w:t>
        </w:r>
      </w:ins>
      <w:ins w:id="99" w:author="David Sant" w:date="2025-12-05T10:48:00Z" w16du:dateUtc="2025-12-05T10:48:00Z">
        <w:r w:rsidR="0023623A" w:rsidRPr="0023623A">
          <w:rPr>
            <w:rFonts w:ascii="Arial Narrow" w:hAnsi="Arial Narrow" w:cstheme="minorHAnsi"/>
            <w:sz w:val="21"/>
            <w:szCs w:val="21"/>
          </w:rPr>
          <w:t xml:space="preserve"> by the Customer, and for conclusions drawn from such use. </w:t>
        </w:r>
      </w:ins>
      <w:ins w:id="100" w:author="David Sant" w:date="2025-12-05T10:50:00Z" w16du:dateUtc="2025-12-05T10:50:00Z">
        <w:r w:rsidR="0023623A">
          <w:rPr>
            <w:rFonts w:ascii="Arial Narrow" w:hAnsi="Arial Narrow" w:cstheme="minorHAnsi"/>
            <w:sz w:val="21"/>
            <w:szCs w:val="21"/>
          </w:rPr>
          <w:t>Vendor</w:t>
        </w:r>
      </w:ins>
      <w:ins w:id="101" w:author="David Sant" w:date="2025-12-05T10:48:00Z" w16du:dateUtc="2025-12-05T10:48:00Z">
        <w:r w:rsidR="0023623A" w:rsidRPr="0023623A">
          <w:rPr>
            <w:rFonts w:ascii="Arial Narrow" w:hAnsi="Arial Narrow" w:cstheme="minorHAnsi"/>
            <w:sz w:val="21"/>
            <w:szCs w:val="21"/>
          </w:rPr>
          <w:t xml:space="preserve"> shall have no liability for any damage caused by errors or omissions in any Customer Data, information</w:t>
        </w:r>
      </w:ins>
      <w:ins w:id="102" w:author="David Sant" w:date="2025-12-05T10:50:00Z" w16du:dateUtc="2025-12-05T10:50:00Z">
        <w:r w:rsidR="0023623A">
          <w:rPr>
            <w:rFonts w:ascii="Arial Narrow" w:hAnsi="Arial Narrow" w:cstheme="minorHAnsi"/>
            <w:sz w:val="21"/>
            <w:szCs w:val="21"/>
          </w:rPr>
          <w:t xml:space="preserve"> or</w:t>
        </w:r>
      </w:ins>
      <w:ins w:id="103" w:author="David Sant" w:date="2025-12-05T10:48:00Z" w16du:dateUtc="2025-12-05T10:48:00Z">
        <w:r w:rsidR="0023623A" w:rsidRPr="0023623A">
          <w:rPr>
            <w:rFonts w:ascii="Arial Narrow" w:hAnsi="Arial Narrow" w:cstheme="minorHAnsi"/>
            <w:sz w:val="21"/>
            <w:szCs w:val="21"/>
          </w:rPr>
          <w:t xml:space="preserve"> instructions provided to the </w:t>
        </w:r>
      </w:ins>
      <w:ins w:id="104" w:author="David Sant" w:date="2025-12-05T10:50:00Z" w16du:dateUtc="2025-12-05T10:50:00Z">
        <w:r w:rsidR="0023623A">
          <w:rPr>
            <w:rFonts w:ascii="Arial Narrow" w:hAnsi="Arial Narrow" w:cstheme="minorHAnsi"/>
            <w:sz w:val="21"/>
            <w:szCs w:val="21"/>
          </w:rPr>
          <w:t>Vendor</w:t>
        </w:r>
      </w:ins>
      <w:ins w:id="105" w:author="David Sant" w:date="2025-12-05T10:48:00Z" w16du:dateUtc="2025-12-05T10:48:00Z">
        <w:r w:rsidR="0023623A" w:rsidRPr="0023623A">
          <w:rPr>
            <w:rFonts w:ascii="Arial Narrow" w:hAnsi="Arial Narrow" w:cstheme="minorHAnsi"/>
            <w:sz w:val="21"/>
            <w:szCs w:val="21"/>
          </w:rPr>
          <w:t xml:space="preserve"> by the Customer in connection with the Services, or any actions taken by the </w:t>
        </w:r>
      </w:ins>
      <w:ins w:id="106" w:author="David Sant" w:date="2025-12-05T10:50:00Z" w16du:dateUtc="2025-12-05T10:50:00Z">
        <w:r w:rsidR="0023623A">
          <w:rPr>
            <w:rFonts w:ascii="Arial Narrow" w:hAnsi="Arial Narrow" w:cstheme="minorHAnsi"/>
            <w:sz w:val="21"/>
            <w:szCs w:val="21"/>
          </w:rPr>
          <w:t>Vendor</w:t>
        </w:r>
      </w:ins>
      <w:ins w:id="107" w:author="David Sant" w:date="2025-12-05T10:48:00Z" w16du:dateUtc="2025-12-05T10:48:00Z">
        <w:r w:rsidR="0023623A" w:rsidRPr="0023623A">
          <w:rPr>
            <w:rFonts w:ascii="Arial Narrow" w:hAnsi="Arial Narrow" w:cstheme="minorHAnsi"/>
            <w:sz w:val="21"/>
            <w:szCs w:val="21"/>
          </w:rPr>
          <w:t xml:space="preserve"> at the Customer's direction</w:t>
        </w:r>
      </w:ins>
      <w:ins w:id="108" w:author="David Sant" w:date="2025-12-05T10:53:00Z" w16du:dateUtc="2025-12-05T10:53:00Z">
        <w:r>
          <w:rPr>
            <w:rFonts w:ascii="Arial Narrow" w:hAnsi="Arial Narrow" w:cstheme="minorHAnsi"/>
            <w:sz w:val="21"/>
            <w:szCs w:val="21"/>
          </w:rPr>
          <w:t>.</w:t>
        </w:r>
      </w:ins>
    </w:p>
    <w:p w14:paraId="72954A54" w14:textId="0042D194" w:rsidR="0023623A" w:rsidRPr="0023623A" w:rsidRDefault="0023623A" w:rsidP="00F7263C">
      <w:pPr>
        <w:pStyle w:val="Heading2"/>
        <w:spacing w:after="100"/>
        <w:jc w:val="both"/>
        <w:rPr>
          <w:ins w:id="109" w:author="David Sant" w:date="2025-12-05T10:48:00Z" w16du:dateUtc="2025-12-05T10:48:00Z"/>
          <w:rFonts w:ascii="Arial Narrow" w:hAnsi="Arial Narrow" w:cstheme="minorHAnsi"/>
          <w:sz w:val="21"/>
          <w:szCs w:val="21"/>
        </w:rPr>
        <w:pPrChange w:id="110" w:author="David Sant" w:date="2025-12-05T10:51:00Z" w16du:dateUtc="2025-12-05T10:51:00Z">
          <w:pPr>
            <w:pStyle w:val="Heading1"/>
          </w:pPr>
        </w:pPrChange>
      </w:pPr>
      <w:ins w:id="111" w:author="David Sant" w:date="2025-12-05T10:48:00Z" w16du:dateUtc="2025-12-05T10:48:00Z">
        <w:r w:rsidRPr="0023623A">
          <w:rPr>
            <w:rFonts w:ascii="Arial Narrow" w:hAnsi="Arial Narrow" w:cstheme="minorHAnsi"/>
            <w:sz w:val="21"/>
            <w:szCs w:val="21"/>
          </w:rPr>
          <w:t>Nothing in this Agreement excludes</w:t>
        </w:r>
      </w:ins>
      <w:ins w:id="112" w:author="David Sant" w:date="2025-12-05T10:51:00Z" w16du:dateUtc="2025-12-05T10:51:00Z">
        <w:r w:rsidR="00F7263C">
          <w:rPr>
            <w:rFonts w:ascii="Arial Narrow" w:hAnsi="Arial Narrow" w:cstheme="minorHAnsi"/>
            <w:sz w:val="21"/>
            <w:szCs w:val="21"/>
          </w:rPr>
          <w:t xml:space="preserve"> or limits</w:t>
        </w:r>
      </w:ins>
      <w:ins w:id="113" w:author="David Sant" w:date="2025-12-05T10:48:00Z" w16du:dateUtc="2025-12-05T10:48:00Z">
        <w:r w:rsidRPr="0023623A">
          <w:rPr>
            <w:rFonts w:ascii="Arial Narrow" w:hAnsi="Arial Narrow" w:cstheme="minorHAnsi"/>
            <w:sz w:val="21"/>
            <w:szCs w:val="21"/>
          </w:rPr>
          <w:t xml:space="preserve"> </w:t>
        </w:r>
      </w:ins>
      <w:ins w:id="114" w:author="David Sant" w:date="2025-12-05T10:53:00Z" w16du:dateUtc="2025-12-05T10:53:00Z">
        <w:r w:rsidR="00F7263C">
          <w:rPr>
            <w:rFonts w:ascii="Arial Narrow" w:hAnsi="Arial Narrow" w:cstheme="minorHAnsi"/>
            <w:sz w:val="21"/>
            <w:szCs w:val="21"/>
          </w:rPr>
          <w:t>any</w:t>
        </w:r>
      </w:ins>
      <w:ins w:id="115" w:author="David Sant" w:date="2025-12-05T10:48:00Z" w16du:dateUtc="2025-12-05T10:48:00Z">
        <w:r w:rsidRPr="0023623A">
          <w:rPr>
            <w:rFonts w:ascii="Arial Narrow" w:hAnsi="Arial Narrow" w:cstheme="minorHAnsi"/>
            <w:sz w:val="21"/>
            <w:szCs w:val="21"/>
          </w:rPr>
          <w:t xml:space="preserve"> liability of the </w:t>
        </w:r>
      </w:ins>
      <w:ins w:id="116" w:author="David Sant" w:date="2025-12-05T10:50:00Z" w16du:dateUtc="2025-12-05T10:50:00Z">
        <w:r w:rsidRPr="0023623A">
          <w:rPr>
            <w:rFonts w:ascii="Arial Narrow" w:hAnsi="Arial Narrow" w:cstheme="minorHAnsi"/>
            <w:sz w:val="21"/>
            <w:szCs w:val="21"/>
          </w:rPr>
          <w:t>Vendor</w:t>
        </w:r>
      </w:ins>
      <w:ins w:id="117" w:author="David Sant" w:date="2025-12-05T10:51:00Z" w16du:dateUtc="2025-12-05T10:51:00Z">
        <w:r>
          <w:rPr>
            <w:rFonts w:ascii="Arial Narrow" w:hAnsi="Arial Narrow" w:cstheme="minorHAnsi"/>
            <w:sz w:val="21"/>
            <w:szCs w:val="21"/>
          </w:rPr>
          <w:t xml:space="preserve"> </w:t>
        </w:r>
        <w:r w:rsidR="00F7263C">
          <w:rPr>
            <w:rFonts w:ascii="Arial Narrow" w:hAnsi="Arial Narrow" w:cstheme="minorHAnsi"/>
            <w:sz w:val="21"/>
            <w:szCs w:val="21"/>
          </w:rPr>
          <w:t>which cannot be excluded or limited by law.</w:t>
        </w:r>
      </w:ins>
    </w:p>
    <w:p w14:paraId="6626BA86" w14:textId="1999D4EC" w:rsidR="0023623A" w:rsidRPr="00F7263C" w:rsidRDefault="0023623A" w:rsidP="0023623A">
      <w:pPr>
        <w:pStyle w:val="Heading2"/>
        <w:spacing w:after="100"/>
        <w:jc w:val="both"/>
        <w:rPr>
          <w:ins w:id="118" w:author="David Sant" w:date="2025-12-05T10:48:00Z" w16du:dateUtc="2025-12-05T10:48:00Z"/>
          <w:rFonts w:ascii="Arial Narrow" w:hAnsi="Arial Narrow" w:cstheme="minorHAnsi"/>
          <w:sz w:val="21"/>
          <w:szCs w:val="21"/>
        </w:rPr>
        <w:pPrChange w:id="119" w:author="David Sant" w:date="2025-12-05T10:49:00Z" w16du:dateUtc="2025-12-05T10:49:00Z">
          <w:pPr>
            <w:pStyle w:val="Heading1"/>
          </w:pPr>
        </w:pPrChange>
      </w:pPr>
      <w:ins w:id="120" w:author="David Sant" w:date="2025-12-05T10:48:00Z" w16du:dateUtc="2025-12-05T10:48:00Z">
        <w:r w:rsidRPr="00F7263C">
          <w:rPr>
            <w:rFonts w:ascii="Arial Narrow" w:hAnsi="Arial Narrow" w:cstheme="minorHAnsi"/>
            <w:sz w:val="21"/>
            <w:szCs w:val="21"/>
          </w:rPr>
          <w:t>Subject to clause 1</w:t>
        </w:r>
      </w:ins>
      <w:ins w:id="121" w:author="David Sant" w:date="2025-12-05T10:52:00Z" w16du:dateUtc="2025-12-05T10:52:00Z">
        <w:r w:rsidR="00F7263C" w:rsidRPr="00F7263C">
          <w:rPr>
            <w:rFonts w:ascii="Arial Narrow" w:hAnsi="Arial Narrow" w:cstheme="minorHAnsi"/>
            <w:sz w:val="21"/>
            <w:szCs w:val="21"/>
          </w:rPr>
          <w:t>1</w:t>
        </w:r>
      </w:ins>
      <w:ins w:id="122" w:author="David Sant" w:date="2025-12-05T10:48:00Z" w16du:dateUtc="2025-12-05T10:48:00Z">
        <w:r w:rsidRPr="00F7263C">
          <w:rPr>
            <w:rFonts w:ascii="Arial Narrow" w:hAnsi="Arial Narrow" w:cstheme="minorHAnsi"/>
            <w:sz w:val="21"/>
            <w:szCs w:val="21"/>
          </w:rPr>
          <w:t>.</w:t>
        </w:r>
      </w:ins>
      <w:ins w:id="123" w:author="David Sant" w:date="2025-12-05T10:53:00Z" w16du:dateUtc="2025-12-05T10:53:00Z">
        <w:r w:rsidR="00F7263C" w:rsidRPr="00F7263C">
          <w:rPr>
            <w:rFonts w:ascii="Arial Narrow" w:hAnsi="Arial Narrow" w:cstheme="minorHAnsi"/>
            <w:sz w:val="21"/>
            <w:szCs w:val="21"/>
          </w:rPr>
          <w:t xml:space="preserve">3, </w:t>
        </w:r>
      </w:ins>
      <w:ins w:id="124" w:author="David Sant" w:date="2025-12-05T10:48:00Z" w16du:dateUtc="2025-12-05T10:48:00Z">
        <w:r w:rsidRPr="00F7263C">
          <w:rPr>
            <w:rFonts w:ascii="Arial Narrow" w:hAnsi="Arial Narrow" w:cstheme="minorHAnsi"/>
            <w:sz w:val="21"/>
            <w:szCs w:val="21"/>
          </w:rPr>
          <w:t xml:space="preserve">the </w:t>
        </w:r>
      </w:ins>
      <w:ins w:id="125" w:author="David Sant" w:date="2025-12-05T10:50:00Z" w16du:dateUtc="2025-12-05T10:50:00Z">
        <w:r w:rsidRPr="00F7263C">
          <w:rPr>
            <w:rFonts w:ascii="Arial Narrow" w:hAnsi="Arial Narrow" w:cstheme="minorHAnsi"/>
            <w:sz w:val="21"/>
            <w:szCs w:val="21"/>
          </w:rPr>
          <w:t>Vendor</w:t>
        </w:r>
      </w:ins>
      <w:ins w:id="126" w:author="David Sant" w:date="2025-12-05T10:48:00Z" w16du:dateUtc="2025-12-05T10:48:00Z">
        <w:r w:rsidRPr="00F7263C">
          <w:rPr>
            <w:rFonts w:ascii="Arial Narrow" w:hAnsi="Arial Narrow" w:cstheme="minorHAnsi"/>
            <w:sz w:val="21"/>
            <w:szCs w:val="21"/>
          </w:rPr>
          <w:t xml:space="preserve"> shall have no liability for any special, indirect or consequential loss, costs, damages, charges or expenses</w:t>
        </w:r>
      </w:ins>
      <w:ins w:id="127" w:author="David Sant" w:date="2025-12-05T10:54:00Z" w16du:dateUtc="2025-12-05T10:54:00Z">
        <w:r w:rsidR="00F7263C">
          <w:rPr>
            <w:rFonts w:ascii="Arial Narrow" w:hAnsi="Arial Narrow" w:cstheme="minorHAnsi"/>
            <w:sz w:val="21"/>
            <w:szCs w:val="21"/>
          </w:rPr>
          <w:t>.</w:t>
        </w:r>
      </w:ins>
    </w:p>
    <w:p w14:paraId="7285DCC5" w14:textId="77777777" w:rsidR="00F7263C" w:rsidRDefault="00F7263C" w:rsidP="0023623A">
      <w:pPr>
        <w:pStyle w:val="Heading2"/>
        <w:spacing w:after="100"/>
        <w:jc w:val="both"/>
        <w:rPr>
          <w:ins w:id="128" w:author="David Sant" w:date="2025-12-05T10:55:00Z" w16du:dateUtc="2025-12-05T10:55:00Z"/>
          <w:rFonts w:ascii="Arial Narrow" w:hAnsi="Arial Narrow" w:cstheme="minorHAnsi"/>
          <w:sz w:val="21"/>
          <w:szCs w:val="21"/>
        </w:rPr>
      </w:pPr>
      <w:commentRangeStart w:id="129"/>
      <w:ins w:id="130" w:author="David Sant" w:date="2025-12-05T10:54:00Z" w16du:dateUtc="2025-12-05T10:54:00Z">
        <w:r w:rsidRPr="00F7263C">
          <w:rPr>
            <w:rFonts w:ascii="Arial Narrow" w:hAnsi="Arial Narrow" w:cstheme="minorHAnsi"/>
            <w:sz w:val="21"/>
            <w:szCs w:val="21"/>
          </w:rPr>
          <w:t xml:space="preserve">Subject to clause 11.3, </w:t>
        </w:r>
        <w:r>
          <w:rPr>
            <w:rFonts w:ascii="Arial Narrow" w:hAnsi="Arial Narrow" w:cstheme="minorHAnsi"/>
            <w:sz w:val="21"/>
            <w:szCs w:val="21"/>
          </w:rPr>
          <w:t>t</w:t>
        </w:r>
      </w:ins>
      <w:ins w:id="131" w:author="David Sant" w:date="2025-12-05T10:48:00Z" w16du:dateUtc="2025-12-05T10:48:00Z">
        <w:r w:rsidR="0023623A" w:rsidRPr="0023623A">
          <w:rPr>
            <w:rFonts w:ascii="Arial Narrow" w:hAnsi="Arial Narrow" w:cstheme="minorHAnsi"/>
            <w:sz w:val="21"/>
            <w:szCs w:val="21"/>
          </w:rPr>
          <w:t xml:space="preserve">he </w:t>
        </w:r>
      </w:ins>
      <w:ins w:id="132" w:author="David Sant" w:date="2025-12-05T10:50:00Z" w16du:dateUtc="2025-12-05T10:50:00Z">
        <w:r w:rsidR="0023623A">
          <w:rPr>
            <w:rFonts w:ascii="Arial Narrow" w:hAnsi="Arial Narrow" w:cstheme="minorHAnsi"/>
            <w:sz w:val="21"/>
            <w:szCs w:val="21"/>
          </w:rPr>
          <w:t>Vendor</w:t>
        </w:r>
      </w:ins>
      <w:ins w:id="133" w:author="David Sant" w:date="2025-12-05T10:48:00Z" w16du:dateUtc="2025-12-05T10:48:00Z">
        <w:r w:rsidR="0023623A" w:rsidRPr="0023623A">
          <w:rPr>
            <w:rFonts w:ascii="Arial Narrow" w:hAnsi="Arial Narrow" w:cstheme="minorHAnsi"/>
            <w:sz w:val="21"/>
            <w:szCs w:val="21"/>
          </w:rPr>
          <w:t>'s total aggregate liability</w:t>
        </w:r>
      </w:ins>
      <w:ins w:id="134" w:author="David Sant" w:date="2025-12-05T10:55:00Z" w16du:dateUtc="2025-12-05T10:55:00Z">
        <w:r>
          <w:rPr>
            <w:rFonts w:ascii="Arial Narrow" w:hAnsi="Arial Narrow" w:cstheme="minorHAnsi"/>
            <w:sz w:val="21"/>
            <w:szCs w:val="21"/>
          </w:rPr>
          <w:t xml:space="preserve"> under</w:t>
        </w:r>
      </w:ins>
      <w:ins w:id="135" w:author="David Sant" w:date="2025-12-05T10:48:00Z" w16du:dateUtc="2025-12-05T10:48:00Z">
        <w:r w:rsidR="0023623A" w:rsidRPr="0023623A">
          <w:rPr>
            <w:rFonts w:ascii="Arial Narrow" w:hAnsi="Arial Narrow" w:cstheme="minorHAnsi"/>
            <w:sz w:val="21"/>
            <w:szCs w:val="21"/>
          </w:rPr>
          <w:t xml:space="preserve"> the indemnity at clause 1</w:t>
        </w:r>
      </w:ins>
      <w:ins w:id="136" w:author="David Sant" w:date="2025-12-05T10:54:00Z" w16du:dateUtc="2025-12-05T10:54:00Z">
        <w:r>
          <w:rPr>
            <w:rFonts w:ascii="Arial Narrow" w:hAnsi="Arial Narrow" w:cstheme="minorHAnsi"/>
            <w:sz w:val="21"/>
            <w:szCs w:val="21"/>
          </w:rPr>
          <w:t>0</w:t>
        </w:r>
      </w:ins>
      <w:ins w:id="137" w:author="David Sant" w:date="2025-12-05T10:55:00Z" w16du:dateUtc="2025-12-05T10:55:00Z">
        <w:r>
          <w:rPr>
            <w:rFonts w:ascii="Arial Narrow" w:hAnsi="Arial Narrow" w:cstheme="minorHAnsi"/>
            <w:sz w:val="21"/>
            <w:szCs w:val="21"/>
          </w:rPr>
          <w:t xml:space="preserve"> shall be limited to $1,000,000 (one million</w:t>
        </w:r>
      </w:ins>
      <w:ins w:id="138" w:author="David Sant" w:date="2025-12-05T10:48:00Z" w16du:dateUtc="2025-12-05T10:48:00Z">
        <w:r w:rsidR="0023623A" w:rsidRPr="0023623A">
          <w:rPr>
            <w:rFonts w:ascii="Arial Narrow" w:hAnsi="Arial Narrow" w:cstheme="minorHAnsi"/>
            <w:sz w:val="21"/>
            <w:szCs w:val="21"/>
          </w:rPr>
          <w:t>)</w:t>
        </w:r>
      </w:ins>
      <w:ins w:id="139" w:author="David Sant" w:date="2025-12-05T10:55:00Z" w16du:dateUtc="2025-12-05T10:55:00Z">
        <w:r>
          <w:rPr>
            <w:rFonts w:ascii="Arial Narrow" w:hAnsi="Arial Narrow" w:cstheme="minorHAnsi"/>
            <w:sz w:val="21"/>
            <w:szCs w:val="21"/>
          </w:rPr>
          <w:t>.</w:t>
        </w:r>
      </w:ins>
      <w:commentRangeEnd w:id="129"/>
      <w:ins w:id="140" w:author="David Sant" w:date="2025-12-05T10:57:00Z" w16du:dateUtc="2025-12-05T10:57:00Z">
        <w:r>
          <w:rPr>
            <w:rStyle w:val="CommentReference"/>
            <w:rFonts w:cs="Times New Roman"/>
            <w:bCs w:val="0"/>
            <w:iCs w:val="0"/>
          </w:rPr>
          <w:commentReference w:id="129"/>
        </w:r>
      </w:ins>
    </w:p>
    <w:p w14:paraId="76CE908D" w14:textId="6490174B" w:rsidR="0023623A" w:rsidRPr="0023623A" w:rsidRDefault="00F7263C" w:rsidP="0023623A">
      <w:pPr>
        <w:pStyle w:val="Heading2"/>
        <w:spacing w:after="100"/>
        <w:jc w:val="both"/>
        <w:rPr>
          <w:ins w:id="141" w:author="David Sant" w:date="2025-12-05T10:48:00Z" w16du:dateUtc="2025-12-05T10:48:00Z"/>
          <w:rFonts w:ascii="Arial Narrow" w:hAnsi="Arial Narrow" w:cstheme="minorHAnsi"/>
          <w:sz w:val="21"/>
          <w:szCs w:val="21"/>
        </w:rPr>
        <w:pPrChange w:id="142" w:author="David Sant" w:date="2025-12-05T10:49:00Z" w16du:dateUtc="2025-12-05T10:49:00Z">
          <w:pPr>
            <w:pStyle w:val="Heading1"/>
          </w:pPr>
        </w:pPrChange>
      </w:pPr>
      <w:commentRangeStart w:id="143"/>
      <w:ins w:id="144" w:author="David Sant" w:date="2025-12-05T10:55:00Z" w16du:dateUtc="2025-12-05T10:55:00Z">
        <w:r w:rsidRPr="00F7263C">
          <w:rPr>
            <w:rFonts w:ascii="Arial Narrow" w:hAnsi="Arial Narrow" w:cstheme="minorHAnsi"/>
            <w:sz w:val="21"/>
            <w:szCs w:val="21"/>
          </w:rPr>
          <w:t>Subject to clause</w:t>
        </w:r>
      </w:ins>
      <w:ins w:id="145" w:author="David Sant" w:date="2025-12-05T10:56:00Z" w16du:dateUtc="2025-12-05T10:56:00Z">
        <w:r>
          <w:rPr>
            <w:rFonts w:ascii="Arial Narrow" w:hAnsi="Arial Narrow" w:cstheme="minorHAnsi"/>
            <w:sz w:val="21"/>
            <w:szCs w:val="21"/>
          </w:rPr>
          <w:t>s</w:t>
        </w:r>
      </w:ins>
      <w:ins w:id="146" w:author="David Sant" w:date="2025-12-05T10:55:00Z" w16du:dateUtc="2025-12-05T10:55:00Z">
        <w:r w:rsidRPr="00F7263C">
          <w:rPr>
            <w:rFonts w:ascii="Arial Narrow" w:hAnsi="Arial Narrow" w:cstheme="minorHAnsi"/>
            <w:sz w:val="21"/>
            <w:szCs w:val="21"/>
          </w:rPr>
          <w:t xml:space="preserve"> 11.3</w:t>
        </w:r>
      </w:ins>
      <w:ins w:id="147" w:author="David Sant" w:date="2025-12-05T10:56:00Z" w16du:dateUtc="2025-12-05T10:56:00Z">
        <w:r>
          <w:rPr>
            <w:rFonts w:ascii="Arial Narrow" w:hAnsi="Arial Narrow" w:cstheme="minorHAnsi"/>
            <w:sz w:val="21"/>
            <w:szCs w:val="21"/>
          </w:rPr>
          <w:t>, 11.4</w:t>
        </w:r>
      </w:ins>
      <w:ins w:id="148" w:author="David Sant" w:date="2025-12-05T10:55:00Z" w16du:dateUtc="2025-12-05T10:55:00Z">
        <w:r>
          <w:rPr>
            <w:rFonts w:ascii="Arial Narrow" w:hAnsi="Arial Narrow" w:cstheme="minorHAnsi"/>
            <w:sz w:val="21"/>
            <w:szCs w:val="21"/>
          </w:rPr>
          <w:t xml:space="preserve"> and </w:t>
        </w:r>
      </w:ins>
      <w:ins w:id="149" w:author="David Sant" w:date="2025-12-05T10:56:00Z" w16du:dateUtc="2025-12-05T10:56:00Z">
        <w:r>
          <w:rPr>
            <w:rFonts w:ascii="Arial Narrow" w:hAnsi="Arial Narrow" w:cstheme="minorHAnsi"/>
            <w:sz w:val="21"/>
            <w:szCs w:val="21"/>
          </w:rPr>
          <w:t>11.5</w:t>
        </w:r>
      </w:ins>
      <w:ins w:id="150" w:author="David Sant" w:date="2025-12-05T10:55:00Z" w16du:dateUtc="2025-12-05T10:55:00Z">
        <w:r w:rsidRPr="00F7263C">
          <w:rPr>
            <w:rFonts w:ascii="Arial Narrow" w:hAnsi="Arial Narrow" w:cstheme="minorHAnsi"/>
            <w:sz w:val="21"/>
            <w:szCs w:val="21"/>
          </w:rPr>
          <w:t xml:space="preserve">, </w:t>
        </w:r>
        <w:r>
          <w:rPr>
            <w:rFonts w:ascii="Arial Narrow" w:hAnsi="Arial Narrow" w:cstheme="minorHAnsi"/>
            <w:sz w:val="21"/>
            <w:szCs w:val="21"/>
          </w:rPr>
          <w:t>t</w:t>
        </w:r>
        <w:r w:rsidRPr="0023623A">
          <w:rPr>
            <w:rFonts w:ascii="Arial Narrow" w:hAnsi="Arial Narrow" w:cstheme="minorHAnsi"/>
            <w:sz w:val="21"/>
            <w:szCs w:val="21"/>
          </w:rPr>
          <w:t xml:space="preserve">he </w:t>
        </w:r>
        <w:r>
          <w:rPr>
            <w:rFonts w:ascii="Arial Narrow" w:hAnsi="Arial Narrow" w:cstheme="minorHAnsi"/>
            <w:sz w:val="21"/>
            <w:szCs w:val="21"/>
          </w:rPr>
          <w:t>Vendor</w:t>
        </w:r>
        <w:r w:rsidRPr="0023623A">
          <w:rPr>
            <w:rFonts w:ascii="Arial Narrow" w:hAnsi="Arial Narrow" w:cstheme="minorHAnsi"/>
            <w:sz w:val="21"/>
            <w:szCs w:val="21"/>
          </w:rPr>
          <w:t>'s total aggregate liability</w:t>
        </w:r>
        <w:r>
          <w:rPr>
            <w:rFonts w:ascii="Arial Narrow" w:hAnsi="Arial Narrow" w:cstheme="minorHAnsi"/>
            <w:sz w:val="21"/>
            <w:szCs w:val="21"/>
          </w:rPr>
          <w:t xml:space="preserve"> </w:t>
        </w:r>
      </w:ins>
      <w:ins w:id="151" w:author="David Sant" w:date="2025-12-05T10:48:00Z" w16du:dateUtc="2025-12-05T10:48:00Z">
        <w:r w:rsidR="0023623A" w:rsidRPr="0023623A">
          <w:rPr>
            <w:rFonts w:ascii="Arial Narrow" w:hAnsi="Arial Narrow" w:cstheme="minorHAnsi"/>
            <w:sz w:val="21"/>
            <w:szCs w:val="21"/>
          </w:rPr>
          <w:t xml:space="preserve">arising in connection with the performance or contemplated performance of this Agreement shall be limited to the total </w:t>
        </w:r>
      </w:ins>
      <w:ins w:id="152" w:author="David Sant" w:date="2025-12-05T10:56:00Z" w16du:dateUtc="2025-12-05T10:56:00Z">
        <w:r>
          <w:rPr>
            <w:rFonts w:ascii="Arial Narrow" w:hAnsi="Arial Narrow" w:cstheme="minorHAnsi"/>
            <w:sz w:val="21"/>
            <w:szCs w:val="21"/>
          </w:rPr>
          <w:t>f</w:t>
        </w:r>
      </w:ins>
      <w:ins w:id="153" w:author="David Sant" w:date="2025-12-05T10:48:00Z" w16du:dateUtc="2025-12-05T10:48:00Z">
        <w:r w:rsidR="0023623A" w:rsidRPr="0023623A">
          <w:rPr>
            <w:rFonts w:ascii="Arial Narrow" w:hAnsi="Arial Narrow" w:cstheme="minorHAnsi"/>
            <w:sz w:val="21"/>
            <w:szCs w:val="21"/>
          </w:rPr>
          <w:t xml:space="preserve">ees paid </w:t>
        </w:r>
      </w:ins>
      <w:ins w:id="154" w:author="David Sant" w:date="2025-12-05T10:54:00Z" w16du:dateUtc="2025-12-05T10:54:00Z">
        <w:r>
          <w:rPr>
            <w:rFonts w:ascii="Arial Narrow" w:hAnsi="Arial Narrow" w:cstheme="minorHAnsi"/>
            <w:sz w:val="21"/>
            <w:szCs w:val="21"/>
          </w:rPr>
          <w:t>under the Agreement</w:t>
        </w:r>
      </w:ins>
      <w:ins w:id="155" w:author="David Sant" w:date="2025-12-05T10:48:00Z" w16du:dateUtc="2025-12-05T10:48:00Z">
        <w:r w:rsidR="0023623A" w:rsidRPr="0023623A">
          <w:rPr>
            <w:rFonts w:ascii="Arial Narrow" w:hAnsi="Arial Narrow" w:cstheme="minorHAnsi"/>
            <w:sz w:val="21"/>
            <w:szCs w:val="21"/>
          </w:rPr>
          <w:t>.</w:t>
        </w:r>
      </w:ins>
      <w:commentRangeEnd w:id="143"/>
      <w:ins w:id="156" w:author="David Sant" w:date="2025-12-05T10:57:00Z" w16du:dateUtc="2025-12-05T10:57:00Z">
        <w:r>
          <w:rPr>
            <w:rStyle w:val="CommentReference"/>
            <w:rFonts w:cs="Times New Roman"/>
            <w:bCs w:val="0"/>
            <w:iCs w:val="0"/>
          </w:rPr>
          <w:commentReference w:id="143"/>
        </w:r>
      </w:ins>
    </w:p>
    <w:p w14:paraId="034A1500" w14:textId="77777777" w:rsidR="0023623A" w:rsidRPr="0023623A" w:rsidRDefault="0023623A" w:rsidP="00F7263C">
      <w:pPr>
        <w:pStyle w:val="Heading1"/>
        <w:numPr>
          <w:ilvl w:val="0"/>
          <w:numId w:val="0"/>
        </w:numPr>
        <w:spacing w:after="100"/>
        <w:ind w:left="270"/>
        <w:jc w:val="both"/>
        <w:rPr>
          <w:ins w:id="157" w:author="David Sant" w:date="2025-12-05T10:48:00Z" w16du:dateUtc="2025-12-05T10:48:00Z"/>
          <w:rFonts w:ascii="Arial Narrow" w:hAnsi="Arial Narrow" w:cstheme="minorHAnsi"/>
          <w:b w:val="0"/>
          <w:sz w:val="21"/>
          <w:szCs w:val="21"/>
          <w:rPrChange w:id="158" w:author="David Sant" w:date="2025-12-05T10:48:00Z" w16du:dateUtc="2025-12-05T10:48:00Z">
            <w:rPr>
              <w:ins w:id="159" w:author="David Sant" w:date="2025-12-05T10:48:00Z" w16du:dateUtc="2025-12-05T10:48:00Z"/>
              <w:rFonts w:ascii="Arial Narrow" w:hAnsi="Arial Narrow" w:cstheme="minorHAnsi"/>
              <w:sz w:val="21"/>
              <w:szCs w:val="21"/>
            </w:rPr>
          </w:rPrChange>
        </w:rPr>
        <w:pPrChange w:id="160" w:author="David Sant" w:date="2025-12-05T10:57:00Z" w16du:dateUtc="2025-12-05T10:57:00Z">
          <w:pPr>
            <w:pStyle w:val="Heading1"/>
            <w:tabs>
              <w:tab w:val="clear" w:pos="630"/>
              <w:tab w:val="num" w:pos="720"/>
            </w:tabs>
            <w:spacing w:after="100"/>
            <w:ind w:left="0" w:firstLine="270"/>
            <w:jc w:val="both"/>
          </w:pPr>
        </w:pPrChange>
      </w:pPr>
    </w:p>
    <w:p w14:paraId="705E85B1" w14:textId="24023222"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r w:rsidRPr="00F50A54">
        <w:rPr>
          <w:rFonts w:ascii="Arial Narrow" w:hAnsi="Arial Narrow" w:cstheme="minorHAnsi"/>
          <w:sz w:val="21"/>
          <w:szCs w:val="21"/>
        </w:rPr>
        <w:t>INSURANCE</w:t>
      </w:r>
      <w:bookmarkEnd w:id="77"/>
      <w:bookmarkEnd w:id="78"/>
      <w:r w:rsidRPr="00F50A54">
        <w:rPr>
          <w:rFonts w:ascii="Arial Narrow" w:hAnsi="Arial Narrow" w:cstheme="minorHAnsi"/>
          <w:sz w:val="21"/>
          <w:szCs w:val="21"/>
        </w:rPr>
        <w:t xml:space="preserve">. </w:t>
      </w:r>
      <w:r>
        <w:rPr>
          <w:rFonts w:ascii="Arial Narrow" w:hAnsi="Arial Narrow" w:cstheme="minorHAnsi"/>
          <w:b w:val="0"/>
          <w:sz w:val="21"/>
          <w:szCs w:val="21"/>
          <w:shd w:val="clear" w:color="auto" w:fill="FFFFFF"/>
        </w:rPr>
        <w:t xml:space="preserve">Vendor shall maintain with financially </w:t>
      </w:r>
      <w:r w:rsidRPr="00F50A54">
        <w:rPr>
          <w:rFonts w:ascii="Arial Narrow" w:hAnsi="Arial Narrow" w:cstheme="minorHAnsi"/>
          <w:b w:val="0"/>
          <w:sz w:val="21"/>
          <w:szCs w:val="21"/>
          <w:shd w:val="clear" w:color="auto" w:fill="FFFFFF"/>
        </w:rPr>
        <w:t xml:space="preserve">sound and reputable insurance companies, insurance with respect to its business and </w:t>
      </w:r>
      <w:r>
        <w:rPr>
          <w:rFonts w:ascii="Arial Narrow" w:hAnsi="Arial Narrow" w:cstheme="minorHAnsi"/>
          <w:b w:val="0"/>
          <w:sz w:val="21"/>
          <w:szCs w:val="21"/>
          <w:shd w:val="clear" w:color="auto" w:fill="FFFFFF"/>
        </w:rPr>
        <w:t>Vendor IP</w:t>
      </w:r>
      <w:r w:rsidRPr="00F50A54">
        <w:rPr>
          <w:rFonts w:ascii="Arial Narrow" w:hAnsi="Arial Narrow" w:cstheme="minorHAnsi"/>
          <w:b w:val="0"/>
          <w:sz w:val="21"/>
          <w:szCs w:val="21"/>
          <w:shd w:val="clear" w:color="auto" w:fill="FFFFFF"/>
        </w:rPr>
        <w:t xml:space="preserve"> against loss or damage of the kinds customarily insured against by entities engaged in the same or similar business, of such types and in such amounts as are customarily carried under similar circumstances by such entities</w:t>
      </w:r>
      <w:r w:rsidRPr="00F50A54">
        <w:rPr>
          <w:rFonts w:ascii="Arial Narrow" w:hAnsi="Arial Narrow" w:cstheme="minorHAnsi"/>
          <w:b w:val="0"/>
          <w:sz w:val="21"/>
          <w:szCs w:val="21"/>
        </w:rPr>
        <w:t>.</w:t>
      </w:r>
      <w:bookmarkStart w:id="161" w:name="_Ref29288783"/>
      <w:bookmarkEnd w:id="79"/>
      <w:r w:rsidRPr="00F50A54">
        <w:rPr>
          <w:rFonts w:ascii="Arial Narrow" w:hAnsi="Arial Narrow" w:cstheme="minorHAnsi"/>
          <w:b w:val="0"/>
          <w:sz w:val="21"/>
          <w:szCs w:val="21"/>
        </w:rPr>
        <w:t xml:space="preserve">  </w:t>
      </w:r>
    </w:p>
    <w:p w14:paraId="753BC0CC"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62" w:name="_Ref383770558"/>
      <w:r w:rsidRPr="00F50A54">
        <w:rPr>
          <w:rFonts w:ascii="Arial Narrow" w:hAnsi="Arial Narrow" w:cstheme="minorHAnsi"/>
          <w:sz w:val="21"/>
          <w:szCs w:val="21"/>
        </w:rPr>
        <w:t>MISCELLANEOUS</w:t>
      </w:r>
      <w:bookmarkStart w:id="163" w:name="_Ref27210781"/>
      <w:bookmarkEnd w:id="161"/>
      <w:bookmarkEnd w:id="162"/>
    </w:p>
    <w:p w14:paraId="106048B9" w14:textId="2F67FBD9"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164" w:name="_Ref37561786"/>
      <w:bookmarkStart w:id="165" w:name="_Toc15452462"/>
      <w:bookmarkEnd w:id="163"/>
      <w:r w:rsidRPr="00F50A54">
        <w:rPr>
          <w:rFonts w:ascii="Arial Narrow" w:hAnsi="Arial Narrow" w:cstheme="minorHAnsi"/>
          <w:b/>
          <w:sz w:val="21"/>
          <w:szCs w:val="21"/>
        </w:rPr>
        <w:t xml:space="preserve">Entire </w:t>
      </w:r>
      <w:r>
        <w:rPr>
          <w:rFonts w:ascii="Arial Narrow" w:hAnsi="Arial Narrow" w:cstheme="minorHAnsi"/>
          <w:b/>
          <w:sz w:val="21"/>
          <w:szCs w:val="21"/>
        </w:rPr>
        <w:t>Trial</w:t>
      </w:r>
      <w:r w:rsidRPr="00F50A54">
        <w:rPr>
          <w:rFonts w:ascii="Arial Narrow" w:hAnsi="Arial Narrow" w:cstheme="minorHAnsi"/>
          <w:b/>
          <w:sz w:val="21"/>
          <w:szCs w:val="21"/>
        </w:rPr>
        <w:t>; Amendment; Waiver; Severability</w:t>
      </w:r>
      <w:r w:rsidRPr="00F50A54">
        <w:rPr>
          <w:rFonts w:ascii="Arial Narrow" w:hAnsi="Arial Narrow" w:cstheme="minorHAnsi"/>
          <w:sz w:val="21"/>
          <w:szCs w:val="21"/>
        </w:rPr>
        <w:t xml:space="preserve">.  This </w:t>
      </w:r>
      <w:r>
        <w:rPr>
          <w:rFonts w:ascii="Arial Narrow" w:hAnsi="Arial Narrow" w:cstheme="minorHAnsi"/>
          <w:sz w:val="21"/>
          <w:szCs w:val="21"/>
        </w:rPr>
        <w:t>Trial</w:t>
      </w:r>
      <w:r w:rsidRPr="00F50A54">
        <w:rPr>
          <w:rFonts w:ascii="Arial Narrow" w:hAnsi="Arial Narrow" w:cstheme="minorHAnsi"/>
          <w:sz w:val="21"/>
          <w:szCs w:val="21"/>
        </w:rPr>
        <w:t xml:space="preserve"> (together with the incorporated exhibits) sets forth the entire agreement of the </w:t>
      </w:r>
      <w:r>
        <w:rPr>
          <w:rFonts w:ascii="Arial Narrow" w:hAnsi="Arial Narrow" w:cstheme="minorHAnsi"/>
          <w:sz w:val="21"/>
          <w:szCs w:val="21"/>
        </w:rPr>
        <w:t>P</w:t>
      </w:r>
      <w:r w:rsidRPr="00F50A54">
        <w:rPr>
          <w:rFonts w:ascii="Arial Narrow" w:hAnsi="Arial Narrow" w:cstheme="minorHAnsi"/>
          <w:sz w:val="21"/>
          <w:szCs w:val="21"/>
        </w:rPr>
        <w:t xml:space="preserve">arties with respect to the subject matter of this </w:t>
      </w:r>
      <w:r>
        <w:rPr>
          <w:rFonts w:ascii="Arial Narrow" w:hAnsi="Arial Narrow" w:cstheme="minorHAnsi"/>
          <w:sz w:val="21"/>
          <w:szCs w:val="21"/>
        </w:rPr>
        <w:t>Trial</w:t>
      </w:r>
      <w:r w:rsidRPr="00F50A54">
        <w:rPr>
          <w:rFonts w:ascii="Arial Narrow" w:hAnsi="Arial Narrow" w:cstheme="minorHAnsi"/>
          <w:sz w:val="21"/>
          <w:szCs w:val="21"/>
        </w:rPr>
        <w:t xml:space="preserve"> and supersedes any and all prior proposals, agreements, understandings, and contemporaneous discussions, whether oral or written, between the </w:t>
      </w:r>
      <w:r>
        <w:rPr>
          <w:rFonts w:ascii="Arial Narrow" w:hAnsi="Arial Narrow" w:cstheme="minorHAnsi"/>
          <w:sz w:val="21"/>
          <w:szCs w:val="21"/>
        </w:rPr>
        <w:t>P</w:t>
      </w:r>
      <w:r w:rsidRPr="00F50A54">
        <w:rPr>
          <w:rFonts w:ascii="Arial Narrow" w:hAnsi="Arial Narrow" w:cstheme="minorHAnsi"/>
          <w:sz w:val="21"/>
          <w:szCs w:val="21"/>
        </w:rPr>
        <w:t xml:space="preserve">arties with respect to the subject matter of this </w:t>
      </w:r>
      <w:r>
        <w:rPr>
          <w:rFonts w:ascii="Arial Narrow" w:hAnsi="Arial Narrow" w:cstheme="minorHAnsi"/>
          <w:sz w:val="21"/>
          <w:szCs w:val="21"/>
        </w:rPr>
        <w:t>Trial</w:t>
      </w:r>
      <w:bookmarkEnd w:id="164"/>
      <w:r w:rsidR="00083C8B">
        <w:rPr>
          <w:rFonts w:ascii="Arial Narrow" w:hAnsi="Arial Narrow" w:cstheme="minorHAnsi"/>
          <w:sz w:val="21"/>
          <w:szCs w:val="21"/>
        </w:rPr>
        <w:t>,</w:t>
      </w:r>
      <w:r w:rsidRPr="00F50A54">
        <w:rPr>
          <w:rFonts w:ascii="Arial Narrow" w:hAnsi="Arial Narrow" w:cstheme="minorHAnsi"/>
          <w:sz w:val="21"/>
          <w:szCs w:val="21"/>
        </w:rPr>
        <w:t xml:space="preserve"> </w:t>
      </w:r>
      <w:r w:rsidRPr="00083C8B">
        <w:rPr>
          <w:rFonts w:ascii="Arial Narrow" w:hAnsi="Arial Narrow" w:cstheme="minorHAnsi"/>
          <w:sz w:val="21"/>
          <w:szCs w:val="21"/>
        </w:rPr>
        <w:t>excluding NDA</w:t>
      </w:r>
      <w:r w:rsidRPr="00F50A54">
        <w:rPr>
          <w:rFonts w:ascii="Arial Narrow" w:hAnsi="Arial Narrow" w:cstheme="minorHAnsi"/>
          <w:sz w:val="21"/>
          <w:szCs w:val="21"/>
        </w:rPr>
        <w:t xml:space="preserve">. No terms and conditions contained in any “click-wrap” license or similar electronic notification shall be of force or effect.  No waiver of any of the provisions of this </w:t>
      </w:r>
      <w:r>
        <w:rPr>
          <w:rFonts w:ascii="Arial Narrow" w:hAnsi="Arial Narrow" w:cstheme="minorHAnsi"/>
          <w:sz w:val="21"/>
          <w:szCs w:val="21"/>
        </w:rPr>
        <w:t>Trial</w:t>
      </w:r>
      <w:r w:rsidRPr="00F50A54">
        <w:rPr>
          <w:rFonts w:ascii="Arial Narrow" w:hAnsi="Arial Narrow" w:cstheme="minorHAnsi"/>
          <w:sz w:val="21"/>
          <w:szCs w:val="21"/>
        </w:rPr>
        <w:t xml:space="preserve"> shall constitute a waiver of any other provision (whether or not similar) nor shall such waiver constitute a continuing waiver unless otherwise expressly provided.  If any portion of this </w:t>
      </w:r>
      <w:r>
        <w:rPr>
          <w:rFonts w:ascii="Arial Narrow" w:hAnsi="Arial Narrow" w:cstheme="minorHAnsi"/>
          <w:sz w:val="21"/>
          <w:szCs w:val="21"/>
        </w:rPr>
        <w:t>Trial</w:t>
      </w:r>
      <w:r w:rsidRPr="00F50A54">
        <w:rPr>
          <w:rFonts w:ascii="Arial Narrow" w:hAnsi="Arial Narrow" w:cstheme="minorHAnsi"/>
          <w:sz w:val="21"/>
          <w:szCs w:val="21"/>
        </w:rPr>
        <w:t xml:space="preserve"> is held invalid or unenforceable, that portion will be construed consistent with Applicable Law as nearly as possible to reflect the original intentions of the </w:t>
      </w:r>
      <w:r>
        <w:rPr>
          <w:rFonts w:ascii="Arial Narrow" w:hAnsi="Arial Narrow" w:cstheme="minorHAnsi"/>
          <w:sz w:val="21"/>
          <w:szCs w:val="21"/>
        </w:rPr>
        <w:t>Parties</w:t>
      </w:r>
      <w:r w:rsidRPr="00F50A54">
        <w:rPr>
          <w:rFonts w:ascii="Arial Narrow" w:hAnsi="Arial Narrow" w:cstheme="minorHAnsi"/>
          <w:sz w:val="21"/>
          <w:szCs w:val="21"/>
        </w:rPr>
        <w:t xml:space="preserve"> and, provided that the fundamental terms and conditions of this </w:t>
      </w:r>
      <w:r>
        <w:rPr>
          <w:rFonts w:ascii="Arial Narrow" w:hAnsi="Arial Narrow" w:cstheme="minorHAnsi"/>
          <w:sz w:val="21"/>
          <w:szCs w:val="21"/>
        </w:rPr>
        <w:t>Trial</w:t>
      </w:r>
      <w:r w:rsidRPr="00F50A54">
        <w:rPr>
          <w:rFonts w:ascii="Arial Narrow" w:hAnsi="Arial Narrow" w:cstheme="minorHAnsi"/>
          <w:sz w:val="21"/>
          <w:szCs w:val="21"/>
        </w:rPr>
        <w:t xml:space="preserve"> remain legal and enforceable, the remaining portions will remain in full force and effect.</w:t>
      </w:r>
    </w:p>
    <w:p w14:paraId="58D2A95D"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166" w:name="_Toc15452463"/>
      <w:bookmarkStart w:id="167" w:name="_Ref305500872"/>
      <w:bookmarkEnd w:id="165"/>
      <w:commentRangeStart w:id="168"/>
      <w:r w:rsidRPr="00F50A54">
        <w:rPr>
          <w:rFonts w:ascii="Arial Narrow" w:hAnsi="Arial Narrow" w:cstheme="minorHAnsi"/>
          <w:b/>
          <w:sz w:val="21"/>
          <w:szCs w:val="21"/>
        </w:rPr>
        <w:t>No Publicity</w:t>
      </w:r>
      <w:r w:rsidRPr="00F50A54">
        <w:rPr>
          <w:rFonts w:ascii="Arial Narrow" w:hAnsi="Arial Narrow" w:cstheme="minorHAnsi"/>
          <w:sz w:val="21"/>
          <w:szCs w:val="21"/>
        </w:rPr>
        <w:t>.</w:t>
      </w:r>
      <w:bookmarkEnd w:id="166"/>
      <w:r w:rsidRPr="00F50A54">
        <w:rPr>
          <w:rFonts w:ascii="Arial Narrow" w:hAnsi="Arial Narrow" w:cstheme="minorHAnsi"/>
          <w:sz w:val="21"/>
          <w:szCs w:val="21"/>
        </w:rPr>
        <w:t xml:space="preserve">  Each </w:t>
      </w:r>
      <w:r>
        <w:rPr>
          <w:rFonts w:ascii="Arial Narrow" w:hAnsi="Arial Narrow" w:cstheme="minorHAnsi"/>
          <w:sz w:val="21"/>
          <w:szCs w:val="21"/>
        </w:rPr>
        <w:t>P</w:t>
      </w:r>
      <w:r w:rsidRPr="00F50A54">
        <w:rPr>
          <w:rFonts w:ascii="Arial Narrow" w:hAnsi="Arial Narrow" w:cstheme="minorHAnsi"/>
          <w:sz w:val="21"/>
          <w:szCs w:val="21"/>
        </w:rPr>
        <w:t xml:space="preserve">arty agrees that it will not, without the prior written consent of the other </w:t>
      </w:r>
      <w:r>
        <w:rPr>
          <w:rFonts w:ascii="Arial Narrow" w:hAnsi="Arial Narrow" w:cstheme="minorHAnsi"/>
          <w:sz w:val="21"/>
          <w:szCs w:val="21"/>
        </w:rPr>
        <w:t>Party</w:t>
      </w:r>
      <w:r w:rsidRPr="00F50A54">
        <w:rPr>
          <w:rFonts w:ascii="Arial Narrow" w:hAnsi="Arial Narrow" w:cstheme="minorHAnsi"/>
          <w:sz w:val="21"/>
          <w:szCs w:val="21"/>
        </w:rPr>
        <w:t xml:space="preserve"> use </w:t>
      </w:r>
      <w:r>
        <w:rPr>
          <w:rFonts w:ascii="Arial Narrow" w:hAnsi="Arial Narrow" w:cstheme="minorHAnsi"/>
          <w:sz w:val="21"/>
          <w:szCs w:val="21"/>
        </w:rPr>
        <w:t xml:space="preserve">the other Party’s name or trademark in </w:t>
      </w:r>
      <w:r w:rsidRPr="00F50A54">
        <w:rPr>
          <w:rFonts w:ascii="Arial Narrow" w:hAnsi="Arial Narrow" w:cstheme="minorHAnsi"/>
          <w:sz w:val="21"/>
          <w:szCs w:val="21"/>
        </w:rPr>
        <w:t>a press release or for the purposes of advertising publicity</w:t>
      </w:r>
      <w:r>
        <w:rPr>
          <w:rFonts w:ascii="Arial Narrow" w:hAnsi="Arial Narrow" w:cstheme="minorHAnsi"/>
          <w:sz w:val="21"/>
          <w:szCs w:val="21"/>
        </w:rPr>
        <w:t xml:space="preserve"> or other public announcement</w:t>
      </w:r>
      <w:bookmarkStart w:id="169" w:name="_Toc15452464"/>
      <w:r w:rsidRPr="00F50A54">
        <w:rPr>
          <w:rFonts w:ascii="Arial Narrow" w:hAnsi="Arial Narrow" w:cstheme="minorHAnsi"/>
          <w:sz w:val="21"/>
          <w:szCs w:val="21"/>
        </w:rPr>
        <w:t>.</w:t>
      </w:r>
      <w:bookmarkEnd w:id="167"/>
      <w:commentRangeEnd w:id="168"/>
      <w:r w:rsidR="008F3D00">
        <w:rPr>
          <w:rStyle w:val="CommentReference"/>
          <w:rFonts w:cs="Times New Roman"/>
          <w:bCs w:val="0"/>
          <w:iCs w:val="0"/>
        </w:rPr>
        <w:commentReference w:id="168"/>
      </w:r>
    </w:p>
    <w:p w14:paraId="24B82B8E"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170" w:name="_Toc15452453"/>
      <w:bookmarkEnd w:id="169"/>
      <w:r w:rsidRPr="00F50A54">
        <w:rPr>
          <w:rFonts w:ascii="Arial Narrow" w:hAnsi="Arial Narrow" w:cstheme="minorHAnsi"/>
          <w:b/>
          <w:sz w:val="21"/>
          <w:szCs w:val="21"/>
        </w:rPr>
        <w:lastRenderedPageBreak/>
        <w:t>Governing Law.</w:t>
      </w:r>
      <w:bookmarkEnd w:id="170"/>
      <w:r w:rsidRPr="00F50A54">
        <w:rPr>
          <w:rFonts w:ascii="Arial Narrow" w:hAnsi="Arial Narrow" w:cstheme="minorHAnsi"/>
          <w:sz w:val="21"/>
          <w:szCs w:val="21"/>
        </w:rPr>
        <w:t xml:space="preserve">  </w:t>
      </w:r>
      <w:r>
        <w:rPr>
          <w:rFonts w:ascii="Arial Narrow" w:hAnsi="Arial Narrow" w:cstheme="minorHAnsi"/>
          <w:sz w:val="21"/>
          <w:szCs w:val="21"/>
        </w:rPr>
        <w:t>T</w:t>
      </w:r>
      <w:r w:rsidRPr="00F50A54">
        <w:rPr>
          <w:rFonts w:ascii="Arial Narrow" w:hAnsi="Arial Narrow" w:cstheme="minorHAnsi"/>
          <w:sz w:val="21"/>
          <w:szCs w:val="21"/>
        </w:rPr>
        <w:t xml:space="preserve">he validity, interpretation and performance of this </w:t>
      </w:r>
      <w:r>
        <w:rPr>
          <w:rFonts w:ascii="Arial Narrow" w:hAnsi="Arial Narrow" w:cstheme="minorHAnsi"/>
          <w:sz w:val="21"/>
          <w:szCs w:val="21"/>
        </w:rPr>
        <w:t>Trial</w:t>
      </w:r>
      <w:r w:rsidRPr="00F50A54">
        <w:rPr>
          <w:rFonts w:ascii="Arial Narrow" w:hAnsi="Arial Narrow" w:cstheme="minorHAnsi"/>
          <w:sz w:val="21"/>
          <w:szCs w:val="21"/>
        </w:rPr>
        <w:t xml:space="preserve"> shall be governed by and decided in </w:t>
      </w:r>
      <w:commentRangeStart w:id="171"/>
      <w:r w:rsidRPr="00F50A54">
        <w:rPr>
          <w:rFonts w:ascii="Arial Narrow" w:hAnsi="Arial Narrow" w:cstheme="minorHAnsi"/>
          <w:sz w:val="21"/>
          <w:szCs w:val="21"/>
        </w:rPr>
        <w:t xml:space="preserve">accordance with the laws of the State of New York, without regard to any conflicts of laws and principles thereof. </w:t>
      </w:r>
      <w:bookmarkStart w:id="172" w:name="_Ref27195688"/>
      <w:r w:rsidRPr="00F50A54">
        <w:rPr>
          <w:rFonts w:ascii="Arial Narrow" w:hAnsi="Arial Narrow" w:cstheme="minorHAnsi"/>
          <w:sz w:val="21"/>
          <w:szCs w:val="21"/>
        </w:rPr>
        <w:t xml:space="preserve">The </w:t>
      </w:r>
      <w:r>
        <w:rPr>
          <w:rFonts w:ascii="Arial Narrow" w:hAnsi="Arial Narrow" w:cstheme="minorHAnsi"/>
          <w:sz w:val="21"/>
          <w:szCs w:val="21"/>
        </w:rPr>
        <w:t>Parties</w:t>
      </w:r>
      <w:r w:rsidRPr="00F50A54">
        <w:rPr>
          <w:rFonts w:ascii="Arial Narrow" w:hAnsi="Arial Narrow" w:cstheme="minorHAnsi"/>
          <w:sz w:val="21"/>
          <w:szCs w:val="21"/>
        </w:rPr>
        <w:t xml:space="preserve"> hereby submit and consent to the exclusive jurisdiction of any state or federal court located within the County of New York, </w:t>
      </w:r>
      <w:commentRangeEnd w:id="171"/>
      <w:r w:rsidR="008F3D00">
        <w:rPr>
          <w:rStyle w:val="CommentReference"/>
          <w:rFonts w:cs="Times New Roman"/>
          <w:bCs w:val="0"/>
          <w:iCs w:val="0"/>
        </w:rPr>
        <w:commentReference w:id="171"/>
      </w:r>
      <w:r w:rsidRPr="00F50A54">
        <w:rPr>
          <w:rFonts w:ascii="Arial Narrow" w:hAnsi="Arial Narrow" w:cstheme="minorHAnsi"/>
          <w:sz w:val="21"/>
          <w:szCs w:val="21"/>
        </w:rPr>
        <w:t xml:space="preserve">in the State of New York, and agree that all actions or proceedings relating to this </w:t>
      </w:r>
      <w:r>
        <w:rPr>
          <w:rFonts w:ascii="Arial Narrow" w:hAnsi="Arial Narrow" w:cstheme="minorHAnsi"/>
          <w:sz w:val="21"/>
          <w:szCs w:val="21"/>
        </w:rPr>
        <w:t>Trial</w:t>
      </w:r>
      <w:r w:rsidRPr="00F50A54">
        <w:rPr>
          <w:rFonts w:ascii="Arial Narrow" w:hAnsi="Arial Narrow" w:cstheme="minorHAnsi"/>
          <w:sz w:val="21"/>
          <w:szCs w:val="21"/>
        </w:rPr>
        <w:t xml:space="preserve"> shall be litigated in such courts, and each of the </w:t>
      </w:r>
      <w:r>
        <w:rPr>
          <w:rFonts w:ascii="Arial Narrow" w:hAnsi="Arial Narrow" w:cstheme="minorHAnsi"/>
          <w:sz w:val="21"/>
          <w:szCs w:val="21"/>
        </w:rPr>
        <w:t>P</w:t>
      </w:r>
      <w:r w:rsidRPr="00F50A54">
        <w:rPr>
          <w:rFonts w:ascii="Arial Narrow" w:hAnsi="Arial Narrow" w:cstheme="minorHAnsi"/>
          <w:sz w:val="21"/>
          <w:szCs w:val="21"/>
        </w:rPr>
        <w:t>arties waives any objection which it may have based on improper venue or forum non conveniens.</w:t>
      </w:r>
      <w:bookmarkEnd w:id="172"/>
    </w:p>
    <w:p w14:paraId="486BA719"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r w:rsidRPr="00117512">
        <w:rPr>
          <w:rFonts w:ascii="Arial Narrow" w:hAnsi="Arial Narrow" w:cstheme="minorHAnsi"/>
          <w:b/>
          <w:sz w:val="21"/>
          <w:szCs w:val="21"/>
        </w:rPr>
        <w:t>No Future Obligations</w:t>
      </w:r>
      <w:r w:rsidRPr="00F50A54">
        <w:rPr>
          <w:rFonts w:ascii="Arial Narrow" w:hAnsi="Arial Narrow" w:cstheme="minorHAnsi"/>
          <w:b/>
          <w:sz w:val="21"/>
          <w:szCs w:val="21"/>
        </w:rPr>
        <w:t>; No Exclusivity</w:t>
      </w:r>
      <w:r w:rsidRPr="00F50A54">
        <w:rPr>
          <w:rFonts w:ascii="Arial Narrow" w:hAnsi="Arial Narrow" w:cstheme="minorHAnsi"/>
          <w:sz w:val="21"/>
          <w:szCs w:val="21"/>
        </w:rPr>
        <w:t xml:space="preserve">.  </w:t>
      </w:r>
      <w:r>
        <w:rPr>
          <w:rFonts w:ascii="Arial Narrow" w:hAnsi="Arial Narrow" w:cstheme="minorHAnsi"/>
          <w:sz w:val="21"/>
          <w:szCs w:val="21"/>
        </w:rPr>
        <w:t>Company</w:t>
      </w:r>
      <w:r w:rsidRPr="00F50A54">
        <w:rPr>
          <w:rFonts w:ascii="Arial Narrow" w:hAnsi="Arial Narrow" w:cstheme="minorHAnsi"/>
          <w:sz w:val="21"/>
          <w:szCs w:val="21"/>
        </w:rPr>
        <w:t xml:space="preserve"> is</w:t>
      </w:r>
      <w:r>
        <w:rPr>
          <w:rFonts w:ascii="Arial Narrow" w:hAnsi="Arial Narrow" w:cstheme="minorHAnsi"/>
          <w:sz w:val="21"/>
          <w:szCs w:val="21"/>
        </w:rPr>
        <w:t xml:space="preserve"> not</w:t>
      </w:r>
      <w:r w:rsidRPr="00F50A54">
        <w:rPr>
          <w:rFonts w:ascii="Arial Narrow" w:hAnsi="Arial Narrow" w:cstheme="minorHAnsi"/>
          <w:sz w:val="21"/>
          <w:szCs w:val="21"/>
        </w:rPr>
        <w:t xml:space="preserve"> under any obligation to acquire any products or services from Vendor and this </w:t>
      </w:r>
      <w:r>
        <w:rPr>
          <w:rFonts w:ascii="Arial Narrow" w:hAnsi="Arial Narrow" w:cstheme="minorHAnsi"/>
          <w:sz w:val="21"/>
          <w:szCs w:val="21"/>
        </w:rPr>
        <w:t>Trial</w:t>
      </w:r>
      <w:r w:rsidRPr="00F50A54">
        <w:rPr>
          <w:rFonts w:ascii="Arial Narrow" w:hAnsi="Arial Narrow" w:cstheme="minorHAnsi"/>
          <w:sz w:val="21"/>
          <w:szCs w:val="21"/>
        </w:rPr>
        <w:t xml:space="preserve"> in no way establishes any exclusive arrangement between Vendor and </w:t>
      </w:r>
      <w:r>
        <w:rPr>
          <w:rFonts w:ascii="Arial Narrow" w:hAnsi="Arial Narrow" w:cstheme="minorHAnsi"/>
          <w:sz w:val="21"/>
          <w:szCs w:val="21"/>
        </w:rPr>
        <w:t>Company</w:t>
      </w:r>
      <w:r w:rsidRPr="00F50A54">
        <w:rPr>
          <w:rFonts w:ascii="Arial Narrow" w:hAnsi="Arial Narrow" w:cstheme="minorHAnsi"/>
          <w:sz w:val="21"/>
          <w:szCs w:val="21"/>
        </w:rPr>
        <w:t>.</w:t>
      </w:r>
    </w:p>
    <w:p w14:paraId="64F652FB" w14:textId="77777777" w:rsidR="00182BB3" w:rsidRPr="003F41E8" w:rsidRDefault="00182BB3" w:rsidP="00182BB3">
      <w:pPr>
        <w:pStyle w:val="Heading2"/>
        <w:spacing w:after="100"/>
        <w:jc w:val="both"/>
        <w:rPr>
          <w:rFonts w:ascii="Arial Narrow" w:hAnsi="Arial Narrow" w:cstheme="minorHAnsi"/>
          <w:sz w:val="21"/>
          <w:szCs w:val="21"/>
        </w:rPr>
      </w:pPr>
      <w:bookmarkStart w:id="173" w:name="_Ref390978965"/>
      <w:r>
        <w:rPr>
          <w:rFonts w:ascii="Arial Narrow" w:hAnsi="Arial Narrow" w:cstheme="minorHAnsi"/>
          <w:b/>
          <w:sz w:val="21"/>
          <w:szCs w:val="21"/>
        </w:rPr>
        <w:t xml:space="preserve">        </w:t>
      </w:r>
      <w:r w:rsidRPr="00F50A54">
        <w:rPr>
          <w:rFonts w:ascii="Arial Narrow" w:hAnsi="Arial Narrow" w:cstheme="minorHAnsi"/>
          <w:b/>
          <w:sz w:val="21"/>
          <w:szCs w:val="21"/>
        </w:rPr>
        <w:t>Vendor as Independent Contractor</w:t>
      </w:r>
      <w:r w:rsidRPr="00F50A54">
        <w:rPr>
          <w:rFonts w:ascii="Arial Narrow" w:hAnsi="Arial Narrow" w:cstheme="minorHAnsi"/>
          <w:sz w:val="21"/>
          <w:szCs w:val="21"/>
        </w:rPr>
        <w:t xml:space="preserve">.  </w:t>
      </w:r>
      <w:bookmarkStart w:id="174" w:name="_Ref27209148"/>
      <w:r w:rsidRPr="00F50A54">
        <w:rPr>
          <w:rFonts w:ascii="Arial Narrow" w:hAnsi="Arial Narrow" w:cstheme="minorHAnsi"/>
          <w:sz w:val="21"/>
          <w:szCs w:val="21"/>
        </w:rPr>
        <w:t xml:space="preserve">It is the express intention of the </w:t>
      </w:r>
      <w:r>
        <w:rPr>
          <w:rFonts w:ascii="Arial Narrow" w:hAnsi="Arial Narrow" w:cstheme="minorHAnsi"/>
          <w:sz w:val="21"/>
          <w:szCs w:val="21"/>
        </w:rPr>
        <w:t>P</w:t>
      </w:r>
      <w:r w:rsidRPr="00F50A54">
        <w:rPr>
          <w:rFonts w:ascii="Arial Narrow" w:hAnsi="Arial Narrow" w:cstheme="minorHAnsi"/>
          <w:sz w:val="21"/>
          <w:szCs w:val="21"/>
        </w:rPr>
        <w:t xml:space="preserve">arties that Vendor is an independent contractor and not an employee, agent, joint venturer or partner of </w:t>
      </w:r>
      <w:r>
        <w:rPr>
          <w:rFonts w:ascii="Arial Narrow" w:hAnsi="Arial Narrow" w:cstheme="minorHAnsi"/>
          <w:sz w:val="21"/>
          <w:szCs w:val="21"/>
        </w:rPr>
        <w:t>Company</w:t>
      </w:r>
      <w:r w:rsidRPr="00F50A54">
        <w:rPr>
          <w:rFonts w:ascii="Arial Narrow" w:hAnsi="Arial Narrow" w:cstheme="minorHAnsi"/>
          <w:sz w:val="21"/>
          <w:szCs w:val="21"/>
        </w:rPr>
        <w:t xml:space="preserve"> or any </w:t>
      </w:r>
      <w:r>
        <w:rPr>
          <w:rFonts w:ascii="Arial Narrow" w:hAnsi="Arial Narrow" w:cstheme="minorHAnsi"/>
          <w:sz w:val="21"/>
          <w:szCs w:val="21"/>
        </w:rPr>
        <w:t>Company</w:t>
      </w:r>
      <w:r w:rsidRPr="00F50A54">
        <w:rPr>
          <w:rFonts w:ascii="Arial Narrow" w:hAnsi="Arial Narrow" w:cstheme="minorHAnsi"/>
          <w:sz w:val="21"/>
          <w:szCs w:val="21"/>
        </w:rPr>
        <w:t xml:space="preserve"> Affiliate</w:t>
      </w:r>
      <w:r w:rsidRPr="003F41E8">
        <w:rPr>
          <w:rFonts w:ascii="Arial Narrow" w:hAnsi="Arial Narrow" w:cstheme="minorHAnsi"/>
          <w:sz w:val="21"/>
          <w:szCs w:val="21"/>
        </w:rPr>
        <w:t>.</w:t>
      </w:r>
      <w:bookmarkEnd w:id="173"/>
      <w:bookmarkEnd w:id="174"/>
    </w:p>
    <w:p w14:paraId="58DA4C69" w14:textId="54E6F92A" w:rsidR="00182BB3" w:rsidRPr="00F50A54" w:rsidRDefault="00182BB3" w:rsidP="00182BB3">
      <w:pPr>
        <w:pStyle w:val="Heading2"/>
        <w:keepNext/>
        <w:spacing w:after="120"/>
        <w:jc w:val="both"/>
        <w:rPr>
          <w:rFonts w:ascii="Arial Narrow" w:hAnsi="Arial Narrow" w:cstheme="minorHAnsi"/>
          <w:color w:val="000000"/>
          <w:sz w:val="21"/>
          <w:szCs w:val="21"/>
        </w:rPr>
        <w:sectPr w:rsidR="00182BB3" w:rsidRPr="00F50A54" w:rsidSect="00182BB3">
          <w:type w:val="continuous"/>
          <w:pgSz w:w="12240" w:h="15840"/>
          <w:pgMar w:top="720" w:right="720" w:bottom="720" w:left="720" w:header="720" w:footer="720" w:gutter="0"/>
          <w:cols w:num="2" w:space="720"/>
          <w:titlePg/>
          <w:docGrid w:linePitch="326"/>
        </w:sectPr>
      </w:pPr>
      <w:r>
        <w:rPr>
          <w:rFonts w:ascii="Arial Narrow" w:hAnsi="Arial Narrow" w:cstheme="minorHAnsi"/>
          <w:b/>
          <w:sz w:val="21"/>
          <w:szCs w:val="21"/>
        </w:rPr>
        <w:t xml:space="preserve">         </w:t>
      </w:r>
      <w:r w:rsidRPr="00F50A54">
        <w:rPr>
          <w:rFonts w:ascii="Arial Narrow" w:hAnsi="Arial Narrow" w:cstheme="minorHAnsi"/>
          <w:b/>
          <w:sz w:val="21"/>
          <w:szCs w:val="21"/>
        </w:rPr>
        <w:t>Exhibits</w:t>
      </w:r>
      <w:r w:rsidRPr="00F50A54">
        <w:rPr>
          <w:rFonts w:ascii="Arial Narrow" w:hAnsi="Arial Narrow" w:cstheme="minorHAnsi"/>
          <w:sz w:val="21"/>
          <w:szCs w:val="21"/>
        </w:rPr>
        <w:t xml:space="preserve">. This </w:t>
      </w:r>
      <w:r>
        <w:rPr>
          <w:rFonts w:ascii="Arial Narrow" w:hAnsi="Arial Narrow" w:cstheme="minorHAnsi"/>
          <w:sz w:val="21"/>
          <w:szCs w:val="21"/>
        </w:rPr>
        <w:t>Trial</w:t>
      </w:r>
      <w:r w:rsidRPr="00F50A54">
        <w:rPr>
          <w:rFonts w:ascii="Arial Narrow" w:hAnsi="Arial Narrow" w:cstheme="minorHAnsi"/>
          <w:sz w:val="21"/>
          <w:szCs w:val="21"/>
        </w:rPr>
        <w:t xml:space="preserve"> includes: Exhibit 1 – Trial Details; Exhibit 2- Confidential Information; Exhibit 3 – </w:t>
      </w:r>
      <w:r>
        <w:rPr>
          <w:rFonts w:ascii="Arial Narrow" w:hAnsi="Arial Narrow" w:cstheme="minorHAnsi"/>
          <w:sz w:val="21"/>
          <w:szCs w:val="21"/>
        </w:rPr>
        <w:t>NBCUniversal</w:t>
      </w:r>
      <w:r w:rsidRPr="00F50A54">
        <w:rPr>
          <w:rFonts w:ascii="Arial Narrow" w:hAnsi="Arial Narrow" w:cstheme="minorHAnsi"/>
          <w:sz w:val="21"/>
          <w:szCs w:val="21"/>
        </w:rPr>
        <w:t xml:space="preserve"> Security Standar</w:t>
      </w:r>
      <w:r w:rsidR="0071715D">
        <w:rPr>
          <w:rFonts w:ascii="Arial Narrow" w:hAnsi="Arial Narrow" w:cstheme="minorHAnsi"/>
          <w:sz w:val="21"/>
          <w:szCs w:val="21"/>
        </w:rPr>
        <w:t>ds.</w:t>
      </w:r>
    </w:p>
    <w:p w14:paraId="49B24132" w14:textId="25695F4E" w:rsidR="00182BB3" w:rsidRPr="00F50A54" w:rsidRDefault="00182BB3" w:rsidP="00182BB3">
      <w:pPr>
        <w:keepNext/>
        <w:spacing w:after="120"/>
        <w:jc w:val="both"/>
        <w:rPr>
          <w:rFonts w:ascii="Arial Narrow" w:hAnsi="Arial Narrow" w:cstheme="minorHAnsi"/>
          <w:sz w:val="21"/>
          <w:szCs w:val="21"/>
        </w:rPr>
      </w:pPr>
      <w:r w:rsidRPr="00F50A54">
        <w:rPr>
          <w:rFonts w:ascii="Arial Narrow" w:hAnsi="Arial Narrow" w:cstheme="minorHAnsi"/>
          <w:color w:val="000000"/>
          <w:sz w:val="21"/>
          <w:szCs w:val="21"/>
        </w:rPr>
        <w:lastRenderedPageBreak/>
        <w:t xml:space="preserve">Each </w:t>
      </w:r>
      <w:r>
        <w:rPr>
          <w:rFonts w:ascii="Arial Narrow" w:hAnsi="Arial Narrow" w:cstheme="minorHAnsi"/>
          <w:color w:val="000000"/>
          <w:sz w:val="21"/>
          <w:szCs w:val="21"/>
        </w:rPr>
        <w:t>Party</w:t>
      </w:r>
      <w:r w:rsidRPr="00F50A54">
        <w:rPr>
          <w:rFonts w:ascii="Arial Narrow" w:hAnsi="Arial Narrow" w:cstheme="minorHAnsi"/>
          <w:color w:val="000000"/>
          <w:sz w:val="21"/>
          <w:szCs w:val="21"/>
        </w:rPr>
        <w:t xml:space="preserve"> is signing this </w:t>
      </w:r>
      <w:r>
        <w:rPr>
          <w:rFonts w:ascii="Arial Narrow" w:hAnsi="Arial Narrow" w:cstheme="minorHAnsi"/>
          <w:color w:val="000000"/>
          <w:sz w:val="21"/>
          <w:szCs w:val="21"/>
        </w:rPr>
        <w:t>Trial</w:t>
      </w:r>
      <w:r w:rsidRPr="00F50A54">
        <w:rPr>
          <w:rFonts w:ascii="Arial Narrow" w:hAnsi="Arial Narrow" w:cstheme="minorHAnsi"/>
          <w:color w:val="000000"/>
          <w:sz w:val="21"/>
          <w:szCs w:val="21"/>
        </w:rPr>
        <w:t xml:space="preserve"> as of the Effective Date:</w:t>
      </w:r>
      <w:r w:rsidR="008856AB">
        <w:rPr>
          <w:rFonts w:ascii="Arial Narrow" w:hAnsi="Arial Narrow" w:cstheme="minorHAnsi"/>
          <w:color w:val="000000"/>
          <w:sz w:val="21"/>
          <w:szCs w:val="21"/>
        </w:rPr>
        <w:t xml:space="preserve"> _____________</w:t>
      </w:r>
    </w:p>
    <w:tbl>
      <w:tblPr>
        <w:tblW w:w="9810" w:type="dxa"/>
        <w:jc w:val="center"/>
        <w:tblLayout w:type="fixed"/>
        <w:tblLook w:val="0000" w:firstRow="0" w:lastRow="0" w:firstColumn="0" w:lastColumn="0" w:noHBand="0" w:noVBand="0"/>
      </w:tblPr>
      <w:tblGrid>
        <w:gridCol w:w="4860"/>
        <w:gridCol w:w="4950"/>
      </w:tblGrid>
      <w:tr w:rsidR="00182BB3" w:rsidRPr="00F50A54" w14:paraId="1DECAEB0" w14:textId="77777777" w:rsidTr="00C5151E">
        <w:trPr>
          <w:jc w:val="center"/>
        </w:trPr>
        <w:tc>
          <w:tcPr>
            <w:tcW w:w="4860" w:type="dxa"/>
          </w:tcPr>
          <w:p w14:paraId="567BE7F7" w14:textId="1E447E50" w:rsidR="00182BB3" w:rsidRPr="00F50A54" w:rsidRDefault="00815474" w:rsidP="00C5151E">
            <w:pPr>
              <w:keepNext/>
              <w:spacing w:after="240"/>
              <w:jc w:val="both"/>
              <w:rPr>
                <w:rFonts w:ascii="Arial Narrow" w:hAnsi="Arial Narrow" w:cstheme="minorHAnsi"/>
                <w:b/>
                <w:bCs/>
                <w:sz w:val="21"/>
                <w:szCs w:val="21"/>
              </w:rPr>
            </w:pPr>
            <w:r>
              <w:rPr>
                <w:rFonts w:ascii="Arial Narrow" w:hAnsi="Arial Narrow" w:cstheme="minorHAnsi"/>
                <w:b/>
                <w:bCs/>
                <w:sz w:val="21"/>
                <w:szCs w:val="21"/>
              </w:rPr>
              <w:t>DIDIMO, INC.</w:t>
            </w:r>
          </w:p>
        </w:tc>
        <w:tc>
          <w:tcPr>
            <w:tcW w:w="4950" w:type="dxa"/>
          </w:tcPr>
          <w:p w14:paraId="6A7ECF89" w14:textId="77777777" w:rsidR="00182BB3" w:rsidRPr="00F50A54" w:rsidRDefault="00182BB3" w:rsidP="00C5151E">
            <w:pPr>
              <w:keepNext/>
              <w:suppressAutoHyphens/>
              <w:ind w:firstLine="252"/>
              <w:jc w:val="both"/>
              <w:rPr>
                <w:rFonts w:ascii="Arial Narrow" w:hAnsi="Arial Narrow" w:cstheme="minorHAnsi"/>
                <w:b/>
                <w:bCs/>
                <w:sz w:val="21"/>
                <w:szCs w:val="21"/>
              </w:rPr>
            </w:pPr>
            <w:r w:rsidRPr="00F50A54">
              <w:rPr>
                <w:rFonts w:ascii="Arial Narrow" w:hAnsi="Arial Narrow" w:cstheme="minorHAnsi"/>
                <w:b/>
                <w:bCs/>
                <w:sz w:val="21"/>
                <w:szCs w:val="21"/>
              </w:rPr>
              <w:t>NBCUNIVERSAL MEDIA, LLC</w:t>
            </w:r>
          </w:p>
        </w:tc>
      </w:tr>
      <w:tr w:rsidR="00182BB3" w:rsidRPr="00F50A54" w14:paraId="42692A78" w14:textId="77777777" w:rsidTr="00C5151E">
        <w:trPr>
          <w:jc w:val="center"/>
        </w:trPr>
        <w:tc>
          <w:tcPr>
            <w:tcW w:w="4860" w:type="dxa"/>
          </w:tcPr>
          <w:p w14:paraId="1BF64957" w14:textId="77777777" w:rsidR="00182BB3" w:rsidRPr="00F50A54" w:rsidRDefault="00182BB3" w:rsidP="00C5151E">
            <w:pPr>
              <w:keepNext/>
              <w:tabs>
                <w:tab w:val="left" w:pos="-720"/>
              </w:tabs>
              <w:suppressAutoHyphens/>
              <w:jc w:val="both"/>
              <w:rPr>
                <w:rFonts w:ascii="Arial Narrow" w:hAnsi="Arial Narrow" w:cstheme="minorHAnsi"/>
                <w:sz w:val="21"/>
                <w:szCs w:val="21"/>
              </w:rPr>
            </w:pPr>
            <w:r w:rsidRPr="00F50A54">
              <w:rPr>
                <w:rFonts w:ascii="Arial Narrow" w:hAnsi="Arial Narrow" w:cstheme="minorHAnsi"/>
                <w:sz w:val="21"/>
                <w:szCs w:val="21"/>
              </w:rPr>
              <w:t>By:</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tc>
        <w:tc>
          <w:tcPr>
            <w:tcW w:w="4950" w:type="dxa"/>
          </w:tcPr>
          <w:p w14:paraId="5268594F" w14:textId="77777777" w:rsidR="00182BB3" w:rsidRPr="00F50A54" w:rsidRDefault="00182BB3" w:rsidP="00C5151E">
            <w:pPr>
              <w:keepNext/>
              <w:tabs>
                <w:tab w:val="left" w:pos="-720"/>
              </w:tabs>
              <w:suppressAutoHyphens/>
              <w:ind w:firstLine="252"/>
              <w:jc w:val="both"/>
              <w:rPr>
                <w:rFonts w:ascii="Arial Narrow" w:hAnsi="Arial Narrow" w:cstheme="minorHAnsi"/>
                <w:sz w:val="21"/>
                <w:szCs w:val="21"/>
              </w:rPr>
            </w:pPr>
            <w:r w:rsidRPr="00F50A54">
              <w:rPr>
                <w:rFonts w:ascii="Arial Narrow" w:hAnsi="Arial Narrow" w:cstheme="minorHAnsi"/>
                <w:sz w:val="21"/>
                <w:szCs w:val="21"/>
              </w:rPr>
              <w:t>By:</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p w14:paraId="08370937" w14:textId="77777777" w:rsidR="00182BB3" w:rsidRPr="00F50A54" w:rsidRDefault="00182BB3" w:rsidP="00C5151E">
            <w:pPr>
              <w:keepNext/>
              <w:tabs>
                <w:tab w:val="left" w:pos="-720"/>
              </w:tabs>
              <w:suppressAutoHyphens/>
              <w:ind w:firstLine="252"/>
              <w:jc w:val="both"/>
              <w:rPr>
                <w:rFonts w:ascii="Arial Narrow" w:hAnsi="Arial Narrow" w:cstheme="minorHAnsi"/>
                <w:sz w:val="21"/>
                <w:szCs w:val="21"/>
              </w:rPr>
            </w:pPr>
          </w:p>
        </w:tc>
      </w:tr>
      <w:tr w:rsidR="00182BB3" w:rsidRPr="00F50A54" w14:paraId="5213AC4E" w14:textId="77777777" w:rsidTr="00C5151E">
        <w:trPr>
          <w:jc w:val="center"/>
        </w:trPr>
        <w:tc>
          <w:tcPr>
            <w:tcW w:w="4860" w:type="dxa"/>
          </w:tcPr>
          <w:p w14:paraId="578F0CDE" w14:textId="77777777" w:rsidR="00182BB3" w:rsidRDefault="00182BB3" w:rsidP="00C5151E">
            <w:pPr>
              <w:tabs>
                <w:tab w:val="left" w:pos="-720"/>
              </w:tabs>
              <w:suppressAutoHyphens/>
              <w:jc w:val="both"/>
              <w:rPr>
                <w:rFonts w:ascii="Arial Narrow" w:hAnsi="Arial Narrow" w:cstheme="minorHAnsi"/>
                <w:sz w:val="21"/>
                <w:szCs w:val="21"/>
              </w:rPr>
            </w:pPr>
            <w:r w:rsidRPr="00F50A54">
              <w:rPr>
                <w:rFonts w:ascii="Arial Narrow" w:hAnsi="Arial Narrow" w:cstheme="minorHAnsi"/>
                <w:sz w:val="21"/>
                <w:szCs w:val="21"/>
              </w:rPr>
              <w:t>Name</w:t>
            </w:r>
            <w:r>
              <w:rPr>
                <w:rFonts w:ascii="Arial Narrow" w:hAnsi="Arial Narrow" w:cstheme="minorHAnsi"/>
                <w:sz w:val="21"/>
                <w:szCs w:val="21"/>
              </w:rPr>
              <w:t xml:space="preserve">: ________________________________ </w:t>
            </w:r>
          </w:p>
          <w:p w14:paraId="25ED813C" w14:textId="77777777" w:rsidR="00182BB3" w:rsidRDefault="00182BB3" w:rsidP="00C5151E">
            <w:pPr>
              <w:tabs>
                <w:tab w:val="left" w:pos="-720"/>
              </w:tabs>
              <w:suppressAutoHyphens/>
              <w:jc w:val="both"/>
              <w:rPr>
                <w:rFonts w:ascii="Arial Narrow" w:hAnsi="Arial Narrow" w:cstheme="minorHAnsi"/>
                <w:sz w:val="21"/>
                <w:szCs w:val="21"/>
              </w:rPr>
            </w:pPr>
          </w:p>
          <w:p w14:paraId="23839372" w14:textId="77777777" w:rsidR="00182BB3" w:rsidRPr="00F50A54" w:rsidRDefault="00182BB3" w:rsidP="00C5151E">
            <w:pPr>
              <w:tabs>
                <w:tab w:val="left" w:pos="-720"/>
              </w:tabs>
              <w:suppressAutoHyphens/>
              <w:jc w:val="both"/>
              <w:rPr>
                <w:rFonts w:ascii="Arial Narrow" w:hAnsi="Arial Narrow" w:cstheme="minorHAnsi"/>
                <w:sz w:val="21"/>
                <w:szCs w:val="21"/>
              </w:rPr>
            </w:pPr>
            <w:r>
              <w:rPr>
                <w:rFonts w:ascii="Arial Narrow" w:hAnsi="Arial Narrow" w:cstheme="minorHAnsi"/>
                <w:sz w:val="21"/>
                <w:szCs w:val="21"/>
              </w:rPr>
              <w:t>Title</w:t>
            </w:r>
            <w:r w:rsidRPr="00F50A54">
              <w:rPr>
                <w:rFonts w:ascii="Arial Narrow" w:hAnsi="Arial Narrow" w:cstheme="minorHAnsi"/>
                <w:sz w:val="21"/>
                <w:szCs w:val="21"/>
              </w:rPr>
              <w:t>:</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tc>
        <w:tc>
          <w:tcPr>
            <w:tcW w:w="4950" w:type="dxa"/>
          </w:tcPr>
          <w:p w14:paraId="09BC3C2F" w14:textId="77777777" w:rsidR="00182BB3" w:rsidRDefault="00182BB3" w:rsidP="00C5151E">
            <w:pPr>
              <w:tabs>
                <w:tab w:val="left" w:pos="-720"/>
              </w:tabs>
              <w:suppressAutoHyphens/>
              <w:ind w:firstLine="252"/>
              <w:jc w:val="both"/>
              <w:rPr>
                <w:rFonts w:ascii="Arial Narrow" w:hAnsi="Arial Narrow" w:cstheme="minorHAnsi"/>
                <w:sz w:val="21"/>
                <w:szCs w:val="21"/>
              </w:rPr>
            </w:pPr>
            <w:r w:rsidRPr="00F50A54">
              <w:rPr>
                <w:rFonts w:ascii="Arial Narrow" w:hAnsi="Arial Narrow" w:cstheme="minorHAnsi"/>
                <w:sz w:val="21"/>
                <w:szCs w:val="21"/>
              </w:rPr>
              <w:t>Name</w:t>
            </w:r>
            <w:r>
              <w:rPr>
                <w:rFonts w:ascii="Arial Narrow" w:hAnsi="Arial Narrow" w:cstheme="minorHAnsi"/>
                <w:sz w:val="21"/>
                <w:szCs w:val="21"/>
              </w:rPr>
              <w:t xml:space="preserve">: </w:t>
            </w:r>
            <w:r>
              <w:rPr>
                <w:rFonts w:ascii="Arial Narrow" w:hAnsi="Arial Narrow" w:cstheme="minorHAnsi"/>
                <w:sz w:val="21"/>
                <w:szCs w:val="21"/>
              </w:rPr>
              <w:softHyphen/>
            </w:r>
            <w:r>
              <w:rPr>
                <w:rFonts w:ascii="Arial Narrow" w:hAnsi="Arial Narrow" w:cstheme="minorHAnsi"/>
                <w:sz w:val="21"/>
                <w:szCs w:val="21"/>
              </w:rPr>
              <w:softHyphen/>
            </w:r>
            <w:r>
              <w:rPr>
                <w:rFonts w:ascii="Arial Narrow" w:hAnsi="Arial Narrow" w:cstheme="minorHAnsi"/>
                <w:sz w:val="21"/>
                <w:szCs w:val="21"/>
              </w:rPr>
              <w:softHyphen/>
            </w:r>
            <w:r>
              <w:rPr>
                <w:rFonts w:ascii="Arial Narrow" w:hAnsi="Arial Narrow" w:cstheme="minorHAnsi"/>
                <w:sz w:val="21"/>
                <w:szCs w:val="21"/>
              </w:rPr>
              <w:softHyphen/>
              <w:t>_____________________________</w:t>
            </w:r>
          </w:p>
          <w:p w14:paraId="155D7A4B" w14:textId="77777777" w:rsidR="00182BB3" w:rsidRDefault="00182BB3" w:rsidP="00C5151E">
            <w:pPr>
              <w:tabs>
                <w:tab w:val="left" w:pos="-720"/>
              </w:tabs>
              <w:suppressAutoHyphens/>
              <w:ind w:firstLine="252"/>
              <w:jc w:val="both"/>
              <w:rPr>
                <w:rFonts w:ascii="Arial Narrow" w:hAnsi="Arial Narrow" w:cstheme="minorHAnsi"/>
                <w:sz w:val="21"/>
                <w:szCs w:val="21"/>
              </w:rPr>
            </w:pPr>
          </w:p>
          <w:p w14:paraId="3E2950F5" w14:textId="77777777" w:rsidR="00182BB3" w:rsidRPr="00F50A54" w:rsidRDefault="00182BB3" w:rsidP="00C5151E">
            <w:pPr>
              <w:tabs>
                <w:tab w:val="left" w:pos="-720"/>
              </w:tabs>
              <w:suppressAutoHyphens/>
              <w:ind w:firstLine="252"/>
              <w:jc w:val="both"/>
              <w:rPr>
                <w:rFonts w:ascii="Arial Narrow" w:hAnsi="Arial Narrow" w:cstheme="minorHAnsi"/>
                <w:sz w:val="21"/>
                <w:szCs w:val="21"/>
              </w:rPr>
            </w:pPr>
            <w:r>
              <w:rPr>
                <w:rFonts w:ascii="Arial Narrow" w:hAnsi="Arial Narrow" w:cstheme="minorHAnsi"/>
                <w:sz w:val="21"/>
                <w:szCs w:val="21"/>
              </w:rPr>
              <w:t>Title: ______________________________</w:t>
            </w:r>
          </w:p>
        </w:tc>
      </w:tr>
      <w:tr w:rsidR="00182BB3" w:rsidRPr="00F50A54" w14:paraId="70DC0ED7" w14:textId="77777777" w:rsidTr="00C5151E">
        <w:trPr>
          <w:jc w:val="center"/>
        </w:trPr>
        <w:tc>
          <w:tcPr>
            <w:tcW w:w="4860" w:type="dxa"/>
          </w:tcPr>
          <w:p w14:paraId="57C61C5A" w14:textId="77777777" w:rsidR="00182BB3" w:rsidRPr="00F50A54" w:rsidRDefault="00182BB3" w:rsidP="00C5151E">
            <w:pPr>
              <w:tabs>
                <w:tab w:val="left" w:pos="-720"/>
              </w:tabs>
              <w:suppressAutoHyphens/>
              <w:jc w:val="both"/>
              <w:rPr>
                <w:rFonts w:ascii="Arial Narrow" w:hAnsi="Arial Narrow" w:cstheme="minorHAnsi"/>
                <w:sz w:val="21"/>
                <w:szCs w:val="21"/>
              </w:rPr>
            </w:pPr>
          </w:p>
        </w:tc>
        <w:tc>
          <w:tcPr>
            <w:tcW w:w="4950" w:type="dxa"/>
          </w:tcPr>
          <w:p w14:paraId="663A97BD" w14:textId="77777777" w:rsidR="00182BB3" w:rsidRPr="00F50A54" w:rsidRDefault="00182BB3" w:rsidP="00C5151E">
            <w:pPr>
              <w:tabs>
                <w:tab w:val="left" w:pos="-720"/>
              </w:tabs>
              <w:suppressAutoHyphens/>
              <w:jc w:val="both"/>
              <w:rPr>
                <w:rFonts w:ascii="Arial Narrow" w:hAnsi="Arial Narrow" w:cstheme="minorHAnsi"/>
                <w:sz w:val="21"/>
                <w:szCs w:val="21"/>
              </w:rPr>
            </w:pPr>
          </w:p>
        </w:tc>
      </w:tr>
    </w:tbl>
    <w:p w14:paraId="45323E7F" w14:textId="77777777" w:rsidR="00182BB3" w:rsidRPr="00F50A54" w:rsidRDefault="00182BB3" w:rsidP="00182BB3">
      <w:pPr>
        <w:jc w:val="both"/>
        <w:rPr>
          <w:rFonts w:ascii="Arial Narrow" w:hAnsi="Arial Narrow" w:cstheme="minorHAnsi"/>
          <w:sz w:val="21"/>
          <w:szCs w:val="21"/>
        </w:rPr>
      </w:pPr>
    </w:p>
    <w:p w14:paraId="339479A9" w14:textId="77777777" w:rsidR="00182BB3" w:rsidRDefault="00182BB3" w:rsidP="00182BB3">
      <w:pPr>
        <w:spacing w:after="120"/>
        <w:contextualSpacing/>
        <w:jc w:val="center"/>
        <w:rPr>
          <w:rFonts w:ascii="Arial Narrow" w:hAnsi="Arial Narrow" w:cstheme="minorHAnsi"/>
          <w:b/>
          <w:sz w:val="21"/>
          <w:szCs w:val="21"/>
        </w:rPr>
      </w:pPr>
    </w:p>
    <w:p w14:paraId="758F136D" w14:textId="77777777" w:rsidR="00083C8B" w:rsidRDefault="00083C8B">
      <w:pPr>
        <w:spacing w:after="160" w:line="259" w:lineRule="auto"/>
        <w:rPr>
          <w:rFonts w:ascii="Arial Narrow" w:hAnsi="Arial Narrow" w:cstheme="minorHAnsi"/>
          <w:b/>
          <w:sz w:val="21"/>
          <w:szCs w:val="21"/>
        </w:rPr>
      </w:pPr>
      <w:r>
        <w:rPr>
          <w:rFonts w:ascii="Arial Narrow" w:hAnsi="Arial Narrow" w:cstheme="minorHAnsi"/>
          <w:b/>
          <w:sz w:val="21"/>
          <w:szCs w:val="21"/>
        </w:rPr>
        <w:br w:type="page"/>
      </w:r>
    </w:p>
    <w:p w14:paraId="620C14F8" w14:textId="433579D1" w:rsidR="00182BB3" w:rsidRPr="00F50A54" w:rsidRDefault="00182BB3" w:rsidP="00182BB3">
      <w:pPr>
        <w:spacing w:after="120"/>
        <w:contextualSpacing/>
        <w:jc w:val="center"/>
        <w:rPr>
          <w:rFonts w:ascii="Arial Narrow" w:hAnsi="Arial Narrow" w:cstheme="minorHAnsi"/>
          <w:b/>
          <w:sz w:val="21"/>
          <w:szCs w:val="21"/>
        </w:rPr>
      </w:pPr>
      <w:r w:rsidRPr="00F50A54">
        <w:rPr>
          <w:rFonts w:ascii="Arial Narrow" w:hAnsi="Arial Narrow" w:cstheme="minorHAnsi"/>
          <w:b/>
          <w:sz w:val="21"/>
          <w:szCs w:val="21"/>
        </w:rPr>
        <w:lastRenderedPageBreak/>
        <w:t>Exhibit 1</w:t>
      </w:r>
    </w:p>
    <w:p w14:paraId="048D605D" w14:textId="77777777" w:rsidR="00182BB3" w:rsidRPr="00F50A54" w:rsidRDefault="00182BB3" w:rsidP="00182BB3">
      <w:pPr>
        <w:spacing w:after="120"/>
        <w:contextualSpacing/>
        <w:jc w:val="center"/>
        <w:rPr>
          <w:rFonts w:ascii="Arial Narrow" w:hAnsi="Arial Narrow" w:cstheme="minorHAnsi"/>
          <w:b/>
          <w:sz w:val="21"/>
          <w:szCs w:val="21"/>
          <w:u w:val="single"/>
        </w:rPr>
      </w:pPr>
      <w:r w:rsidRPr="00F50A54">
        <w:rPr>
          <w:rFonts w:ascii="Arial Narrow" w:hAnsi="Arial Narrow" w:cstheme="minorHAnsi"/>
          <w:b/>
          <w:sz w:val="21"/>
          <w:szCs w:val="21"/>
          <w:u w:val="single"/>
        </w:rPr>
        <w:t>Trial Details</w:t>
      </w:r>
    </w:p>
    <w:p w14:paraId="3EB68356" w14:textId="77777777" w:rsidR="00182BB3" w:rsidRPr="00F50A54" w:rsidRDefault="00182BB3" w:rsidP="00182BB3">
      <w:pPr>
        <w:spacing w:after="120"/>
        <w:contextualSpacing/>
        <w:jc w:val="center"/>
        <w:rPr>
          <w:rFonts w:ascii="Arial Narrow" w:hAnsi="Arial Narrow" w:cstheme="minorHAnsi"/>
          <w:sz w:val="21"/>
          <w:szCs w:val="21"/>
          <w:highlight w:val="yellow"/>
        </w:rPr>
      </w:pPr>
    </w:p>
    <w:p w14:paraId="7AD952E1" w14:textId="11D1F27F" w:rsidR="00182BB3" w:rsidRPr="00F50A54" w:rsidRDefault="00182BB3" w:rsidP="00182BB3">
      <w:pPr>
        <w:spacing w:after="100"/>
        <w:rPr>
          <w:rFonts w:ascii="Arial Narrow" w:hAnsi="Arial Narrow" w:cstheme="minorHAnsi"/>
          <w:b/>
          <w:sz w:val="21"/>
          <w:szCs w:val="21"/>
          <w:u w:val="single"/>
        </w:rPr>
      </w:pPr>
      <w:r w:rsidRPr="00F50A54">
        <w:rPr>
          <w:rFonts w:ascii="Arial Narrow" w:hAnsi="Arial Narrow" w:cstheme="minorHAnsi"/>
          <w:b/>
          <w:sz w:val="21"/>
          <w:szCs w:val="21"/>
          <w:u w:val="single"/>
        </w:rPr>
        <w:t>Section I – SOFTWARE</w:t>
      </w:r>
      <w:r w:rsidR="008856AB">
        <w:rPr>
          <w:rFonts w:ascii="Arial Narrow" w:hAnsi="Arial Narrow" w:cstheme="minorHAnsi"/>
          <w:b/>
          <w:sz w:val="21"/>
          <w:szCs w:val="21"/>
          <w:u w:val="single"/>
        </w:rPr>
        <w:t>/SUBSCRIPTION</w:t>
      </w:r>
      <w:r w:rsidRPr="00F50A54">
        <w:rPr>
          <w:rFonts w:ascii="Arial Narrow" w:hAnsi="Arial Narrow" w:cstheme="minorHAnsi"/>
          <w:b/>
          <w:sz w:val="21"/>
          <w:szCs w:val="21"/>
          <w:u w:val="single"/>
        </w:rPr>
        <w:t xml:space="preserve"> PROVIDED</w:t>
      </w:r>
    </w:p>
    <w:tbl>
      <w:tblPr>
        <w:tblStyle w:val="TableGrid"/>
        <w:tblW w:w="0" w:type="auto"/>
        <w:tblLook w:val="04A0" w:firstRow="1" w:lastRow="0" w:firstColumn="1" w:lastColumn="0" w:noHBand="0" w:noVBand="1"/>
      </w:tblPr>
      <w:tblGrid>
        <w:gridCol w:w="4639"/>
        <w:gridCol w:w="4711"/>
      </w:tblGrid>
      <w:tr w:rsidR="00182BB3" w:rsidRPr="00F50A54" w14:paraId="5438A4AA" w14:textId="77777777" w:rsidTr="008856AB">
        <w:tc>
          <w:tcPr>
            <w:tcW w:w="4639" w:type="dxa"/>
          </w:tcPr>
          <w:p w14:paraId="7DCF7442" w14:textId="77777777" w:rsidR="00182BB3" w:rsidRPr="00F50A54" w:rsidRDefault="00182BB3" w:rsidP="00C5151E">
            <w:pPr>
              <w:spacing w:after="100"/>
              <w:rPr>
                <w:rFonts w:ascii="Arial Narrow" w:hAnsi="Arial Narrow" w:cstheme="minorHAnsi"/>
                <w:b/>
                <w:bCs/>
                <w:sz w:val="21"/>
                <w:szCs w:val="21"/>
                <w:u w:val="single"/>
              </w:rPr>
            </w:pPr>
            <w:r>
              <w:rPr>
                <w:rFonts w:ascii="Arial Narrow" w:hAnsi="Arial Narrow" w:cstheme="minorHAnsi"/>
                <w:b/>
                <w:bCs/>
                <w:sz w:val="21"/>
                <w:szCs w:val="21"/>
                <w:u w:val="single"/>
              </w:rPr>
              <w:t>Vendor IP</w:t>
            </w:r>
            <w:r w:rsidRPr="00F50A54">
              <w:rPr>
                <w:rFonts w:ascii="Arial Narrow" w:hAnsi="Arial Narrow" w:cstheme="minorHAnsi"/>
                <w:b/>
                <w:bCs/>
                <w:sz w:val="21"/>
                <w:szCs w:val="21"/>
                <w:u w:val="single"/>
              </w:rPr>
              <w:t xml:space="preserve"> Name</w:t>
            </w:r>
          </w:p>
        </w:tc>
        <w:tc>
          <w:tcPr>
            <w:tcW w:w="4711" w:type="dxa"/>
          </w:tcPr>
          <w:p w14:paraId="1AAC0496" w14:textId="77777777" w:rsidR="00182BB3" w:rsidRPr="00F50A54" w:rsidRDefault="00182BB3" w:rsidP="00C5151E">
            <w:pPr>
              <w:spacing w:after="100"/>
              <w:rPr>
                <w:rFonts w:ascii="Arial Narrow" w:hAnsi="Arial Narrow" w:cstheme="minorHAnsi"/>
                <w:b/>
                <w:bCs/>
                <w:sz w:val="21"/>
                <w:szCs w:val="21"/>
                <w:u w:val="single"/>
              </w:rPr>
            </w:pPr>
            <w:r w:rsidRPr="00F50A54">
              <w:rPr>
                <w:rFonts w:ascii="Arial Narrow" w:hAnsi="Arial Narrow" w:cstheme="minorHAnsi"/>
                <w:b/>
                <w:bCs/>
                <w:sz w:val="21"/>
                <w:szCs w:val="21"/>
                <w:u w:val="single"/>
              </w:rPr>
              <w:t>Functional and Technical Specifications</w:t>
            </w:r>
          </w:p>
        </w:tc>
      </w:tr>
      <w:tr w:rsidR="00182BB3" w:rsidRPr="00F50A54" w14:paraId="4FF56CBE" w14:textId="77777777" w:rsidTr="008856AB">
        <w:tc>
          <w:tcPr>
            <w:tcW w:w="4639" w:type="dxa"/>
          </w:tcPr>
          <w:p w14:paraId="1C11F41D" w14:textId="77777777" w:rsidR="00182BB3" w:rsidRPr="00F50A54" w:rsidRDefault="00182BB3" w:rsidP="00C5151E">
            <w:pPr>
              <w:spacing w:after="100"/>
              <w:rPr>
                <w:rFonts w:ascii="Arial Narrow" w:hAnsi="Arial Narrow" w:cstheme="minorHAnsi"/>
                <w:sz w:val="21"/>
                <w:szCs w:val="21"/>
                <w:u w:val="single"/>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 xml:space="preserve">INSERT  </w:t>
            </w:r>
            <w:r w:rsidRPr="00F50A54">
              <w:rPr>
                <w:rFonts w:ascii="Arial Narrow" w:hAnsi="Arial Narrow" w:cstheme="minorHAnsi"/>
                <w:i/>
                <w:sz w:val="21"/>
                <w:szCs w:val="21"/>
              </w:rPr>
              <w:t>]</w:t>
            </w:r>
          </w:p>
        </w:tc>
        <w:tc>
          <w:tcPr>
            <w:tcW w:w="4711" w:type="dxa"/>
          </w:tcPr>
          <w:p w14:paraId="2A783777" w14:textId="77777777" w:rsidR="00182BB3" w:rsidRDefault="00182BB3" w:rsidP="00C5151E">
            <w:pPr>
              <w:spacing w:after="100"/>
              <w:rPr>
                <w:ins w:id="175" w:author="David Sant" w:date="2025-12-05T10:39:00Z" w16du:dateUtc="2025-12-05T10:39:00Z"/>
                <w:rFonts w:ascii="Arial Narrow" w:hAnsi="Arial Narrow" w:cstheme="minorHAnsi"/>
                <w:sz w:val="21"/>
                <w:szCs w:val="21"/>
              </w:rPr>
            </w:pPr>
            <w:commentRangeStart w:id="176"/>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INSERT DETAILED SPECIFICATIONS FOR SOFTWARE</w:t>
            </w:r>
            <w:r w:rsidRPr="00F50A54">
              <w:rPr>
                <w:rFonts w:ascii="Arial Narrow" w:hAnsi="Arial Narrow" w:cstheme="minorHAnsi"/>
                <w:sz w:val="21"/>
                <w:szCs w:val="21"/>
                <w:highlight w:val="yellow"/>
              </w:rPr>
              <w:t>]</w:t>
            </w:r>
            <w:commentRangeEnd w:id="176"/>
            <w:r w:rsidR="008F3D00">
              <w:rPr>
                <w:rStyle w:val="CommentReference"/>
              </w:rPr>
              <w:commentReference w:id="176"/>
            </w:r>
          </w:p>
          <w:p w14:paraId="5C103A1E" w14:textId="77777777" w:rsidR="008F3D00" w:rsidRDefault="008F3D00" w:rsidP="00C5151E">
            <w:pPr>
              <w:spacing w:after="100"/>
              <w:rPr>
                <w:ins w:id="177" w:author="David Sant" w:date="2025-12-05T10:39:00Z" w16du:dateUtc="2025-12-05T10:39:00Z"/>
                <w:rFonts w:ascii="Arial Narrow" w:hAnsi="Arial Narrow" w:cstheme="minorHAnsi"/>
                <w:sz w:val="21"/>
                <w:szCs w:val="21"/>
                <w:u w:val="single"/>
              </w:rPr>
            </w:pPr>
          </w:p>
          <w:p w14:paraId="51FD2303" w14:textId="77777777" w:rsidR="008F3D00" w:rsidRDefault="008F3D00" w:rsidP="00C5151E">
            <w:pPr>
              <w:spacing w:after="100"/>
              <w:rPr>
                <w:ins w:id="178" w:author="David Sant" w:date="2025-12-05T10:40:00Z" w16du:dateUtc="2025-12-05T10:40:00Z"/>
                <w:rFonts w:ascii="Arial Narrow" w:hAnsi="Arial Narrow" w:cstheme="minorHAnsi"/>
                <w:sz w:val="21"/>
                <w:szCs w:val="21"/>
                <w:u w:val="single"/>
              </w:rPr>
            </w:pPr>
            <w:commentRangeStart w:id="179"/>
            <w:ins w:id="180" w:author="David Sant" w:date="2025-12-05T10:39:00Z" w16du:dateUtc="2025-12-05T10:39:00Z">
              <w:r w:rsidRPr="008F3D00">
                <w:rPr>
                  <w:rFonts w:ascii="Arial Narrow" w:hAnsi="Arial Narrow" w:cstheme="minorHAnsi"/>
                  <w:b/>
                  <w:bCs/>
                  <w:sz w:val="21"/>
                  <w:szCs w:val="21"/>
                  <w:u w:val="single"/>
                  <w:rPrChange w:id="181" w:author="David Sant" w:date="2025-12-05T10:40:00Z" w16du:dateUtc="2025-12-05T10:40:00Z">
                    <w:rPr>
                      <w:rFonts w:ascii="Arial Narrow" w:hAnsi="Arial Narrow" w:cstheme="minorHAnsi"/>
                      <w:sz w:val="21"/>
                      <w:szCs w:val="21"/>
                      <w:u w:val="single"/>
                    </w:rPr>
                  </w:rPrChange>
                </w:rPr>
                <w:t xml:space="preserve">Artificial </w:t>
              </w:r>
            </w:ins>
            <w:commentRangeEnd w:id="179"/>
            <w:ins w:id="182" w:author="David Sant" w:date="2025-12-05T11:21:00Z" w16du:dateUtc="2025-12-05T11:21:00Z">
              <w:r w:rsidR="00C07EFA">
                <w:rPr>
                  <w:rStyle w:val="CommentReference"/>
                </w:rPr>
                <w:commentReference w:id="179"/>
              </w:r>
            </w:ins>
            <w:ins w:id="183" w:author="David Sant" w:date="2025-12-05T10:39:00Z" w16du:dateUtc="2025-12-05T10:39:00Z">
              <w:r w:rsidRPr="008F3D00">
                <w:rPr>
                  <w:rFonts w:ascii="Arial Narrow" w:hAnsi="Arial Narrow" w:cstheme="minorHAnsi"/>
                  <w:b/>
                  <w:bCs/>
                  <w:sz w:val="21"/>
                  <w:szCs w:val="21"/>
                  <w:u w:val="single"/>
                  <w:rPrChange w:id="184" w:author="David Sant" w:date="2025-12-05T10:40:00Z" w16du:dateUtc="2025-12-05T10:40:00Z">
                    <w:rPr>
                      <w:rFonts w:ascii="Arial Narrow" w:hAnsi="Arial Narrow" w:cstheme="minorHAnsi"/>
                      <w:sz w:val="21"/>
                      <w:szCs w:val="21"/>
                      <w:u w:val="single"/>
                    </w:rPr>
                  </w:rPrChange>
                </w:rPr>
                <w:t>Intelligence Use</w:t>
              </w:r>
              <w:r w:rsidRPr="008F3D00">
                <w:rPr>
                  <w:rFonts w:ascii="Arial Narrow" w:hAnsi="Arial Narrow" w:cstheme="minorHAnsi"/>
                  <w:sz w:val="21"/>
                  <w:szCs w:val="21"/>
                  <w:u w:val="single"/>
                </w:rPr>
                <w:t xml:space="preserve">.  </w:t>
              </w:r>
            </w:ins>
          </w:p>
          <w:p w14:paraId="4C54F74F" w14:textId="376ED4ED" w:rsidR="0023623A" w:rsidRDefault="008F3D00" w:rsidP="00C5151E">
            <w:pPr>
              <w:spacing w:after="100"/>
              <w:rPr>
                <w:ins w:id="185" w:author="David Sant" w:date="2025-12-05T10:43:00Z" w16du:dateUtc="2025-12-05T10:43:00Z"/>
                <w:rFonts w:ascii="Arial Narrow" w:hAnsi="Arial Narrow" w:cstheme="minorHAnsi"/>
                <w:sz w:val="21"/>
                <w:szCs w:val="21"/>
                <w:u w:val="single"/>
              </w:rPr>
            </w:pPr>
            <w:commentRangeStart w:id="186"/>
            <w:ins w:id="187" w:author="David Sant" w:date="2025-12-05T10:40:00Z" w16du:dateUtc="2025-12-05T10:40:00Z">
              <w:r>
                <w:rPr>
                  <w:rFonts w:ascii="Arial Narrow" w:hAnsi="Arial Narrow" w:cstheme="minorHAnsi"/>
                  <w:sz w:val="21"/>
                  <w:szCs w:val="21"/>
                  <w:u w:val="single"/>
                </w:rPr>
                <w:t xml:space="preserve">The Vendor IP </w:t>
              </w:r>
            </w:ins>
            <w:ins w:id="188" w:author="David Sant" w:date="2025-12-05T10:42:00Z" w16du:dateUtc="2025-12-05T10:42:00Z">
              <w:r w:rsidR="0023623A">
                <w:rPr>
                  <w:rFonts w:ascii="Arial Narrow" w:hAnsi="Arial Narrow" w:cstheme="minorHAnsi"/>
                  <w:sz w:val="21"/>
                  <w:szCs w:val="21"/>
                  <w:u w:val="single"/>
                </w:rPr>
                <w:t xml:space="preserve">does not make use of any large language models.  The Vendor IP </w:t>
              </w:r>
            </w:ins>
            <w:ins w:id="189" w:author="David Sant" w:date="2025-12-05T10:40:00Z" w16du:dateUtc="2025-12-05T10:40:00Z">
              <w:r>
                <w:rPr>
                  <w:rFonts w:ascii="Arial Narrow" w:hAnsi="Arial Narrow" w:cstheme="minorHAnsi"/>
                  <w:sz w:val="21"/>
                  <w:szCs w:val="21"/>
                  <w:u w:val="single"/>
                </w:rPr>
                <w:t xml:space="preserve">software </w:t>
              </w:r>
            </w:ins>
            <w:ins w:id="190" w:author="David Sant" w:date="2025-12-05T10:42:00Z" w16du:dateUtc="2025-12-05T10:42:00Z">
              <w:r w:rsidR="0023623A">
                <w:rPr>
                  <w:rFonts w:ascii="Arial Narrow" w:hAnsi="Arial Narrow" w:cstheme="minorHAnsi"/>
                  <w:sz w:val="21"/>
                  <w:szCs w:val="21"/>
                  <w:u w:val="single"/>
                </w:rPr>
                <w:t>make</w:t>
              </w:r>
            </w:ins>
            <w:ins w:id="191" w:author="David Sant" w:date="2025-12-05T10:43:00Z" w16du:dateUtc="2025-12-05T10:43:00Z">
              <w:r w:rsidR="0023623A">
                <w:rPr>
                  <w:rFonts w:ascii="Arial Narrow" w:hAnsi="Arial Narrow" w:cstheme="minorHAnsi"/>
                  <w:sz w:val="21"/>
                  <w:szCs w:val="21"/>
                  <w:u w:val="single"/>
                </w:rPr>
                <w:t>s</w:t>
              </w:r>
            </w:ins>
            <w:ins w:id="192" w:author="David Sant" w:date="2025-12-05T10:42:00Z" w16du:dateUtc="2025-12-05T10:42:00Z">
              <w:r w:rsidR="0023623A">
                <w:rPr>
                  <w:rFonts w:ascii="Arial Narrow" w:hAnsi="Arial Narrow" w:cstheme="minorHAnsi"/>
                  <w:sz w:val="21"/>
                  <w:szCs w:val="21"/>
                  <w:u w:val="single"/>
                </w:rPr>
                <w:t xml:space="preserve"> use of machine learning algorithms</w:t>
              </w:r>
            </w:ins>
            <w:ins w:id="193" w:author="David Sant" w:date="2025-12-05T10:44:00Z" w16du:dateUtc="2025-12-05T10:44:00Z">
              <w:r w:rsidR="0023623A">
                <w:rPr>
                  <w:rFonts w:ascii="Arial Narrow" w:hAnsi="Arial Narrow" w:cstheme="minorHAnsi"/>
                  <w:sz w:val="21"/>
                  <w:szCs w:val="21"/>
                  <w:u w:val="single"/>
                </w:rPr>
                <w:t xml:space="preserve">.  </w:t>
              </w:r>
            </w:ins>
            <w:ins w:id="194" w:author="David Sant" w:date="2025-12-05T10:45:00Z" w16du:dateUtc="2025-12-05T10:45:00Z">
              <w:r w:rsidR="0023623A">
                <w:rPr>
                  <w:rFonts w:ascii="Arial Narrow" w:hAnsi="Arial Narrow" w:cstheme="minorHAnsi"/>
                  <w:sz w:val="21"/>
                  <w:szCs w:val="21"/>
                  <w:u w:val="single"/>
                </w:rPr>
                <w:t xml:space="preserve">This software has been developed by Vendor and is proprietary to Vendor.  </w:t>
              </w:r>
            </w:ins>
            <w:ins w:id="195" w:author="David Sant" w:date="2025-12-05T10:44:00Z" w16du:dateUtc="2025-12-05T10:44:00Z">
              <w:r w:rsidR="0023623A">
                <w:rPr>
                  <w:rFonts w:ascii="Arial Narrow" w:hAnsi="Arial Narrow" w:cstheme="minorHAnsi"/>
                  <w:sz w:val="21"/>
                  <w:szCs w:val="21"/>
                  <w:u w:val="single"/>
                </w:rPr>
                <w:t>The training data for the machine learning algorithms is control</w:t>
              </w:r>
            </w:ins>
            <w:ins w:id="196" w:author="David Sant" w:date="2025-12-05T10:45:00Z" w16du:dateUtc="2025-12-05T10:45:00Z">
              <w:r w:rsidR="0023623A">
                <w:rPr>
                  <w:rFonts w:ascii="Arial Narrow" w:hAnsi="Arial Narrow" w:cstheme="minorHAnsi"/>
                  <w:sz w:val="21"/>
                  <w:szCs w:val="21"/>
                  <w:u w:val="single"/>
                </w:rPr>
                <w:t>led by</w:t>
              </w:r>
            </w:ins>
            <w:ins w:id="197" w:author="David Sant" w:date="2025-12-05T10:44:00Z" w16du:dateUtc="2025-12-05T10:44:00Z">
              <w:r w:rsidR="0023623A">
                <w:rPr>
                  <w:rFonts w:ascii="Arial Narrow" w:hAnsi="Arial Narrow" w:cstheme="minorHAnsi"/>
                  <w:sz w:val="21"/>
                  <w:szCs w:val="21"/>
                  <w:u w:val="single"/>
                </w:rPr>
                <w:t xml:space="preserve"> the Vendor</w:t>
              </w:r>
            </w:ins>
            <w:ins w:id="198" w:author="David Sant" w:date="2025-12-05T10:43:00Z" w16du:dateUtc="2025-12-05T10:43:00Z">
              <w:r w:rsidR="0023623A">
                <w:rPr>
                  <w:rFonts w:ascii="Arial Narrow" w:hAnsi="Arial Narrow" w:cstheme="minorHAnsi"/>
                  <w:sz w:val="21"/>
                  <w:szCs w:val="21"/>
                  <w:u w:val="single"/>
                </w:rPr>
                <w:t xml:space="preserve">.  </w:t>
              </w:r>
            </w:ins>
            <w:ins w:id="199" w:author="David Sant" w:date="2025-12-05T10:46:00Z" w16du:dateUtc="2025-12-05T10:46:00Z">
              <w:r w:rsidR="0023623A">
                <w:rPr>
                  <w:rFonts w:ascii="Arial Narrow" w:hAnsi="Arial Narrow" w:cstheme="minorHAnsi"/>
                  <w:sz w:val="21"/>
                  <w:szCs w:val="21"/>
                  <w:u w:val="single"/>
                </w:rPr>
                <w:t xml:space="preserve">Company Data shall not be used as training data.  </w:t>
              </w:r>
            </w:ins>
            <w:ins w:id="200" w:author="David Sant" w:date="2025-12-05T10:43:00Z" w16du:dateUtc="2025-12-05T10:43:00Z">
              <w:r w:rsidR="0023623A">
                <w:rPr>
                  <w:rFonts w:ascii="Arial Narrow" w:hAnsi="Arial Narrow" w:cstheme="minorHAnsi"/>
                  <w:sz w:val="21"/>
                  <w:szCs w:val="21"/>
                  <w:u w:val="single"/>
                </w:rPr>
                <w:t>Ve</w:t>
              </w:r>
            </w:ins>
            <w:ins w:id="201" w:author="David Sant" w:date="2025-12-05T10:44:00Z" w16du:dateUtc="2025-12-05T10:44:00Z">
              <w:r w:rsidR="0023623A">
                <w:rPr>
                  <w:rFonts w:ascii="Arial Narrow" w:hAnsi="Arial Narrow" w:cstheme="minorHAnsi"/>
                  <w:sz w:val="21"/>
                  <w:szCs w:val="21"/>
                  <w:u w:val="single"/>
                </w:rPr>
                <w:t>ndor can provide further information, on request.</w:t>
              </w:r>
            </w:ins>
            <w:commentRangeEnd w:id="186"/>
            <w:ins w:id="202" w:author="David Sant" w:date="2025-12-05T10:47:00Z" w16du:dateUtc="2025-12-05T10:47:00Z">
              <w:r w:rsidR="0023623A">
                <w:rPr>
                  <w:rStyle w:val="CommentReference"/>
                </w:rPr>
                <w:commentReference w:id="186"/>
              </w:r>
            </w:ins>
          </w:p>
          <w:p w14:paraId="77CEB4A7" w14:textId="5048CF16" w:rsidR="008F3D00" w:rsidRPr="00F50A54" w:rsidRDefault="008F3D00" w:rsidP="00C5151E">
            <w:pPr>
              <w:spacing w:after="100"/>
              <w:rPr>
                <w:rFonts w:ascii="Arial Narrow" w:hAnsi="Arial Narrow" w:cstheme="minorHAnsi"/>
                <w:sz w:val="21"/>
                <w:szCs w:val="21"/>
                <w:u w:val="single"/>
              </w:rPr>
            </w:pPr>
          </w:p>
        </w:tc>
      </w:tr>
      <w:tr w:rsidR="00182BB3" w:rsidRPr="00F50A54" w14:paraId="7DB75F05" w14:textId="77777777" w:rsidTr="008856AB">
        <w:tc>
          <w:tcPr>
            <w:tcW w:w="4639" w:type="dxa"/>
          </w:tcPr>
          <w:p w14:paraId="15599B74" w14:textId="77777777" w:rsidR="00182BB3" w:rsidRPr="00F50A54" w:rsidRDefault="00182BB3" w:rsidP="00C5151E">
            <w:pPr>
              <w:spacing w:after="100"/>
              <w:rPr>
                <w:rFonts w:ascii="Arial Narrow" w:hAnsi="Arial Narrow" w:cstheme="minorHAnsi"/>
                <w:sz w:val="21"/>
                <w:szCs w:val="21"/>
                <w:highlight w:val="yellow"/>
              </w:rPr>
            </w:pPr>
          </w:p>
        </w:tc>
        <w:tc>
          <w:tcPr>
            <w:tcW w:w="4711" w:type="dxa"/>
          </w:tcPr>
          <w:p w14:paraId="29AD703B" w14:textId="77777777" w:rsidR="00182BB3" w:rsidRPr="00F50A54" w:rsidRDefault="00182BB3" w:rsidP="00C5151E">
            <w:pPr>
              <w:spacing w:after="100"/>
              <w:rPr>
                <w:rFonts w:ascii="Arial Narrow" w:hAnsi="Arial Narrow" w:cstheme="minorHAnsi"/>
                <w:sz w:val="21"/>
                <w:szCs w:val="21"/>
                <w:highlight w:val="yellow"/>
              </w:rPr>
            </w:pPr>
          </w:p>
        </w:tc>
      </w:tr>
    </w:tbl>
    <w:p w14:paraId="7EC54FFA" w14:textId="77777777" w:rsidR="00182BB3" w:rsidRPr="00F50A54" w:rsidRDefault="00182BB3" w:rsidP="00182BB3">
      <w:pPr>
        <w:spacing w:after="100"/>
        <w:rPr>
          <w:rFonts w:ascii="Arial Narrow" w:hAnsi="Arial Narrow" w:cstheme="minorHAnsi"/>
          <w:sz w:val="21"/>
          <w:szCs w:val="21"/>
          <w:u w:val="single"/>
        </w:rPr>
      </w:pPr>
    </w:p>
    <w:p w14:paraId="729A321D" w14:textId="77777777" w:rsidR="00182BB3" w:rsidRPr="00F50A54" w:rsidRDefault="00182BB3" w:rsidP="00182BB3">
      <w:pPr>
        <w:spacing w:after="100"/>
        <w:rPr>
          <w:rFonts w:ascii="Arial Narrow" w:hAnsi="Arial Narrow" w:cstheme="minorHAnsi"/>
          <w:b/>
          <w:sz w:val="21"/>
          <w:szCs w:val="21"/>
          <w:u w:val="single"/>
        </w:rPr>
      </w:pPr>
      <w:r w:rsidRPr="00F50A54">
        <w:rPr>
          <w:rFonts w:ascii="Arial Narrow" w:hAnsi="Arial Narrow" w:cstheme="minorHAnsi"/>
          <w:b/>
          <w:sz w:val="21"/>
          <w:szCs w:val="21"/>
          <w:u w:val="single"/>
        </w:rPr>
        <w:t>Section II – FEES AND PAYMENT TERMS</w:t>
      </w:r>
    </w:p>
    <w:p w14:paraId="20816BF6" w14:textId="77777777" w:rsidR="00182BB3" w:rsidRPr="00F50A54" w:rsidRDefault="00182BB3" w:rsidP="00182BB3">
      <w:pPr>
        <w:tabs>
          <w:tab w:val="left" w:pos="720"/>
        </w:tabs>
        <w:spacing w:after="100"/>
        <w:rPr>
          <w:rFonts w:ascii="Arial Narrow" w:hAnsi="Arial Narrow" w:cstheme="minorHAnsi"/>
          <w:sz w:val="21"/>
          <w:szCs w:val="21"/>
        </w:rPr>
      </w:pPr>
      <w:r w:rsidRPr="00F50A54">
        <w:rPr>
          <w:rFonts w:ascii="Arial Narrow" w:hAnsi="Arial Narrow" w:cstheme="minorHAnsi"/>
          <w:b/>
          <w:sz w:val="21"/>
          <w:szCs w:val="21"/>
        </w:rPr>
        <w:t xml:space="preserve">Fees: </w:t>
      </w:r>
      <w:r>
        <w:rPr>
          <w:rFonts w:ascii="Arial Narrow" w:hAnsi="Arial Narrow" w:cstheme="minorHAnsi"/>
          <w:sz w:val="21"/>
          <w:szCs w:val="21"/>
        </w:rPr>
        <w:t>Vendor</w:t>
      </w:r>
      <w:r w:rsidRPr="00F50A54">
        <w:rPr>
          <w:rFonts w:ascii="Arial Narrow" w:hAnsi="Arial Narrow" w:cstheme="minorHAnsi"/>
          <w:sz w:val="21"/>
          <w:szCs w:val="21"/>
        </w:rPr>
        <w:t xml:space="preserve"> shall charge </w:t>
      </w:r>
      <w:r>
        <w:rPr>
          <w:rFonts w:ascii="Arial Narrow" w:hAnsi="Arial Narrow" w:cstheme="minorHAnsi"/>
          <w:sz w:val="21"/>
          <w:szCs w:val="21"/>
        </w:rPr>
        <w:t>Company</w:t>
      </w:r>
      <w:r w:rsidRPr="00F50A54">
        <w:rPr>
          <w:rFonts w:ascii="Arial Narrow" w:hAnsi="Arial Narrow" w:cstheme="minorHAnsi"/>
          <w:sz w:val="21"/>
          <w:szCs w:val="21"/>
        </w:rPr>
        <w:t xml:space="preserve"> based on the following pricing:</w:t>
      </w:r>
    </w:p>
    <w:p w14:paraId="201785B9" w14:textId="77777777" w:rsidR="00182BB3" w:rsidRPr="00F50A54" w:rsidRDefault="00182BB3" w:rsidP="00182BB3">
      <w:pPr>
        <w:spacing w:after="100"/>
        <w:ind w:left="360"/>
        <w:rPr>
          <w:rFonts w:ascii="Arial Narrow" w:hAnsi="Arial Narrow" w:cstheme="minorHAnsi"/>
          <w:sz w:val="21"/>
          <w:szCs w:val="21"/>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INSERT FEES FOR TRIAL AND ANY ADDITIONAL INVOICING AND/OR PAYMENTS TERMS</w:t>
      </w:r>
      <w:r w:rsidRPr="00F50A54">
        <w:rPr>
          <w:rFonts w:ascii="Arial Narrow" w:hAnsi="Arial Narrow" w:cstheme="minorHAnsi"/>
          <w:sz w:val="21"/>
          <w:szCs w:val="21"/>
          <w:highlight w:val="yellow"/>
        </w:rPr>
        <w:t>]</w:t>
      </w:r>
    </w:p>
    <w:tbl>
      <w:tblPr>
        <w:tblStyle w:val="TableGrid"/>
        <w:tblW w:w="0" w:type="auto"/>
        <w:tblInd w:w="828" w:type="dxa"/>
        <w:tblLook w:val="04A0" w:firstRow="1" w:lastRow="0" w:firstColumn="1" w:lastColumn="0" w:noHBand="0" w:noVBand="1"/>
      </w:tblPr>
      <w:tblGrid>
        <w:gridCol w:w="6648"/>
        <w:gridCol w:w="1874"/>
      </w:tblGrid>
      <w:tr w:rsidR="00182BB3" w:rsidRPr="00F50A54" w14:paraId="5816A607" w14:textId="77777777" w:rsidTr="00C5151E">
        <w:tc>
          <w:tcPr>
            <w:tcW w:w="6840" w:type="dxa"/>
            <w:shd w:val="clear" w:color="auto" w:fill="FFFF00"/>
          </w:tcPr>
          <w:p w14:paraId="4171DD61" w14:textId="77777777" w:rsidR="00182BB3" w:rsidRPr="00F50A54" w:rsidRDefault="00182BB3" w:rsidP="00C5151E">
            <w:pPr>
              <w:spacing w:after="100"/>
              <w:ind w:left="360"/>
              <w:jc w:val="center"/>
              <w:rPr>
                <w:rFonts w:ascii="Arial Narrow" w:hAnsi="Arial Narrow" w:cstheme="minorHAnsi"/>
                <w:b/>
                <w:sz w:val="21"/>
                <w:szCs w:val="21"/>
                <w:u w:val="single"/>
              </w:rPr>
            </w:pPr>
            <w:r w:rsidRPr="00F50A54">
              <w:rPr>
                <w:rFonts w:ascii="Arial Narrow" w:hAnsi="Arial Narrow" w:cstheme="minorHAnsi"/>
                <w:b/>
                <w:sz w:val="21"/>
                <w:szCs w:val="21"/>
                <w:u w:val="single"/>
              </w:rPr>
              <w:t>Description</w:t>
            </w:r>
          </w:p>
        </w:tc>
        <w:tc>
          <w:tcPr>
            <w:tcW w:w="1908" w:type="dxa"/>
            <w:shd w:val="clear" w:color="auto" w:fill="FFFF00"/>
          </w:tcPr>
          <w:p w14:paraId="48469D8B" w14:textId="77777777" w:rsidR="00182BB3" w:rsidRPr="00F50A54" w:rsidRDefault="00182BB3" w:rsidP="00C5151E">
            <w:pPr>
              <w:spacing w:after="100"/>
              <w:ind w:left="360"/>
              <w:jc w:val="center"/>
              <w:rPr>
                <w:rFonts w:ascii="Arial Narrow" w:hAnsi="Arial Narrow" w:cstheme="minorHAnsi"/>
                <w:b/>
                <w:sz w:val="21"/>
                <w:szCs w:val="21"/>
                <w:u w:val="single"/>
              </w:rPr>
            </w:pPr>
            <w:r w:rsidRPr="00F50A54">
              <w:rPr>
                <w:rFonts w:ascii="Arial Narrow" w:hAnsi="Arial Narrow" w:cstheme="minorHAnsi"/>
                <w:b/>
                <w:sz w:val="21"/>
                <w:szCs w:val="21"/>
                <w:u w:val="single"/>
              </w:rPr>
              <w:t>Fees</w:t>
            </w:r>
          </w:p>
        </w:tc>
      </w:tr>
      <w:tr w:rsidR="00182BB3" w:rsidRPr="00F50A54" w14:paraId="77DFA196" w14:textId="77777777" w:rsidTr="00C5151E">
        <w:tc>
          <w:tcPr>
            <w:tcW w:w="6840" w:type="dxa"/>
          </w:tcPr>
          <w:p w14:paraId="77EC2DC9" w14:textId="77777777" w:rsidR="00182BB3" w:rsidRPr="00F50A54" w:rsidRDefault="00182BB3" w:rsidP="00C5151E">
            <w:pPr>
              <w:spacing w:after="100"/>
              <w:ind w:left="360"/>
              <w:rPr>
                <w:rFonts w:ascii="Arial Narrow" w:hAnsi="Arial Narrow" w:cstheme="minorHAnsi"/>
                <w:sz w:val="21"/>
                <w:szCs w:val="21"/>
              </w:rPr>
            </w:pPr>
            <w:r w:rsidRPr="00F50A54">
              <w:rPr>
                <w:rFonts w:ascii="Arial Narrow" w:hAnsi="Arial Narrow" w:cstheme="minorHAnsi"/>
                <w:sz w:val="21"/>
                <w:szCs w:val="21"/>
                <w:highlight w:val="yellow"/>
              </w:rPr>
              <w:t>[_______]</w:t>
            </w:r>
          </w:p>
        </w:tc>
        <w:tc>
          <w:tcPr>
            <w:tcW w:w="1908" w:type="dxa"/>
          </w:tcPr>
          <w:p w14:paraId="3AA570A8" w14:textId="77777777" w:rsidR="00182BB3" w:rsidRPr="00F50A54" w:rsidRDefault="00182BB3" w:rsidP="00C5151E">
            <w:pPr>
              <w:spacing w:after="100"/>
              <w:ind w:left="360"/>
              <w:rPr>
                <w:rFonts w:ascii="Arial Narrow" w:hAnsi="Arial Narrow" w:cstheme="minorHAnsi"/>
                <w:sz w:val="21"/>
                <w:szCs w:val="21"/>
              </w:rPr>
            </w:pPr>
          </w:p>
        </w:tc>
      </w:tr>
    </w:tbl>
    <w:p w14:paraId="5946FF69" w14:textId="77777777" w:rsidR="00182BB3" w:rsidRPr="00F50A54" w:rsidRDefault="00182BB3" w:rsidP="00182BB3">
      <w:pPr>
        <w:spacing w:after="100"/>
        <w:ind w:left="360"/>
        <w:rPr>
          <w:rFonts w:ascii="Arial Narrow" w:hAnsi="Arial Narrow" w:cstheme="minorHAnsi"/>
          <w:b/>
          <w:sz w:val="21"/>
          <w:szCs w:val="21"/>
        </w:rPr>
      </w:pPr>
    </w:p>
    <w:p w14:paraId="13C14C2B" w14:textId="4BDCFAF2" w:rsidR="00182BB3" w:rsidRPr="00F50A54" w:rsidRDefault="00182BB3" w:rsidP="00182BB3">
      <w:pPr>
        <w:spacing w:after="100"/>
        <w:jc w:val="both"/>
        <w:rPr>
          <w:rFonts w:ascii="Arial Narrow" w:hAnsi="Arial Narrow" w:cstheme="minorHAnsi"/>
          <w:sz w:val="21"/>
          <w:szCs w:val="21"/>
        </w:rPr>
      </w:pPr>
      <w:r w:rsidRPr="00F50A54">
        <w:rPr>
          <w:rFonts w:ascii="Arial Narrow" w:hAnsi="Arial Narrow" w:cstheme="minorHAnsi"/>
          <w:b/>
          <w:sz w:val="21"/>
          <w:szCs w:val="21"/>
        </w:rPr>
        <w:t xml:space="preserve">Invoicing: </w:t>
      </w:r>
      <w:r>
        <w:rPr>
          <w:rFonts w:ascii="Arial Narrow" w:hAnsi="Arial Narrow" w:cstheme="minorHAnsi"/>
          <w:sz w:val="21"/>
          <w:szCs w:val="21"/>
        </w:rPr>
        <w:t>Vendor</w:t>
      </w:r>
      <w:r w:rsidRPr="00F50A54">
        <w:rPr>
          <w:rFonts w:ascii="Arial Narrow" w:hAnsi="Arial Narrow" w:cstheme="minorHAnsi"/>
          <w:sz w:val="21"/>
          <w:szCs w:val="21"/>
        </w:rPr>
        <w:t xml:space="preserve"> shall invoice </w:t>
      </w:r>
      <w:r>
        <w:rPr>
          <w:rFonts w:ascii="Arial Narrow" w:hAnsi="Arial Narrow" w:cstheme="minorHAnsi"/>
          <w:sz w:val="21"/>
          <w:szCs w:val="21"/>
        </w:rPr>
        <w:t>Company</w:t>
      </w:r>
      <w:r w:rsidRPr="00F50A54">
        <w:rPr>
          <w:rFonts w:ascii="Arial Narrow" w:hAnsi="Arial Narrow" w:cstheme="minorHAnsi"/>
          <w:sz w:val="21"/>
          <w:szCs w:val="21"/>
        </w:rPr>
        <w:t xml:space="preserve"> in accordance with the </w:t>
      </w:r>
      <w:r>
        <w:rPr>
          <w:rFonts w:ascii="Arial Narrow" w:hAnsi="Arial Narrow" w:cstheme="minorHAnsi"/>
          <w:sz w:val="21"/>
          <w:szCs w:val="21"/>
        </w:rPr>
        <w:t>Trial</w:t>
      </w:r>
      <w:r w:rsidRPr="00F50A54">
        <w:rPr>
          <w:rFonts w:ascii="Arial Narrow" w:hAnsi="Arial Narrow" w:cstheme="minorHAnsi"/>
          <w:sz w:val="21"/>
          <w:szCs w:val="21"/>
        </w:rPr>
        <w:t xml:space="preserve">.  Each invoice shall be in a form acceptable to </w:t>
      </w:r>
      <w:r>
        <w:rPr>
          <w:rFonts w:ascii="Arial Narrow" w:hAnsi="Arial Narrow" w:cstheme="minorHAnsi"/>
          <w:sz w:val="21"/>
          <w:szCs w:val="21"/>
        </w:rPr>
        <w:t>Company</w:t>
      </w:r>
      <w:r w:rsidRPr="00F50A54">
        <w:rPr>
          <w:rFonts w:ascii="Arial Narrow" w:hAnsi="Arial Narrow" w:cstheme="minorHAnsi"/>
          <w:sz w:val="21"/>
          <w:szCs w:val="21"/>
        </w:rPr>
        <w:t xml:space="preserve">, and shall provide enough detailed information, including identification of charges that are not subject to taxation, to allow </w:t>
      </w:r>
      <w:r>
        <w:rPr>
          <w:rFonts w:ascii="Arial Narrow" w:hAnsi="Arial Narrow" w:cstheme="minorHAnsi"/>
          <w:sz w:val="21"/>
          <w:szCs w:val="21"/>
        </w:rPr>
        <w:t>Company</w:t>
      </w:r>
      <w:r w:rsidRPr="00F50A54">
        <w:rPr>
          <w:rFonts w:ascii="Arial Narrow" w:hAnsi="Arial Narrow" w:cstheme="minorHAnsi"/>
          <w:sz w:val="21"/>
          <w:szCs w:val="21"/>
        </w:rPr>
        <w:t xml:space="preserve"> to verify all fees and expenses and to satisfy </w:t>
      </w:r>
      <w:r>
        <w:rPr>
          <w:rFonts w:ascii="Arial Narrow" w:hAnsi="Arial Narrow" w:cstheme="minorHAnsi"/>
          <w:sz w:val="21"/>
          <w:szCs w:val="21"/>
        </w:rPr>
        <w:t>Company</w:t>
      </w:r>
      <w:r w:rsidRPr="00F50A54">
        <w:rPr>
          <w:rFonts w:ascii="Arial Narrow" w:hAnsi="Arial Narrow" w:cstheme="minorHAnsi"/>
          <w:sz w:val="21"/>
          <w:szCs w:val="21"/>
        </w:rPr>
        <w:t xml:space="preserve">’s internal accounting requirements, if any. </w:t>
      </w:r>
    </w:p>
    <w:tbl>
      <w:tblPr>
        <w:tblStyle w:val="TableGrid"/>
        <w:tblW w:w="0" w:type="auto"/>
        <w:jc w:val="center"/>
        <w:tblLook w:val="04A0" w:firstRow="1" w:lastRow="0" w:firstColumn="1" w:lastColumn="0" w:noHBand="0" w:noVBand="1"/>
      </w:tblPr>
      <w:tblGrid>
        <w:gridCol w:w="4410"/>
        <w:gridCol w:w="4149"/>
      </w:tblGrid>
      <w:tr w:rsidR="00182BB3" w:rsidRPr="00F50A54" w14:paraId="1B393ACB" w14:textId="77777777" w:rsidTr="00C5151E">
        <w:trPr>
          <w:jc w:val="center"/>
        </w:trPr>
        <w:tc>
          <w:tcPr>
            <w:tcW w:w="4410" w:type="dxa"/>
          </w:tcPr>
          <w:p w14:paraId="7993CC1C" w14:textId="77777777" w:rsidR="00182BB3" w:rsidRPr="00F50A54" w:rsidRDefault="00182BB3" w:rsidP="00C5151E">
            <w:pPr>
              <w:spacing w:after="100"/>
              <w:ind w:firstLine="720"/>
              <w:rPr>
                <w:rFonts w:ascii="Arial Narrow" w:hAnsi="Arial Narrow" w:cstheme="minorHAnsi"/>
                <w:sz w:val="21"/>
                <w:szCs w:val="21"/>
              </w:rPr>
            </w:pPr>
            <w:r w:rsidRPr="00F50A54">
              <w:rPr>
                <w:rFonts w:ascii="Arial Narrow" w:hAnsi="Arial Narrow" w:cstheme="minorHAnsi"/>
                <w:sz w:val="21"/>
                <w:szCs w:val="21"/>
              </w:rPr>
              <w:t xml:space="preserve">All </w:t>
            </w:r>
            <w:r w:rsidRPr="00F50A54">
              <w:rPr>
                <w:rFonts w:ascii="Arial Narrow" w:hAnsi="Arial Narrow" w:cstheme="minorHAnsi"/>
                <w:b/>
                <w:bCs/>
                <w:sz w:val="21"/>
                <w:szCs w:val="21"/>
              </w:rPr>
              <w:t>invoices</w:t>
            </w:r>
            <w:r w:rsidRPr="00F50A54">
              <w:rPr>
                <w:rFonts w:ascii="Arial Narrow" w:hAnsi="Arial Narrow" w:cstheme="minorHAnsi"/>
                <w:sz w:val="21"/>
                <w:szCs w:val="21"/>
              </w:rPr>
              <w:t xml:space="preserve"> shall be sent to:</w:t>
            </w:r>
          </w:p>
          <w:p w14:paraId="360A3ABE"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Name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417C6C81"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Address</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D5B76C4"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Phone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18E8183E"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Email</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tc>
        <w:tc>
          <w:tcPr>
            <w:tcW w:w="4149" w:type="dxa"/>
          </w:tcPr>
          <w:p w14:paraId="1AF6D09A" w14:textId="77777777" w:rsidR="00182BB3" w:rsidRPr="00F50A54" w:rsidRDefault="00182BB3" w:rsidP="00C5151E">
            <w:pPr>
              <w:spacing w:after="100"/>
              <w:ind w:firstLine="720"/>
              <w:rPr>
                <w:rFonts w:ascii="Arial Narrow" w:hAnsi="Arial Narrow" w:cstheme="minorHAnsi"/>
                <w:sz w:val="21"/>
                <w:szCs w:val="21"/>
              </w:rPr>
            </w:pPr>
            <w:r w:rsidRPr="00F50A54">
              <w:rPr>
                <w:rFonts w:ascii="Arial Narrow" w:hAnsi="Arial Narrow" w:cstheme="minorHAnsi"/>
                <w:sz w:val="21"/>
                <w:szCs w:val="21"/>
              </w:rPr>
              <w:t xml:space="preserve">All </w:t>
            </w:r>
            <w:r w:rsidRPr="00F50A54">
              <w:rPr>
                <w:rFonts w:ascii="Arial Narrow" w:hAnsi="Arial Narrow" w:cstheme="minorHAnsi"/>
                <w:b/>
                <w:bCs/>
                <w:sz w:val="21"/>
                <w:szCs w:val="21"/>
              </w:rPr>
              <w:t>payments</w:t>
            </w:r>
            <w:r w:rsidRPr="00F50A54">
              <w:rPr>
                <w:rFonts w:ascii="Arial Narrow" w:hAnsi="Arial Narrow" w:cstheme="minorHAnsi"/>
                <w:sz w:val="21"/>
                <w:szCs w:val="21"/>
              </w:rPr>
              <w:t xml:space="preserve"> shall be sent to:</w:t>
            </w:r>
          </w:p>
          <w:p w14:paraId="09AD61C4"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Name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B8C4A0F"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Address</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30020195"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Phone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8038CB1"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Email</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tc>
      </w:tr>
    </w:tbl>
    <w:p w14:paraId="7D914513" w14:textId="77777777" w:rsidR="00182BB3" w:rsidRPr="00F50A54" w:rsidRDefault="00182BB3" w:rsidP="00182BB3">
      <w:pPr>
        <w:spacing w:after="100"/>
        <w:ind w:firstLine="720"/>
        <w:rPr>
          <w:rFonts w:ascii="Arial Narrow" w:hAnsi="Arial Narrow" w:cstheme="minorHAnsi"/>
          <w:sz w:val="21"/>
          <w:szCs w:val="21"/>
        </w:rPr>
      </w:pPr>
    </w:p>
    <w:p w14:paraId="4913E71B" w14:textId="4CF41BD8" w:rsidR="00182BB3" w:rsidRPr="00F50A54" w:rsidRDefault="00182BB3" w:rsidP="00182BB3">
      <w:pPr>
        <w:spacing w:after="100"/>
        <w:rPr>
          <w:rFonts w:ascii="Arial Narrow" w:hAnsi="Arial Narrow" w:cstheme="minorHAnsi"/>
          <w:b/>
          <w:sz w:val="21"/>
          <w:szCs w:val="21"/>
          <w:highlight w:val="yellow"/>
          <w:u w:val="single"/>
        </w:rPr>
      </w:pPr>
      <w:r w:rsidRPr="00F50A54">
        <w:rPr>
          <w:rFonts w:ascii="Arial Narrow" w:hAnsi="Arial Narrow" w:cstheme="minorHAnsi"/>
          <w:b/>
          <w:sz w:val="21"/>
          <w:szCs w:val="21"/>
          <w:highlight w:val="yellow"/>
          <w:u w:val="single"/>
        </w:rPr>
        <w:t>[</w:t>
      </w:r>
      <w:r w:rsidR="008856AB">
        <w:rPr>
          <w:rFonts w:ascii="Arial Narrow" w:hAnsi="Arial Narrow" w:cstheme="minorHAnsi"/>
          <w:b/>
          <w:sz w:val="21"/>
          <w:szCs w:val="21"/>
          <w:highlight w:val="yellow"/>
          <w:u w:val="single"/>
        </w:rPr>
        <w:t xml:space="preserve">If applicable: </w:t>
      </w:r>
      <w:r w:rsidRPr="00F50A54">
        <w:rPr>
          <w:rFonts w:ascii="Arial Narrow" w:hAnsi="Arial Narrow" w:cstheme="minorHAnsi"/>
          <w:b/>
          <w:sz w:val="21"/>
          <w:szCs w:val="21"/>
          <w:highlight w:val="yellow"/>
          <w:u w:val="single"/>
        </w:rPr>
        <w:t>Section III – SERVICE LEVELS</w:t>
      </w:r>
    </w:p>
    <w:p w14:paraId="1B95E4BB" w14:textId="77777777" w:rsidR="00182BB3" w:rsidRPr="00F50A54" w:rsidRDefault="00182BB3" w:rsidP="00182BB3">
      <w:pPr>
        <w:tabs>
          <w:tab w:val="left" w:pos="1980"/>
        </w:tabs>
        <w:spacing w:before="120" w:after="240"/>
        <w:rPr>
          <w:rFonts w:ascii="Arial Narrow" w:hAnsi="Arial Narrow" w:cstheme="minorHAnsi"/>
          <w:sz w:val="21"/>
          <w:szCs w:val="21"/>
        </w:rPr>
      </w:pPr>
      <w:r>
        <w:rPr>
          <w:rFonts w:ascii="Arial Narrow" w:hAnsi="Arial Narrow" w:cstheme="minorHAnsi"/>
          <w:sz w:val="21"/>
          <w:szCs w:val="21"/>
          <w:highlight w:val="yellow"/>
        </w:rPr>
        <w:t>Vendor</w:t>
      </w:r>
      <w:r w:rsidRPr="00F50A54">
        <w:rPr>
          <w:rFonts w:ascii="Arial Narrow" w:hAnsi="Arial Narrow" w:cstheme="minorHAnsi"/>
          <w:sz w:val="21"/>
          <w:szCs w:val="21"/>
          <w:highlight w:val="yellow"/>
        </w:rPr>
        <w:t xml:space="preserve"> shall provide the </w:t>
      </w:r>
      <w:r>
        <w:rPr>
          <w:rFonts w:ascii="Arial Narrow" w:hAnsi="Arial Narrow" w:cstheme="minorHAnsi"/>
          <w:sz w:val="21"/>
          <w:szCs w:val="21"/>
          <w:highlight w:val="yellow"/>
        </w:rPr>
        <w:t>Vendor IP</w:t>
      </w:r>
      <w:r w:rsidRPr="00F50A54">
        <w:rPr>
          <w:rFonts w:ascii="Arial Narrow" w:hAnsi="Arial Narrow" w:cstheme="minorHAnsi"/>
          <w:sz w:val="21"/>
          <w:szCs w:val="21"/>
          <w:highlight w:val="yellow"/>
        </w:rPr>
        <w:t xml:space="preserve"> in accordance with the service levels set forth </w:t>
      </w:r>
      <w:r>
        <w:rPr>
          <w:rFonts w:ascii="Arial Narrow" w:hAnsi="Arial Narrow" w:cstheme="minorHAnsi"/>
          <w:sz w:val="21"/>
          <w:szCs w:val="21"/>
          <w:highlight w:val="yellow"/>
        </w:rPr>
        <w:t>below:</w:t>
      </w:r>
      <w:r w:rsidRPr="00F50A54">
        <w:rPr>
          <w:rFonts w:ascii="Arial Narrow" w:hAnsi="Arial Narrow" w:cstheme="minorHAnsi"/>
          <w:sz w:val="21"/>
          <w:szCs w:val="21"/>
        </w:rPr>
        <w:t xml:space="preserve"> </w:t>
      </w:r>
    </w:p>
    <w:p w14:paraId="60749F51" w14:textId="77777777" w:rsidR="00182BB3" w:rsidRPr="00F50A54" w:rsidRDefault="00182BB3" w:rsidP="00182BB3">
      <w:pPr>
        <w:jc w:val="center"/>
        <w:rPr>
          <w:rFonts w:ascii="Arial Narrow" w:hAnsi="Arial Narrow" w:cstheme="minorHAnsi"/>
          <w:sz w:val="21"/>
          <w:szCs w:val="21"/>
        </w:rPr>
      </w:pPr>
      <w:r w:rsidRPr="00F50A54">
        <w:rPr>
          <w:rFonts w:ascii="Arial Narrow" w:hAnsi="Arial Narrow" w:cstheme="minorHAnsi"/>
          <w:sz w:val="21"/>
          <w:szCs w:val="21"/>
        </w:rPr>
        <w:br w:type="page"/>
      </w:r>
    </w:p>
    <w:p w14:paraId="7510C7E8" w14:textId="7B2DA659" w:rsidR="00182BB3" w:rsidRPr="00F50A54" w:rsidRDefault="00182BB3" w:rsidP="00E40D71">
      <w:pPr>
        <w:spacing w:after="120"/>
        <w:contextualSpacing/>
        <w:jc w:val="center"/>
        <w:rPr>
          <w:rFonts w:ascii="Arial Narrow" w:hAnsi="Arial Narrow" w:cstheme="minorHAnsi"/>
          <w:b/>
          <w:sz w:val="21"/>
          <w:szCs w:val="21"/>
        </w:rPr>
      </w:pPr>
      <w:commentRangeStart w:id="203"/>
      <w:r w:rsidRPr="00F50A54">
        <w:rPr>
          <w:rFonts w:ascii="Arial Narrow" w:hAnsi="Arial Narrow" w:cstheme="minorHAnsi"/>
          <w:b/>
          <w:sz w:val="21"/>
          <w:szCs w:val="21"/>
        </w:rPr>
        <w:lastRenderedPageBreak/>
        <w:t>Exhibit 2</w:t>
      </w:r>
      <w:commentRangeEnd w:id="203"/>
      <w:r w:rsidR="008F3D00">
        <w:rPr>
          <w:rStyle w:val="CommentReference"/>
        </w:rPr>
        <w:commentReference w:id="203"/>
      </w:r>
    </w:p>
    <w:p w14:paraId="1FD1F530" w14:textId="77777777" w:rsidR="00182BB3" w:rsidRPr="00F50A54" w:rsidRDefault="00182BB3" w:rsidP="00182BB3">
      <w:pPr>
        <w:spacing w:after="120"/>
        <w:contextualSpacing/>
        <w:jc w:val="center"/>
        <w:rPr>
          <w:rFonts w:ascii="Arial Narrow" w:hAnsi="Arial Narrow" w:cstheme="minorHAnsi"/>
          <w:b/>
          <w:sz w:val="21"/>
          <w:szCs w:val="21"/>
          <w:u w:val="single"/>
        </w:rPr>
      </w:pPr>
      <w:r w:rsidRPr="00F50A54">
        <w:rPr>
          <w:rFonts w:ascii="Arial Narrow" w:hAnsi="Arial Narrow" w:cstheme="minorHAnsi"/>
          <w:b/>
          <w:sz w:val="21"/>
          <w:szCs w:val="21"/>
          <w:u w:val="single"/>
        </w:rPr>
        <w:t>Confidential Information</w:t>
      </w:r>
    </w:p>
    <w:p w14:paraId="54B7E71C" w14:textId="77777777" w:rsidR="00182BB3" w:rsidRPr="00F50A54" w:rsidRDefault="00182BB3" w:rsidP="00182BB3">
      <w:pPr>
        <w:spacing w:after="120"/>
        <w:contextualSpacing/>
        <w:rPr>
          <w:rFonts w:ascii="Arial Narrow" w:hAnsi="Arial Narrow" w:cstheme="minorHAnsi"/>
          <w:b/>
          <w:sz w:val="21"/>
          <w:szCs w:val="21"/>
        </w:rPr>
      </w:pPr>
    </w:p>
    <w:p w14:paraId="2E2A119D" w14:textId="45C0F75E"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Confidentiality</w:t>
      </w:r>
      <w:r w:rsidRPr="00E40D71">
        <w:rPr>
          <w:rFonts w:ascii="Arial Narrow" w:hAnsi="Arial Narrow" w:cstheme="minorHAnsi"/>
          <w:sz w:val="20"/>
          <w:szCs w:val="20"/>
        </w:rPr>
        <w:t>. Each Party shall maintain in confidence any and all information and materials disclosed or made available by or on behalf of the other Party (“</w:t>
      </w:r>
      <w:r w:rsidRPr="00E40D71">
        <w:rPr>
          <w:rFonts w:ascii="Arial Narrow" w:hAnsi="Arial Narrow" w:cstheme="minorHAnsi"/>
          <w:b/>
          <w:sz w:val="20"/>
          <w:szCs w:val="20"/>
        </w:rPr>
        <w:t>Discloser</w:t>
      </w:r>
      <w:r w:rsidRPr="00E40D71">
        <w:rPr>
          <w:rFonts w:ascii="Arial Narrow" w:hAnsi="Arial Narrow" w:cstheme="minorHAnsi"/>
          <w:sz w:val="20"/>
          <w:szCs w:val="20"/>
        </w:rPr>
        <w:t>”) or that the receiving Party (“</w:t>
      </w:r>
      <w:r w:rsidRPr="00E40D71">
        <w:rPr>
          <w:rFonts w:ascii="Arial Narrow" w:hAnsi="Arial Narrow" w:cstheme="minorHAnsi"/>
          <w:b/>
          <w:sz w:val="20"/>
          <w:szCs w:val="20"/>
        </w:rPr>
        <w:t>Recipient</w:t>
      </w:r>
      <w:r w:rsidRPr="00E40D71">
        <w:rPr>
          <w:rFonts w:ascii="Arial Narrow" w:hAnsi="Arial Narrow" w:cstheme="minorHAnsi"/>
          <w:sz w:val="20"/>
          <w:szCs w:val="20"/>
        </w:rPr>
        <w:t>”) obtains in connection with this Trial that is designated or that is reasonably expected to be confidential or proprietary under the circumstances (including the existence and terms of this Trial and the Parties’ trade secrets, business, technical and financial information not generally known to the public, such as business plans, strategies, metadata) (“</w:t>
      </w:r>
      <w:r w:rsidRPr="00E40D71">
        <w:rPr>
          <w:rFonts w:ascii="Arial Narrow" w:hAnsi="Arial Narrow" w:cstheme="minorHAnsi"/>
          <w:b/>
          <w:sz w:val="20"/>
          <w:szCs w:val="20"/>
        </w:rPr>
        <w:t>Confidential Information</w:t>
      </w:r>
      <w:r w:rsidRPr="001C00A7">
        <w:rPr>
          <w:rFonts w:ascii="Arial Narrow" w:hAnsi="Arial Narrow" w:cstheme="minorHAnsi"/>
          <w:sz w:val="20"/>
          <w:szCs w:val="20"/>
        </w:rPr>
        <w:t>”). NBCU Data</w:t>
      </w:r>
      <w:r w:rsidR="00E40D71" w:rsidRPr="001C00A7">
        <w:rPr>
          <w:rFonts w:ascii="Arial Narrow" w:hAnsi="Arial Narrow" w:cstheme="minorHAnsi"/>
          <w:sz w:val="20"/>
          <w:szCs w:val="20"/>
        </w:rPr>
        <w:t xml:space="preserve"> and all metadata therein</w:t>
      </w:r>
      <w:r w:rsidRPr="001C00A7">
        <w:rPr>
          <w:rFonts w:ascii="Arial Narrow" w:hAnsi="Arial Narrow" w:cstheme="minorHAnsi"/>
          <w:sz w:val="20"/>
          <w:szCs w:val="20"/>
        </w:rPr>
        <w:t xml:space="preserve"> is NBCUniversal’s Confidential Information.</w:t>
      </w:r>
      <w:r w:rsidR="00E40D71" w:rsidRPr="001C00A7">
        <w:rPr>
          <w:rFonts w:ascii="Arial Narrow" w:hAnsi="Arial Narrow" w:cstheme="minorHAnsi"/>
          <w:sz w:val="20"/>
          <w:szCs w:val="20"/>
        </w:rPr>
        <w:t xml:space="preserve"> </w:t>
      </w:r>
      <w:r w:rsidRPr="001C00A7">
        <w:rPr>
          <w:rFonts w:ascii="Arial Narrow" w:hAnsi="Arial Narrow" w:cstheme="minorHAnsi"/>
          <w:sz w:val="20"/>
          <w:szCs w:val="20"/>
        </w:rPr>
        <w:t>Confidential Information does not include information that (a) Recipient rightfully possessed without a duty of confidentiality before obtaining it from Discloser; (b) is or becomes generally available to and known by the public through no fault of Recipient; (c) Recipient received on an unrestricted basis</w:t>
      </w:r>
      <w:r w:rsidRPr="00E40D71">
        <w:rPr>
          <w:rFonts w:ascii="Arial Narrow" w:hAnsi="Arial Narrow" w:cstheme="minorHAnsi"/>
          <w:sz w:val="20"/>
          <w:szCs w:val="20"/>
        </w:rPr>
        <w:t xml:space="preserve"> from a source unrelated to either Party and not under a duty of confidentiality with respect to the information; or (d) Recipient developed independently.    </w:t>
      </w:r>
    </w:p>
    <w:p w14:paraId="1EF271DA"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Obligations</w:t>
      </w:r>
      <w:r w:rsidRPr="00E40D71">
        <w:rPr>
          <w:rFonts w:ascii="Arial Narrow" w:hAnsi="Arial Narrow" w:cstheme="minorHAnsi"/>
          <w:sz w:val="20"/>
          <w:szCs w:val="20"/>
        </w:rPr>
        <w:t>. Recipient shall maintain in confidence Discloser’s Confidential Information and protect that Confidential Information from any unauthorized disclosure, access, use, destruction, alteration or loss, exercising at least the same degree of care as Recipient exercises for its own confidential and proprietary information, but not less than a reasonable degree of care. Subject to Sections 3, 4 and 7 of this Exhibit 2, Recipient shall not, nor permit or assist any person to, (a) use or copy Discloser’s Confidential Information, except as permitted in the Trial or as otherwise necessary to perform or receive the Vendor IP or to otherwise perform Recipient’s obligations under the Trial; or (b) disclose Discloser’s Confidential Information to any person other than disclosures to Recipients’ then-current Affiliates and its and their authorized Personnel, legal counsel, accountants, banks and other financing sources and advisors as strictly necessary for such parties to advise or perform on behalf of Recipient or its applicable Affiliates (such persons, “</w:t>
      </w:r>
      <w:r w:rsidRPr="00E40D71">
        <w:rPr>
          <w:rFonts w:ascii="Arial Narrow" w:hAnsi="Arial Narrow" w:cstheme="minorHAnsi"/>
          <w:b/>
          <w:sz w:val="20"/>
          <w:szCs w:val="20"/>
        </w:rPr>
        <w:t>Authorized Persons</w:t>
      </w:r>
      <w:r w:rsidRPr="00E40D71">
        <w:rPr>
          <w:rFonts w:ascii="Arial Narrow" w:hAnsi="Arial Narrow" w:cstheme="minorHAnsi"/>
          <w:sz w:val="20"/>
          <w:szCs w:val="20"/>
        </w:rPr>
        <w:t>”). Recipient shall ensure that its Authorized Persons with access to Discloser’s Confidential Information are bound by written confidentiality obligations, or are otherwise under a duty of confidentiality, sufficient to protect Discloser’s Confidential Information in a manner that is consistent with this Exhibit.</w:t>
      </w:r>
    </w:p>
    <w:p w14:paraId="56068C6A"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Required Disclosure</w:t>
      </w:r>
      <w:r w:rsidRPr="00E40D71">
        <w:rPr>
          <w:rFonts w:ascii="Arial Narrow" w:hAnsi="Arial Narrow" w:cstheme="minorHAnsi"/>
          <w:sz w:val="20"/>
          <w:szCs w:val="20"/>
        </w:rPr>
        <w:t>. Vendor shall, to the extent not prohibited by Applicable Law, (a) notify NBCUniversal within three (3)  business days (provided that Vendor shall give such notice at least one business day prior to the applicable deadline for response) if any Applicable Law requires, or a governmental authority of competent jurisdiction requires or requests, that Vendor disclose NBCUniversal’s Confidential Information; and (b) use reasonable efforts to allow NBCUniversal an opportunity to seek injunctive relief from, or a protective order with respect to, the contemplated disclosure. If notification to NBCUniversal is prohibited by Applicable Law, or if it is not prohibited and that relief or order is not obtained, Vendor (i) may disclose only that portion of NBCUniversal’s Confidential Information that Vendor’s counsel advises is not subject to privilege and must be disclosed; and (ii) shall, at NBCUniversal’s expense, cooperate with NBCUniversal’s efforts to the extent not prohibited by Applicable Law to ensure the disclosed Confidential Information is treated in a confidential manner after disclosure.</w:t>
      </w:r>
      <w:bookmarkStart w:id="204" w:name="_Hlk39739574"/>
    </w:p>
    <w:p w14:paraId="54459EA4" w14:textId="16DE9F60"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Newsworthy Information</w:t>
      </w:r>
      <w:r w:rsidRPr="00E40D71">
        <w:rPr>
          <w:rFonts w:ascii="Arial Narrow" w:hAnsi="Arial Narrow" w:cstheme="minorHAnsi"/>
          <w:sz w:val="20"/>
          <w:szCs w:val="20"/>
        </w:rPr>
        <w:t>. Notwithstanding any other provision of the Trial, any disclosure by NBCUniversal or Affiliates of Confidential Information in the ordinary course of their business of disseminating news and information is not a breach of the Trial; provided that the individuals involved in such dissemination received such Confidential Information from a source other than the Personnel of NBCUniversal (not including Vendor or its Personnel) involved in the Trial.</w:t>
      </w:r>
      <w:bookmarkEnd w:id="204"/>
    </w:p>
    <w:p w14:paraId="0DE3D525" w14:textId="13EF42E3"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 xml:space="preserve">Destruction/Return of Information. </w:t>
      </w:r>
      <w:r w:rsidRPr="00E40D71">
        <w:rPr>
          <w:rFonts w:ascii="Arial Narrow" w:hAnsi="Arial Narrow" w:cstheme="minorHAnsi"/>
          <w:sz w:val="20"/>
          <w:szCs w:val="20"/>
        </w:rPr>
        <w:t>At Discloser’s request,</w:t>
      </w:r>
      <w:r w:rsidR="00E40D71" w:rsidRPr="00E40D71">
        <w:rPr>
          <w:rFonts w:ascii="Arial Narrow" w:hAnsi="Arial Narrow" w:cstheme="minorHAnsi"/>
          <w:sz w:val="20"/>
          <w:szCs w:val="20"/>
        </w:rPr>
        <w:t xml:space="preserve"> </w:t>
      </w:r>
      <w:r w:rsidRPr="00E40D71">
        <w:rPr>
          <w:rFonts w:ascii="Arial Narrow" w:hAnsi="Arial Narrow" w:cstheme="minorHAnsi"/>
          <w:sz w:val="20"/>
          <w:szCs w:val="20"/>
        </w:rPr>
        <w:t xml:space="preserve">or following any termination of the Trial, </w:t>
      </w:r>
      <w:r w:rsidRPr="00117512">
        <w:rPr>
          <w:rFonts w:ascii="Arial Narrow" w:hAnsi="Arial Narrow" w:cstheme="minorHAnsi"/>
          <w:sz w:val="20"/>
          <w:szCs w:val="20"/>
        </w:rPr>
        <w:t>Recipient shall stop using Discloser’s Confidential Information, and, except as necessary to comply with Applicable Law, return to Discloser or destroy, at Discloser’s option</w:t>
      </w:r>
      <w:r w:rsidRPr="00E40D71">
        <w:rPr>
          <w:rFonts w:ascii="Arial Narrow" w:hAnsi="Arial Narrow" w:cstheme="minorHAnsi"/>
          <w:sz w:val="20"/>
          <w:szCs w:val="20"/>
        </w:rPr>
        <w:t xml:space="preserve">, all of Discloser’s Confidential Information in Recipient’s or its Authorized Persons’ possession or control. Where NBCUniversal is the Discloser, such return or destruction shall be consistent with the NBCUniversal Security Standards. Notwithstanding the foregoing, NBCUniversal is not required to return or destroy Vendor’s Confidential Information backed up from a computer system in the ordinary course of NBCUniversal’s business, but that Confidential Information remains subject to all applicable obligations under the Trial. </w:t>
      </w:r>
    </w:p>
    <w:p w14:paraId="78749E91"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Confidentiality Term</w:t>
      </w:r>
      <w:r w:rsidRPr="00E40D71">
        <w:rPr>
          <w:rFonts w:ascii="Arial Narrow" w:hAnsi="Arial Narrow" w:cstheme="minorHAnsi"/>
          <w:sz w:val="20"/>
          <w:szCs w:val="20"/>
        </w:rPr>
        <w:t>. Recipient’s obligations under this Exhibit regarding Discloser’s Confidential Information terminate five years after the end of the Term, except that Recipient’s obligations survive (a) for backed up Confidential Information, in accordance with Section 5 of this Exhibit 2; (b) for Data, in perpetuity; and (c) for Confidential Information that is a trade secret, for as long as such Confidential Information is a trade secret under Applicable Law.</w:t>
      </w:r>
    </w:p>
    <w:p w14:paraId="2CF40E5F" w14:textId="77777777" w:rsidR="00182BB3" w:rsidRPr="00F50A54" w:rsidRDefault="00182BB3" w:rsidP="00182BB3">
      <w:pPr>
        <w:spacing w:after="120"/>
        <w:contextualSpacing/>
        <w:rPr>
          <w:rFonts w:ascii="Arial Narrow" w:hAnsi="Arial Narrow" w:cstheme="minorHAnsi"/>
          <w:b/>
          <w:sz w:val="21"/>
          <w:szCs w:val="21"/>
        </w:rPr>
      </w:pPr>
    </w:p>
    <w:p w14:paraId="64B74F8A" w14:textId="38C58230" w:rsidR="00182BB3" w:rsidRDefault="00182BB3" w:rsidP="00E40D71">
      <w:pPr>
        <w:spacing w:after="120"/>
        <w:contextualSpacing/>
        <w:jc w:val="center"/>
        <w:rPr>
          <w:rFonts w:ascii="Arial Narrow" w:eastAsia="MS Mincho" w:hAnsi="Arial Narrow" w:cstheme="minorHAnsi"/>
          <w:sz w:val="21"/>
          <w:szCs w:val="21"/>
        </w:rPr>
      </w:pPr>
      <w:commentRangeStart w:id="205"/>
      <w:r>
        <w:rPr>
          <w:rFonts w:ascii="Arial Narrow" w:eastAsia="Cambria" w:hAnsi="Arial Narrow" w:cstheme="minorHAnsi"/>
          <w:noProof/>
          <w:sz w:val="21"/>
          <w:szCs w:val="21"/>
        </w:rPr>
        <w:lastRenderedPageBreak/>
        <w:drawing>
          <wp:anchor distT="0" distB="0" distL="114300" distR="114300" simplePos="0" relativeHeight="251659264" behindDoc="1" locked="0" layoutInCell="1" allowOverlap="1" wp14:anchorId="443395AB" wp14:editId="5BF8CCED">
            <wp:simplePos x="0" y="0"/>
            <wp:positionH relativeFrom="column">
              <wp:posOffset>466725</wp:posOffset>
            </wp:positionH>
            <wp:positionV relativeFrom="paragraph">
              <wp:posOffset>371475</wp:posOffset>
            </wp:positionV>
            <wp:extent cx="5975350" cy="8448040"/>
            <wp:effectExtent l="0" t="0" r="6350" b="0"/>
            <wp:wrapTight wrapText="bothSides">
              <wp:wrapPolygon edited="0">
                <wp:start x="0" y="0"/>
                <wp:lineTo x="0" y="21529"/>
                <wp:lineTo x="21554" y="21529"/>
                <wp:lineTo x="21554" y="0"/>
                <wp:lineTo x="0" y="0"/>
              </wp:wrapPolygon>
            </wp:wrapTight>
            <wp:docPr id="6" name="Picture 6"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ocument with text on i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5350" cy="844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0A54">
        <w:rPr>
          <w:rFonts w:ascii="Arial Narrow" w:hAnsi="Arial Narrow" w:cstheme="minorHAnsi"/>
          <w:b/>
          <w:sz w:val="21"/>
          <w:szCs w:val="21"/>
        </w:rPr>
        <w:t xml:space="preserve">Exhibit </w:t>
      </w:r>
      <w:commentRangeEnd w:id="205"/>
      <w:r w:rsidR="008F3D00">
        <w:rPr>
          <w:rStyle w:val="CommentReference"/>
        </w:rPr>
        <w:commentReference w:id="205"/>
      </w:r>
      <w:r w:rsidRPr="00F50A54">
        <w:rPr>
          <w:rFonts w:ascii="Arial Narrow" w:hAnsi="Arial Narrow" w:cstheme="minorHAnsi"/>
          <w:b/>
          <w:sz w:val="21"/>
          <w:szCs w:val="21"/>
        </w:rPr>
        <w:t>3</w:t>
      </w:r>
      <w:r w:rsidRPr="00F50A54">
        <w:rPr>
          <w:rFonts w:ascii="Arial Narrow" w:eastAsia="Cambria" w:hAnsi="Arial Narrow" w:cstheme="minorHAnsi"/>
          <w:sz w:val="21"/>
          <w:szCs w:val="21"/>
        </w:rPr>
        <w:br w:type="textWrapping" w:clear="all"/>
      </w:r>
      <w:r>
        <w:rPr>
          <w:rFonts w:ascii="Arial Narrow" w:eastAsia="MS Mincho" w:hAnsi="Arial Narrow" w:cstheme="minorHAnsi"/>
          <w:noProof/>
          <w:sz w:val="21"/>
          <w:szCs w:val="21"/>
        </w:rPr>
        <w:lastRenderedPageBreak/>
        <w:drawing>
          <wp:inline distT="0" distB="0" distL="0" distR="0" wp14:anchorId="7A5224A8" wp14:editId="615383EC">
            <wp:extent cx="6467475" cy="9144000"/>
            <wp:effectExtent l="0" t="0" r="9525" b="0"/>
            <wp:docPr id="7" name="Picture 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documen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677345E9"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2DAEACCE" wp14:editId="012AC851">
            <wp:extent cx="6467475" cy="9144000"/>
            <wp:effectExtent l="0" t="0" r="9525" b="0"/>
            <wp:docPr id="8" name="Picture 8"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documen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4C4DE13F"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1AF02B42" wp14:editId="11B2531A">
            <wp:extent cx="6467475" cy="9144000"/>
            <wp:effectExtent l="0" t="0" r="9525" b="0"/>
            <wp:docPr id="12" name="Picture 1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documen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62C7136A"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5CCDBB1B" wp14:editId="3A420478">
            <wp:extent cx="6467475" cy="9144000"/>
            <wp:effectExtent l="0" t="0" r="9525" b="0"/>
            <wp:docPr id="14" name="Picture 1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documen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0A40A812"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3B0571A3" wp14:editId="1F2DC742">
            <wp:extent cx="6467475" cy="9144000"/>
            <wp:effectExtent l="0" t="0" r="9525" b="0"/>
            <wp:docPr id="15" name="Picture 1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documen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6D7C76DB"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29B41BD2" wp14:editId="3DDE9603">
            <wp:extent cx="6467475" cy="9144000"/>
            <wp:effectExtent l="0" t="0" r="9525" b="0"/>
            <wp:docPr id="16" name="Picture 16"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a documen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5AE891DD"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68C12B64" wp14:editId="46AB8A1F">
            <wp:extent cx="6467475" cy="9144000"/>
            <wp:effectExtent l="0" t="0" r="9525" b="0"/>
            <wp:docPr id="17" name="Picture 1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up of a documen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2730B11D" w14:textId="77777777" w:rsidR="00182BB3"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0C93884A" wp14:editId="28F12880">
            <wp:extent cx="6467475" cy="9144000"/>
            <wp:effectExtent l="0" t="0" r="9525" b="0"/>
            <wp:docPr id="18" name="Picture 18"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lose-up of a documen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p w14:paraId="43D10181" w14:textId="5EF95D0B" w:rsidR="00182BB3" w:rsidRPr="000E5147" w:rsidRDefault="00182BB3" w:rsidP="00182BB3">
      <w:pPr>
        <w:rPr>
          <w:rFonts w:ascii="Arial Narrow" w:eastAsia="MS Mincho" w:hAnsi="Arial Narrow" w:cstheme="minorHAnsi"/>
          <w:sz w:val="21"/>
          <w:szCs w:val="21"/>
        </w:rPr>
      </w:pPr>
      <w:r>
        <w:rPr>
          <w:rFonts w:ascii="Arial Narrow" w:eastAsia="MS Mincho" w:hAnsi="Arial Narrow" w:cstheme="minorHAnsi"/>
          <w:noProof/>
          <w:sz w:val="21"/>
          <w:szCs w:val="21"/>
        </w:rPr>
        <w:lastRenderedPageBreak/>
        <w:drawing>
          <wp:inline distT="0" distB="0" distL="0" distR="0" wp14:anchorId="3ECD7B86" wp14:editId="6332A502">
            <wp:extent cx="6467475" cy="9144000"/>
            <wp:effectExtent l="0" t="0" r="9525" b="0"/>
            <wp:docPr id="19" name="Picture 19"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se-up of a documen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67475" cy="9144000"/>
                    </a:xfrm>
                    <a:prstGeom prst="rect">
                      <a:avLst/>
                    </a:prstGeom>
                    <a:noFill/>
                    <a:ln>
                      <a:noFill/>
                    </a:ln>
                  </pic:spPr>
                </pic:pic>
              </a:graphicData>
            </a:graphic>
          </wp:inline>
        </w:drawing>
      </w:r>
    </w:p>
    <w:sectPr w:rsidR="00182BB3" w:rsidRPr="000E5147" w:rsidSect="00182BB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avid Sant" w:date="2025-12-05T10:20:00Z" w:initials="DS">
    <w:p w14:paraId="7FEC3B2C" w14:textId="77777777" w:rsidR="00C07EFA" w:rsidRDefault="009C1F47" w:rsidP="00C07EFA">
      <w:pPr>
        <w:pStyle w:val="CommentText"/>
      </w:pPr>
      <w:r>
        <w:rPr>
          <w:rStyle w:val="CommentReference"/>
        </w:rPr>
        <w:annotationRef/>
      </w:r>
      <w:r w:rsidR="00C07EFA">
        <w:rPr>
          <w:highlight w:val="cyan"/>
        </w:rPr>
        <w:t>For Didimo</w:t>
      </w:r>
      <w:r w:rsidR="00C07EFA">
        <w:t>: Trial also extends to all group companies - is that ok?  Other parts of the licence look fine</w:t>
      </w:r>
    </w:p>
  </w:comment>
  <w:comment w:id="6" w:author="David Sant" w:date="2025-12-05T10:23:00Z" w:initials="DS">
    <w:p w14:paraId="61D7F4CF" w14:textId="77777777" w:rsidR="00C07EFA" w:rsidRDefault="009C1F47" w:rsidP="00C07EFA">
      <w:pPr>
        <w:pStyle w:val="CommentText"/>
      </w:pPr>
      <w:r>
        <w:rPr>
          <w:rStyle w:val="CommentReference"/>
        </w:rPr>
        <w:annotationRef/>
      </w:r>
      <w:r w:rsidR="00C07EFA">
        <w:rPr>
          <w:highlight w:val="cyan"/>
        </w:rPr>
        <w:t>For Didimo</w:t>
      </w:r>
      <w:r w:rsidR="00C07EFA">
        <w:t>: For a trial licence I normally remove warranties and indemnities and fall back to “as is”.  This largely depends on whether you are being paid / how much you are being paid.  From your email, I infer that you are prepared to accept some liability.</w:t>
      </w:r>
    </w:p>
  </w:comment>
  <w:comment w:id="9" w:author="David Sant" w:date="2025-12-05T10:32:00Z" w:initials="DS">
    <w:p w14:paraId="78BCB0C3" w14:textId="56CDE2B0" w:rsidR="008F3D00" w:rsidRDefault="008F3D00" w:rsidP="008F3D00">
      <w:pPr>
        <w:pStyle w:val="CommentText"/>
      </w:pPr>
      <w:r>
        <w:rPr>
          <w:rStyle w:val="CommentReference"/>
        </w:rPr>
        <w:annotationRef/>
      </w:r>
      <w:r>
        <w:rPr>
          <w:highlight w:val="green"/>
        </w:rPr>
        <w:t>For NBC</w:t>
      </w:r>
      <w:r>
        <w:t>: Please see clarification in Exhibit 1</w:t>
      </w:r>
    </w:p>
  </w:comment>
  <w:comment w:id="10" w:author="David Sant" w:date="2025-12-05T10:25:00Z" w:initials="DS">
    <w:p w14:paraId="4BDD7896" w14:textId="77777777" w:rsidR="00C07EFA" w:rsidRDefault="009C1F47" w:rsidP="00C07EFA">
      <w:pPr>
        <w:pStyle w:val="CommentText"/>
      </w:pPr>
      <w:r>
        <w:rPr>
          <w:rStyle w:val="CommentReference"/>
        </w:rPr>
        <w:annotationRef/>
      </w:r>
      <w:r w:rsidR="00C07EFA">
        <w:rPr>
          <w:highlight w:val="cyan"/>
        </w:rPr>
        <w:t>For Didimo</w:t>
      </w:r>
      <w:r w:rsidR="00C07EFA">
        <w:t>: N.b. you must disclose information about any of your suppliers/service providers/subcontractors who may have access to NBC’s confidential information, which includes any data which NBC puts into the Didimo system</w:t>
      </w:r>
    </w:p>
  </w:comment>
  <w:comment w:id="17" w:author="David Sant" w:date="2025-12-05T10:22:00Z" w:initials="DS">
    <w:p w14:paraId="33F44A14" w14:textId="77777777" w:rsidR="00C07EFA" w:rsidRDefault="009C1F47" w:rsidP="00C07EFA">
      <w:pPr>
        <w:pStyle w:val="CommentText"/>
      </w:pPr>
      <w:r>
        <w:rPr>
          <w:rStyle w:val="CommentReference"/>
        </w:rPr>
        <w:annotationRef/>
      </w:r>
      <w:r w:rsidR="00C07EFA">
        <w:rPr>
          <w:highlight w:val="cyan"/>
        </w:rPr>
        <w:t>For Didimo</w:t>
      </w:r>
      <w:r w:rsidR="00C07EFA">
        <w:t>:  They own any IP in any outputs from the system - I think that aligns with your model, but please let me know if they can only use the outputs during the term of the Trial licence.</w:t>
      </w:r>
    </w:p>
  </w:comment>
  <w:comment w:id="21" w:author="David Sant" w:date="2025-12-05T10:38:00Z" w:initials="DS">
    <w:p w14:paraId="10028953" w14:textId="6DD0C2EE" w:rsidR="008F3D00" w:rsidRDefault="008F3D00" w:rsidP="008F3D00">
      <w:pPr>
        <w:pStyle w:val="CommentText"/>
      </w:pPr>
      <w:r>
        <w:rPr>
          <w:rStyle w:val="CommentReference"/>
        </w:rPr>
        <w:annotationRef/>
      </w:r>
      <w:r>
        <w:rPr>
          <w:highlight w:val="green"/>
        </w:rPr>
        <w:t>For NBC</w:t>
      </w:r>
      <w:r>
        <w:t>: We suggest a compromise between 75 and our usual 45</w:t>
      </w:r>
    </w:p>
  </w:comment>
  <w:comment w:id="39" w:author="David Sant" w:date="2025-12-05T11:15:00Z" w:initials="DS">
    <w:p w14:paraId="1DC27C4D" w14:textId="77777777" w:rsidR="00C07EFA" w:rsidRDefault="00C07EFA" w:rsidP="00C07EFA">
      <w:pPr>
        <w:pStyle w:val="CommentText"/>
      </w:pPr>
      <w:r>
        <w:rPr>
          <w:rStyle w:val="CommentReference"/>
        </w:rPr>
        <w:annotationRef/>
      </w:r>
      <w:r>
        <w:rPr>
          <w:highlight w:val="green"/>
        </w:rPr>
        <w:t>For NBC</w:t>
      </w:r>
      <w:r>
        <w:t>: The requirements in Exhibit 3 go beyond what is necessary for this service and this Trial.  The risks inherent this service are more limited.</w:t>
      </w:r>
    </w:p>
  </w:comment>
  <w:comment w:id="41" w:author="David Sant" w:date="2025-12-05T11:14:00Z" w:initials="DS">
    <w:p w14:paraId="3DA228D0" w14:textId="77777777" w:rsidR="00C07EFA" w:rsidRDefault="003B7CFF" w:rsidP="00C07EFA">
      <w:pPr>
        <w:pStyle w:val="CommentText"/>
      </w:pPr>
      <w:r>
        <w:rPr>
          <w:rStyle w:val="CommentReference"/>
        </w:rPr>
        <w:annotationRef/>
      </w:r>
      <w:r w:rsidR="00C07EFA">
        <w:rPr>
          <w:highlight w:val="cyan"/>
        </w:rPr>
        <w:t>For Didimo</w:t>
      </w:r>
      <w:r w:rsidR="00C07EFA">
        <w:t>: I have chosen these clauses from Exhibit 3 which probably map onto your existing processes.</w:t>
      </w:r>
    </w:p>
  </w:comment>
  <w:comment w:id="59" w:author="David Sant" w:date="2025-12-05T10:27:00Z" w:initials="DS">
    <w:p w14:paraId="65ECC91B" w14:textId="77777777" w:rsidR="00C07EFA" w:rsidRDefault="009C1F47" w:rsidP="00C07EFA">
      <w:pPr>
        <w:pStyle w:val="CommentText"/>
      </w:pPr>
      <w:r>
        <w:rPr>
          <w:rStyle w:val="CommentReference"/>
        </w:rPr>
        <w:annotationRef/>
      </w:r>
      <w:r w:rsidR="00C07EFA">
        <w:rPr>
          <w:highlight w:val="cyan"/>
        </w:rPr>
        <w:t>For Didimo</w:t>
      </w:r>
      <w:r w:rsidR="00C07EFA">
        <w:t>: See my comment above re: warranties. Standard warranties to go with software licensing.  I would normally delete these for trial agreement and go with “as is”.</w:t>
      </w:r>
    </w:p>
  </w:comment>
  <w:comment w:id="63" w:author="David Sant" w:date="2025-12-05T10:26:00Z" w:initials="DS">
    <w:p w14:paraId="07E6072F" w14:textId="77777777" w:rsidR="00C07EFA" w:rsidRDefault="009C1F47" w:rsidP="00C07EFA">
      <w:pPr>
        <w:pStyle w:val="CommentText"/>
      </w:pPr>
      <w:r>
        <w:rPr>
          <w:rStyle w:val="CommentReference"/>
        </w:rPr>
        <w:annotationRef/>
      </w:r>
      <w:r w:rsidR="00C07EFA">
        <w:rPr>
          <w:highlight w:val="cyan"/>
        </w:rPr>
        <w:t>For Didimo</w:t>
      </w:r>
      <w:r w:rsidR="00C07EFA">
        <w:t>: Note this warranty that you have inserted protections against bias</w:t>
      </w:r>
    </w:p>
  </w:comment>
  <w:comment w:id="69" w:author="David Sant" w:date="2025-12-05T10:30:00Z" w:initials="DS">
    <w:p w14:paraId="2AD7D1D0" w14:textId="77777777" w:rsidR="00C07EFA" w:rsidRDefault="008F3D00" w:rsidP="00C07EFA">
      <w:pPr>
        <w:pStyle w:val="CommentText"/>
      </w:pPr>
      <w:r>
        <w:rPr>
          <w:rStyle w:val="CommentReference"/>
        </w:rPr>
        <w:annotationRef/>
      </w:r>
      <w:r w:rsidR="00C07EFA">
        <w:rPr>
          <w:highlight w:val="cyan"/>
        </w:rPr>
        <w:t>For Didimo</w:t>
      </w:r>
      <w:r w:rsidR="00C07EFA">
        <w:t>:  See comments above re: warranties. The IPR / bias / virus indemnity only applies to claims from third parties, so is limited.  But n.b. The confidentiality and security indemnity covers all breaches.</w:t>
      </w:r>
    </w:p>
  </w:comment>
  <w:comment w:id="129" w:author="David Sant" w:date="2025-12-05T10:57:00Z" w:initials="DS">
    <w:p w14:paraId="71F5D272" w14:textId="1F8A61F1" w:rsidR="00F7263C" w:rsidRDefault="00F7263C" w:rsidP="00F7263C">
      <w:pPr>
        <w:pStyle w:val="CommentText"/>
      </w:pPr>
      <w:r>
        <w:rPr>
          <w:rStyle w:val="CommentReference"/>
        </w:rPr>
        <w:annotationRef/>
      </w:r>
      <w:r>
        <w:rPr>
          <w:highlight w:val="green"/>
        </w:rPr>
        <w:t>For NBC</w:t>
      </w:r>
      <w:r>
        <w:t>: $1m supercap for indemnity</w:t>
      </w:r>
    </w:p>
  </w:comment>
  <w:comment w:id="143" w:author="David Sant" w:date="2025-12-05T10:57:00Z" w:initials="DS">
    <w:p w14:paraId="2E642F96" w14:textId="77777777" w:rsidR="00F7263C" w:rsidRDefault="00F7263C" w:rsidP="00F7263C">
      <w:pPr>
        <w:pStyle w:val="CommentText"/>
      </w:pPr>
      <w:r>
        <w:rPr>
          <w:rStyle w:val="CommentReference"/>
        </w:rPr>
        <w:annotationRef/>
      </w:r>
      <w:r>
        <w:rPr>
          <w:highlight w:val="green"/>
        </w:rPr>
        <w:t>For NBC</w:t>
      </w:r>
      <w:r>
        <w:t>: And standard liability cap for general liability</w:t>
      </w:r>
    </w:p>
  </w:comment>
  <w:comment w:id="168" w:author="David Sant" w:date="2025-12-05T10:34:00Z" w:initials="DS">
    <w:p w14:paraId="5312D033" w14:textId="77777777" w:rsidR="00C07EFA" w:rsidRDefault="008F3D00" w:rsidP="00C07EFA">
      <w:pPr>
        <w:pStyle w:val="CommentText"/>
      </w:pPr>
      <w:r>
        <w:rPr>
          <w:rStyle w:val="CommentReference"/>
        </w:rPr>
        <w:annotationRef/>
      </w:r>
      <w:r w:rsidR="00C07EFA">
        <w:rPr>
          <w:highlight w:val="cyan"/>
        </w:rPr>
        <w:t>For Didimo</w:t>
      </w:r>
      <w:r w:rsidR="00C07EFA">
        <w:t>: N.b. no publicity</w:t>
      </w:r>
    </w:p>
  </w:comment>
  <w:comment w:id="171" w:author="David Sant" w:date="2025-12-05T10:34:00Z" w:initials="DS">
    <w:p w14:paraId="7E6DD908" w14:textId="77777777" w:rsidR="00C07EFA" w:rsidRDefault="008F3D00" w:rsidP="00C07EFA">
      <w:pPr>
        <w:pStyle w:val="CommentText"/>
      </w:pPr>
      <w:r>
        <w:rPr>
          <w:rStyle w:val="CommentReference"/>
        </w:rPr>
        <w:annotationRef/>
      </w:r>
      <w:r w:rsidR="00C07EFA">
        <w:rPr>
          <w:highlight w:val="cyan"/>
        </w:rPr>
        <w:t>For Didimo</w:t>
      </w:r>
      <w:r w:rsidR="00C07EFA">
        <w:t>: As per our emails, I am advising as if this was UK law</w:t>
      </w:r>
    </w:p>
  </w:comment>
  <w:comment w:id="176" w:author="David Sant" w:date="2025-12-05T10:35:00Z" w:initials="DS">
    <w:p w14:paraId="30E63DA4" w14:textId="77777777" w:rsidR="00C07EFA" w:rsidRDefault="008F3D00" w:rsidP="00C07EFA">
      <w:pPr>
        <w:pStyle w:val="CommentText"/>
      </w:pPr>
      <w:r>
        <w:rPr>
          <w:rStyle w:val="CommentReference"/>
        </w:rPr>
        <w:annotationRef/>
      </w:r>
      <w:r w:rsidR="00C07EFA">
        <w:rPr>
          <w:highlight w:val="cyan"/>
        </w:rPr>
        <w:t>For Didimo</w:t>
      </w:r>
      <w:r w:rsidR="00C07EFA">
        <w:t>: If you keep this high-level that benefits you in the warranty/indemnity earlier on</w:t>
      </w:r>
    </w:p>
  </w:comment>
  <w:comment w:id="179" w:author="David Sant" w:date="2025-12-05T11:21:00Z" w:initials="DS">
    <w:p w14:paraId="7B073C7F" w14:textId="77777777" w:rsidR="00C07EFA" w:rsidRDefault="00C07EFA" w:rsidP="00C07EFA">
      <w:pPr>
        <w:pStyle w:val="CommentText"/>
      </w:pPr>
      <w:r>
        <w:rPr>
          <w:rStyle w:val="CommentReference"/>
        </w:rPr>
        <w:annotationRef/>
      </w:r>
      <w:r>
        <w:rPr>
          <w:highlight w:val="green"/>
        </w:rPr>
        <w:t>For NBC</w:t>
      </w:r>
      <w:r>
        <w:t>: added info about machine learning</w:t>
      </w:r>
    </w:p>
  </w:comment>
  <w:comment w:id="186" w:author="David Sant" w:date="2025-12-05T10:47:00Z" w:initials="DS">
    <w:p w14:paraId="3A33261D" w14:textId="198CBF00" w:rsidR="00C07EFA" w:rsidRDefault="0023623A" w:rsidP="00C07EFA">
      <w:pPr>
        <w:pStyle w:val="CommentText"/>
      </w:pPr>
      <w:r>
        <w:rPr>
          <w:rStyle w:val="CommentReference"/>
        </w:rPr>
        <w:annotationRef/>
      </w:r>
      <w:r w:rsidR="00C07EFA">
        <w:rPr>
          <w:highlight w:val="cyan"/>
        </w:rPr>
        <w:t>For Didimo</w:t>
      </w:r>
      <w:r w:rsidR="00C07EFA">
        <w:t>: Please review this carefully - add details of any third parties involved, and correct any statements which are inaccurate.  E.g. is it correct to say that you control the training data?  And that no Company Data will be used to train it?</w:t>
      </w:r>
    </w:p>
  </w:comment>
  <w:comment w:id="203" w:author="David Sant" w:date="2025-12-05T10:36:00Z" w:initials="DS">
    <w:p w14:paraId="6407C6EF" w14:textId="77777777" w:rsidR="00C07EFA" w:rsidRDefault="008F3D00" w:rsidP="00C07EFA">
      <w:pPr>
        <w:pStyle w:val="CommentText"/>
      </w:pPr>
      <w:r>
        <w:rPr>
          <w:rStyle w:val="CommentReference"/>
        </w:rPr>
        <w:annotationRef/>
      </w:r>
      <w:r w:rsidR="00C07EFA">
        <w:rPr>
          <w:highlight w:val="cyan"/>
        </w:rPr>
        <w:t>For Didimo</w:t>
      </w:r>
      <w:r w:rsidR="00C07EFA">
        <w:t>: Looks ok</w:t>
      </w:r>
    </w:p>
  </w:comment>
  <w:comment w:id="205" w:author="David Sant" w:date="2025-12-05T10:37:00Z" w:initials="DS">
    <w:p w14:paraId="1383AD06" w14:textId="77777777" w:rsidR="00C07EFA" w:rsidRDefault="008F3D00" w:rsidP="00C07EFA">
      <w:pPr>
        <w:pStyle w:val="CommentText"/>
      </w:pPr>
      <w:r>
        <w:rPr>
          <w:rStyle w:val="CommentReference"/>
        </w:rPr>
        <w:annotationRef/>
      </w:r>
      <w:r w:rsidR="00C07EFA">
        <w:rPr>
          <w:highlight w:val="green"/>
        </w:rPr>
        <w:t>For NBC</w:t>
      </w:r>
      <w:r w:rsidR="00C07EFA">
        <w:t>: see clause 10 for a list of clauses which look relevant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EC3B2C" w15:done="0"/>
  <w15:commentEx w15:paraId="61D7F4CF" w15:done="0"/>
  <w15:commentEx w15:paraId="78BCB0C3" w15:done="0"/>
  <w15:commentEx w15:paraId="4BDD7896" w15:done="0"/>
  <w15:commentEx w15:paraId="33F44A14" w15:done="0"/>
  <w15:commentEx w15:paraId="10028953" w15:done="0"/>
  <w15:commentEx w15:paraId="1DC27C4D" w15:done="0"/>
  <w15:commentEx w15:paraId="3DA228D0" w15:done="0"/>
  <w15:commentEx w15:paraId="65ECC91B" w15:done="0"/>
  <w15:commentEx w15:paraId="07E6072F" w15:done="0"/>
  <w15:commentEx w15:paraId="2AD7D1D0" w15:done="0"/>
  <w15:commentEx w15:paraId="71F5D272" w15:done="0"/>
  <w15:commentEx w15:paraId="2E642F96" w15:done="0"/>
  <w15:commentEx w15:paraId="5312D033" w15:done="0"/>
  <w15:commentEx w15:paraId="7E6DD908" w15:done="0"/>
  <w15:commentEx w15:paraId="30E63DA4" w15:done="0"/>
  <w15:commentEx w15:paraId="7B073C7F" w15:done="0"/>
  <w15:commentEx w15:paraId="3A33261D" w15:done="0"/>
  <w15:commentEx w15:paraId="6407C6EF" w15:done="0"/>
  <w15:commentEx w15:paraId="1383AD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1BAC97" w16cex:dateUtc="2025-12-05T10:20:00Z"/>
  <w16cex:commentExtensible w16cex:durableId="7E3D0B72" w16cex:dateUtc="2025-12-05T10:23:00Z"/>
  <w16cex:commentExtensible w16cex:durableId="46F544BD" w16cex:dateUtc="2025-12-05T10:32:00Z"/>
  <w16cex:commentExtensible w16cex:durableId="222F6969" w16cex:dateUtc="2025-12-05T10:25:00Z"/>
  <w16cex:commentExtensible w16cex:durableId="4379844A" w16cex:dateUtc="2025-12-05T10:22:00Z"/>
  <w16cex:commentExtensible w16cex:durableId="0F2E6B7C" w16cex:dateUtc="2025-12-05T10:38:00Z"/>
  <w16cex:commentExtensible w16cex:durableId="6C6F128D" w16cex:dateUtc="2025-12-05T11:15:00Z"/>
  <w16cex:commentExtensible w16cex:durableId="36A2DB29" w16cex:dateUtc="2025-12-05T11:14:00Z"/>
  <w16cex:commentExtensible w16cex:durableId="483967EC" w16cex:dateUtc="2025-12-05T10:27:00Z"/>
  <w16cex:commentExtensible w16cex:durableId="256A4E59" w16cex:dateUtc="2025-12-05T10:26:00Z"/>
  <w16cex:commentExtensible w16cex:durableId="364A62B1" w16cex:dateUtc="2025-12-05T10:30:00Z"/>
  <w16cex:commentExtensible w16cex:durableId="54844403" w16cex:dateUtc="2025-12-05T10:57:00Z"/>
  <w16cex:commentExtensible w16cex:durableId="3D11BD75" w16cex:dateUtc="2025-12-05T10:57:00Z"/>
  <w16cex:commentExtensible w16cex:durableId="0B1CF3A8" w16cex:dateUtc="2025-12-05T10:34:00Z"/>
  <w16cex:commentExtensible w16cex:durableId="26196CF1" w16cex:dateUtc="2025-12-05T10:34:00Z"/>
  <w16cex:commentExtensible w16cex:durableId="7E971392" w16cex:dateUtc="2025-12-05T10:35:00Z"/>
  <w16cex:commentExtensible w16cex:durableId="3F2AF759" w16cex:dateUtc="2025-12-05T11:21:00Z"/>
  <w16cex:commentExtensible w16cex:durableId="21DFA851" w16cex:dateUtc="2025-12-05T10:47:00Z"/>
  <w16cex:commentExtensible w16cex:durableId="75D7417B" w16cex:dateUtc="2025-12-05T10:36:00Z"/>
  <w16cex:commentExtensible w16cex:durableId="77916706" w16cex:dateUtc="2025-12-05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EC3B2C" w16cid:durableId="1E1BAC97"/>
  <w16cid:commentId w16cid:paraId="61D7F4CF" w16cid:durableId="7E3D0B72"/>
  <w16cid:commentId w16cid:paraId="78BCB0C3" w16cid:durableId="46F544BD"/>
  <w16cid:commentId w16cid:paraId="4BDD7896" w16cid:durableId="222F6969"/>
  <w16cid:commentId w16cid:paraId="33F44A14" w16cid:durableId="4379844A"/>
  <w16cid:commentId w16cid:paraId="10028953" w16cid:durableId="0F2E6B7C"/>
  <w16cid:commentId w16cid:paraId="1DC27C4D" w16cid:durableId="6C6F128D"/>
  <w16cid:commentId w16cid:paraId="3DA228D0" w16cid:durableId="36A2DB29"/>
  <w16cid:commentId w16cid:paraId="65ECC91B" w16cid:durableId="483967EC"/>
  <w16cid:commentId w16cid:paraId="07E6072F" w16cid:durableId="256A4E59"/>
  <w16cid:commentId w16cid:paraId="2AD7D1D0" w16cid:durableId="364A62B1"/>
  <w16cid:commentId w16cid:paraId="71F5D272" w16cid:durableId="54844403"/>
  <w16cid:commentId w16cid:paraId="2E642F96" w16cid:durableId="3D11BD75"/>
  <w16cid:commentId w16cid:paraId="5312D033" w16cid:durableId="0B1CF3A8"/>
  <w16cid:commentId w16cid:paraId="7E6DD908" w16cid:durableId="26196CF1"/>
  <w16cid:commentId w16cid:paraId="30E63DA4" w16cid:durableId="7E971392"/>
  <w16cid:commentId w16cid:paraId="7B073C7F" w16cid:durableId="3F2AF759"/>
  <w16cid:commentId w16cid:paraId="3A33261D" w16cid:durableId="21DFA851"/>
  <w16cid:commentId w16cid:paraId="6407C6EF" w16cid:durableId="75D7417B"/>
  <w16cid:commentId w16cid:paraId="1383AD06" w16cid:durableId="779167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F2A0" w14:textId="77777777" w:rsidR="00EA78D3" w:rsidRDefault="00EA78D3">
      <w:r>
        <w:separator/>
      </w:r>
    </w:p>
  </w:endnote>
  <w:endnote w:type="continuationSeparator" w:id="0">
    <w:p w14:paraId="704B8CD4" w14:textId="77777777" w:rsidR="00EA78D3" w:rsidRDefault="00EA7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4667" w14:textId="77777777" w:rsidR="00182BB3" w:rsidRDefault="00182BB3" w:rsidP="008371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9EB143" w14:textId="77777777" w:rsidR="00182BB3" w:rsidRDefault="00182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781376539"/>
      <w:docPartObj>
        <w:docPartGallery w:val="Page Numbers (Bottom of Page)"/>
        <w:docPartUnique/>
      </w:docPartObj>
    </w:sdtPr>
    <w:sdtEndPr>
      <w:rPr>
        <w:szCs w:val="16"/>
      </w:rPr>
    </w:sdtEndPr>
    <w:sdtContent>
      <w:p w14:paraId="16FB1272" w14:textId="77777777" w:rsidR="00182BB3" w:rsidRPr="001C00A7" w:rsidRDefault="00182BB3" w:rsidP="001C00A7">
        <w:pPr>
          <w:pStyle w:val="Footer"/>
          <w:rPr>
            <w:sz w:val="16"/>
            <w:szCs w:val="16"/>
          </w:rPr>
        </w:pPr>
        <w:r w:rsidRPr="001C00A7">
          <w:rPr>
            <w:sz w:val="16"/>
            <w:szCs w:val="16"/>
          </w:rPr>
          <w:fldChar w:fldCharType="begin"/>
        </w:r>
        <w:r w:rsidRPr="001C00A7">
          <w:rPr>
            <w:sz w:val="16"/>
            <w:szCs w:val="16"/>
          </w:rPr>
          <w:instrText xml:space="preserve"> PAGE   \* MERGEFORMAT </w:instrText>
        </w:r>
        <w:r w:rsidRPr="001C00A7">
          <w:rPr>
            <w:sz w:val="16"/>
            <w:szCs w:val="16"/>
          </w:rPr>
          <w:fldChar w:fldCharType="separate"/>
        </w:r>
        <w:r w:rsidRPr="001C00A7">
          <w:rPr>
            <w:noProof/>
            <w:sz w:val="16"/>
            <w:szCs w:val="16"/>
          </w:rPr>
          <w:t>4</w:t>
        </w:r>
        <w:r w:rsidRPr="001C00A7">
          <w:rPr>
            <w:sz w:val="16"/>
            <w:szCs w:val="16"/>
          </w:rPr>
          <w:fldChar w:fldCharType="end"/>
        </w:r>
      </w:p>
    </w:sdtContent>
  </w:sdt>
  <w:p w14:paraId="38FF4FAC" w14:textId="77777777" w:rsidR="00182BB3" w:rsidRPr="001C00A7" w:rsidRDefault="00182BB3" w:rsidP="001C00A7">
    <w:pPr>
      <w:pStyle w:val="Footer"/>
      <w:rPr>
        <w:sz w:val="16"/>
      </w:rPr>
    </w:pPr>
  </w:p>
  <w:p w14:paraId="4F3229B9" w14:textId="14E5A8E7" w:rsidR="001C00A7" w:rsidRPr="001C00A7" w:rsidRDefault="001C00A7" w:rsidP="001C00A7">
    <w:pPr>
      <w:pStyle w:val="Footer"/>
      <w:rPr>
        <w:sz w:val="16"/>
      </w:rPr>
    </w:pPr>
    <w:r w:rsidRPr="001C00A7">
      <w:rPr>
        <w:sz w:val="16"/>
      </w:rPr>
      <w:fldChar w:fldCharType="begin"/>
    </w:r>
    <w:r w:rsidRPr="001C00A7">
      <w:rPr>
        <w:sz w:val="16"/>
      </w:rPr>
      <w:instrText xml:space="preserve"> DOCPROPERTY  iManageFooter \* MERGEFORMAT </w:instrText>
    </w:r>
    <w:r w:rsidRPr="001C00A7">
      <w:rPr>
        <w:sz w:val="16"/>
      </w:rPr>
      <w:fldChar w:fldCharType="separate"/>
    </w:r>
    <w:r>
      <w:rPr>
        <w:sz w:val="16"/>
      </w:rPr>
      <w:t>NBCUniversal:9127631v1</w:t>
    </w:r>
    <w:r w:rsidRPr="001C00A7">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363932978"/>
      <w:docPartObj>
        <w:docPartGallery w:val="Page Numbers (Bottom of Page)"/>
        <w:docPartUnique/>
      </w:docPartObj>
    </w:sdtPr>
    <w:sdtEndPr/>
    <w:sdtContent>
      <w:p w14:paraId="5ED984B1" w14:textId="77777777" w:rsidR="00182BB3" w:rsidRPr="001C00A7" w:rsidRDefault="00182BB3" w:rsidP="001C00A7">
        <w:pPr>
          <w:pStyle w:val="Footer"/>
          <w:tabs>
            <w:tab w:val="clear" w:pos="8640"/>
            <w:tab w:val="right" w:pos="10260"/>
          </w:tabs>
          <w:rPr>
            <w:sz w:val="16"/>
            <w:szCs w:val="16"/>
          </w:rPr>
        </w:pPr>
        <w:r w:rsidRPr="001C00A7">
          <w:rPr>
            <w:sz w:val="16"/>
            <w:szCs w:val="16"/>
          </w:rPr>
          <w:fldChar w:fldCharType="begin"/>
        </w:r>
        <w:r w:rsidRPr="001C00A7">
          <w:rPr>
            <w:sz w:val="16"/>
            <w:szCs w:val="16"/>
          </w:rPr>
          <w:instrText xml:space="preserve"> PAGE   \* MERGEFORMAT </w:instrText>
        </w:r>
        <w:r w:rsidRPr="001C00A7">
          <w:rPr>
            <w:sz w:val="16"/>
            <w:szCs w:val="16"/>
          </w:rPr>
          <w:fldChar w:fldCharType="separate"/>
        </w:r>
        <w:r w:rsidRPr="001C00A7">
          <w:rPr>
            <w:noProof/>
            <w:sz w:val="16"/>
            <w:szCs w:val="16"/>
          </w:rPr>
          <w:t>1</w:t>
        </w:r>
        <w:r w:rsidRPr="001C00A7">
          <w:rPr>
            <w:sz w:val="16"/>
            <w:szCs w:val="16"/>
          </w:rPr>
          <w:fldChar w:fldCharType="end"/>
        </w:r>
      </w:p>
    </w:sdtContent>
  </w:sdt>
  <w:p w14:paraId="59C4623A" w14:textId="77777777" w:rsidR="00182BB3" w:rsidRPr="001C00A7" w:rsidRDefault="00182BB3" w:rsidP="001C00A7">
    <w:pPr>
      <w:pStyle w:val="Footer"/>
      <w:spacing w:line="200" w:lineRule="exact"/>
      <w:rPr>
        <w:sz w:val="16"/>
      </w:rPr>
    </w:pPr>
  </w:p>
  <w:p w14:paraId="5DF9226F" w14:textId="20AE5260" w:rsidR="00182BB3" w:rsidRPr="001C00A7" w:rsidRDefault="00182BB3" w:rsidP="001C00A7">
    <w:pPr>
      <w:pStyle w:val="Footer"/>
      <w:spacing w:line="200" w:lineRule="exact"/>
      <w:rPr>
        <w:sz w:val="16"/>
      </w:rPr>
    </w:pPr>
  </w:p>
  <w:p w14:paraId="466F2348" w14:textId="22E0CD85" w:rsidR="001C00A7" w:rsidRPr="001C00A7" w:rsidRDefault="001C00A7" w:rsidP="001C00A7">
    <w:pPr>
      <w:pStyle w:val="Footer"/>
      <w:spacing w:line="200" w:lineRule="exact"/>
      <w:rPr>
        <w:sz w:val="16"/>
      </w:rPr>
    </w:pPr>
    <w:r w:rsidRPr="001C00A7">
      <w:rPr>
        <w:sz w:val="16"/>
      </w:rPr>
      <w:fldChar w:fldCharType="begin"/>
    </w:r>
    <w:r w:rsidRPr="001C00A7">
      <w:rPr>
        <w:sz w:val="16"/>
      </w:rPr>
      <w:instrText xml:space="preserve"> DOCPROPERTY  iManageFooter \* MERGEFORMAT </w:instrText>
    </w:r>
    <w:r w:rsidRPr="001C00A7">
      <w:rPr>
        <w:sz w:val="16"/>
      </w:rPr>
      <w:fldChar w:fldCharType="separate"/>
    </w:r>
    <w:r>
      <w:rPr>
        <w:sz w:val="16"/>
      </w:rPr>
      <w:t>NBCUniversal:9127631v1</w:t>
    </w:r>
    <w:r w:rsidRPr="001C00A7">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497FC" w14:textId="77777777" w:rsidR="00EA78D3" w:rsidRDefault="00EA78D3">
      <w:r>
        <w:separator/>
      </w:r>
    </w:p>
  </w:footnote>
  <w:footnote w:type="continuationSeparator" w:id="0">
    <w:p w14:paraId="3F4B5D88" w14:textId="77777777" w:rsidR="00EA78D3" w:rsidRDefault="00EA7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EC7C" w14:textId="77777777" w:rsidR="001C00A7" w:rsidRDefault="001C0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7760" w14:textId="77777777" w:rsidR="001C00A7" w:rsidRDefault="001C0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36E1" w14:textId="77777777" w:rsidR="001C00A7" w:rsidRDefault="001C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6C4B81"/>
    <w:multiLevelType w:val="multilevel"/>
    <w:tmpl w:val="396A1DBE"/>
    <w:lvl w:ilvl="0">
      <w:start w:val="1"/>
      <w:numFmt w:val="decimal"/>
      <w:lvlRestart w:val="0"/>
      <w:pStyle w:val="Heading1"/>
      <w:lvlText w:val="%1.0"/>
      <w:lvlJc w:val="left"/>
      <w:pPr>
        <w:tabs>
          <w:tab w:val="num" w:pos="630"/>
        </w:tabs>
        <w:ind w:left="270" w:firstLine="0"/>
      </w:pPr>
      <w:rPr>
        <w:rFonts w:asciiTheme="minorHAnsi" w:hAnsiTheme="minorHAnsi" w:cstheme="minorHAnsi" w:hint="default"/>
        <w:b/>
        <w:i w:val="0"/>
        <w:caps w:val="0"/>
        <w:smallCaps w:val="0"/>
        <w:strike w:val="0"/>
        <w:dstrike w:val="0"/>
        <w:vanish w:val="0"/>
        <w:color w:val="auto"/>
        <w:spacing w:val="0"/>
        <w:w w:val="100"/>
        <w:kern w:val="0"/>
        <w:position w:val="0"/>
        <w:sz w:val="20"/>
        <w:szCs w:val="20"/>
        <w:u w:val="none"/>
        <w:effect w:val="none"/>
        <w:vertAlign w:val="baseline"/>
      </w:rPr>
    </w:lvl>
    <w:lvl w:ilvl="1">
      <w:start w:val="1"/>
      <w:numFmt w:val="decimal"/>
      <w:pStyle w:val="Heading2"/>
      <w:isLgl/>
      <w:lvlText w:val="%1.%2"/>
      <w:lvlJc w:val="left"/>
      <w:pPr>
        <w:tabs>
          <w:tab w:val="num" w:pos="1080"/>
        </w:tabs>
        <w:ind w:left="0" w:firstLine="720"/>
      </w:pPr>
      <w:rPr>
        <w:rFonts w:asciiTheme="minorHAnsi" w:hAnsiTheme="minorHAnsi" w:cstheme="minorHAnsi" w:hint="default"/>
        <w:b w:val="0"/>
        <w:i w:val="0"/>
        <w:caps w:val="0"/>
        <w:smallCaps w:val="0"/>
        <w:strike w:val="0"/>
        <w:dstrike w:val="0"/>
        <w:vanish w:val="0"/>
        <w:color w:val="auto"/>
        <w:spacing w:val="0"/>
        <w:w w:val="100"/>
        <w:kern w:val="0"/>
        <w:position w:val="0"/>
        <w:sz w:val="20"/>
        <w:szCs w:val="20"/>
        <w:u w:val="none"/>
        <w:effect w:val="none"/>
        <w:vertAlign w:val="baseline"/>
      </w:rPr>
    </w:lvl>
    <w:lvl w:ilvl="2">
      <w:start w:val="1"/>
      <w:numFmt w:val="decimal"/>
      <w:pStyle w:val="Heading3"/>
      <w:isLgl/>
      <w:lvlText w:val="%1.%2.%3"/>
      <w:lvlJc w:val="left"/>
      <w:pPr>
        <w:tabs>
          <w:tab w:val="num" w:pos="2160"/>
        </w:tabs>
        <w:ind w:left="0" w:firstLine="1440"/>
      </w:pPr>
      <w:rPr>
        <w:rFonts w:ascii="Times New Roman" w:hAnsi="Times New Roman" w:hint="default"/>
        <w:b w:val="0"/>
        <w:i w:val="0"/>
        <w:caps w:val="0"/>
        <w:smallCaps w:val="0"/>
        <w:strike w:val="0"/>
        <w:dstrike w:val="0"/>
        <w:vanish w:val="0"/>
        <w:color w:val="auto"/>
        <w:spacing w:val="0"/>
        <w:w w:val="100"/>
        <w:kern w:val="0"/>
        <w:position w:val="0"/>
        <w:sz w:val="22"/>
        <w:u w:val="none"/>
        <w:effect w:val="none"/>
        <w:vertAlign w:val="baseline"/>
      </w:rPr>
    </w:lvl>
    <w:lvl w:ilvl="3">
      <w:start w:val="1"/>
      <w:numFmt w:val="lowerLetter"/>
      <w:pStyle w:val="Heading4"/>
      <w:lvlText w:val="(%4)"/>
      <w:lvlJc w:val="left"/>
      <w:pPr>
        <w:tabs>
          <w:tab w:val="num" w:pos="1440"/>
        </w:tabs>
        <w:ind w:left="0" w:firstLine="2160"/>
      </w:pPr>
      <w:rPr>
        <w:rFonts w:ascii="Times New Roman" w:hAnsi="Times New Roman" w:hint="default"/>
        <w:b w:val="0"/>
        <w:i w:val="0"/>
        <w:caps w:val="0"/>
        <w:smallCaps w:val="0"/>
        <w:strike w:val="0"/>
        <w:dstrike w:val="0"/>
        <w:vanish w:val="0"/>
        <w:color w:val="auto"/>
        <w:spacing w:val="0"/>
        <w:w w:val="100"/>
        <w:kern w:val="0"/>
        <w:position w:val="0"/>
        <w:sz w:val="22"/>
        <w:szCs w:val="22"/>
        <w:u w:val="none"/>
        <w:effect w:val="none"/>
        <w:vertAlign w:val="baseline"/>
      </w:rPr>
    </w:lvl>
    <w:lvl w:ilvl="4">
      <w:start w:val="1"/>
      <w:numFmt w:val="lowerRoman"/>
      <w:pStyle w:val="Heading5"/>
      <w:lvlText w:val="(%5)"/>
      <w:lvlJc w:val="left"/>
      <w:pPr>
        <w:tabs>
          <w:tab w:val="num" w:pos="0"/>
        </w:tabs>
        <w:ind w:left="0" w:firstLine="288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5">
      <w:start w:val="1"/>
      <w:numFmt w:val="none"/>
      <w:pStyle w:val="Heading6"/>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6">
      <w:start w:val="1"/>
      <w:numFmt w:val="none"/>
      <w:pStyle w:val="Heading7"/>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7">
      <w:start w:val="1"/>
      <w:numFmt w:val="none"/>
      <w:pStyle w:val="Heading8"/>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8">
      <w:start w:val="1"/>
      <w:numFmt w:val="none"/>
      <w:pStyle w:val="Heading9"/>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abstractNum>
  <w:abstractNum w:abstractNumId="2" w15:restartNumberingAfterBreak="0">
    <w:nsid w:val="1C1E7341"/>
    <w:multiLevelType w:val="multilevel"/>
    <w:tmpl w:val="FCFAA53C"/>
    <w:lvl w:ilvl="0">
      <w:start w:val="1"/>
      <w:numFmt w:val="decimal"/>
      <w:lvlText w:val="%1."/>
      <w:lvlJc w:val="left"/>
      <w:pPr>
        <w:ind w:left="36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8586E21"/>
    <w:multiLevelType w:val="multilevel"/>
    <w:tmpl w:val="E946DDA4"/>
    <w:lvl w:ilvl="0">
      <w:start w:val="1"/>
      <w:numFmt w:val="decimal"/>
      <w:pStyle w:val="NBCU1"/>
      <w:lvlText w:val="%1."/>
      <w:lvlJc w:val="left"/>
      <w:pPr>
        <w:tabs>
          <w:tab w:val="num" w:pos="0"/>
        </w:tabs>
        <w:ind w:left="432" w:hanging="432"/>
      </w:pPr>
      <w:rPr>
        <w:rFonts w:ascii="Times New Roman" w:eastAsiaTheme="minorHAnsi" w:hAnsi="Times New Roman" w:cs="Times New Roman"/>
        <w:b/>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NBCU2"/>
      <w:isLgl/>
      <w:suff w:val="nothing"/>
      <w:lvlText w:val="%1.%2.  "/>
      <w:lvlJc w:val="left"/>
      <w:pPr>
        <w:tabs>
          <w:tab w:val="num" w:pos="990"/>
        </w:tabs>
        <w:ind w:left="990" w:firstLine="450"/>
      </w:pPr>
      <w:rPr>
        <w:rFonts w:ascii="Times New Roman Bold" w:hAnsi="Times New Roman Bold"/>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NBCU3"/>
      <w:suff w:val="nothing"/>
      <w:lvlText w:val="(%3)  "/>
      <w:lvlJc w:val="left"/>
      <w:pPr>
        <w:tabs>
          <w:tab w:val="num" w:pos="6840"/>
        </w:tabs>
        <w:ind w:left="6840" w:firstLine="90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BCU4"/>
      <w:lvlText w:val="(%4)"/>
      <w:lvlJc w:val="left"/>
      <w:pPr>
        <w:tabs>
          <w:tab w:val="num" w:pos="0"/>
        </w:tabs>
        <w:ind w:left="2160" w:hanging="72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NBCU5"/>
      <w:lvlText w:val="()"/>
      <w:lvlJc w:val="left"/>
      <w:pPr>
        <w:tabs>
          <w:tab w:val="num" w:pos="0"/>
        </w:tabs>
        <w:ind w:left="0" w:firstLine="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NBCU6"/>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NBCU7"/>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NBCU8"/>
      <w:lvlText w:val="()"/>
      <w:lvlJc w:val="left"/>
      <w:pPr>
        <w:tabs>
          <w:tab w:val="num" w:pos="0"/>
        </w:tabs>
        <w:ind w:left="0" w:firstLine="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NBCU9"/>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394F47B4"/>
    <w:multiLevelType w:val="multilevel"/>
    <w:tmpl w:val="4E9E5E26"/>
    <w:lvl w:ilvl="0">
      <w:start w:val="1"/>
      <w:numFmt w:val="decimal"/>
      <w:lvlText w:val="%1."/>
      <w:lvlJc w:val="left"/>
      <w:pPr>
        <w:ind w:left="1710" w:firstLine="0"/>
      </w:pPr>
      <w:rPr>
        <w:rFonts w:ascii="Times New Roman" w:hAnsi="Times New Roman" w:cs="Times New Roman" w:hint="default"/>
        <w:b w:val="0"/>
        <w:bCs/>
        <w:i w:val="0"/>
        <w:iCs/>
        <w:sz w:val="20"/>
        <w:szCs w:val="20"/>
      </w:rPr>
    </w:lvl>
    <w:lvl w:ilvl="1">
      <w:start w:val="1"/>
      <w:numFmt w:val="decimal"/>
      <w:lvlText w:val="%1.%2."/>
      <w:lvlJc w:val="left"/>
      <w:pPr>
        <w:ind w:left="5040" w:firstLine="360"/>
      </w:pPr>
      <w:rPr>
        <w:b w:val="0"/>
        <w:bCs/>
        <w:i w:val="0"/>
        <w:iCs/>
      </w:rPr>
    </w:lvl>
    <w:lvl w:ilvl="2">
      <w:start w:val="1"/>
      <w:numFmt w:val="decimal"/>
      <w:lvlText w:val="%1.%2.%3."/>
      <w:lvlJc w:val="left"/>
      <w:pPr>
        <w:ind w:left="180" w:firstLine="720"/>
      </w:pPr>
      <w:rPr>
        <w:b w:val="0"/>
        <w:bCs/>
        <w:i w:val="0"/>
        <w:iCs/>
        <w:strike w:val="0"/>
        <w:u w:val="none"/>
      </w:rPr>
    </w:lvl>
    <w:lvl w:ilvl="3">
      <w:start w:val="1"/>
      <w:numFmt w:val="decimal"/>
      <w:lvlText w:val="%1.%2.%3.%4."/>
      <w:lvlJc w:val="left"/>
      <w:pPr>
        <w:ind w:left="3078" w:firstLine="1080"/>
      </w:pPr>
      <w:rPr>
        <w:b w:val="0"/>
        <w:bCs/>
        <w:i w:val="0"/>
        <w:iCs/>
      </w:rPr>
    </w:lvl>
    <w:lvl w:ilvl="4">
      <w:start w:val="1"/>
      <w:numFmt w:val="decimal"/>
      <w:lvlText w:val="%1.%2.%3.%4.%5."/>
      <w:lvlJc w:val="left"/>
      <w:pPr>
        <w:ind w:left="3582" w:firstLine="1440"/>
      </w:pPr>
      <w:rPr>
        <w:b w:val="0"/>
        <w:bCs/>
      </w:rPr>
    </w:lvl>
    <w:lvl w:ilvl="5">
      <w:start w:val="1"/>
      <w:numFmt w:val="decimal"/>
      <w:lvlText w:val="%1.%2.%3.%4.%5.%6."/>
      <w:lvlJc w:val="left"/>
      <w:pPr>
        <w:ind w:left="4086" w:firstLine="1800"/>
      </w:pPr>
    </w:lvl>
    <w:lvl w:ilvl="6">
      <w:start w:val="1"/>
      <w:numFmt w:val="decimal"/>
      <w:lvlText w:val="%1.%2.%3.%4.%5.%6.%7."/>
      <w:lvlJc w:val="left"/>
      <w:pPr>
        <w:ind w:left="4590" w:firstLine="2160"/>
      </w:pPr>
    </w:lvl>
    <w:lvl w:ilvl="7">
      <w:start w:val="1"/>
      <w:numFmt w:val="decimal"/>
      <w:lvlText w:val="%1.%2.%3.%4.%5.%6.%7.%8."/>
      <w:lvlJc w:val="left"/>
      <w:pPr>
        <w:ind w:left="5094" w:firstLine="2519"/>
      </w:pPr>
    </w:lvl>
    <w:lvl w:ilvl="8">
      <w:start w:val="1"/>
      <w:numFmt w:val="decimal"/>
      <w:lvlText w:val="%1.%2.%3.%4.%5.%6.%7.%8.%9."/>
      <w:lvlJc w:val="left"/>
      <w:pPr>
        <w:ind w:left="5670" w:firstLine="2880"/>
      </w:pPr>
    </w:lvl>
  </w:abstractNum>
  <w:num w:numId="1" w16cid:durableId="1045180549">
    <w:abstractNumId w:val="1"/>
  </w:num>
  <w:num w:numId="2" w16cid:durableId="834298789">
    <w:abstractNumId w:val="2"/>
  </w:num>
  <w:num w:numId="3" w16cid:durableId="2133742516">
    <w:abstractNumId w:val="3"/>
  </w:num>
  <w:num w:numId="4" w16cid:durableId="3015455">
    <w:abstractNumId w:val="4"/>
  </w:num>
  <w:num w:numId="5" w16cid:durableId="1588540742">
    <w:abstractNumId w:val="1"/>
  </w:num>
  <w:num w:numId="6" w16cid:durableId="44448733">
    <w:abstractNumId w:val="1"/>
  </w:num>
  <w:num w:numId="7" w16cid:durableId="15428154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0450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BB3"/>
    <w:rsid w:val="00001400"/>
    <w:rsid w:val="000022BB"/>
    <w:rsid w:val="00003734"/>
    <w:rsid w:val="00016438"/>
    <w:rsid w:val="00025EC9"/>
    <w:rsid w:val="000324E5"/>
    <w:rsid w:val="0003290A"/>
    <w:rsid w:val="000407DB"/>
    <w:rsid w:val="00043BA9"/>
    <w:rsid w:val="000602EE"/>
    <w:rsid w:val="00070A5D"/>
    <w:rsid w:val="00082A9F"/>
    <w:rsid w:val="00083C8B"/>
    <w:rsid w:val="00084578"/>
    <w:rsid w:val="000868DD"/>
    <w:rsid w:val="00090794"/>
    <w:rsid w:val="00097576"/>
    <w:rsid w:val="000A0B8F"/>
    <w:rsid w:val="000B3257"/>
    <w:rsid w:val="000B55A1"/>
    <w:rsid w:val="000C1BFC"/>
    <w:rsid w:val="000E32A0"/>
    <w:rsid w:val="000E5147"/>
    <w:rsid w:val="000F5449"/>
    <w:rsid w:val="000F67CE"/>
    <w:rsid w:val="000F6878"/>
    <w:rsid w:val="001031A4"/>
    <w:rsid w:val="0010444E"/>
    <w:rsid w:val="0010686C"/>
    <w:rsid w:val="00113A6F"/>
    <w:rsid w:val="001159D0"/>
    <w:rsid w:val="00117512"/>
    <w:rsid w:val="001367C0"/>
    <w:rsid w:val="00137517"/>
    <w:rsid w:val="00146178"/>
    <w:rsid w:val="00147F9C"/>
    <w:rsid w:val="0015122F"/>
    <w:rsid w:val="001524E0"/>
    <w:rsid w:val="00156207"/>
    <w:rsid w:val="00156660"/>
    <w:rsid w:val="00163817"/>
    <w:rsid w:val="00165CF2"/>
    <w:rsid w:val="00165DA3"/>
    <w:rsid w:val="00166E6D"/>
    <w:rsid w:val="001700F0"/>
    <w:rsid w:val="0017419E"/>
    <w:rsid w:val="00174AC2"/>
    <w:rsid w:val="00175F17"/>
    <w:rsid w:val="00177779"/>
    <w:rsid w:val="00177C1D"/>
    <w:rsid w:val="00182BB3"/>
    <w:rsid w:val="001833F7"/>
    <w:rsid w:val="001834B9"/>
    <w:rsid w:val="00185C72"/>
    <w:rsid w:val="00190BD7"/>
    <w:rsid w:val="001A44EC"/>
    <w:rsid w:val="001A4BB0"/>
    <w:rsid w:val="001B717D"/>
    <w:rsid w:val="001C00A7"/>
    <w:rsid w:val="001C434D"/>
    <w:rsid w:val="001E07DE"/>
    <w:rsid w:val="001E23C5"/>
    <w:rsid w:val="001E6189"/>
    <w:rsid w:val="001F053C"/>
    <w:rsid w:val="001F3CBD"/>
    <w:rsid w:val="00205DAE"/>
    <w:rsid w:val="002258D4"/>
    <w:rsid w:val="002354AC"/>
    <w:rsid w:val="0023623A"/>
    <w:rsid w:val="00240C82"/>
    <w:rsid w:val="00241ECE"/>
    <w:rsid w:val="002465AF"/>
    <w:rsid w:val="0025109E"/>
    <w:rsid w:val="002730B9"/>
    <w:rsid w:val="002757DD"/>
    <w:rsid w:val="002909DA"/>
    <w:rsid w:val="00291D7A"/>
    <w:rsid w:val="002947BF"/>
    <w:rsid w:val="002A2E58"/>
    <w:rsid w:val="002A42B9"/>
    <w:rsid w:val="002B4BD2"/>
    <w:rsid w:val="002C5480"/>
    <w:rsid w:val="002C5E8A"/>
    <w:rsid w:val="002C6579"/>
    <w:rsid w:val="002D3208"/>
    <w:rsid w:val="002D45C2"/>
    <w:rsid w:val="002D5E2E"/>
    <w:rsid w:val="002E193F"/>
    <w:rsid w:val="002E6967"/>
    <w:rsid w:val="002F230B"/>
    <w:rsid w:val="00321DAB"/>
    <w:rsid w:val="00322455"/>
    <w:rsid w:val="00337B23"/>
    <w:rsid w:val="003536EA"/>
    <w:rsid w:val="00375814"/>
    <w:rsid w:val="0038109C"/>
    <w:rsid w:val="00383076"/>
    <w:rsid w:val="00383411"/>
    <w:rsid w:val="003844BF"/>
    <w:rsid w:val="00385B4E"/>
    <w:rsid w:val="0039095F"/>
    <w:rsid w:val="003918F5"/>
    <w:rsid w:val="00395D44"/>
    <w:rsid w:val="0039719C"/>
    <w:rsid w:val="003A50AA"/>
    <w:rsid w:val="003B5386"/>
    <w:rsid w:val="003B7CFF"/>
    <w:rsid w:val="003C22C6"/>
    <w:rsid w:val="003C2C97"/>
    <w:rsid w:val="003C53F3"/>
    <w:rsid w:val="003C66FB"/>
    <w:rsid w:val="003C6DF4"/>
    <w:rsid w:val="003D154D"/>
    <w:rsid w:val="003E007A"/>
    <w:rsid w:val="003E3D26"/>
    <w:rsid w:val="003E6EFD"/>
    <w:rsid w:val="003E7675"/>
    <w:rsid w:val="003F14AD"/>
    <w:rsid w:val="003F3F1A"/>
    <w:rsid w:val="003F5C06"/>
    <w:rsid w:val="003F5E51"/>
    <w:rsid w:val="00403155"/>
    <w:rsid w:val="00416A38"/>
    <w:rsid w:val="00431B6F"/>
    <w:rsid w:val="0043352F"/>
    <w:rsid w:val="00442826"/>
    <w:rsid w:val="00446BF0"/>
    <w:rsid w:val="004509EA"/>
    <w:rsid w:val="00453121"/>
    <w:rsid w:val="00453BF1"/>
    <w:rsid w:val="00465A2E"/>
    <w:rsid w:val="00465EF5"/>
    <w:rsid w:val="00475708"/>
    <w:rsid w:val="00476F60"/>
    <w:rsid w:val="00483748"/>
    <w:rsid w:val="00486014"/>
    <w:rsid w:val="00495E49"/>
    <w:rsid w:val="00497C13"/>
    <w:rsid w:val="004A0355"/>
    <w:rsid w:val="004A5198"/>
    <w:rsid w:val="004A69E7"/>
    <w:rsid w:val="004A7F04"/>
    <w:rsid w:val="004B7391"/>
    <w:rsid w:val="004C199F"/>
    <w:rsid w:val="004C2ADE"/>
    <w:rsid w:val="004D1482"/>
    <w:rsid w:val="004F135D"/>
    <w:rsid w:val="00511945"/>
    <w:rsid w:val="0052382E"/>
    <w:rsid w:val="00536B6D"/>
    <w:rsid w:val="005832B0"/>
    <w:rsid w:val="005A3057"/>
    <w:rsid w:val="005A3992"/>
    <w:rsid w:val="005C055D"/>
    <w:rsid w:val="005D2620"/>
    <w:rsid w:val="005D7C67"/>
    <w:rsid w:val="005E093D"/>
    <w:rsid w:val="005E3350"/>
    <w:rsid w:val="005E6875"/>
    <w:rsid w:val="005F01A1"/>
    <w:rsid w:val="005F4EF5"/>
    <w:rsid w:val="00612553"/>
    <w:rsid w:val="00617EE4"/>
    <w:rsid w:val="006254AE"/>
    <w:rsid w:val="00627E74"/>
    <w:rsid w:val="00650C84"/>
    <w:rsid w:val="00656F27"/>
    <w:rsid w:val="00667CE6"/>
    <w:rsid w:val="0067192A"/>
    <w:rsid w:val="0067363D"/>
    <w:rsid w:val="00681BBD"/>
    <w:rsid w:val="00686897"/>
    <w:rsid w:val="0069070B"/>
    <w:rsid w:val="006A0D33"/>
    <w:rsid w:val="006B0C65"/>
    <w:rsid w:val="006C3100"/>
    <w:rsid w:val="006D02FF"/>
    <w:rsid w:val="006D4BF1"/>
    <w:rsid w:val="006E0659"/>
    <w:rsid w:val="006E6CCB"/>
    <w:rsid w:val="0070752F"/>
    <w:rsid w:val="007103F7"/>
    <w:rsid w:val="0071715D"/>
    <w:rsid w:val="00725540"/>
    <w:rsid w:val="00734E21"/>
    <w:rsid w:val="00736587"/>
    <w:rsid w:val="00736CF6"/>
    <w:rsid w:val="00743808"/>
    <w:rsid w:val="00746D8E"/>
    <w:rsid w:val="00747A2C"/>
    <w:rsid w:val="007530DA"/>
    <w:rsid w:val="00765206"/>
    <w:rsid w:val="00765981"/>
    <w:rsid w:val="00775429"/>
    <w:rsid w:val="00775593"/>
    <w:rsid w:val="00785A87"/>
    <w:rsid w:val="0079370C"/>
    <w:rsid w:val="007946A5"/>
    <w:rsid w:val="00796330"/>
    <w:rsid w:val="007978E2"/>
    <w:rsid w:val="007B1E7A"/>
    <w:rsid w:val="007C00B5"/>
    <w:rsid w:val="007C78A0"/>
    <w:rsid w:val="007D600E"/>
    <w:rsid w:val="007D733D"/>
    <w:rsid w:val="007D7E3F"/>
    <w:rsid w:val="007E221F"/>
    <w:rsid w:val="007F089B"/>
    <w:rsid w:val="007F0901"/>
    <w:rsid w:val="007F1C50"/>
    <w:rsid w:val="00807FA5"/>
    <w:rsid w:val="00813348"/>
    <w:rsid w:val="00815474"/>
    <w:rsid w:val="008250F8"/>
    <w:rsid w:val="008278C3"/>
    <w:rsid w:val="008401B6"/>
    <w:rsid w:val="00842675"/>
    <w:rsid w:val="008455EC"/>
    <w:rsid w:val="00846C90"/>
    <w:rsid w:val="00857744"/>
    <w:rsid w:val="00857BF4"/>
    <w:rsid w:val="00863247"/>
    <w:rsid w:val="008660A4"/>
    <w:rsid w:val="00870C94"/>
    <w:rsid w:val="008778C2"/>
    <w:rsid w:val="00882469"/>
    <w:rsid w:val="008856AB"/>
    <w:rsid w:val="008B18C2"/>
    <w:rsid w:val="008B375E"/>
    <w:rsid w:val="008B6C23"/>
    <w:rsid w:val="008D1A87"/>
    <w:rsid w:val="008D1AB2"/>
    <w:rsid w:val="008D411D"/>
    <w:rsid w:val="008D4161"/>
    <w:rsid w:val="008D4EBB"/>
    <w:rsid w:val="008E4522"/>
    <w:rsid w:val="008F3D00"/>
    <w:rsid w:val="0091239F"/>
    <w:rsid w:val="00913A13"/>
    <w:rsid w:val="009208E3"/>
    <w:rsid w:val="00921AA9"/>
    <w:rsid w:val="009563D8"/>
    <w:rsid w:val="00960E39"/>
    <w:rsid w:val="0097432D"/>
    <w:rsid w:val="009747EA"/>
    <w:rsid w:val="00981591"/>
    <w:rsid w:val="0099565C"/>
    <w:rsid w:val="009A196E"/>
    <w:rsid w:val="009C0DD8"/>
    <w:rsid w:val="009C1F47"/>
    <w:rsid w:val="009C7A82"/>
    <w:rsid w:val="009F0436"/>
    <w:rsid w:val="009F13E1"/>
    <w:rsid w:val="00A01B40"/>
    <w:rsid w:val="00A0202F"/>
    <w:rsid w:val="00A035E8"/>
    <w:rsid w:val="00A06B3A"/>
    <w:rsid w:val="00A13AF5"/>
    <w:rsid w:val="00A16609"/>
    <w:rsid w:val="00A24EC7"/>
    <w:rsid w:val="00A36916"/>
    <w:rsid w:val="00A42B1B"/>
    <w:rsid w:val="00A460C2"/>
    <w:rsid w:val="00A66FA3"/>
    <w:rsid w:val="00A70117"/>
    <w:rsid w:val="00A729B2"/>
    <w:rsid w:val="00A7791B"/>
    <w:rsid w:val="00A86068"/>
    <w:rsid w:val="00A869BD"/>
    <w:rsid w:val="00A900FC"/>
    <w:rsid w:val="00A925A2"/>
    <w:rsid w:val="00AB48CD"/>
    <w:rsid w:val="00AC3B0F"/>
    <w:rsid w:val="00AD6E62"/>
    <w:rsid w:val="00AE0CEC"/>
    <w:rsid w:val="00AF0CA0"/>
    <w:rsid w:val="00AF2230"/>
    <w:rsid w:val="00B129ED"/>
    <w:rsid w:val="00B33EDE"/>
    <w:rsid w:val="00B36E68"/>
    <w:rsid w:val="00B429BE"/>
    <w:rsid w:val="00B42FCE"/>
    <w:rsid w:val="00B450F1"/>
    <w:rsid w:val="00B50887"/>
    <w:rsid w:val="00B53730"/>
    <w:rsid w:val="00B564E3"/>
    <w:rsid w:val="00B82215"/>
    <w:rsid w:val="00B841A2"/>
    <w:rsid w:val="00B879D8"/>
    <w:rsid w:val="00B879E4"/>
    <w:rsid w:val="00B94184"/>
    <w:rsid w:val="00BA6D06"/>
    <w:rsid w:val="00BB25DF"/>
    <w:rsid w:val="00BC021B"/>
    <w:rsid w:val="00BC39DE"/>
    <w:rsid w:val="00BD6705"/>
    <w:rsid w:val="00BE1DE4"/>
    <w:rsid w:val="00BF3B6D"/>
    <w:rsid w:val="00BF4697"/>
    <w:rsid w:val="00C07EFA"/>
    <w:rsid w:val="00C26B98"/>
    <w:rsid w:val="00C34E71"/>
    <w:rsid w:val="00C35BC4"/>
    <w:rsid w:val="00C436F2"/>
    <w:rsid w:val="00C44BD3"/>
    <w:rsid w:val="00C52EFF"/>
    <w:rsid w:val="00C534AB"/>
    <w:rsid w:val="00C55806"/>
    <w:rsid w:val="00C56161"/>
    <w:rsid w:val="00C67527"/>
    <w:rsid w:val="00C907AB"/>
    <w:rsid w:val="00C914AC"/>
    <w:rsid w:val="00C92923"/>
    <w:rsid w:val="00C9292B"/>
    <w:rsid w:val="00C93C5E"/>
    <w:rsid w:val="00C95D62"/>
    <w:rsid w:val="00CA59E5"/>
    <w:rsid w:val="00CA7FFA"/>
    <w:rsid w:val="00CB2350"/>
    <w:rsid w:val="00CC4E33"/>
    <w:rsid w:val="00CC5ADC"/>
    <w:rsid w:val="00CD0712"/>
    <w:rsid w:val="00CD110F"/>
    <w:rsid w:val="00CD3F96"/>
    <w:rsid w:val="00CD431A"/>
    <w:rsid w:val="00CE08B6"/>
    <w:rsid w:val="00CE19D8"/>
    <w:rsid w:val="00CE5F12"/>
    <w:rsid w:val="00D06720"/>
    <w:rsid w:val="00D17BFD"/>
    <w:rsid w:val="00D20495"/>
    <w:rsid w:val="00D24B0C"/>
    <w:rsid w:val="00D24E4B"/>
    <w:rsid w:val="00D25BEC"/>
    <w:rsid w:val="00D26256"/>
    <w:rsid w:val="00D31A77"/>
    <w:rsid w:val="00D6394D"/>
    <w:rsid w:val="00D810AD"/>
    <w:rsid w:val="00D9399D"/>
    <w:rsid w:val="00D93D82"/>
    <w:rsid w:val="00DA24FE"/>
    <w:rsid w:val="00DC35CF"/>
    <w:rsid w:val="00DC4809"/>
    <w:rsid w:val="00DC7645"/>
    <w:rsid w:val="00DE0593"/>
    <w:rsid w:val="00DE2DCC"/>
    <w:rsid w:val="00DE4691"/>
    <w:rsid w:val="00DE5F96"/>
    <w:rsid w:val="00DF1B1A"/>
    <w:rsid w:val="00E006D1"/>
    <w:rsid w:val="00E02D30"/>
    <w:rsid w:val="00E1248E"/>
    <w:rsid w:val="00E40D71"/>
    <w:rsid w:val="00E413FA"/>
    <w:rsid w:val="00E45F23"/>
    <w:rsid w:val="00E50213"/>
    <w:rsid w:val="00E517E9"/>
    <w:rsid w:val="00E54310"/>
    <w:rsid w:val="00E57F96"/>
    <w:rsid w:val="00E61445"/>
    <w:rsid w:val="00E6569E"/>
    <w:rsid w:val="00E709BD"/>
    <w:rsid w:val="00EA78D3"/>
    <w:rsid w:val="00EB1093"/>
    <w:rsid w:val="00EB5073"/>
    <w:rsid w:val="00EB5716"/>
    <w:rsid w:val="00EC6B7B"/>
    <w:rsid w:val="00ED72B8"/>
    <w:rsid w:val="00EE59D0"/>
    <w:rsid w:val="00EF073B"/>
    <w:rsid w:val="00F01037"/>
    <w:rsid w:val="00F06686"/>
    <w:rsid w:val="00F135AF"/>
    <w:rsid w:val="00F2446C"/>
    <w:rsid w:val="00F425FE"/>
    <w:rsid w:val="00F4521E"/>
    <w:rsid w:val="00F46C99"/>
    <w:rsid w:val="00F50D1C"/>
    <w:rsid w:val="00F60E53"/>
    <w:rsid w:val="00F61A59"/>
    <w:rsid w:val="00F63AC3"/>
    <w:rsid w:val="00F644D8"/>
    <w:rsid w:val="00F71F78"/>
    <w:rsid w:val="00F7263C"/>
    <w:rsid w:val="00F96DC1"/>
    <w:rsid w:val="00FA28D0"/>
    <w:rsid w:val="00FA3997"/>
    <w:rsid w:val="00FA515C"/>
    <w:rsid w:val="00FB4E29"/>
    <w:rsid w:val="00FB67B0"/>
    <w:rsid w:val="00FC0298"/>
    <w:rsid w:val="00FC1AED"/>
    <w:rsid w:val="00FC4740"/>
    <w:rsid w:val="00FC48FB"/>
    <w:rsid w:val="00FC56FE"/>
    <w:rsid w:val="00FE485D"/>
    <w:rsid w:val="00FE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1AF85"/>
  <w15:chartTrackingRefBased/>
  <w15:docId w15:val="{824E140D-6D9C-4C6B-9309-D0D09461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BB3"/>
    <w:pPr>
      <w:spacing w:after="0" w:line="240" w:lineRule="auto"/>
    </w:pPr>
    <w:rPr>
      <w:rFonts w:ascii="Times New Roman" w:eastAsia="Times New Roman" w:hAnsi="Times New Roman" w:cs="Times New Roman"/>
      <w:kern w:val="0"/>
      <w:sz w:val="24"/>
      <w:szCs w:val="20"/>
    </w:rPr>
  </w:style>
  <w:style w:type="paragraph" w:styleId="Heading1">
    <w:name w:val="heading 1"/>
    <w:basedOn w:val="Normal"/>
    <w:next w:val="BodyText"/>
    <w:link w:val="Heading1Char"/>
    <w:qFormat/>
    <w:rsid w:val="00182BB3"/>
    <w:pPr>
      <w:numPr>
        <w:numId w:val="1"/>
      </w:numPr>
      <w:spacing w:after="240"/>
      <w:outlineLvl w:val="0"/>
    </w:pPr>
    <w:rPr>
      <w:rFonts w:ascii="Times New Roman Bold" w:hAnsi="Times New Roman Bold" w:cs="Arial"/>
      <w:b/>
      <w:bCs/>
      <w:kern w:val="32"/>
      <w:szCs w:val="32"/>
    </w:rPr>
  </w:style>
  <w:style w:type="paragraph" w:styleId="Heading2">
    <w:name w:val="heading 2"/>
    <w:basedOn w:val="Normal"/>
    <w:next w:val="BodyText"/>
    <w:link w:val="Heading2Char"/>
    <w:qFormat/>
    <w:rsid w:val="00182BB3"/>
    <w:pPr>
      <w:numPr>
        <w:ilvl w:val="1"/>
        <w:numId w:val="1"/>
      </w:numPr>
      <w:spacing w:after="240"/>
      <w:outlineLvl w:val="1"/>
    </w:pPr>
    <w:rPr>
      <w:rFonts w:cs="Arial"/>
      <w:bCs/>
      <w:iCs/>
      <w:szCs w:val="28"/>
    </w:rPr>
  </w:style>
  <w:style w:type="paragraph" w:styleId="Heading3">
    <w:name w:val="heading 3"/>
    <w:aliases w:val="h3"/>
    <w:basedOn w:val="Normal"/>
    <w:next w:val="BodyText"/>
    <w:link w:val="Heading3Char"/>
    <w:qFormat/>
    <w:rsid w:val="00182BB3"/>
    <w:pPr>
      <w:numPr>
        <w:ilvl w:val="2"/>
        <w:numId w:val="1"/>
      </w:numPr>
      <w:spacing w:after="240"/>
      <w:outlineLvl w:val="2"/>
    </w:pPr>
    <w:rPr>
      <w:rFonts w:cs="Arial"/>
      <w:bCs/>
      <w:szCs w:val="26"/>
    </w:rPr>
  </w:style>
  <w:style w:type="paragraph" w:styleId="Heading4">
    <w:name w:val="heading 4"/>
    <w:aliases w:val="h4"/>
    <w:basedOn w:val="Normal"/>
    <w:next w:val="BodyText"/>
    <w:link w:val="Heading4Char"/>
    <w:qFormat/>
    <w:rsid w:val="00182BB3"/>
    <w:pPr>
      <w:numPr>
        <w:ilvl w:val="3"/>
        <w:numId w:val="1"/>
      </w:numPr>
      <w:spacing w:after="240"/>
      <w:outlineLvl w:val="3"/>
    </w:pPr>
    <w:rPr>
      <w:bCs/>
      <w:szCs w:val="28"/>
    </w:rPr>
  </w:style>
  <w:style w:type="paragraph" w:styleId="Heading5">
    <w:name w:val="heading 5"/>
    <w:basedOn w:val="Normal"/>
    <w:next w:val="BodyText"/>
    <w:link w:val="Heading5Char"/>
    <w:qFormat/>
    <w:rsid w:val="00182BB3"/>
    <w:pPr>
      <w:numPr>
        <w:ilvl w:val="4"/>
        <w:numId w:val="1"/>
      </w:numPr>
      <w:spacing w:after="240"/>
      <w:outlineLvl w:val="4"/>
    </w:pPr>
    <w:rPr>
      <w:bCs/>
      <w:iCs/>
      <w:szCs w:val="26"/>
    </w:rPr>
  </w:style>
  <w:style w:type="paragraph" w:styleId="Heading6">
    <w:name w:val="heading 6"/>
    <w:basedOn w:val="Normal"/>
    <w:next w:val="BodyText"/>
    <w:link w:val="Heading6Char"/>
    <w:qFormat/>
    <w:rsid w:val="00182BB3"/>
    <w:pPr>
      <w:numPr>
        <w:ilvl w:val="5"/>
        <w:numId w:val="1"/>
      </w:numPr>
      <w:spacing w:after="240"/>
      <w:outlineLvl w:val="5"/>
    </w:pPr>
    <w:rPr>
      <w:b/>
      <w:bCs/>
      <w:sz w:val="22"/>
      <w:szCs w:val="22"/>
    </w:rPr>
  </w:style>
  <w:style w:type="paragraph" w:styleId="Heading7">
    <w:name w:val="heading 7"/>
    <w:basedOn w:val="Normal"/>
    <w:next w:val="BodyText"/>
    <w:link w:val="Heading7Char"/>
    <w:qFormat/>
    <w:rsid w:val="00182BB3"/>
    <w:pPr>
      <w:numPr>
        <w:ilvl w:val="6"/>
        <w:numId w:val="1"/>
      </w:numPr>
      <w:spacing w:after="240"/>
      <w:outlineLvl w:val="6"/>
    </w:pPr>
    <w:rPr>
      <w:szCs w:val="24"/>
    </w:rPr>
  </w:style>
  <w:style w:type="paragraph" w:styleId="Heading8">
    <w:name w:val="heading 8"/>
    <w:basedOn w:val="Normal"/>
    <w:next w:val="BodyText"/>
    <w:link w:val="Heading8Char"/>
    <w:qFormat/>
    <w:rsid w:val="00182BB3"/>
    <w:pPr>
      <w:numPr>
        <w:ilvl w:val="7"/>
        <w:numId w:val="1"/>
      </w:numPr>
      <w:spacing w:after="240"/>
      <w:outlineLvl w:val="7"/>
    </w:pPr>
    <w:rPr>
      <w:i/>
      <w:iCs/>
      <w:szCs w:val="24"/>
    </w:rPr>
  </w:style>
  <w:style w:type="paragraph" w:styleId="Heading9">
    <w:name w:val="heading 9"/>
    <w:basedOn w:val="Normal"/>
    <w:next w:val="BodyText"/>
    <w:link w:val="Heading9Char"/>
    <w:qFormat/>
    <w:rsid w:val="00182BB3"/>
    <w:pPr>
      <w:numPr>
        <w:ilvl w:val="8"/>
        <w:numId w:val="1"/>
      </w:numPr>
      <w:spacing w:after="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2BB3"/>
    <w:rPr>
      <w:rFonts w:ascii="Times New Roman Bold" w:eastAsia="Times New Roman" w:hAnsi="Times New Roman Bold" w:cs="Arial"/>
      <w:b/>
      <w:bCs/>
      <w:kern w:val="32"/>
      <w:sz w:val="24"/>
      <w:szCs w:val="32"/>
    </w:rPr>
  </w:style>
  <w:style w:type="character" w:customStyle="1" w:styleId="Heading2Char">
    <w:name w:val="Heading 2 Char"/>
    <w:basedOn w:val="DefaultParagraphFont"/>
    <w:link w:val="Heading2"/>
    <w:rsid w:val="00182BB3"/>
    <w:rPr>
      <w:rFonts w:ascii="Times New Roman" w:eastAsia="Times New Roman" w:hAnsi="Times New Roman" w:cs="Arial"/>
      <w:bCs/>
      <w:iCs/>
      <w:kern w:val="0"/>
      <w:sz w:val="24"/>
      <w:szCs w:val="28"/>
    </w:rPr>
  </w:style>
  <w:style w:type="character" w:customStyle="1" w:styleId="Heading3Char">
    <w:name w:val="Heading 3 Char"/>
    <w:aliases w:val="h3 Char"/>
    <w:basedOn w:val="DefaultParagraphFont"/>
    <w:link w:val="Heading3"/>
    <w:rsid w:val="00182BB3"/>
    <w:rPr>
      <w:rFonts w:ascii="Times New Roman" w:eastAsia="Times New Roman" w:hAnsi="Times New Roman" w:cs="Arial"/>
      <w:bCs/>
      <w:kern w:val="0"/>
      <w:sz w:val="24"/>
      <w:szCs w:val="26"/>
    </w:rPr>
  </w:style>
  <w:style w:type="character" w:customStyle="1" w:styleId="Heading4Char">
    <w:name w:val="Heading 4 Char"/>
    <w:aliases w:val="h4 Char"/>
    <w:basedOn w:val="DefaultParagraphFont"/>
    <w:link w:val="Heading4"/>
    <w:rsid w:val="00182BB3"/>
    <w:rPr>
      <w:rFonts w:ascii="Times New Roman" w:eastAsia="Times New Roman" w:hAnsi="Times New Roman" w:cs="Times New Roman"/>
      <w:bCs/>
      <w:kern w:val="0"/>
      <w:sz w:val="24"/>
      <w:szCs w:val="28"/>
    </w:rPr>
  </w:style>
  <w:style w:type="character" w:customStyle="1" w:styleId="Heading5Char">
    <w:name w:val="Heading 5 Char"/>
    <w:basedOn w:val="DefaultParagraphFont"/>
    <w:link w:val="Heading5"/>
    <w:rsid w:val="00182BB3"/>
    <w:rPr>
      <w:rFonts w:ascii="Times New Roman" w:eastAsia="Times New Roman" w:hAnsi="Times New Roman" w:cs="Times New Roman"/>
      <w:bCs/>
      <w:iCs/>
      <w:kern w:val="0"/>
      <w:sz w:val="24"/>
      <w:szCs w:val="26"/>
    </w:rPr>
  </w:style>
  <w:style w:type="character" w:customStyle="1" w:styleId="Heading6Char">
    <w:name w:val="Heading 6 Char"/>
    <w:basedOn w:val="DefaultParagraphFont"/>
    <w:link w:val="Heading6"/>
    <w:rsid w:val="00182BB3"/>
    <w:rPr>
      <w:rFonts w:ascii="Times New Roman" w:eastAsia="Times New Roman" w:hAnsi="Times New Roman" w:cs="Times New Roman"/>
      <w:b/>
      <w:bCs/>
      <w:kern w:val="0"/>
    </w:rPr>
  </w:style>
  <w:style w:type="character" w:customStyle="1" w:styleId="Heading7Char">
    <w:name w:val="Heading 7 Char"/>
    <w:basedOn w:val="DefaultParagraphFont"/>
    <w:link w:val="Heading7"/>
    <w:rsid w:val="00182BB3"/>
    <w:rPr>
      <w:rFonts w:ascii="Times New Roman" w:eastAsia="Times New Roman" w:hAnsi="Times New Roman" w:cs="Times New Roman"/>
      <w:kern w:val="0"/>
      <w:sz w:val="24"/>
      <w:szCs w:val="24"/>
    </w:rPr>
  </w:style>
  <w:style w:type="character" w:customStyle="1" w:styleId="Heading8Char">
    <w:name w:val="Heading 8 Char"/>
    <w:basedOn w:val="DefaultParagraphFont"/>
    <w:link w:val="Heading8"/>
    <w:rsid w:val="00182BB3"/>
    <w:rPr>
      <w:rFonts w:ascii="Times New Roman" w:eastAsia="Times New Roman" w:hAnsi="Times New Roman" w:cs="Times New Roman"/>
      <w:i/>
      <w:iCs/>
      <w:kern w:val="0"/>
      <w:sz w:val="24"/>
      <w:szCs w:val="24"/>
    </w:rPr>
  </w:style>
  <w:style w:type="character" w:customStyle="1" w:styleId="Heading9Char">
    <w:name w:val="Heading 9 Char"/>
    <w:basedOn w:val="DefaultParagraphFont"/>
    <w:link w:val="Heading9"/>
    <w:rsid w:val="00182BB3"/>
    <w:rPr>
      <w:rFonts w:ascii="Arial" w:eastAsia="Times New Roman" w:hAnsi="Arial" w:cs="Arial"/>
      <w:kern w:val="0"/>
    </w:rPr>
  </w:style>
  <w:style w:type="paragraph" w:styleId="BodyText">
    <w:name w:val="Body Text"/>
    <w:basedOn w:val="Normal"/>
    <w:link w:val="BodyTextChar"/>
    <w:rsid w:val="00182BB3"/>
    <w:pPr>
      <w:spacing w:after="240"/>
    </w:pPr>
  </w:style>
  <w:style w:type="character" w:customStyle="1" w:styleId="BodyTextChar">
    <w:name w:val="Body Text Char"/>
    <w:basedOn w:val="DefaultParagraphFont"/>
    <w:link w:val="BodyText"/>
    <w:rsid w:val="00182BB3"/>
    <w:rPr>
      <w:rFonts w:ascii="Times New Roman" w:eastAsia="Times New Roman" w:hAnsi="Times New Roman" w:cs="Times New Roman"/>
      <w:kern w:val="0"/>
      <w:sz w:val="24"/>
      <w:szCs w:val="20"/>
    </w:rPr>
  </w:style>
  <w:style w:type="paragraph" w:styleId="Footer">
    <w:name w:val="footer"/>
    <w:basedOn w:val="Normal"/>
    <w:link w:val="FooterChar"/>
    <w:uiPriority w:val="99"/>
    <w:rsid w:val="00182BB3"/>
    <w:pPr>
      <w:tabs>
        <w:tab w:val="center" w:pos="4320"/>
        <w:tab w:val="right" w:pos="8640"/>
      </w:tabs>
    </w:pPr>
  </w:style>
  <w:style w:type="character" w:customStyle="1" w:styleId="FooterChar">
    <w:name w:val="Footer Char"/>
    <w:basedOn w:val="DefaultParagraphFont"/>
    <w:link w:val="Footer"/>
    <w:uiPriority w:val="99"/>
    <w:rsid w:val="00182BB3"/>
    <w:rPr>
      <w:rFonts w:ascii="Times New Roman" w:eastAsia="Times New Roman" w:hAnsi="Times New Roman" w:cs="Times New Roman"/>
      <w:kern w:val="0"/>
      <w:sz w:val="24"/>
      <w:szCs w:val="20"/>
    </w:rPr>
  </w:style>
  <w:style w:type="character" w:styleId="PageNumber">
    <w:name w:val="page number"/>
    <w:basedOn w:val="DefaultParagraphFont"/>
    <w:rsid w:val="00182BB3"/>
  </w:style>
  <w:style w:type="table" w:styleId="TableGrid">
    <w:name w:val="Table Grid"/>
    <w:basedOn w:val="TableNormal"/>
    <w:uiPriority w:val="39"/>
    <w:rsid w:val="00182BB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32A0"/>
    <w:pPr>
      <w:tabs>
        <w:tab w:val="center" w:pos="4680"/>
        <w:tab w:val="right" w:pos="9360"/>
      </w:tabs>
    </w:pPr>
  </w:style>
  <w:style w:type="character" w:customStyle="1" w:styleId="HeaderChar">
    <w:name w:val="Header Char"/>
    <w:basedOn w:val="DefaultParagraphFont"/>
    <w:link w:val="Header"/>
    <w:uiPriority w:val="99"/>
    <w:rsid w:val="000E32A0"/>
    <w:rPr>
      <w:rFonts w:ascii="Times New Roman" w:eastAsia="Times New Roman" w:hAnsi="Times New Roman" w:cs="Times New Roman"/>
      <w:kern w:val="0"/>
      <w:sz w:val="24"/>
      <w:szCs w:val="20"/>
    </w:rPr>
  </w:style>
  <w:style w:type="character" w:styleId="CommentReference">
    <w:name w:val="annotation reference"/>
    <w:basedOn w:val="DefaultParagraphFont"/>
    <w:uiPriority w:val="99"/>
    <w:semiHidden/>
    <w:unhideWhenUsed/>
    <w:rsid w:val="000E5147"/>
    <w:rPr>
      <w:sz w:val="16"/>
      <w:szCs w:val="16"/>
    </w:rPr>
  </w:style>
  <w:style w:type="paragraph" w:styleId="CommentText">
    <w:name w:val="annotation text"/>
    <w:basedOn w:val="Normal"/>
    <w:link w:val="CommentTextChar"/>
    <w:uiPriority w:val="99"/>
    <w:unhideWhenUsed/>
    <w:rsid w:val="000E5147"/>
    <w:rPr>
      <w:sz w:val="20"/>
    </w:rPr>
  </w:style>
  <w:style w:type="character" w:customStyle="1" w:styleId="CommentTextChar">
    <w:name w:val="Comment Text Char"/>
    <w:basedOn w:val="DefaultParagraphFont"/>
    <w:link w:val="CommentText"/>
    <w:uiPriority w:val="99"/>
    <w:rsid w:val="000E5147"/>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0E5147"/>
    <w:rPr>
      <w:b/>
      <w:bCs/>
    </w:rPr>
  </w:style>
  <w:style w:type="character" w:customStyle="1" w:styleId="CommentSubjectChar">
    <w:name w:val="Comment Subject Char"/>
    <w:basedOn w:val="CommentTextChar"/>
    <w:link w:val="CommentSubject"/>
    <w:uiPriority w:val="99"/>
    <w:semiHidden/>
    <w:rsid w:val="000E5147"/>
    <w:rPr>
      <w:rFonts w:ascii="Times New Roman" w:eastAsia="Times New Roman" w:hAnsi="Times New Roman" w:cs="Times New Roman"/>
      <w:b/>
      <w:bCs/>
      <w:kern w:val="0"/>
      <w:sz w:val="20"/>
      <w:szCs w:val="20"/>
    </w:rPr>
  </w:style>
  <w:style w:type="paragraph" w:customStyle="1" w:styleId="NBCU1">
    <w:name w:val="NBCU 1"/>
    <w:basedOn w:val="Normal"/>
    <w:next w:val="NBCU2"/>
    <w:rsid w:val="00117512"/>
    <w:pPr>
      <w:keepNext/>
      <w:numPr>
        <w:numId w:val="3"/>
      </w:numPr>
      <w:spacing w:after="200"/>
      <w:jc w:val="both"/>
      <w:outlineLvl w:val="0"/>
    </w:pPr>
    <w:rPr>
      <w:rFonts w:eastAsiaTheme="minorHAnsi"/>
      <w:b/>
      <w:sz w:val="20"/>
      <w:szCs w:val="22"/>
      <w14:ligatures w14:val="none"/>
    </w:rPr>
  </w:style>
  <w:style w:type="paragraph" w:customStyle="1" w:styleId="NBCU2">
    <w:name w:val="NBCU 2"/>
    <w:basedOn w:val="Normal"/>
    <w:link w:val="NBCU2Char"/>
    <w:rsid w:val="00117512"/>
    <w:pPr>
      <w:numPr>
        <w:ilvl w:val="1"/>
        <w:numId w:val="3"/>
      </w:numPr>
      <w:tabs>
        <w:tab w:val="num" w:pos="1260"/>
      </w:tabs>
      <w:spacing w:after="200"/>
      <w:jc w:val="both"/>
      <w:outlineLvl w:val="1"/>
    </w:pPr>
    <w:rPr>
      <w:rFonts w:eastAsiaTheme="minorHAnsi"/>
      <w:sz w:val="20"/>
      <w:szCs w:val="22"/>
      <w14:ligatures w14:val="none"/>
    </w:rPr>
  </w:style>
  <w:style w:type="character" w:customStyle="1" w:styleId="NBCU2Char">
    <w:name w:val="NBCU 2 Char"/>
    <w:basedOn w:val="DefaultParagraphFont"/>
    <w:link w:val="NBCU2"/>
    <w:rsid w:val="00117512"/>
    <w:rPr>
      <w:rFonts w:ascii="Times New Roman" w:hAnsi="Times New Roman" w:cs="Times New Roman"/>
      <w:kern w:val="0"/>
      <w:sz w:val="20"/>
      <w14:ligatures w14:val="none"/>
    </w:rPr>
  </w:style>
  <w:style w:type="paragraph" w:customStyle="1" w:styleId="NBCU3">
    <w:name w:val="NBCU 3"/>
    <w:basedOn w:val="Normal"/>
    <w:rsid w:val="00117512"/>
    <w:pPr>
      <w:numPr>
        <w:ilvl w:val="2"/>
        <w:numId w:val="3"/>
      </w:numPr>
      <w:spacing w:after="200"/>
      <w:jc w:val="both"/>
      <w:outlineLvl w:val="2"/>
    </w:pPr>
    <w:rPr>
      <w:rFonts w:eastAsiaTheme="minorHAnsi"/>
      <w:sz w:val="20"/>
      <w:szCs w:val="22"/>
      <w14:ligatures w14:val="none"/>
    </w:rPr>
  </w:style>
  <w:style w:type="paragraph" w:customStyle="1" w:styleId="NBCU4">
    <w:name w:val="NBCU 4"/>
    <w:basedOn w:val="Normal"/>
    <w:rsid w:val="00117512"/>
    <w:pPr>
      <w:numPr>
        <w:ilvl w:val="3"/>
        <w:numId w:val="3"/>
      </w:numPr>
      <w:spacing w:after="200"/>
      <w:jc w:val="both"/>
      <w:outlineLvl w:val="3"/>
    </w:pPr>
    <w:rPr>
      <w:rFonts w:eastAsiaTheme="minorHAnsi"/>
      <w:sz w:val="20"/>
      <w:szCs w:val="22"/>
      <w14:ligatures w14:val="none"/>
    </w:rPr>
  </w:style>
  <w:style w:type="paragraph" w:customStyle="1" w:styleId="NBCU5">
    <w:name w:val="NBCU 5"/>
    <w:basedOn w:val="Normal"/>
    <w:next w:val="Normal"/>
    <w:rsid w:val="00117512"/>
    <w:pPr>
      <w:keepNext/>
      <w:keepLines/>
      <w:numPr>
        <w:ilvl w:val="4"/>
        <w:numId w:val="3"/>
      </w:numPr>
      <w:tabs>
        <w:tab w:val="clear" w:pos="0"/>
      </w:tabs>
      <w:spacing w:before="200"/>
      <w:ind w:left="3582" w:firstLine="1440"/>
      <w:jc w:val="both"/>
      <w:outlineLvl w:val="4"/>
    </w:pPr>
    <w:rPr>
      <w:rFonts w:eastAsiaTheme="minorHAnsi"/>
      <w:sz w:val="20"/>
      <w:szCs w:val="22"/>
      <w14:ligatures w14:val="none"/>
    </w:rPr>
  </w:style>
  <w:style w:type="paragraph" w:customStyle="1" w:styleId="NBCU6">
    <w:name w:val="NBCU 6"/>
    <w:basedOn w:val="Normal"/>
    <w:next w:val="Normal"/>
    <w:rsid w:val="00117512"/>
    <w:pPr>
      <w:keepNext/>
      <w:keepLines/>
      <w:numPr>
        <w:ilvl w:val="5"/>
        <w:numId w:val="3"/>
      </w:numPr>
      <w:tabs>
        <w:tab w:val="clear" w:pos="0"/>
      </w:tabs>
      <w:spacing w:before="200"/>
      <w:ind w:left="4086" w:firstLine="1800"/>
      <w:jc w:val="both"/>
      <w:outlineLvl w:val="5"/>
    </w:pPr>
    <w:rPr>
      <w:rFonts w:eastAsiaTheme="minorHAnsi"/>
      <w:i/>
      <w:sz w:val="20"/>
      <w:szCs w:val="22"/>
      <w14:ligatures w14:val="none"/>
    </w:rPr>
  </w:style>
  <w:style w:type="paragraph" w:customStyle="1" w:styleId="NBCU7">
    <w:name w:val="NBCU 7"/>
    <w:basedOn w:val="Normal"/>
    <w:next w:val="Normal"/>
    <w:rsid w:val="00117512"/>
    <w:pPr>
      <w:keepNext/>
      <w:keepLines/>
      <w:numPr>
        <w:ilvl w:val="6"/>
        <w:numId w:val="3"/>
      </w:numPr>
      <w:tabs>
        <w:tab w:val="clear" w:pos="0"/>
      </w:tabs>
      <w:spacing w:before="200"/>
      <w:ind w:left="4590" w:firstLine="2160"/>
      <w:jc w:val="both"/>
      <w:outlineLvl w:val="6"/>
    </w:pPr>
    <w:rPr>
      <w:rFonts w:eastAsiaTheme="minorHAnsi"/>
      <w:i/>
      <w:sz w:val="20"/>
      <w:szCs w:val="22"/>
      <w14:ligatures w14:val="none"/>
    </w:rPr>
  </w:style>
  <w:style w:type="paragraph" w:customStyle="1" w:styleId="NBCU8">
    <w:name w:val="NBCU 8"/>
    <w:basedOn w:val="Normal"/>
    <w:next w:val="Normal"/>
    <w:rsid w:val="00117512"/>
    <w:pPr>
      <w:keepNext/>
      <w:keepLines/>
      <w:numPr>
        <w:ilvl w:val="7"/>
        <w:numId w:val="3"/>
      </w:numPr>
      <w:tabs>
        <w:tab w:val="clear" w:pos="0"/>
      </w:tabs>
      <w:spacing w:before="200"/>
      <w:ind w:left="5094" w:firstLine="2519"/>
      <w:jc w:val="both"/>
      <w:outlineLvl w:val="7"/>
    </w:pPr>
    <w:rPr>
      <w:rFonts w:eastAsiaTheme="minorHAnsi"/>
      <w:sz w:val="20"/>
      <w:szCs w:val="22"/>
      <w14:ligatures w14:val="none"/>
    </w:rPr>
  </w:style>
  <w:style w:type="paragraph" w:customStyle="1" w:styleId="NBCU9">
    <w:name w:val="NBCU 9"/>
    <w:basedOn w:val="Normal"/>
    <w:next w:val="Normal"/>
    <w:rsid w:val="00117512"/>
    <w:pPr>
      <w:keepNext/>
      <w:keepLines/>
      <w:numPr>
        <w:ilvl w:val="8"/>
        <w:numId w:val="3"/>
      </w:numPr>
      <w:tabs>
        <w:tab w:val="clear" w:pos="0"/>
      </w:tabs>
      <w:spacing w:before="200"/>
      <w:ind w:left="5670" w:firstLine="2880"/>
      <w:jc w:val="both"/>
      <w:outlineLvl w:val="8"/>
    </w:pPr>
    <w:rPr>
      <w:rFonts w:eastAsiaTheme="minorHAnsi"/>
      <w:i/>
      <w:sz w:val="20"/>
      <w:szCs w:val="22"/>
      <w14:ligatures w14:val="none"/>
    </w:rPr>
  </w:style>
  <w:style w:type="character" w:customStyle="1" w:styleId="cf01">
    <w:name w:val="cf01"/>
    <w:basedOn w:val="DefaultParagraphFont"/>
    <w:rsid w:val="00117512"/>
    <w:rPr>
      <w:rFonts w:ascii="Segoe UI" w:hAnsi="Segoe UI" w:cs="Segoe UI" w:hint="default"/>
      <w:sz w:val="18"/>
      <w:szCs w:val="18"/>
    </w:rPr>
  </w:style>
  <w:style w:type="paragraph" w:styleId="Revision">
    <w:name w:val="Revision"/>
    <w:hidden/>
    <w:uiPriority w:val="99"/>
    <w:semiHidden/>
    <w:rsid w:val="008F3D00"/>
    <w:pPr>
      <w:spacing w:after="0" w:line="240" w:lineRule="auto"/>
    </w:pPr>
    <w:rPr>
      <w:rFonts w:ascii="Times New Roman" w:eastAsia="Times New Roman" w:hAnsi="Times New Roman" w:cs="Times New Roman"/>
      <w:kern w:val="0"/>
      <w:sz w:val="24"/>
      <w:szCs w:val="20"/>
    </w:rPr>
  </w:style>
  <w:style w:type="paragraph" w:customStyle="1" w:styleId="TitleClause">
    <w:name w:val="Title Clause"/>
    <w:basedOn w:val="Normal"/>
    <w:rsid w:val="003B7CFF"/>
    <w:pPr>
      <w:keepNext/>
      <w:numPr>
        <w:numId w:val="7"/>
      </w:numPr>
      <w:spacing w:before="240" w:after="240" w:line="300" w:lineRule="atLeast"/>
      <w:jc w:val="both"/>
      <w:outlineLvl w:val="0"/>
    </w:pPr>
    <w:rPr>
      <w:rFonts w:ascii="Arial" w:eastAsia="Arial Unicode MS" w:hAnsi="Arial" w:cs="Arial"/>
      <w:b/>
      <w:color w:val="000000"/>
      <w:kern w:val="28"/>
      <w:sz w:val="22"/>
      <w:lang w:val="en-GB"/>
    </w:rPr>
  </w:style>
  <w:style w:type="paragraph" w:customStyle="1" w:styleId="Untitledsubclause1">
    <w:name w:val="Untitled subclause 1"/>
    <w:basedOn w:val="Normal"/>
    <w:rsid w:val="003B7CFF"/>
    <w:pPr>
      <w:numPr>
        <w:ilvl w:val="1"/>
        <w:numId w:val="7"/>
      </w:numPr>
      <w:spacing w:before="280" w:after="120" w:line="300" w:lineRule="atLeast"/>
      <w:jc w:val="both"/>
      <w:outlineLvl w:val="1"/>
    </w:pPr>
    <w:rPr>
      <w:rFonts w:ascii="Arial" w:eastAsia="Arial Unicode MS" w:hAnsi="Arial" w:cs="Arial"/>
      <w:color w:val="000000"/>
      <w:kern w:val="2"/>
      <w:sz w:val="22"/>
      <w:lang w:val="en-GB"/>
    </w:rPr>
  </w:style>
  <w:style w:type="paragraph" w:customStyle="1" w:styleId="Untitledsubclause2">
    <w:name w:val="Untitled subclause 2"/>
    <w:basedOn w:val="Normal"/>
    <w:rsid w:val="003B7CFF"/>
    <w:pPr>
      <w:numPr>
        <w:ilvl w:val="2"/>
        <w:numId w:val="7"/>
      </w:numPr>
      <w:spacing w:after="120" w:line="300" w:lineRule="atLeast"/>
      <w:jc w:val="both"/>
      <w:outlineLvl w:val="2"/>
    </w:pPr>
    <w:rPr>
      <w:rFonts w:ascii="Arial" w:eastAsia="Arial Unicode MS" w:hAnsi="Arial" w:cs="Arial"/>
      <w:color w:val="000000"/>
      <w:kern w:val="2"/>
      <w:sz w:val="22"/>
      <w:lang w:val="en-GB"/>
    </w:rPr>
  </w:style>
  <w:style w:type="paragraph" w:customStyle="1" w:styleId="Untitledsubclause3">
    <w:name w:val="Untitled subclause 3"/>
    <w:basedOn w:val="Normal"/>
    <w:rsid w:val="003B7CFF"/>
    <w:pPr>
      <w:numPr>
        <w:ilvl w:val="3"/>
        <w:numId w:val="7"/>
      </w:numPr>
      <w:tabs>
        <w:tab w:val="left" w:pos="2261"/>
      </w:tabs>
      <w:spacing w:after="120" w:line="300" w:lineRule="atLeast"/>
      <w:jc w:val="both"/>
      <w:outlineLvl w:val="3"/>
    </w:pPr>
    <w:rPr>
      <w:rFonts w:ascii="Arial" w:eastAsia="Arial Unicode MS" w:hAnsi="Arial" w:cs="Arial"/>
      <w:color w:val="000000"/>
      <w:kern w:val="2"/>
      <w:sz w:val="22"/>
      <w:lang w:val="en-GB"/>
    </w:rPr>
  </w:style>
  <w:style w:type="paragraph" w:customStyle="1" w:styleId="Untitledsubclause4">
    <w:name w:val="Untitled subclause 4"/>
    <w:basedOn w:val="Normal"/>
    <w:rsid w:val="003B7CFF"/>
    <w:pPr>
      <w:numPr>
        <w:ilvl w:val="4"/>
        <w:numId w:val="7"/>
      </w:numPr>
      <w:spacing w:after="120" w:line="300" w:lineRule="atLeast"/>
      <w:jc w:val="both"/>
      <w:outlineLvl w:val="4"/>
    </w:pPr>
    <w:rPr>
      <w:rFonts w:ascii="Arial" w:eastAsia="Arial Unicode MS" w:hAnsi="Arial" w:cs="Arial"/>
      <w:color w:val="000000"/>
      <w:kern w:val="2"/>
      <w:sz w:val="22"/>
      <w:lang w:val="en-GB"/>
    </w:rPr>
  </w:style>
  <w:style w:type="character" w:customStyle="1" w:styleId="DefTerm">
    <w:name w:val="DefTerm"/>
    <w:basedOn w:val="DefaultParagraphFont"/>
    <w:uiPriority w:val="1"/>
    <w:qFormat/>
    <w:rsid w:val="003B7CFF"/>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image" Target="media/image2.jpe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jpeg"/><Relationship Id="rId25" Type="http://schemas.openxmlformats.org/officeDocument/2006/relationships/image" Target="media/image9.jpeg"/><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jpeg"/><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jpeg"/><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3415</Words>
  <Characters>16772</Characters>
  <Application>Microsoft Office Word</Application>
  <DocSecurity>4</DocSecurity>
  <Lines>430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Jenya (NBCUniversal)</dc:creator>
  <cp:keywords/>
  <dc:description/>
  <cp:lastModifiedBy>David Sant</cp:lastModifiedBy>
  <cp:revision>2</cp:revision>
  <dcterms:created xsi:type="dcterms:W3CDTF">2025-12-05T11:22:00Z</dcterms:created>
  <dcterms:modified xsi:type="dcterms:W3CDTF">2025-12-05T11:22:00Z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NBCUniversal:9127631v1</vt:lpwstr>
  </property>
</Properties>
</file>