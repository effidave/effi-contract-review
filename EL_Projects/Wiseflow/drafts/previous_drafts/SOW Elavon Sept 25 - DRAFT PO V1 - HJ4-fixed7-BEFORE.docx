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9333F"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Statement of Work (SOW)</w:t>
      </w:r>
    </w:p>
    <w:p w14:paraId="12BFA78B" w14:textId="35959359" w:rsidR="0070124B" w:rsidRPr="0070124B" w:rsidRDefault="0070124B" w:rsidP="0070124B">
      <w:pPr>
        <w:rPr>
          <w:rFonts w:ascii="Calibri" w:hAnsi="Calibri" w:cs="Calibri"/>
          <w:sz w:val="20"/>
          <w:szCs w:val="20"/>
        </w:rPr>
      </w:pPr>
      <w:r w:rsidRPr="0070124B">
        <w:rPr>
          <w:rFonts w:ascii="Calibri" w:hAnsi="Calibri" w:cs="Calibri"/>
          <w:sz w:val="20"/>
          <w:szCs w:val="20"/>
        </w:rPr>
        <w:t xml:space="preserve">Between: </w:t>
      </w:r>
      <w:r w:rsidRPr="0070124B">
        <w:rPr>
          <w:rFonts w:ascii="Calibri" w:hAnsi="Calibri" w:cs="Calibri"/>
          <w:b/>
          <w:bCs/>
          <w:sz w:val="20"/>
          <w:szCs w:val="20"/>
        </w:rPr>
        <w:t>Vizopay Limited T/AS Wiseflow</w:t>
      </w:r>
      <w:r w:rsidRPr="0070124B">
        <w:rPr>
          <w:rFonts w:ascii="Calibri" w:hAnsi="Calibri" w:cs="Calibri"/>
          <w:sz w:val="20"/>
          <w:szCs w:val="20"/>
        </w:rPr>
        <w:t xml:space="preserve"> (“Wiseflow” or “Service Provider”) and </w:t>
      </w:r>
      <w:del w:id="0" w:author="Ostermann, Peter" w:date="2025-10-01T10:31:00Z" w16du:dateUtc="2025-10-01T08:31:00Z">
        <w:r w:rsidRPr="0070124B" w:rsidDel="00A7228F">
          <w:rPr>
            <w:rFonts w:ascii="Calibri" w:hAnsi="Calibri" w:cs="Calibri"/>
            <w:b/>
            <w:bCs/>
            <w:sz w:val="20"/>
            <w:szCs w:val="20"/>
          </w:rPr>
          <w:delText>Elavon Financial Services</w:delText>
        </w:r>
      </w:del>
      <w:ins w:id="1" w:author="Ostermann, Peter" w:date="2025-10-01T10:31:00Z" w16du:dateUtc="2025-10-01T08:31:00Z">
        <w:r w:rsidR="00A7228F">
          <w:rPr>
            <w:rFonts w:ascii="Calibri" w:hAnsi="Calibri" w:cs="Calibri"/>
            <w:b/>
            <w:bCs/>
            <w:sz w:val="20"/>
            <w:szCs w:val="20"/>
          </w:rPr>
          <w:t xml:space="preserve">U.S. Bank Europe </w:t>
        </w:r>
      </w:ins>
      <w:r w:rsidRPr="0070124B">
        <w:rPr>
          <w:rFonts w:ascii="Calibri" w:hAnsi="Calibri" w:cs="Calibri"/>
          <w:b/>
          <w:bCs/>
          <w:sz w:val="20"/>
          <w:szCs w:val="20"/>
        </w:rPr>
        <w:t xml:space="preserve"> DAC</w:t>
      </w:r>
      <w:r w:rsidRPr="0070124B">
        <w:rPr>
          <w:rFonts w:ascii="Calibri" w:hAnsi="Calibri" w:cs="Calibri"/>
          <w:sz w:val="20"/>
          <w:szCs w:val="20"/>
        </w:rPr>
        <w:t xml:space="preserve"> (“Elavon” or “Client”)</w:t>
      </w:r>
    </w:p>
    <w:p w14:paraId="5D8B470D" w14:textId="77777777" w:rsidR="0070124B" w:rsidRPr="0070124B" w:rsidRDefault="0070124B" w:rsidP="0070124B">
      <w:pPr>
        <w:rPr>
          <w:rFonts w:ascii="Calibri" w:hAnsi="Calibri" w:cs="Calibri"/>
          <w:sz w:val="20"/>
          <w:szCs w:val="20"/>
        </w:rPr>
      </w:pPr>
      <w:r w:rsidRPr="0070124B">
        <w:rPr>
          <w:rFonts w:ascii="Calibri" w:hAnsi="Calibri" w:cs="Calibri"/>
          <w:b/>
          <w:bCs/>
          <w:sz w:val="20"/>
          <w:szCs w:val="20"/>
        </w:rPr>
        <w:t>Effective Date:</w:t>
      </w:r>
      <w:r w:rsidRPr="0070124B">
        <w:rPr>
          <w:rFonts w:ascii="Calibri" w:hAnsi="Calibri" w:cs="Calibri"/>
          <w:sz w:val="20"/>
          <w:szCs w:val="20"/>
        </w:rPr>
        <w:t xml:space="preserve"> [Insert Date]</w:t>
      </w:r>
    </w:p>
    <w:p w14:paraId="4331A978" w14:textId="77777777" w:rsidR="0070124B" w:rsidRPr="0070124B" w:rsidRDefault="0070124B" w:rsidP="0070124B">
      <w:pPr>
        <w:rPr>
          <w:rFonts w:ascii="Calibri" w:hAnsi="Calibri" w:cs="Calibri"/>
          <w:sz w:val="20"/>
          <w:szCs w:val="20"/>
        </w:rPr>
      </w:pPr>
      <w:r w:rsidRPr="0070124B">
        <w:rPr>
          <w:rFonts w:ascii="Calibri" w:hAnsi="Calibri" w:cs="Calibri"/>
          <w:b/>
          <w:bCs/>
          <w:sz w:val="20"/>
          <w:szCs w:val="20"/>
        </w:rPr>
        <w:t>Relationship to Master Services Agreement (MSA):</w:t>
      </w:r>
      <w:r w:rsidRPr="0070124B">
        <w:rPr>
          <w:rFonts w:ascii="Calibri" w:hAnsi="Calibri" w:cs="Calibri"/>
          <w:sz w:val="20"/>
          <w:szCs w:val="20"/>
        </w:rPr>
        <w:br/>
        <w:t>This Statement of Work (“SOW”) is issued under, and subject to, the terms of the Master Services Agreement (“MSA”) between Wiseflow and Elavon, dated [</w:t>
      </w:r>
      <w:r w:rsidRPr="00241C2A">
        <w:rPr>
          <w:rFonts w:ascii="Calibri" w:hAnsi="Calibri" w:cs="Calibri"/>
          <w:sz w:val="20"/>
          <w:szCs w:val="20"/>
          <w:highlight w:val="yellow"/>
          <w:rPrChange w:id="2" w:author="David Sant" w:date="2025-11-26T09:01:00Z" w16du:dateUtc="2025-11-26T09:01:00Z">
            <w:rPr>
              <w:rFonts w:ascii="Calibri" w:hAnsi="Calibri" w:cs="Calibri"/>
              <w:sz w:val="20"/>
              <w:szCs w:val="20"/>
            </w:rPr>
          </w:rPrChange>
        </w:rPr>
        <w:t>Insert Date</w:t>
      </w:r>
      <w:r w:rsidRPr="0070124B">
        <w:rPr>
          <w:rFonts w:ascii="Calibri" w:hAnsi="Calibri" w:cs="Calibri"/>
          <w:sz w:val="20"/>
          <w:szCs w:val="20"/>
        </w:rPr>
        <w:t>]. In the event of conflict, the MSA prevails unless explicitly stated otherwise in this SOW.</w:t>
      </w:r>
    </w:p>
    <w:p w14:paraId="570E7B5F" w14:textId="77777777" w:rsidR="00C82FF5" w:rsidRDefault="00000000">
      <w:r>
        <w:t>This SOW, together with the MSA, constitutes the entire agreement between the parties in respect of the Services and supersedes all prior discussions, representations, and agreements relating thereto.</w:t>
      </w:r>
    </w:p>
    <w:p w14:paraId="0CD6B8CF" w14:textId="55A50FE6"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1. Project Overview</w:t>
      </w:r>
      <w:ins w:id="3" w:author="David Sant" w:date="2025-12-02T14:22:00Z" w16du:dateUtc="2025-12-02T14:22:00Z">
        <w:r w:rsidR="00E53D25">
          <w:rPr>
            <w:rFonts w:ascii="Calibri" w:hAnsi="Calibri" w:cs="Calibri"/>
            <w:b/>
            <w:bCs/>
            <w:sz w:val="20"/>
            <w:szCs w:val="20"/>
          </w:rPr>
          <w:t xml:space="preserve"> - IMPORTANT</w:t>
        </w:r>
      </w:ins>
    </w:p>
    <w:p w14:paraId="247C91E0" w14:textId="77777777" w:rsidR="0070124B" w:rsidRPr="0070124B" w:rsidRDefault="0070124B" w:rsidP="0070124B">
      <w:pPr>
        <w:rPr>
          <w:rFonts w:ascii="Calibri" w:hAnsi="Calibri" w:cs="Calibri"/>
          <w:sz w:val="20"/>
          <w:szCs w:val="20"/>
        </w:rPr>
      </w:pPr>
      <w:r w:rsidRPr="0070124B">
        <w:rPr>
          <w:rFonts w:ascii="Calibri" w:hAnsi="Calibri" w:cs="Calibri"/>
          <w:sz w:val="20"/>
          <w:szCs w:val="20"/>
        </w:rPr>
        <w:t>Wiseflow will provide Elavon’s Enterprise team with a business onboarding automation platform designed to reduce manual effort, streamline data entry, and improve accuracy, compliance, and customer experience. The solution digitises key onboarding steps, minimises duplication, and enhances operational efficiency.</w:t>
      </w:r>
    </w:p>
    <w:p w14:paraId="28EB7BF5"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2. Project Scope</w:t>
      </w:r>
    </w:p>
    <w:p w14:paraId="36525483" w14:textId="7B1C4126" w:rsidR="00776FC3" w:rsidRDefault="00776FC3" w:rsidP="0070124B">
      <w:pPr>
        <w:rPr>
          <w:ins w:id="4" w:author="David Sant" w:date="2025-12-02T14:22:00Z" w16du:dateUtc="2025-12-02T14:22:00Z"/>
          <w:rFonts w:ascii="Calibri" w:hAnsi="Calibri" w:cs="Calibri"/>
          <w:sz w:val="20"/>
          <w:szCs w:val="20"/>
        </w:rPr>
      </w:pPr>
      <w:ins w:id="5" w:author="David Sant" w:date="2025-12-02T14:22:00Z" w16du:dateUtc="2025-12-02T14:22:00Z">
        <w:r>
          <w:rPr>
            <w:rFonts w:ascii="Calibri" w:hAnsi="Calibri" w:cs="Calibri"/>
            <w:sz w:val="20"/>
            <w:szCs w:val="20"/>
          </w:rPr>
          <w:t>[TODO]</w:t>
        </w:r>
      </w:ins>
    </w:p>
    <w:p w14:paraId="6CFF3A39" w14:textId="630E4AA4" w:rsidR="0070124B" w:rsidRPr="0070124B" w:rsidRDefault="0070124B" w:rsidP="0070124B">
      <w:pPr>
        <w:rPr>
          <w:rFonts w:ascii="Calibri" w:hAnsi="Calibri" w:cs="Calibri"/>
          <w:sz w:val="20"/>
          <w:szCs w:val="20"/>
        </w:rPr>
      </w:pPr>
      <w:r w:rsidRPr="0070124B">
        <w:rPr>
          <w:rFonts w:ascii="Calibri" w:hAnsi="Calibri" w:cs="Calibri"/>
          <w:sz w:val="20"/>
          <w:szCs w:val="20"/>
        </w:rPr>
        <w:t>This engagement covers delivery of a production-ready onboarding automation platform for Elavon’s Enterprise team, beginning with Marriott franchises as the initial rollout.</w:t>
      </w:r>
    </w:p>
    <w:p w14:paraId="16697CD8" w14:textId="77777777" w:rsidR="0070124B" w:rsidRPr="0070124B" w:rsidRDefault="0070124B" w:rsidP="0070124B">
      <w:pPr>
        <w:rPr>
          <w:rFonts w:ascii="Calibri" w:hAnsi="Calibri" w:cs="Calibri"/>
          <w:sz w:val="20"/>
          <w:szCs w:val="20"/>
        </w:rPr>
      </w:pPr>
      <w:r w:rsidRPr="0070124B">
        <w:rPr>
          <w:rFonts w:ascii="Calibri" w:hAnsi="Calibri" w:cs="Calibri"/>
          <w:sz w:val="20"/>
          <w:szCs w:val="20"/>
        </w:rPr>
        <w:t>The platform will:</w:t>
      </w:r>
    </w:p>
    <w:p w14:paraId="67E71FBE" w14:textId="77777777" w:rsidR="0070124B" w:rsidRPr="0070124B" w:rsidRDefault="0070124B" w:rsidP="00B15176">
      <w:pPr>
        <w:numPr>
          <w:ilvl w:val="0"/>
          <w:numId w:val="8"/>
        </w:numPr>
        <w:rPr>
          <w:rFonts w:ascii="Calibri" w:hAnsi="Calibri" w:cs="Calibri"/>
          <w:sz w:val="20"/>
          <w:szCs w:val="20"/>
        </w:rPr>
      </w:pPr>
      <w:r w:rsidRPr="0070124B">
        <w:rPr>
          <w:rFonts w:ascii="Calibri" w:hAnsi="Calibri" w:cs="Calibri"/>
          <w:sz w:val="20"/>
          <w:szCs w:val="20"/>
        </w:rPr>
        <w:t>Automate key steps in the onboarding journey.</w:t>
      </w:r>
    </w:p>
    <w:p w14:paraId="28B99B7C" w14:textId="7BD68495" w:rsidR="0070124B" w:rsidRPr="0070124B" w:rsidRDefault="0070124B" w:rsidP="00B15176">
      <w:pPr>
        <w:numPr>
          <w:ilvl w:val="0"/>
          <w:numId w:val="8"/>
        </w:numPr>
        <w:rPr>
          <w:rFonts w:ascii="Calibri" w:hAnsi="Calibri" w:cs="Calibri"/>
          <w:sz w:val="20"/>
          <w:szCs w:val="20"/>
        </w:rPr>
      </w:pPr>
      <w:r w:rsidRPr="0070124B">
        <w:rPr>
          <w:rFonts w:ascii="Calibri" w:hAnsi="Calibri" w:cs="Calibri"/>
          <w:sz w:val="20"/>
          <w:szCs w:val="20"/>
        </w:rPr>
        <w:t>Support jurisdiction-specific onboarding flows</w:t>
      </w:r>
      <w:ins w:id="6" w:author="David Sant" w:date="2025-11-26T09:41:00Z" w16du:dateUtc="2025-11-26T09:41:00Z">
        <w:r w:rsidR="00AE76A5">
          <w:rPr>
            <w:rFonts w:ascii="Calibri" w:hAnsi="Calibri" w:cs="Calibri"/>
            <w:sz w:val="20"/>
            <w:szCs w:val="20"/>
          </w:rPr>
          <w:t xml:space="preserve"> det</w:t>
        </w:r>
      </w:ins>
      <w:ins w:id="7" w:author="David Sant" w:date="2025-11-26T09:42:00Z" w16du:dateUtc="2025-11-26T09:42:00Z">
        <w:r w:rsidR="00AE76A5">
          <w:rPr>
            <w:rFonts w:ascii="Calibri" w:hAnsi="Calibri" w:cs="Calibri"/>
            <w:sz w:val="20"/>
            <w:szCs w:val="20"/>
          </w:rPr>
          <w:t>ermined by Elavon</w:t>
        </w:r>
      </w:ins>
      <w:r w:rsidRPr="0070124B">
        <w:rPr>
          <w:rFonts w:ascii="Calibri" w:hAnsi="Calibri" w:cs="Calibri"/>
          <w:sz w:val="20"/>
          <w:szCs w:val="20"/>
        </w:rPr>
        <w:t xml:space="preserve"> (initially UK, Ireland, Germany, Poland, Norway, Sweden/Nordic region, and Spain).</w:t>
      </w:r>
    </w:p>
    <w:p w14:paraId="738EA741" w14:textId="2A591584" w:rsidR="0070124B" w:rsidRPr="0070124B" w:rsidRDefault="0070124B" w:rsidP="00B15176">
      <w:pPr>
        <w:numPr>
          <w:ilvl w:val="0"/>
          <w:numId w:val="8"/>
        </w:numPr>
        <w:rPr>
          <w:rFonts w:ascii="Calibri" w:hAnsi="Calibri" w:cs="Calibri"/>
          <w:sz w:val="20"/>
          <w:szCs w:val="20"/>
        </w:rPr>
      </w:pPr>
      <w:r w:rsidRPr="0070124B">
        <w:rPr>
          <w:rFonts w:ascii="Calibri" w:hAnsi="Calibri" w:cs="Calibri"/>
          <w:sz w:val="20"/>
          <w:szCs w:val="20"/>
        </w:rPr>
        <w:t xml:space="preserve">Embed </w:t>
      </w:r>
      <w:ins w:id="8" w:author="David Sant" w:date="2025-11-26T09:41:00Z" w16du:dateUtc="2025-11-26T09:41:00Z">
        <w:r w:rsidR="003F2150">
          <w:rPr>
            <w:rFonts w:ascii="Calibri" w:hAnsi="Calibri" w:cs="Calibri"/>
            <w:sz w:val="20"/>
            <w:szCs w:val="20"/>
          </w:rPr>
          <w:t xml:space="preserve">Elavon’s </w:t>
        </w:r>
      </w:ins>
      <w:r w:rsidRPr="0070124B">
        <w:rPr>
          <w:rFonts w:ascii="Calibri" w:hAnsi="Calibri" w:cs="Calibri"/>
          <w:sz w:val="20"/>
          <w:szCs w:val="20"/>
        </w:rPr>
        <w:t>pre-risk screening, compliance, and regulatory checks.</w:t>
      </w:r>
    </w:p>
    <w:p w14:paraId="42B36631" w14:textId="77777777" w:rsidR="0070124B" w:rsidRPr="0070124B" w:rsidRDefault="0070124B" w:rsidP="00B15176">
      <w:pPr>
        <w:numPr>
          <w:ilvl w:val="0"/>
          <w:numId w:val="8"/>
        </w:numPr>
        <w:rPr>
          <w:rFonts w:ascii="Calibri" w:hAnsi="Calibri" w:cs="Calibri"/>
          <w:sz w:val="20"/>
          <w:szCs w:val="20"/>
        </w:rPr>
      </w:pPr>
      <w:r w:rsidRPr="0070124B">
        <w:rPr>
          <w:rFonts w:ascii="Calibri" w:hAnsi="Calibri" w:cs="Calibri"/>
          <w:sz w:val="20"/>
          <w:szCs w:val="20"/>
        </w:rPr>
        <w:t>Provide flexibility for Elavon to configure product catalogues, pricing rules, and organisational hierarchies.</w:t>
      </w:r>
    </w:p>
    <w:p w14:paraId="7764501F" w14:textId="77777777" w:rsidR="0070124B" w:rsidRDefault="0070124B" w:rsidP="00B15176">
      <w:pPr>
        <w:numPr>
          <w:ilvl w:val="0"/>
          <w:numId w:val="8"/>
        </w:numPr>
        <w:rPr>
          <w:ins w:id="9" w:author="David Sant" w:date="2025-12-02T14:22:00Z" w16du:dateUtc="2025-12-02T14:22:00Z"/>
          <w:rFonts w:ascii="Calibri" w:hAnsi="Calibri" w:cs="Calibri"/>
          <w:sz w:val="20"/>
          <w:szCs w:val="20"/>
        </w:rPr>
      </w:pPr>
      <w:r w:rsidRPr="0070124B">
        <w:rPr>
          <w:rFonts w:ascii="Calibri" w:hAnsi="Calibri" w:cs="Calibri"/>
          <w:sz w:val="20"/>
          <w:szCs w:val="20"/>
        </w:rPr>
        <w:t xml:space="preserve">Integrate third-party applications </w:t>
      </w:r>
      <w:commentRangeStart w:id="10"/>
      <w:commentRangeStart w:id="11"/>
      <w:r w:rsidRPr="0070124B">
        <w:rPr>
          <w:rFonts w:ascii="Calibri" w:hAnsi="Calibri" w:cs="Calibri"/>
          <w:sz w:val="20"/>
          <w:szCs w:val="20"/>
        </w:rPr>
        <w:t>including Veriff (IDV), Creditsafe (business checks), and DocuSign (e-signatures).</w:t>
      </w:r>
      <w:commentRangeEnd w:id="10"/>
      <w:r w:rsidR="00C02835">
        <w:rPr>
          <w:rStyle w:val="CommentReference"/>
        </w:rPr>
        <w:commentReference w:id="10"/>
      </w:r>
      <w:commentRangeEnd w:id="11"/>
      <w:r w:rsidR="00431D20">
        <w:rPr>
          <w:rStyle w:val="CommentReference"/>
        </w:rPr>
        <w:commentReference w:id="11"/>
      </w:r>
    </w:p>
    <w:p w14:paraId="793F38EE" w14:textId="512B0DBE" w:rsidR="00776FC3" w:rsidRPr="0070124B" w:rsidRDefault="00776FC3" w:rsidP="00B15176">
      <w:pPr>
        <w:numPr>
          <w:ilvl w:val="0"/>
          <w:numId w:val="8"/>
        </w:numPr>
        <w:rPr>
          <w:rFonts w:ascii="Calibri" w:hAnsi="Calibri" w:cs="Calibri"/>
          <w:sz w:val="20"/>
          <w:szCs w:val="20"/>
        </w:rPr>
      </w:pPr>
      <w:ins w:id="12" w:author="David Sant" w:date="2025-12-02T14:22:00Z" w16du:dateUtc="2025-12-02T14:22:00Z">
        <w:r>
          <w:rPr>
            <w:rFonts w:ascii="Calibri" w:hAnsi="Calibri" w:cs="Calibri"/>
            <w:sz w:val="20"/>
            <w:szCs w:val="20"/>
          </w:rPr>
          <w:t>Extra bullet</w:t>
        </w:r>
      </w:ins>
      <w:bookmarkStart w:id="13" w:name="OpenAt"/>
      <w:bookmarkEnd w:id="13"/>
    </w:p>
    <w:p w14:paraId="16991FEE" w14:textId="77777777" w:rsidR="00C82FF5" w:rsidRDefault="00000000">
      <w:r>
        <w:t>The parties shall agree in writing whether each third-party application shall be integrated through accounts owned by Wiseflow or accounts owned by Elavon. In either case, Elavon shall be responsible for the applicable third-party service costs. Where a third-party integration uses an account owned by Wiseflow, the relevant service costs shall be treated as Pass-Through Expenses and invoiced to Elavon accordingly.</w:t>
      </w:r>
    </w:p>
    <w:p w14:paraId="5E62ABCC" w14:textId="77777777" w:rsidR="0070124B" w:rsidRPr="0070124B" w:rsidRDefault="0070124B" w:rsidP="0070124B">
      <w:pPr>
        <w:rPr>
          <w:rFonts w:ascii="Calibri" w:hAnsi="Calibri" w:cs="Calibri"/>
          <w:sz w:val="20"/>
          <w:szCs w:val="20"/>
        </w:rPr>
      </w:pPr>
      <w:r w:rsidRPr="0070124B">
        <w:rPr>
          <w:rFonts w:ascii="Calibri" w:hAnsi="Calibri" w:cs="Calibri"/>
          <w:sz w:val="20"/>
          <w:szCs w:val="20"/>
        </w:rPr>
        <w:t>The solution is designed for scalability, enabling expansion to Elavon’s wider hospitality and enterprise portfolio without duplication of effort or cost.</w:t>
      </w:r>
    </w:p>
    <w:p w14:paraId="76A14626"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3. Scope of Work</w:t>
      </w:r>
    </w:p>
    <w:p w14:paraId="240D288D" w14:textId="77777777" w:rsidR="0070124B" w:rsidRPr="0070124B" w:rsidRDefault="0070124B" w:rsidP="0070124B">
      <w:pPr>
        <w:rPr>
          <w:rFonts w:ascii="Calibri" w:hAnsi="Calibri" w:cs="Calibri"/>
          <w:sz w:val="20"/>
          <w:szCs w:val="20"/>
        </w:rPr>
      </w:pPr>
      <w:r w:rsidRPr="0070124B">
        <w:rPr>
          <w:rFonts w:ascii="Calibri" w:hAnsi="Calibri" w:cs="Calibri"/>
          <w:sz w:val="20"/>
          <w:szCs w:val="20"/>
        </w:rPr>
        <w:t>Wiseflow will deliver the onboarding solution described above, automating key elements of Elavon’s process while allowing for necessary manual interventions.</w:t>
      </w:r>
    </w:p>
    <w:p w14:paraId="27D96FBB" w14:textId="77777777" w:rsidR="0070124B" w:rsidRPr="0070124B" w:rsidRDefault="0070124B" w:rsidP="0070124B">
      <w:pPr>
        <w:rPr>
          <w:rFonts w:ascii="Calibri" w:hAnsi="Calibri" w:cs="Calibri"/>
          <w:sz w:val="20"/>
          <w:szCs w:val="20"/>
        </w:rPr>
      </w:pPr>
      <w:r w:rsidRPr="0070124B">
        <w:rPr>
          <w:rFonts w:ascii="Calibri" w:hAnsi="Calibri" w:cs="Calibri"/>
          <w:b/>
          <w:bCs/>
          <w:sz w:val="20"/>
          <w:szCs w:val="20"/>
        </w:rPr>
        <w:t>Incorporated Technical Scope</w:t>
      </w:r>
      <w:r w:rsidRPr="0070124B">
        <w:rPr>
          <w:rFonts w:ascii="Calibri" w:hAnsi="Calibri" w:cs="Calibri"/>
          <w:sz w:val="20"/>
          <w:szCs w:val="20"/>
        </w:rPr>
        <w:br/>
        <w:t xml:space="preserve">The detailed technical requirements, configurations, and feature set for this engagement are described in </w:t>
      </w:r>
      <w:r w:rsidRPr="0070124B">
        <w:rPr>
          <w:rFonts w:ascii="Calibri" w:hAnsi="Calibri" w:cs="Calibri"/>
          <w:b/>
          <w:bCs/>
          <w:sz w:val="20"/>
          <w:szCs w:val="20"/>
        </w:rPr>
        <w:t>“Elavon – Technology Scope (Final, dated [insert date])”</w:t>
      </w:r>
      <w:r w:rsidRPr="0070124B">
        <w:rPr>
          <w:rFonts w:ascii="Calibri" w:hAnsi="Calibri" w:cs="Calibri"/>
          <w:sz w:val="20"/>
          <w:szCs w:val="20"/>
        </w:rPr>
        <w:t xml:space="preserve">, attached as </w:t>
      </w:r>
      <w:r w:rsidRPr="0070124B">
        <w:rPr>
          <w:rFonts w:ascii="Calibri" w:hAnsi="Calibri" w:cs="Calibri"/>
          <w:b/>
          <w:bCs/>
          <w:sz w:val="20"/>
          <w:szCs w:val="20"/>
        </w:rPr>
        <w:t>Appendix A</w:t>
      </w:r>
      <w:r w:rsidRPr="0070124B">
        <w:rPr>
          <w:rFonts w:ascii="Calibri" w:hAnsi="Calibri" w:cs="Calibri"/>
          <w:sz w:val="20"/>
          <w:szCs w:val="20"/>
        </w:rPr>
        <w:t xml:space="preserve"> and incorporated into this SOW.</w:t>
      </w:r>
    </w:p>
    <w:p w14:paraId="5BA02FD9" w14:textId="77777777" w:rsidR="0070124B" w:rsidRPr="0070124B" w:rsidRDefault="0070124B" w:rsidP="0070124B">
      <w:pPr>
        <w:rPr>
          <w:rFonts w:ascii="Calibri" w:hAnsi="Calibri" w:cs="Calibri"/>
          <w:sz w:val="20"/>
          <w:szCs w:val="20"/>
        </w:rPr>
      </w:pPr>
      <w:r w:rsidRPr="0070124B">
        <w:rPr>
          <w:rFonts w:ascii="Calibri" w:hAnsi="Calibri" w:cs="Calibri"/>
          <w:sz w:val="20"/>
          <w:szCs w:val="20"/>
        </w:rPr>
        <w:lastRenderedPageBreak/>
        <w:t>If there is any inconsistency:</w:t>
      </w:r>
    </w:p>
    <w:p w14:paraId="2B588CA6" w14:textId="77777777" w:rsidR="0070124B" w:rsidRPr="0070124B" w:rsidRDefault="0070124B" w:rsidP="00B15176">
      <w:pPr>
        <w:numPr>
          <w:ilvl w:val="0"/>
          <w:numId w:val="9"/>
        </w:numPr>
        <w:rPr>
          <w:rFonts w:ascii="Calibri" w:hAnsi="Calibri" w:cs="Calibri"/>
          <w:sz w:val="20"/>
          <w:szCs w:val="20"/>
        </w:rPr>
      </w:pPr>
      <w:r w:rsidRPr="0070124B">
        <w:rPr>
          <w:rFonts w:ascii="Calibri" w:hAnsi="Calibri" w:cs="Calibri"/>
          <w:sz w:val="20"/>
          <w:szCs w:val="20"/>
        </w:rPr>
        <w:t>the MSA governs over this SOW;</w:t>
      </w:r>
    </w:p>
    <w:p w14:paraId="7F187698" w14:textId="77777777" w:rsidR="0070124B" w:rsidRPr="0070124B" w:rsidRDefault="0070124B" w:rsidP="00B15176">
      <w:pPr>
        <w:numPr>
          <w:ilvl w:val="0"/>
          <w:numId w:val="9"/>
        </w:numPr>
        <w:rPr>
          <w:rFonts w:ascii="Calibri" w:hAnsi="Calibri" w:cs="Calibri"/>
          <w:sz w:val="20"/>
          <w:szCs w:val="20"/>
        </w:rPr>
      </w:pPr>
      <w:r w:rsidRPr="0070124B">
        <w:rPr>
          <w:rFonts w:ascii="Calibri" w:hAnsi="Calibri" w:cs="Calibri"/>
          <w:sz w:val="20"/>
          <w:szCs w:val="20"/>
        </w:rPr>
        <w:t>this SOW governs over Appendix A;</w:t>
      </w:r>
    </w:p>
    <w:p w14:paraId="688AB18F" w14:textId="77777777" w:rsidR="0070124B" w:rsidRPr="0070124B" w:rsidRDefault="0070124B" w:rsidP="00B15176">
      <w:pPr>
        <w:numPr>
          <w:ilvl w:val="0"/>
          <w:numId w:val="9"/>
        </w:numPr>
        <w:rPr>
          <w:rFonts w:ascii="Calibri" w:hAnsi="Calibri" w:cs="Calibri"/>
          <w:sz w:val="20"/>
          <w:szCs w:val="20"/>
        </w:rPr>
      </w:pPr>
      <w:r w:rsidRPr="0070124B">
        <w:rPr>
          <w:rFonts w:ascii="Calibri" w:hAnsi="Calibri" w:cs="Calibri"/>
          <w:sz w:val="20"/>
          <w:szCs w:val="20"/>
        </w:rPr>
        <w:t>the Pricing &amp; Payment Terms in this SOW govern over any pricing in Appendix A.</w:t>
      </w:r>
    </w:p>
    <w:p w14:paraId="16F70CD5"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4. Platform Development &amp; Customisation</w:t>
      </w:r>
    </w:p>
    <w:p w14:paraId="1EB40173" w14:textId="1D8E5A0C" w:rsidR="0070124B" w:rsidRPr="0070124B" w:rsidRDefault="0070124B" w:rsidP="0070124B">
      <w:pPr>
        <w:rPr>
          <w:rFonts w:ascii="Calibri" w:hAnsi="Calibri" w:cs="Calibri"/>
          <w:sz w:val="20"/>
          <w:szCs w:val="20"/>
        </w:rPr>
      </w:pPr>
      <w:r w:rsidRPr="0070124B">
        <w:rPr>
          <w:rFonts w:ascii="Calibri" w:hAnsi="Calibri" w:cs="Calibri"/>
          <w:sz w:val="20"/>
          <w:szCs w:val="20"/>
        </w:rPr>
        <w:t>Wiseflow will deliver</w:t>
      </w:r>
      <w:ins w:id="14" w:author="David Sant" w:date="2025-11-26T09:06:00Z" w16du:dateUtc="2025-11-26T09:06:00Z">
        <w:r w:rsidR="00507BB7">
          <w:rPr>
            <w:rFonts w:ascii="Calibri" w:hAnsi="Calibri" w:cs="Calibri"/>
            <w:sz w:val="20"/>
            <w:szCs w:val="20"/>
          </w:rPr>
          <w:t xml:space="preserve"> a</w:t>
        </w:r>
      </w:ins>
      <w:ins w:id="15" w:author="David Sant" w:date="2025-11-26T09:07:00Z" w16du:dateUtc="2025-11-26T09:07:00Z">
        <w:r w:rsidR="00507BB7">
          <w:rPr>
            <w:rFonts w:ascii="Calibri" w:hAnsi="Calibri" w:cs="Calibri"/>
            <w:sz w:val="20"/>
            <w:szCs w:val="20"/>
          </w:rPr>
          <w:t xml:space="preserve">n onboarding </w:t>
        </w:r>
      </w:ins>
      <w:ins w:id="16" w:author="David Sant" w:date="2025-12-01T21:43:00Z" w16du:dateUtc="2025-12-01T21:43:00Z">
        <w:r w:rsidR="00E943A0">
          <w:rPr>
            <w:rFonts w:ascii="Calibri" w:hAnsi="Calibri" w:cs="Calibri"/>
            <w:sz w:val="20"/>
            <w:szCs w:val="20"/>
          </w:rPr>
          <w:t>pla</w:t>
        </w:r>
      </w:ins>
      <w:ins w:id="17" w:author="David Sant" w:date="2025-12-01T21:44:00Z" w16du:dateUtc="2025-12-01T21:44:00Z">
        <w:r w:rsidR="00E943A0">
          <w:rPr>
            <w:rFonts w:ascii="Calibri" w:hAnsi="Calibri" w:cs="Calibri"/>
            <w:sz w:val="20"/>
            <w:szCs w:val="20"/>
          </w:rPr>
          <w:t>tform</w:t>
        </w:r>
      </w:ins>
      <w:ins w:id="18" w:author="David Sant" w:date="2025-11-26T09:07:00Z" w16du:dateUtc="2025-11-26T09:07:00Z">
        <w:r w:rsidR="00507BB7">
          <w:rPr>
            <w:rFonts w:ascii="Calibri" w:hAnsi="Calibri" w:cs="Calibri"/>
            <w:sz w:val="20"/>
            <w:szCs w:val="20"/>
          </w:rPr>
          <w:t xml:space="preserve"> with the following features</w:t>
        </w:r>
      </w:ins>
      <w:r w:rsidRPr="0070124B">
        <w:rPr>
          <w:rFonts w:ascii="Calibri" w:hAnsi="Calibri" w:cs="Calibri"/>
          <w:sz w:val="20"/>
          <w:szCs w:val="20"/>
        </w:rPr>
        <w:t>:</w:t>
      </w:r>
    </w:p>
    <w:p w14:paraId="7AA869D9" w14:textId="09853E96" w:rsidR="0070124B" w:rsidRPr="0070124B" w:rsidRDefault="0070124B" w:rsidP="00B15176">
      <w:pPr>
        <w:numPr>
          <w:ilvl w:val="0"/>
          <w:numId w:val="10"/>
        </w:numPr>
        <w:rPr>
          <w:rFonts w:ascii="Calibri" w:hAnsi="Calibri" w:cs="Calibri"/>
          <w:sz w:val="20"/>
          <w:szCs w:val="20"/>
        </w:rPr>
      </w:pPr>
      <w:r w:rsidRPr="0070124B">
        <w:rPr>
          <w:rFonts w:ascii="Calibri" w:hAnsi="Calibri" w:cs="Calibri"/>
          <w:sz w:val="20"/>
          <w:szCs w:val="20"/>
        </w:rPr>
        <w:t>Production-ready onboarding journeys for Marriott franchises, with</w:t>
      </w:r>
      <w:ins w:id="19" w:author="David Sant" w:date="2025-11-26T09:45:00Z" w16du:dateUtc="2025-11-26T09:45:00Z">
        <w:r w:rsidR="00972F35">
          <w:rPr>
            <w:rFonts w:ascii="Calibri" w:hAnsi="Calibri" w:cs="Calibri"/>
            <w:sz w:val="20"/>
            <w:szCs w:val="20"/>
          </w:rPr>
          <w:t xml:space="preserve"> support for</w:t>
        </w:r>
      </w:ins>
      <w:r w:rsidRPr="0070124B">
        <w:rPr>
          <w:rFonts w:ascii="Calibri" w:hAnsi="Calibri" w:cs="Calibri"/>
          <w:sz w:val="20"/>
          <w:szCs w:val="20"/>
        </w:rPr>
        <w:t xml:space="preserve"> jurisdiction-specific variations.</w:t>
      </w:r>
    </w:p>
    <w:p w14:paraId="50E8F72E" w14:textId="4A21424A" w:rsidR="009610BD" w:rsidRDefault="0070124B" w:rsidP="00912F03">
      <w:pPr>
        <w:numPr>
          <w:ilvl w:val="0"/>
          <w:numId w:val="10"/>
        </w:numPr>
        <w:rPr>
          <w:rFonts w:ascii="Calibri" w:hAnsi="Calibri" w:cs="Calibri"/>
          <w:sz w:val="20"/>
          <w:szCs w:val="20"/>
        </w:rPr>
      </w:pPr>
      <w:r w:rsidRPr="009610BD">
        <w:rPr>
          <w:rFonts w:ascii="Calibri" w:hAnsi="Calibri" w:cs="Calibri"/>
          <w:sz w:val="20"/>
          <w:szCs w:val="20"/>
        </w:rPr>
        <w:t xml:space="preserve">Automated </w:t>
      </w:r>
      <w:commentRangeStart w:id="20"/>
      <w:r w:rsidRPr="009610BD">
        <w:rPr>
          <w:rFonts w:ascii="Calibri" w:hAnsi="Calibri" w:cs="Calibri"/>
          <w:sz w:val="20"/>
          <w:szCs w:val="20"/>
        </w:rPr>
        <w:t>capture</w:t>
      </w:r>
      <w:ins w:id="21" w:author="David Sant" w:date="2025-11-26T09:11:00Z" w16du:dateUtc="2025-11-26T09:11:00Z">
        <w:r w:rsidR="007F3062">
          <w:rPr>
            <w:rFonts w:ascii="Calibri" w:hAnsi="Calibri" w:cs="Calibri"/>
            <w:sz w:val="20"/>
            <w:szCs w:val="20"/>
          </w:rPr>
          <w:t xml:space="preserve"> of Marriott franchisee application information</w:t>
        </w:r>
      </w:ins>
      <w:commentRangeEnd w:id="20"/>
      <w:ins w:id="22" w:author="David Sant" w:date="2025-12-01T13:22:00Z" w16du:dateUtc="2025-12-01T13:22:00Z">
        <w:r w:rsidR="00C208C6">
          <w:rPr>
            <w:rStyle w:val="CommentReference"/>
          </w:rPr>
          <w:commentReference w:id="20"/>
        </w:r>
      </w:ins>
      <w:r w:rsidRPr="009610BD">
        <w:rPr>
          <w:rFonts w:ascii="Calibri" w:hAnsi="Calibri" w:cs="Calibri"/>
          <w:sz w:val="20"/>
          <w:szCs w:val="20"/>
        </w:rPr>
        <w:t>, validation, and generation of application packs in Elavon’s required format.</w:t>
      </w:r>
    </w:p>
    <w:p w14:paraId="3468CBCC" w14:textId="2F7259BA" w:rsidR="0070124B" w:rsidRPr="009610BD" w:rsidRDefault="0070124B" w:rsidP="00912F03">
      <w:pPr>
        <w:numPr>
          <w:ilvl w:val="0"/>
          <w:numId w:val="10"/>
        </w:numPr>
        <w:rPr>
          <w:rFonts w:ascii="Calibri" w:hAnsi="Calibri" w:cs="Calibri"/>
          <w:sz w:val="20"/>
          <w:szCs w:val="20"/>
        </w:rPr>
      </w:pPr>
      <w:r w:rsidRPr="009610BD">
        <w:rPr>
          <w:rFonts w:ascii="Calibri" w:hAnsi="Calibri" w:cs="Calibri"/>
          <w:sz w:val="20"/>
          <w:szCs w:val="20"/>
        </w:rPr>
        <w:t>DocuSign integration for digital contract execution.</w:t>
      </w:r>
    </w:p>
    <w:p w14:paraId="335F20D6" w14:textId="1AEF3CAD" w:rsidR="0070124B" w:rsidRPr="0070124B" w:rsidRDefault="0070124B" w:rsidP="00B15176">
      <w:pPr>
        <w:numPr>
          <w:ilvl w:val="0"/>
          <w:numId w:val="10"/>
        </w:numPr>
        <w:rPr>
          <w:rFonts w:ascii="Calibri" w:hAnsi="Calibri" w:cs="Calibri"/>
          <w:sz w:val="20"/>
          <w:szCs w:val="20"/>
        </w:rPr>
      </w:pPr>
      <w:r w:rsidRPr="0070124B">
        <w:rPr>
          <w:rFonts w:ascii="Calibri" w:hAnsi="Calibri" w:cs="Calibri"/>
          <w:sz w:val="20"/>
          <w:szCs w:val="20"/>
        </w:rPr>
        <w:t xml:space="preserve">Embedded compliance and risk checks, </w:t>
      </w:r>
      <w:ins w:id="23" w:author="David Sant" w:date="2025-11-26T09:11:00Z" w16du:dateUtc="2025-11-26T09:11:00Z">
        <w:r w:rsidR="00BF5A0B">
          <w:rPr>
            <w:rFonts w:ascii="Calibri" w:hAnsi="Calibri" w:cs="Calibri"/>
            <w:sz w:val="20"/>
            <w:szCs w:val="20"/>
          </w:rPr>
          <w:t xml:space="preserve">based on Elavon’s specifications, </w:t>
        </w:r>
      </w:ins>
      <w:r w:rsidRPr="0070124B">
        <w:rPr>
          <w:rFonts w:ascii="Calibri" w:hAnsi="Calibri" w:cs="Calibri"/>
          <w:sz w:val="20"/>
          <w:szCs w:val="20"/>
        </w:rPr>
        <w:t>with flexibility for Elavon to select preferred data providers</w:t>
      </w:r>
      <w:r w:rsidR="00481AF6">
        <w:rPr>
          <w:rFonts w:ascii="Calibri" w:hAnsi="Calibri" w:cs="Calibri"/>
          <w:sz w:val="20"/>
          <w:szCs w:val="20"/>
        </w:rPr>
        <w:t xml:space="preserve">, in this case </w:t>
      </w:r>
      <w:commentRangeStart w:id="24"/>
      <w:commentRangeStart w:id="25"/>
      <w:r w:rsidR="00481AF6">
        <w:rPr>
          <w:rFonts w:ascii="Calibri" w:hAnsi="Calibri" w:cs="Calibri"/>
          <w:sz w:val="20"/>
          <w:szCs w:val="20"/>
        </w:rPr>
        <w:t>C</w:t>
      </w:r>
      <w:r w:rsidR="00847063">
        <w:rPr>
          <w:rFonts w:ascii="Calibri" w:hAnsi="Calibri" w:cs="Calibri"/>
          <w:sz w:val="20"/>
          <w:szCs w:val="20"/>
        </w:rPr>
        <w:t>r</w:t>
      </w:r>
      <w:r w:rsidR="00481AF6">
        <w:rPr>
          <w:rFonts w:ascii="Calibri" w:hAnsi="Calibri" w:cs="Calibri"/>
          <w:sz w:val="20"/>
          <w:szCs w:val="20"/>
        </w:rPr>
        <w:t>editSafe</w:t>
      </w:r>
      <w:commentRangeEnd w:id="24"/>
      <w:r w:rsidR="00571BDC">
        <w:rPr>
          <w:rStyle w:val="CommentReference"/>
        </w:rPr>
        <w:commentReference w:id="24"/>
      </w:r>
      <w:commentRangeEnd w:id="25"/>
      <w:r>
        <w:rPr>
          <w:rStyle w:val="CommentReference"/>
        </w:rPr>
        <w:commentReference w:id="25"/>
      </w:r>
      <w:r w:rsidRPr="0070124B">
        <w:rPr>
          <w:rFonts w:ascii="Calibri" w:hAnsi="Calibri" w:cs="Calibri"/>
          <w:sz w:val="20"/>
          <w:szCs w:val="20"/>
        </w:rPr>
        <w:t>.</w:t>
      </w:r>
    </w:p>
    <w:p w14:paraId="5D05293F" w14:textId="77777777" w:rsidR="00C82FF5" w:rsidRDefault="00000000">
      <w:r>
        <w:t>For the avoidance of doubt, Wiseflow shall not be responsible for the accuracy, completeness or availability of any data obtained from third-party data providers. Elavon acknowledges that such data is provided by the relevant third party on an "as is" basis.</w:t>
      </w:r>
    </w:p>
    <w:p w14:paraId="637B6F68" w14:textId="6E2AE182" w:rsidR="0070124B" w:rsidRPr="0070124B" w:rsidRDefault="0070124B" w:rsidP="00B15176">
      <w:pPr>
        <w:numPr>
          <w:ilvl w:val="0"/>
          <w:numId w:val="10"/>
        </w:numPr>
        <w:rPr>
          <w:rFonts w:ascii="Calibri" w:hAnsi="Calibri" w:cs="Calibri"/>
          <w:sz w:val="20"/>
          <w:szCs w:val="20"/>
        </w:rPr>
      </w:pPr>
      <w:r w:rsidRPr="0070124B">
        <w:rPr>
          <w:rFonts w:ascii="Calibri" w:hAnsi="Calibri" w:cs="Calibri"/>
          <w:sz w:val="20"/>
          <w:szCs w:val="20"/>
        </w:rPr>
        <w:t>Delivery of completed application packs</w:t>
      </w:r>
      <w:commentRangeStart w:id="26"/>
      <w:r w:rsidRPr="0070124B">
        <w:rPr>
          <w:rFonts w:ascii="Calibri" w:hAnsi="Calibri" w:cs="Calibri"/>
          <w:sz w:val="20"/>
          <w:szCs w:val="20"/>
        </w:rPr>
        <w:t xml:space="preserve"> </w:t>
      </w:r>
      <w:ins w:id="27" w:author="David Sant" w:date="2025-11-26T09:12:00Z" w16du:dateUtc="2025-11-26T09:12:00Z">
        <w:r w:rsidR="0050007B">
          <w:rPr>
            <w:rFonts w:ascii="Calibri" w:hAnsi="Calibri" w:cs="Calibri"/>
            <w:sz w:val="20"/>
            <w:szCs w:val="20"/>
          </w:rPr>
          <w:t xml:space="preserve">from Mariott franchisee </w:t>
        </w:r>
      </w:ins>
      <w:r w:rsidRPr="0070124B">
        <w:rPr>
          <w:rFonts w:ascii="Calibri" w:hAnsi="Calibri" w:cs="Calibri"/>
          <w:sz w:val="20"/>
          <w:szCs w:val="20"/>
        </w:rPr>
        <w:t xml:space="preserve">to </w:t>
      </w:r>
      <w:commentRangeEnd w:id="26"/>
      <w:r w:rsidR="00431D20">
        <w:rPr>
          <w:rStyle w:val="CommentReference"/>
        </w:rPr>
        <w:commentReference w:id="26"/>
      </w:r>
      <w:r w:rsidRPr="0070124B">
        <w:rPr>
          <w:rFonts w:ascii="Calibri" w:hAnsi="Calibri" w:cs="Calibri"/>
          <w:sz w:val="20"/>
          <w:szCs w:val="20"/>
        </w:rPr>
        <w:t>Elavon for review and onward processing.</w:t>
      </w:r>
    </w:p>
    <w:p w14:paraId="3113FE4B" w14:textId="77777777" w:rsidR="00C82FF5" w:rsidRDefault="00000000">
      <w:r>
        <w:t>The Platform shall compile the application pack based on the data and documents submitted by the applicant. Wiseflow shall deliver completed application packs via the method agreed between the parties.</w:t>
      </w:r>
    </w:p>
    <w:p w14:paraId="116DD56E" w14:textId="77777777" w:rsidR="0070124B" w:rsidRPr="0070124B" w:rsidRDefault="0070124B" w:rsidP="00B15176">
      <w:pPr>
        <w:numPr>
          <w:ilvl w:val="0"/>
          <w:numId w:val="10"/>
        </w:numPr>
        <w:rPr>
          <w:rFonts w:ascii="Calibri" w:hAnsi="Calibri" w:cs="Calibri"/>
          <w:sz w:val="20"/>
          <w:szCs w:val="20"/>
        </w:rPr>
      </w:pPr>
      <w:r w:rsidRPr="0070124B">
        <w:rPr>
          <w:rFonts w:ascii="Calibri" w:hAnsi="Calibri" w:cs="Calibri"/>
          <w:sz w:val="20"/>
          <w:szCs w:val="20"/>
        </w:rPr>
        <w:t>Configuration and management of product catalogue, pricing rules, and organisational hierarchies (as detailed in Appendix A).</w:t>
      </w:r>
    </w:p>
    <w:p w14:paraId="7C5C9144"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5. Implementation &amp; Deployment</w:t>
      </w:r>
    </w:p>
    <w:p w14:paraId="063DE39B" w14:textId="77777777" w:rsidR="0070124B" w:rsidRPr="0070124B" w:rsidRDefault="0070124B" w:rsidP="00B15176">
      <w:pPr>
        <w:numPr>
          <w:ilvl w:val="0"/>
          <w:numId w:val="11"/>
        </w:numPr>
        <w:rPr>
          <w:rFonts w:ascii="Calibri" w:hAnsi="Calibri" w:cs="Calibri"/>
          <w:sz w:val="20"/>
          <w:szCs w:val="20"/>
        </w:rPr>
      </w:pPr>
      <w:r w:rsidRPr="0070124B">
        <w:rPr>
          <w:rFonts w:ascii="Calibri" w:hAnsi="Calibri" w:cs="Calibri"/>
          <w:sz w:val="20"/>
          <w:szCs w:val="20"/>
        </w:rPr>
        <w:t>Configuration of workflows based on Elavon’s specifications.</w:t>
      </w:r>
    </w:p>
    <w:p w14:paraId="0F515534" w14:textId="77777777" w:rsidR="0070124B" w:rsidRPr="0070124B" w:rsidRDefault="0070124B" w:rsidP="00B15176">
      <w:pPr>
        <w:numPr>
          <w:ilvl w:val="0"/>
          <w:numId w:val="11"/>
        </w:numPr>
        <w:rPr>
          <w:rFonts w:ascii="Calibri" w:hAnsi="Calibri" w:cs="Calibri"/>
          <w:sz w:val="20"/>
          <w:szCs w:val="20"/>
        </w:rPr>
      </w:pPr>
      <w:r w:rsidRPr="0070124B">
        <w:rPr>
          <w:rFonts w:ascii="Calibri" w:hAnsi="Calibri" w:cs="Calibri"/>
          <w:sz w:val="20"/>
          <w:szCs w:val="20"/>
        </w:rPr>
        <w:t>End-to-end and user acceptance testing (UAT).</w:t>
      </w:r>
    </w:p>
    <w:p w14:paraId="3E3E5F97" w14:textId="77777777" w:rsidR="0070124B" w:rsidRPr="0070124B" w:rsidRDefault="0070124B" w:rsidP="00B15176">
      <w:pPr>
        <w:numPr>
          <w:ilvl w:val="0"/>
          <w:numId w:val="11"/>
        </w:numPr>
        <w:rPr>
          <w:rFonts w:ascii="Calibri" w:hAnsi="Calibri" w:cs="Calibri"/>
          <w:sz w:val="20"/>
          <w:szCs w:val="20"/>
        </w:rPr>
      </w:pPr>
      <w:r w:rsidRPr="0070124B">
        <w:rPr>
          <w:rFonts w:ascii="Calibri" w:hAnsi="Calibri" w:cs="Calibri"/>
          <w:sz w:val="20"/>
          <w:szCs w:val="20"/>
        </w:rPr>
        <w:t>Deployment of the hosted solution with agreed customisation.</w:t>
      </w:r>
    </w:p>
    <w:p w14:paraId="092B115B"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6. Support &amp; Maintenance</w:t>
      </w:r>
    </w:p>
    <w:p w14:paraId="5445790B" w14:textId="77777777" w:rsidR="0070124B" w:rsidRPr="0070124B" w:rsidRDefault="0070124B" w:rsidP="00B15176">
      <w:pPr>
        <w:numPr>
          <w:ilvl w:val="0"/>
          <w:numId w:val="12"/>
        </w:numPr>
        <w:rPr>
          <w:rFonts w:ascii="Calibri" w:hAnsi="Calibri" w:cs="Calibri"/>
          <w:sz w:val="20"/>
          <w:szCs w:val="20"/>
        </w:rPr>
      </w:pPr>
      <w:r w:rsidRPr="0070124B">
        <w:rPr>
          <w:rFonts w:ascii="Calibri" w:hAnsi="Calibri" w:cs="Calibri"/>
          <w:sz w:val="20"/>
          <w:szCs w:val="20"/>
        </w:rPr>
        <w:t>Post-deployment monitoring and troubleshooting.</w:t>
      </w:r>
    </w:p>
    <w:p w14:paraId="0841828D" w14:textId="77777777" w:rsidR="0070124B" w:rsidRPr="0070124B" w:rsidRDefault="0070124B" w:rsidP="00B15176">
      <w:pPr>
        <w:numPr>
          <w:ilvl w:val="0"/>
          <w:numId w:val="12"/>
        </w:numPr>
        <w:rPr>
          <w:rFonts w:ascii="Calibri" w:hAnsi="Calibri" w:cs="Calibri"/>
          <w:sz w:val="20"/>
          <w:szCs w:val="20"/>
        </w:rPr>
      </w:pPr>
      <w:r w:rsidRPr="0070124B">
        <w:rPr>
          <w:rFonts w:ascii="Calibri" w:hAnsi="Calibri" w:cs="Calibri"/>
          <w:sz w:val="20"/>
          <w:szCs w:val="20"/>
        </w:rPr>
        <w:t>Ongoing system updates and enhancements.</w:t>
      </w:r>
    </w:p>
    <w:p w14:paraId="543A0FBF" w14:textId="77777777" w:rsidR="0070124B" w:rsidRPr="0070124B" w:rsidRDefault="0070124B" w:rsidP="00B15176">
      <w:pPr>
        <w:numPr>
          <w:ilvl w:val="0"/>
          <w:numId w:val="12"/>
        </w:numPr>
        <w:rPr>
          <w:rFonts w:ascii="Calibri" w:hAnsi="Calibri" w:cs="Calibri"/>
          <w:sz w:val="20"/>
          <w:szCs w:val="20"/>
        </w:rPr>
      </w:pPr>
      <w:r w:rsidRPr="0070124B">
        <w:rPr>
          <w:rFonts w:ascii="Calibri" w:hAnsi="Calibri" w:cs="Calibri"/>
          <w:sz w:val="20"/>
          <w:szCs w:val="20"/>
        </w:rPr>
        <w:t>Issue resolution support.</w:t>
      </w:r>
    </w:p>
    <w:p w14:paraId="52AB08E3"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7. Phased Rollout</w:t>
      </w:r>
    </w:p>
    <w:p w14:paraId="0680BFF0" w14:textId="77777777" w:rsidR="0070124B" w:rsidRPr="0070124B" w:rsidRDefault="0070124B" w:rsidP="0070124B">
      <w:pPr>
        <w:rPr>
          <w:rFonts w:ascii="Calibri" w:hAnsi="Calibri" w:cs="Calibri"/>
          <w:sz w:val="20"/>
          <w:szCs w:val="20"/>
        </w:rPr>
      </w:pPr>
      <w:r w:rsidRPr="0070124B">
        <w:rPr>
          <w:rFonts w:ascii="Calibri" w:hAnsi="Calibri" w:cs="Calibri"/>
          <w:sz w:val="20"/>
          <w:szCs w:val="20"/>
        </w:rPr>
        <w:t>The project will be delivered in phases:</w:t>
      </w:r>
    </w:p>
    <w:p w14:paraId="14501B01" w14:textId="5B3DA889" w:rsidR="0070124B" w:rsidRPr="0070124B" w:rsidRDefault="0070124B" w:rsidP="00B15176">
      <w:pPr>
        <w:numPr>
          <w:ilvl w:val="0"/>
          <w:numId w:val="13"/>
        </w:numPr>
        <w:rPr>
          <w:rFonts w:ascii="Calibri" w:hAnsi="Calibri" w:cs="Calibri"/>
          <w:sz w:val="20"/>
          <w:szCs w:val="20"/>
        </w:rPr>
      </w:pPr>
      <w:r w:rsidRPr="0070124B">
        <w:rPr>
          <w:rFonts w:ascii="Calibri" w:hAnsi="Calibri" w:cs="Calibri"/>
          <w:b/>
          <w:bCs/>
          <w:sz w:val="20"/>
          <w:szCs w:val="20"/>
        </w:rPr>
        <w:t>Phase 1 – Marriott Initial Production Deploymen</w:t>
      </w:r>
      <w:commentRangeStart w:id="28"/>
      <w:r w:rsidRPr="0070124B">
        <w:rPr>
          <w:rFonts w:ascii="Calibri" w:hAnsi="Calibri" w:cs="Calibri"/>
          <w:b/>
          <w:bCs/>
          <w:sz w:val="20"/>
          <w:szCs w:val="20"/>
        </w:rPr>
        <w:t>t (3–6 months):</w:t>
      </w:r>
      <w:r w:rsidRPr="0070124B">
        <w:rPr>
          <w:rFonts w:ascii="Calibri" w:hAnsi="Calibri" w:cs="Calibri"/>
          <w:sz w:val="20"/>
          <w:szCs w:val="20"/>
        </w:rPr>
        <w:t xml:space="preserve"> </w:t>
      </w:r>
      <w:commentRangeEnd w:id="28"/>
      <w:r w:rsidR="00D219C4">
        <w:rPr>
          <w:rStyle w:val="CommentReference"/>
        </w:rPr>
        <w:commentReference w:id="28"/>
      </w:r>
      <w:r w:rsidRPr="0070124B">
        <w:rPr>
          <w:rFonts w:ascii="Calibri" w:hAnsi="Calibri" w:cs="Calibri"/>
          <w:sz w:val="20"/>
          <w:szCs w:val="20"/>
        </w:rPr>
        <w:t>Implementation of the onboarding solution for Marriott franchises in a live production environment. This phase will run for three to six months, after which Elavon will determine timing for expansion.</w:t>
      </w:r>
    </w:p>
    <w:p w14:paraId="53B7E38F" w14:textId="77777777" w:rsidR="00C82FF5" w:rsidRDefault="00000000">
      <w:r>
        <w:lastRenderedPageBreak/>
        <w:t>The transition from Phase 1 to Phase 2 shall be subject to the parties' written agreement on scope, timeline and any additional fees, which shall be documented in a separate change order or amendment to this SOW.</w:t>
      </w:r>
    </w:p>
    <w:p w14:paraId="6028AD68" w14:textId="77777777" w:rsidR="0070124B" w:rsidRPr="0070124B" w:rsidRDefault="0070124B" w:rsidP="00B15176">
      <w:pPr>
        <w:numPr>
          <w:ilvl w:val="0"/>
          <w:numId w:val="13"/>
        </w:numPr>
        <w:rPr>
          <w:rFonts w:ascii="Calibri" w:hAnsi="Calibri" w:cs="Calibri"/>
          <w:sz w:val="20"/>
          <w:szCs w:val="20"/>
        </w:rPr>
      </w:pPr>
      <w:r w:rsidRPr="0070124B">
        <w:rPr>
          <w:rFonts w:ascii="Calibri" w:hAnsi="Calibri" w:cs="Calibri"/>
          <w:b/>
          <w:bCs/>
          <w:sz w:val="20"/>
          <w:szCs w:val="20"/>
        </w:rPr>
        <w:t>Phase 2 – Hospitality Expansion:</w:t>
      </w:r>
      <w:r w:rsidRPr="0070124B">
        <w:rPr>
          <w:rFonts w:ascii="Calibri" w:hAnsi="Calibri" w:cs="Calibri"/>
          <w:sz w:val="20"/>
          <w:szCs w:val="20"/>
        </w:rPr>
        <w:t xml:space="preserve"> Rollout across Elavon’s wider hospitality sector clients, with refinements based on Marriott deployment learnings.</w:t>
      </w:r>
    </w:p>
    <w:p w14:paraId="139169E4" w14:textId="77777777" w:rsidR="0070124B" w:rsidRPr="0070124B" w:rsidRDefault="0070124B" w:rsidP="00B15176">
      <w:pPr>
        <w:numPr>
          <w:ilvl w:val="0"/>
          <w:numId w:val="13"/>
        </w:numPr>
        <w:rPr>
          <w:rFonts w:ascii="Calibri" w:hAnsi="Calibri" w:cs="Calibri"/>
          <w:sz w:val="20"/>
          <w:szCs w:val="20"/>
        </w:rPr>
      </w:pPr>
      <w:r w:rsidRPr="0070124B">
        <w:rPr>
          <w:rFonts w:ascii="Calibri" w:hAnsi="Calibri" w:cs="Calibri"/>
          <w:b/>
          <w:bCs/>
          <w:sz w:val="20"/>
          <w:szCs w:val="20"/>
        </w:rPr>
        <w:t>Phase 3 – Enterprise Expansion:</w:t>
      </w:r>
      <w:r w:rsidRPr="0070124B">
        <w:rPr>
          <w:rFonts w:ascii="Calibri" w:hAnsi="Calibri" w:cs="Calibri"/>
          <w:sz w:val="20"/>
          <w:szCs w:val="20"/>
        </w:rPr>
        <w:t xml:space="preserve"> Extension of the solution to Elavon’s broader enterprise client base.</w:t>
      </w:r>
    </w:p>
    <w:p w14:paraId="01449C2C"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8. Deliverables</w:t>
      </w:r>
    </w:p>
    <w:p w14:paraId="4027F8BC" w14:textId="6F9DDF59" w:rsidR="0070124B" w:rsidRPr="0070124B" w:rsidRDefault="0070124B" w:rsidP="00B15176">
      <w:pPr>
        <w:numPr>
          <w:ilvl w:val="0"/>
          <w:numId w:val="14"/>
        </w:numPr>
        <w:rPr>
          <w:rFonts w:ascii="Calibri" w:hAnsi="Calibri" w:cs="Calibri"/>
          <w:sz w:val="20"/>
          <w:szCs w:val="20"/>
        </w:rPr>
      </w:pPr>
      <w:r w:rsidRPr="0070124B">
        <w:rPr>
          <w:rFonts w:ascii="Calibri" w:hAnsi="Calibri" w:cs="Calibri"/>
          <w:sz w:val="20"/>
          <w:szCs w:val="20"/>
        </w:rPr>
        <w:t>Production-ready automated onboarding platform</w:t>
      </w:r>
      <w:ins w:id="29" w:author="David Sant" w:date="2025-11-26T09:14:00Z" w16du:dateUtc="2025-11-26T09:14:00Z">
        <w:r w:rsidR="00DE04B3">
          <w:rPr>
            <w:rFonts w:ascii="Calibri" w:hAnsi="Calibri" w:cs="Calibri"/>
            <w:sz w:val="20"/>
            <w:szCs w:val="20"/>
          </w:rPr>
          <w:t xml:space="preserve"> </w:t>
        </w:r>
      </w:ins>
      <w:ins w:id="30" w:author="David Sant" w:date="2025-11-26T09:15:00Z" w16du:dateUtc="2025-11-26T09:15:00Z">
        <w:r w:rsidR="00DE04B3">
          <w:rPr>
            <w:rFonts w:ascii="Calibri" w:hAnsi="Calibri" w:cs="Calibri"/>
            <w:sz w:val="20"/>
            <w:szCs w:val="20"/>
          </w:rPr>
          <w:t>which</w:t>
        </w:r>
      </w:ins>
      <w:ins w:id="31" w:author="David Sant" w:date="2025-11-26T09:14:00Z" w16du:dateUtc="2025-11-26T09:14:00Z">
        <w:r w:rsidR="00DE04B3">
          <w:rPr>
            <w:rFonts w:ascii="Calibri" w:hAnsi="Calibri" w:cs="Calibri"/>
            <w:sz w:val="20"/>
            <w:szCs w:val="20"/>
          </w:rPr>
          <w:t xml:space="preserve"> meet</w:t>
        </w:r>
      </w:ins>
      <w:ins w:id="32" w:author="David Sant" w:date="2025-11-26T09:15:00Z" w16du:dateUtc="2025-11-26T09:15:00Z">
        <w:r w:rsidR="00DE04B3">
          <w:rPr>
            <w:rFonts w:ascii="Calibri" w:hAnsi="Calibri" w:cs="Calibri"/>
            <w:sz w:val="20"/>
            <w:szCs w:val="20"/>
          </w:rPr>
          <w:t>s</w:t>
        </w:r>
      </w:ins>
      <w:ins w:id="33" w:author="David Sant" w:date="2025-11-26T09:14:00Z" w16du:dateUtc="2025-11-26T09:14:00Z">
        <w:r w:rsidR="00DE04B3">
          <w:rPr>
            <w:rFonts w:ascii="Calibri" w:hAnsi="Calibri" w:cs="Calibri"/>
            <w:sz w:val="20"/>
            <w:szCs w:val="20"/>
          </w:rPr>
          <w:t xml:space="preserve"> the specification in Appendix A</w:t>
        </w:r>
      </w:ins>
      <w:r w:rsidRPr="0070124B">
        <w:rPr>
          <w:rFonts w:ascii="Calibri" w:hAnsi="Calibri" w:cs="Calibri"/>
          <w:sz w:val="20"/>
          <w:szCs w:val="20"/>
        </w:rPr>
        <w:t>.</w:t>
      </w:r>
    </w:p>
    <w:p w14:paraId="587E1957" w14:textId="77777777" w:rsidR="0070124B" w:rsidRPr="0070124B" w:rsidRDefault="0070124B" w:rsidP="00B15176">
      <w:pPr>
        <w:numPr>
          <w:ilvl w:val="0"/>
          <w:numId w:val="14"/>
        </w:numPr>
        <w:rPr>
          <w:rFonts w:ascii="Calibri" w:hAnsi="Calibri" w:cs="Calibri"/>
          <w:sz w:val="20"/>
          <w:szCs w:val="20"/>
        </w:rPr>
      </w:pPr>
      <w:r w:rsidRPr="0070124B">
        <w:rPr>
          <w:rFonts w:ascii="Calibri" w:hAnsi="Calibri" w:cs="Calibri"/>
          <w:sz w:val="20"/>
          <w:szCs w:val="20"/>
        </w:rPr>
        <w:t>System configuration and workflow documentation.</w:t>
      </w:r>
    </w:p>
    <w:p w14:paraId="789F0A20" w14:textId="77777777" w:rsidR="0070124B" w:rsidRPr="0070124B" w:rsidRDefault="0070124B" w:rsidP="00B15176">
      <w:pPr>
        <w:numPr>
          <w:ilvl w:val="0"/>
          <w:numId w:val="14"/>
        </w:numPr>
        <w:rPr>
          <w:rFonts w:ascii="Calibri" w:hAnsi="Calibri" w:cs="Calibri"/>
          <w:sz w:val="20"/>
          <w:szCs w:val="20"/>
        </w:rPr>
      </w:pPr>
      <w:commentRangeStart w:id="34"/>
      <w:r w:rsidRPr="0070124B">
        <w:rPr>
          <w:rFonts w:ascii="Calibri" w:hAnsi="Calibri" w:cs="Calibri"/>
          <w:sz w:val="20"/>
          <w:szCs w:val="20"/>
        </w:rPr>
        <w:t>Training sessions for Elavon’s team.</w:t>
      </w:r>
      <w:commentRangeEnd w:id="34"/>
      <w:r w:rsidR="00CB5C77">
        <w:rPr>
          <w:rStyle w:val="CommentReference"/>
        </w:rPr>
        <w:commentReference w:id="34"/>
      </w:r>
    </w:p>
    <w:p w14:paraId="6A7CC1E5" w14:textId="77777777" w:rsidR="00C82FF5" w:rsidRDefault="00000000">
      <w:r>
        <w:t>Training shall include initial launch training for the Platform and ongoing training in respect of new features as they are released. Training shall be delivered remotely unless otherwise agreed between the parties.</w:t>
      </w:r>
    </w:p>
    <w:p w14:paraId="08546092" w14:textId="77777777" w:rsidR="0070124B" w:rsidRPr="0070124B" w:rsidRDefault="0070124B" w:rsidP="00B15176">
      <w:pPr>
        <w:numPr>
          <w:ilvl w:val="0"/>
          <w:numId w:val="14"/>
        </w:numPr>
        <w:rPr>
          <w:rFonts w:ascii="Calibri" w:hAnsi="Calibri" w:cs="Calibri"/>
          <w:sz w:val="20"/>
          <w:szCs w:val="20"/>
        </w:rPr>
      </w:pPr>
      <w:r w:rsidRPr="0070124B">
        <w:rPr>
          <w:rFonts w:ascii="Calibri" w:hAnsi="Calibri" w:cs="Calibri"/>
          <w:sz w:val="20"/>
          <w:szCs w:val="20"/>
        </w:rPr>
        <w:t>Continuous support and performance monitoring.</w:t>
      </w:r>
    </w:p>
    <w:p w14:paraId="0BB6D56D"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9. Timeline</w:t>
      </w:r>
    </w:p>
    <w:p w14:paraId="002660A3" w14:textId="77777777" w:rsidR="0070124B" w:rsidRPr="0070124B" w:rsidRDefault="0070124B" w:rsidP="00B15176">
      <w:pPr>
        <w:numPr>
          <w:ilvl w:val="0"/>
          <w:numId w:val="15"/>
        </w:numPr>
        <w:rPr>
          <w:rFonts w:ascii="Calibri" w:hAnsi="Calibri" w:cs="Calibri"/>
          <w:sz w:val="20"/>
          <w:szCs w:val="20"/>
        </w:rPr>
      </w:pPr>
      <w:r w:rsidRPr="0070124B">
        <w:rPr>
          <w:rFonts w:ascii="Calibri" w:hAnsi="Calibri" w:cs="Calibri"/>
          <w:b/>
          <w:bCs/>
          <w:sz w:val="20"/>
          <w:szCs w:val="20"/>
        </w:rPr>
        <w:t>Phase 1 – Marriott Initial Production Deployment:</w:t>
      </w:r>
      <w:r w:rsidRPr="0070124B">
        <w:rPr>
          <w:rFonts w:ascii="Calibri" w:hAnsi="Calibri" w:cs="Calibri"/>
          <w:sz w:val="20"/>
          <w:szCs w:val="20"/>
        </w:rPr>
        <w:t xml:space="preserve"> 3–6 months (</w:t>
      </w:r>
      <w:commentRangeStart w:id="35"/>
      <w:r w:rsidRPr="0070124B">
        <w:rPr>
          <w:rFonts w:ascii="Calibri" w:hAnsi="Calibri" w:cs="Calibri"/>
          <w:sz w:val="20"/>
          <w:szCs w:val="20"/>
        </w:rPr>
        <w:t>dependent on Elavon’s decision on next-phase timing</w:t>
      </w:r>
      <w:commentRangeEnd w:id="35"/>
      <w:r w:rsidR="005B1DEC">
        <w:rPr>
          <w:rStyle w:val="CommentReference"/>
        </w:rPr>
        <w:commentReference w:id="35"/>
      </w:r>
      <w:r w:rsidRPr="0070124B">
        <w:rPr>
          <w:rFonts w:ascii="Calibri" w:hAnsi="Calibri" w:cs="Calibri"/>
          <w:sz w:val="20"/>
          <w:szCs w:val="20"/>
        </w:rPr>
        <w:t>).</w:t>
      </w:r>
    </w:p>
    <w:p w14:paraId="5B55FCDE" w14:textId="01EEF416" w:rsidR="0070124B" w:rsidRPr="0070124B" w:rsidRDefault="0070124B" w:rsidP="00B15176">
      <w:pPr>
        <w:numPr>
          <w:ilvl w:val="0"/>
          <w:numId w:val="15"/>
        </w:numPr>
        <w:rPr>
          <w:rFonts w:ascii="Calibri" w:hAnsi="Calibri" w:cs="Calibri"/>
          <w:sz w:val="20"/>
          <w:szCs w:val="20"/>
        </w:rPr>
      </w:pPr>
      <w:r w:rsidRPr="0070124B">
        <w:rPr>
          <w:rFonts w:ascii="Calibri" w:hAnsi="Calibri" w:cs="Calibri"/>
          <w:b/>
          <w:bCs/>
          <w:sz w:val="20"/>
          <w:szCs w:val="20"/>
        </w:rPr>
        <w:t xml:space="preserve">Phase 2 – Hospitality </w:t>
      </w:r>
      <w:commentRangeStart w:id="36"/>
      <w:commentRangeStart w:id="37"/>
      <w:r w:rsidRPr="0070124B">
        <w:rPr>
          <w:rFonts w:ascii="Calibri" w:hAnsi="Calibri" w:cs="Calibri"/>
          <w:b/>
          <w:bCs/>
          <w:sz w:val="20"/>
          <w:szCs w:val="20"/>
        </w:rPr>
        <w:t>Expansion</w:t>
      </w:r>
      <w:commentRangeEnd w:id="36"/>
      <w:r w:rsidR="00064175">
        <w:rPr>
          <w:rStyle w:val="CommentReference"/>
        </w:rPr>
        <w:commentReference w:id="36"/>
      </w:r>
      <w:commentRangeEnd w:id="37"/>
      <w:r w:rsidR="001F7A0E">
        <w:rPr>
          <w:rStyle w:val="CommentReference"/>
        </w:rPr>
        <w:commentReference w:id="37"/>
      </w:r>
    </w:p>
    <w:p w14:paraId="0CD2BE93" w14:textId="5FBE7000" w:rsidR="0070124B" w:rsidRPr="0070124B" w:rsidRDefault="0070124B" w:rsidP="00B15176">
      <w:pPr>
        <w:numPr>
          <w:ilvl w:val="0"/>
          <w:numId w:val="15"/>
        </w:numPr>
        <w:rPr>
          <w:rFonts w:ascii="Calibri" w:hAnsi="Calibri" w:cs="Calibri"/>
          <w:sz w:val="20"/>
          <w:szCs w:val="20"/>
        </w:rPr>
      </w:pPr>
      <w:r w:rsidRPr="0070124B">
        <w:rPr>
          <w:rFonts w:ascii="Calibri" w:hAnsi="Calibri" w:cs="Calibri"/>
          <w:b/>
          <w:bCs/>
          <w:sz w:val="20"/>
          <w:szCs w:val="20"/>
        </w:rPr>
        <w:t>Phase 3 – Enterprise Expansion</w:t>
      </w:r>
    </w:p>
    <w:p w14:paraId="2664D05E" w14:textId="77777777" w:rsidR="00C82FF5" w:rsidRDefault="00000000">
      <w:pPr>
        <w:pStyle w:val="Heading1"/>
      </w:pPr>
      <w:r>
        <w:t>10. Licensed Software and Services</w:t>
      </w:r>
    </w:p>
    <w:p w14:paraId="049A6A69" w14:textId="77777777" w:rsidR="00C82FF5" w:rsidRDefault="00000000">
      <w:pPr>
        <w:pStyle w:val="Heading1"/>
      </w:pPr>
      <w:r>
        <w:t>Wiseflow grants to Elavon a non-exclusive, non-transferable licence to access and use the Platform during the term of this SOW, subject to the terms and conditions of the MSA. The licence does not include any right to sublicense, modify, adapt or create derivative works of the Platform, unless expressly agreed in writing. All intellectual property rights in and to the Platform shall remain vested in Wiseflow. The third-party software and services integrated with the Platform are licensed to Elavon by the relevant third-party provider under separate terms.</w:t>
      </w:r>
    </w:p>
    <w:p w14:paraId="073C73E4" w14:textId="77777777" w:rsidR="0070124B" w:rsidRPr="0070124B" w:rsidRDefault="0070124B" w:rsidP="0070124B">
      <w:pPr>
        <w:rPr>
          <w:rFonts w:ascii="Calibri" w:hAnsi="Calibri" w:cs="Calibri"/>
          <w:b/>
          <w:bCs/>
          <w:sz w:val="20"/>
          <w:szCs w:val="20"/>
        </w:rPr>
      </w:pPr>
      <w:commentRangeStart w:id="38"/>
      <w:r w:rsidRPr="0070124B">
        <w:rPr>
          <w:rFonts w:ascii="Calibri" w:hAnsi="Calibri" w:cs="Calibri"/>
          <w:b/>
          <w:bCs/>
          <w:sz w:val="20"/>
          <w:szCs w:val="20"/>
        </w:rPr>
        <w:t>11. Pricing &amp; Payment Terms</w:t>
      </w:r>
      <w:commentRangeEnd w:id="38"/>
      <w:r w:rsidR="00E54990">
        <w:rPr>
          <w:rStyle w:val="CommentReference"/>
        </w:rPr>
        <w:commentReference w:id="38"/>
      </w:r>
    </w:p>
    <w:p w14:paraId="399F1A58" w14:textId="77777777" w:rsidR="009610BD" w:rsidRDefault="0070124B" w:rsidP="009610BD">
      <w:pPr>
        <w:rPr>
          <w:rFonts w:ascii="Calibri" w:hAnsi="Calibri" w:cs="Calibri"/>
          <w:sz w:val="20"/>
          <w:szCs w:val="20"/>
        </w:rPr>
      </w:pPr>
      <w:r w:rsidRPr="0070124B">
        <w:rPr>
          <w:rFonts w:ascii="Calibri" w:hAnsi="Calibri" w:cs="Calibri"/>
          <w:sz w:val="20"/>
          <w:szCs w:val="20"/>
        </w:rPr>
        <w:lastRenderedPageBreak/>
        <w:t xml:space="preserve">The commercial model combines a </w:t>
      </w:r>
      <w:r w:rsidRPr="0070124B">
        <w:rPr>
          <w:rFonts w:ascii="Calibri" w:hAnsi="Calibri" w:cs="Calibri"/>
          <w:b/>
          <w:bCs/>
          <w:sz w:val="20"/>
          <w:szCs w:val="20"/>
        </w:rPr>
        <w:t>one-time implementation fee</w:t>
      </w:r>
      <w:r w:rsidRPr="0070124B">
        <w:rPr>
          <w:rFonts w:ascii="Calibri" w:hAnsi="Calibri" w:cs="Calibri"/>
          <w:sz w:val="20"/>
          <w:szCs w:val="20"/>
        </w:rPr>
        <w:t xml:space="preserve"> and a </w:t>
      </w:r>
      <w:r w:rsidRPr="0070124B">
        <w:rPr>
          <w:rFonts w:ascii="Calibri" w:hAnsi="Calibri" w:cs="Calibri"/>
          <w:b/>
          <w:bCs/>
          <w:sz w:val="20"/>
          <w:szCs w:val="20"/>
        </w:rPr>
        <w:t>recurring subscription fee</w:t>
      </w:r>
      <w:r w:rsidRPr="0070124B">
        <w:rPr>
          <w:rFonts w:ascii="Calibri" w:hAnsi="Calibri" w:cs="Calibri"/>
          <w:sz w:val="20"/>
          <w:szCs w:val="20"/>
        </w:rPr>
        <w:t xml:space="preserve">, with the detailed schedule in </w:t>
      </w:r>
      <w:r w:rsidRPr="0070124B">
        <w:rPr>
          <w:rFonts w:ascii="Calibri" w:hAnsi="Calibri" w:cs="Calibri"/>
          <w:b/>
          <w:bCs/>
          <w:sz w:val="20"/>
          <w:szCs w:val="20"/>
        </w:rPr>
        <w:t>Appendix C – Pricing Schedule</w:t>
      </w:r>
      <w:r w:rsidRPr="0070124B">
        <w:rPr>
          <w:rFonts w:ascii="Calibri" w:hAnsi="Calibri" w:cs="Calibri"/>
          <w:sz w:val="20"/>
          <w:szCs w:val="20"/>
        </w:rPr>
        <w:t>.</w:t>
      </w:r>
    </w:p>
    <w:p w14:paraId="0AA76793" w14:textId="5AEC6302" w:rsidR="0070124B" w:rsidRPr="0070124B" w:rsidRDefault="0070124B" w:rsidP="009610BD">
      <w:pPr>
        <w:rPr>
          <w:rFonts w:ascii="Calibri" w:hAnsi="Calibri" w:cs="Calibri"/>
          <w:sz w:val="20"/>
          <w:szCs w:val="20"/>
        </w:rPr>
      </w:pPr>
      <w:r w:rsidRPr="0070124B">
        <w:rPr>
          <w:rFonts w:ascii="Calibri" w:hAnsi="Calibri" w:cs="Calibri"/>
          <w:b/>
          <w:bCs/>
          <w:sz w:val="20"/>
          <w:szCs w:val="20"/>
        </w:rPr>
        <w:t>Implementation Fee:</w:t>
      </w:r>
      <w:r w:rsidRPr="0070124B">
        <w:rPr>
          <w:rFonts w:ascii="Calibri" w:hAnsi="Calibri" w:cs="Calibri"/>
          <w:sz w:val="20"/>
          <w:szCs w:val="20"/>
        </w:rPr>
        <w:t xml:space="preserve"> £25,000, covering configuration, deployment, and delivery of the platform described in Appendix A.</w:t>
      </w:r>
    </w:p>
    <w:p w14:paraId="533D2880" w14:textId="77777777" w:rsidR="0070124B" w:rsidRDefault="0070124B" w:rsidP="00B15176">
      <w:pPr>
        <w:numPr>
          <w:ilvl w:val="0"/>
          <w:numId w:val="16"/>
        </w:numPr>
        <w:rPr>
          <w:ins w:id="39" w:author="Ostermann, Peter" w:date="2025-10-01T10:32:00Z" w16du:dateUtc="2025-10-01T08:32:00Z"/>
          <w:rFonts w:ascii="Calibri" w:hAnsi="Calibri" w:cs="Calibri"/>
          <w:sz w:val="20"/>
          <w:szCs w:val="20"/>
        </w:rPr>
      </w:pPr>
      <w:commentRangeStart w:id="40"/>
      <w:r w:rsidRPr="0070124B">
        <w:rPr>
          <w:rFonts w:ascii="Calibri" w:hAnsi="Calibri" w:cs="Calibri"/>
          <w:b/>
          <w:bCs/>
          <w:sz w:val="20"/>
          <w:szCs w:val="20"/>
        </w:rPr>
        <w:t>Subscription Fee:</w:t>
      </w:r>
      <w:r w:rsidRPr="0070124B">
        <w:rPr>
          <w:rFonts w:ascii="Calibri" w:hAnsi="Calibri" w:cs="Calibri"/>
          <w:sz w:val="20"/>
          <w:szCs w:val="20"/>
        </w:rPr>
        <w:t xml:space="preserve"> £15,000 per month. </w:t>
      </w:r>
      <w:commentRangeEnd w:id="40"/>
      <w:r w:rsidR="00877D2F">
        <w:rPr>
          <w:rStyle w:val="CommentReference"/>
        </w:rPr>
        <w:commentReference w:id="40"/>
      </w:r>
      <w:r w:rsidRPr="0070124B">
        <w:rPr>
          <w:rFonts w:ascii="Calibri" w:hAnsi="Calibri" w:cs="Calibri"/>
          <w:sz w:val="20"/>
          <w:szCs w:val="20"/>
        </w:rPr>
        <w:t xml:space="preserve">This fee includes platform access, core automation features, </w:t>
      </w:r>
      <w:commentRangeStart w:id="41"/>
      <w:r w:rsidRPr="0070124B">
        <w:rPr>
          <w:rFonts w:ascii="Calibri" w:hAnsi="Calibri" w:cs="Calibri"/>
          <w:sz w:val="20"/>
          <w:szCs w:val="20"/>
        </w:rPr>
        <w:t xml:space="preserve">internal integrations (e.g., DocuSign, Veriff, Creditsafe), </w:t>
      </w:r>
      <w:commentRangeEnd w:id="41"/>
      <w:r w:rsidR="009863CE">
        <w:rPr>
          <w:rStyle w:val="CommentReference"/>
        </w:rPr>
        <w:commentReference w:id="41"/>
      </w:r>
      <w:r w:rsidRPr="0070124B">
        <w:rPr>
          <w:rFonts w:ascii="Calibri" w:hAnsi="Calibri" w:cs="Calibri"/>
          <w:sz w:val="20"/>
          <w:szCs w:val="20"/>
        </w:rPr>
        <w:t xml:space="preserve">and ongoing support. It is based on Elavon’s current onboarding activity of approximately </w:t>
      </w:r>
      <w:r w:rsidRPr="0070124B">
        <w:rPr>
          <w:rFonts w:ascii="Calibri" w:hAnsi="Calibri" w:cs="Calibri"/>
          <w:b/>
          <w:bCs/>
          <w:sz w:val="20"/>
          <w:szCs w:val="20"/>
        </w:rPr>
        <w:t>847 applications per month</w:t>
      </w:r>
      <w:r w:rsidRPr="0070124B">
        <w:rPr>
          <w:rFonts w:ascii="Calibri" w:hAnsi="Calibri" w:cs="Calibri"/>
          <w:sz w:val="20"/>
          <w:szCs w:val="20"/>
        </w:rPr>
        <w:t xml:space="preserve"> and inclusively </w:t>
      </w:r>
      <w:commentRangeStart w:id="42"/>
      <w:r w:rsidRPr="0070124B">
        <w:rPr>
          <w:rFonts w:ascii="Calibri" w:hAnsi="Calibri" w:cs="Calibri"/>
          <w:sz w:val="20"/>
          <w:szCs w:val="20"/>
        </w:rPr>
        <w:t xml:space="preserve">supports up to </w:t>
      </w:r>
      <w:r w:rsidRPr="0070124B">
        <w:rPr>
          <w:rFonts w:ascii="Calibri" w:hAnsi="Calibri" w:cs="Calibri"/>
          <w:b/>
          <w:bCs/>
          <w:sz w:val="20"/>
          <w:szCs w:val="20"/>
        </w:rPr>
        <w:t>1,000 applications per month</w:t>
      </w:r>
      <w:r w:rsidRPr="0070124B">
        <w:rPr>
          <w:rFonts w:ascii="Calibri" w:hAnsi="Calibri" w:cs="Calibri"/>
          <w:sz w:val="20"/>
          <w:szCs w:val="20"/>
        </w:rPr>
        <w:t xml:space="preserve"> without additional cost.</w:t>
      </w:r>
      <w:commentRangeEnd w:id="42"/>
      <w:r w:rsidR="006313EF">
        <w:rPr>
          <w:rStyle w:val="CommentReference"/>
        </w:rPr>
        <w:commentReference w:id="42"/>
      </w:r>
    </w:p>
    <w:p w14:paraId="5E4CF92C" w14:textId="77777777" w:rsidR="00C82FF5" w:rsidRDefault="00000000">
      <w:r>
        <w:t>The Subscription Fee shall be chargeable from the Effective Date of this SOW. The monthly usage estimate of 1,000 applications is indicative; any usage in excess of this estimate shall require the parties' prior written agreement on additional fees. Third-party service costs (including but not limited to Veriff, Creditsafe and DocuSign per-transaction fees) shall be borne by Elavon and, where applicable, treated as Pass-Through Expenses.</w:t>
      </w:r>
    </w:p>
    <w:p w14:paraId="379FA04C" w14:textId="77777777" w:rsidR="0069407E" w:rsidRPr="0069407E" w:rsidRDefault="0069407E" w:rsidP="0069407E">
      <w:pPr>
        <w:pStyle w:val="pf0"/>
        <w:numPr>
          <w:ilvl w:val="0"/>
          <w:numId w:val="16"/>
        </w:numPr>
        <w:rPr>
          <w:ins w:id="43" w:author="Ostermann, Peter" w:date="2025-10-01T10:32:00Z" w16du:dateUtc="2025-10-01T08:32:00Z"/>
          <w:rFonts w:ascii="Arial" w:hAnsi="Arial" w:cs="Arial"/>
          <w:sz w:val="20"/>
          <w:szCs w:val="20"/>
          <w:lang w:val="en-US"/>
          <w:rPrChange w:id="44" w:author="Ostermann, Peter" w:date="2025-10-01T10:32:00Z" w16du:dateUtc="2025-10-01T08:32:00Z">
            <w:rPr>
              <w:ins w:id="45" w:author="Ostermann, Peter" w:date="2025-10-01T10:32:00Z" w16du:dateUtc="2025-10-01T08:32:00Z"/>
              <w:rFonts w:ascii="Arial" w:hAnsi="Arial" w:cs="Arial"/>
              <w:sz w:val="20"/>
              <w:szCs w:val="20"/>
            </w:rPr>
          </w:rPrChange>
        </w:rPr>
      </w:pPr>
      <w:commentRangeStart w:id="46"/>
      <w:ins w:id="47" w:author="Ostermann, Peter" w:date="2025-10-01T10:32:00Z" w16du:dateUtc="2025-10-01T08:32:00Z">
        <w:r w:rsidRPr="0069407E">
          <w:rPr>
            <w:rStyle w:val="cf01"/>
            <w:rFonts w:eastAsiaTheme="majorEastAsia"/>
            <w:lang w:val="en-US"/>
            <w:rPrChange w:id="48" w:author="Ostermann, Peter" w:date="2025-10-01T10:32:00Z" w16du:dateUtc="2025-10-01T08:32:00Z">
              <w:rPr>
                <w:rStyle w:val="cf01"/>
                <w:rFonts w:eastAsiaTheme="majorEastAsia"/>
              </w:rPr>
            </w:rPrChange>
          </w:rPr>
          <w:t>Threshold for Negotiations</w:t>
        </w:r>
        <w:r w:rsidRPr="0069407E">
          <w:rPr>
            <w:rStyle w:val="cf11"/>
            <w:rFonts w:eastAsiaTheme="majorEastAsia"/>
            <w:lang w:val="en-US"/>
            <w:rPrChange w:id="49" w:author="Ostermann, Peter" w:date="2025-10-01T10:32:00Z" w16du:dateUtc="2025-10-01T08:32:00Z">
              <w:rPr>
                <w:rStyle w:val="cf11"/>
                <w:rFonts w:eastAsiaTheme="majorEastAsia"/>
              </w:rPr>
            </w:rPrChange>
          </w:rPr>
          <w:t>: The parties agree that if the usage of the services provided under this Agreement exceeds one thousand (1,000) applications per month, new commercial negotiations will be initiated.</w:t>
        </w:r>
      </w:ins>
    </w:p>
    <w:p w14:paraId="01D565C5" w14:textId="7570A6D5" w:rsidR="0069407E" w:rsidRPr="0069407E" w:rsidRDefault="0069407E" w:rsidP="0069407E">
      <w:pPr>
        <w:pStyle w:val="pf0"/>
        <w:numPr>
          <w:ilvl w:val="0"/>
          <w:numId w:val="16"/>
        </w:numPr>
        <w:rPr>
          <w:ins w:id="50" w:author="Ostermann, Peter" w:date="2025-10-01T10:32:00Z" w16du:dateUtc="2025-10-01T08:32:00Z"/>
          <w:rFonts w:ascii="Arial" w:hAnsi="Arial" w:cs="Arial"/>
          <w:sz w:val="20"/>
          <w:szCs w:val="20"/>
          <w:lang w:val="en-US"/>
          <w:rPrChange w:id="51" w:author="Ostermann, Peter" w:date="2025-10-01T10:32:00Z" w16du:dateUtc="2025-10-01T08:32:00Z">
            <w:rPr>
              <w:ins w:id="52" w:author="Ostermann, Peter" w:date="2025-10-01T10:32:00Z" w16du:dateUtc="2025-10-01T08:32:00Z"/>
              <w:rFonts w:ascii="Arial" w:hAnsi="Arial" w:cs="Arial"/>
              <w:sz w:val="20"/>
              <w:szCs w:val="20"/>
            </w:rPr>
          </w:rPrChange>
        </w:rPr>
      </w:pPr>
      <w:ins w:id="53" w:author="Ostermann, Peter" w:date="2025-10-01T10:32:00Z" w16du:dateUtc="2025-10-01T08:32:00Z">
        <w:r w:rsidRPr="0069407E">
          <w:rPr>
            <w:rStyle w:val="cf01"/>
            <w:rFonts w:eastAsiaTheme="majorEastAsia"/>
            <w:lang w:val="en-US"/>
            <w:rPrChange w:id="54" w:author="Ostermann, Peter" w:date="2025-10-01T10:32:00Z" w16du:dateUtc="2025-10-01T08:32:00Z">
              <w:rPr>
                <w:rStyle w:val="cf01"/>
                <w:rFonts w:eastAsiaTheme="majorEastAsia"/>
              </w:rPr>
            </w:rPrChange>
          </w:rPr>
          <w:t>Negotiation Process</w:t>
        </w:r>
        <w:r w:rsidRPr="0069407E">
          <w:rPr>
            <w:rStyle w:val="cf11"/>
            <w:rFonts w:eastAsiaTheme="majorEastAsia"/>
            <w:lang w:val="en-US"/>
            <w:rPrChange w:id="55" w:author="Ostermann, Peter" w:date="2025-10-01T10:32:00Z" w16du:dateUtc="2025-10-01T08:32:00Z">
              <w:rPr>
                <w:rStyle w:val="cf11"/>
                <w:rFonts w:eastAsiaTheme="majorEastAsia"/>
              </w:rPr>
            </w:rPrChange>
          </w:rPr>
          <w:t>: Upon reaching this threshold, the parties will engage in good faith negotiations to agree on revised commercial terms that reflect the increased usage. These negotiations will commence within thirty (30) days of the Supplier notifying the Client that the threshold has been exceeded.</w:t>
        </w:r>
      </w:ins>
      <w:commentRangeEnd w:id="46"/>
      <w:r w:rsidR="005A7399">
        <w:rPr>
          <w:rStyle w:val="CommentReference"/>
          <w:rFonts w:asciiTheme="minorHAnsi" w:eastAsiaTheme="minorHAnsi" w:hAnsiTheme="minorHAnsi" w:cstheme="minorBidi"/>
          <w:kern w:val="2"/>
          <w:lang w:val="en-GB" w:eastAsia="en-US"/>
          <w14:ligatures w14:val="standardContextual"/>
        </w:rPr>
        <w:commentReference w:id="46"/>
      </w:r>
    </w:p>
    <w:p w14:paraId="4370A541" w14:textId="77777777" w:rsidR="0069407E" w:rsidRPr="0070124B" w:rsidRDefault="0069407E" w:rsidP="00B15176">
      <w:pPr>
        <w:numPr>
          <w:ilvl w:val="0"/>
          <w:numId w:val="16"/>
        </w:numPr>
        <w:rPr>
          <w:rFonts w:ascii="Calibri" w:hAnsi="Calibri" w:cs="Calibri"/>
          <w:sz w:val="20"/>
          <w:szCs w:val="20"/>
        </w:rPr>
      </w:pPr>
    </w:p>
    <w:p w14:paraId="6C4795E2" w14:textId="77777777" w:rsidR="0070124B" w:rsidRDefault="0070124B" w:rsidP="00B15176">
      <w:pPr>
        <w:numPr>
          <w:ilvl w:val="0"/>
          <w:numId w:val="16"/>
        </w:numPr>
        <w:rPr>
          <w:ins w:id="56" w:author="Ostermann, Peter" w:date="2025-10-01T10:32:00Z" w16du:dateUtc="2025-10-01T08:32:00Z"/>
          <w:rFonts w:ascii="Calibri" w:hAnsi="Calibri" w:cs="Calibri"/>
          <w:sz w:val="20"/>
          <w:szCs w:val="20"/>
        </w:rPr>
      </w:pPr>
      <w:r w:rsidRPr="0070124B">
        <w:rPr>
          <w:rFonts w:ascii="Calibri" w:hAnsi="Calibri" w:cs="Calibri"/>
          <w:b/>
          <w:bCs/>
          <w:sz w:val="20"/>
          <w:szCs w:val="20"/>
        </w:rPr>
        <w:t>Usage and Add-Ons:</w:t>
      </w:r>
      <w:r w:rsidRPr="0070124B">
        <w:rPr>
          <w:rFonts w:ascii="Calibri" w:hAnsi="Calibri" w:cs="Calibri"/>
          <w:sz w:val="20"/>
          <w:szCs w:val="20"/>
        </w:rPr>
        <w:t xml:space="preserve"> Overage charges and optional services are detailed in Appendix C.</w:t>
      </w:r>
    </w:p>
    <w:p w14:paraId="79F9364E" w14:textId="77777777" w:rsidR="00C82FF5" w:rsidRDefault="00000000">
      <w:r>
        <w:t>Overage charges shall only apply where Elavon's usage exceeds the agreed monthly application limit. Prior to incurring overage charges, Wiseflow shall notify Elavon and the parties shall agree in writing to the applicable overage rate.</w:t>
      </w:r>
    </w:p>
    <w:p w14:paraId="15D3922E" w14:textId="77777777" w:rsidR="00A35E29" w:rsidRPr="00A35E29" w:rsidRDefault="00A35E29" w:rsidP="00A35E29">
      <w:pPr>
        <w:pStyle w:val="pf0"/>
        <w:numPr>
          <w:ilvl w:val="0"/>
          <w:numId w:val="16"/>
        </w:numPr>
        <w:rPr>
          <w:ins w:id="57" w:author="Ostermann, Peter" w:date="2025-10-01T10:32:00Z" w16du:dateUtc="2025-10-01T08:32:00Z"/>
          <w:rStyle w:val="cf11"/>
          <w:rFonts w:ascii="Arial" w:hAnsi="Arial" w:cs="Arial"/>
          <w:color w:val="auto"/>
          <w:sz w:val="20"/>
          <w:szCs w:val="20"/>
          <w:shd w:val="clear" w:color="auto" w:fill="auto"/>
          <w:lang w:val="en-US"/>
          <w:rPrChange w:id="58" w:author="Ostermann, Peter" w:date="2025-10-01T10:32:00Z" w16du:dateUtc="2025-10-01T08:32:00Z">
            <w:rPr>
              <w:ins w:id="59" w:author="Ostermann, Peter" w:date="2025-10-01T10:32:00Z" w16du:dateUtc="2025-10-01T08:32:00Z"/>
              <w:rStyle w:val="cf11"/>
              <w:rFonts w:eastAsiaTheme="majorEastAsia"/>
              <w:kern w:val="2"/>
              <w:lang w:val="en-US" w:eastAsia="en-US"/>
              <w14:ligatures w14:val="standardContextual"/>
            </w:rPr>
          </w:rPrChange>
        </w:rPr>
      </w:pPr>
      <w:commentRangeStart w:id="60"/>
      <w:ins w:id="61" w:author="Ostermann, Peter" w:date="2025-10-01T10:32:00Z" w16du:dateUtc="2025-10-01T08:32:00Z">
        <w:r w:rsidRPr="00A35E29">
          <w:rPr>
            <w:rStyle w:val="cf01"/>
            <w:rFonts w:eastAsiaTheme="majorEastAsia"/>
            <w:lang w:val="en-US"/>
            <w:rPrChange w:id="62" w:author="Ostermann, Peter" w:date="2025-10-01T10:32:00Z" w16du:dateUtc="2025-10-01T08:32:00Z">
              <w:rPr>
                <w:rStyle w:val="cf01"/>
                <w:rFonts w:eastAsiaTheme="majorEastAsia"/>
              </w:rPr>
            </w:rPrChange>
          </w:rPr>
          <w:t>Usage Notification</w:t>
        </w:r>
        <w:r w:rsidRPr="00A35E29">
          <w:rPr>
            <w:rStyle w:val="cf11"/>
            <w:rFonts w:eastAsiaTheme="majorEastAsia"/>
            <w:lang w:val="en-US"/>
            <w:rPrChange w:id="63" w:author="Ostermann, Peter" w:date="2025-10-01T10:32:00Z" w16du:dateUtc="2025-10-01T08:32:00Z">
              <w:rPr>
                <w:rStyle w:val="cf11"/>
                <w:rFonts w:eastAsiaTheme="majorEastAsia"/>
              </w:rPr>
            </w:rPrChange>
          </w:rPr>
          <w:t>: The Supplier agrees to monitor the usage of the services provided under this Agreement. If the usage reaches seventy-five percent (75%) of the allowed limit, the Supplier shall promptly inform the Client in writing.</w:t>
        </w:r>
      </w:ins>
    </w:p>
    <w:p w14:paraId="709BBC56" w14:textId="05C9CE53" w:rsidR="00A35E29" w:rsidRPr="00A35E29" w:rsidRDefault="00A35E29" w:rsidP="00A35E29">
      <w:pPr>
        <w:pStyle w:val="pf0"/>
        <w:numPr>
          <w:ilvl w:val="0"/>
          <w:numId w:val="16"/>
        </w:numPr>
        <w:rPr>
          <w:ins w:id="64" w:author="Ostermann, Peter" w:date="2025-10-01T10:32:00Z" w16du:dateUtc="2025-10-01T08:32:00Z"/>
          <w:rFonts w:ascii="Arial" w:hAnsi="Arial" w:cs="Arial"/>
          <w:sz w:val="20"/>
          <w:szCs w:val="20"/>
          <w:lang w:val="en-US"/>
          <w:rPrChange w:id="65" w:author="Ostermann, Peter" w:date="2025-10-01T10:32:00Z" w16du:dateUtc="2025-10-01T08:32:00Z">
            <w:rPr>
              <w:ins w:id="66" w:author="Ostermann, Peter" w:date="2025-10-01T10:32:00Z" w16du:dateUtc="2025-10-01T08:32:00Z"/>
              <w:rFonts w:ascii="Arial" w:hAnsi="Arial" w:cs="Arial"/>
              <w:sz w:val="20"/>
              <w:szCs w:val="20"/>
            </w:rPr>
          </w:rPrChange>
        </w:rPr>
      </w:pPr>
      <w:commentRangeStart w:id="67"/>
      <w:ins w:id="68" w:author="Ostermann, Peter" w:date="2025-10-01T10:32:00Z" w16du:dateUtc="2025-10-01T08:32:00Z">
        <w:r w:rsidRPr="00A35E29">
          <w:rPr>
            <w:rStyle w:val="cf01"/>
            <w:rFonts w:eastAsiaTheme="majorEastAsia"/>
            <w:lang w:val="en-US"/>
            <w:rPrChange w:id="69" w:author="Ostermann, Peter" w:date="2025-10-01T10:32:00Z" w16du:dateUtc="2025-10-01T08:32:00Z">
              <w:rPr>
                <w:rStyle w:val="cf01"/>
                <w:rFonts w:eastAsiaTheme="majorEastAsia"/>
              </w:rPr>
            </w:rPrChange>
          </w:rPr>
          <w:t>No Exceeding Invoicing</w:t>
        </w:r>
        <w:r w:rsidRPr="00A35E29">
          <w:rPr>
            <w:rStyle w:val="cf11"/>
            <w:rFonts w:eastAsiaTheme="majorEastAsia"/>
            <w:lang w:val="en-US"/>
            <w:rPrChange w:id="70" w:author="Ostermann, Peter" w:date="2025-10-01T10:32:00Z" w16du:dateUtc="2025-10-01T08:32:00Z">
              <w:rPr>
                <w:rStyle w:val="cf11"/>
                <w:rFonts w:eastAsiaTheme="majorEastAsia"/>
              </w:rPr>
            </w:rPrChange>
          </w:rPr>
          <w:t>: The Supplier agrees not to exceed the invoiced amount without obtaining prior written approval from the Client. Any additional charges or overages must be pre-approved in writing by the Client before invoicing.</w:t>
        </w:r>
      </w:ins>
      <w:ins w:id="71" w:author="David Sant" w:date="2025-11-26T09:22:00Z" w16du:dateUtc="2025-11-26T09:22:00Z">
        <w:r w:rsidR="00C605AB">
          <w:rPr>
            <w:rStyle w:val="cf11"/>
            <w:rFonts w:eastAsiaTheme="majorEastAsia"/>
            <w:lang w:val="en-US"/>
          </w:rPr>
          <w:t xml:space="preserve">  This shall take priority over the process in the MSA.</w:t>
        </w:r>
      </w:ins>
      <w:commentRangeEnd w:id="67"/>
      <w:ins w:id="72" w:author="David Sant" w:date="2025-12-01T14:25:00Z" w16du:dateUtc="2025-12-01T14:25:00Z">
        <w:r w:rsidR="007944BD">
          <w:rPr>
            <w:rStyle w:val="CommentReference"/>
            <w:rFonts w:asciiTheme="minorHAnsi" w:eastAsiaTheme="minorHAnsi" w:hAnsiTheme="minorHAnsi" w:cstheme="minorBidi"/>
            <w:kern w:val="2"/>
            <w:lang w:val="en-GB" w:eastAsia="en-US"/>
            <w14:ligatures w14:val="standardContextual"/>
          </w:rPr>
          <w:commentReference w:id="67"/>
        </w:r>
      </w:ins>
    </w:p>
    <w:p w14:paraId="0971B161" w14:textId="072D4D77" w:rsidR="003E582F" w:rsidRPr="003E582F" w:rsidDel="00E910E7" w:rsidRDefault="003E582F" w:rsidP="003E582F">
      <w:pPr>
        <w:pStyle w:val="pf0"/>
        <w:numPr>
          <w:ilvl w:val="0"/>
          <w:numId w:val="16"/>
        </w:numPr>
        <w:rPr>
          <w:ins w:id="73" w:author="Ostermann, Peter" w:date="2025-10-01T10:33:00Z" w16du:dateUtc="2025-10-01T08:33:00Z"/>
          <w:del w:id="74" w:author="David Sant" w:date="2025-12-01T22:11:00Z" w16du:dateUtc="2025-12-01T22:11:00Z"/>
          <w:rFonts w:ascii="Arial" w:hAnsi="Arial" w:cs="Arial"/>
          <w:sz w:val="20"/>
          <w:szCs w:val="20"/>
          <w:lang w:val="en-US"/>
          <w:rPrChange w:id="75" w:author="Ostermann, Peter" w:date="2025-10-01T10:33:00Z" w16du:dateUtc="2025-10-01T08:33:00Z">
            <w:rPr>
              <w:ins w:id="76" w:author="Ostermann, Peter" w:date="2025-10-01T10:33:00Z" w16du:dateUtc="2025-10-01T08:33:00Z"/>
              <w:del w:id="77" w:author="David Sant" w:date="2025-12-01T22:11:00Z" w16du:dateUtc="2025-12-01T22:11:00Z"/>
              <w:rFonts w:ascii="Arial" w:hAnsi="Arial" w:cs="Arial"/>
              <w:sz w:val="20"/>
              <w:szCs w:val="20"/>
            </w:rPr>
          </w:rPrChange>
        </w:rPr>
      </w:pPr>
      <w:commentRangeStart w:id="78"/>
      <w:ins w:id="79" w:author="Ostermann, Peter" w:date="2025-10-01T10:33:00Z" w16du:dateUtc="2025-10-01T08:33:00Z">
        <w:del w:id="80" w:author="David Sant" w:date="2025-12-01T22:11:00Z" w16du:dateUtc="2025-12-01T22:11:00Z">
          <w:r w:rsidRPr="003E582F" w:rsidDel="00E910E7">
            <w:rPr>
              <w:rStyle w:val="cf01"/>
              <w:rFonts w:eastAsiaTheme="majorEastAsia"/>
              <w:lang w:val="en-US"/>
              <w:rPrChange w:id="81" w:author="Ostermann, Peter" w:date="2025-10-01T10:33:00Z" w16du:dateUtc="2025-10-01T08:33:00Z">
                <w:rPr>
                  <w:rStyle w:val="cf01"/>
                  <w:rFonts w:eastAsiaTheme="majorEastAsia"/>
                </w:rPr>
              </w:rPrChange>
            </w:rPr>
            <w:delText xml:space="preserve">Utilization </w:delText>
          </w:r>
        </w:del>
      </w:ins>
      <w:commentRangeEnd w:id="78"/>
      <w:r w:rsidR="003B20C0">
        <w:rPr>
          <w:rStyle w:val="CommentReference"/>
          <w:rFonts w:asciiTheme="minorHAnsi" w:eastAsiaTheme="minorHAnsi" w:hAnsiTheme="minorHAnsi" w:cstheme="minorBidi"/>
          <w:kern w:val="2"/>
          <w:lang w:val="en-GB" w:eastAsia="en-US"/>
          <w14:ligatures w14:val="standardContextual"/>
        </w:rPr>
        <w:commentReference w:id="78"/>
      </w:r>
      <w:ins w:id="82" w:author="Ostermann, Peter" w:date="2025-10-01T10:33:00Z" w16du:dateUtc="2025-10-01T08:33:00Z">
        <w:del w:id="83" w:author="David Sant" w:date="2025-12-01T22:11:00Z" w16du:dateUtc="2025-12-01T22:11:00Z">
          <w:r w:rsidRPr="003E582F" w:rsidDel="00E910E7">
            <w:rPr>
              <w:rStyle w:val="cf01"/>
              <w:rFonts w:eastAsiaTheme="majorEastAsia"/>
              <w:lang w:val="en-US"/>
              <w:rPrChange w:id="84" w:author="Ostermann, Peter" w:date="2025-10-01T10:33:00Z" w16du:dateUtc="2025-10-01T08:33:00Z">
                <w:rPr>
                  <w:rStyle w:val="cf01"/>
                  <w:rFonts w:eastAsiaTheme="majorEastAsia"/>
                </w:rPr>
              </w:rPrChange>
            </w:rPr>
            <w:delText>of Own Contract Conditions</w:delText>
          </w:r>
          <w:r w:rsidRPr="003E582F" w:rsidDel="00E910E7">
            <w:rPr>
              <w:rStyle w:val="cf11"/>
              <w:rFonts w:eastAsiaTheme="majorEastAsia"/>
              <w:lang w:val="en-US"/>
              <w:rPrChange w:id="85" w:author="Ostermann, Peter" w:date="2025-10-01T10:33:00Z" w16du:dateUtc="2025-10-01T08:33:00Z">
                <w:rPr>
                  <w:rStyle w:val="cf11"/>
                  <w:rFonts w:eastAsiaTheme="majorEastAsia"/>
                </w:rPr>
              </w:rPrChange>
            </w:rPr>
            <w:delText>: Elavon is allowed to utilize its own contract conditions for any add-on services provided under this Agreement. These conditions will govern the terms and execution of the add-on services, ensuring alignment with Elavon's internal policies and requirements.</w:delText>
          </w:r>
        </w:del>
      </w:ins>
      <w:commentRangeEnd w:id="60"/>
      <w:del w:id="86" w:author="David Sant" w:date="2025-12-01T22:11:00Z" w16du:dateUtc="2025-12-01T22:11:00Z">
        <w:r w:rsidR="004E573E" w:rsidDel="00E910E7">
          <w:rPr>
            <w:rStyle w:val="CommentReference"/>
            <w:rFonts w:asciiTheme="minorHAnsi" w:eastAsiaTheme="minorHAnsi" w:hAnsiTheme="minorHAnsi" w:cstheme="minorBidi"/>
            <w:kern w:val="2"/>
            <w:lang w:val="en-GB" w:eastAsia="en-US"/>
            <w14:ligatures w14:val="standardContextual"/>
          </w:rPr>
          <w:commentReference w:id="60"/>
        </w:r>
      </w:del>
    </w:p>
    <w:p w14:paraId="0F036EE4" w14:textId="77777777" w:rsidR="00571BDC" w:rsidRPr="0070124B" w:rsidRDefault="00571BDC" w:rsidP="00B15176">
      <w:pPr>
        <w:numPr>
          <w:ilvl w:val="0"/>
          <w:numId w:val="16"/>
        </w:numPr>
        <w:rPr>
          <w:rFonts w:ascii="Calibri" w:hAnsi="Calibri" w:cs="Calibri"/>
          <w:sz w:val="20"/>
          <w:szCs w:val="20"/>
        </w:rPr>
      </w:pPr>
    </w:p>
    <w:p w14:paraId="114DE1B6" w14:textId="77777777" w:rsidR="0070124B" w:rsidRPr="0070124B" w:rsidRDefault="0070124B" w:rsidP="0070124B">
      <w:pPr>
        <w:rPr>
          <w:rFonts w:ascii="Calibri" w:hAnsi="Calibri" w:cs="Calibri"/>
          <w:sz w:val="20"/>
          <w:szCs w:val="20"/>
        </w:rPr>
      </w:pPr>
      <w:r w:rsidRPr="0070124B">
        <w:rPr>
          <w:rFonts w:ascii="Calibri" w:hAnsi="Calibri" w:cs="Calibri"/>
          <w:sz w:val="20"/>
          <w:szCs w:val="20"/>
        </w:rPr>
        <w:t>This structure provides a predictable monthly cost aligned to current volumes, with built-in headroom for growth.</w:t>
      </w:r>
    </w:p>
    <w:p w14:paraId="5C1B344D"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12. Assumptions &amp; Dependencies</w:t>
      </w:r>
    </w:p>
    <w:p w14:paraId="1AB2682F" w14:textId="77777777" w:rsidR="0070124B" w:rsidRPr="0070124B" w:rsidRDefault="0070124B" w:rsidP="00B15176">
      <w:pPr>
        <w:numPr>
          <w:ilvl w:val="0"/>
          <w:numId w:val="17"/>
        </w:numPr>
        <w:rPr>
          <w:rFonts w:ascii="Calibri" w:hAnsi="Calibri" w:cs="Calibri"/>
          <w:sz w:val="20"/>
          <w:szCs w:val="20"/>
        </w:rPr>
      </w:pPr>
      <w:r w:rsidRPr="0070124B">
        <w:rPr>
          <w:rFonts w:ascii="Calibri" w:hAnsi="Calibri" w:cs="Calibri"/>
          <w:sz w:val="20"/>
          <w:szCs w:val="20"/>
        </w:rPr>
        <w:t>Elavon will provide timely access to required teams and data sources.</w:t>
      </w:r>
    </w:p>
    <w:p w14:paraId="4953905E" w14:textId="77777777" w:rsidR="0070124B" w:rsidRPr="0070124B" w:rsidRDefault="0070124B" w:rsidP="00B15176">
      <w:pPr>
        <w:numPr>
          <w:ilvl w:val="0"/>
          <w:numId w:val="17"/>
        </w:numPr>
        <w:rPr>
          <w:rFonts w:ascii="Calibri" w:hAnsi="Calibri" w:cs="Calibri"/>
          <w:sz w:val="20"/>
          <w:szCs w:val="20"/>
        </w:rPr>
      </w:pPr>
      <w:r w:rsidRPr="0070124B">
        <w:rPr>
          <w:rFonts w:ascii="Calibri" w:hAnsi="Calibri" w:cs="Calibri"/>
          <w:sz w:val="20"/>
          <w:szCs w:val="20"/>
        </w:rPr>
        <w:t>Elavon will appoint a product sponsor with decision-making authority.</w:t>
      </w:r>
    </w:p>
    <w:p w14:paraId="25D62FF4" w14:textId="77777777" w:rsidR="0070124B" w:rsidRPr="0070124B" w:rsidRDefault="0070124B" w:rsidP="00B15176">
      <w:pPr>
        <w:numPr>
          <w:ilvl w:val="0"/>
          <w:numId w:val="17"/>
        </w:numPr>
        <w:rPr>
          <w:rFonts w:ascii="Calibri" w:hAnsi="Calibri" w:cs="Calibri"/>
          <w:sz w:val="20"/>
          <w:szCs w:val="20"/>
        </w:rPr>
      </w:pPr>
      <w:r w:rsidRPr="0070124B">
        <w:rPr>
          <w:rFonts w:ascii="Calibri" w:hAnsi="Calibri" w:cs="Calibri"/>
          <w:sz w:val="20"/>
          <w:szCs w:val="20"/>
        </w:rPr>
        <w:t>Timely feedback and approvals will be provided.</w:t>
      </w:r>
    </w:p>
    <w:p w14:paraId="24FA7A42" w14:textId="77777777" w:rsidR="0070124B" w:rsidRPr="0070124B" w:rsidRDefault="0070124B" w:rsidP="00B15176">
      <w:pPr>
        <w:numPr>
          <w:ilvl w:val="0"/>
          <w:numId w:val="17"/>
        </w:numPr>
        <w:rPr>
          <w:rFonts w:ascii="Calibri" w:hAnsi="Calibri" w:cs="Calibri"/>
          <w:sz w:val="20"/>
          <w:szCs w:val="20"/>
        </w:rPr>
      </w:pPr>
      <w:r w:rsidRPr="0070124B">
        <w:rPr>
          <w:rFonts w:ascii="Calibri" w:hAnsi="Calibri" w:cs="Calibri"/>
          <w:sz w:val="20"/>
          <w:szCs w:val="20"/>
        </w:rPr>
        <w:t>Changes in scope may affect timelines and costs.</w:t>
      </w:r>
    </w:p>
    <w:p w14:paraId="4D161826"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13. Acceptance &amp; Success Criteria</w:t>
      </w:r>
    </w:p>
    <w:p w14:paraId="63A94E48" w14:textId="77777777" w:rsidR="0070124B" w:rsidRPr="0070124B" w:rsidRDefault="0070124B" w:rsidP="0070124B">
      <w:pPr>
        <w:rPr>
          <w:rFonts w:ascii="Calibri" w:hAnsi="Calibri" w:cs="Calibri"/>
          <w:sz w:val="20"/>
          <w:szCs w:val="20"/>
        </w:rPr>
      </w:pPr>
      <w:r w:rsidRPr="0070124B">
        <w:rPr>
          <w:rFonts w:ascii="Calibri" w:hAnsi="Calibri" w:cs="Calibri"/>
          <w:b/>
          <w:bCs/>
          <w:sz w:val="20"/>
          <w:szCs w:val="20"/>
        </w:rPr>
        <w:t>13.1 Functional Acceptance</w:t>
      </w:r>
      <w:r w:rsidRPr="0070124B">
        <w:rPr>
          <w:rFonts w:ascii="Calibri" w:hAnsi="Calibri" w:cs="Calibri"/>
          <w:sz w:val="20"/>
          <w:szCs w:val="20"/>
        </w:rPr>
        <w:br/>
        <w:t>The solution is deemed functionally accepted when:</w:t>
      </w:r>
    </w:p>
    <w:p w14:paraId="712D103F" w14:textId="77777777" w:rsidR="0070124B" w:rsidRPr="0070124B" w:rsidRDefault="0070124B" w:rsidP="00B15176">
      <w:pPr>
        <w:numPr>
          <w:ilvl w:val="0"/>
          <w:numId w:val="18"/>
        </w:numPr>
        <w:rPr>
          <w:rFonts w:ascii="Calibri" w:hAnsi="Calibri" w:cs="Calibri"/>
          <w:sz w:val="20"/>
          <w:szCs w:val="20"/>
        </w:rPr>
      </w:pPr>
      <w:r w:rsidRPr="0070124B">
        <w:rPr>
          <w:rFonts w:ascii="Calibri" w:hAnsi="Calibri" w:cs="Calibri"/>
          <w:sz w:val="20"/>
          <w:szCs w:val="20"/>
        </w:rPr>
        <w:t>Core onboarding journeys for Marriott are live in production and operate end-to-end as described in Appendix A;</w:t>
      </w:r>
    </w:p>
    <w:p w14:paraId="68D536E6" w14:textId="77777777" w:rsidR="0070124B" w:rsidRPr="0070124B" w:rsidRDefault="0070124B" w:rsidP="00B15176">
      <w:pPr>
        <w:numPr>
          <w:ilvl w:val="0"/>
          <w:numId w:val="18"/>
        </w:numPr>
        <w:rPr>
          <w:rFonts w:ascii="Calibri" w:hAnsi="Calibri" w:cs="Calibri"/>
          <w:sz w:val="20"/>
          <w:szCs w:val="20"/>
        </w:rPr>
      </w:pPr>
      <w:r w:rsidRPr="0070124B">
        <w:rPr>
          <w:rFonts w:ascii="Calibri" w:hAnsi="Calibri" w:cs="Calibri"/>
          <w:sz w:val="20"/>
          <w:szCs w:val="20"/>
        </w:rPr>
        <w:lastRenderedPageBreak/>
        <w:t xml:space="preserve">UAT defects are resolved to </w:t>
      </w:r>
      <w:r w:rsidRPr="0070124B">
        <w:rPr>
          <w:rFonts w:ascii="Calibri" w:hAnsi="Calibri" w:cs="Calibri"/>
          <w:b/>
          <w:bCs/>
          <w:sz w:val="20"/>
          <w:szCs w:val="20"/>
        </w:rPr>
        <w:t>Severity 3</w:t>
      </w:r>
      <w:r w:rsidRPr="0070124B">
        <w:rPr>
          <w:rFonts w:ascii="Calibri" w:hAnsi="Calibri" w:cs="Calibri"/>
          <w:sz w:val="20"/>
          <w:szCs w:val="20"/>
        </w:rPr>
        <w:t xml:space="preserve"> or lower with agreed workarounds for any remaining issues; and</w:t>
      </w:r>
    </w:p>
    <w:p w14:paraId="56A7F2B1" w14:textId="77777777" w:rsidR="0070124B" w:rsidRPr="0070124B" w:rsidRDefault="0070124B" w:rsidP="00B15176">
      <w:pPr>
        <w:numPr>
          <w:ilvl w:val="0"/>
          <w:numId w:val="18"/>
        </w:numPr>
        <w:rPr>
          <w:rFonts w:ascii="Calibri" w:hAnsi="Calibri" w:cs="Calibri"/>
          <w:sz w:val="20"/>
          <w:szCs w:val="20"/>
        </w:rPr>
      </w:pPr>
      <w:r w:rsidRPr="0070124B">
        <w:rPr>
          <w:rFonts w:ascii="Calibri" w:hAnsi="Calibri" w:cs="Calibri"/>
          <w:sz w:val="20"/>
          <w:szCs w:val="20"/>
        </w:rPr>
        <w:t xml:space="preserve">The workflow diagram in </w:t>
      </w:r>
      <w:r w:rsidRPr="0070124B">
        <w:rPr>
          <w:rFonts w:ascii="Calibri" w:hAnsi="Calibri" w:cs="Calibri"/>
          <w:b/>
          <w:bCs/>
          <w:sz w:val="20"/>
          <w:szCs w:val="20"/>
        </w:rPr>
        <w:t>Appendix B</w:t>
      </w:r>
      <w:r w:rsidRPr="0070124B">
        <w:rPr>
          <w:rFonts w:ascii="Calibri" w:hAnsi="Calibri" w:cs="Calibri"/>
          <w:sz w:val="20"/>
          <w:szCs w:val="20"/>
        </w:rPr>
        <w:t xml:space="preserve"> is approved by both parties.</w:t>
      </w:r>
    </w:p>
    <w:p w14:paraId="041641AD" w14:textId="77777777" w:rsidR="0070124B" w:rsidRPr="0070124B" w:rsidRDefault="0070124B" w:rsidP="0070124B">
      <w:pPr>
        <w:rPr>
          <w:rFonts w:ascii="Calibri" w:hAnsi="Calibri" w:cs="Calibri"/>
          <w:sz w:val="20"/>
          <w:szCs w:val="20"/>
        </w:rPr>
      </w:pPr>
      <w:r w:rsidRPr="0070124B">
        <w:rPr>
          <w:rFonts w:ascii="Calibri" w:hAnsi="Calibri" w:cs="Calibri"/>
          <w:b/>
          <w:bCs/>
          <w:sz w:val="20"/>
          <w:szCs w:val="20"/>
        </w:rPr>
        <w:t>13.2 Performance &amp; Service Acceptance</w:t>
      </w:r>
      <w:r w:rsidRPr="0070124B">
        <w:rPr>
          <w:rFonts w:ascii="Calibri" w:hAnsi="Calibri" w:cs="Calibri"/>
          <w:sz w:val="20"/>
          <w:szCs w:val="20"/>
        </w:rPr>
        <w:br/>
        <w:t xml:space="preserve">Operational performance during </w:t>
      </w:r>
      <w:r w:rsidRPr="0070124B">
        <w:rPr>
          <w:rFonts w:ascii="Calibri" w:hAnsi="Calibri" w:cs="Calibri"/>
          <w:b/>
          <w:bCs/>
          <w:sz w:val="20"/>
          <w:szCs w:val="20"/>
        </w:rPr>
        <w:t>Phase 1 – Marriott Initial Production Deployment</w:t>
      </w:r>
      <w:r w:rsidRPr="0070124B">
        <w:rPr>
          <w:rFonts w:ascii="Calibri" w:hAnsi="Calibri" w:cs="Calibri"/>
          <w:sz w:val="20"/>
          <w:szCs w:val="20"/>
        </w:rPr>
        <w:t xml:space="preserve"> will be measured against the </w:t>
      </w:r>
      <w:r w:rsidRPr="0070124B">
        <w:rPr>
          <w:rFonts w:ascii="Calibri" w:hAnsi="Calibri" w:cs="Calibri"/>
          <w:b/>
          <w:bCs/>
          <w:sz w:val="20"/>
          <w:szCs w:val="20"/>
        </w:rPr>
        <w:t>Success Criteria</w:t>
      </w:r>
      <w:r w:rsidRPr="0070124B">
        <w:rPr>
          <w:rFonts w:ascii="Calibri" w:hAnsi="Calibri" w:cs="Calibri"/>
          <w:sz w:val="20"/>
          <w:szCs w:val="20"/>
        </w:rPr>
        <w:t xml:space="preserve"> defined in </w:t>
      </w:r>
      <w:r w:rsidRPr="0070124B">
        <w:rPr>
          <w:rFonts w:ascii="Calibri" w:hAnsi="Calibri" w:cs="Calibri"/>
          <w:b/>
          <w:bCs/>
          <w:sz w:val="20"/>
          <w:szCs w:val="20"/>
        </w:rPr>
        <w:t>Appendix D – Success Criteria &amp; Performance Measurement (Phase 1)</w:t>
      </w:r>
      <w:r w:rsidRPr="0070124B">
        <w:rPr>
          <w:rFonts w:ascii="Calibri" w:hAnsi="Calibri" w:cs="Calibri"/>
          <w:sz w:val="20"/>
          <w:szCs w:val="20"/>
        </w:rPr>
        <w:t>.</w:t>
      </w:r>
    </w:p>
    <w:p w14:paraId="64E2475D" w14:textId="77777777" w:rsidR="0070124B" w:rsidRPr="0070124B" w:rsidRDefault="0070124B" w:rsidP="00B15176">
      <w:pPr>
        <w:numPr>
          <w:ilvl w:val="0"/>
          <w:numId w:val="19"/>
        </w:numPr>
        <w:rPr>
          <w:rFonts w:ascii="Calibri" w:hAnsi="Calibri" w:cs="Calibri"/>
          <w:sz w:val="20"/>
          <w:szCs w:val="20"/>
        </w:rPr>
      </w:pPr>
      <w:r w:rsidRPr="0070124B">
        <w:rPr>
          <w:rFonts w:ascii="Calibri" w:hAnsi="Calibri" w:cs="Calibri"/>
          <w:b/>
          <w:bCs/>
          <w:sz w:val="20"/>
          <w:szCs w:val="20"/>
        </w:rPr>
        <w:t>Measurement period:</w:t>
      </w:r>
      <w:r w:rsidRPr="0070124B">
        <w:rPr>
          <w:rFonts w:ascii="Calibri" w:hAnsi="Calibri" w:cs="Calibri"/>
          <w:sz w:val="20"/>
          <w:szCs w:val="20"/>
        </w:rPr>
        <w:t xml:space="preserve"> within the Phase 1 operating window (3–6 months, ~10 applications per month).</w:t>
      </w:r>
    </w:p>
    <w:p w14:paraId="57D8997E" w14:textId="77777777" w:rsidR="0070124B" w:rsidRPr="0070124B" w:rsidRDefault="0070124B" w:rsidP="00B15176">
      <w:pPr>
        <w:numPr>
          <w:ilvl w:val="0"/>
          <w:numId w:val="19"/>
        </w:numPr>
        <w:rPr>
          <w:rFonts w:ascii="Calibri" w:hAnsi="Calibri" w:cs="Calibri"/>
          <w:sz w:val="20"/>
          <w:szCs w:val="20"/>
        </w:rPr>
      </w:pPr>
      <w:r w:rsidRPr="0070124B">
        <w:rPr>
          <w:rFonts w:ascii="Calibri" w:hAnsi="Calibri" w:cs="Calibri"/>
          <w:b/>
          <w:bCs/>
          <w:sz w:val="20"/>
          <w:szCs w:val="20"/>
        </w:rPr>
        <w:t>Evidence:</w:t>
      </w:r>
      <w:r w:rsidRPr="0070124B">
        <w:rPr>
          <w:rFonts w:ascii="Calibri" w:hAnsi="Calibri" w:cs="Calibri"/>
          <w:sz w:val="20"/>
          <w:szCs w:val="20"/>
        </w:rPr>
        <w:t xml:space="preserve"> monthly performance reports issued by Wiseflow with KPI calculations and supporting logs/exports.</w:t>
      </w:r>
    </w:p>
    <w:p w14:paraId="2B856764" w14:textId="77777777" w:rsidR="0070124B" w:rsidRPr="0070124B" w:rsidRDefault="0070124B" w:rsidP="00B15176">
      <w:pPr>
        <w:numPr>
          <w:ilvl w:val="0"/>
          <w:numId w:val="19"/>
        </w:numPr>
        <w:rPr>
          <w:rFonts w:ascii="Calibri" w:hAnsi="Calibri" w:cs="Calibri"/>
          <w:sz w:val="20"/>
          <w:szCs w:val="20"/>
        </w:rPr>
      </w:pPr>
      <w:r w:rsidRPr="0070124B">
        <w:rPr>
          <w:rFonts w:ascii="Calibri" w:hAnsi="Calibri" w:cs="Calibri"/>
          <w:b/>
          <w:bCs/>
          <w:sz w:val="20"/>
          <w:szCs w:val="20"/>
        </w:rPr>
        <w:t>Data access:</w:t>
      </w:r>
      <w:r w:rsidRPr="0070124B">
        <w:rPr>
          <w:rFonts w:ascii="Calibri" w:hAnsi="Calibri" w:cs="Calibri"/>
          <w:sz w:val="20"/>
          <w:szCs w:val="20"/>
        </w:rPr>
        <w:t xml:space="preserve"> Elavon will provide timely access to data required to compute KPIs.</w:t>
      </w:r>
    </w:p>
    <w:p w14:paraId="37DC4165" w14:textId="77777777" w:rsidR="0070124B" w:rsidRPr="0070124B" w:rsidRDefault="0070124B" w:rsidP="0070124B">
      <w:pPr>
        <w:rPr>
          <w:rFonts w:ascii="Calibri" w:hAnsi="Calibri" w:cs="Calibri"/>
          <w:sz w:val="20"/>
          <w:szCs w:val="20"/>
        </w:rPr>
      </w:pPr>
      <w:r w:rsidRPr="0070124B">
        <w:rPr>
          <w:rFonts w:ascii="Calibri" w:hAnsi="Calibri" w:cs="Calibri"/>
          <w:b/>
          <w:bCs/>
          <w:sz w:val="20"/>
          <w:szCs w:val="20"/>
        </w:rPr>
        <w:t>13.3 Exceptions</w:t>
      </w:r>
      <w:r w:rsidRPr="0070124B">
        <w:rPr>
          <w:rFonts w:ascii="Calibri" w:hAnsi="Calibri" w:cs="Calibri"/>
          <w:sz w:val="20"/>
          <w:szCs w:val="20"/>
        </w:rPr>
        <w:br/>
        <w:t>Metrics impacted by factors outside Wiseflow’s reasonable control (e.g., third-party provider outages, materially incomplete applicant data) will be excluded or fairly adjusted by mutual agreement.</w:t>
      </w:r>
    </w:p>
    <w:p w14:paraId="17C57FE8" w14:textId="77777777" w:rsidR="0070124B" w:rsidRPr="0070124B" w:rsidRDefault="0070124B" w:rsidP="0070124B">
      <w:pPr>
        <w:rPr>
          <w:rFonts w:ascii="Calibri" w:hAnsi="Calibri" w:cs="Calibri"/>
          <w:sz w:val="20"/>
          <w:szCs w:val="20"/>
        </w:rPr>
      </w:pPr>
      <w:r w:rsidRPr="0070124B">
        <w:rPr>
          <w:rFonts w:ascii="Calibri" w:hAnsi="Calibri" w:cs="Calibri"/>
          <w:b/>
          <w:bCs/>
          <w:sz w:val="20"/>
          <w:szCs w:val="20"/>
        </w:rPr>
        <w:t>13.4 Review &amp; Remediation</w:t>
      </w:r>
      <w:r w:rsidRPr="0070124B">
        <w:rPr>
          <w:rFonts w:ascii="Calibri" w:hAnsi="Calibri" w:cs="Calibri"/>
          <w:sz w:val="20"/>
          <w:szCs w:val="20"/>
        </w:rPr>
        <w:br/>
        <w:t xml:space="preserve">If any Success Criterion is not met in a given month, the parties will agree a written remedial plan (owner, actions, target date) within </w:t>
      </w:r>
      <w:r w:rsidRPr="0070124B">
        <w:rPr>
          <w:rFonts w:ascii="Calibri" w:hAnsi="Calibri" w:cs="Calibri"/>
          <w:b/>
          <w:bCs/>
          <w:sz w:val="20"/>
          <w:szCs w:val="20"/>
        </w:rPr>
        <w:t>10 business days</w:t>
      </w:r>
      <w:r w:rsidRPr="0070124B">
        <w:rPr>
          <w:rFonts w:ascii="Calibri" w:hAnsi="Calibri" w:cs="Calibri"/>
          <w:sz w:val="20"/>
          <w:szCs w:val="20"/>
        </w:rPr>
        <w:t>. Progress will be reviewed at the next monthly service review.</w:t>
      </w:r>
    </w:p>
    <w:p w14:paraId="0EC8B450" w14:textId="66C63745" w:rsidR="0070124B" w:rsidRDefault="0070124B" w:rsidP="0070124B">
      <w:pPr>
        <w:rPr>
          <w:ins w:id="87" w:author="Ostermann, Peter" w:date="2025-10-01T10:34:00Z" w16du:dateUtc="2025-10-01T08:34:00Z"/>
          <w:rFonts w:ascii="Calibri" w:hAnsi="Calibri" w:cs="Calibri"/>
          <w:sz w:val="20"/>
          <w:szCs w:val="20"/>
        </w:rPr>
      </w:pPr>
      <w:r w:rsidRPr="0070124B">
        <w:rPr>
          <w:rFonts w:ascii="Calibri" w:hAnsi="Calibri" w:cs="Calibri"/>
          <w:b/>
          <w:bCs/>
          <w:sz w:val="20"/>
          <w:szCs w:val="20"/>
        </w:rPr>
        <w:t>13.5 Contract Term Conversion (1-Year to 3-Year)</w:t>
      </w:r>
      <w:r w:rsidRPr="0070124B">
        <w:rPr>
          <w:rFonts w:ascii="Calibri" w:hAnsi="Calibri" w:cs="Calibri"/>
          <w:sz w:val="20"/>
          <w:szCs w:val="20"/>
        </w:rPr>
        <w:br/>
      </w:r>
      <w:r w:rsidR="003616DD" w:rsidRPr="003616DD">
        <w:rPr>
          <w:rFonts w:ascii="Calibri" w:hAnsi="Calibri" w:cs="Calibri"/>
          <w:sz w:val="20"/>
          <w:szCs w:val="20"/>
        </w:rPr>
        <w:t xml:space="preserve">The initial term of this SOW is </w:t>
      </w:r>
      <w:r w:rsidR="003616DD" w:rsidRPr="003616DD">
        <w:rPr>
          <w:rFonts w:ascii="Calibri" w:hAnsi="Calibri" w:cs="Calibri"/>
          <w:b/>
          <w:bCs/>
          <w:sz w:val="20"/>
          <w:szCs w:val="20"/>
        </w:rPr>
        <w:t xml:space="preserve">one (1) year from </w:t>
      </w:r>
      <w:del w:id="88" w:author="Ostermann, Peter" w:date="2025-10-01T10:33:00Z" w16du:dateUtc="2025-10-01T08:33:00Z">
        <w:r w:rsidR="003616DD" w:rsidRPr="003616DD" w:rsidDel="003E582F">
          <w:rPr>
            <w:rFonts w:ascii="Calibri" w:hAnsi="Calibri" w:cs="Calibri"/>
            <w:b/>
            <w:bCs/>
            <w:sz w:val="20"/>
            <w:szCs w:val="20"/>
          </w:rPr>
          <w:delText>go-live</w:delText>
        </w:r>
      </w:del>
      <w:ins w:id="89" w:author="Ostermann, Peter" w:date="2025-10-01T10:33:00Z" w16du:dateUtc="2025-10-01T08:33:00Z">
        <w:r w:rsidR="003E582F">
          <w:rPr>
            <w:rFonts w:ascii="Calibri" w:hAnsi="Calibri" w:cs="Calibri"/>
            <w:b/>
            <w:bCs/>
            <w:sz w:val="20"/>
            <w:szCs w:val="20"/>
          </w:rPr>
          <w:t>effective date</w:t>
        </w:r>
      </w:ins>
      <w:r w:rsidR="003616DD" w:rsidRPr="003616DD">
        <w:rPr>
          <w:rFonts w:ascii="Calibri" w:hAnsi="Calibri" w:cs="Calibri"/>
          <w:sz w:val="20"/>
          <w:szCs w:val="20"/>
        </w:rPr>
        <w:t xml:space="preserve">. If the Success Criteria in </w:t>
      </w:r>
      <w:r w:rsidR="003616DD" w:rsidRPr="003616DD">
        <w:rPr>
          <w:rFonts w:ascii="Calibri" w:hAnsi="Calibri" w:cs="Calibri"/>
          <w:b/>
          <w:bCs/>
          <w:sz w:val="20"/>
          <w:szCs w:val="20"/>
        </w:rPr>
        <w:t>Appendix D – Success Criteria &amp; Performance Measurement (Phase 1)</w:t>
      </w:r>
      <w:r w:rsidR="003616DD" w:rsidRPr="003616DD">
        <w:rPr>
          <w:rFonts w:ascii="Calibri" w:hAnsi="Calibri" w:cs="Calibri"/>
          <w:sz w:val="20"/>
          <w:szCs w:val="20"/>
        </w:rPr>
        <w:t xml:space="preserve"> are achieved for </w:t>
      </w:r>
      <w:r w:rsidR="003616DD" w:rsidRPr="003616DD">
        <w:rPr>
          <w:rFonts w:ascii="Calibri" w:hAnsi="Calibri" w:cs="Calibri"/>
          <w:b/>
          <w:bCs/>
          <w:sz w:val="20"/>
          <w:szCs w:val="20"/>
        </w:rPr>
        <w:t>two consecutive calendar months</w:t>
      </w:r>
      <w:r w:rsidR="003616DD" w:rsidRPr="003616DD">
        <w:rPr>
          <w:rFonts w:ascii="Calibri" w:hAnsi="Calibri" w:cs="Calibri"/>
          <w:sz w:val="20"/>
          <w:szCs w:val="20"/>
        </w:rPr>
        <w:t xml:space="preserve"> within </w:t>
      </w:r>
      <w:commentRangeStart w:id="90"/>
      <w:r w:rsidR="003616DD" w:rsidRPr="003616DD">
        <w:rPr>
          <w:rFonts w:ascii="Calibri" w:hAnsi="Calibri" w:cs="Calibri"/>
          <w:sz w:val="20"/>
          <w:szCs w:val="20"/>
        </w:rPr>
        <w:t xml:space="preserve">Phase 1, </w:t>
      </w:r>
      <w:r w:rsidR="003616DD" w:rsidRPr="003616DD">
        <w:rPr>
          <w:rFonts w:ascii="Calibri" w:hAnsi="Calibri" w:cs="Calibri"/>
          <w:b/>
          <w:bCs/>
          <w:sz w:val="20"/>
          <w:szCs w:val="20"/>
        </w:rPr>
        <w:t>Elavon may, by written notice within 30 days of receipt of the second month’s performance report, elect to convert the term to three (3) years</w:t>
      </w:r>
      <w:r w:rsidR="003616DD" w:rsidRPr="003616DD">
        <w:rPr>
          <w:rFonts w:ascii="Calibri" w:hAnsi="Calibri" w:cs="Calibri"/>
          <w:sz w:val="20"/>
          <w:szCs w:val="20"/>
        </w:rPr>
        <w:t xml:space="preserve"> (the one-year committed period plus an additional two yea</w:t>
      </w:r>
      <w:commentRangeEnd w:id="90"/>
      <w:r w:rsidR="00F862D1">
        <w:rPr>
          <w:rStyle w:val="CommentReference"/>
        </w:rPr>
        <w:commentReference w:id="90"/>
      </w:r>
      <w:r w:rsidR="003616DD" w:rsidRPr="003616DD">
        <w:rPr>
          <w:rFonts w:ascii="Calibri" w:hAnsi="Calibri" w:cs="Calibri"/>
          <w:sz w:val="20"/>
          <w:szCs w:val="20"/>
        </w:rPr>
        <w:t xml:space="preserve">rs). </w:t>
      </w:r>
      <w:commentRangeStart w:id="91"/>
      <w:r w:rsidR="003616DD" w:rsidRPr="003616DD">
        <w:rPr>
          <w:rFonts w:ascii="Calibri" w:hAnsi="Calibri" w:cs="Calibri"/>
          <w:sz w:val="20"/>
          <w:szCs w:val="20"/>
        </w:rPr>
        <w:t xml:space="preserve">Fees remain as set out in </w:t>
      </w:r>
      <w:r w:rsidR="003616DD" w:rsidRPr="003616DD">
        <w:rPr>
          <w:rFonts w:ascii="Calibri" w:hAnsi="Calibri" w:cs="Calibri"/>
          <w:b/>
          <w:bCs/>
          <w:sz w:val="20"/>
          <w:szCs w:val="20"/>
        </w:rPr>
        <w:t>Appendix C</w:t>
      </w:r>
      <w:r w:rsidR="003616DD" w:rsidRPr="003616DD">
        <w:rPr>
          <w:rFonts w:ascii="Calibri" w:hAnsi="Calibri" w:cs="Calibri"/>
          <w:sz w:val="20"/>
          <w:szCs w:val="20"/>
        </w:rPr>
        <w:t>, unless varied by mutual written agreement.</w:t>
      </w:r>
      <w:commentRangeEnd w:id="91"/>
      <w:r w:rsidR="006A5195">
        <w:rPr>
          <w:rStyle w:val="CommentReference"/>
        </w:rPr>
        <w:commentReference w:id="91"/>
      </w:r>
      <w:ins w:id="92" w:author="David Sant" w:date="2025-12-01T14:24:00Z" w16du:dateUtc="2025-12-01T14:24:00Z">
        <w:r w:rsidR="006A6F49">
          <w:rPr>
            <w:rFonts w:ascii="Calibri" w:hAnsi="Calibri" w:cs="Calibri"/>
            <w:sz w:val="20"/>
            <w:szCs w:val="20"/>
          </w:rPr>
          <w:t xml:space="preserve">  </w:t>
        </w:r>
      </w:ins>
    </w:p>
    <w:p w14:paraId="4D15F251" w14:textId="77777777" w:rsidR="00C82FF5" w:rsidRDefault="00000000">
      <w:r>
        <w:t>The transition from Phase 1 to Phase 2 or Phase 3 shall be subject to the parties' mutual written agreement as set out in Section 9 (Timeline). Fees under this SOW shall be subject to annual indexation in line with the Consumer Price Index (CPI) or such other index as the parties may agree, with any increase taking effect on the anniversary of the Effective Date.</w:t>
      </w:r>
    </w:p>
    <w:p w14:paraId="38232F41" w14:textId="13E97962" w:rsidR="00EF11CB" w:rsidRPr="00EF11CB" w:rsidRDefault="00EF11CB">
      <w:pPr>
        <w:rPr>
          <w:ins w:id="93" w:author="Ostermann, Peter" w:date="2025-10-01T10:34:00Z"/>
          <w:rFonts w:ascii="Calibri" w:hAnsi="Calibri" w:cs="Calibri"/>
          <w:sz w:val="20"/>
          <w:szCs w:val="20"/>
          <w:lang w:val="en-US"/>
          <w:rPrChange w:id="94" w:author="Ostermann, Peter" w:date="2025-10-01T10:34:00Z" w16du:dateUtc="2025-10-01T08:34:00Z">
            <w:rPr>
              <w:ins w:id="95" w:author="Ostermann, Peter" w:date="2025-10-01T10:34:00Z"/>
              <w:rFonts w:ascii="Calibri" w:hAnsi="Calibri" w:cs="Calibri"/>
              <w:sz w:val="20"/>
              <w:szCs w:val="20"/>
              <w:lang w:val="de-DE"/>
            </w:rPr>
          </w:rPrChange>
        </w:rPr>
        <w:pPrChange w:id="96" w:author="Ostermann, Peter" w:date="2025-10-01T10:34:00Z" w16du:dateUtc="2025-10-01T08:34:00Z">
          <w:pPr>
            <w:numPr>
              <w:numId w:val="30"/>
            </w:numPr>
            <w:tabs>
              <w:tab w:val="num" w:pos="720"/>
            </w:tabs>
            <w:ind w:left="720" w:hanging="360"/>
          </w:pPr>
        </w:pPrChange>
      </w:pPr>
      <w:ins w:id="97" w:author="Ostermann, Peter" w:date="2025-10-01T10:34:00Z">
        <w:r w:rsidRPr="00EF11CB">
          <w:rPr>
            <w:rFonts w:ascii="Calibri" w:hAnsi="Calibri" w:cs="Calibri"/>
            <w:b/>
            <w:bCs/>
            <w:sz w:val="20"/>
            <w:szCs w:val="20"/>
            <w:lang w:val="en-US"/>
            <w:rPrChange w:id="98" w:author="Ostermann, Peter" w:date="2025-10-01T10:34:00Z" w16du:dateUtc="2025-10-01T08:34:00Z">
              <w:rPr>
                <w:rFonts w:ascii="Calibri" w:hAnsi="Calibri" w:cs="Calibri"/>
                <w:b/>
                <w:bCs/>
                <w:sz w:val="20"/>
                <w:szCs w:val="20"/>
                <w:lang w:val="de-DE"/>
              </w:rPr>
            </w:rPrChange>
          </w:rPr>
          <w:t>Termination for Convenience</w:t>
        </w:r>
        <w:r w:rsidRPr="00EF11CB">
          <w:rPr>
            <w:rFonts w:ascii="Calibri" w:hAnsi="Calibri" w:cs="Calibri"/>
            <w:sz w:val="20"/>
            <w:szCs w:val="20"/>
            <w:lang w:val="en-US"/>
            <w:rPrChange w:id="99" w:author="Ostermann, Peter" w:date="2025-10-01T10:34:00Z" w16du:dateUtc="2025-10-01T08:34:00Z">
              <w:rPr>
                <w:rFonts w:ascii="Calibri" w:hAnsi="Calibri" w:cs="Calibri"/>
                <w:sz w:val="20"/>
                <w:szCs w:val="20"/>
                <w:lang w:val="de-DE"/>
              </w:rPr>
            </w:rPrChange>
          </w:rPr>
          <w:t xml:space="preserve">: Either party may terminate this Agreement for convenience after a period of twenty-four (24) months from the Effective Date by providing ninety (90) days' written notice to the other party. In the event of termination under this clause, the Service Provider shall be entitled to payment for all services rendered up to the date of </w:t>
        </w:r>
        <w:commentRangeStart w:id="100"/>
        <w:r w:rsidRPr="00EF11CB">
          <w:rPr>
            <w:rFonts w:ascii="Calibri" w:hAnsi="Calibri" w:cs="Calibri"/>
            <w:sz w:val="20"/>
            <w:szCs w:val="20"/>
            <w:lang w:val="en-US"/>
            <w:rPrChange w:id="101" w:author="Ostermann, Peter" w:date="2025-10-01T10:34:00Z" w16du:dateUtc="2025-10-01T08:34:00Z">
              <w:rPr>
                <w:rFonts w:ascii="Calibri" w:hAnsi="Calibri" w:cs="Calibri"/>
                <w:sz w:val="20"/>
                <w:szCs w:val="20"/>
                <w:lang w:val="de-DE"/>
              </w:rPr>
            </w:rPrChange>
          </w:rPr>
          <w:t>termination</w:t>
        </w:r>
      </w:ins>
      <w:commentRangeEnd w:id="100"/>
      <w:ins w:id="102" w:author="Ostermann, Peter" w:date="2025-10-01T10:35:00Z" w16du:dateUtc="2025-10-01T08:35:00Z">
        <w:r w:rsidR="00EC485E">
          <w:rPr>
            <w:rStyle w:val="CommentReference"/>
          </w:rPr>
          <w:commentReference w:id="100"/>
        </w:r>
      </w:ins>
      <w:ins w:id="103" w:author="Ostermann, Peter" w:date="2025-10-01T10:34:00Z">
        <w:r w:rsidRPr="00EF11CB">
          <w:rPr>
            <w:rFonts w:ascii="Calibri" w:hAnsi="Calibri" w:cs="Calibri"/>
            <w:sz w:val="20"/>
            <w:szCs w:val="20"/>
            <w:lang w:val="en-US"/>
            <w:rPrChange w:id="104" w:author="Ostermann, Peter" w:date="2025-10-01T10:34:00Z" w16du:dateUtc="2025-10-01T08:34:00Z">
              <w:rPr>
                <w:rFonts w:ascii="Calibri" w:hAnsi="Calibri" w:cs="Calibri"/>
                <w:sz w:val="20"/>
                <w:szCs w:val="20"/>
                <w:lang w:val="de-DE"/>
              </w:rPr>
            </w:rPrChange>
          </w:rPr>
          <w:t>.</w:t>
        </w:r>
      </w:ins>
    </w:p>
    <w:p w14:paraId="4445D602" w14:textId="77777777" w:rsidR="00EF11CB" w:rsidRPr="00EF11CB" w:rsidRDefault="00EF11CB" w:rsidP="0070124B">
      <w:pPr>
        <w:rPr>
          <w:rFonts w:ascii="Calibri" w:hAnsi="Calibri" w:cs="Calibri"/>
          <w:sz w:val="20"/>
          <w:szCs w:val="20"/>
          <w:lang w:val="en-US"/>
          <w:rPrChange w:id="105" w:author="Ostermann, Peter" w:date="2025-10-01T10:34:00Z" w16du:dateUtc="2025-10-01T08:34:00Z">
            <w:rPr>
              <w:rFonts w:ascii="Calibri" w:hAnsi="Calibri" w:cs="Calibri"/>
              <w:sz w:val="20"/>
              <w:szCs w:val="20"/>
            </w:rPr>
          </w:rPrChange>
        </w:rPr>
      </w:pPr>
    </w:p>
    <w:p w14:paraId="44BA0A0C" w14:textId="7EA77FF3" w:rsidR="0070124B" w:rsidRPr="0070124B" w:rsidRDefault="0070124B" w:rsidP="0070124B">
      <w:pPr>
        <w:rPr>
          <w:rFonts w:ascii="Calibri" w:hAnsi="Calibri" w:cs="Calibri"/>
          <w:sz w:val="20"/>
          <w:szCs w:val="20"/>
        </w:rPr>
      </w:pPr>
      <w:r w:rsidRPr="0070124B">
        <w:rPr>
          <w:rFonts w:ascii="Calibri" w:hAnsi="Calibri" w:cs="Calibri"/>
          <w:b/>
          <w:bCs/>
          <w:sz w:val="20"/>
          <w:szCs w:val="20"/>
        </w:rPr>
        <w:t>13.6 Renewal</w:t>
      </w:r>
      <w:r w:rsidRPr="0070124B">
        <w:rPr>
          <w:rFonts w:ascii="Calibri" w:hAnsi="Calibri" w:cs="Calibri"/>
          <w:sz w:val="20"/>
          <w:szCs w:val="20"/>
        </w:rPr>
        <w:br/>
        <w:t xml:space="preserve">At the end of the three-year term, this SOW renews automatically for successive one-year periods unless either party provides </w:t>
      </w:r>
      <w:r w:rsidRPr="0070124B">
        <w:rPr>
          <w:rFonts w:ascii="Calibri" w:hAnsi="Calibri" w:cs="Calibri"/>
          <w:b/>
          <w:bCs/>
          <w:sz w:val="20"/>
          <w:szCs w:val="20"/>
        </w:rPr>
        <w:t>90 days’ written notice</w:t>
      </w:r>
      <w:r w:rsidRPr="0070124B">
        <w:rPr>
          <w:rFonts w:ascii="Calibri" w:hAnsi="Calibri" w:cs="Calibri"/>
          <w:sz w:val="20"/>
          <w:szCs w:val="20"/>
        </w:rPr>
        <w:t xml:space="preserve"> prior to a renewal date.</w:t>
      </w:r>
    </w:p>
    <w:p w14:paraId="30872836" w14:textId="77777777" w:rsidR="009610BD" w:rsidRDefault="009610BD" w:rsidP="0070124B">
      <w:pPr>
        <w:rPr>
          <w:rFonts w:ascii="Calibri" w:hAnsi="Calibri" w:cs="Calibri"/>
          <w:b/>
          <w:bCs/>
          <w:sz w:val="20"/>
          <w:szCs w:val="20"/>
        </w:rPr>
      </w:pPr>
    </w:p>
    <w:p w14:paraId="638CA688" w14:textId="145F8BE9"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14. Confidentiality &amp; Compliance</w:t>
      </w:r>
    </w:p>
    <w:p w14:paraId="25DD95E9" w14:textId="77777777" w:rsidR="0070124B" w:rsidRPr="0070124B" w:rsidRDefault="0070124B" w:rsidP="0070124B">
      <w:pPr>
        <w:rPr>
          <w:rFonts w:ascii="Calibri" w:hAnsi="Calibri" w:cs="Calibri"/>
          <w:sz w:val="20"/>
          <w:szCs w:val="20"/>
        </w:rPr>
      </w:pPr>
      <w:r w:rsidRPr="0070124B">
        <w:rPr>
          <w:rFonts w:ascii="Calibri" w:hAnsi="Calibri" w:cs="Calibri"/>
          <w:sz w:val="20"/>
          <w:szCs w:val="20"/>
        </w:rPr>
        <w:t>Both parties agree to maintain confidentiality and comply with all applicable regulatory and compliance requirements.</w:t>
      </w:r>
    </w:p>
    <w:p w14:paraId="0C95B9DD"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15. Signatures</w:t>
      </w:r>
    </w:p>
    <w:p w14:paraId="67081419" w14:textId="42798712" w:rsidR="0070124B" w:rsidRPr="0070124B" w:rsidRDefault="0070124B" w:rsidP="0070124B">
      <w:pPr>
        <w:rPr>
          <w:rFonts w:ascii="Calibri" w:hAnsi="Calibri" w:cs="Calibri"/>
          <w:sz w:val="20"/>
          <w:szCs w:val="20"/>
        </w:rPr>
      </w:pPr>
      <w:r w:rsidRPr="0070124B">
        <w:rPr>
          <w:rFonts w:ascii="Calibri" w:hAnsi="Calibri" w:cs="Calibri"/>
          <w:sz w:val="20"/>
          <w:szCs w:val="20"/>
        </w:rPr>
        <w:t>For Wiseflow:</w:t>
      </w:r>
      <w:r w:rsidRPr="0070124B">
        <w:rPr>
          <w:rFonts w:ascii="Calibri" w:hAnsi="Calibri" w:cs="Calibri"/>
          <w:sz w:val="20"/>
          <w:szCs w:val="20"/>
        </w:rPr>
        <w:br/>
        <w:t>Name: Teresa Byrne</w:t>
      </w:r>
      <w:r w:rsidRPr="0070124B">
        <w:rPr>
          <w:rFonts w:ascii="Calibri" w:hAnsi="Calibri" w:cs="Calibri"/>
          <w:sz w:val="20"/>
          <w:szCs w:val="20"/>
        </w:rPr>
        <w:br/>
        <w:t>Title: Director</w:t>
      </w:r>
      <w:r w:rsidRPr="0070124B">
        <w:rPr>
          <w:rFonts w:ascii="Calibri" w:hAnsi="Calibri" w:cs="Calibri"/>
          <w:sz w:val="20"/>
          <w:szCs w:val="20"/>
        </w:rPr>
        <w:br/>
        <w:t xml:space="preserve">Date: </w:t>
      </w:r>
    </w:p>
    <w:p w14:paraId="3BF7E17E" w14:textId="77777777" w:rsidR="0070124B" w:rsidRPr="0070124B" w:rsidRDefault="0070124B" w:rsidP="0070124B">
      <w:pPr>
        <w:rPr>
          <w:rFonts w:ascii="Calibri" w:hAnsi="Calibri" w:cs="Calibri"/>
          <w:sz w:val="20"/>
          <w:szCs w:val="20"/>
        </w:rPr>
      </w:pPr>
      <w:r w:rsidRPr="0070124B">
        <w:rPr>
          <w:rFonts w:ascii="Calibri" w:hAnsi="Calibri" w:cs="Calibri"/>
          <w:sz w:val="20"/>
          <w:szCs w:val="20"/>
        </w:rPr>
        <w:t>For Elavon:</w:t>
      </w:r>
      <w:r w:rsidRPr="0070124B">
        <w:rPr>
          <w:rFonts w:ascii="Calibri" w:hAnsi="Calibri" w:cs="Calibri"/>
          <w:sz w:val="20"/>
          <w:szCs w:val="20"/>
        </w:rPr>
        <w:br/>
        <w:t>Name:</w:t>
      </w:r>
      <w:r w:rsidRPr="0070124B">
        <w:rPr>
          <w:rFonts w:ascii="Calibri" w:hAnsi="Calibri" w:cs="Calibri"/>
          <w:sz w:val="20"/>
          <w:szCs w:val="20"/>
        </w:rPr>
        <w:br/>
      </w:r>
      <w:r w:rsidRPr="0070124B">
        <w:rPr>
          <w:rFonts w:ascii="Calibri" w:hAnsi="Calibri" w:cs="Calibri"/>
          <w:sz w:val="20"/>
          <w:szCs w:val="20"/>
        </w:rPr>
        <w:lastRenderedPageBreak/>
        <w:t>Title:</w:t>
      </w:r>
      <w:r w:rsidRPr="0070124B">
        <w:rPr>
          <w:rFonts w:ascii="Calibri" w:hAnsi="Calibri" w:cs="Calibri"/>
          <w:sz w:val="20"/>
          <w:szCs w:val="20"/>
        </w:rPr>
        <w:br/>
        <w:t>Date:</w:t>
      </w:r>
    </w:p>
    <w:p w14:paraId="5ECD9A00" w14:textId="743D0004" w:rsidR="00466E97" w:rsidRDefault="00466E97">
      <w:pPr>
        <w:rPr>
          <w:rFonts w:ascii="Calibri" w:hAnsi="Calibri" w:cs="Calibri"/>
          <w:sz w:val="20"/>
          <w:szCs w:val="20"/>
        </w:rPr>
      </w:pPr>
      <w:r>
        <w:rPr>
          <w:rFonts w:ascii="Calibri" w:hAnsi="Calibri" w:cs="Calibri"/>
          <w:sz w:val="20"/>
          <w:szCs w:val="20"/>
        </w:rPr>
        <w:br w:type="page"/>
      </w:r>
    </w:p>
    <w:p w14:paraId="037BF9F0" w14:textId="2C09AAD0" w:rsidR="003903B2" w:rsidRPr="00E660B7" w:rsidRDefault="0054119A" w:rsidP="0054119A">
      <w:pPr>
        <w:rPr>
          <w:rFonts w:ascii="Calibri" w:hAnsi="Calibri" w:cs="Calibri"/>
          <w:b/>
          <w:bCs/>
          <w:sz w:val="20"/>
          <w:szCs w:val="20"/>
          <w:lang w:val="fr-FR"/>
          <w:rPrChange w:id="106" w:author="David Sant" w:date="2025-11-25T10:23:00Z" w16du:dateUtc="2025-11-25T10:23:00Z">
            <w:rPr>
              <w:rFonts w:ascii="Calibri" w:hAnsi="Calibri" w:cs="Calibri"/>
              <w:b/>
              <w:bCs/>
              <w:sz w:val="20"/>
              <w:szCs w:val="20"/>
            </w:rPr>
          </w:rPrChange>
        </w:rPr>
      </w:pPr>
      <w:r w:rsidRPr="00E660B7">
        <w:rPr>
          <w:rFonts w:ascii="Calibri" w:hAnsi="Calibri" w:cs="Calibri"/>
          <w:b/>
          <w:bCs/>
          <w:sz w:val="20"/>
          <w:szCs w:val="20"/>
          <w:lang w:val="fr-FR"/>
          <w:rPrChange w:id="107" w:author="David Sant" w:date="2025-11-25T10:23:00Z" w16du:dateUtc="2025-11-25T10:23:00Z">
            <w:rPr>
              <w:rFonts w:ascii="Calibri" w:hAnsi="Calibri" w:cs="Calibri"/>
              <w:b/>
              <w:bCs/>
              <w:sz w:val="20"/>
              <w:szCs w:val="20"/>
            </w:rPr>
          </w:rPrChange>
        </w:rPr>
        <w:lastRenderedPageBreak/>
        <w:t xml:space="preserve">Appendix </w:t>
      </w:r>
    </w:p>
    <w:p w14:paraId="212397CE" w14:textId="12352EF8" w:rsidR="009B208D" w:rsidRPr="00E660B7" w:rsidRDefault="009B208D" w:rsidP="003903B2">
      <w:pPr>
        <w:rPr>
          <w:rFonts w:ascii="Calibri" w:hAnsi="Calibri" w:cs="Calibri"/>
          <w:b/>
          <w:bCs/>
          <w:sz w:val="20"/>
          <w:szCs w:val="20"/>
          <w:lang w:val="fr-FR"/>
          <w:rPrChange w:id="108" w:author="David Sant" w:date="2025-11-25T10:23:00Z" w16du:dateUtc="2025-11-25T10:23:00Z">
            <w:rPr>
              <w:rFonts w:ascii="Calibri" w:hAnsi="Calibri" w:cs="Calibri"/>
              <w:b/>
              <w:bCs/>
              <w:sz w:val="20"/>
              <w:szCs w:val="20"/>
            </w:rPr>
          </w:rPrChange>
        </w:rPr>
      </w:pPr>
      <w:r w:rsidRPr="00E660B7">
        <w:rPr>
          <w:rFonts w:ascii="Calibri" w:hAnsi="Calibri" w:cs="Calibri"/>
          <w:b/>
          <w:bCs/>
          <w:sz w:val="20"/>
          <w:szCs w:val="20"/>
          <w:lang w:val="fr-FR"/>
          <w:rPrChange w:id="109" w:author="David Sant" w:date="2025-11-25T10:23:00Z" w16du:dateUtc="2025-11-25T10:23:00Z">
            <w:rPr>
              <w:rFonts w:ascii="Calibri" w:hAnsi="Calibri" w:cs="Calibri"/>
              <w:b/>
              <w:bCs/>
              <w:sz w:val="20"/>
              <w:szCs w:val="20"/>
            </w:rPr>
          </w:rPrChange>
        </w:rPr>
        <w:t>Appendix A – Technology Scope Document</w:t>
      </w:r>
    </w:p>
    <w:sdt>
      <w:sdtPr>
        <w:rPr>
          <w:rFonts w:asciiTheme="minorHAnsi" w:eastAsiaTheme="minorHAnsi" w:hAnsiTheme="minorHAnsi" w:cstheme="minorBidi"/>
          <w:b w:val="0"/>
          <w:bCs w:val="0"/>
          <w:color w:val="auto"/>
          <w:kern w:val="2"/>
          <w:sz w:val="24"/>
          <w:szCs w:val="24"/>
          <w:lang w:val="en-GB"/>
          <w14:ligatures w14:val="standardContextual"/>
        </w:rPr>
        <w:id w:val="-1126309508"/>
        <w:docPartObj>
          <w:docPartGallery w:val="Table of Contents"/>
          <w:docPartUnique/>
        </w:docPartObj>
      </w:sdtPr>
      <w:sdtEndPr>
        <w:rPr>
          <w:rFonts w:ascii="Calibri" w:hAnsi="Calibri" w:cs="Calibri"/>
          <w:sz w:val="20"/>
          <w:szCs w:val="20"/>
        </w:rPr>
      </w:sdtEndPr>
      <w:sdtContent>
        <w:p w14:paraId="78731E86" w14:textId="77777777" w:rsidR="005C1A3A" w:rsidRPr="0073787F" w:rsidRDefault="005C1A3A" w:rsidP="005C1A3A">
          <w:pPr>
            <w:pStyle w:val="TOCHeading"/>
            <w:rPr>
              <w:rFonts w:ascii="Calibri" w:hAnsi="Calibri" w:cs="Calibri"/>
              <w:color w:val="auto"/>
              <w:sz w:val="20"/>
              <w:szCs w:val="20"/>
              <w:lang w:val="en-GB"/>
            </w:rPr>
          </w:pPr>
          <w:r w:rsidRPr="0073787F">
            <w:rPr>
              <w:rFonts w:ascii="Calibri" w:hAnsi="Calibri" w:cs="Calibri"/>
              <w:color w:val="auto"/>
              <w:sz w:val="20"/>
              <w:szCs w:val="20"/>
              <w:lang w:val="en-GB"/>
            </w:rPr>
            <w:t>Table of Contents</w:t>
          </w:r>
        </w:p>
        <w:p w14:paraId="7366EAEB" w14:textId="77777777" w:rsidR="005C1A3A" w:rsidRPr="0073787F" w:rsidRDefault="005C1A3A" w:rsidP="005C1A3A">
          <w:pPr>
            <w:pStyle w:val="TOC1"/>
            <w:tabs>
              <w:tab w:val="right" w:leader="dot" w:pos="9016"/>
            </w:tabs>
            <w:rPr>
              <w:rFonts w:ascii="Calibri" w:hAnsi="Calibri" w:cs="Calibri"/>
              <w:sz w:val="20"/>
              <w:szCs w:val="20"/>
              <w:lang w:val="en-GB"/>
            </w:rPr>
          </w:pPr>
          <w:r w:rsidRPr="0073787F">
            <w:rPr>
              <w:rFonts w:ascii="Calibri" w:hAnsi="Calibri" w:cs="Calibri"/>
              <w:b w:val="0"/>
              <w:bCs w:val="0"/>
              <w:sz w:val="20"/>
              <w:szCs w:val="20"/>
              <w:lang w:val="en-GB"/>
            </w:rPr>
            <w:fldChar w:fldCharType="begin"/>
          </w:r>
          <w:r w:rsidRPr="0073787F">
            <w:rPr>
              <w:rFonts w:ascii="Calibri" w:hAnsi="Calibri" w:cs="Calibri"/>
              <w:sz w:val="20"/>
              <w:szCs w:val="20"/>
              <w:lang w:val="en-GB"/>
            </w:rPr>
            <w:instrText xml:space="preserve"> TOC \o "1-3" \h \z \u </w:instrText>
          </w:r>
          <w:r w:rsidRPr="0073787F">
            <w:rPr>
              <w:rFonts w:ascii="Calibri" w:hAnsi="Calibri" w:cs="Calibri"/>
              <w:b w:val="0"/>
              <w:bCs w:val="0"/>
              <w:sz w:val="20"/>
              <w:szCs w:val="20"/>
              <w:lang w:val="en-GB"/>
            </w:rPr>
            <w:fldChar w:fldCharType="separate"/>
          </w:r>
          <w:hyperlink w:anchor="_Toc208908523" w:history="1">
            <w:r w:rsidRPr="0073787F">
              <w:rPr>
                <w:rStyle w:val="Hyperlink"/>
                <w:rFonts w:ascii="Calibri" w:hAnsi="Calibri" w:cs="Calibri"/>
                <w:color w:val="auto"/>
                <w:sz w:val="20"/>
                <w:szCs w:val="20"/>
                <w:lang w:val="en-GB"/>
              </w:rPr>
              <w:t>Elavon – Technology Scope</w:t>
            </w:r>
            <w:r w:rsidRPr="0073787F">
              <w:rPr>
                <w:rFonts w:ascii="Calibri" w:hAnsi="Calibri" w:cs="Calibri"/>
                <w:webHidden/>
                <w:sz w:val="20"/>
                <w:szCs w:val="20"/>
                <w:lang w:val="en-GB"/>
              </w:rPr>
              <w:tab/>
            </w:r>
            <w:r w:rsidRPr="0073787F">
              <w:rPr>
                <w:rFonts w:ascii="Calibri" w:hAnsi="Calibri" w:cs="Calibri"/>
                <w:webHidden/>
                <w:sz w:val="20"/>
                <w:szCs w:val="20"/>
                <w:lang w:val="en-GB"/>
              </w:rPr>
              <w:fldChar w:fldCharType="begin"/>
            </w:r>
            <w:r w:rsidRPr="0073787F">
              <w:rPr>
                <w:rFonts w:ascii="Calibri" w:hAnsi="Calibri" w:cs="Calibri"/>
                <w:webHidden/>
                <w:sz w:val="20"/>
                <w:szCs w:val="20"/>
                <w:lang w:val="en-GB"/>
              </w:rPr>
              <w:instrText xml:space="preserve"> PAGEREF _Toc208908523 \h </w:instrText>
            </w:r>
            <w:r w:rsidRPr="0073787F">
              <w:rPr>
                <w:rFonts w:ascii="Calibri" w:hAnsi="Calibri" w:cs="Calibri"/>
                <w:webHidden/>
                <w:sz w:val="20"/>
                <w:szCs w:val="20"/>
                <w:lang w:val="en-GB"/>
              </w:rPr>
            </w:r>
            <w:r w:rsidRPr="0073787F">
              <w:rPr>
                <w:rFonts w:ascii="Calibri" w:hAnsi="Calibri" w:cs="Calibri"/>
                <w:webHidden/>
                <w:sz w:val="20"/>
                <w:szCs w:val="20"/>
                <w:lang w:val="en-GB"/>
              </w:rPr>
              <w:fldChar w:fldCharType="separate"/>
            </w:r>
            <w:r w:rsidRPr="0073787F">
              <w:rPr>
                <w:rFonts w:ascii="Calibri" w:hAnsi="Calibri" w:cs="Calibri"/>
                <w:webHidden/>
                <w:sz w:val="20"/>
                <w:szCs w:val="20"/>
                <w:lang w:val="en-GB"/>
              </w:rPr>
              <w:t>1</w:t>
            </w:r>
            <w:r w:rsidRPr="0073787F">
              <w:rPr>
                <w:rFonts w:ascii="Calibri" w:hAnsi="Calibri" w:cs="Calibri"/>
                <w:webHidden/>
                <w:sz w:val="20"/>
                <w:szCs w:val="20"/>
                <w:lang w:val="en-GB"/>
              </w:rPr>
              <w:fldChar w:fldCharType="end"/>
            </w:r>
          </w:hyperlink>
        </w:p>
        <w:p w14:paraId="4E4F3D78" w14:textId="77777777" w:rsidR="005C1A3A" w:rsidRPr="0073787F" w:rsidRDefault="005C1A3A" w:rsidP="005C1A3A">
          <w:pPr>
            <w:pStyle w:val="TOC2"/>
            <w:tabs>
              <w:tab w:val="right" w:leader="dot" w:pos="9016"/>
            </w:tabs>
            <w:rPr>
              <w:rFonts w:ascii="Calibri" w:hAnsi="Calibri" w:cs="Calibri"/>
              <w:sz w:val="20"/>
              <w:szCs w:val="20"/>
              <w:lang w:val="en-GB"/>
            </w:rPr>
          </w:pPr>
          <w:hyperlink w:anchor="_Toc208908524" w:history="1">
            <w:r w:rsidRPr="0073787F">
              <w:rPr>
                <w:rStyle w:val="Hyperlink"/>
                <w:rFonts w:ascii="Calibri" w:hAnsi="Calibri" w:cs="Calibri"/>
                <w:color w:val="auto"/>
                <w:sz w:val="20"/>
                <w:szCs w:val="20"/>
                <w:lang w:val="en-GB"/>
              </w:rPr>
              <w:t>Scope overview</w:t>
            </w:r>
            <w:r w:rsidRPr="0073787F">
              <w:rPr>
                <w:rFonts w:ascii="Calibri" w:hAnsi="Calibri" w:cs="Calibri"/>
                <w:webHidden/>
                <w:sz w:val="20"/>
                <w:szCs w:val="20"/>
                <w:lang w:val="en-GB"/>
              </w:rPr>
              <w:tab/>
            </w:r>
            <w:r w:rsidRPr="0073787F">
              <w:rPr>
                <w:rFonts w:ascii="Calibri" w:hAnsi="Calibri" w:cs="Calibri"/>
                <w:webHidden/>
                <w:sz w:val="20"/>
                <w:szCs w:val="20"/>
                <w:lang w:val="en-GB"/>
              </w:rPr>
              <w:fldChar w:fldCharType="begin"/>
            </w:r>
            <w:r w:rsidRPr="0073787F">
              <w:rPr>
                <w:rFonts w:ascii="Calibri" w:hAnsi="Calibri" w:cs="Calibri"/>
                <w:webHidden/>
                <w:sz w:val="20"/>
                <w:szCs w:val="20"/>
                <w:lang w:val="en-GB"/>
              </w:rPr>
              <w:instrText xml:space="preserve"> PAGEREF _Toc208908524 \h </w:instrText>
            </w:r>
            <w:r w:rsidRPr="0073787F">
              <w:rPr>
                <w:rFonts w:ascii="Calibri" w:hAnsi="Calibri" w:cs="Calibri"/>
                <w:webHidden/>
                <w:sz w:val="20"/>
                <w:szCs w:val="20"/>
                <w:lang w:val="en-GB"/>
              </w:rPr>
            </w:r>
            <w:r w:rsidRPr="0073787F">
              <w:rPr>
                <w:rFonts w:ascii="Calibri" w:hAnsi="Calibri" w:cs="Calibri"/>
                <w:webHidden/>
                <w:sz w:val="20"/>
                <w:szCs w:val="20"/>
                <w:lang w:val="en-GB"/>
              </w:rPr>
              <w:fldChar w:fldCharType="separate"/>
            </w:r>
            <w:r w:rsidRPr="0073787F">
              <w:rPr>
                <w:rFonts w:ascii="Calibri" w:hAnsi="Calibri" w:cs="Calibri"/>
                <w:webHidden/>
                <w:sz w:val="20"/>
                <w:szCs w:val="20"/>
                <w:lang w:val="en-GB"/>
              </w:rPr>
              <w:t>1</w:t>
            </w:r>
            <w:r w:rsidRPr="0073787F">
              <w:rPr>
                <w:rFonts w:ascii="Calibri" w:hAnsi="Calibri" w:cs="Calibri"/>
                <w:webHidden/>
                <w:sz w:val="20"/>
                <w:szCs w:val="20"/>
                <w:lang w:val="en-GB"/>
              </w:rPr>
              <w:fldChar w:fldCharType="end"/>
            </w:r>
          </w:hyperlink>
        </w:p>
        <w:p w14:paraId="50F6076C" w14:textId="77777777" w:rsidR="005C1A3A" w:rsidRPr="0073787F" w:rsidRDefault="005C1A3A" w:rsidP="005C1A3A">
          <w:pPr>
            <w:pStyle w:val="TOC2"/>
            <w:tabs>
              <w:tab w:val="right" w:leader="dot" w:pos="9016"/>
            </w:tabs>
            <w:rPr>
              <w:rFonts w:ascii="Calibri" w:hAnsi="Calibri" w:cs="Calibri"/>
              <w:sz w:val="20"/>
              <w:szCs w:val="20"/>
              <w:lang w:val="en-GB"/>
            </w:rPr>
          </w:pPr>
          <w:hyperlink w:anchor="_Toc208908525" w:history="1">
            <w:r w:rsidRPr="0073787F">
              <w:rPr>
                <w:rStyle w:val="Hyperlink"/>
                <w:rFonts w:ascii="Calibri" w:hAnsi="Calibri" w:cs="Calibri"/>
                <w:color w:val="auto"/>
                <w:sz w:val="20"/>
                <w:szCs w:val="20"/>
                <w:lang w:val="en-GB"/>
              </w:rPr>
              <w:t>Configuration Settings</w:t>
            </w:r>
            <w:r w:rsidRPr="0073787F">
              <w:rPr>
                <w:rFonts w:ascii="Calibri" w:hAnsi="Calibri" w:cs="Calibri"/>
                <w:webHidden/>
                <w:sz w:val="20"/>
                <w:szCs w:val="20"/>
                <w:lang w:val="en-GB"/>
              </w:rPr>
              <w:tab/>
            </w:r>
            <w:r w:rsidRPr="0073787F">
              <w:rPr>
                <w:rFonts w:ascii="Calibri" w:hAnsi="Calibri" w:cs="Calibri"/>
                <w:webHidden/>
                <w:sz w:val="20"/>
                <w:szCs w:val="20"/>
                <w:lang w:val="en-GB"/>
              </w:rPr>
              <w:fldChar w:fldCharType="begin"/>
            </w:r>
            <w:r w:rsidRPr="0073787F">
              <w:rPr>
                <w:rFonts w:ascii="Calibri" w:hAnsi="Calibri" w:cs="Calibri"/>
                <w:webHidden/>
                <w:sz w:val="20"/>
                <w:szCs w:val="20"/>
                <w:lang w:val="en-GB"/>
              </w:rPr>
              <w:instrText xml:space="preserve"> PAGEREF _Toc208908525 \h </w:instrText>
            </w:r>
            <w:r w:rsidRPr="0073787F">
              <w:rPr>
                <w:rFonts w:ascii="Calibri" w:hAnsi="Calibri" w:cs="Calibri"/>
                <w:webHidden/>
                <w:sz w:val="20"/>
                <w:szCs w:val="20"/>
                <w:lang w:val="en-GB"/>
              </w:rPr>
            </w:r>
            <w:r w:rsidRPr="0073787F">
              <w:rPr>
                <w:rFonts w:ascii="Calibri" w:hAnsi="Calibri" w:cs="Calibri"/>
                <w:webHidden/>
                <w:sz w:val="20"/>
                <w:szCs w:val="20"/>
                <w:lang w:val="en-GB"/>
              </w:rPr>
              <w:fldChar w:fldCharType="separate"/>
            </w:r>
            <w:r w:rsidRPr="0073787F">
              <w:rPr>
                <w:rFonts w:ascii="Calibri" w:hAnsi="Calibri" w:cs="Calibri"/>
                <w:webHidden/>
                <w:sz w:val="20"/>
                <w:szCs w:val="20"/>
                <w:lang w:val="en-GB"/>
              </w:rPr>
              <w:t>2</w:t>
            </w:r>
            <w:r w:rsidRPr="0073787F">
              <w:rPr>
                <w:rFonts w:ascii="Calibri" w:hAnsi="Calibri" w:cs="Calibri"/>
                <w:webHidden/>
                <w:sz w:val="20"/>
                <w:szCs w:val="20"/>
                <w:lang w:val="en-GB"/>
              </w:rPr>
              <w:fldChar w:fldCharType="end"/>
            </w:r>
          </w:hyperlink>
        </w:p>
        <w:p w14:paraId="0987AA7B" w14:textId="77777777" w:rsidR="005C1A3A" w:rsidRPr="0073787F" w:rsidRDefault="005C1A3A" w:rsidP="005C1A3A">
          <w:pPr>
            <w:pStyle w:val="TOC2"/>
            <w:tabs>
              <w:tab w:val="right" w:leader="dot" w:pos="9016"/>
            </w:tabs>
            <w:rPr>
              <w:rFonts w:ascii="Calibri" w:hAnsi="Calibri" w:cs="Calibri"/>
              <w:sz w:val="20"/>
              <w:szCs w:val="20"/>
              <w:lang w:val="en-GB"/>
            </w:rPr>
          </w:pPr>
          <w:hyperlink w:anchor="_Toc208908526" w:history="1">
            <w:r w:rsidRPr="0073787F">
              <w:rPr>
                <w:rStyle w:val="Hyperlink"/>
                <w:rFonts w:ascii="Calibri" w:hAnsi="Calibri" w:cs="Calibri"/>
                <w:color w:val="auto"/>
                <w:sz w:val="20"/>
                <w:szCs w:val="20"/>
                <w:lang w:val="en-GB"/>
              </w:rPr>
              <w:t>Customised Features</w:t>
            </w:r>
            <w:r w:rsidRPr="0073787F">
              <w:rPr>
                <w:rFonts w:ascii="Calibri" w:hAnsi="Calibri" w:cs="Calibri"/>
                <w:webHidden/>
                <w:sz w:val="20"/>
                <w:szCs w:val="20"/>
                <w:lang w:val="en-GB"/>
              </w:rPr>
              <w:tab/>
            </w:r>
            <w:r w:rsidRPr="0073787F">
              <w:rPr>
                <w:rFonts w:ascii="Calibri" w:hAnsi="Calibri" w:cs="Calibri"/>
                <w:webHidden/>
                <w:sz w:val="20"/>
                <w:szCs w:val="20"/>
                <w:lang w:val="en-GB"/>
              </w:rPr>
              <w:fldChar w:fldCharType="begin"/>
            </w:r>
            <w:r w:rsidRPr="0073787F">
              <w:rPr>
                <w:rFonts w:ascii="Calibri" w:hAnsi="Calibri" w:cs="Calibri"/>
                <w:webHidden/>
                <w:sz w:val="20"/>
                <w:szCs w:val="20"/>
                <w:lang w:val="en-GB"/>
              </w:rPr>
              <w:instrText xml:space="preserve"> PAGEREF _Toc208908526 \h </w:instrText>
            </w:r>
            <w:r w:rsidRPr="0073787F">
              <w:rPr>
                <w:rFonts w:ascii="Calibri" w:hAnsi="Calibri" w:cs="Calibri"/>
                <w:webHidden/>
                <w:sz w:val="20"/>
                <w:szCs w:val="20"/>
                <w:lang w:val="en-GB"/>
              </w:rPr>
            </w:r>
            <w:r w:rsidRPr="0073787F">
              <w:rPr>
                <w:rFonts w:ascii="Calibri" w:hAnsi="Calibri" w:cs="Calibri"/>
                <w:webHidden/>
                <w:sz w:val="20"/>
                <w:szCs w:val="20"/>
                <w:lang w:val="en-GB"/>
              </w:rPr>
              <w:fldChar w:fldCharType="separate"/>
            </w:r>
            <w:r w:rsidRPr="0073787F">
              <w:rPr>
                <w:rFonts w:ascii="Calibri" w:hAnsi="Calibri" w:cs="Calibri"/>
                <w:webHidden/>
                <w:sz w:val="20"/>
                <w:szCs w:val="20"/>
                <w:lang w:val="en-GB"/>
              </w:rPr>
              <w:t>4</w:t>
            </w:r>
            <w:r w:rsidRPr="0073787F">
              <w:rPr>
                <w:rFonts w:ascii="Calibri" w:hAnsi="Calibri" w:cs="Calibri"/>
                <w:webHidden/>
                <w:sz w:val="20"/>
                <w:szCs w:val="20"/>
                <w:lang w:val="en-GB"/>
              </w:rPr>
              <w:fldChar w:fldCharType="end"/>
            </w:r>
          </w:hyperlink>
        </w:p>
        <w:p w14:paraId="34A3E7E8" w14:textId="77777777" w:rsidR="005C1A3A" w:rsidRPr="0073787F" w:rsidRDefault="005C1A3A" w:rsidP="005C1A3A">
          <w:pPr>
            <w:pStyle w:val="TOC2"/>
            <w:tabs>
              <w:tab w:val="right" w:leader="dot" w:pos="9016"/>
            </w:tabs>
            <w:rPr>
              <w:rFonts w:ascii="Calibri" w:hAnsi="Calibri" w:cs="Calibri"/>
              <w:sz w:val="20"/>
              <w:szCs w:val="20"/>
              <w:lang w:val="en-GB"/>
            </w:rPr>
          </w:pPr>
          <w:hyperlink w:anchor="_Toc208908527" w:history="1">
            <w:r w:rsidRPr="0073787F">
              <w:rPr>
                <w:rStyle w:val="Hyperlink"/>
                <w:rFonts w:ascii="Calibri" w:hAnsi="Calibri" w:cs="Calibri"/>
                <w:color w:val="auto"/>
                <w:sz w:val="20"/>
                <w:szCs w:val="20"/>
                <w:lang w:val="en-GB"/>
              </w:rPr>
              <w:t>Third Party Applications</w:t>
            </w:r>
            <w:r w:rsidRPr="0073787F">
              <w:rPr>
                <w:rFonts w:ascii="Calibri" w:hAnsi="Calibri" w:cs="Calibri"/>
                <w:webHidden/>
                <w:sz w:val="20"/>
                <w:szCs w:val="20"/>
                <w:lang w:val="en-GB"/>
              </w:rPr>
              <w:tab/>
            </w:r>
            <w:r w:rsidRPr="0073787F">
              <w:rPr>
                <w:rFonts w:ascii="Calibri" w:hAnsi="Calibri" w:cs="Calibri"/>
                <w:webHidden/>
                <w:sz w:val="20"/>
                <w:szCs w:val="20"/>
                <w:lang w:val="en-GB"/>
              </w:rPr>
              <w:fldChar w:fldCharType="begin"/>
            </w:r>
            <w:r w:rsidRPr="0073787F">
              <w:rPr>
                <w:rFonts w:ascii="Calibri" w:hAnsi="Calibri" w:cs="Calibri"/>
                <w:webHidden/>
                <w:sz w:val="20"/>
                <w:szCs w:val="20"/>
                <w:lang w:val="en-GB"/>
              </w:rPr>
              <w:instrText xml:space="preserve"> PAGEREF _Toc208908527 \h </w:instrText>
            </w:r>
            <w:r w:rsidRPr="0073787F">
              <w:rPr>
                <w:rFonts w:ascii="Calibri" w:hAnsi="Calibri" w:cs="Calibri"/>
                <w:webHidden/>
                <w:sz w:val="20"/>
                <w:szCs w:val="20"/>
                <w:lang w:val="en-GB"/>
              </w:rPr>
            </w:r>
            <w:r w:rsidRPr="0073787F">
              <w:rPr>
                <w:rFonts w:ascii="Calibri" w:hAnsi="Calibri" w:cs="Calibri"/>
                <w:webHidden/>
                <w:sz w:val="20"/>
                <w:szCs w:val="20"/>
                <w:lang w:val="en-GB"/>
              </w:rPr>
              <w:fldChar w:fldCharType="separate"/>
            </w:r>
            <w:r w:rsidRPr="0073787F">
              <w:rPr>
                <w:rFonts w:ascii="Calibri" w:hAnsi="Calibri" w:cs="Calibri"/>
                <w:webHidden/>
                <w:sz w:val="20"/>
                <w:szCs w:val="20"/>
                <w:lang w:val="en-GB"/>
              </w:rPr>
              <w:t>5</w:t>
            </w:r>
            <w:r w:rsidRPr="0073787F">
              <w:rPr>
                <w:rFonts w:ascii="Calibri" w:hAnsi="Calibri" w:cs="Calibri"/>
                <w:webHidden/>
                <w:sz w:val="20"/>
                <w:szCs w:val="20"/>
                <w:lang w:val="en-GB"/>
              </w:rPr>
              <w:fldChar w:fldCharType="end"/>
            </w:r>
          </w:hyperlink>
        </w:p>
        <w:p w14:paraId="0F04841A" w14:textId="77777777" w:rsidR="005C1A3A" w:rsidRPr="0073787F" w:rsidRDefault="005C1A3A" w:rsidP="005C1A3A">
          <w:pPr>
            <w:pStyle w:val="TOC2"/>
            <w:tabs>
              <w:tab w:val="right" w:leader="dot" w:pos="9016"/>
            </w:tabs>
            <w:rPr>
              <w:rFonts w:ascii="Calibri" w:hAnsi="Calibri" w:cs="Calibri"/>
              <w:sz w:val="20"/>
              <w:szCs w:val="20"/>
              <w:lang w:val="en-GB"/>
            </w:rPr>
          </w:pPr>
          <w:hyperlink w:anchor="_Toc208908528" w:history="1">
            <w:r w:rsidRPr="0073787F">
              <w:rPr>
                <w:rStyle w:val="Hyperlink"/>
                <w:rFonts w:ascii="Calibri" w:hAnsi="Calibri" w:cs="Calibri"/>
                <w:color w:val="auto"/>
                <w:sz w:val="20"/>
                <w:szCs w:val="20"/>
                <w:lang w:val="en-GB"/>
              </w:rPr>
              <w:t>Recommended Setup</w:t>
            </w:r>
            <w:r w:rsidRPr="0073787F">
              <w:rPr>
                <w:rFonts w:ascii="Calibri" w:hAnsi="Calibri" w:cs="Calibri"/>
                <w:webHidden/>
                <w:sz w:val="20"/>
                <w:szCs w:val="20"/>
                <w:lang w:val="en-GB"/>
              </w:rPr>
              <w:tab/>
            </w:r>
            <w:r w:rsidRPr="0073787F">
              <w:rPr>
                <w:rFonts w:ascii="Calibri" w:hAnsi="Calibri" w:cs="Calibri"/>
                <w:webHidden/>
                <w:sz w:val="20"/>
                <w:szCs w:val="20"/>
                <w:lang w:val="en-GB"/>
              </w:rPr>
              <w:fldChar w:fldCharType="begin"/>
            </w:r>
            <w:r w:rsidRPr="0073787F">
              <w:rPr>
                <w:rFonts w:ascii="Calibri" w:hAnsi="Calibri" w:cs="Calibri"/>
                <w:webHidden/>
                <w:sz w:val="20"/>
                <w:szCs w:val="20"/>
                <w:lang w:val="en-GB"/>
              </w:rPr>
              <w:instrText xml:space="preserve"> PAGEREF _Toc208908528 \h </w:instrText>
            </w:r>
            <w:r w:rsidRPr="0073787F">
              <w:rPr>
                <w:rFonts w:ascii="Calibri" w:hAnsi="Calibri" w:cs="Calibri"/>
                <w:webHidden/>
                <w:sz w:val="20"/>
                <w:szCs w:val="20"/>
                <w:lang w:val="en-GB"/>
              </w:rPr>
            </w:r>
            <w:r w:rsidRPr="0073787F">
              <w:rPr>
                <w:rFonts w:ascii="Calibri" w:hAnsi="Calibri" w:cs="Calibri"/>
                <w:webHidden/>
                <w:sz w:val="20"/>
                <w:szCs w:val="20"/>
                <w:lang w:val="en-GB"/>
              </w:rPr>
              <w:fldChar w:fldCharType="separate"/>
            </w:r>
            <w:r w:rsidRPr="0073787F">
              <w:rPr>
                <w:rFonts w:ascii="Calibri" w:hAnsi="Calibri" w:cs="Calibri"/>
                <w:webHidden/>
                <w:sz w:val="20"/>
                <w:szCs w:val="20"/>
                <w:lang w:val="en-GB"/>
              </w:rPr>
              <w:t>6</w:t>
            </w:r>
            <w:r w:rsidRPr="0073787F">
              <w:rPr>
                <w:rFonts w:ascii="Calibri" w:hAnsi="Calibri" w:cs="Calibri"/>
                <w:webHidden/>
                <w:sz w:val="20"/>
                <w:szCs w:val="20"/>
                <w:lang w:val="en-GB"/>
              </w:rPr>
              <w:fldChar w:fldCharType="end"/>
            </w:r>
          </w:hyperlink>
        </w:p>
        <w:p w14:paraId="3B4CA499" w14:textId="77777777" w:rsidR="005C1A3A" w:rsidRPr="0073787F" w:rsidRDefault="005C1A3A" w:rsidP="005C1A3A">
          <w:pPr>
            <w:pStyle w:val="TOC2"/>
            <w:tabs>
              <w:tab w:val="right" w:leader="dot" w:pos="9016"/>
            </w:tabs>
            <w:rPr>
              <w:rFonts w:ascii="Calibri" w:hAnsi="Calibri" w:cs="Calibri"/>
              <w:sz w:val="20"/>
              <w:szCs w:val="20"/>
              <w:lang w:val="en-GB"/>
            </w:rPr>
          </w:pPr>
          <w:hyperlink w:anchor="_Toc208908529" w:history="1">
            <w:r w:rsidRPr="0073787F">
              <w:rPr>
                <w:rStyle w:val="Hyperlink"/>
                <w:rFonts w:ascii="Calibri" w:hAnsi="Calibri" w:cs="Calibri"/>
                <w:color w:val="auto"/>
                <w:sz w:val="20"/>
                <w:szCs w:val="20"/>
                <w:lang w:val="en-GB"/>
              </w:rPr>
              <w:t>Pricing</w:t>
            </w:r>
            <w:r w:rsidRPr="0073787F">
              <w:rPr>
                <w:rFonts w:ascii="Calibri" w:hAnsi="Calibri" w:cs="Calibri"/>
                <w:webHidden/>
                <w:sz w:val="20"/>
                <w:szCs w:val="20"/>
                <w:lang w:val="en-GB"/>
              </w:rPr>
              <w:tab/>
            </w:r>
            <w:r w:rsidRPr="0073787F">
              <w:rPr>
                <w:rFonts w:ascii="Calibri" w:hAnsi="Calibri" w:cs="Calibri"/>
                <w:webHidden/>
                <w:sz w:val="20"/>
                <w:szCs w:val="20"/>
                <w:lang w:val="en-GB"/>
              </w:rPr>
              <w:fldChar w:fldCharType="begin"/>
            </w:r>
            <w:r w:rsidRPr="0073787F">
              <w:rPr>
                <w:rFonts w:ascii="Calibri" w:hAnsi="Calibri" w:cs="Calibri"/>
                <w:webHidden/>
                <w:sz w:val="20"/>
                <w:szCs w:val="20"/>
                <w:lang w:val="en-GB"/>
              </w:rPr>
              <w:instrText xml:space="preserve"> PAGEREF _Toc208908529 \h </w:instrText>
            </w:r>
            <w:r w:rsidRPr="0073787F">
              <w:rPr>
                <w:rFonts w:ascii="Calibri" w:hAnsi="Calibri" w:cs="Calibri"/>
                <w:webHidden/>
                <w:sz w:val="20"/>
                <w:szCs w:val="20"/>
                <w:lang w:val="en-GB"/>
              </w:rPr>
            </w:r>
            <w:r w:rsidRPr="0073787F">
              <w:rPr>
                <w:rFonts w:ascii="Calibri" w:hAnsi="Calibri" w:cs="Calibri"/>
                <w:webHidden/>
                <w:sz w:val="20"/>
                <w:szCs w:val="20"/>
                <w:lang w:val="en-GB"/>
              </w:rPr>
              <w:fldChar w:fldCharType="separate"/>
            </w:r>
            <w:r w:rsidRPr="0073787F">
              <w:rPr>
                <w:rFonts w:ascii="Calibri" w:hAnsi="Calibri" w:cs="Calibri"/>
                <w:webHidden/>
                <w:sz w:val="20"/>
                <w:szCs w:val="20"/>
                <w:lang w:val="en-GB"/>
              </w:rPr>
              <w:t>8</w:t>
            </w:r>
            <w:r w:rsidRPr="0073787F">
              <w:rPr>
                <w:rFonts w:ascii="Calibri" w:hAnsi="Calibri" w:cs="Calibri"/>
                <w:webHidden/>
                <w:sz w:val="20"/>
                <w:szCs w:val="20"/>
                <w:lang w:val="en-GB"/>
              </w:rPr>
              <w:fldChar w:fldCharType="end"/>
            </w:r>
          </w:hyperlink>
        </w:p>
        <w:p w14:paraId="317DF2AE" w14:textId="77777777" w:rsidR="009610BD" w:rsidRDefault="005C1A3A" w:rsidP="009610BD">
          <w:pPr>
            <w:rPr>
              <w:rFonts w:ascii="Calibri" w:hAnsi="Calibri" w:cs="Calibri"/>
              <w:sz w:val="20"/>
              <w:szCs w:val="20"/>
            </w:rPr>
          </w:pPr>
          <w:r w:rsidRPr="0073787F">
            <w:rPr>
              <w:rFonts w:ascii="Calibri" w:hAnsi="Calibri" w:cs="Calibri"/>
              <w:b/>
              <w:bCs/>
              <w:sz w:val="20"/>
              <w:szCs w:val="20"/>
            </w:rPr>
            <w:fldChar w:fldCharType="end"/>
          </w:r>
        </w:p>
      </w:sdtContent>
    </w:sdt>
    <w:bookmarkStart w:id="110" w:name="_Toc208908524" w:displacedByCustomXml="prev"/>
    <w:p w14:paraId="69CF5FA7" w14:textId="17479DD0" w:rsidR="009B71A8" w:rsidRPr="0073787F" w:rsidRDefault="009B71A8" w:rsidP="009B71A8">
      <w:pPr>
        <w:pStyle w:val="Heading2"/>
        <w:rPr>
          <w:rFonts w:ascii="Calibri" w:hAnsi="Calibri" w:cs="Calibri"/>
          <w:b/>
          <w:bCs/>
          <w:color w:val="auto"/>
          <w:sz w:val="20"/>
          <w:szCs w:val="20"/>
        </w:rPr>
      </w:pPr>
      <w:r w:rsidRPr="0073787F">
        <w:rPr>
          <w:rFonts w:ascii="Calibri" w:hAnsi="Calibri" w:cs="Calibri"/>
          <w:b/>
          <w:bCs/>
          <w:color w:val="auto"/>
          <w:sz w:val="20"/>
          <w:szCs w:val="20"/>
        </w:rPr>
        <w:t>Scope overview</w:t>
      </w:r>
      <w:bookmarkEnd w:id="110"/>
    </w:p>
    <w:p w14:paraId="291975BB" w14:textId="41776E7F" w:rsidR="009B71A8" w:rsidRDefault="00D4177E" w:rsidP="009B71A8">
      <w:pPr>
        <w:pStyle w:val="NoSpacing"/>
        <w:rPr>
          <w:rFonts w:ascii="Calibri" w:hAnsi="Calibri" w:cs="Calibri"/>
          <w:sz w:val="20"/>
          <w:szCs w:val="20"/>
          <w:lang w:val="en-GB"/>
        </w:rPr>
      </w:pPr>
      <w:r w:rsidRPr="00D4177E">
        <w:rPr>
          <w:rFonts w:ascii="Calibri" w:hAnsi="Calibri" w:cs="Calibri"/>
          <w:sz w:val="20"/>
          <w:szCs w:val="20"/>
          <w:lang w:val="en-GB"/>
        </w:rPr>
        <w:t xml:space="preserve">Elavon Enterprise Team will be adopting the Wiseflow platform to deliver </w:t>
      </w:r>
      <w:r w:rsidRPr="00D4177E">
        <w:rPr>
          <w:rFonts w:ascii="Calibri" w:hAnsi="Calibri" w:cs="Calibri"/>
          <w:b/>
          <w:bCs/>
          <w:sz w:val="20"/>
          <w:szCs w:val="20"/>
          <w:lang w:val="en-GB"/>
        </w:rPr>
        <w:t>Phase 1 – Marriott Initial Production Deployment</w:t>
      </w:r>
      <w:r w:rsidRPr="00D4177E">
        <w:rPr>
          <w:rFonts w:ascii="Calibri" w:hAnsi="Calibri" w:cs="Calibri"/>
          <w:sz w:val="20"/>
          <w:szCs w:val="20"/>
          <w:lang w:val="en-GB"/>
        </w:rPr>
        <w:t>. This phase will operate in a live production environment and will form the basis for evaluating success criteria set out in Appendix D</w:t>
      </w:r>
      <w:r>
        <w:rPr>
          <w:rFonts w:ascii="Calibri" w:hAnsi="Calibri" w:cs="Calibri"/>
          <w:sz w:val="20"/>
          <w:szCs w:val="20"/>
          <w:lang w:val="en-GB"/>
        </w:rPr>
        <w:t>.</w:t>
      </w:r>
    </w:p>
    <w:p w14:paraId="589B074C" w14:textId="77777777" w:rsidR="00D4177E" w:rsidRPr="0073787F" w:rsidRDefault="00D4177E" w:rsidP="009B71A8">
      <w:pPr>
        <w:pStyle w:val="NoSpacing"/>
        <w:rPr>
          <w:rFonts w:ascii="Calibri" w:hAnsi="Calibri" w:cs="Calibri"/>
          <w:sz w:val="20"/>
          <w:szCs w:val="20"/>
          <w:lang w:val="en-GB"/>
        </w:rPr>
      </w:pPr>
    </w:p>
    <w:p w14:paraId="50C652E9" w14:textId="50214907" w:rsidR="009B71A8" w:rsidRPr="0073787F" w:rsidRDefault="009B71A8" w:rsidP="009B71A8">
      <w:pPr>
        <w:pStyle w:val="NoSpacing"/>
        <w:rPr>
          <w:rFonts w:ascii="Calibri" w:hAnsi="Calibri" w:cs="Calibri"/>
          <w:sz w:val="20"/>
          <w:szCs w:val="20"/>
          <w:lang w:val="en-GB"/>
        </w:rPr>
      </w:pPr>
      <w:r w:rsidRPr="0073787F">
        <w:rPr>
          <w:rFonts w:ascii="Calibri" w:hAnsi="Calibri" w:cs="Calibri"/>
          <w:sz w:val="20"/>
          <w:szCs w:val="20"/>
          <w:lang w:val="en-GB"/>
        </w:rPr>
        <w:t xml:space="preserve">The purpose of </w:t>
      </w:r>
      <w:r w:rsidR="00204C93">
        <w:rPr>
          <w:rFonts w:ascii="Calibri" w:hAnsi="Calibri" w:cs="Calibri"/>
          <w:sz w:val="20"/>
          <w:szCs w:val="20"/>
          <w:lang w:val="en-GB"/>
        </w:rPr>
        <w:t>Phase 1</w:t>
      </w:r>
      <w:r w:rsidRPr="0073787F">
        <w:rPr>
          <w:rFonts w:ascii="Calibri" w:hAnsi="Calibri" w:cs="Calibri"/>
          <w:sz w:val="20"/>
          <w:szCs w:val="20"/>
          <w:lang w:val="en-GB"/>
        </w:rPr>
        <w:t xml:space="preserve"> is to design, configure, and deliver a production-ready onboarding solution that reflects the scope outlined below. While this initial phase is tailored specifically for Marriott hotels and their affiliates, we have also been informed of the broader requirements across Elavon’s Enterprise team and global business units.</w:t>
      </w:r>
    </w:p>
    <w:p w14:paraId="63679586" w14:textId="77777777" w:rsidR="009B71A8" w:rsidRPr="0073787F" w:rsidRDefault="009B71A8" w:rsidP="009B71A8">
      <w:pPr>
        <w:pStyle w:val="NoSpacing"/>
        <w:rPr>
          <w:rFonts w:ascii="Calibri" w:hAnsi="Calibri" w:cs="Calibri"/>
          <w:sz w:val="20"/>
          <w:szCs w:val="20"/>
          <w:lang w:val="en-GB"/>
        </w:rPr>
      </w:pPr>
    </w:p>
    <w:p w14:paraId="17E03091" w14:textId="2E6D7D60" w:rsidR="009B71A8" w:rsidRPr="0073787F" w:rsidRDefault="009B71A8" w:rsidP="009B71A8">
      <w:pPr>
        <w:pStyle w:val="NoSpacing"/>
        <w:rPr>
          <w:rFonts w:ascii="Calibri" w:hAnsi="Calibri" w:cs="Calibri"/>
          <w:sz w:val="20"/>
          <w:szCs w:val="20"/>
          <w:lang w:val="en-GB"/>
        </w:rPr>
      </w:pPr>
      <w:r w:rsidRPr="0073787F">
        <w:rPr>
          <w:rFonts w:ascii="Calibri" w:hAnsi="Calibri" w:cs="Calibri"/>
          <w:sz w:val="20"/>
          <w:szCs w:val="20"/>
          <w:lang w:val="en-GB"/>
        </w:rPr>
        <w:t xml:space="preserve">Accordingly, all features, </w:t>
      </w:r>
      <w:r w:rsidR="00285493" w:rsidRPr="0073787F">
        <w:rPr>
          <w:rFonts w:ascii="Calibri" w:hAnsi="Calibri" w:cs="Calibri"/>
          <w:sz w:val="20"/>
          <w:szCs w:val="20"/>
          <w:lang w:val="en-GB"/>
        </w:rPr>
        <w:t>customizations’</w:t>
      </w:r>
      <w:r w:rsidRPr="0073787F">
        <w:rPr>
          <w:rFonts w:ascii="Calibri" w:hAnsi="Calibri" w:cs="Calibri"/>
          <w:sz w:val="20"/>
          <w:szCs w:val="20"/>
          <w:lang w:val="en-GB"/>
        </w:rPr>
        <w:t xml:space="preserve">, integrations, and technology work carried out within this </w:t>
      </w:r>
      <w:r w:rsidR="00204C93">
        <w:rPr>
          <w:rFonts w:ascii="Calibri" w:hAnsi="Calibri" w:cs="Calibri"/>
          <w:sz w:val="20"/>
          <w:szCs w:val="20"/>
          <w:lang w:val="en-GB"/>
        </w:rPr>
        <w:t xml:space="preserve">phase </w:t>
      </w:r>
      <w:r w:rsidRPr="0073787F">
        <w:rPr>
          <w:rFonts w:ascii="Calibri" w:hAnsi="Calibri" w:cs="Calibri"/>
          <w:sz w:val="20"/>
          <w:szCs w:val="20"/>
          <w:lang w:val="en-GB"/>
        </w:rPr>
        <w:t>will be architected with scalability in mind—ensuring a streamlined future rollout across additional regions and minimising duplication of effort and cost.</w:t>
      </w:r>
    </w:p>
    <w:p w14:paraId="0EB3D9F5" w14:textId="77777777" w:rsidR="009B71A8" w:rsidRPr="0073787F" w:rsidRDefault="009B71A8" w:rsidP="009B71A8">
      <w:pPr>
        <w:pStyle w:val="NoSpacing"/>
        <w:rPr>
          <w:rFonts w:ascii="Calibri" w:hAnsi="Calibri" w:cs="Calibri"/>
          <w:sz w:val="20"/>
          <w:szCs w:val="20"/>
          <w:lang w:val="en-GB"/>
        </w:rPr>
      </w:pPr>
    </w:p>
    <w:p w14:paraId="24BD5716" w14:textId="77777777" w:rsidR="009B71A8" w:rsidRPr="0073787F" w:rsidRDefault="009B71A8" w:rsidP="009B71A8">
      <w:pPr>
        <w:pStyle w:val="NoSpacing"/>
        <w:rPr>
          <w:rFonts w:ascii="Calibri" w:hAnsi="Calibri" w:cs="Calibri"/>
          <w:b/>
          <w:bCs/>
          <w:sz w:val="20"/>
          <w:szCs w:val="20"/>
          <w:lang w:val="en-GB"/>
        </w:rPr>
      </w:pPr>
      <w:r w:rsidRPr="0073787F">
        <w:rPr>
          <w:rFonts w:ascii="Calibri" w:hAnsi="Calibri" w:cs="Calibri"/>
          <w:b/>
          <w:bCs/>
          <w:sz w:val="20"/>
          <w:szCs w:val="20"/>
          <w:lang w:val="en-GB"/>
        </w:rPr>
        <w:t>Scope Areas:</w:t>
      </w:r>
    </w:p>
    <w:p w14:paraId="0EC29A9F" w14:textId="77777777" w:rsidR="009B71A8" w:rsidRPr="0073787F" w:rsidRDefault="009B71A8" w:rsidP="00B15176">
      <w:pPr>
        <w:pStyle w:val="NoSpacing"/>
        <w:numPr>
          <w:ilvl w:val="0"/>
          <w:numId w:val="1"/>
        </w:numPr>
        <w:rPr>
          <w:rFonts w:ascii="Calibri" w:hAnsi="Calibri" w:cs="Calibri"/>
          <w:sz w:val="20"/>
          <w:szCs w:val="20"/>
          <w:lang w:val="en-GB"/>
        </w:rPr>
      </w:pPr>
      <w:r w:rsidRPr="0073787F">
        <w:rPr>
          <w:rFonts w:ascii="Calibri" w:hAnsi="Calibri" w:cs="Calibri"/>
          <w:sz w:val="20"/>
          <w:szCs w:val="20"/>
          <w:lang w:val="en-GB"/>
        </w:rPr>
        <w:t>Marriott-specific onboarding journey for the onboarding of Marriott hotels and affiliated entities.</w:t>
      </w:r>
    </w:p>
    <w:p w14:paraId="5AB27F01" w14:textId="75002DFD" w:rsidR="009B71A8" w:rsidRPr="0073787F" w:rsidRDefault="009B71A8" w:rsidP="00B15176">
      <w:pPr>
        <w:pStyle w:val="NoSpacing"/>
        <w:numPr>
          <w:ilvl w:val="0"/>
          <w:numId w:val="1"/>
        </w:numPr>
        <w:rPr>
          <w:rFonts w:ascii="Calibri" w:hAnsi="Calibri" w:cs="Calibri"/>
          <w:sz w:val="20"/>
          <w:szCs w:val="20"/>
          <w:lang w:val="en-GB"/>
        </w:rPr>
      </w:pPr>
      <w:r w:rsidRPr="0073787F">
        <w:rPr>
          <w:rFonts w:ascii="Calibri" w:hAnsi="Calibri" w:cs="Calibri"/>
          <w:sz w:val="20"/>
          <w:szCs w:val="20"/>
          <w:lang w:val="en-GB"/>
        </w:rPr>
        <w:t xml:space="preserve">Jurisdiction-specific flows (initially UK &amp; EU markets, see table in </w:t>
      </w:r>
      <w:r w:rsidR="00B72717" w:rsidRPr="0073787F">
        <w:rPr>
          <w:rFonts w:ascii="Calibri" w:hAnsi="Calibri" w:cs="Calibri"/>
          <w:sz w:val="20"/>
          <w:szCs w:val="20"/>
          <w:lang w:val="en-GB"/>
        </w:rPr>
        <w:t>configuration</w:t>
      </w:r>
      <w:r w:rsidRPr="0073787F">
        <w:rPr>
          <w:rFonts w:ascii="Calibri" w:hAnsi="Calibri" w:cs="Calibri"/>
          <w:sz w:val="20"/>
          <w:szCs w:val="20"/>
          <w:lang w:val="en-GB"/>
        </w:rPr>
        <w:t xml:space="preserve"> settings for full breakdown)</w:t>
      </w:r>
    </w:p>
    <w:p w14:paraId="0CBF40E1" w14:textId="77777777" w:rsidR="009B71A8" w:rsidRPr="0073787F" w:rsidRDefault="009B71A8" w:rsidP="00B15176">
      <w:pPr>
        <w:pStyle w:val="NoSpacing"/>
        <w:numPr>
          <w:ilvl w:val="0"/>
          <w:numId w:val="1"/>
        </w:numPr>
        <w:rPr>
          <w:rFonts w:ascii="Calibri" w:hAnsi="Calibri" w:cs="Calibri"/>
          <w:sz w:val="20"/>
          <w:szCs w:val="20"/>
          <w:lang w:val="en-GB"/>
        </w:rPr>
      </w:pPr>
      <w:r w:rsidRPr="0073787F">
        <w:rPr>
          <w:rFonts w:ascii="Calibri" w:hAnsi="Calibri" w:cs="Calibri"/>
          <w:sz w:val="20"/>
          <w:szCs w:val="20"/>
          <w:lang w:val="en-GB"/>
        </w:rPr>
        <w:t>Rule-based logic for jurisdictional, regulatory, and compliance-driven decisioning.</w:t>
      </w:r>
    </w:p>
    <w:p w14:paraId="2028A05A" w14:textId="6A04CAB9" w:rsidR="009B71A8" w:rsidRPr="0073787F" w:rsidRDefault="009B71A8" w:rsidP="00B15176">
      <w:pPr>
        <w:pStyle w:val="NoSpacing"/>
        <w:numPr>
          <w:ilvl w:val="0"/>
          <w:numId w:val="1"/>
        </w:numPr>
        <w:rPr>
          <w:rFonts w:ascii="Calibri" w:hAnsi="Calibri" w:cs="Calibri"/>
          <w:sz w:val="20"/>
          <w:szCs w:val="20"/>
          <w:lang w:val="en-GB"/>
        </w:rPr>
      </w:pPr>
      <w:r w:rsidRPr="0073787F">
        <w:rPr>
          <w:rFonts w:ascii="Calibri" w:hAnsi="Calibri" w:cs="Calibri"/>
          <w:sz w:val="20"/>
          <w:szCs w:val="20"/>
          <w:lang w:val="en-GB"/>
        </w:rPr>
        <w:t xml:space="preserve">Pre-risk screening embedded into the onboarding process to </w:t>
      </w:r>
      <w:ins w:id="111" w:author="David Sant" w:date="2025-11-26T09:39:00Z" w16du:dateUtc="2025-11-26T09:39:00Z">
        <w:r w:rsidR="00D11E5C">
          <w:rPr>
            <w:rFonts w:ascii="Calibri" w:hAnsi="Calibri" w:cs="Calibri"/>
            <w:sz w:val="20"/>
            <w:szCs w:val="20"/>
            <w:lang w:val="en-GB"/>
          </w:rPr>
          <w:t>allow Elavon to meet</w:t>
        </w:r>
      </w:ins>
      <w:del w:id="112" w:author="David Sant" w:date="2025-11-26T09:40:00Z" w16du:dateUtc="2025-11-26T09:40:00Z">
        <w:r w:rsidRPr="0073787F" w:rsidDel="00D11E5C">
          <w:rPr>
            <w:rFonts w:ascii="Calibri" w:hAnsi="Calibri" w:cs="Calibri"/>
            <w:sz w:val="20"/>
            <w:szCs w:val="20"/>
            <w:lang w:val="en-GB"/>
          </w:rPr>
          <w:delText>ensure</w:delText>
        </w:r>
      </w:del>
      <w:ins w:id="113" w:author="David Sant" w:date="2025-11-26T09:40:00Z" w16du:dateUtc="2025-11-26T09:40:00Z">
        <w:r w:rsidR="00D11E5C">
          <w:rPr>
            <w:rFonts w:ascii="Calibri" w:hAnsi="Calibri" w:cs="Calibri"/>
            <w:sz w:val="20"/>
            <w:szCs w:val="20"/>
            <w:lang w:val="en-GB"/>
          </w:rPr>
          <w:t xml:space="preserve"> its</w:t>
        </w:r>
      </w:ins>
      <w:r w:rsidRPr="0073787F">
        <w:rPr>
          <w:rFonts w:ascii="Calibri" w:hAnsi="Calibri" w:cs="Calibri"/>
          <w:sz w:val="20"/>
          <w:szCs w:val="20"/>
          <w:lang w:val="en-GB"/>
        </w:rPr>
        <w:t xml:space="preserve"> compliance </w:t>
      </w:r>
      <w:ins w:id="114" w:author="David Sant" w:date="2025-11-26T09:40:00Z" w16du:dateUtc="2025-11-26T09:40:00Z">
        <w:r w:rsidR="00D11E5C">
          <w:rPr>
            <w:rFonts w:ascii="Calibri" w:hAnsi="Calibri" w:cs="Calibri"/>
            <w:sz w:val="20"/>
            <w:szCs w:val="20"/>
            <w:lang w:val="en-GB"/>
          </w:rPr>
          <w:t xml:space="preserve">requirements </w:t>
        </w:r>
      </w:ins>
      <w:r w:rsidRPr="0073787F">
        <w:rPr>
          <w:rFonts w:ascii="Calibri" w:hAnsi="Calibri" w:cs="Calibri"/>
          <w:sz w:val="20"/>
          <w:szCs w:val="20"/>
          <w:lang w:val="en-GB"/>
        </w:rPr>
        <w:t>and operational efficiency.</w:t>
      </w:r>
    </w:p>
    <w:p w14:paraId="519C6167" w14:textId="77777777" w:rsidR="009B71A8" w:rsidRPr="0073787F" w:rsidRDefault="009B71A8" w:rsidP="009B71A8">
      <w:pPr>
        <w:pStyle w:val="Heading2"/>
        <w:rPr>
          <w:rFonts w:ascii="Calibri" w:hAnsi="Calibri" w:cs="Calibri"/>
          <w:color w:val="auto"/>
          <w:sz w:val="20"/>
          <w:szCs w:val="20"/>
        </w:rPr>
      </w:pPr>
      <w:bookmarkStart w:id="115" w:name="_Toc208908525"/>
      <w:r w:rsidRPr="0073787F">
        <w:rPr>
          <w:rFonts w:ascii="Calibri" w:hAnsi="Calibri" w:cs="Calibri"/>
          <w:color w:val="auto"/>
          <w:sz w:val="20"/>
          <w:szCs w:val="20"/>
        </w:rPr>
        <w:t>Configuration Settings</w:t>
      </w:r>
      <w:bookmarkEnd w:id="115"/>
    </w:p>
    <w:p w14:paraId="77519BE9" w14:textId="0E2C1ADF" w:rsidR="009B71A8" w:rsidRPr="0073787F" w:rsidRDefault="009B71A8" w:rsidP="009B71A8">
      <w:pPr>
        <w:pStyle w:val="NoSpacing"/>
        <w:rPr>
          <w:rFonts w:ascii="Calibri" w:hAnsi="Calibri" w:cs="Calibri"/>
          <w:sz w:val="20"/>
          <w:szCs w:val="20"/>
          <w:lang w:val="en-GB"/>
        </w:rPr>
      </w:pPr>
      <w:r w:rsidRPr="0073787F">
        <w:rPr>
          <w:rFonts w:ascii="Calibri" w:hAnsi="Calibri" w:cs="Calibri"/>
          <w:sz w:val="20"/>
          <w:szCs w:val="20"/>
          <w:lang w:val="en-GB"/>
        </w:rPr>
        <w:t>The Wiseflow platform will be deployed and configured to meet Elavon’s security, compliance, and performance standards</w:t>
      </w:r>
      <w:ins w:id="116" w:author="David Sant" w:date="2025-11-26T09:38:00Z" w16du:dateUtc="2025-11-26T09:38:00Z">
        <w:r w:rsidR="00073430">
          <w:rPr>
            <w:rFonts w:ascii="Calibri" w:hAnsi="Calibri" w:cs="Calibri"/>
            <w:sz w:val="20"/>
            <w:szCs w:val="20"/>
            <w:lang w:val="en-GB"/>
          </w:rPr>
          <w:t xml:space="preserve"> which </w:t>
        </w:r>
        <w:r w:rsidR="00BA14BA">
          <w:rPr>
            <w:rFonts w:ascii="Calibri" w:hAnsi="Calibri" w:cs="Calibri"/>
            <w:sz w:val="20"/>
            <w:szCs w:val="20"/>
            <w:lang w:val="en-GB"/>
          </w:rPr>
          <w:t>are</w:t>
        </w:r>
        <w:r w:rsidR="00073430">
          <w:rPr>
            <w:rFonts w:ascii="Calibri" w:hAnsi="Calibri" w:cs="Calibri"/>
            <w:sz w:val="20"/>
            <w:szCs w:val="20"/>
            <w:lang w:val="en-GB"/>
          </w:rPr>
          <w:t xml:space="preserve"> set out </w:t>
        </w:r>
        <w:r w:rsidR="00BA14BA">
          <w:rPr>
            <w:rFonts w:ascii="Calibri" w:hAnsi="Calibri" w:cs="Calibri"/>
            <w:sz w:val="20"/>
            <w:szCs w:val="20"/>
            <w:lang w:val="en-GB"/>
          </w:rPr>
          <w:t xml:space="preserve">in full </w:t>
        </w:r>
        <w:r w:rsidR="00073430">
          <w:rPr>
            <w:rFonts w:ascii="Calibri" w:hAnsi="Calibri" w:cs="Calibri"/>
            <w:sz w:val="20"/>
            <w:szCs w:val="20"/>
            <w:lang w:val="en-GB"/>
          </w:rPr>
          <w:t>below</w:t>
        </w:r>
      </w:ins>
      <w:r w:rsidRPr="0073787F">
        <w:rPr>
          <w:rFonts w:ascii="Calibri" w:hAnsi="Calibri" w:cs="Calibri"/>
          <w:sz w:val="20"/>
          <w:szCs w:val="20"/>
          <w:lang w:val="en-GB"/>
        </w:rPr>
        <w:t>. The following baseline configuration settings will apply:</w:t>
      </w:r>
    </w:p>
    <w:p w14:paraId="10D71E47" w14:textId="77777777" w:rsidR="009B71A8" w:rsidRPr="0073787F" w:rsidRDefault="009B71A8" w:rsidP="009B71A8">
      <w:pPr>
        <w:rPr>
          <w:rFonts w:ascii="Calibri" w:hAnsi="Calibri" w:cs="Calibri"/>
          <w:sz w:val="20"/>
          <w:szCs w:val="20"/>
        </w:rPr>
      </w:pPr>
    </w:p>
    <w:tbl>
      <w:tblPr>
        <w:tblStyle w:val="TableGrid"/>
        <w:tblW w:w="0" w:type="auto"/>
        <w:tblLayout w:type="fixed"/>
        <w:tblLook w:val="04A0" w:firstRow="1" w:lastRow="0" w:firstColumn="1" w:lastColumn="0" w:noHBand="0" w:noVBand="1"/>
      </w:tblPr>
      <w:tblGrid>
        <w:gridCol w:w="2129"/>
        <w:gridCol w:w="5804"/>
        <w:gridCol w:w="2268"/>
      </w:tblGrid>
      <w:tr w:rsidR="009B71A8" w:rsidRPr="0073787F" w14:paraId="74079044" w14:textId="77777777" w:rsidTr="00FC1E06">
        <w:tc>
          <w:tcPr>
            <w:tcW w:w="2129" w:type="dxa"/>
          </w:tcPr>
          <w:p w14:paraId="27B13B2C" w14:textId="77777777" w:rsidR="009B71A8" w:rsidRPr="0073787F" w:rsidRDefault="009B71A8" w:rsidP="00F65196">
            <w:pPr>
              <w:rPr>
                <w:rFonts w:ascii="Calibri" w:hAnsi="Calibri" w:cs="Calibri"/>
                <w:b/>
                <w:bCs/>
                <w:sz w:val="20"/>
                <w:szCs w:val="20"/>
              </w:rPr>
            </w:pPr>
            <w:r w:rsidRPr="0073787F">
              <w:rPr>
                <w:rFonts w:ascii="Calibri" w:hAnsi="Calibri" w:cs="Calibri"/>
                <w:b/>
                <w:bCs/>
                <w:sz w:val="20"/>
                <w:szCs w:val="20"/>
              </w:rPr>
              <w:t>Setting</w:t>
            </w:r>
          </w:p>
        </w:tc>
        <w:tc>
          <w:tcPr>
            <w:tcW w:w="5804" w:type="dxa"/>
          </w:tcPr>
          <w:p w14:paraId="5537D55C" w14:textId="77777777" w:rsidR="009B71A8" w:rsidRPr="0073787F" w:rsidRDefault="009B71A8" w:rsidP="00F65196">
            <w:pPr>
              <w:rPr>
                <w:rFonts w:ascii="Calibri" w:hAnsi="Calibri" w:cs="Calibri"/>
                <w:b/>
                <w:bCs/>
                <w:sz w:val="20"/>
                <w:szCs w:val="20"/>
              </w:rPr>
            </w:pPr>
            <w:r w:rsidRPr="0073787F">
              <w:rPr>
                <w:rFonts w:ascii="Calibri" w:hAnsi="Calibri" w:cs="Calibri"/>
                <w:b/>
                <w:bCs/>
                <w:sz w:val="20"/>
                <w:szCs w:val="20"/>
              </w:rPr>
              <w:t>Description</w:t>
            </w:r>
          </w:p>
        </w:tc>
        <w:tc>
          <w:tcPr>
            <w:tcW w:w="2268" w:type="dxa"/>
          </w:tcPr>
          <w:p w14:paraId="5A01041C" w14:textId="77777777" w:rsidR="009B71A8" w:rsidRPr="0073787F" w:rsidRDefault="009B71A8" w:rsidP="00F65196">
            <w:pPr>
              <w:rPr>
                <w:rFonts w:ascii="Calibri" w:hAnsi="Calibri" w:cs="Calibri"/>
                <w:b/>
                <w:bCs/>
                <w:sz w:val="20"/>
                <w:szCs w:val="20"/>
              </w:rPr>
            </w:pPr>
            <w:r w:rsidRPr="0073787F">
              <w:rPr>
                <w:rFonts w:ascii="Calibri" w:hAnsi="Calibri" w:cs="Calibri"/>
                <w:b/>
                <w:bCs/>
                <w:sz w:val="20"/>
                <w:szCs w:val="20"/>
              </w:rPr>
              <w:t>Value</w:t>
            </w:r>
          </w:p>
        </w:tc>
      </w:tr>
      <w:tr w:rsidR="009B71A8" w:rsidRPr="0073787F" w14:paraId="3571FF1C" w14:textId="77777777" w:rsidTr="00FC1E06">
        <w:tc>
          <w:tcPr>
            <w:tcW w:w="2129" w:type="dxa"/>
          </w:tcPr>
          <w:p w14:paraId="613688B2"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Multi-tenanted</w:t>
            </w:r>
          </w:p>
        </w:tc>
        <w:tc>
          <w:tcPr>
            <w:tcW w:w="5804" w:type="dxa"/>
          </w:tcPr>
          <w:p w14:paraId="04270895"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Environment is multi-tenanted between jurisdictions.</w:t>
            </w:r>
          </w:p>
        </w:tc>
        <w:tc>
          <w:tcPr>
            <w:tcW w:w="2268" w:type="dxa"/>
          </w:tcPr>
          <w:p w14:paraId="6880EF87"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Yes</w:t>
            </w:r>
          </w:p>
        </w:tc>
      </w:tr>
      <w:tr w:rsidR="009B71A8" w:rsidRPr="0073787F" w14:paraId="3AA63877" w14:textId="77777777" w:rsidTr="00FC1E06">
        <w:tc>
          <w:tcPr>
            <w:tcW w:w="2129" w:type="dxa"/>
          </w:tcPr>
          <w:p w14:paraId="7154B2AE"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VPC-isolated</w:t>
            </w:r>
          </w:p>
        </w:tc>
        <w:tc>
          <w:tcPr>
            <w:tcW w:w="5804" w:type="dxa"/>
          </w:tcPr>
          <w:p w14:paraId="5957B16C"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Environment has isolated VPC instances for client.</w:t>
            </w:r>
          </w:p>
        </w:tc>
        <w:tc>
          <w:tcPr>
            <w:tcW w:w="2268" w:type="dxa"/>
          </w:tcPr>
          <w:p w14:paraId="143E71F3"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Yes</w:t>
            </w:r>
          </w:p>
        </w:tc>
      </w:tr>
      <w:tr w:rsidR="009B71A8" w:rsidRPr="0073787F" w14:paraId="6ACAD1CA" w14:textId="77777777" w:rsidTr="00FC1E06">
        <w:tc>
          <w:tcPr>
            <w:tcW w:w="2129" w:type="dxa"/>
          </w:tcPr>
          <w:p w14:paraId="15D1081F"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Hosting-region(s)</w:t>
            </w:r>
          </w:p>
        </w:tc>
        <w:tc>
          <w:tcPr>
            <w:tcW w:w="5804" w:type="dxa"/>
          </w:tcPr>
          <w:p w14:paraId="0F314D67"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The region(s) where instance, networks, database and application is hosted.</w:t>
            </w:r>
          </w:p>
        </w:tc>
        <w:tc>
          <w:tcPr>
            <w:tcW w:w="2268" w:type="dxa"/>
          </w:tcPr>
          <w:p w14:paraId="71732E79"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eu-west-2 (London)</w:t>
            </w:r>
          </w:p>
        </w:tc>
      </w:tr>
      <w:tr w:rsidR="009B71A8" w:rsidRPr="0073787F" w14:paraId="1FFEE61B" w14:textId="77777777" w:rsidTr="00FC1E06">
        <w:tc>
          <w:tcPr>
            <w:tcW w:w="2129" w:type="dxa"/>
          </w:tcPr>
          <w:p w14:paraId="01DF19B7"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ECS Deployment</w:t>
            </w:r>
          </w:p>
        </w:tc>
        <w:tc>
          <w:tcPr>
            <w:tcW w:w="5804" w:type="dxa"/>
          </w:tcPr>
          <w:p w14:paraId="66EA212C"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Application and microservices are containerised and orchestrated via Amazon ECS (Fargate), enabling elastic scaling and resilience.</w:t>
            </w:r>
          </w:p>
        </w:tc>
        <w:tc>
          <w:tcPr>
            <w:tcW w:w="2268" w:type="dxa"/>
          </w:tcPr>
          <w:p w14:paraId="3F078ED2"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Enabled</w:t>
            </w:r>
          </w:p>
        </w:tc>
      </w:tr>
      <w:tr w:rsidR="009B71A8" w:rsidRPr="0073787F" w14:paraId="487E61AD" w14:textId="77777777" w:rsidTr="00FC1E06">
        <w:tc>
          <w:tcPr>
            <w:tcW w:w="2129" w:type="dxa"/>
          </w:tcPr>
          <w:p w14:paraId="10CE6F28"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Database (RDS)</w:t>
            </w:r>
          </w:p>
        </w:tc>
        <w:tc>
          <w:tcPr>
            <w:tcW w:w="5804" w:type="dxa"/>
          </w:tcPr>
          <w:p w14:paraId="5A8B00BC" w14:textId="7CD2DC54" w:rsidR="009B71A8" w:rsidRPr="0073787F" w:rsidRDefault="009B71A8" w:rsidP="00F65196">
            <w:pPr>
              <w:rPr>
                <w:rFonts w:ascii="Calibri" w:hAnsi="Calibri" w:cs="Calibri"/>
                <w:sz w:val="20"/>
                <w:szCs w:val="20"/>
              </w:rPr>
            </w:pPr>
            <w:r w:rsidRPr="0073787F">
              <w:rPr>
                <w:rFonts w:ascii="Calibri" w:hAnsi="Calibri" w:cs="Calibri"/>
                <w:sz w:val="20"/>
                <w:szCs w:val="20"/>
              </w:rPr>
              <w:t xml:space="preserve">Dedicated Amazon RDS (PostgreSQL) instance provisioned for Elavon to ensure performance, </w:t>
            </w:r>
            <w:ins w:id="117" w:author="David Sant" w:date="2025-11-26T09:40:00Z" w16du:dateUtc="2025-11-26T09:40:00Z">
              <w:r w:rsidR="00EF0176">
                <w:rPr>
                  <w:rFonts w:ascii="Calibri" w:hAnsi="Calibri" w:cs="Calibri"/>
                  <w:sz w:val="20"/>
                  <w:szCs w:val="20"/>
                </w:rPr>
                <w:t xml:space="preserve">and meet Elavon’s requirements </w:t>
              </w:r>
              <w:r w:rsidR="00FB7D61">
                <w:rPr>
                  <w:rFonts w:ascii="Calibri" w:hAnsi="Calibri" w:cs="Calibri"/>
                  <w:sz w:val="20"/>
                  <w:szCs w:val="20"/>
                </w:rPr>
                <w:t xml:space="preserve">for </w:t>
              </w:r>
            </w:ins>
            <w:r w:rsidRPr="0073787F">
              <w:rPr>
                <w:rFonts w:ascii="Calibri" w:hAnsi="Calibri" w:cs="Calibri"/>
                <w:sz w:val="20"/>
                <w:szCs w:val="20"/>
              </w:rPr>
              <w:t>compliance, and data residency.</w:t>
            </w:r>
          </w:p>
        </w:tc>
        <w:tc>
          <w:tcPr>
            <w:tcW w:w="2268" w:type="dxa"/>
          </w:tcPr>
          <w:p w14:paraId="21A816C6"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Provisioned with automated backups</w:t>
            </w:r>
          </w:p>
        </w:tc>
      </w:tr>
      <w:tr w:rsidR="009B71A8" w:rsidRPr="0073787F" w14:paraId="41E35CA3" w14:textId="77777777" w:rsidTr="00FC1E06">
        <w:tc>
          <w:tcPr>
            <w:tcW w:w="2129" w:type="dxa"/>
          </w:tcPr>
          <w:p w14:paraId="33760915"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Networking &amp; Security</w:t>
            </w:r>
          </w:p>
        </w:tc>
        <w:tc>
          <w:tcPr>
            <w:tcW w:w="5804" w:type="dxa"/>
          </w:tcPr>
          <w:p w14:paraId="52473F4C"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VPC-level isolation, private subnets, security groups, and network ACLs configured according to Wiseflow’s ISO 27001 and client compliance policies.</w:t>
            </w:r>
          </w:p>
        </w:tc>
        <w:tc>
          <w:tcPr>
            <w:tcW w:w="2268" w:type="dxa"/>
          </w:tcPr>
          <w:p w14:paraId="12542A31"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Configured per-client VPC</w:t>
            </w:r>
          </w:p>
        </w:tc>
      </w:tr>
      <w:tr w:rsidR="009B71A8" w:rsidRPr="0073787F" w14:paraId="222A6D4F" w14:textId="77777777" w:rsidTr="00FC1E06">
        <w:tc>
          <w:tcPr>
            <w:tcW w:w="2129" w:type="dxa"/>
          </w:tcPr>
          <w:p w14:paraId="4A65B3F4"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White-label Onboarding URL</w:t>
            </w:r>
          </w:p>
        </w:tc>
        <w:tc>
          <w:tcPr>
            <w:tcW w:w="5804" w:type="dxa"/>
          </w:tcPr>
          <w:p w14:paraId="3AB57035" w14:textId="170FB709" w:rsidR="009B71A8" w:rsidRPr="0073787F" w:rsidRDefault="009B71A8" w:rsidP="00F65196">
            <w:pPr>
              <w:rPr>
                <w:rFonts w:ascii="Calibri" w:hAnsi="Calibri" w:cs="Calibri"/>
                <w:sz w:val="20"/>
                <w:szCs w:val="20"/>
              </w:rPr>
            </w:pPr>
            <w:r w:rsidRPr="0073787F">
              <w:rPr>
                <w:rFonts w:ascii="Calibri" w:hAnsi="Calibri" w:cs="Calibri"/>
                <w:sz w:val="20"/>
                <w:szCs w:val="20"/>
              </w:rPr>
              <w:t xml:space="preserve">Custom onboarding domain for Marriott </w:t>
            </w:r>
            <w:r w:rsidR="00204C93">
              <w:rPr>
                <w:rFonts w:ascii="Calibri" w:hAnsi="Calibri" w:cs="Calibri"/>
                <w:sz w:val="20"/>
                <w:szCs w:val="20"/>
              </w:rPr>
              <w:t>phase 1</w:t>
            </w:r>
            <w:r w:rsidRPr="0073787F">
              <w:rPr>
                <w:rFonts w:ascii="Calibri" w:hAnsi="Calibri" w:cs="Calibri"/>
                <w:sz w:val="20"/>
                <w:szCs w:val="20"/>
              </w:rPr>
              <w:t>.</w:t>
            </w:r>
          </w:p>
        </w:tc>
        <w:commentRangeStart w:id="118"/>
        <w:commentRangeStart w:id="119"/>
        <w:tc>
          <w:tcPr>
            <w:tcW w:w="2268" w:type="dxa"/>
          </w:tcPr>
          <w:p w14:paraId="5D9E6F8D"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fldChar w:fldCharType="begin"/>
            </w:r>
            <w:r w:rsidRPr="0073787F">
              <w:rPr>
                <w:rFonts w:ascii="Calibri" w:hAnsi="Calibri" w:cs="Calibri"/>
                <w:sz w:val="20"/>
                <w:szCs w:val="20"/>
              </w:rPr>
              <w:instrText>HYPERLINK "https://flow.elavon.eu"</w:instrText>
            </w:r>
            <w:r w:rsidRPr="0073787F">
              <w:rPr>
                <w:rFonts w:ascii="Calibri" w:hAnsi="Calibri" w:cs="Calibri"/>
                <w:sz w:val="20"/>
                <w:szCs w:val="20"/>
              </w:rPr>
            </w:r>
            <w:r w:rsidRPr="0073787F">
              <w:rPr>
                <w:rFonts w:ascii="Calibri" w:hAnsi="Calibri" w:cs="Calibri"/>
                <w:sz w:val="20"/>
                <w:szCs w:val="20"/>
              </w:rPr>
              <w:fldChar w:fldCharType="separate"/>
            </w:r>
            <w:r w:rsidRPr="0073787F">
              <w:rPr>
                <w:rStyle w:val="Hyperlink"/>
                <w:rFonts w:ascii="Calibri" w:hAnsi="Calibri" w:cs="Calibri"/>
                <w:color w:val="auto"/>
                <w:sz w:val="20"/>
                <w:szCs w:val="20"/>
              </w:rPr>
              <w:t>https://flow.elavon.eu</w:t>
            </w:r>
            <w:r w:rsidRPr="0073787F">
              <w:rPr>
                <w:rFonts w:ascii="Calibri" w:hAnsi="Calibri" w:cs="Calibri"/>
                <w:sz w:val="20"/>
                <w:szCs w:val="20"/>
              </w:rPr>
              <w:fldChar w:fldCharType="end"/>
            </w:r>
            <w:r w:rsidRPr="0073787F">
              <w:rPr>
                <w:rFonts w:ascii="Calibri" w:hAnsi="Calibri" w:cs="Calibri"/>
                <w:sz w:val="20"/>
                <w:szCs w:val="20"/>
              </w:rPr>
              <w:t xml:space="preserve"> </w:t>
            </w:r>
            <w:commentRangeEnd w:id="118"/>
            <w:r w:rsidRPr="0073787F">
              <w:rPr>
                <w:rStyle w:val="CommentReference"/>
                <w:rFonts w:ascii="Calibri" w:hAnsi="Calibri" w:cs="Calibri"/>
                <w:sz w:val="20"/>
                <w:szCs w:val="20"/>
              </w:rPr>
              <w:commentReference w:id="118"/>
            </w:r>
            <w:commentRangeEnd w:id="119"/>
            <w:r>
              <w:rPr>
                <w:rStyle w:val="CommentReference"/>
              </w:rPr>
              <w:commentReference w:id="119"/>
            </w:r>
          </w:p>
        </w:tc>
      </w:tr>
      <w:tr w:rsidR="009B71A8" w:rsidRPr="0073787F" w14:paraId="20454AA2" w14:textId="77777777" w:rsidTr="00FC1E06">
        <w:tc>
          <w:tcPr>
            <w:tcW w:w="2129" w:type="dxa"/>
          </w:tcPr>
          <w:p w14:paraId="50B0378E"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Sandbox Environment URL</w:t>
            </w:r>
          </w:p>
        </w:tc>
        <w:tc>
          <w:tcPr>
            <w:tcW w:w="5804" w:type="dxa"/>
          </w:tcPr>
          <w:p w14:paraId="135023D9"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Separate UAT/sandbox environment for internal Elavon testing.</w:t>
            </w:r>
          </w:p>
        </w:tc>
        <w:tc>
          <w:tcPr>
            <w:tcW w:w="2268" w:type="dxa"/>
          </w:tcPr>
          <w:p w14:paraId="047BE678" w14:textId="77777777" w:rsidR="009B71A8" w:rsidRPr="0073787F" w:rsidRDefault="009B71A8" w:rsidP="00F65196">
            <w:pPr>
              <w:rPr>
                <w:rFonts w:ascii="Calibri" w:hAnsi="Calibri" w:cs="Calibri"/>
                <w:sz w:val="20"/>
                <w:szCs w:val="20"/>
              </w:rPr>
            </w:pPr>
            <w:hyperlink r:id="rId17" w:history="1">
              <w:r w:rsidRPr="0073787F">
                <w:rPr>
                  <w:rStyle w:val="Hyperlink"/>
                  <w:rFonts w:ascii="Calibri" w:hAnsi="Calibri" w:cs="Calibri"/>
                  <w:color w:val="auto"/>
                  <w:sz w:val="20"/>
                  <w:szCs w:val="20"/>
                </w:rPr>
                <w:t>https://sandbox.elavon.wiseflow.ai</w:t>
              </w:r>
            </w:hyperlink>
            <w:r w:rsidRPr="0073787F">
              <w:rPr>
                <w:rFonts w:ascii="Calibri" w:hAnsi="Calibri" w:cs="Calibri"/>
                <w:sz w:val="20"/>
                <w:szCs w:val="20"/>
              </w:rPr>
              <w:t xml:space="preserve"> </w:t>
            </w:r>
          </w:p>
        </w:tc>
      </w:tr>
      <w:tr w:rsidR="009B71A8" w:rsidRPr="0073787F" w14:paraId="5F65AE2E" w14:textId="77777777" w:rsidTr="00FC1E06">
        <w:tc>
          <w:tcPr>
            <w:tcW w:w="2129" w:type="dxa"/>
          </w:tcPr>
          <w:p w14:paraId="1D4CF5CE"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lastRenderedPageBreak/>
              <w:t>API Endpoint</w:t>
            </w:r>
          </w:p>
        </w:tc>
        <w:tc>
          <w:tcPr>
            <w:tcW w:w="5804" w:type="dxa"/>
          </w:tcPr>
          <w:p w14:paraId="2C7EA838"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Base API URL for programmatic access to onboarding services.</w:t>
            </w:r>
          </w:p>
        </w:tc>
        <w:tc>
          <w:tcPr>
            <w:tcW w:w="2268" w:type="dxa"/>
          </w:tcPr>
          <w:p w14:paraId="120831A8" w14:textId="77777777" w:rsidR="009B71A8" w:rsidRPr="0073787F" w:rsidRDefault="009B71A8" w:rsidP="00F65196">
            <w:pPr>
              <w:rPr>
                <w:rFonts w:ascii="Calibri" w:hAnsi="Calibri" w:cs="Calibri"/>
                <w:sz w:val="20"/>
                <w:szCs w:val="20"/>
              </w:rPr>
            </w:pPr>
            <w:hyperlink r:id="rId18" w:history="1">
              <w:r w:rsidRPr="0073787F">
                <w:rPr>
                  <w:rStyle w:val="Hyperlink"/>
                  <w:rFonts w:ascii="Calibri" w:hAnsi="Calibri" w:cs="Calibri"/>
                  <w:color w:val="auto"/>
                  <w:sz w:val="20"/>
                  <w:szCs w:val="20"/>
                </w:rPr>
                <w:t>https://api.elavon.wiseflow.ai</w:t>
              </w:r>
            </w:hyperlink>
            <w:r w:rsidRPr="0073787F">
              <w:rPr>
                <w:rFonts w:ascii="Calibri" w:hAnsi="Calibri" w:cs="Calibri"/>
                <w:sz w:val="20"/>
                <w:szCs w:val="20"/>
              </w:rPr>
              <w:t xml:space="preserve"> </w:t>
            </w:r>
          </w:p>
        </w:tc>
      </w:tr>
      <w:tr w:rsidR="009B71A8" w:rsidRPr="0073787F" w14:paraId="480DD627" w14:textId="77777777" w:rsidTr="00FC1E06">
        <w:tc>
          <w:tcPr>
            <w:tcW w:w="2129" w:type="dxa"/>
          </w:tcPr>
          <w:p w14:paraId="5AD804BC"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Email Communications</w:t>
            </w:r>
          </w:p>
        </w:tc>
        <w:tc>
          <w:tcPr>
            <w:tcW w:w="5804" w:type="dxa"/>
          </w:tcPr>
          <w:p w14:paraId="2C3A7AF6"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Notification and transactional emails sent from branded Elavon domain.</w:t>
            </w:r>
          </w:p>
        </w:tc>
        <w:tc>
          <w:tcPr>
            <w:tcW w:w="2268" w:type="dxa"/>
          </w:tcPr>
          <w:p w14:paraId="5A8C00F6" w14:textId="77777777" w:rsidR="009B71A8" w:rsidRPr="0073787F" w:rsidRDefault="009B71A8" w:rsidP="00F65196">
            <w:pPr>
              <w:rPr>
                <w:rFonts w:ascii="Calibri" w:hAnsi="Calibri" w:cs="Calibri"/>
                <w:sz w:val="20"/>
                <w:szCs w:val="20"/>
              </w:rPr>
            </w:pPr>
            <w:hyperlink r:id="rId19" w:history="1">
              <w:r w:rsidRPr="0073787F">
                <w:rPr>
                  <w:rStyle w:val="Hyperlink"/>
                  <w:rFonts w:ascii="Calibri" w:hAnsi="Calibri" w:cs="Calibri"/>
                  <w:color w:val="auto"/>
                  <w:sz w:val="20"/>
                  <w:szCs w:val="20"/>
                </w:rPr>
                <w:t>flow@elavon.eu</w:t>
              </w:r>
            </w:hyperlink>
            <w:commentRangeStart w:id="120"/>
            <w:r w:rsidRPr="0073787F">
              <w:rPr>
                <w:rFonts w:ascii="Calibri" w:hAnsi="Calibri" w:cs="Calibri"/>
                <w:sz w:val="20"/>
                <w:szCs w:val="20"/>
              </w:rPr>
              <w:t xml:space="preserve">  </w:t>
            </w:r>
            <w:commentRangeEnd w:id="120"/>
            <w:r w:rsidRPr="0073787F">
              <w:rPr>
                <w:rStyle w:val="CommentReference"/>
                <w:rFonts w:ascii="Calibri" w:hAnsi="Calibri" w:cs="Calibri"/>
                <w:sz w:val="20"/>
                <w:szCs w:val="20"/>
              </w:rPr>
              <w:commentReference w:id="120"/>
            </w:r>
            <w:r w:rsidRPr="0073787F">
              <w:rPr>
                <w:rFonts w:ascii="Calibri" w:hAnsi="Calibri" w:cs="Calibri"/>
                <w:sz w:val="20"/>
                <w:szCs w:val="20"/>
              </w:rPr>
              <w:t>(SPF/DKIM/DMARC applied)</w:t>
            </w:r>
          </w:p>
        </w:tc>
      </w:tr>
      <w:tr w:rsidR="009B71A8" w:rsidRPr="0073787F" w14:paraId="22D8A75D" w14:textId="77777777" w:rsidTr="00FC1E06">
        <w:tc>
          <w:tcPr>
            <w:tcW w:w="2129" w:type="dxa"/>
          </w:tcPr>
          <w:p w14:paraId="55DD6883"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Custom URLs</w:t>
            </w:r>
          </w:p>
        </w:tc>
        <w:tc>
          <w:tcPr>
            <w:tcW w:w="5804" w:type="dxa"/>
          </w:tcPr>
          <w:p w14:paraId="29FF5B55"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Additional URLs for environment separation and testing.</w:t>
            </w:r>
          </w:p>
        </w:tc>
        <w:tc>
          <w:tcPr>
            <w:tcW w:w="2268" w:type="dxa"/>
          </w:tcPr>
          <w:p w14:paraId="445F9B61" w14:textId="77777777" w:rsidR="009B71A8" w:rsidRPr="0073787F" w:rsidRDefault="009B71A8" w:rsidP="00F65196">
            <w:pPr>
              <w:rPr>
                <w:rFonts w:ascii="Calibri" w:hAnsi="Calibri" w:cs="Calibri"/>
                <w:sz w:val="20"/>
                <w:szCs w:val="20"/>
              </w:rPr>
            </w:pPr>
            <w:commentRangeStart w:id="121"/>
            <w:r w:rsidRPr="0073787F">
              <w:rPr>
                <w:rFonts w:ascii="Calibri" w:hAnsi="Calibri" w:cs="Calibri"/>
                <w:sz w:val="20"/>
                <w:szCs w:val="20"/>
              </w:rPr>
              <w:t>None.</w:t>
            </w:r>
            <w:commentRangeEnd w:id="121"/>
            <w:r w:rsidRPr="0073787F">
              <w:rPr>
                <w:rStyle w:val="CommentReference"/>
                <w:rFonts w:ascii="Calibri" w:hAnsi="Calibri" w:cs="Calibri"/>
                <w:sz w:val="20"/>
                <w:szCs w:val="20"/>
              </w:rPr>
              <w:commentReference w:id="121"/>
            </w:r>
          </w:p>
        </w:tc>
      </w:tr>
      <w:tr w:rsidR="009B71A8" w:rsidRPr="0073787F" w14:paraId="3B912F00" w14:textId="77777777" w:rsidTr="00FC1E06">
        <w:tc>
          <w:tcPr>
            <w:tcW w:w="2129" w:type="dxa"/>
          </w:tcPr>
          <w:p w14:paraId="6C996D6E"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High Availability</w:t>
            </w:r>
          </w:p>
        </w:tc>
        <w:tc>
          <w:tcPr>
            <w:tcW w:w="5804" w:type="dxa"/>
          </w:tcPr>
          <w:p w14:paraId="5507FC36"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ECS + RDS deployed Multi-AZ with auto-scaling and failover.</w:t>
            </w:r>
          </w:p>
        </w:tc>
        <w:tc>
          <w:tcPr>
            <w:tcW w:w="2268" w:type="dxa"/>
          </w:tcPr>
          <w:p w14:paraId="2E638925"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Enabled across 3x AZs in eu-west-2</w:t>
            </w:r>
          </w:p>
        </w:tc>
      </w:tr>
      <w:tr w:rsidR="009B71A8" w:rsidRPr="0073787F" w14:paraId="786FCBB9" w14:textId="77777777" w:rsidTr="00FC1E06">
        <w:tc>
          <w:tcPr>
            <w:tcW w:w="2129" w:type="dxa"/>
          </w:tcPr>
          <w:p w14:paraId="4BC4F5AE"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Monitoring &amp; Logging</w:t>
            </w:r>
          </w:p>
        </w:tc>
        <w:tc>
          <w:tcPr>
            <w:tcW w:w="5804" w:type="dxa"/>
          </w:tcPr>
          <w:p w14:paraId="5E11F684"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Application logs, ECS task metrics, RDS monitoring, and audit logs exposed via CloudWatch.</w:t>
            </w:r>
          </w:p>
        </w:tc>
        <w:tc>
          <w:tcPr>
            <w:tcW w:w="2268" w:type="dxa"/>
          </w:tcPr>
          <w:p w14:paraId="722B0BC7" w14:textId="77777777" w:rsidR="009B71A8" w:rsidRPr="0073787F" w:rsidRDefault="009B71A8" w:rsidP="00B15176">
            <w:pPr>
              <w:pStyle w:val="ListParagraph"/>
              <w:numPr>
                <w:ilvl w:val="0"/>
                <w:numId w:val="7"/>
              </w:numPr>
              <w:rPr>
                <w:rFonts w:ascii="Calibri" w:hAnsi="Calibri" w:cs="Calibri"/>
                <w:sz w:val="20"/>
                <w:szCs w:val="20"/>
              </w:rPr>
            </w:pPr>
            <w:r w:rsidRPr="0073787F">
              <w:rPr>
                <w:rFonts w:ascii="Calibri" w:hAnsi="Calibri" w:cs="Calibri"/>
                <w:sz w:val="20"/>
                <w:szCs w:val="20"/>
              </w:rPr>
              <w:t>AWS CloudWatch dashboards + Wiseflow Admin Console</w:t>
            </w:r>
          </w:p>
        </w:tc>
      </w:tr>
      <w:tr w:rsidR="009B71A8" w:rsidRPr="0073787F" w14:paraId="17614691" w14:textId="77777777" w:rsidTr="003447D8">
        <w:trPr>
          <w:trHeight w:val="943"/>
        </w:trPr>
        <w:tc>
          <w:tcPr>
            <w:tcW w:w="2129" w:type="dxa"/>
          </w:tcPr>
          <w:p w14:paraId="73E770EA"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Jurisdictions</w:t>
            </w:r>
          </w:p>
        </w:tc>
        <w:tc>
          <w:tcPr>
            <w:tcW w:w="5804" w:type="dxa"/>
          </w:tcPr>
          <w:p w14:paraId="10E3B2D4" w14:textId="77777777" w:rsidR="009B71A8" w:rsidRPr="0073787F" w:rsidRDefault="009B71A8" w:rsidP="00F65196">
            <w:pPr>
              <w:rPr>
                <w:rFonts w:ascii="Calibri" w:hAnsi="Calibri" w:cs="Calibri"/>
                <w:sz w:val="20"/>
                <w:szCs w:val="20"/>
              </w:rPr>
            </w:pPr>
            <w:commentRangeStart w:id="122"/>
            <w:r w:rsidRPr="0073787F">
              <w:rPr>
                <w:rFonts w:ascii="Calibri" w:hAnsi="Calibri" w:cs="Calibri"/>
                <w:sz w:val="20"/>
                <w:szCs w:val="20"/>
              </w:rPr>
              <w:t>Form-specific country flows for customisation</w:t>
            </w:r>
            <w:commentRangeEnd w:id="122"/>
            <w:r w:rsidRPr="0073787F">
              <w:rPr>
                <w:rStyle w:val="CommentReference"/>
                <w:rFonts w:ascii="Calibri" w:hAnsi="Calibri" w:cs="Calibri"/>
                <w:sz w:val="20"/>
                <w:szCs w:val="20"/>
              </w:rPr>
              <w:commentReference w:id="122"/>
            </w:r>
          </w:p>
        </w:tc>
        <w:tc>
          <w:tcPr>
            <w:tcW w:w="2268" w:type="dxa"/>
          </w:tcPr>
          <w:p w14:paraId="73762B1F" w14:textId="398645A2" w:rsidR="009B71A8" w:rsidRPr="0073787F" w:rsidRDefault="009B71A8" w:rsidP="00F65196">
            <w:pPr>
              <w:rPr>
                <w:rFonts w:ascii="Calibri" w:hAnsi="Calibri" w:cs="Calibri"/>
                <w:sz w:val="20"/>
                <w:szCs w:val="20"/>
              </w:rPr>
            </w:pPr>
            <w:r w:rsidRPr="003447D8">
              <w:rPr>
                <w:rFonts w:ascii="Calibri" w:hAnsi="Calibri" w:cs="Calibri"/>
                <w:sz w:val="20"/>
                <w:szCs w:val="20"/>
              </w:rPr>
              <w:t>Ireland</w:t>
            </w:r>
            <w:r w:rsidR="003447D8">
              <w:rPr>
                <w:rFonts w:ascii="Calibri" w:hAnsi="Calibri" w:cs="Calibri"/>
                <w:sz w:val="20"/>
                <w:szCs w:val="20"/>
              </w:rPr>
              <w:t xml:space="preserve">, </w:t>
            </w:r>
            <w:r w:rsidRPr="003447D8">
              <w:rPr>
                <w:rFonts w:ascii="Calibri" w:hAnsi="Calibri" w:cs="Calibri"/>
                <w:sz w:val="20"/>
                <w:szCs w:val="20"/>
              </w:rPr>
              <w:t>United Kingdom</w:t>
            </w:r>
            <w:r w:rsidR="003447D8">
              <w:rPr>
                <w:rFonts w:ascii="Calibri" w:hAnsi="Calibri" w:cs="Calibri"/>
                <w:sz w:val="20"/>
                <w:szCs w:val="20"/>
              </w:rPr>
              <w:t xml:space="preserve">, </w:t>
            </w:r>
            <w:r w:rsidRPr="003447D8">
              <w:rPr>
                <w:rFonts w:ascii="Calibri" w:hAnsi="Calibri" w:cs="Calibri"/>
                <w:sz w:val="20"/>
                <w:szCs w:val="20"/>
              </w:rPr>
              <w:t>Germany</w:t>
            </w:r>
            <w:r w:rsidR="003447D8">
              <w:rPr>
                <w:rFonts w:ascii="Calibri" w:hAnsi="Calibri" w:cs="Calibri"/>
                <w:sz w:val="20"/>
                <w:szCs w:val="20"/>
              </w:rPr>
              <w:t xml:space="preserve">, </w:t>
            </w:r>
            <w:r w:rsidRPr="003447D8">
              <w:rPr>
                <w:rFonts w:ascii="Calibri" w:hAnsi="Calibri" w:cs="Calibri"/>
                <w:sz w:val="20"/>
                <w:szCs w:val="20"/>
              </w:rPr>
              <w:t>Poland</w:t>
            </w:r>
            <w:r w:rsidR="003447D8">
              <w:rPr>
                <w:rFonts w:ascii="Calibri" w:hAnsi="Calibri" w:cs="Calibri"/>
                <w:sz w:val="20"/>
                <w:szCs w:val="20"/>
              </w:rPr>
              <w:t xml:space="preserve">, </w:t>
            </w:r>
            <w:r w:rsidRPr="003447D8">
              <w:rPr>
                <w:rFonts w:ascii="Calibri" w:hAnsi="Calibri" w:cs="Calibri"/>
                <w:sz w:val="20"/>
                <w:szCs w:val="20"/>
              </w:rPr>
              <w:t>Norway</w:t>
            </w:r>
            <w:r w:rsidR="003447D8">
              <w:rPr>
                <w:rFonts w:ascii="Calibri" w:hAnsi="Calibri" w:cs="Calibri"/>
                <w:sz w:val="20"/>
                <w:szCs w:val="20"/>
              </w:rPr>
              <w:t xml:space="preserve">, </w:t>
            </w:r>
            <w:r w:rsidRPr="003447D8">
              <w:rPr>
                <w:rFonts w:ascii="Calibri" w:hAnsi="Calibri" w:cs="Calibri"/>
                <w:sz w:val="20"/>
                <w:szCs w:val="20"/>
              </w:rPr>
              <w:t>Sweden / Nordic region</w:t>
            </w:r>
            <w:r w:rsidR="003447D8">
              <w:rPr>
                <w:rFonts w:ascii="Calibri" w:hAnsi="Calibri" w:cs="Calibri"/>
                <w:sz w:val="20"/>
                <w:szCs w:val="20"/>
              </w:rPr>
              <w:t xml:space="preserve">, </w:t>
            </w:r>
            <w:r w:rsidRPr="003447D8">
              <w:rPr>
                <w:rFonts w:ascii="Calibri" w:hAnsi="Calibri" w:cs="Calibri"/>
                <w:sz w:val="20"/>
                <w:szCs w:val="20"/>
              </w:rPr>
              <w:t>Spain</w:t>
            </w:r>
          </w:p>
        </w:tc>
      </w:tr>
      <w:tr w:rsidR="009B71A8" w:rsidRPr="0073787F" w14:paraId="088CF377" w14:textId="77777777" w:rsidTr="00FC1E06">
        <w:tc>
          <w:tcPr>
            <w:tcW w:w="2129" w:type="dxa"/>
          </w:tcPr>
          <w:p w14:paraId="09DCD75C"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Data Retention Period</w:t>
            </w:r>
          </w:p>
        </w:tc>
        <w:tc>
          <w:tcPr>
            <w:tcW w:w="5804" w:type="dxa"/>
          </w:tcPr>
          <w:p w14:paraId="783E9E1D" w14:textId="77777777" w:rsidR="009B71A8" w:rsidRPr="0073787F" w:rsidRDefault="009B71A8" w:rsidP="00F65196">
            <w:pPr>
              <w:rPr>
                <w:rFonts w:ascii="Calibri" w:hAnsi="Calibri" w:cs="Calibri"/>
                <w:sz w:val="20"/>
                <w:szCs w:val="20"/>
              </w:rPr>
            </w:pPr>
          </w:p>
        </w:tc>
        <w:tc>
          <w:tcPr>
            <w:tcW w:w="2268" w:type="dxa"/>
          </w:tcPr>
          <w:p w14:paraId="1544B97F"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365 days</w:t>
            </w:r>
          </w:p>
        </w:tc>
      </w:tr>
      <w:tr w:rsidR="009B71A8" w:rsidRPr="0073787F" w14:paraId="6633E1E5" w14:textId="77777777" w:rsidTr="00FC1E06">
        <w:tc>
          <w:tcPr>
            <w:tcW w:w="2129" w:type="dxa"/>
          </w:tcPr>
          <w:p w14:paraId="2264C3CB" w14:textId="061BB60F" w:rsidR="009B71A8" w:rsidRPr="0073787F" w:rsidRDefault="005D08FB" w:rsidP="00F65196">
            <w:pPr>
              <w:rPr>
                <w:rFonts w:ascii="Calibri" w:hAnsi="Calibri" w:cs="Calibri"/>
                <w:sz w:val="20"/>
                <w:szCs w:val="20"/>
              </w:rPr>
            </w:pPr>
            <w:ins w:id="125" w:author="Teresa Byrne" w:date="2025-10-13T09:28:00Z" w16du:dateUtc="2025-10-13T08:28:00Z">
              <w:r>
                <w:rPr>
                  <w:rFonts w:ascii="Calibri" w:hAnsi="Calibri" w:cs="Calibri"/>
                  <w:sz w:val="20"/>
                  <w:szCs w:val="20"/>
                </w:rPr>
                <w:t xml:space="preserve">                                                                                                                                                                                                                              </w:t>
              </w:r>
            </w:ins>
            <w:ins w:id="126" w:author="Teresa Byrne" w:date="2025-10-13T09:29:00Z" w16du:dateUtc="2025-10-13T08:29:00Z">
              <w:r>
                <w:rPr>
                  <w:rFonts w:ascii="Calibri" w:hAnsi="Calibri" w:cs="Calibri"/>
                  <w:sz w:val="20"/>
                  <w:szCs w:val="20"/>
                </w:rPr>
                <w:t xml:space="preserve">                                                                                                                                                                                                                                                                                                                                                                                                                                                                                                                                                                                                                                                                                                                                                                                                                                                                                                                                                                                                                                                                                                                                                                                                                                                                                                            </w:t>
              </w:r>
            </w:ins>
            <w:r w:rsidR="009B71A8" w:rsidRPr="0073787F">
              <w:rPr>
                <w:rFonts w:ascii="Calibri" w:hAnsi="Calibri" w:cs="Calibri"/>
                <w:sz w:val="20"/>
                <w:szCs w:val="20"/>
              </w:rPr>
              <w:t>RBAC</w:t>
            </w:r>
          </w:p>
        </w:tc>
        <w:tc>
          <w:tcPr>
            <w:tcW w:w="5804" w:type="dxa"/>
          </w:tcPr>
          <w:p w14:paraId="0EB818FE" w14:textId="77777777" w:rsidR="009B71A8" w:rsidRPr="0073787F" w:rsidRDefault="009B71A8" w:rsidP="00F65196">
            <w:pPr>
              <w:rPr>
                <w:rFonts w:ascii="Calibri" w:hAnsi="Calibri" w:cs="Calibri"/>
                <w:sz w:val="20"/>
                <w:szCs w:val="20"/>
              </w:rPr>
            </w:pPr>
          </w:p>
        </w:tc>
        <w:tc>
          <w:tcPr>
            <w:tcW w:w="2268" w:type="dxa"/>
          </w:tcPr>
          <w:p w14:paraId="47A37E5F"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As per Wiseflow’s standard configuration</w:t>
            </w:r>
          </w:p>
        </w:tc>
      </w:tr>
    </w:tbl>
    <w:p w14:paraId="1D7AB62D" w14:textId="77777777" w:rsidR="009B71A8" w:rsidRPr="0073787F" w:rsidRDefault="009B71A8" w:rsidP="009B71A8">
      <w:pPr>
        <w:rPr>
          <w:rFonts w:ascii="Calibri" w:hAnsi="Calibri" w:cs="Calibri"/>
          <w:sz w:val="20"/>
          <w:szCs w:val="20"/>
        </w:rPr>
      </w:pPr>
    </w:p>
    <w:p w14:paraId="07AB984B" w14:textId="77777777" w:rsidR="009B71A8" w:rsidRPr="006729AF" w:rsidRDefault="009B71A8" w:rsidP="009B71A8">
      <w:pPr>
        <w:pStyle w:val="Heading2"/>
        <w:rPr>
          <w:rFonts w:ascii="Calibri" w:hAnsi="Calibri" w:cs="Calibri"/>
          <w:b/>
          <w:bCs/>
          <w:color w:val="auto"/>
          <w:sz w:val="20"/>
          <w:szCs w:val="20"/>
        </w:rPr>
      </w:pPr>
      <w:bookmarkStart w:id="127" w:name="_Toc208908526"/>
      <w:r w:rsidRPr="006729AF">
        <w:rPr>
          <w:rFonts w:ascii="Calibri" w:hAnsi="Calibri" w:cs="Calibri"/>
          <w:b/>
          <w:bCs/>
          <w:color w:val="auto"/>
          <w:sz w:val="20"/>
          <w:szCs w:val="20"/>
        </w:rPr>
        <w:t>Customised Features</w:t>
      </w:r>
      <w:bookmarkEnd w:id="127"/>
    </w:p>
    <w:p w14:paraId="5CFE34B5" w14:textId="77777777" w:rsidR="009B71A8" w:rsidRPr="0073787F" w:rsidRDefault="009B71A8" w:rsidP="00B15176">
      <w:pPr>
        <w:pStyle w:val="ListParagraph"/>
        <w:numPr>
          <w:ilvl w:val="0"/>
          <w:numId w:val="5"/>
        </w:numPr>
        <w:rPr>
          <w:rFonts w:ascii="Calibri" w:hAnsi="Calibri" w:cs="Calibri"/>
          <w:b/>
          <w:bCs/>
          <w:sz w:val="20"/>
          <w:szCs w:val="20"/>
        </w:rPr>
      </w:pPr>
      <w:r w:rsidRPr="0073787F">
        <w:rPr>
          <w:rFonts w:ascii="Calibri" w:hAnsi="Calibri" w:cs="Calibri"/>
          <w:b/>
          <w:bCs/>
          <w:sz w:val="20"/>
          <w:szCs w:val="20"/>
        </w:rPr>
        <w:t>Product Catalogue / Pricing Database</w:t>
      </w:r>
    </w:p>
    <w:p w14:paraId="1F38FE30" w14:textId="77777777" w:rsidR="009B71A8" w:rsidRPr="0073787F" w:rsidRDefault="009B71A8" w:rsidP="00B15176">
      <w:pPr>
        <w:pStyle w:val="ListParagraph"/>
        <w:numPr>
          <w:ilvl w:val="1"/>
          <w:numId w:val="5"/>
        </w:numPr>
        <w:rPr>
          <w:rFonts w:ascii="Calibri" w:hAnsi="Calibri" w:cs="Calibri"/>
          <w:b/>
          <w:bCs/>
          <w:sz w:val="20"/>
          <w:szCs w:val="20"/>
        </w:rPr>
      </w:pPr>
      <w:r w:rsidRPr="0073787F">
        <w:rPr>
          <w:rFonts w:ascii="Calibri" w:hAnsi="Calibri" w:cs="Calibri"/>
          <w:sz w:val="20"/>
          <w:szCs w:val="20"/>
        </w:rPr>
        <w:t>Development of a structured product catalogue and pricing database tailored to Elavon’s onboarding requirements.</w:t>
      </w:r>
    </w:p>
    <w:p w14:paraId="687C49A2" w14:textId="77777777" w:rsidR="009B71A8" w:rsidRPr="0073787F" w:rsidRDefault="009B71A8" w:rsidP="00B15176">
      <w:pPr>
        <w:pStyle w:val="ListParagraph"/>
        <w:numPr>
          <w:ilvl w:val="1"/>
          <w:numId w:val="5"/>
        </w:numPr>
        <w:rPr>
          <w:rFonts w:ascii="Calibri" w:hAnsi="Calibri" w:cs="Calibri"/>
          <w:sz w:val="20"/>
          <w:szCs w:val="20"/>
        </w:rPr>
      </w:pPr>
      <w:r w:rsidRPr="0073787F">
        <w:rPr>
          <w:rFonts w:ascii="Calibri" w:hAnsi="Calibri" w:cs="Calibri"/>
          <w:sz w:val="20"/>
          <w:szCs w:val="20"/>
        </w:rPr>
        <w:t>Includes a custom administrative user interface that allows non-technical users to update, manage, and version control pricing rules and product details.</w:t>
      </w:r>
    </w:p>
    <w:p w14:paraId="0321AFA9" w14:textId="51D54400" w:rsidR="009B71A8" w:rsidRPr="0073787F" w:rsidRDefault="009B71A8" w:rsidP="00B15176">
      <w:pPr>
        <w:pStyle w:val="ListParagraph"/>
        <w:numPr>
          <w:ilvl w:val="1"/>
          <w:numId w:val="5"/>
        </w:numPr>
        <w:rPr>
          <w:rFonts w:ascii="Calibri" w:hAnsi="Calibri" w:cs="Calibri"/>
          <w:sz w:val="20"/>
          <w:szCs w:val="20"/>
        </w:rPr>
      </w:pPr>
      <w:r w:rsidRPr="0073787F">
        <w:rPr>
          <w:rFonts w:ascii="Calibri" w:hAnsi="Calibri" w:cs="Calibri"/>
          <w:sz w:val="20"/>
          <w:szCs w:val="20"/>
        </w:rPr>
        <w:t xml:space="preserve">Supports jurisdictional variations (UK, France, Germany, etc.) to </w:t>
      </w:r>
      <w:ins w:id="128" w:author="David Sant" w:date="2025-11-26T09:39:00Z" w16du:dateUtc="2025-11-26T09:39:00Z">
        <w:r w:rsidR="009D5CE4">
          <w:rPr>
            <w:rFonts w:ascii="Calibri" w:hAnsi="Calibri" w:cs="Calibri"/>
            <w:sz w:val="20"/>
            <w:szCs w:val="20"/>
          </w:rPr>
          <w:t xml:space="preserve">allow Elavon to </w:t>
        </w:r>
      </w:ins>
      <w:del w:id="129" w:author="David Sant" w:date="2025-11-26T09:39:00Z" w16du:dateUtc="2025-11-26T09:39:00Z">
        <w:r w:rsidRPr="0073787F" w:rsidDel="009D5CE4">
          <w:rPr>
            <w:rFonts w:ascii="Calibri" w:hAnsi="Calibri" w:cs="Calibri"/>
            <w:sz w:val="20"/>
            <w:szCs w:val="20"/>
          </w:rPr>
          <w:delText xml:space="preserve">ensure </w:delText>
        </w:r>
      </w:del>
      <w:ins w:id="130" w:author="David Sant" w:date="2025-11-26T09:39:00Z" w16du:dateUtc="2025-11-26T09:39:00Z">
        <w:r w:rsidR="009D5CE4">
          <w:rPr>
            <w:rFonts w:ascii="Calibri" w:hAnsi="Calibri" w:cs="Calibri"/>
            <w:sz w:val="20"/>
            <w:szCs w:val="20"/>
          </w:rPr>
          <w:t>meet</w:t>
        </w:r>
        <w:r w:rsidR="009D5CE4" w:rsidRPr="0073787F">
          <w:rPr>
            <w:rFonts w:ascii="Calibri" w:hAnsi="Calibri" w:cs="Calibri"/>
            <w:sz w:val="20"/>
            <w:szCs w:val="20"/>
          </w:rPr>
          <w:t xml:space="preserve"> </w:t>
        </w:r>
      </w:ins>
      <w:r w:rsidRPr="0073787F">
        <w:rPr>
          <w:rFonts w:ascii="Calibri" w:hAnsi="Calibri" w:cs="Calibri"/>
          <w:sz w:val="20"/>
          <w:szCs w:val="20"/>
        </w:rPr>
        <w:t>local compliance and flexibility in onboarding flows.</w:t>
      </w:r>
    </w:p>
    <w:p w14:paraId="3E5C97C6" w14:textId="77777777" w:rsidR="009B71A8" w:rsidRPr="0073787F" w:rsidRDefault="009B71A8" w:rsidP="00B15176">
      <w:pPr>
        <w:pStyle w:val="ListParagraph"/>
        <w:numPr>
          <w:ilvl w:val="0"/>
          <w:numId w:val="5"/>
        </w:numPr>
        <w:rPr>
          <w:rFonts w:ascii="Calibri" w:hAnsi="Calibri" w:cs="Calibri"/>
          <w:b/>
          <w:bCs/>
          <w:sz w:val="20"/>
          <w:szCs w:val="20"/>
        </w:rPr>
      </w:pPr>
      <w:r w:rsidRPr="0073787F">
        <w:rPr>
          <w:rFonts w:ascii="Calibri" w:hAnsi="Calibri" w:cs="Calibri"/>
          <w:b/>
          <w:bCs/>
          <w:sz w:val="20"/>
          <w:szCs w:val="20"/>
        </w:rPr>
        <w:t>Org Chart Certification</w:t>
      </w:r>
    </w:p>
    <w:p w14:paraId="01375550" w14:textId="77777777" w:rsidR="009B71A8" w:rsidRPr="0073787F" w:rsidRDefault="009B71A8" w:rsidP="00B15176">
      <w:pPr>
        <w:pStyle w:val="ListParagraph"/>
        <w:numPr>
          <w:ilvl w:val="1"/>
          <w:numId w:val="5"/>
        </w:numPr>
        <w:rPr>
          <w:rFonts w:ascii="Calibri" w:hAnsi="Calibri" w:cs="Calibri"/>
          <w:b/>
          <w:bCs/>
          <w:sz w:val="20"/>
          <w:szCs w:val="20"/>
        </w:rPr>
      </w:pPr>
      <w:r w:rsidRPr="0073787F">
        <w:rPr>
          <w:rFonts w:ascii="Calibri" w:hAnsi="Calibri" w:cs="Calibri"/>
          <w:sz w:val="20"/>
          <w:szCs w:val="20"/>
        </w:rPr>
        <w:t>Functionality to capture, display, and certify organisational hierarchies for onboarding entities.</w:t>
      </w:r>
    </w:p>
    <w:p w14:paraId="42D08207" w14:textId="1BE0812D" w:rsidR="009B71A8" w:rsidRPr="0073787F" w:rsidRDefault="009B71A8" w:rsidP="00B15176">
      <w:pPr>
        <w:pStyle w:val="ListParagraph"/>
        <w:numPr>
          <w:ilvl w:val="1"/>
          <w:numId w:val="5"/>
        </w:numPr>
        <w:rPr>
          <w:rFonts w:ascii="Calibri" w:hAnsi="Calibri" w:cs="Calibri"/>
          <w:b/>
          <w:bCs/>
          <w:sz w:val="20"/>
          <w:szCs w:val="20"/>
        </w:rPr>
      </w:pPr>
      <w:del w:id="131" w:author="David Sant" w:date="2025-11-26T09:43:00Z" w16du:dateUtc="2025-11-26T09:43:00Z">
        <w:r w:rsidRPr="0073787F" w:rsidDel="00C03029">
          <w:rPr>
            <w:rFonts w:ascii="Calibri" w:hAnsi="Calibri" w:cs="Calibri"/>
            <w:sz w:val="20"/>
            <w:szCs w:val="20"/>
          </w:rPr>
          <w:delText xml:space="preserve">Enables </w:delText>
        </w:r>
      </w:del>
      <w:ins w:id="132" w:author="David Sant" w:date="2025-11-26T09:43:00Z" w16du:dateUtc="2025-11-26T09:43:00Z">
        <w:r w:rsidR="00C03029">
          <w:rPr>
            <w:rFonts w:ascii="Calibri" w:hAnsi="Calibri" w:cs="Calibri"/>
            <w:sz w:val="20"/>
            <w:szCs w:val="20"/>
          </w:rPr>
          <w:t>Supports</w:t>
        </w:r>
        <w:r w:rsidR="00C03029" w:rsidRPr="0073787F">
          <w:rPr>
            <w:rFonts w:ascii="Calibri" w:hAnsi="Calibri" w:cs="Calibri"/>
            <w:sz w:val="20"/>
            <w:szCs w:val="20"/>
          </w:rPr>
          <w:t xml:space="preserve"> </w:t>
        </w:r>
      </w:ins>
      <w:r w:rsidRPr="0073787F">
        <w:rPr>
          <w:rFonts w:ascii="Calibri" w:hAnsi="Calibri" w:cs="Calibri"/>
          <w:sz w:val="20"/>
          <w:szCs w:val="20"/>
        </w:rPr>
        <w:t>verification of beneficial ownership, control structures, and compliance with KYC/KYB regulations.</w:t>
      </w:r>
    </w:p>
    <w:p w14:paraId="54192793" w14:textId="77777777" w:rsidR="009B71A8" w:rsidRPr="0073787F" w:rsidRDefault="009B71A8" w:rsidP="00B15176">
      <w:pPr>
        <w:pStyle w:val="ListParagraph"/>
        <w:numPr>
          <w:ilvl w:val="1"/>
          <w:numId w:val="5"/>
        </w:numPr>
        <w:rPr>
          <w:rFonts w:ascii="Calibri" w:hAnsi="Calibri" w:cs="Calibri"/>
          <w:b/>
          <w:bCs/>
          <w:sz w:val="20"/>
          <w:szCs w:val="20"/>
        </w:rPr>
      </w:pPr>
      <w:r w:rsidRPr="0073787F">
        <w:rPr>
          <w:rFonts w:ascii="Calibri" w:hAnsi="Calibri" w:cs="Calibri"/>
          <w:sz w:val="20"/>
          <w:szCs w:val="20"/>
        </w:rPr>
        <w:t>Incorporates workflow steps for sign-off and approval, ensuring auditable governance across different jurisdictions.</w:t>
      </w:r>
    </w:p>
    <w:p w14:paraId="64102052" w14:textId="77777777" w:rsidR="009B71A8" w:rsidRPr="0073787F" w:rsidRDefault="009B71A8" w:rsidP="00B15176">
      <w:pPr>
        <w:pStyle w:val="NoSpacing"/>
        <w:numPr>
          <w:ilvl w:val="0"/>
          <w:numId w:val="5"/>
        </w:numPr>
        <w:rPr>
          <w:rFonts w:ascii="Calibri" w:hAnsi="Calibri" w:cs="Calibri"/>
          <w:b/>
          <w:bCs/>
          <w:sz w:val="20"/>
          <w:szCs w:val="20"/>
          <w:lang w:val="en-GB"/>
        </w:rPr>
      </w:pPr>
      <w:r w:rsidRPr="0073787F">
        <w:rPr>
          <w:rFonts w:ascii="Calibri" w:hAnsi="Calibri" w:cs="Calibri"/>
          <w:b/>
          <w:bCs/>
          <w:sz w:val="20"/>
          <w:szCs w:val="20"/>
          <w:lang w:val="en-GB"/>
        </w:rPr>
        <w:t>Other Features</w:t>
      </w:r>
    </w:p>
    <w:p w14:paraId="59B4D589" w14:textId="55021191" w:rsidR="009B71A8" w:rsidRPr="0073787F" w:rsidRDefault="009B71A8" w:rsidP="00B15176">
      <w:pPr>
        <w:pStyle w:val="NoSpacing"/>
        <w:numPr>
          <w:ilvl w:val="1"/>
          <w:numId w:val="5"/>
        </w:numPr>
        <w:rPr>
          <w:rFonts w:ascii="Calibri" w:hAnsi="Calibri" w:cs="Calibri"/>
          <w:sz w:val="20"/>
          <w:szCs w:val="20"/>
          <w:lang w:val="en-GB"/>
        </w:rPr>
      </w:pPr>
      <w:r w:rsidRPr="0073787F">
        <w:rPr>
          <w:rFonts w:ascii="Calibri" w:hAnsi="Calibri" w:cs="Calibri"/>
          <w:sz w:val="20"/>
          <w:szCs w:val="20"/>
          <w:lang w:val="en-GB"/>
        </w:rPr>
        <w:t xml:space="preserve">Additional features requested by Elavon outside the agreed </w:t>
      </w:r>
      <w:r w:rsidR="00D05F3E">
        <w:rPr>
          <w:rFonts w:ascii="Calibri" w:hAnsi="Calibri" w:cs="Calibri"/>
          <w:sz w:val="20"/>
          <w:szCs w:val="20"/>
          <w:lang w:val="en-GB"/>
        </w:rPr>
        <w:t>phase 1</w:t>
      </w:r>
      <w:r w:rsidRPr="0073787F">
        <w:rPr>
          <w:rFonts w:ascii="Calibri" w:hAnsi="Calibri" w:cs="Calibri"/>
          <w:sz w:val="20"/>
          <w:szCs w:val="20"/>
          <w:lang w:val="en-GB"/>
        </w:rPr>
        <w:t xml:space="preserve"> scope will be scoped, designed, and architected on demand</w:t>
      </w:r>
    </w:p>
    <w:p w14:paraId="0970CA41" w14:textId="77777777" w:rsidR="009B71A8" w:rsidRPr="0073787F" w:rsidRDefault="009B71A8" w:rsidP="00B15176">
      <w:pPr>
        <w:pStyle w:val="NoSpacing"/>
        <w:numPr>
          <w:ilvl w:val="1"/>
          <w:numId w:val="5"/>
        </w:numPr>
        <w:rPr>
          <w:rFonts w:ascii="Calibri" w:hAnsi="Calibri" w:cs="Calibri"/>
          <w:sz w:val="20"/>
          <w:szCs w:val="20"/>
          <w:lang w:val="en-GB"/>
        </w:rPr>
      </w:pPr>
      <w:r w:rsidRPr="0073787F">
        <w:rPr>
          <w:rFonts w:ascii="Calibri" w:hAnsi="Calibri" w:cs="Calibri"/>
          <w:sz w:val="20"/>
          <w:szCs w:val="20"/>
          <w:lang w:val="en-GB"/>
        </w:rPr>
        <w:t xml:space="preserve">These will be quoted as a one-time capital expenditure, based on the estimated delivery effort (number of days </w:t>
      </w:r>
      <w:r w:rsidRPr="0073787F">
        <w:rPr>
          <w:rFonts w:ascii="Calibri" w:hAnsi="Calibri" w:cs="Calibri"/>
          <w:i/>
          <w:iCs/>
          <w:sz w:val="20"/>
          <w:szCs w:val="20"/>
          <w:lang w:val="en-GB"/>
        </w:rPr>
        <w:t>x</w:t>
      </w:r>
      <w:r w:rsidRPr="0073787F">
        <w:rPr>
          <w:rFonts w:ascii="Calibri" w:hAnsi="Calibri" w:cs="Calibri"/>
          <w:sz w:val="20"/>
          <w:szCs w:val="20"/>
          <w:lang w:val="en-GB"/>
        </w:rPr>
        <w:t xml:space="preserve"> resources)</w:t>
      </w:r>
    </w:p>
    <w:p w14:paraId="470BDF27" w14:textId="77777777" w:rsidR="009B71A8" w:rsidRPr="0073787F" w:rsidRDefault="009B71A8" w:rsidP="00B15176">
      <w:pPr>
        <w:pStyle w:val="NoSpacing"/>
        <w:numPr>
          <w:ilvl w:val="1"/>
          <w:numId w:val="5"/>
        </w:numPr>
        <w:rPr>
          <w:rFonts w:ascii="Calibri" w:hAnsi="Calibri" w:cs="Calibri"/>
          <w:sz w:val="20"/>
          <w:szCs w:val="20"/>
          <w:lang w:val="en-GB"/>
        </w:rPr>
      </w:pPr>
      <w:r w:rsidRPr="0073787F">
        <w:rPr>
          <w:rFonts w:ascii="Calibri" w:hAnsi="Calibri" w:cs="Calibri"/>
          <w:sz w:val="20"/>
          <w:szCs w:val="20"/>
          <w:lang w:val="en-GB"/>
        </w:rPr>
        <w:t>Day rate: £1,000 per resource per day.</w:t>
      </w:r>
    </w:p>
    <w:p w14:paraId="2D7CB635" w14:textId="1A409EA1" w:rsidR="009B71A8" w:rsidRPr="0073787F" w:rsidRDefault="009B71A8" w:rsidP="00B15176">
      <w:pPr>
        <w:pStyle w:val="NoSpacing"/>
        <w:numPr>
          <w:ilvl w:val="1"/>
          <w:numId w:val="5"/>
        </w:numPr>
        <w:rPr>
          <w:rFonts w:ascii="Calibri" w:hAnsi="Calibri" w:cs="Calibri"/>
          <w:sz w:val="20"/>
          <w:szCs w:val="20"/>
          <w:lang w:val="en-GB"/>
        </w:rPr>
      </w:pPr>
      <w:r w:rsidRPr="0073787F">
        <w:rPr>
          <w:rFonts w:ascii="Calibri" w:hAnsi="Calibri" w:cs="Calibri"/>
          <w:sz w:val="20"/>
          <w:szCs w:val="20"/>
          <w:lang w:val="en-GB"/>
        </w:rPr>
        <w:t>A written estimate and approval will be provided in advance of commencing any such work to ensure alignment on scope, cost, and delivery timelines.</w:t>
      </w:r>
    </w:p>
    <w:p w14:paraId="2466DD55" w14:textId="77777777" w:rsidR="009B71A8" w:rsidRPr="0073787F" w:rsidRDefault="009B71A8" w:rsidP="009B71A8">
      <w:pPr>
        <w:pStyle w:val="Heading2"/>
        <w:rPr>
          <w:rFonts w:ascii="Calibri" w:hAnsi="Calibri" w:cs="Calibri"/>
          <w:b/>
          <w:bCs/>
          <w:color w:val="auto"/>
          <w:sz w:val="20"/>
          <w:szCs w:val="20"/>
        </w:rPr>
      </w:pPr>
      <w:bookmarkStart w:id="133" w:name="_Toc208908527"/>
      <w:r w:rsidRPr="0073787F">
        <w:rPr>
          <w:rFonts w:ascii="Calibri" w:hAnsi="Calibri" w:cs="Calibri"/>
          <w:b/>
          <w:bCs/>
          <w:color w:val="auto"/>
          <w:sz w:val="20"/>
          <w:szCs w:val="20"/>
        </w:rPr>
        <w:t xml:space="preserve">Third Party </w:t>
      </w:r>
      <w:commentRangeStart w:id="134"/>
      <w:r w:rsidRPr="0073787F">
        <w:rPr>
          <w:rFonts w:ascii="Calibri" w:hAnsi="Calibri" w:cs="Calibri"/>
          <w:b/>
          <w:bCs/>
          <w:color w:val="auto"/>
          <w:sz w:val="20"/>
          <w:szCs w:val="20"/>
        </w:rPr>
        <w:t>Applications</w:t>
      </w:r>
      <w:bookmarkEnd w:id="133"/>
      <w:commentRangeEnd w:id="134"/>
      <w:r w:rsidR="00E80642">
        <w:rPr>
          <w:rStyle w:val="CommentReference"/>
          <w:rFonts w:asciiTheme="minorHAnsi" w:eastAsiaTheme="minorHAnsi" w:hAnsiTheme="minorHAnsi" w:cstheme="minorBidi"/>
          <w:color w:val="auto"/>
        </w:rPr>
        <w:commentReference w:id="134"/>
      </w:r>
    </w:p>
    <w:p w14:paraId="1945C3B3" w14:textId="77777777" w:rsidR="009B71A8" w:rsidRPr="0073787F" w:rsidRDefault="009B71A8" w:rsidP="00B15176">
      <w:pPr>
        <w:pStyle w:val="NoSpacing"/>
        <w:numPr>
          <w:ilvl w:val="0"/>
          <w:numId w:val="6"/>
        </w:numPr>
        <w:rPr>
          <w:rFonts w:ascii="Calibri" w:hAnsi="Calibri" w:cs="Calibri"/>
          <w:sz w:val="20"/>
          <w:szCs w:val="20"/>
          <w:lang w:val="en-GB"/>
        </w:rPr>
      </w:pPr>
      <w:r w:rsidRPr="0073787F">
        <w:rPr>
          <w:rFonts w:ascii="Calibri" w:hAnsi="Calibri" w:cs="Calibri"/>
          <w:sz w:val="20"/>
          <w:szCs w:val="20"/>
          <w:lang w:val="en-GB"/>
        </w:rPr>
        <w:t>Veriff (managed by Wiseflow)</w:t>
      </w:r>
    </w:p>
    <w:p w14:paraId="247157E3" w14:textId="77777777" w:rsidR="009B71A8" w:rsidRPr="0073787F" w:rsidRDefault="009B71A8" w:rsidP="00B15176">
      <w:pPr>
        <w:pStyle w:val="NoSpacing"/>
        <w:numPr>
          <w:ilvl w:val="1"/>
          <w:numId w:val="6"/>
        </w:numPr>
        <w:rPr>
          <w:rFonts w:ascii="Calibri" w:hAnsi="Calibri" w:cs="Calibri"/>
          <w:sz w:val="20"/>
          <w:szCs w:val="20"/>
          <w:lang w:val="en-GB"/>
        </w:rPr>
      </w:pPr>
      <w:r w:rsidRPr="0073787F">
        <w:rPr>
          <w:rFonts w:ascii="Calibri" w:hAnsi="Calibri" w:cs="Calibri"/>
          <w:sz w:val="20"/>
          <w:szCs w:val="20"/>
          <w:lang w:val="en-GB"/>
        </w:rPr>
        <w:t>Integrated identity verification provider used for document and biometric checks.</w:t>
      </w:r>
    </w:p>
    <w:p w14:paraId="2B45593C" w14:textId="77777777" w:rsidR="009B71A8" w:rsidRPr="0073787F" w:rsidRDefault="009B71A8" w:rsidP="00B15176">
      <w:pPr>
        <w:pStyle w:val="NoSpacing"/>
        <w:numPr>
          <w:ilvl w:val="1"/>
          <w:numId w:val="6"/>
        </w:numPr>
        <w:rPr>
          <w:rFonts w:ascii="Calibri" w:hAnsi="Calibri" w:cs="Calibri"/>
          <w:sz w:val="20"/>
          <w:szCs w:val="20"/>
          <w:lang w:val="en-GB"/>
        </w:rPr>
      </w:pPr>
      <w:r w:rsidRPr="0073787F">
        <w:rPr>
          <w:rFonts w:ascii="Calibri" w:hAnsi="Calibri" w:cs="Calibri"/>
          <w:sz w:val="20"/>
          <w:szCs w:val="20"/>
          <w:lang w:val="en-GB"/>
        </w:rPr>
        <w:t>Embedded into the onboarding flow to verify individuals in real-time, with results accessible through Wiseflow’s APIs.</w:t>
      </w:r>
    </w:p>
    <w:p w14:paraId="1E7D2E5D" w14:textId="77777777" w:rsidR="009B71A8" w:rsidRPr="0073787F" w:rsidRDefault="009B71A8" w:rsidP="00B15176">
      <w:pPr>
        <w:pStyle w:val="NoSpacing"/>
        <w:numPr>
          <w:ilvl w:val="0"/>
          <w:numId w:val="6"/>
        </w:numPr>
        <w:rPr>
          <w:rFonts w:ascii="Calibri" w:hAnsi="Calibri" w:cs="Calibri"/>
          <w:sz w:val="20"/>
          <w:szCs w:val="20"/>
          <w:lang w:val="en-GB"/>
        </w:rPr>
      </w:pPr>
      <w:r w:rsidRPr="0073787F">
        <w:rPr>
          <w:rFonts w:ascii="Calibri" w:hAnsi="Calibri" w:cs="Calibri"/>
          <w:sz w:val="20"/>
          <w:szCs w:val="20"/>
          <w:lang w:val="en-GB"/>
        </w:rPr>
        <w:t>Creditsafe (managed by Wiseflow)</w:t>
      </w:r>
    </w:p>
    <w:p w14:paraId="436857EA" w14:textId="77777777" w:rsidR="009B71A8" w:rsidRPr="0073787F" w:rsidRDefault="009B71A8" w:rsidP="00B15176">
      <w:pPr>
        <w:pStyle w:val="NoSpacing"/>
        <w:numPr>
          <w:ilvl w:val="1"/>
          <w:numId w:val="6"/>
        </w:numPr>
        <w:rPr>
          <w:rFonts w:ascii="Calibri" w:hAnsi="Calibri" w:cs="Calibri"/>
          <w:sz w:val="20"/>
          <w:szCs w:val="20"/>
          <w:lang w:val="en-GB"/>
        </w:rPr>
      </w:pPr>
      <w:r w:rsidRPr="0073787F">
        <w:rPr>
          <w:rFonts w:ascii="Calibri" w:hAnsi="Calibri" w:cs="Calibri"/>
          <w:sz w:val="20"/>
          <w:szCs w:val="20"/>
          <w:lang w:val="en-GB"/>
        </w:rPr>
        <w:t>Integration with Creditsafe for business credit checks and risk assessments.</w:t>
      </w:r>
    </w:p>
    <w:p w14:paraId="15017358" w14:textId="77777777" w:rsidR="009B71A8" w:rsidRPr="0073787F" w:rsidRDefault="009B71A8" w:rsidP="00B15176">
      <w:pPr>
        <w:pStyle w:val="NoSpacing"/>
        <w:numPr>
          <w:ilvl w:val="1"/>
          <w:numId w:val="6"/>
        </w:numPr>
        <w:rPr>
          <w:rFonts w:ascii="Calibri" w:hAnsi="Calibri" w:cs="Calibri"/>
          <w:sz w:val="20"/>
          <w:szCs w:val="20"/>
          <w:lang w:val="en-GB"/>
        </w:rPr>
      </w:pPr>
      <w:r w:rsidRPr="0073787F">
        <w:rPr>
          <w:rFonts w:ascii="Calibri" w:hAnsi="Calibri" w:cs="Calibri"/>
          <w:sz w:val="20"/>
          <w:szCs w:val="20"/>
          <w:lang w:val="en-GB"/>
        </w:rPr>
        <w:t>Enables automated retrieval of company data, credit scores, and risk insights, which can be applied to decisioning rules within onboarding flows.</w:t>
      </w:r>
    </w:p>
    <w:p w14:paraId="73B2A772" w14:textId="77777777" w:rsidR="009B71A8" w:rsidRPr="0073787F" w:rsidRDefault="009B71A8" w:rsidP="00B15176">
      <w:pPr>
        <w:pStyle w:val="NoSpacing"/>
        <w:numPr>
          <w:ilvl w:val="0"/>
          <w:numId w:val="6"/>
        </w:numPr>
        <w:rPr>
          <w:rFonts w:ascii="Calibri" w:hAnsi="Calibri" w:cs="Calibri"/>
          <w:sz w:val="20"/>
          <w:szCs w:val="20"/>
          <w:lang w:val="en-GB"/>
        </w:rPr>
      </w:pPr>
      <w:r w:rsidRPr="0073787F">
        <w:rPr>
          <w:rFonts w:ascii="Calibri" w:hAnsi="Calibri" w:cs="Calibri"/>
          <w:sz w:val="20"/>
          <w:szCs w:val="20"/>
          <w:lang w:val="en-GB"/>
        </w:rPr>
        <w:t>DocuSign (managed by Wiseflow)</w:t>
      </w:r>
    </w:p>
    <w:p w14:paraId="27CEAE43" w14:textId="40772743" w:rsidR="009B71A8" w:rsidRPr="0073787F" w:rsidRDefault="009B71A8" w:rsidP="00B15176">
      <w:pPr>
        <w:pStyle w:val="NoSpacing"/>
        <w:numPr>
          <w:ilvl w:val="1"/>
          <w:numId w:val="6"/>
        </w:numPr>
        <w:rPr>
          <w:rFonts w:ascii="Calibri" w:hAnsi="Calibri" w:cs="Calibri"/>
          <w:sz w:val="20"/>
          <w:szCs w:val="20"/>
          <w:lang w:val="en-GB"/>
        </w:rPr>
      </w:pPr>
      <w:r w:rsidRPr="0073787F">
        <w:rPr>
          <w:rFonts w:ascii="Calibri" w:hAnsi="Calibri" w:cs="Calibri"/>
          <w:sz w:val="20"/>
          <w:szCs w:val="20"/>
          <w:lang w:val="en-GB"/>
        </w:rPr>
        <w:t>Integration with DocuSign for electronic signatures on required compliance and contractual documents</w:t>
      </w:r>
      <w:ins w:id="135" w:author="David Sant" w:date="2025-11-26T09:44:00Z" w16du:dateUtc="2025-11-26T09:44:00Z">
        <w:r w:rsidR="000727C9">
          <w:rPr>
            <w:rFonts w:ascii="Calibri" w:hAnsi="Calibri" w:cs="Calibri"/>
            <w:sz w:val="20"/>
            <w:szCs w:val="20"/>
            <w:lang w:val="en-GB"/>
          </w:rPr>
          <w:t xml:space="preserve"> as required by Elavon</w:t>
        </w:r>
      </w:ins>
      <w:r w:rsidRPr="0073787F">
        <w:rPr>
          <w:rFonts w:ascii="Calibri" w:hAnsi="Calibri" w:cs="Calibri"/>
          <w:sz w:val="20"/>
          <w:szCs w:val="20"/>
          <w:lang w:val="en-GB"/>
        </w:rPr>
        <w:t>.</w:t>
      </w:r>
    </w:p>
    <w:p w14:paraId="3EFFFEE8" w14:textId="77777777" w:rsidR="009B71A8" w:rsidRPr="0073787F" w:rsidRDefault="009B71A8" w:rsidP="00B15176">
      <w:pPr>
        <w:pStyle w:val="NoSpacing"/>
        <w:numPr>
          <w:ilvl w:val="1"/>
          <w:numId w:val="6"/>
        </w:numPr>
        <w:rPr>
          <w:rFonts w:ascii="Calibri" w:hAnsi="Calibri" w:cs="Calibri"/>
          <w:sz w:val="20"/>
          <w:szCs w:val="20"/>
          <w:lang w:val="en-GB"/>
        </w:rPr>
      </w:pPr>
      <w:r w:rsidRPr="0073787F">
        <w:rPr>
          <w:rFonts w:ascii="Calibri" w:hAnsi="Calibri" w:cs="Calibri"/>
          <w:sz w:val="20"/>
          <w:szCs w:val="20"/>
          <w:lang w:val="en-GB"/>
        </w:rPr>
        <w:lastRenderedPageBreak/>
        <w:t>Supports pre-population of forms via Wiseflow’s API mapping, ensuring seamless end-to-end execution of agreements during onboarding.</w:t>
      </w:r>
    </w:p>
    <w:p w14:paraId="7DE2D774" w14:textId="77777777" w:rsidR="009B71A8" w:rsidRPr="00581782" w:rsidRDefault="009B71A8" w:rsidP="009B71A8">
      <w:pPr>
        <w:pStyle w:val="Heading2"/>
        <w:rPr>
          <w:rFonts w:ascii="Calibri" w:hAnsi="Calibri" w:cs="Calibri"/>
          <w:b/>
          <w:bCs/>
          <w:color w:val="auto"/>
          <w:sz w:val="20"/>
          <w:szCs w:val="20"/>
        </w:rPr>
      </w:pPr>
      <w:bookmarkStart w:id="136" w:name="_Toc208908528"/>
      <w:r w:rsidRPr="00581782">
        <w:rPr>
          <w:rFonts w:ascii="Calibri" w:hAnsi="Calibri" w:cs="Calibri"/>
          <w:b/>
          <w:bCs/>
          <w:color w:val="auto"/>
          <w:sz w:val="20"/>
          <w:szCs w:val="20"/>
        </w:rPr>
        <w:t>Agreed Setup</w:t>
      </w:r>
      <w:bookmarkEnd w:id="136"/>
    </w:p>
    <w:p w14:paraId="027080CB" w14:textId="4B68B8BF" w:rsidR="009B71A8" w:rsidRPr="0073787F" w:rsidRDefault="009B71A8" w:rsidP="009B71A8">
      <w:pPr>
        <w:pStyle w:val="NoSpacing"/>
        <w:rPr>
          <w:rFonts w:ascii="Calibri" w:hAnsi="Calibri" w:cs="Calibri"/>
          <w:sz w:val="20"/>
          <w:szCs w:val="20"/>
          <w:lang w:val="en-GB"/>
        </w:rPr>
      </w:pPr>
      <w:r w:rsidRPr="0073787F">
        <w:rPr>
          <w:rFonts w:ascii="Calibri" w:hAnsi="Calibri" w:cs="Calibri"/>
          <w:sz w:val="20"/>
          <w:szCs w:val="20"/>
          <w:lang w:val="en-GB"/>
        </w:rPr>
        <w:t>Wiseflow recommends a hybrid managed service model for Elavon’s Marriott Phase. This balances Elavon’s need for customisation with the robustness of Wiseflow’s API-driven platform.</w:t>
      </w:r>
    </w:p>
    <w:p w14:paraId="5A02D5CF" w14:textId="77777777" w:rsidR="009B71A8" w:rsidRPr="0073787F" w:rsidRDefault="009B71A8" w:rsidP="0090378A">
      <w:pPr>
        <w:pStyle w:val="NoSpacing"/>
        <w:pBdr>
          <w:bottom w:val="single" w:sz="4" w:space="0" w:color="auto"/>
        </w:pBdr>
        <w:rPr>
          <w:rFonts w:ascii="Calibri" w:hAnsi="Calibri" w:cs="Calibri"/>
          <w:sz w:val="20"/>
          <w:szCs w:val="20"/>
          <w:lang w:val="en-GB"/>
        </w:rPr>
      </w:pPr>
    </w:p>
    <w:p w14:paraId="2F3E8704" w14:textId="274FDBD2" w:rsidR="009B71A8" w:rsidRPr="0073787F" w:rsidRDefault="009B71A8" w:rsidP="009B71A8">
      <w:pPr>
        <w:pStyle w:val="NoSpacing"/>
        <w:rPr>
          <w:rFonts w:ascii="Calibri" w:hAnsi="Calibri" w:cs="Calibri"/>
          <w:b/>
          <w:bCs/>
          <w:sz w:val="20"/>
          <w:szCs w:val="20"/>
          <w:lang w:val="en-GB"/>
        </w:rPr>
      </w:pPr>
      <w:r w:rsidRPr="0073787F">
        <w:rPr>
          <w:rFonts w:ascii="Calibri" w:hAnsi="Calibri" w:cs="Calibri"/>
          <w:b/>
          <w:bCs/>
          <w:sz w:val="20"/>
          <w:szCs w:val="20"/>
          <w:lang w:val="en-GB"/>
        </w:rPr>
        <w:t xml:space="preserve">Hybrid Managed Service </w:t>
      </w:r>
    </w:p>
    <w:p w14:paraId="0CCE78FA" w14:textId="77777777" w:rsidR="009B71A8" w:rsidRPr="0073787F" w:rsidRDefault="009B71A8" w:rsidP="009B71A8">
      <w:pPr>
        <w:pStyle w:val="NoSpacing"/>
        <w:rPr>
          <w:rFonts w:ascii="Calibri" w:hAnsi="Calibri" w:cs="Calibri"/>
          <w:sz w:val="20"/>
          <w:szCs w:val="20"/>
          <w:lang w:val="en-GB"/>
        </w:rPr>
      </w:pPr>
    </w:p>
    <w:p w14:paraId="6803BE19" w14:textId="77777777" w:rsidR="009B71A8" w:rsidRPr="0073787F" w:rsidRDefault="009B71A8" w:rsidP="009B71A8">
      <w:pPr>
        <w:pStyle w:val="NoSpacing"/>
        <w:rPr>
          <w:rFonts w:ascii="Calibri" w:hAnsi="Calibri" w:cs="Calibri"/>
          <w:sz w:val="20"/>
          <w:szCs w:val="20"/>
          <w:lang w:val="en-GB"/>
        </w:rPr>
      </w:pPr>
      <w:r w:rsidRPr="0073787F">
        <w:rPr>
          <w:rFonts w:ascii="Calibri" w:hAnsi="Calibri" w:cs="Calibri"/>
          <w:sz w:val="20"/>
          <w:szCs w:val="20"/>
          <w:lang w:val="en-GB"/>
        </w:rPr>
        <w:t>A customised deployment, where Elavon receives a dedicated, white-labelled onboarding frontend asset integrated with a custom server layer. This server layer is built, hosted, and managed by Wiseflow on top of our core APIs, enabling full flexibility for Elavon-specific features while still leveraging our form builder and no-code tooling.</w:t>
      </w:r>
    </w:p>
    <w:p w14:paraId="72A0B685" w14:textId="77777777" w:rsidR="009B71A8" w:rsidRPr="0073787F" w:rsidRDefault="009B71A8" w:rsidP="009B71A8">
      <w:pPr>
        <w:pStyle w:val="NoSpacing"/>
        <w:rPr>
          <w:rFonts w:ascii="Calibri" w:hAnsi="Calibri" w:cs="Calibri"/>
          <w:sz w:val="20"/>
          <w:szCs w:val="20"/>
          <w:lang w:val="en-GB"/>
        </w:rPr>
      </w:pPr>
    </w:p>
    <w:p w14:paraId="1A870CAC" w14:textId="77777777" w:rsidR="009B71A8" w:rsidRPr="0073787F" w:rsidRDefault="009B71A8" w:rsidP="009B71A8">
      <w:pPr>
        <w:pStyle w:val="NoSpacing"/>
        <w:rPr>
          <w:rFonts w:ascii="Calibri" w:hAnsi="Calibri" w:cs="Calibri"/>
          <w:b/>
          <w:bCs/>
          <w:sz w:val="20"/>
          <w:szCs w:val="20"/>
          <w:lang w:val="en-GB"/>
        </w:rPr>
      </w:pPr>
      <w:r w:rsidRPr="0073787F">
        <w:rPr>
          <w:rFonts w:ascii="Calibri" w:hAnsi="Calibri" w:cs="Calibri"/>
          <w:b/>
          <w:bCs/>
          <w:sz w:val="20"/>
          <w:szCs w:val="20"/>
          <w:lang w:val="en-GB"/>
        </w:rPr>
        <w:t>Benefits</w:t>
      </w:r>
    </w:p>
    <w:p w14:paraId="49FDDBCE" w14:textId="77777777" w:rsidR="009B71A8" w:rsidRPr="0073787F" w:rsidRDefault="009B71A8" w:rsidP="009B71A8">
      <w:pPr>
        <w:pStyle w:val="NoSpacing"/>
        <w:rPr>
          <w:rFonts w:ascii="Calibri" w:hAnsi="Calibri" w:cs="Calibri"/>
          <w:sz w:val="20"/>
          <w:szCs w:val="20"/>
          <w:lang w:val="en-GB"/>
        </w:rPr>
      </w:pPr>
    </w:p>
    <w:p w14:paraId="2AE645F4" w14:textId="77777777" w:rsidR="009B71A8" w:rsidRPr="0073787F" w:rsidRDefault="009B71A8" w:rsidP="00B15176">
      <w:pPr>
        <w:pStyle w:val="NoSpacing"/>
        <w:numPr>
          <w:ilvl w:val="0"/>
          <w:numId w:val="2"/>
        </w:numPr>
        <w:rPr>
          <w:rFonts w:ascii="Calibri" w:hAnsi="Calibri" w:cs="Calibri"/>
          <w:sz w:val="20"/>
          <w:szCs w:val="20"/>
          <w:lang w:val="en-GB"/>
        </w:rPr>
      </w:pPr>
      <w:r w:rsidRPr="0073787F">
        <w:rPr>
          <w:rFonts w:ascii="Calibri" w:hAnsi="Calibri" w:cs="Calibri"/>
          <w:sz w:val="20"/>
          <w:szCs w:val="20"/>
          <w:lang w:val="en-GB"/>
        </w:rPr>
        <w:t>Fully branded onboarding experience (</w:t>
      </w:r>
      <w:hyperlink r:id="rId20" w:history="1">
        <w:r w:rsidRPr="0073787F">
          <w:rPr>
            <w:rStyle w:val="Hyperlink"/>
            <w:rFonts w:ascii="Calibri" w:hAnsi="Calibri" w:cs="Calibri"/>
            <w:color w:val="auto"/>
            <w:sz w:val="20"/>
            <w:szCs w:val="20"/>
            <w:lang w:val="en-GB"/>
          </w:rPr>
          <w:t>https://flow.elavon.eu</w:t>
        </w:r>
      </w:hyperlink>
      <w:r w:rsidRPr="0073787F">
        <w:rPr>
          <w:rFonts w:ascii="Calibri" w:hAnsi="Calibri" w:cs="Calibri"/>
          <w:sz w:val="20"/>
          <w:szCs w:val="20"/>
          <w:lang w:val="en-GB"/>
        </w:rPr>
        <w:t>).</w:t>
      </w:r>
    </w:p>
    <w:p w14:paraId="5F166C7E" w14:textId="77777777" w:rsidR="009B71A8" w:rsidRPr="0073787F" w:rsidRDefault="009B71A8" w:rsidP="00B15176">
      <w:pPr>
        <w:pStyle w:val="NoSpacing"/>
        <w:numPr>
          <w:ilvl w:val="0"/>
          <w:numId w:val="2"/>
        </w:numPr>
        <w:rPr>
          <w:rFonts w:ascii="Calibri" w:hAnsi="Calibri" w:cs="Calibri"/>
          <w:sz w:val="20"/>
          <w:szCs w:val="20"/>
          <w:lang w:val="en-GB"/>
        </w:rPr>
      </w:pPr>
      <w:r w:rsidRPr="0073787F">
        <w:rPr>
          <w:rFonts w:ascii="Calibri" w:hAnsi="Calibri" w:cs="Calibri"/>
          <w:sz w:val="20"/>
          <w:szCs w:val="20"/>
          <w:lang w:val="en-GB"/>
        </w:rPr>
        <w:t>Custom features built and maintained by Wiseflow (e.g. product catalogue editor, org chart certification).</w:t>
      </w:r>
    </w:p>
    <w:p w14:paraId="7A4D0938" w14:textId="77777777" w:rsidR="009B71A8" w:rsidRPr="0073787F" w:rsidRDefault="009B71A8" w:rsidP="00B15176">
      <w:pPr>
        <w:pStyle w:val="NoSpacing"/>
        <w:numPr>
          <w:ilvl w:val="0"/>
          <w:numId w:val="2"/>
        </w:numPr>
        <w:rPr>
          <w:rFonts w:ascii="Calibri" w:hAnsi="Calibri" w:cs="Calibri"/>
          <w:sz w:val="20"/>
          <w:szCs w:val="20"/>
          <w:lang w:val="en-GB"/>
        </w:rPr>
      </w:pPr>
      <w:r w:rsidRPr="0073787F">
        <w:rPr>
          <w:rFonts w:ascii="Calibri" w:hAnsi="Calibri" w:cs="Calibri"/>
          <w:sz w:val="20"/>
          <w:szCs w:val="20"/>
          <w:lang w:val="en-GB"/>
        </w:rPr>
        <w:t>Dedicated managed service layer for maximum flexibility.</w:t>
      </w:r>
    </w:p>
    <w:p w14:paraId="78679550" w14:textId="77777777" w:rsidR="009B71A8" w:rsidRPr="0073787F" w:rsidRDefault="009B71A8" w:rsidP="00B15176">
      <w:pPr>
        <w:pStyle w:val="NoSpacing"/>
        <w:numPr>
          <w:ilvl w:val="0"/>
          <w:numId w:val="2"/>
        </w:numPr>
        <w:rPr>
          <w:rFonts w:ascii="Calibri" w:hAnsi="Calibri" w:cs="Calibri"/>
          <w:sz w:val="20"/>
          <w:szCs w:val="20"/>
          <w:lang w:val="en-GB"/>
        </w:rPr>
      </w:pPr>
      <w:r w:rsidRPr="0073787F">
        <w:rPr>
          <w:rFonts w:ascii="Calibri" w:hAnsi="Calibri" w:cs="Calibri"/>
          <w:sz w:val="20"/>
          <w:szCs w:val="20"/>
          <w:lang w:val="en-GB"/>
        </w:rPr>
        <w:t>Enterprise-grade AWS hosting, security, and support.</w:t>
      </w:r>
    </w:p>
    <w:p w14:paraId="38D81486" w14:textId="77777777" w:rsidR="009B71A8" w:rsidRPr="0073787F" w:rsidRDefault="009B71A8" w:rsidP="009B71A8">
      <w:pPr>
        <w:pStyle w:val="NoSpacing"/>
        <w:rPr>
          <w:rFonts w:ascii="Calibri" w:hAnsi="Calibri" w:cs="Calibri"/>
          <w:sz w:val="20"/>
          <w:szCs w:val="20"/>
          <w:lang w:val="en-GB"/>
        </w:rPr>
      </w:pPr>
    </w:p>
    <w:p w14:paraId="54983943" w14:textId="77777777" w:rsidR="009B71A8" w:rsidRPr="0073787F" w:rsidRDefault="009B71A8" w:rsidP="009B71A8">
      <w:pPr>
        <w:pStyle w:val="NoSpacing"/>
        <w:rPr>
          <w:rFonts w:ascii="Calibri" w:hAnsi="Calibri" w:cs="Calibri"/>
          <w:b/>
          <w:bCs/>
          <w:sz w:val="20"/>
          <w:szCs w:val="20"/>
          <w:lang w:val="en-GB"/>
        </w:rPr>
      </w:pPr>
      <w:r w:rsidRPr="0073787F">
        <w:rPr>
          <w:rFonts w:ascii="Calibri" w:hAnsi="Calibri" w:cs="Calibri"/>
          <w:b/>
          <w:bCs/>
          <w:sz w:val="20"/>
          <w:szCs w:val="20"/>
          <w:lang w:val="en-GB"/>
        </w:rPr>
        <w:t>Inclusions:</w:t>
      </w:r>
    </w:p>
    <w:p w14:paraId="6ED99E59" w14:textId="77777777" w:rsidR="009B71A8" w:rsidRPr="0073787F" w:rsidRDefault="009B71A8" w:rsidP="009B71A8">
      <w:pPr>
        <w:pStyle w:val="NoSpacing"/>
        <w:rPr>
          <w:rFonts w:ascii="Calibri" w:hAnsi="Calibri" w:cs="Calibri"/>
          <w:sz w:val="20"/>
          <w:szCs w:val="20"/>
          <w:lang w:val="en-GB"/>
        </w:rPr>
      </w:pPr>
    </w:p>
    <w:p w14:paraId="2D9CA276" w14:textId="77777777" w:rsidR="009B71A8" w:rsidRPr="0073787F" w:rsidRDefault="009B71A8" w:rsidP="00B15176">
      <w:pPr>
        <w:pStyle w:val="NoSpacing"/>
        <w:numPr>
          <w:ilvl w:val="0"/>
          <w:numId w:val="3"/>
        </w:numPr>
        <w:rPr>
          <w:rFonts w:ascii="Calibri" w:hAnsi="Calibri" w:cs="Calibri"/>
          <w:sz w:val="20"/>
          <w:szCs w:val="20"/>
          <w:lang w:val="en-GB"/>
        </w:rPr>
      </w:pPr>
      <w:r w:rsidRPr="0073787F">
        <w:rPr>
          <w:rFonts w:ascii="Calibri" w:hAnsi="Calibri" w:cs="Calibri"/>
          <w:sz w:val="20"/>
          <w:szCs w:val="20"/>
          <w:lang w:val="en-GB"/>
        </w:rPr>
        <w:t>AWS Cloud Infrastructure setup (VPC, ECS, RDS, networking, security groups).</w:t>
      </w:r>
    </w:p>
    <w:p w14:paraId="6D115285" w14:textId="78DD7731" w:rsidR="009B71A8" w:rsidRPr="0073787F" w:rsidRDefault="009B71A8" w:rsidP="00B15176">
      <w:pPr>
        <w:pStyle w:val="NoSpacing"/>
        <w:numPr>
          <w:ilvl w:val="0"/>
          <w:numId w:val="3"/>
        </w:numPr>
        <w:rPr>
          <w:rFonts w:ascii="Calibri" w:hAnsi="Calibri" w:cs="Calibri"/>
          <w:sz w:val="20"/>
          <w:szCs w:val="20"/>
          <w:lang w:val="en-GB"/>
        </w:rPr>
      </w:pPr>
      <w:r w:rsidRPr="0073787F">
        <w:rPr>
          <w:rFonts w:ascii="Calibri" w:hAnsi="Calibri" w:cs="Calibri"/>
          <w:sz w:val="20"/>
          <w:szCs w:val="20"/>
          <w:lang w:val="en-GB"/>
        </w:rPr>
        <w:t>White-labelling and jurisdiction-specific configuration</w:t>
      </w:r>
      <w:ins w:id="137" w:author="David Sant" w:date="2025-11-26T09:48:00Z" w16du:dateUtc="2025-11-26T09:48:00Z">
        <w:r w:rsidR="00577934">
          <w:rPr>
            <w:rFonts w:ascii="Calibri" w:hAnsi="Calibri" w:cs="Calibri"/>
            <w:sz w:val="20"/>
            <w:szCs w:val="20"/>
            <w:lang w:val="en-GB"/>
          </w:rPr>
          <w:t xml:space="preserve"> based on Elavon’s requirements</w:t>
        </w:r>
      </w:ins>
      <w:r w:rsidRPr="0073787F">
        <w:rPr>
          <w:rFonts w:ascii="Calibri" w:hAnsi="Calibri" w:cs="Calibri"/>
          <w:sz w:val="20"/>
          <w:szCs w:val="20"/>
          <w:lang w:val="en-GB"/>
        </w:rPr>
        <w:t>.</w:t>
      </w:r>
    </w:p>
    <w:p w14:paraId="4C97A75C" w14:textId="0DA7C5F5" w:rsidR="009B71A8" w:rsidRPr="0073787F" w:rsidRDefault="009B71A8" w:rsidP="00B15176">
      <w:pPr>
        <w:pStyle w:val="NoSpacing"/>
        <w:numPr>
          <w:ilvl w:val="0"/>
          <w:numId w:val="3"/>
        </w:numPr>
        <w:rPr>
          <w:rFonts w:ascii="Calibri" w:hAnsi="Calibri" w:cs="Calibri"/>
          <w:sz w:val="20"/>
          <w:szCs w:val="20"/>
          <w:lang w:val="en-GB"/>
        </w:rPr>
      </w:pPr>
      <w:r w:rsidRPr="0073787F">
        <w:rPr>
          <w:rFonts w:ascii="Calibri" w:hAnsi="Calibri" w:cs="Calibri"/>
          <w:sz w:val="20"/>
          <w:szCs w:val="20"/>
          <w:lang w:val="en-GB"/>
        </w:rPr>
        <w:t xml:space="preserve">Initial onboarding flows (Marriott </w:t>
      </w:r>
      <w:r w:rsidR="00D05F3E">
        <w:rPr>
          <w:rFonts w:ascii="Calibri" w:hAnsi="Calibri" w:cs="Calibri"/>
          <w:sz w:val="20"/>
          <w:szCs w:val="20"/>
          <w:lang w:val="en-GB"/>
        </w:rPr>
        <w:t>phase</w:t>
      </w:r>
      <w:r w:rsidRPr="0073787F">
        <w:rPr>
          <w:rFonts w:ascii="Calibri" w:hAnsi="Calibri" w:cs="Calibri"/>
          <w:sz w:val="20"/>
          <w:szCs w:val="20"/>
          <w:lang w:val="en-GB"/>
        </w:rPr>
        <w:t xml:space="preserve"> + UK, France, Germany).</w:t>
      </w:r>
    </w:p>
    <w:p w14:paraId="70FC55C0" w14:textId="77777777" w:rsidR="009B71A8" w:rsidRPr="0073787F" w:rsidRDefault="009B71A8" w:rsidP="00B15176">
      <w:pPr>
        <w:pStyle w:val="NoSpacing"/>
        <w:numPr>
          <w:ilvl w:val="0"/>
          <w:numId w:val="3"/>
        </w:numPr>
        <w:rPr>
          <w:rFonts w:ascii="Calibri" w:hAnsi="Calibri" w:cs="Calibri"/>
          <w:sz w:val="20"/>
          <w:szCs w:val="20"/>
          <w:lang w:val="en-GB"/>
        </w:rPr>
      </w:pPr>
      <w:commentRangeStart w:id="138"/>
      <w:r w:rsidRPr="0073787F">
        <w:rPr>
          <w:rFonts w:ascii="Calibri" w:hAnsi="Calibri" w:cs="Calibri"/>
          <w:sz w:val="20"/>
          <w:szCs w:val="20"/>
          <w:lang w:val="en-GB"/>
        </w:rPr>
        <w:t>MFA / SSO / SAML integration with Elavon’s IdP.</w:t>
      </w:r>
      <w:commentRangeEnd w:id="138"/>
      <w:r w:rsidR="00DF4534">
        <w:rPr>
          <w:rStyle w:val="CommentReference"/>
          <w:lang w:val="en-GB"/>
        </w:rPr>
        <w:commentReference w:id="138"/>
      </w:r>
    </w:p>
    <w:p w14:paraId="02D3E1A7" w14:textId="77777777" w:rsidR="00C82FF5" w:rsidRDefault="00000000">
      <w:pPr>
        <w:pStyle w:val="NoSpacing"/>
      </w:pPr>
      <w:r>
        <w:t>Where MFA is required, Wiseflow shall integrate with Auth0 or such other identity provider as agreed between the parties. MFA is an optional add-on feature subject to additional configuration fees as set out in Appendix C.</w:t>
      </w:r>
    </w:p>
    <w:p w14:paraId="1B72A515" w14:textId="77777777" w:rsidR="009B71A8" w:rsidRPr="0073787F" w:rsidRDefault="009B71A8" w:rsidP="00B15176">
      <w:pPr>
        <w:pStyle w:val="NoSpacing"/>
        <w:numPr>
          <w:ilvl w:val="0"/>
          <w:numId w:val="3"/>
        </w:numPr>
        <w:rPr>
          <w:rFonts w:ascii="Calibri" w:hAnsi="Calibri" w:cs="Calibri"/>
          <w:sz w:val="20"/>
          <w:szCs w:val="20"/>
          <w:lang w:val="en-GB"/>
        </w:rPr>
      </w:pPr>
      <w:r w:rsidRPr="0073787F">
        <w:rPr>
          <w:rFonts w:ascii="Calibri" w:hAnsi="Calibri" w:cs="Calibri"/>
          <w:sz w:val="20"/>
          <w:szCs w:val="20"/>
          <w:lang w:val="en-GB"/>
        </w:rPr>
        <w:t>Custom features in scope.</w:t>
      </w:r>
    </w:p>
    <w:p w14:paraId="1833D3B3" w14:textId="5303B686" w:rsidR="009B71A8" w:rsidRPr="0073787F" w:rsidRDefault="009B71A8" w:rsidP="00B15176">
      <w:pPr>
        <w:pStyle w:val="NoSpacing"/>
        <w:numPr>
          <w:ilvl w:val="0"/>
          <w:numId w:val="3"/>
        </w:numPr>
        <w:rPr>
          <w:rFonts w:ascii="Calibri" w:hAnsi="Calibri" w:cs="Calibri"/>
          <w:sz w:val="20"/>
          <w:szCs w:val="20"/>
          <w:lang w:val="en-GB"/>
        </w:rPr>
      </w:pPr>
      <w:r w:rsidRPr="0073787F">
        <w:rPr>
          <w:rFonts w:ascii="Calibri" w:hAnsi="Calibri" w:cs="Calibri"/>
          <w:sz w:val="20"/>
          <w:szCs w:val="20"/>
          <w:lang w:val="en-GB"/>
        </w:rPr>
        <w:t xml:space="preserve">Technical support and knowledge transfer during </w:t>
      </w:r>
      <w:r w:rsidR="00D05F3E">
        <w:rPr>
          <w:rFonts w:ascii="Calibri" w:hAnsi="Calibri" w:cs="Calibri"/>
          <w:sz w:val="20"/>
          <w:szCs w:val="20"/>
          <w:lang w:val="en-GB"/>
        </w:rPr>
        <w:t>Phase 1 (Marriott)</w:t>
      </w:r>
      <w:r w:rsidRPr="0073787F">
        <w:rPr>
          <w:rFonts w:ascii="Calibri" w:hAnsi="Calibri" w:cs="Calibri"/>
          <w:sz w:val="20"/>
          <w:szCs w:val="20"/>
          <w:lang w:val="en-GB"/>
        </w:rPr>
        <w:t>.</w:t>
      </w:r>
    </w:p>
    <w:p w14:paraId="174D2EEE" w14:textId="77777777" w:rsidR="009B71A8" w:rsidRPr="0073787F" w:rsidRDefault="009B71A8" w:rsidP="009B71A8">
      <w:pPr>
        <w:pStyle w:val="NoSpacing"/>
        <w:rPr>
          <w:rFonts w:ascii="Calibri" w:hAnsi="Calibri" w:cs="Calibri"/>
          <w:sz w:val="20"/>
          <w:szCs w:val="20"/>
          <w:lang w:val="en-GB"/>
        </w:rPr>
      </w:pPr>
    </w:p>
    <w:p w14:paraId="6238DAF8" w14:textId="77777777" w:rsidR="009B71A8" w:rsidRPr="0073787F" w:rsidRDefault="009B71A8" w:rsidP="009B71A8">
      <w:pPr>
        <w:pStyle w:val="NoSpacing"/>
        <w:rPr>
          <w:rFonts w:ascii="Calibri" w:hAnsi="Calibri" w:cs="Calibri"/>
          <w:b/>
          <w:bCs/>
          <w:sz w:val="20"/>
          <w:szCs w:val="20"/>
          <w:lang w:val="en-GB"/>
        </w:rPr>
      </w:pPr>
      <w:r w:rsidRPr="0073787F">
        <w:rPr>
          <w:rFonts w:ascii="Calibri" w:hAnsi="Calibri" w:cs="Calibri"/>
          <w:b/>
          <w:bCs/>
          <w:sz w:val="20"/>
          <w:szCs w:val="20"/>
          <w:lang w:val="en-GB"/>
        </w:rPr>
        <w:t>Breakdown:</w:t>
      </w:r>
    </w:p>
    <w:p w14:paraId="3A355807" w14:textId="77777777" w:rsidR="009B71A8" w:rsidRPr="0073787F" w:rsidRDefault="009B71A8" w:rsidP="009B71A8">
      <w:pPr>
        <w:pStyle w:val="NoSpacing"/>
        <w:rPr>
          <w:rFonts w:ascii="Calibri" w:hAnsi="Calibri" w:cs="Calibri"/>
          <w:sz w:val="20"/>
          <w:szCs w:val="20"/>
          <w:lang w:val="en-GB"/>
        </w:rPr>
      </w:pPr>
    </w:p>
    <w:p w14:paraId="2B7EC8A8" w14:textId="77777777" w:rsidR="009B71A8" w:rsidRPr="0073787F" w:rsidRDefault="009B71A8" w:rsidP="00B15176">
      <w:pPr>
        <w:pStyle w:val="NoSpacing"/>
        <w:numPr>
          <w:ilvl w:val="0"/>
          <w:numId w:val="4"/>
        </w:numPr>
        <w:rPr>
          <w:rFonts w:ascii="Calibri" w:hAnsi="Calibri" w:cs="Calibri"/>
          <w:sz w:val="20"/>
          <w:szCs w:val="20"/>
          <w:lang w:val="en-GB"/>
        </w:rPr>
      </w:pPr>
      <w:r w:rsidRPr="0073787F">
        <w:rPr>
          <w:rFonts w:ascii="Calibri" w:hAnsi="Calibri" w:cs="Calibri"/>
          <w:sz w:val="20"/>
          <w:szCs w:val="20"/>
          <w:lang w:val="en-GB"/>
        </w:rPr>
        <w:t>Configuration of AWS Cloud Infrastructure</w:t>
      </w:r>
    </w:p>
    <w:p w14:paraId="39E48CC7" w14:textId="77777777" w:rsidR="009B71A8" w:rsidRPr="0073787F" w:rsidRDefault="009B71A8" w:rsidP="00B15176">
      <w:pPr>
        <w:pStyle w:val="NoSpacing"/>
        <w:numPr>
          <w:ilvl w:val="1"/>
          <w:numId w:val="4"/>
        </w:numPr>
        <w:rPr>
          <w:rFonts w:ascii="Calibri" w:hAnsi="Calibri" w:cs="Calibri"/>
          <w:sz w:val="20"/>
          <w:szCs w:val="20"/>
          <w:lang w:val="en-GB"/>
        </w:rPr>
      </w:pPr>
      <w:r w:rsidRPr="0073787F">
        <w:rPr>
          <w:rFonts w:ascii="Calibri" w:hAnsi="Calibri" w:cs="Calibri"/>
          <w:sz w:val="20"/>
          <w:szCs w:val="20"/>
          <w:lang w:val="en-GB"/>
        </w:rPr>
        <w:t>Provisioning of isolated environments (VPC, ECS, RDS, networking, security groups) in eu-west-2.</w:t>
      </w:r>
    </w:p>
    <w:p w14:paraId="0FF98D88" w14:textId="77777777" w:rsidR="009B71A8" w:rsidRPr="0073787F" w:rsidRDefault="009B71A8" w:rsidP="00B15176">
      <w:pPr>
        <w:pStyle w:val="NoSpacing"/>
        <w:numPr>
          <w:ilvl w:val="0"/>
          <w:numId w:val="4"/>
        </w:numPr>
        <w:rPr>
          <w:rFonts w:ascii="Calibri" w:hAnsi="Calibri" w:cs="Calibri"/>
          <w:sz w:val="20"/>
          <w:szCs w:val="20"/>
          <w:lang w:val="en-GB"/>
        </w:rPr>
      </w:pPr>
      <w:r w:rsidRPr="0073787F">
        <w:rPr>
          <w:rFonts w:ascii="Calibri" w:hAnsi="Calibri" w:cs="Calibri"/>
          <w:sz w:val="20"/>
          <w:szCs w:val="20"/>
          <w:lang w:val="en-GB"/>
        </w:rPr>
        <w:t>Customisation Support (Standard)</w:t>
      </w:r>
    </w:p>
    <w:p w14:paraId="73B748B6" w14:textId="77777777" w:rsidR="009B71A8" w:rsidRPr="0073787F" w:rsidRDefault="009B71A8" w:rsidP="00B15176">
      <w:pPr>
        <w:pStyle w:val="NoSpacing"/>
        <w:numPr>
          <w:ilvl w:val="1"/>
          <w:numId w:val="4"/>
        </w:numPr>
        <w:rPr>
          <w:rFonts w:ascii="Calibri" w:hAnsi="Calibri" w:cs="Calibri"/>
          <w:sz w:val="20"/>
          <w:szCs w:val="20"/>
          <w:lang w:val="en-GB"/>
        </w:rPr>
      </w:pPr>
      <w:r w:rsidRPr="0073787F">
        <w:rPr>
          <w:rFonts w:ascii="Calibri" w:hAnsi="Calibri" w:cs="Calibri"/>
          <w:sz w:val="20"/>
          <w:szCs w:val="20"/>
          <w:lang w:val="en-GB"/>
        </w:rPr>
        <w:t>White-labelling (URLs, email domains, branding) and jurisdiction-specific configuration.</w:t>
      </w:r>
    </w:p>
    <w:p w14:paraId="596D51B2" w14:textId="77777777" w:rsidR="009B71A8" w:rsidRPr="0073787F" w:rsidRDefault="009B71A8" w:rsidP="00B15176">
      <w:pPr>
        <w:pStyle w:val="NoSpacing"/>
        <w:numPr>
          <w:ilvl w:val="0"/>
          <w:numId w:val="4"/>
        </w:numPr>
        <w:rPr>
          <w:rFonts w:ascii="Calibri" w:hAnsi="Calibri" w:cs="Calibri"/>
          <w:sz w:val="20"/>
          <w:szCs w:val="20"/>
          <w:lang w:val="en-GB"/>
        </w:rPr>
      </w:pPr>
      <w:r w:rsidRPr="0073787F">
        <w:rPr>
          <w:rFonts w:ascii="Calibri" w:hAnsi="Calibri" w:cs="Calibri"/>
          <w:sz w:val="20"/>
          <w:szCs w:val="20"/>
          <w:lang w:val="en-GB"/>
        </w:rPr>
        <w:t>Initial Flows Created</w:t>
      </w:r>
    </w:p>
    <w:p w14:paraId="51E402F0" w14:textId="4C71A741" w:rsidR="009B71A8" w:rsidRPr="0073787F" w:rsidRDefault="009B71A8" w:rsidP="00B15176">
      <w:pPr>
        <w:pStyle w:val="NoSpacing"/>
        <w:numPr>
          <w:ilvl w:val="1"/>
          <w:numId w:val="4"/>
        </w:numPr>
        <w:rPr>
          <w:rFonts w:ascii="Calibri" w:hAnsi="Calibri" w:cs="Calibri"/>
          <w:sz w:val="20"/>
          <w:szCs w:val="20"/>
          <w:lang w:val="en-GB"/>
        </w:rPr>
      </w:pPr>
      <w:r w:rsidRPr="0073787F">
        <w:rPr>
          <w:rFonts w:ascii="Calibri" w:hAnsi="Calibri" w:cs="Calibri"/>
          <w:sz w:val="20"/>
          <w:szCs w:val="20"/>
          <w:lang w:val="en-GB"/>
        </w:rPr>
        <w:t xml:space="preserve">Design and implementation of the first set of onboarding flows (Marriott </w:t>
      </w:r>
      <w:r w:rsidR="009F19B7">
        <w:rPr>
          <w:rFonts w:ascii="Calibri" w:hAnsi="Calibri" w:cs="Calibri"/>
          <w:sz w:val="20"/>
          <w:szCs w:val="20"/>
          <w:lang w:val="en-GB"/>
        </w:rPr>
        <w:t>Marriot Phase</w:t>
      </w:r>
      <w:r w:rsidRPr="0073787F">
        <w:rPr>
          <w:rFonts w:ascii="Calibri" w:hAnsi="Calibri" w:cs="Calibri"/>
          <w:sz w:val="20"/>
          <w:szCs w:val="20"/>
          <w:lang w:val="en-GB"/>
        </w:rPr>
        <w:t xml:space="preserve"> + UK, France, Germany)</w:t>
      </w:r>
      <w:ins w:id="139" w:author="David Sant" w:date="2025-11-26T09:48:00Z" w16du:dateUtc="2025-11-26T09:48:00Z">
        <w:r w:rsidR="004F0644">
          <w:rPr>
            <w:rFonts w:ascii="Calibri" w:hAnsi="Calibri" w:cs="Calibri"/>
            <w:sz w:val="20"/>
            <w:szCs w:val="20"/>
            <w:lang w:val="en-GB"/>
          </w:rPr>
          <w:t xml:space="preserve"> based on Elavon’s requirements</w:t>
        </w:r>
      </w:ins>
      <w:r w:rsidRPr="0073787F">
        <w:rPr>
          <w:rFonts w:ascii="Calibri" w:hAnsi="Calibri" w:cs="Calibri"/>
          <w:sz w:val="20"/>
          <w:szCs w:val="20"/>
          <w:lang w:val="en-GB"/>
        </w:rPr>
        <w:t>.</w:t>
      </w:r>
    </w:p>
    <w:p w14:paraId="335192E5" w14:textId="77777777" w:rsidR="009B71A8" w:rsidRPr="0073787F" w:rsidRDefault="009B71A8" w:rsidP="00B15176">
      <w:pPr>
        <w:pStyle w:val="NoSpacing"/>
        <w:numPr>
          <w:ilvl w:val="0"/>
          <w:numId w:val="4"/>
        </w:numPr>
        <w:rPr>
          <w:rFonts w:ascii="Calibri" w:hAnsi="Calibri" w:cs="Calibri"/>
          <w:sz w:val="20"/>
          <w:szCs w:val="20"/>
          <w:lang w:val="en-GB"/>
        </w:rPr>
      </w:pPr>
      <w:r w:rsidRPr="0073787F">
        <w:rPr>
          <w:rFonts w:ascii="Calibri" w:hAnsi="Calibri" w:cs="Calibri"/>
          <w:sz w:val="20"/>
          <w:szCs w:val="20"/>
          <w:lang w:val="en-GB"/>
        </w:rPr>
        <w:t>MFA / SSO / SAML Configuration</w:t>
      </w:r>
    </w:p>
    <w:p w14:paraId="5B7D2FA2" w14:textId="77777777" w:rsidR="009B71A8" w:rsidRPr="0073787F" w:rsidRDefault="009B71A8" w:rsidP="00B15176">
      <w:pPr>
        <w:pStyle w:val="NoSpacing"/>
        <w:numPr>
          <w:ilvl w:val="1"/>
          <w:numId w:val="4"/>
        </w:numPr>
        <w:rPr>
          <w:rFonts w:ascii="Calibri" w:hAnsi="Calibri" w:cs="Calibri"/>
          <w:sz w:val="20"/>
          <w:szCs w:val="20"/>
          <w:lang w:val="en-GB"/>
        </w:rPr>
      </w:pPr>
      <w:commentRangeStart w:id="140"/>
      <w:r w:rsidRPr="0073787F">
        <w:rPr>
          <w:rFonts w:ascii="Calibri" w:hAnsi="Calibri" w:cs="Calibri"/>
          <w:sz w:val="20"/>
          <w:szCs w:val="20"/>
          <w:lang w:val="en-GB"/>
        </w:rPr>
        <w:t>Integration with Elavon’s identity provider for enterprise authentication.</w:t>
      </w:r>
      <w:commentRangeEnd w:id="140"/>
      <w:r w:rsidR="00C925D6">
        <w:rPr>
          <w:rStyle w:val="CommentReference"/>
          <w:lang w:val="en-GB"/>
        </w:rPr>
        <w:commentReference w:id="140"/>
      </w:r>
    </w:p>
    <w:p w14:paraId="6C994EE3" w14:textId="77777777" w:rsidR="009B71A8" w:rsidRPr="0073787F" w:rsidRDefault="009B71A8" w:rsidP="00B15176">
      <w:pPr>
        <w:pStyle w:val="NoSpacing"/>
        <w:numPr>
          <w:ilvl w:val="0"/>
          <w:numId w:val="4"/>
        </w:numPr>
        <w:rPr>
          <w:rFonts w:ascii="Calibri" w:hAnsi="Calibri" w:cs="Calibri"/>
          <w:sz w:val="20"/>
          <w:szCs w:val="20"/>
          <w:lang w:val="en-GB"/>
        </w:rPr>
      </w:pPr>
      <w:r w:rsidRPr="0073787F">
        <w:rPr>
          <w:rFonts w:ascii="Calibri" w:hAnsi="Calibri" w:cs="Calibri"/>
          <w:sz w:val="20"/>
          <w:szCs w:val="20"/>
          <w:lang w:val="en-GB"/>
        </w:rPr>
        <w:t>Support</w:t>
      </w:r>
    </w:p>
    <w:p w14:paraId="50745007" w14:textId="326A3AFA" w:rsidR="009B71A8" w:rsidRPr="0073787F" w:rsidRDefault="009B71A8" w:rsidP="00B15176">
      <w:pPr>
        <w:pStyle w:val="NoSpacing"/>
        <w:numPr>
          <w:ilvl w:val="1"/>
          <w:numId w:val="4"/>
        </w:numPr>
        <w:rPr>
          <w:rFonts w:ascii="Calibri" w:hAnsi="Calibri" w:cs="Calibri"/>
          <w:sz w:val="20"/>
          <w:szCs w:val="20"/>
          <w:lang w:val="en-GB"/>
        </w:rPr>
      </w:pPr>
      <w:r w:rsidRPr="0073787F">
        <w:rPr>
          <w:rFonts w:ascii="Calibri" w:hAnsi="Calibri" w:cs="Calibri"/>
          <w:sz w:val="20"/>
          <w:szCs w:val="20"/>
          <w:lang w:val="en-GB"/>
        </w:rPr>
        <w:t xml:space="preserve">Technical assistance and knowledge transfer during the </w:t>
      </w:r>
      <w:r w:rsidR="009F19B7">
        <w:rPr>
          <w:rFonts w:ascii="Calibri" w:hAnsi="Calibri" w:cs="Calibri"/>
          <w:sz w:val="20"/>
          <w:szCs w:val="20"/>
          <w:lang w:val="en-GB"/>
        </w:rPr>
        <w:t>phase 1</w:t>
      </w:r>
      <w:r w:rsidRPr="0073787F">
        <w:rPr>
          <w:rFonts w:ascii="Calibri" w:hAnsi="Calibri" w:cs="Calibri"/>
          <w:sz w:val="20"/>
          <w:szCs w:val="20"/>
          <w:lang w:val="en-GB"/>
        </w:rPr>
        <w:t xml:space="preserve"> setup phase.</w:t>
      </w:r>
    </w:p>
    <w:p w14:paraId="192EF63C" w14:textId="77777777" w:rsidR="009B71A8" w:rsidRPr="0073787F" w:rsidRDefault="009B71A8" w:rsidP="00B15176">
      <w:pPr>
        <w:pStyle w:val="NoSpacing"/>
        <w:numPr>
          <w:ilvl w:val="0"/>
          <w:numId w:val="4"/>
        </w:numPr>
        <w:rPr>
          <w:rFonts w:ascii="Calibri" w:hAnsi="Calibri" w:cs="Calibri"/>
          <w:sz w:val="20"/>
          <w:szCs w:val="20"/>
          <w:lang w:val="en-GB"/>
        </w:rPr>
      </w:pPr>
      <w:r w:rsidRPr="0073787F">
        <w:rPr>
          <w:rFonts w:ascii="Calibri" w:hAnsi="Calibri" w:cs="Calibri"/>
          <w:sz w:val="20"/>
          <w:szCs w:val="20"/>
          <w:lang w:val="en-GB"/>
        </w:rPr>
        <w:t>Custom Server Layer &amp; Onboarding Asset</w:t>
      </w:r>
    </w:p>
    <w:p w14:paraId="39A91F88" w14:textId="77777777" w:rsidR="009B71A8" w:rsidRPr="0073787F" w:rsidRDefault="009B71A8" w:rsidP="00B15176">
      <w:pPr>
        <w:pStyle w:val="NoSpacing"/>
        <w:numPr>
          <w:ilvl w:val="1"/>
          <w:numId w:val="4"/>
        </w:numPr>
        <w:rPr>
          <w:rFonts w:ascii="Calibri" w:hAnsi="Calibri" w:cs="Calibri"/>
          <w:sz w:val="20"/>
          <w:szCs w:val="20"/>
          <w:lang w:val="en-GB"/>
        </w:rPr>
      </w:pPr>
      <w:r w:rsidRPr="0073787F">
        <w:rPr>
          <w:rFonts w:ascii="Calibri" w:hAnsi="Calibri" w:cs="Calibri"/>
          <w:sz w:val="20"/>
          <w:szCs w:val="20"/>
          <w:lang w:val="en-GB"/>
        </w:rPr>
        <w:t>Build, host, and manage a dedicated server layer for Elavon.</w:t>
      </w:r>
    </w:p>
    <w:p w14:paraId="282B860A" w14:textId="77777777" w:rsidR="009B71A8" w:rsidRPr="0073787F" w:rsidRDefault="009B71A8" w:rsidP="00B15176">
      <w:pPr>
        <w:pStyle w:val="NoSpacing"/>
        <w:numPr>
          <w:ilvl w:val="1"/>
          <w:numId w:val="4"/>
        </w:numPr>
        <w:rPr>
          <w:rFonts w:ascii="Calibri" w:hAnsi="Calibri" w:cs="Calibri"/>
          <w:sz w:val="20"/>
          <w:szCs w:val="20"/>
          <w:lang w:val="en-GB"/>
        </w:rPr>
      </w:pPr>
      <w:r w:rsidRPr="0073787F">
        <w:rPr>
          <w:rFonts w:ascii="Calibri" w:hAnsi="Calibri" w:cs="Calibri"/>
          <w:sz w:val="20"/>
          <w:szCs w:val="20"/>
          <w:lang w:val="en-GB"/>
        </w:rPr>
        <w:t>Delivery of a custom, white-labelled onboarding frontend asset.</w:t>
      </w:r>
    </w:p>
    <w:p w14:paraId="28C1FB1C" w14:textId="77777777" w:rsidR="009B71A8" w:rsidRPr="0073787F" w:rsidRDefault="009B71A8" w:rsidP="00B15176">
      <w:pPr>
        <w:pStyle w:val="NoSpacing"/>
        <w:numPr>
          <w:ilvl w:val="1"/>
          <w:numId w:val="4"/>
        </w:numPr>
        <w:rPr>
          <w:rFonts w:ascii="Calibri" w:hAnsi="Calibri" w:cs="Calibri"/>
          <w:sz w:val="20"/>
          <w:szCs w:val="20"/>
          <w:lang w:val="en-GB"/>
        </w:rPr>
      </w:pPr>
      <w:r w:rsidRPr="0073787F">
        <w:rPr>
          <w:rFonts w:ascii="Calibri" w:hAnsi="Calibri" w:cs="Calibri"/>
          <w:sz w:val="20"/>
          <w:szCs w:val="20"/>
          <w:lang w:val="en-GB"/>
        </w:rPr>
        <w:t>Integration with Wiseflow APIs for flexibility and bespoke functionality.</w:t>
      </w:r>
    </w:p>
    <w:p w14:paraId="34CB33F8" w14:textId="77777777" w:rsidR="009B71A8" w:rsidRPr="0073787F" w:rsidRDefault="009B71A8" w:rsidP="00B15176">
      <w:pPr>
        <w:pStyle w:val="NoSpacing"/>
        <w:numPr>
          <w:ilvl w:val="0"/>
          <w:numId w:val="4"/>
        </w:numPr>
        <w:rPr>
          <w:rFonts w:ascii="Calibri" w:hAnsi="Calibri" w:cs="Calibri"/>
          <w:sz w:val="20"/>
          <w:szCs w:val="20"/>
          <w:lang w:val="en-GB"/>
        </w:rPr>
      </w:pPr>
      <w:r w:rsidRPr="0073787F">
        <w:rPr>
          <w:rFonts w:ascii="Calibri" w:hAnsi="Calibri" w:cs="Calibri"/>
          <w:sz w:val="20"/>
          <w:szCs w:val="20"/>
          <w:lang w:val="en-GB"/>
        </w:rPr>
        <w:t>Custom Features In-Scope</w:t>
      </w:r>
    </w:p>
    <w:p w14:paraId="72957FEA" w14:textId="77777777" w:rsidR="009B71A8" w:rsidRPr="0073787F" w:rsidRDefault="009B71A8" w:rsidP="00B15176">
      <w:pPr>
        <w:pStyle w:val="NoSpacing"/>
        <w:numPr>
          <w:ilvl w:val="1"/>
          <w:numId w:val="4"/>
        </w:numPr>
        <w:rPr>
          <w:rFonts w:ascii="Calibri" w:hAnsi="Calibri" w:cs="Calibri"/>
          <w:sz w:val="20"/>
          <w:szCs w:val="20"/>
          <w:lang w:val="en-GB"/>
        </w:rPr>
      </w:pPr>
      <w:r w:rsidRPr="0073787F">
        <w:rPr>
          <w:rFonts w:ascii="Calibri" w:hAnsi="Calibri" w:cs="Calibri"/>
          <w:sz w:val="20"/>
          <w:szCs w:val="20"/>
          <w:lang w:val="en-GB"/>
        </w:rPr>
        <w:t>Product catalogue/pricing database &amp; editor.</w:t>
      </w:r>
    </w:p>
    <w:p w14:paraId="6C593781" w14:textId="77777777" w:rsidR="009B71A8" w:rsidRPr="0073787F" w:rsidRDefault="009B71A8" w:rsidP="00B15176">
      <w:pPr>
        <w:pStyle w:val="NoSpacing"/>
        <w:numPr>
          <w:ilvl w:val="1"/>
          <w:numId w:val="4"/>
        </w:numPr>
        <w:rPr>
          <w:rFonts w:ascii="Calibri" w:hAnsi="Calibri" w:cs="Calibri"/>
          <w:sz w:val="20"/>
          <w:szCs w:val="20"/>
          <w:lang w:val="en-GB"/>
        </w:rPr>
      </w:pPr>
      <w:r w:rsidRPr="0073787F">
        <w:rPr>
          <w:rFonts w:ascii="Calibri" w:hAnsi="Calibri" w:cs="Calibri"/>
          <w:sz w:val="20"/>
          <w:szCs w:val="20"/>
          <w:lang w:val="en-GB"/>
        </w:rPr>
        <w:t>Org chart certification.</w:t>
      </w:r>
    </w:p>
    <w:p w14:paraId="5108CF40" w14:textId="77777777" w:rsidR="0090378A" w:rsidRDefault="0090378A" w:rsidP="003903B2">
      <w:pPr>
        <w:rPr>
          <w:rFonts w:ascii="Calibri" w:hAnsi="Calibri" w:cs="Calibri"/>
          <w:b/>
          <w:bCs/>
          <w:sz w:val="20"/>
          <w:szCs w:val="20"/>
        </w:rPr>
      </w:pPr>
    </w:p>
    <w:p w14:paraId="75FACF9E" w14:textId="77777777" w:rsidR="0090378A" w:rsidRDefault="0090378A" w:rsidP="003903B2">
      <w:pPr>
        <w:rPr>
          <w:rFonts w:ascii="Calibri" w:hAnsi="Calibri" w:cs="Calibri"/>
          <w:b/>
          <w:bCs/>
          <w:sz w:val="20"/>
          <w:szCs w:val="20"/>
        </w:rPr>
      </w:pPr>
    </w:p>
    <w:p w14:paraId="25B0B375" w14:textId="77777777" w:rsidR="0090378A" w:rsidRDefault="0090378A" w:rsidP="003903B2">
      <w:pPr>
        <w:rPr>
          <w:rFonts w:ascii="Calibri" w:hAnsi="Calibri" w:cs="Calibri"/>
          <w:b/>
          <w:bCs/>
          <w:sz w:val="20"/>
          <w:szCs w:val="20"/>
        </w:rPr>
      </w:pPr>
    </w:p>
    <w:p w14:paraId="0D9968EA" w14:textId="77777777" w:rsidR="0090378A" w:rsidRDefault="0090378A" w:rsidP="003903B2">
      <w:pPr>
        <w:rPr>
          <w:rFonts w:ascii="Calibri" w:hAnsi="Calibri" w:cs="Calibri"/>
          <w:b/>
          <w:bCs/>
          <w:sz w:val="20"/>
          <w:szCs w:val="20"/>
        </w:rPr>
      </w:pPr>
    </w:p>
    <w:p w14:paraId="1C6A0497" w14:textId="77777777" w:rsidR="0090378A" w:rsidRDefault="0090378A" w:rsidP="003903B2">
      <w:pPr>
        <w:rPr>
          <w:rFonts w:ascii="Calibri" w:hAnsi="Calibri" w:cs="Calibri"/>
          <w:b/>
          <w:bCs/>
          <w:sz w:val="20"/>
          <w:szCs w:val="20"/>
        </w:rPr>
      </w:pPr>
    </w:p>
    <w:p w14:paraId="455BD944" w14:textId="77777777" w:rsidR="0090378A" w:rsidRDefault="0090378A" w:rsidP="003903B2">
      <w:pPr>
        <w:rPr>
          <w:rFonts w:ascii="Calibri" w:hAnsi="Calibri" w:cs="Calibri"/>
          <w:b/>
          <w:bCs/>
          <w:sz w:val="20"/>
          <w:szCs w:val="20"/>
        </w:rPr>
      </w:pPr>
    </w:p>
    <w:p w14:paraId="0AB5F901" w14:textId="77777777" w:rsidR="0090378A" w:rsidRDefault="0090378A" w:rsidP="003903B2">
      <w:pPr>
        <w:rPr>
          <w:rFonts w:ascii="Calibri" w:hAnsi="Calibri" w:cs="Calibri"/>
          <w:b/>
          <w:bCs/>
          <w:sz w:val="20"/>
          <w:szCs w:val="20"/>
        </w:rPr>
      </w:pPr>
    </w:p>
    <w:p w14:paraId="62FF3A88" w14:textId="77777777" w:rsidR="0090378A" w:rsidRDefault="0090378A" w:rsidP="003903B2">
      <w:pPr>
        <w:rPr>
          <w:rFonts w:ascii="Calibri" w:hAnsi="Calibri" w:cs="Calibri"/>
          <w:b/>
          <w:bCs/>
          <w:sz w:val="20"/>
          <w:szCs w:val="20"/>
        </w:rPr>
      </w:pPr>
    </w:p>
    <w:p w14:paraId="28A76FC9" w14:textId="021E646C" w:rsidR="003903B2" w:rsidRPr="0073787F" w:rsidRDefault="003903B2" w:rsidP="003903B2">
      <w:pPr>
        <w:rPr>
          <w:rFonts w:ascii="Calibri" w:hAnsi="Calibri" w:cs="Calibri"/>
          <w:b/>
          <w:bCs/>
          <w:sz w:val="20"/>
          <w:szCs w:val="20"/>
        </w:rPr>
      </w:pPr>
      <w:r w:rsidRPr="0073787F">
        <w:rPr>
          <w:rFonts w:ascii="Calibri" w:hAnsi="Calibri" w:cs="Calibri"/>
          <w:b/>
          <w:bCs/>
          <w:sz w:val="20"/>
          <w:szCs w:val="20"/>
        </w:rPr>
        <w:t>A</w:t>
      </w:r>
      <w:r w:rsidR="007941A7">
        <w:rPr>
          <w:rFonts w:ascii="Calibri" w:hAnsi="Calibri" w:cs="Calibri"/>
          <w:b/>
          <w:bCs/>
          <w:sz w:val="20"/>
          <w:szCs w:val="20"/>
        </w:rPr>
        <w:t xml:space="preserve">ppendix B - </w:t>
      </w:r>
      <w:r w:rsidRPr="0073787F">
        <w:rPr>
          <w:rFonts w:ascii="Calibri" w:hAnsi="Calibri" w:cs="Calibri"/>
          <w:b/>
          <w:bCs/>
          <w:sz w:val="20"/>
          <w:szCs w:val="20"/>
        </w:rPr>
        <w:t xml:space="preserve"> Workflow Diagram</w:t>
      </w:r>
    </w:p>
    <w:p w14:paraId="3A783202" w14:textId="77777777" w:rsidR="003903B2" w:rsidRPr="0073787F" w:rsidRDefault="003903B2" w:rsidP="003903B2">
      <w:pPr>
        <w:rPr>
          <w:rFonts w:ascii="Calibri" w:hAnsi="Calibri" w:cs="Calibri"/>
          <w:sz w:val="20"/>
          <w:szCs w:val="20"/>
        </w:rPr>
      </w:pPr>
      <w:r w:rsidRPr="0073787F">
        <w:rPr>
          <w:rFonts w:ascii="Calibri" w:hAnsi="Calibri" w:cs="Calibri"/>
          <w:sz w:val="20"/>
          <w:szCs w:val="20"/>
        </w:rPr>
        <w:t>A detailed visual representation of the onboarding workflow is provided in the attached diagram. This diagram illustrates the end-to-end automation process, including data collection, formatting, application pack generation, and contract signing via DocuSign.</w:t>
      </w:r>
    </w:p>
    <w:p w14:paraId="1BA81C94" w14:textId="782873EC" w:rsidR="00E5025A" w:rsidRPr="0073787F" w:rsidRDefault="003C0E26" w:rsidP="003903B2">
      <w:pPr>
        <w:rPr>
          <w:rFonts w:ascii="Calibri" w:hAnsi="Calibri" w:cs="Calibri"/>
          <w:sz w:val="20"/>
          <w:szCs w:val="20"/>
        </w:rPr>
      </w:pPr>
      <w:r w:rsidRPr="0073787F">
        <w:t xml:space="preserve"> </w:t>
      </w:r>
      <w:r w:rsidRPr="0073787F">
        <w:rPr>
          <w:noProof/>
        </w:rPr>
        <w:drawing>
          <wp:inline distT="0" distB="0" distL="0" distR="0" wp14:anchorId="25F25139" wp14:editId="529819EF">
            <wp:extent cx="6409980" cy="2270760"/>
            <wp:effectExtent l="0" t="0" r="0" b="0"/>
            <wp:docPr id="950283142" name="Picture 1" descr="A diagram of a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rotWithShape="1">
                    <a:blip r:embed="rId21">
                      <a:extLst>
                        <a:ext uri="{28A0092B-C50C-407E-A947-70E740481C1C}">
                          <a14:useLocalDpi xmlns:a14="http://schemas.microsoft.com/office/drawing/2010/main" val="0"/>
                        </a:ext>
                      </a:extLst>
                    </a:blip>
                    <a:srcRect t="6047" b="8622"/>
                    <a:stretch>
                      <a:fillRect/>
                    </a:stretch>
                  </pic:blipFill>
                  <pic:spPr bwMode="auto">
                    <a:xfrm>
                      <a:off x="0" y="0"/>
                      <a:ext cx="6440488" cy="2281568"/>
                    </a:xfrm>
                    <a:prstGeom prst="rect">
                      <a:avLst/>
                    </a:prstGeom>
                    <a:ln>
                      <a:noFill/>
                    </a:ln>
                    <a:extLst>
                      <a:ext uri="{53640926-AAD7-44D8-BBD7-CCE9431645EC}">
                        <a14:shadowObscured xmlns:a14="http://schemas.microsoft.com/office/drawing/2010/main"/>
                      </a:ext>
                    </a:extLst>
                  </pic:spPr>
                </pic:pic>
              </a:graphicData>
            </a:graphic>
          </wp:inline>
        </w:drawing>
      </w:r>
    </w:p>
    <w:p w14:paraId="64C6DAC0" w14:textId="34E4D08E" w:rsidR="004F73FC" w:rsidRPr="0073787F" w:rsidRDefault="004F73FC" w:rsidP="004F73FC">
      <w:pPr>
        <w:rPr>
          <w:rFonts w:ascii="Calibri" w:hAnsi="Calibri" w:cs="Calibri"/>
          <w:b/>
          <w:bCs/>
          <w:sz w:val="20"/>
          <w:szCs w:val="20"/>
        </w:rPr>
      </w:pPr>
      <w:r w:rsidRPr="0073787F">
        <w:rPr>
          <w:rFonts w:ascii="Calibri" w:hAnsi="Calibri" w:cs="Calibri"/>
          <w:b/>
          <w:bCs/>
          <w:sz w:val="20"/>
          <w:szCs w:val="20"/>
        </w:rPr>
        <w:t>A</w:t>
      </w:r>
      <w:r w:rsidR="007941A7">
        <w:rPr>
          <w:rFonts w:ascii="Calibri" w:hAnsi="Calibri" w:cs="Calibri"/>
          <w:b/>
          <w:bCs/>
          <w:sz w:val="20"/>
          <w:szCs w:val="20"/>
        </w:rPr>
        <w:t xml:space="preserve">ppendix C - </w:t>
      </w:r>
      <w:r w:rsidRPr="0073787F">
        <w:rPr>
          <w:rFonts w:ascii="Calibri" w:hAnsi="Calibri" w:cs="Calibri"/>
          <w:b/>
          <w:bCs/>
          <w:sz w:val="20"/>
          <w:szCs w:val="20"/>
        </w:rPr>
        <w:t xml:space="preserve"> Pricing Details</w:t>
      </w:r>
    </w:p>
    <w:p w14:paraId="3BC2E898" w14:textId="77777777" w:rsidR="004F73FC" w:rsidRPr="0073787F" w:rsidRDefault="004F73FC" w:rsidP="004F73FC">
      <w:pPr>
        <w:rPr>
          <w:rFonts w:ascii="Calibri" w:hAnsi="Calibri" w:cs="Calibri"/>
          <w:b/>
          <w:bCs/>
          <w:sz w:val="20"/>
          <w:szCs w:val="20"/>
        </w:rPr>
      </w:pPr>
      <w:r w:rsidRPr="0073787F">
        <w:rPr>
          <w:rFonts w:ascii="Calibri" w:hAnsi="Calibri" w:cs="Calibri"/>
          <w:b/>
          <w:bCs/>
          <w:sz w:val="20"/>
          <w:szCs w:val="20"/>
        </w:rPr>
        <w:t>A comprehensive breakdown of costs, including:</w:t>
      </w:r>
    </w:p>
    <w:tbl>
      <w:tblPr>
        <w:tblW w:w="10775" w:type="dxa"/>
        <w:tblLayout w:type="fixed"/>
        <w:tblLook w:val="06A0" w:firstRow="1" w:lastRow="0" w:firstColumn="1" w:lastColumn="0" w:noHBand="1" w:noVBand="1"/>
      </w:tblPr>
      <w:tblGrid>
        <w:gridCol w:w="3686"/>
        <w:gridCol w:w="5320"/>
        <w:gridCol w:w="1769"/>
      </w:tblGrid>
      <w:tr w:rsidR="0F9A88C2" w:rsidRPr="0073787F" w14:paraId="4E358640" w14:textId="77777777" w:rsidTr="00BB5546">
        <w:trPr>
          <w:trHeight w:val="315"/>
        </w:trPr>
        <w:tc>
          <w:tcPr>
            <w:tcW w:w="3686" w:type="dxa"/>
            <w:tcBorders>
              <w:top w:val="nil"/>
              <w:left w:val="nil"/>
              <w:bottom w:val="nil"/>
              <w:right w:val="nil"/>
            </w:tcBorders>
            <w:shd w:val="clear" w:color="auto" w:fill="F2F2F2" w:themeFill="background1" w:themeFillShade="F2"/>
            <w:tcMar>
              <w:top w:w="15" w:type="dxa"/>
              <w:left w:w="15" w:type="dxa"/>
              <w:right w:w="15" w:type="dxa"/>
            </w:tcMar>
            <w:vAlign w:val="bottom"/>
          </w:tcPr>
          <w:p w14:paraId="6E4C0BE4" w14:textId="02018DFA" w:rsidR="0F9A88C2" w:rsidRPr="0073787F" w:rsidRDefault="00F15344" w:rsidP="0F9A88C2">
            <w:pPr>
              <w:spacing w:after="0"/>
            </w:pPr>
            <w:r>
              <w:rPr>
                <w:rFonts w:ascii="Calibri" w:eastAsia="Calibri" w:hAnsi="Calibri" w:cs="Calibri"/>
                <w:b/>
                <w:bCs/>
                <w:color w:val="000000" w:themeColor="text1"/>
              </w:rPr>
              <w:t xml:space="preserve">Monthly </w:t>
            </w:r>
            <w:r w:rsidR="0F9A88C2" w:rsidRPr="0073787F">
              <w:rPr>
                <w:rFonts w:ascii="Calibri" w:eastAsia="Calibri" w:hAnsi="Calibri" w:cs="Calibri"/>
                <w:b/>
                <w:bCs/>
                <w:color w:val="000000" w:themeColor="text1"/>
              </w:rPr>
              <w:t>Core Platform Fee</w:t>
            </w:r>
          </w:p>
        </w:tc>
        <w:tc>
          <w:tcPr>
            <w:tcW w:w="5320" w:type="dxa"/>
            <w:tcBorders>
              <w:top w:val="nil"/>
              <w:left w:val="nil"/>
              <w:bottom w:val="nil"/>
              <w:right w:val="nil"/>
            </w:tcBorders>
            <w:shd w:val="clear" w:color="auto" w:fill="F2F2F2" w:themeFill="background1" w:themeFillShade="F2"/>
            <w:tcMar>
              <w:top w:w="15" w:type="dxa"/>
              <w:left w:w="15" w:type="dxa"/>
              <w:right w:w="15" w:type="dxa"/>
            </w:tcMar>
            <w:vAlign w:val="bottom"/>
          </w:tcPr>
          <w:p w14:paraId="07A6F285" w14:textId="630E1E3E" w:rsidR="0F9A88C2" w:rsidRPr="001637FA" w:rsidRDefault="0F9A88C2" w:rsidP="0F9A88C2">
            <w:pPr>
              <w:spacing w:after="0"/>
              <w:jc w:val="right"/>
              <w:rPr>
                <w:b/>
                <w:bCs/>
              </w:rPr>
            </w:pPr>
            <w:r w:rsidRPr="001637FA">
              <w:rPr>
                <w:rFonts w:ascii="Calibri" w:eastAsia="Calibri" w:hAnsi="Calibri" w:cs="Calibri"/>
                <w:b/>
                <w:bCs/>
                <w:color w:val="000000" w:themeColor="text1"/>
              </w:rPr>
              <w:t>£15,000</w:t>
            </w:r>
            <w:r w:rsidR="001637FA">
              <w:rPr>
                <w:rFonts w:ascii="Calibri" w:eastAsia="Calibri" w:hAnsi="Calibri" w:cs="Calibri"/>
                <w:b/>
                <w:bCs/>
                <w:color w:val="000000" w:themeColor="text1"/>
              </w:rPr>
              <w:t xml:space="preserve"> per month</w:t>
            </w:r>
            <w:r w:rsidRPr="001637FA">
              <w:rPr>
                <w:rFonts w:ascii="Calibri" w:eastAsia="Calibri" w:hAnsi="Calibri" w:cs="Calibri"/>
                <w:b/>
                <w:bCs/>
                <w:color w:val="000000" w:themeColor="text1"/>
              </w:rPr>
              <w:t xml:space="preserve"> </w:t>
            </w:r>
          </w:p>
        </w:tc>
        <w:tc>
          <w:tcPr>
            <w:tcW w:w="1769" w:type="dxa"/>
            <w:tcBorders>
              <w:top w:val="nil"/>
              <w:left w:val="nil"/>
              <w:bottom w:val="nil"/>
              <w:right w:val="nil"/>
            </w:tcBorders>
            <w:shd w:val="clear" w:color="auto" w:fill="FFFFFF" w:themeFill="background1"/>
            <w:tcMar>
              <w:top w:w="15" w:type="dxa"/>
              <w:left w:w="15" w:type="dxa"/>
              <w:right w:w="15" w:type="dxa"/>
            </w:tcMar>
            <w:vAlign w:val="bottom"/>
          </w:tcPr>
          <w:p w14:paraId="20E569A5" w14:textId="59ABB43A" w:rsidR="0F9A88C2" w:rsidRPr="0073787F" w:rsidRDefault="0F9A88C2"/>
        </w:tc>
      </w:tr>
      <w:tr w:rsidR="0F9A88C2" w:rsidRPr="0073787F" w14:paraId="3A4921E2" w14:textId="77777777" w:rsidTr="006876CC">
        <w:trPr>
          <w:trHeight w:val="435"/>
        </w:trPr>
        <w:tc>
          <w:tcPr>
            <w:tcW w:w="9006" w:type="dxa"/>
            <w:gridSpan w:val="2"/>
            <w:tcBorders>
              <w:top w:val="nil"/>
              <w:left w:val="nil"/>
              <w:bottom w:val="single" w:sz="8" w:space="0" w:color="000000" w:themeColor="text1"/>
              <w:right w:val="nil"/>
            </w:tcBorders>
            <w:tcMar>
              <w:top w:w="15" w:type="dxa"/>
              <w:left w:w="15" w:type="dxa"/>
              <w:right w:w="15" w:type="dxa"/>
            </w:tcMar>
            <w:vAlign w:val="bottom"/>
          </w:tcPr>
          <w:p w14:paraId="06867230" w14:textId="5C53C124" w:rsidR="0F9A88C2" w:rsidRPr="0073787F" w:rsidRDefault="0F9A88C2"/>
        </w:tc>
        <w:tc>
          <w:tcPr>
            <w:tcW w:w="1769" w:type="dxa"/>
            <w:tcBorders>
              <w:top w:val="nil"/>
              <w:left w:val="nil"/>
              <w:bottom w:val="nil"/>
              <w:right w:val="nil"/>
            </w:tcBorders>
            <w:shd w:val="clear" w:color="auto" w:fill="FFFFFF" w:themeFill="background1"/>
            <w:tcMar>
              <w:top w:w="15" w:type="dxa"/>
              <w:left w:w="15" w:type="dxa"/>
              <w:right w:w="15" w:type="dxa"/>
            </w:tcMar>
            <w:vAlign w:val="bottom"/>
          </w:tcPr>
          <w:p w14:paraId="7C6B3103" w14:textId="651D36A5" w:rsidR="0F9A88C2" w:rsidRPr="0073787F" w:rsidRDefault="0F9A88C2"/>
        </w:tc>
      </w:tr>
      <w:tr w:rsidR="0F9A88C2" w:rsidRPr="0073787F" w14:paraId="6615FE25" w14:textId="77777777" w:rsidTr="00BB5546">
        <w:trPr>
          <w:trHeight w:val="300"/>
        </w:trPr>
        <w:tc>
          <w:tcPr>
            <w:tcW w:w="3686" w:type="dxa"/>
            <w:tcBorders>
              <w:top w:val="single" w:sz="8" w:space="0" w:color="000000" w:themeColor="text1"/>
              <w:left w:val="single" w:sz="8" w:space="0" w:color="000000" w:themeColor="text1"/>
              <w:bottom w:val="single" w:sz="8" w:space="0" w:color="000000" w:themeColor="text1"/>
              <w:right w:val="nil"/>
            </w:tcBorders>
            <w:shd w:val="clear" w:color="auto" w:fill="F2F2F2" w:themeFill="background1" w:themeFillShade="F2"/>
            <w:tcMar>
              <w:top w:w="15" w:type="dxa"/>
              <w:left w:w="15" w:type="dxa"/>
              <w:right w:w="15" w:type="dxa"/>
            </w:tcMar>
            <w:vAlign w:val="bottom"/>
          </w:tcPr>
          <w:p w14:paraId="7E878C87" w14:textId="2E90F7BB" w:rsidR="0F9A88C2" w:rsidRPr="0073787F" w:rsidRDefault="0F9A88C2" w:rsidP="0F9A88C2">
            <w:pPr>
              <w:spacing w:after="0"/>
            </w:pPr>
            <w:r w:rsidRPr="0073787F">
              <w:rPr>
                <w:rFonts w:ascii="Calibri" w:eastAsia="Calibri" w:hAnsi="Calibri" w:cs="Calibri"/>
                <w:b/>
                <w:bCs/>
                <w:color w:val="000000" w:themeColor="text1"/>
                <w:sz w:val="22"/>
                <w:szCs w:val="22"/>
              </w:rPr>
              <w:t>Feature</w:t>
            </w:r>
          </w:p>
        </w:tc>
        <w:tc>
          <w:tcPr>
            <w:tcW w:w="5320" w:type="dxa"/>
            <w:tcBorders>
              <w:top w:val="single" w:sz="8" w:space="0" w:color="000000" w:themeColor="text1"/>
              <w:left w:val="nil"/>
              <w:bottom w:val="single" w:sz="8" w:space="0" w:color="000000" w:themeColor="text1"/>
              <w:right w:val="nil"/>
            </w:tcBorders>
            <w:shd w:val="clear" w:color="auto" w:fill="F2F2F2" w:themeFill="background1" w:themeFillShade="F2"/>
            <w:tcMar>
              <w:top w:w="15" w:type="dxa"/>
              <w:left w:w="15" w:type="dxa"/>
              <w:right w:w="15" w:type="dxa"/>
            </w:tcMar>
            <w:vAlign w:val="bottom"/>
          </w:tcPr>
          <w:p w14:paraId="0CD80CB2" w14:textId="77EA9A71" w:rsidR="0F9A88C2" w:rsidRPr="0073787F" w:rsidRDefault="0F9A88C2" w:rsidP="0F9A88C2">
            <w:pPr>
              <w:spacing w:after="0"/>
            </w:pPr>
            <w:r w:rsidRPr="0073787F">
              <w:rPr>
                <w:rFonts w:ascii="Calibri" w:eastAsia="Calibri" w:hAnsi="Calibri" w:cs="Calibri"/>
                <w:b/>
                <w:bCs/>
                <w:color w:val="000000" w:themeColor="text1"/>
                <w:sz w:val="22"/>
                <w:szCs w:val="22"/>
              </w:rPr>
              <w:t>Base (per month)</w:t>
            </w:r>
          </w:p>
        </w:tc>
        <w:tc>
          <w:tcPr>
            <w:tcW w:w="1769" w:type="dxa"/>
            <w:tcBorders>
              <w:top w:val="single" w:sz="8" w:space="0" w:color="000000" w:themeColor="text1"/>
              <w:left w:val="nil"/>
              <w:bottom w:val="single" w:sz="8" w:space="0" w:color="000000" w:themeColor="text1"/>
              <w:right w:val="single" w:sz="8" w:space="0" w:color="000000" w:themeColor="text1"/>
            </w:tcBorders>
            <w:shd w:val="clear" w:color="auto" w:fill="F2F2F2" w:themeFill="background1" w:themeFillShade="F2"/>
            <w:tcMar>
              <w:top w:w="15" w:type="dxa"/>
              <w:left w:w="15" w:type="dxa"/>
              <w:right w:w="15" w:type="dxa"/>
            </w:tcMar>
            <w:vAlign w:val="bottom"/>
          </w:tcPr>
          <w:p w14:paraId="5E4DF677" w14:textId="5B856464" w:rsidR="0F9A88C2" w:rsidRPr="0073787F" w:rsidRDefault="0F9A88C2" w:rsidP="0F9A88C2">
            <w:pPr>
              <w:spacing w:after="0"/>
            </w:pPr>
            <w:r w:rsidRPr="0073787F">
              <w:rPr>
                <w:rFonts w:ascii="Calibri" w:eastAsia="Calibri" w:hAnsi="Calibri" w:cs="Calibri"/>
                <w:b/>
                <w:bCs/>
                <w:color w:val="000000" w:themeColor="text1"/>
                <w:sz w:val="22"/>
                <w:szCs w:val="22"/>
              </w:rPr>
              <w:t xml:space="preserve">Additional </w:t>
            </w:r>
            <w:commentRangeStart w:id="141"/>
            <w:r w:rsidRPr="0073787F">
              <w:rPr>
                <w:rFonts w:ascii="Calibri" w:eastAsia="Calibri" w:hAnsi="Calibri" w:cs="Calibri"/>
                <w:b/>
                <w:bCs/>
                <w:color w:val="000000" w:themeColor="text1"/>
                <w:sz w:val="22"/>
                <w:szCs w:val="22"/>
              </w:rPr>
              <w:t>Usage</w:t>
            </w:r>
            <w:commentRangeEnd w:id="141"/>
            <w:r w:rsidR="005F5C36">
              <w:rPr>
                <w:rStyle w:val="CommentReference"/>
              </w:rPr>
              <w:commentReference w:id="141"/>
            </w:r>
          </w:p>
        </w:tc>
      </w:tr>
      <w:tr w:rsidR="0F9A88C2" w:rsidRPr="0073787F" w14:paraId="1A20B78D" w14:textId="77777777" w:rsidTr="00BB5546">
        <w:trPr>
          <w:trHeight w:val="255"/>
        </w:trPr>
        <w:tc>
          <w:tcPr>
            <w:tcW w:w="3686" w:type="dxa"/>
            <w:tcBorders>
              <w:top w:val="single" w:sz="8" w:space="0" w:color="000000" w:themeColor="text1"/>
              <w:left w:val="single" w:sz="8" w:space="0" w:color="000000" w:themeColor="text1"/>
              <w:bottom w:val="nil"/>
              <w:right w:val="nil"/>
            </w:tcBorders>
            <w:shd w:val="clear" w:color="auto" w:fill="FFFFFF" w:themeFill="background1"/>
            <w:tcMar>
              <w:top w:w="15" w:type="dxa"/>
              <w:left w:w="15" w:type="dxa"/>
              <w:right w:w="15" w:type="dxa"/>
            </w:tcMar>
            <w:vAlign w:val="bottom"/>
          </w:tcPr>
          <w:p w14:paraId="790CA9D6" w14:textId="3F16A30D" w:rsidR="0F9A88C2" w:rsidRPr="0073787F" w:rsidRDefault="0F9A88C2" w:rsidP="0F9A88C2">
            <w:pPr>
              <w:spacing w:after="0"/>
            </w:pPr>
            <w:r w:rsidRPr="0073787F">
              <w:rPr>
                <w:rFonts w:ascii="Calibri" w:eastAsia="Calibri" w:hAnsi="Calibri" w:cs="Calibri"/>
                <w:b/>
                <w:bCs/>
                <w:color w:val="000000" w:themeColor="text1"/>
                <w:sz w:val="20"/>
                <w:szCs w:val="20"/>
              </w:rPr>
              <w:t>Automated Workflows (Tasks)</w:t>
            </w:r>
          </w:p>
        </w:tc>
        <w:tc>
          <w:tcPr>
            <w:tcW w:w="5320" w:type="dxa"/>
            <w:tcBorders>
              <w:top w:val="single" w:sz="8" w:space="0" w:color="000000" w:themeColor="text1"/>
              <w:left w:val="nil"/>
              <w:bottom w:val="nil"/>
              <w:right w:val="nil"/>
            </w:tcBorders>
            <w:shd w:val="clear" w:color="auto" w:fill="FFFFFF" w:themeFill="background1"/>
            <w:tcMar>
              <w:top w:w="15" w:type="dxa"/>
              <w:left w:w="15" w:type="dxa"/>
              <w:right w:w="15" w:type="dxa"/>
            </w:tcMar>
            <w:vAlign w:val="bottom"/>
          </w:tcPr>
          <w:p w14:paraId="57993708" w14:textId="35BBEDA6" w:rsidR="0F9A88C2" w:rsidRPr="0073787F" w:rsidRDefault="0F9A88C2" w:rsidP="0F9A88C2">
            <w:pPr>
              <w:spacing w:after="0"/>
            </w:pPr>
            <w:r w:rsidRPr="0073787F">
              <w:rPr>
                <w:rFonts w:ascii="Calibri" w:eastAsia="Calibri" w:hAnsi="Calibri" w:cs="Calibri"/>
                <w:color w:val="000000" w:themeColor="text1"/>
                <w:sz w:val="20"/>
                <w:szCs w:val="20"/>
              </w:rPr>
              <w:t>Includes 100K tasks</w:t>
            </w:r>
          </w:p>
        </w:tc>
        <w:tc>
          <w:tcPr>
            <w:tcW w:w="1769" w:type="dxa"/>
            <w:tcBorders>
              <w:top w:val="single" w:sz="8" w:space="0" w:color="000000" w:themeColor="text1"/>
              <w:left w:val="nil"/>
              <w:bottom w:val="nil"/>
              <w:right w:val="single" w:sz="8" w:space="0" w:color="000000" w:themeColor="text1"/>
            </w:tcBorders>
            <w:shd w:val="clear" w:color="auto" w:fill="FFFFFF" w:themeFill="background1"/>
            <w:tcMar>
              <w:top w:w="15" w:type="dxa"/>
              <w:left w:w="15" w:type="dxa"/>
              <w:right w:w="15" w:type="dxa"/>
            </w:tcMar>
            <w:vAlign w:val="bottom"/>
          </w:tcPr>
          <w:p w14:paraId="4913AF6B" w14:textId="5B1A3542" w:rsidR="0F9A88C2" w:rsidRPr="0073787F" w:rsidRDefault="0F9A88C2" w:rsidP="0F9A88C2">
            <w:pPr>
              <w:spacing w:after="0"/>
            </w:pPr>
            <w:r w:rsidRPr="0073787F">
              <w:rPr>
                <w:rFonts w:ascii="Calibri" w:eastAsia="Calibri" w:hAnsi="Calibri" w:cs="Calibri"/>
                <w:color w:val="000000" w:themeColor="text1"/>
                <w:sz w:val="20"/>
                <w:szCs w:val="20"/>
              </w:rPr>
              <w:t>£0.08/task</w:t>
            </w:r>
          </w:p>
        </w:tc>
      </w:tr>
      <w:tr w:rsidR="0F9A88C2" w:rsidRPr="0073787F" w14:paraId="3825A988"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p w14:paraId="7EEAC311" w14:textId="29472C68" w:rsidR="0F9A88C2" w:rsidRPr="0073787F" w:rsidRDefault="0F9A88C2" w:rsidP="0F9A88C2">
            <w:pPr>
              <w:spacing w:after="0"/>
            </w:pPr>
            <w:r w:rsidRPr="0073787F">
              <w:rPr>
                <w:rFonts w:ascii="Calibri" w:eastAsia="Calibri" w:hAnsi="Calibri" w:cs="Calibri"/>
                <w:b/>
                <w:bCs/>
                <w:color w:val="000000" w:themeColor="text1"/>
                <w:sz w:val="20"/>
                <w:szCs w:val="20"/>
              </w:rPr>
              <w:t>OCR (Automated Doc Processing)</w:t>
            </w:r>
          </w:p>
        </w:tc>
        <w:tc>
          <w:tcPr>
            <w:tcW w:w="5320" w:type="dxa"/>
            <w:tcBorders>
              <w:top w:val="nil"/>
              <w:left w:val="nil"/>
              <w:bottom w:val="nil"/>
              <w:right w:val="nil"/>
            </w:tcBorders>
            <w:shd w:val="clear" w:color="auto" w:fill="FFFFFF" w:themeFill="background1"/>
            <w:tcMar>
              <w:top w:w="15" w:type="dxa"/>
              <w:left w:w="15" w:type="dxa"/>
              <w:right w:w="15" w:type="dxa"/>
            </w:tcMar>
            <w:vAlign w:val="bottom"/>
          </w:tcPr>
          <w:p w14:paraId="14A3EB83" w14:textId="77F3F075" w:rsidR="0F9A88C2" w:rsidRPr="0073787F" w:rsidRDefault="0F9A88C2" w:rsidP="0F9A88C2">
            <w:pPr>
              <w:spacing w:after="0"/>
            </w:pPr>
            <w:r w:rsidRPr="0073787F">
              <w:rPr>
                <w:rFonts w:ascii="Calibri" w:eastAsia="Calibri" w:hAnsi="Calibri" w:cs="Calibri"/>
                <w:color w:val="000000" w:themeColor="text1"/>
                <w:sz w:val="20"/>
                <w:szCs w:val="20"/>
              </w:rPr>
              <w:t>Includes 1K pages</w:t>
            </w:r>
          </w:p>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p w14:paraId="5FF61AE0" w14:textId="320A043F" w:rsidR="0F9A88C2" w:rsidRPr="0073787F" w:rsidRDefault="0F9A88C2" w:rsidP="0F9A88C2">
            <w:pPr>
              <w:spacing w:after="0"/>
            </w:pPr>
            <w:r w:rsidRPr="0073787F">
              <w:rPr>
                <w:rFonts w:ascii="Calibri" w:eastAsia="Calibri" w:hAnsi="Calibri" w:cs="Calibri"/>
                <w:color w:val="000000" w:themeColor="text1"/>
                <w:sz w:val="20"/>
                <w:szCs w:val="20"/>
              </w:rPr>
              <w:t>£0.10/page</w:t>
            </w:r>
          </w:p>
        </w:tc>
      </w:tr>
      <w:tr w:rsidR="0F9A88C2" w:rsidRPr="0073787F" w14:paraId="14B2E06E"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p w14:paraId="3074B82A" w14:textId="4947E5C0" w:rsidR="0F9A88C2" w:rsidRPr="0073787F" w:rsidRDefault="0F9A88C2" w:rsidP="0F9A88C2">
            <w:pPr>
              <w:spacing w:after="0"/>
            </w:pPr>
            <w:r w:rsidRPr="0073787F">
              <w:rPr>
                <w:rFonts w:ascii="Calibri" w:eastAsia="Calibri" w:hAnsi="Calibri" w:cs="Calibri"/>
                <w:b/>
                <w:bCs/>
                <w:color w:val="000000" w:themeColor="text1"/>
                <w:sz w:val="20"/>
                <w:szCs w:val="20"/>
              </w:rPr>
              <w:t>API Requests</w:t>
            </w:r>
          </w:p>
        </w:tc>
        <w:tc>
          <w:tcPr>
            <w:tcW w:w="5320" w:type="dxa"/>
            <w:tcBorders>
              <w:top w:val="nil"/>
              <w:left w:val="nil"/>
              <w:bottom w:val="nil"/>
              <w:right w:val="nil"/>
            </w:tcBorders>
            <w:shd w:val="clear" w:color="auto" w:fill="FFFFFF" w:themeFill="background1"/>
            <w:tcMar>
              <w:top w:w="15" w:type="dxa"/>
              <w:left w:w="15" w:type="dxa"/>
              <w:right w:w="15" w:type="dxa"/>
            </w:tcMar>
            <w:vAlign w:val="bottom"/>
          </w:tcPr>
          <w:p w14:paraId="0991671E" w14:textId="18AF924A" w:rsidR="0F9A88C2" w:rsidRPr="0073787F" w:rsidRDefault="0F9A88C2" w:rsidP="0F9A88C2">
            <w:pPr>
              <w:spacing w:after="0"/>
            </w:pPr>
            <w:r w:rsidRPr="0073787F">
              <w:rPr>
                <w:rFonts w:ascii="Calibri" w:eastAsia="Calibri" w:hAnsi="Calibri" w:cs="Calibri"/>
                <w:color w:val="000000" w:themeColor="text1"/>
                <w:sz w:val="20"/>
                <w:szCs w:val="20"/>
              </w:rPr>
              <w:t>Includes 100K requests</w:t>
            </w:r>
          </w:p>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p w14:paraId="3399A009" w14:textId="07551411" w:rsidR="0F9A88C2" w:rsidRPr="0073787F" w:rsidRDefault="0F9A88C2" w:rsidP="0F9A88C2">
            <w:pPr>
              <w:spacing w:after="0"/>
            </w:pPr>
            <w:r w:rsidRPr="0073787F">
              <w:rPr>
                <w:rFonts w:ascii="Calibri" w:eastAsia="Calibri" w:hAnsi="Calibri" w:cs="Calibri"/>
                <w:color w:val="000000" w:themeColor="text1"/>
                <w:sz w:val="20"/>
                <w:szCs w:val="20"/>
              </w:rPr>
              <w:t>£0.02/request</w:t>
            </w:r>
          </w:p>
        </w:tc>
      </w:tr>
      <w:tr w:rsidR="0F9A88C2" w:rsidRPr="0073787F" w14:paraId="2A86D80C"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p w14:paraId="622DF392" w14:textId="6EF33440" w:rsidR="0F9A88C2" w:rsidRPr="0073787F" w:rsidRDefault="0F9A88C2" w:rsidP="0F9A88C2">
            <w:pPr>
              <w:spacing w:after="0"/>
            </w:pPr>
            <w:r w:rsidRPr="0073787F">
              <w:rPr>
                <w:rFonts w:ascii="Calibri" w:eastAsia="Calibri" w:hAnsi="Calibri" w:cs="Calibri"/>
                <w:b/>
                <w:bCs/>
                <w:color w:val="000000" w:themeColor="text1"/>
                <w:sz w:val="20"/>
                <w:szCs w:val="20"/>
              </w:rPr>
              <w:t>Embedded IDV Checks</w:t>
            </w:r>
          </w:p>
        </w:tc>
        <w:tc>
          <w:tcPr>
            <w:tcW w:w="5320" w:type="dxa"/>
            <w:tcBorders>
              <w:top w:val="nil"/>
              <w:left w:val="nil"/>
              <w:bottom w:val="nil"/>
              <w:right w:val="nil"/>
            </w:tcBorders>
            <w:shd w:val="clear" w:color="auto" w:fill="FFFFFF" w:themeFill="background1"/>
            <w:tcMar>
              <w:top w:w="15" w:type="dxa"/>
              <w:left w:w="15" w:type="dxa"/>
              <w:right w:w="15" w:type="dxa"/>
            </w:tcMar>
            <w:vAlign w:val="bottom"/>
          </w:tcPr>
          <w:p w14:paraId="6DBDEE0A" w14:textId="2E564B30" w:rsidR="0F9A88C2" w:rsidRPr="0073787F" w:rsidRDefault="4778D6E8" w:rsidP="0F9A88C2">
            <w:pPr>
              <w:spacing w:after="0"/>
            </w:pPr>
            <w:r w:rsidRPr="0073787F">
              <w:rPr>
                <w:rFonts w:ascii="Calibri" w:eastAsia="Calibri" w:hAnsi="Calibri" w:cs="Calibri"/>
                <w:color w:val="000000" w:themeColor="text1"/>
                <w:sz w:val="20"/>
                <w:szCs w:val="20"/>
              </w:rPr>
              <w:t xml:space="preserve">Pass-through pricing </w:t>
            </w:r>
          </w:p>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p w14:paraId="02EE142D" w14:textId="17F6B5B2" w:rsidR="0F9A88C2" w:rsidRPr="0073787F" w:rsidRDefault="4778D6E8" w:rsidP="0F9A88C2">
            <w:pPr>
              <w:spacing w:after="0"/>
            </w:pPr>
            <w:r w:rsidRPr="0073787F">
              <w:rPr>
                <w:rFonts w:ascii="Calibri" w:eastAsia="Calibri" w:hAnsi="Calibri" w:cs="Calibri"/>
                <w:color w:val="000000" w:themeColor="text1"/>
                <w:sz w:val="20"/>
                <w:szCs w:val="20"/>
              </w:rPr>
              <w:t>£2.00/check</w:t>
            </w:r>
            <w:r w:rsidR="3BC47E73" w:rsidRPr="0073787F">
              <w:rPr>
                <w:rFonts w:ascii="Calibri" w:eastAsia="Calibri" w:hAnsi="Calibri" w:cs="Calibri"/>
                <w:color w:val="000000" w:themeColor="text1"/>
                <w:sz w:val="20"/>
                <w:szCs w:val="20"/>
              </w:rPr>
              <w:t xml:space="preserve"> (est.)</w:t>
            </w:r>
          </w:p>
        </w:tc>
      </w:tr>
      <w:tr w:rsidR="0F9A88C2" w:rsidRPr="0073787F" w14:paraId="58B988CD"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p w14:paraId="4ADBDF98" w14:textId="0FA2F105" w:rsidR="0F9A88C2" w:rsidRPr="0073787F" w:rsidRDefault="0F9A88C2" w:rsidP="0F9A88C2">
            <w:pPr>
              <w:spacing w:after="0"/>
            </w:pPr>
            <w:r w:rsidRPr="0073787F">
              <w:rPr>
                <w:rFonts w:ascii="Calibri" w:eastAsia="Calibri" w:hAnsi="Calibri" w:cs="Calibri"/>
                <w:b/>
                <w:bCs/>
                <w:color w:val="000000" w:themeColor="text1"/>
                <w:sz w:val="20"/>
                <w:szCs w:val="20"/>
              </w:rPr>
              <w:t xml:space="preserve">Compliance &amp; Risk Checks </w:t>
            </w:r>
            <w:r w:rsidRPr="00BF4C4F">
              <w:rPr>
                <w:rFonts w:ascii="Calibri" w:eastAsia="Calibri" w:hAnsi="Calibri" w:cs="Calibri"/>
                <w:b/>
                <w:bCs/>
                <w:color w:val="000000" w:themeColor="text1"/>
                <w:sz w:val="16"/>
                <w:szCs w:val="16"/>
              </w:rPr>
              <w:t>(PEP, Sanctions, AML)</w:t>
            </w:r>
          </w:p>
        </w:tc>
        <w:tc>
          <w:tcPr>
            <w:tcW w:w="5320" w:type="dxa"/>
            <w:tcBorders>
              <w:top w:val="nil"/>
              <w:left w:val="nil"/>
              <w:bottom w:val="nil"/>
              <w:right w:val="nil"/>
            </w:tcBorders>
            <w:shd w:val="clear" w:color="auto" w:fill="FFFFFF" w:themeFill="background1"/>
            <w:tcMar>
              <w:top w:w="15" w:type="dxa"/>
              <w:left w:w="15" w:type="dxa"/>
              <w:right w:w="15" w:type="dxa"/>
            </w:tcMar>
            <w:vAlign w:val="bottom"/>
          </w:tcPr>
          <w:p w14:paraId="1908F977" w14:textId="0AAB7C51" w:rsidR="0F9A88C2" w:rsidRPr="0073787F" w:rsidRDefault="4778D6E8" w:rsidP="0F9A88C2">
            <w:pPr>
              <w:spacing w:after="0"/>
            </w:pPr>
            <w:r w:rsidRPr="0073787F">
              <w:rPr>
                <w:rFonts w:ascii="Calibri" w:eastAsia="Calibri" w:hAnsi="Calibri" w:cs="Calibri"/>
                <w:color w:val="000000" w:themeColor="text1"/>
                <w:sz w:val="20"/>
                <w:szCs w:val="20"/>
              </w:rPr>
              <w:t xml:space="preserve">Pass-through pricing </w:t>
            </w:r>
          </w:p>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p w14:paraId="737E0E89" w14:textId="43754D42" w:rsidR="0F9A88C2" w:rsidRPr="0073787F" w:rsidRDefault="4778D6E8" w:rsidP="0F9A88C2">
            <w:pPr>
              <w:spacing w:after="0"/>
            </w:pPr>
            <w:r w:rsidRPr="0073787F">
              <w:rPr>
                <w:rFonts w:ascii="Calibri" w:eastAsia="Calibri" w:hAnsi="Calibri" w:cs="Calibri"/>
                <w:color w:val="000000" w:themeColor="text1"/>
                <w:sz w:val="20"/>
                <w:szCs w:val="20"/>
              </w:rPr>
              <w:t>£3.00/check</w:t>
            </w:r>
            <w:r w:rsidR="12C5E52A" w:rsidRPr="0073787F">
              <w:rPr>
                <w:rFonts w:ascii="Calibri" w:eastAsia="Calibri" w:hAnsi="Calibri" w:cs="Calibri"/>
                <w:color w:val="000000" w:themeColor="text1"/>
                <w:sz w:val="20"/>
                <w:szCs w:val="20"/>
              </w:rPr>
              <w:t xml:space="preserve"> (est.)</w:t>
            </w:r>
          </w:p>
        </w:tc>
      </w:tr>
      <w:tr w:rsidR="0F9A88C2" w:rsidRPr="0073787F" w14:paraId="0360A2E3"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p w14:paraId="1BE608AF" w14:textId="22355196" w:rsidR="0F9A88C2" w:rsidRPr="0073787F" w:rsidRDefault="0F9A88C2" w:rsidP="0F9A88C2">
            <w:pPr>
              <w:spacing w:after="0"/>
            </w:pPr>
            <w:r w:rsidRPr="0073787F">
              <w:rPr>
                <w:rFonts w:ascii="Calibri" w:eastAsia="Calibri" w:hAnsi="Calibri" w:cs="Calibri"/>
                <w:b/>
                <w:bCs/>
                <w:color w:val="000000" w:themeColor="text1"/>
                <w:sz w:val="20"/>
                <w:szCs w:val="20"/>
              </w:rPr>
              <w:t>Credit Reporting</w:t>
            </w:r>
          </w:p>
        </w:tc>
        <w:tc>
          <w:tcPr>
            <w:tcW w:w="5320" w:type="dxa"/>
            <w:tcBorders>
              <w:top w:val="nil"/>
              <w:left w:val="nil"/>
              <w:bottom w:val="nil"/>
              <w:right w:val="nil"/>
            </w:tcBorders>
            <w:shd w:val="clear" w:color="auto" w:fill="FFFFFF" w:themeFill="background1"/>
            <w:tcMar>
              <w:top w:w="15" w:type="dxa"/>
              <w:left w:w="15" w:type="dxa"/>
              <w:right w:w="15" w:type="dxa"/>
            </w:tcMar>
            <w:vAlign w:val="bottom"/>
          </w:tcPr>
          <w:p w14:paraId="50088B11" w14:textId="5BE09C7D" w:rsidR="0F9A88C2" w:rsidRPr="0073787F" w:rsidRDefault="4778D6E8" w:rsidP="0F9A88C2">
            <w:pPr>
              <w:spacing w:after="0"/>
            </w:pPr>
            <w:r w:rsidRPr="0073787F">
              <w:rPr>
                <w:rFonts w:ascii="Calibri" w:eastAsia="Calibri" w:hAnsi="Calibri" w:cs="Calibri"/>
                <w:color w:val="000000" w:themeColor="text1"/>
                <w:sz w:val="20"/>
                <w:szCs w:val="20"/>
              </w:rPr>
              <w:t xml:space="preserve">Pass-through pricing </w:t>
            </w:r>
          </w:p>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p w14:paraId="65A1BE6F" w14:textId="02F0677D" w:rsidR="0F9A88C2" w:rsidRPr="0073787F" w:rsidRDefault="4778D6E8" w:rsidP="0F9A88C2">
            <w:pPr>
              <w:spacing w:after="0"/>
            </w:pPr>
            <w:r w:rsidRPr="0073787F">
              <w:rPr>
                <w:rFonts w:ascii="Calibri" w:eastAsia="Calibri" w:hAnsi="Calibri" w:cs="Calibri"/>
                <w:color w:val="000000" w:themeColor="text1"/>
                <w:sz w:val="20"/>
                <w:szCs w:val="20"/>
              </w:rPr>
              <w:t>£6.00/report</w:t>
            </w:r>
            <w:r w:rsidR="4680E736" w:rsidRPr="0073787F">
              <w:rPr>
                <w:rFonts w:ascii="Calibri" w:eastAsia="Calibri" w:hAnsi="Calibri" w:cs="Calibri"/>
                <w:color w:val="000000" w:themeColor="text1"/>
                <w:sz w:val="20"/>
                <w:szCs w:val="20"/>
              </w:rPr>
              <w:t xml:space="preserve"> (est.)</w:t>
            </w:r>
          </w:p>
        </w:tc>
      </w:tr>
      <w:tr w:rsidR="0F9A88C2" w:rsidRPr="0073787F" w14:paraId="209107F7"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p w14:paraId="6C0341A3" w14:textId="0EED9225" w:rsidR="0F9A88C2" w:rsidRPr="0073787F" w:rsidRDefault="0F9A88C2" w:rsidP="0F9A88C2">
            <w:pPr>
              <w:spacing w:after="0"/>
            </w:pPr>
            <w:r w:rsidRPr="0073787F">
              <w:rPr>
                <w:rFonts w:ascii="Calibri" w:eastAsia="Calibri" w:hAnsi="Calibri" w:cs="Calibri"/>
                <w:b/>
                <w:bCs/>
                <w:color w:val="000000" w:themeColor="text1"/>
                <w:sz w:val="20"/>
                <w:szCs w:val="20"/>
              </w:rPr>
              <w:t>Document Storage</w:t>
            </w:r>
          </w:p>
        </w:tc>
        <w:tc>
          <w:tcPr>
            <w:tcW w:w="5320" w:type="dxa"/>
            <w:tcBorders>
              <w:top w:val="nil"/>
              <w:left w:val="nil"/>
              <w:bottom w:val="nil"/>
              <w:right w:val="nil"/>
            </w:tcBorders>
            <w:shd w:val="clear" w:color="auto" w:fill="FFFFFF" w:themeFill="background1"/>
            <w:tcMar>
              <w:top w:w="15" w:type="dxa"/>
              <w:left w:w="15" w:type="dxa"/>
              <w:right w:w="15" w:type="dxa"/>
            </w:tcMar>
            <w:vAlign w:val="bottom"/>
          </w:tcPr>
          <w:p w14:paraId="356470CA" w14:textId="36E7C34C" w:rsidR="0F9A88C2" w:rsidRPr="0073787F" w:rsidRDefault="0F9A88C2" w:rsidP="0F9A88C2">
            <w:pPr>
              <w:spacing w:after="0"/>
            </w:pPr>
            <w:r w:rsidRPr="0073787F">
              <w:rPr>
                <w:rFonts w:ascii="Calibri" w:eastAsia="Calibri" w:hAnsi="Calibri" w:cs="Calibri"/>
                <w:color w:val="000000" w:themeColor="text1"/>
                <w:sz w:val="20"/>
                <w:szCs w:val="20"/>
              </w:rPr>
              <w:t>Includes 1TB</w:t>
            </w:r>
          </w:p>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p w14:paraId="0CC3085E" w14:textId="20575EB9" w:rsidR="0F9A88C2" w:rsidRPr="0073787F" w:rsidRDefault="0F9A88C2" w:rsidP="0F9A88C2">
            <w:pPr>
              <w:spacing w:after="0"/>
            </w:pPr>
            <w:r w:rsidRPr="0073787F">
              <w:rPr>
                <w:rFonts w:ascii="Calibri" w:eastAsia="Calibri" w:hAnsi="Calibri" w:cs="Calibri"/>
                <w:color w:val="000000" w:themeColor="text1"/>
                <w:sz w:val="20"/>
                <w:szCs w:val="20"/>
              </w:rPr>
              <w:t>£25/TB</w:t>
            </w:r>
          </w:p>
        </w:tc>
      </w:tr>
      <w:tr w:rsidR="0F9A88C2" w:rsidRPr="0073787F" w14:paraId="3B7DE631"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p w14:paraId="5E14C515" w14:textId="6BF124C9" w:rsidR="0F9A88C2" w:rsidRPr="0073787F" w:rsidRDefault="0F9A88C2" w:rsidP="0F9A88C2">
            <w:pPr>
              <w:spacing w:after="0"/>
            </w:pPr>
            <w:r w:rsidRPr="0073787F">
              <w:rPr>
                <w:rFonts w:ascii="Calibri" w:eastAsia="Calibri" w:hAnsi="Calibri" w:cs="Calibri"/>
                <w:b/>
                <w:bCs/>
                <w:color w:val="000000" w:themeColor="text1"/>
                <w:sz w:val="20"/>
                <w:szCs w:val="20"/>
              </w:rPr>
              <w:t>Audit Log Retention</w:t>
            </w:r>
          </w:p>
        </w:tc>
        <w:tc>
          <w:tcPr>
            <w:tcW w:w="5320" w:type="dxa"/>
            <w:tcBorders>
              <w:top w:val="nil"/>
              <w:left w:val="nil"/>
              <w:bottom w:val="nil"/>
              <w:right w:val="nil"/>
            </w:tcBorders>
            <w:shd w:val="clear" w:color="auto" w:fill="FFFFFF" w:themeFill="background1"/>
            <w:tcMar>
              <w:top w:w="15" w:type="dxa"/>
              <w:left w:w="15" w:type="dxa"/>
              <w:right w:w="15" w:type="dxa"/>
            </w:tcMar>
            <w:vAlign w:val="bottom"/>
          </w:tcPr>
          <w:p w14:paraId="085068CE" w14:textId="703923E1" w:rsidR="0F9A88C2" w:rsidRPr="0073787F" w:rsidRDefault="0F9A88C2" w:rsidP="0F9A88C2">
            <w:pPr>
              <w:spacing w:after="0"/>
            </w:pPr>
            <w:r w:rsidRPr="0073787F">
              <w:rPr>
                <w:rFonts w:ascii="Calibri" w:eastAsia="Calibri" w:hAnsi="Calibri" w:cs="Calibri"/>
                <w:color w:val="000000" w:themeColor="text1"/>
                <w:sz w:val="20"/>
                <w:szCs w:val="20"/>
              </w:rPr>
              <w:t>6 months included</w:t>
            </w:r>
          </w:p>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p w14:paraId="5540D207" w14:textId="6407CE7A" w:rsidR="0F9A88C2" w:rsidRPr="0073787F" w:rsidRDefault="0F9A88C2" w:rsidP="0F9A88C2">
            <w:pPr>
              <w:spacing w:after="0"/>
            </w:pPr>
            <w:r w:rsidRPr="0073787F">
              <w:rPr>
                <w:rFonts w:ascii="Calibri" w:eastAsia="Calibri" w:hAnsi="Calibri" w:cs="Calibri"/>
                <w:color w:val="000000" w:themeColor="text1"/>
                <w:sz w:val="20"/>
                <w:szCs w:val="20"/>
              </w:rPr>
              <w:t>£500/year extra</w:t>
            </w:r>
          </w:p>
        </w:tc>
      </w:tr>
      <w:tr w:rsidR="0F9A88C2" w:rsidRPr="0073787F" w14:paraId="7306EDD1"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p w14:paraId="276E403D" w14:textId="1529EF71" w:rsidR="0F9A88C2" w:rsidRPr="0073787F" w:rsidRDefault="0F9A88C2" w:rsidP="0F9A88C2">
            <w:pPr>
              <w:spacing w:after="0"/>
            </w:pPr>
            <w:r w:rsidRPr="0073787F">
              <w:rPr>
                <w:rFonts w:ascii="Calibri" w:eastAsia="Calibri" w:hAnsi="Calibri" w:cs="Calibri"/>
                <w:b/>
                <w:bCs/>
                <w:color w:val="000000" w:themeColor="text1"/>
                <w:sz w:val="20"/>
                <w:szCs w:val="20"/>
              </w:rPr>
              <w:t>SSO / SAML</w:t>
            </w:r>
          </w:p>
        </w:tc>
        <w:tc>
          <w:tcPr>
            <w:tcW w:w="5320" w:type="dxa"/>
            <w:tcBorders>
              <w:top w:val="nil"/>
              <w:left w:val="nil"/>
              <w:bottom w:val="nil"/>
              <w:right w:val="nil"/>
            </w:tcBorders>
            <w:shd w:val="clear" w:color="auto" w:fill="FFFFFF" w:themeFill="background1"/>
            <w:tcMar>
              <w:top w:w="15" w:type="dxa"/>
              <w:left w:w="15" w:type="dxa"/>
              <w:right w:w="15" w:type="dxa"/>
            </w:tcMar>
            <w:vAlign w:val="bottom"/>
          </w:tcPr>
          <w:p w14:paraId="0B0A209C" w14:textId="3B6CEF52" w:rsidR="0F9A88C2" w:rsidRPr="0073787F" w:rsidRDefault="0F9A88C2" w:rsidP="0F9A88C2">
            <w:pPr>
              <w:spacing w:after="0"/>
            </w:pPr>
            <w:r w:rsidRPr="0073787F">
              <w:rPr>
                <w:rFonts w:ascii="Calibri" w:eastAsia="Calibri" w:hAnsi="Calibri" w:cs="Calibri"/>
                <w:color w:val="000000" w:themeColor="text1"/>
                <w:sz w:val="20"/>
                <w:szCs w:val="20"/>
              </w:rPr>
              <w:t>Included</w:t>
            </w:r>
          </w:p>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p w14:paraId="34EA0FC8" w14:textId="689199AE" w:rsidR="0F9A88C2" w:rsidRPr="0073787F" w:rsidRDefault="0F9A88C2" w:rsidP="0F9A88C2">
            <w:pPr>
              <w:spacing w:after="0"/>
            </w:pPr>
            <w:r w:rsidRPr="0073787F">
              <w:rPr>
                <w:rFonts w:ascii="Calibri" w:eastAsia="Calibri" w:hAnsi="Calibri" w:cs="Calibri"/>
                <w:color w:val="000000" w:themeColor="text1"/>
                <w:sz w:val="20"/>
                <w:szCs w:val="20"/>
              </w:rPr>
              <w:t>£0</w:t>
            </w:r>
          </w:p>
        </w:tc>
      </w:tr>
      <w:tr w:rsidR="0F9A88C2" w:rsidRPr="0073787F" w14:paraId="5B6AD126"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p w14:paraId="4C852FC8" w14:textId="12B59EAF" w:rsidR="0F9A88C2" w:rsidRPr="0073787F" w:rsidRDefault="0F9A88C2" w:rsidP="0F9A88C2">
            <w:pPr>
              <w:spacing w:after="0"/>
            </w:pPr>
            <w:r w:rsidRPr="0073787F">
              <w:rPr>
                <w:rFonts w:ascii="Calibri" w:eastAsia="Calibri" w:hAnsi="Calibri" w:cs="Calibri"/>
                <w:b/>
                <w:bCs/>
                <w:color w:val="000000" w:themeColor="text1"/>
                <w:sz w:val="20"/>
                <w:szCs w:val="20"/>
              </w:rPr>
              <w:t>Seats</w:t>
            </w:r>
          </w:p>
        </w:tc>
        <w:tc>
          <w:tcPr>
            <w:tcW w:w="5320" w:type="dxa"/>
            <w:tcBorders>
              <w:top w:val="nil"/>
              <w:left w:val="nil"/>
              <w:bottom w:val="nil"/>
              <w:right w:val="nil"/>
            </w:tcBorders>
            <w:shd w:val="clear" w:color="auto" w:fill="FFFFFF" w:themeFill="background1"/>
            <w:tcMar>
              <w:top w:w="15" w:type="dxa"/>
              <w:left w:w="15" w:type="dxa"/>
              <w:right w:w="15" w:type="dxa"/>
            </w:tcMar>
            <w:vAlign w:val="bottom"/>
          </w:tcPr>
          <w:p w14:paraId="1BE83923" w14:textId="53AA5610" w:rsidR="0F9A88C2" w:rsidRPr="0073787F" w:rsidRDefault="0F9A88C2" w:rsidP="0F9A88C2">
            <w:pPr>
              <w:spacing w:after="0"/>
            </w:pPr>
            <w:r w:rsidRPr="0073787F">
              <w:rPr>
                <w:rFonts w:ascii="Calibri" w:eastAsia="Calibri" w:hAnsi="Calibri" w:cs="Calibri"/>
                <w:color w:val="000000" w:themeColor="text1"/>
                <w:sz w:val="20"/>
                <w:szCs w:val="20"/>
              </w:rPr>
              <w:t xml:space="preserve">Includes </w:t>
            </w:r>
            <w:r w:rsidR="001637FA">
              <w:rPr>
                <w:rFonts w:ascii="Calibri" w:eastAsia="Calibri" w:hAnsi="Calibri" w:cs="Calibri"/>
                <w:color w:val="000000" w:themeColor="text1"/>
                <w:sz w:val="20"/>
                <w:szCs w:val="20"/>
              </w:rPr>
              <w:t>5</w:t>
            </w:r>
            <w:r w:rsidRPr="0073787F">
              <w:rPr>
                <w:rFonts w:ascii="Calibri" w:eastAsia="Calibri" w:hAnsi="Calibri" w:cs="Calibri"/>
                <w:color w:val="000000" w:themeColor="text1"/>
                <w:sz w:val="20"/>
                <w:szCs w:val="20"/>
              </w:rPr>
              <w:t>0 seats</w:t>
            </w:r>
          </w:p>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p w14:paraId="4AF0C482" w14:textId="4FC04466" w:rsidR="0F9A88C2" w:rsidRPr="0073787F" w:rsidRDefault="0F9A88C2" w:rsidP="0F9A88C2">
            <w:pPr>
              <w:spacing w:after="0"/>
            </w:pPr>
            <w:r w:rsidRPr="0073787F">
              <w:rPr>
                <w:rFonts w:ascii="Calibri" w:eastAsia="Calibri" w:hAnsi="Calibri" w:cs="Calibri"/>
                <w:color w:val="000000" w:themeColor="text1"/>
                <w:sz w:val="20"/>
                <w:szCs w:val="20"/>
              </w:rPr>
              <w:t>£100/seat</w:t>
            </w:r>
          </w:p>
        </w:tc>
      </w:tr>
      <w:tr w:rsidR="0F9A88C2" w:rsidRPr="0073787F" w14:paraId="3210D835"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p w14:paraId="107F55F7" w14:textId="097DF06F" w:rsidR="0F9A88C2" w:rsidRPr="0073787F" w:rsidRDefault="0F9A88C2" w:rsidP="0F9A88C2">
            <w:pPr>
              <w:spacing w:after="0"/>
            </w:pPr>
            <w:r w:rsidRPr="0073787F">
              <w:rPr>
                <w:rFonts w:ascii="Calibri" w:eastAsia="Calibri" w:hAnsi="Calibri" w:cs="Calibri"/>
                <w:b/>
                <w:bCs/>
                <w:color w:val="000000" w:themeColor="text1"/>
                <w:sz w:val="20"/>
                <w:szCs w:val="20"/>
              </w:rPr>
              <w:t>Translations</w:t>
            </w:r>
          </w:p>
        </w:tc>
        <w:tc>
          <w:tcPr>
            <w:tcW w:w="5320" w:type="dxa"/>
            <w:tcBorders>
              <w:top w:val="nil"/>
              <w:left w:val="nil"/>
              <w:bottom w:val="nil"/>
              <w:right w:val="nil"/>
            </w:tcBorders>
            <w:shd w:val="clear" w:color="auto" w:fill="FFFFFF" w:themeFill="background1"/>
            <w:tcMar>
              <w:top w:w="15" w:type="dxa"/>
              <w:left w:w="15" w:type="dxa"/>
              <w:right w:w="15" w:type="dxa"/>
            </w:tcMar>
            <w:vAlign w:val="bottom"/>
          </w:tcPr>
          <w:p w14:paraId="297FA7D5" w14:textId="4091DA2B" w:rsidR="0F9A88C2" w:rsidRPr="0073787F" w:rsidRDefault="0F9A88C2" w:rsidP="0F9A88C2">
            <w:pPr>
              <w:spacing w:after="0"/>
            </w:pPr>
            <w:r w:rsidRPr="0073787F">
              <w:rPr>
                <w:rFonts w:ascii="Calibri" w:eastAsia="Calibri" w:hAnsi="Calibri" w:cs="Calibri"/>
                <w:color w:val="000000" w:themeColor="text1"/>
                <w:sz w:val="20"/>
                <w:szCs w:val="20"/>
              </w:rPr>
              <w:t>Includes 1M tokens</w:t>
            </w:r>
          </w:p>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p w14:paraId="0950E542" w14:textId="5C63FB3E" w:rsidR="0F9A88C2" w:rsidRPr="0073787F" w:rsidRDefault="0F9A88C2" w:rsidP="0F9A88C2">
            <w:pPr>
              <w:spacing w:after="0"/>
            </w:pPr>
            <w:r w:rsidRPr="0073787F">
              <w:rPr>
                <w:rFonts w:ascii="Calibri" w:eastAsia="Calibri" w:hAnsi="Calibri" w:cs="Calibri"/>
                <w:color w:val="000000" w:themeColor="text1"/>
                <w:sz w:val="20"/>
                <w:szCs w:val="20"/>
              </w:rPr>
              <w:t>£50/million tokens</w:t>
            </w:r>
          </w:p>
        </w:tc>
      </w:tr>
      <w:tr w:rsidR="0F9A88C2" w:rsidRPr="0073787F" w14:paraId="51B64071" w14:textId="77777777" w:rsidTr="00BB5546">
        <w:trPr>
          <w:trHeight w:val="255"/>
        </w:trPr>
        <w:tc>
          <w:tcPr>
            <w:tcW w:w="3686" w:type="dxa"/>
            <w:tcBorders>
              <w:top w:val="nil"/>
              <w:left w:val="single" w:sz="8" w:space="0" w:color="000000" w:themeColor="text1"/>
              <w:bottom w:val="single" w:sz="8" w:space="0" w:color="000000" w:themeColor="text1"/>
              <w:right w:val="nil"/>
            </w:tcBorders>
            <w:shd w:val="clear" w:color="auto" w:fill="FFFFFF" w:themeFill="background1"/>
            <w:tcMar>
              <w:top w:w="15" w:type="dxa"/>
              <w:left w:w="15" w:type="dxa"/>
              <w:right w:w="15" w:type="dxa"/>
            </w:tcMar>
            <w:vAlign w:val="bottom"/>
          </w:tcPr>
          <w:p w14:paraId="5797FE74" w14:textId="734E686E" w:rsidR="0F9A88C2" w:rsidRPr="0073787F" w:rsidRDefault="0F9A88C2" w:rsidP="0F9A88C2">
            <w:pPr>
              <w:spacing w:after="0"/>
            </w:pPr>
            <w:r w:rsidRPr="0073787F">
              <w:rPr>
                <w:rFonts w:ascii="Calibri" w:eastAsia="Calibri" w:hAnsi="Calibri" w:cs="Calibri"/>
                <w:b/>
                <w:bCs/>
                <w:color w:val="000000" w:themeColor="text1"/>
                <w:sz w:val="20"/>
                <w:szCs w:val="20"/>
              </w:rPr>
              <w:t>Onboarding Sessions</w:t>
            </w:r>
          </w:p>
        </w:tc>
        <w:tc>
          <w:tcPr>
            <w:tcW w:w="5320" w:type="dxa"/>
            <w:tcBorders>
              <w:top w:val="nil"/>
              <w:left w:val="nil"/>
              <w:bottom w:val="single" w:sz="8" w:space="0" w:color="000000" w:themeColor="text1"/>
              <w:right w:val="nil"/>
            </w:tcBorders>
            <w:shd w:val="clear" w:color="auto" w:fill="FFFFFF" w:themeFill="background1"/>
            <w:tcMar>
              <w:top w:w="15" w:type="dxa"/>
              <w:left w:w="15" w:type="dxa"/>
              <w:right w:w="15" w:type="dxa"/>
            </w:tcMar>
            <w:vAlign w:val="bottom"/>
          </w:tcPr>
          <w:p w14:paraId="4DB42B94" w14:textId="1EAC1619" w:rsidR="0F9A88C2" w:rsidRPr="0073787F" w:rsidRDefault="0F9A88C2" w:rsidP="0F9A88C2">
            <w:pPr>
              <w:spacing w:after="0"/>
            </w:pPr>
            <w:r w:rsidRPr="0073787F">
              <w:rPr>
                <w:rFonts w:ascii="Calibri" w:eastAsia="Calibri" w:hAnsi="Calibri" w:cs="Calibri"/>
                <w:color w:val="000000" w:themeColor="text1"/>
                <w:sz w:val="20"/>
                <w:szCs w:val="20"/>
              </w:rPr>
              <w:t xml:space="preserve">Includes 1,000 onboarding sessions </w:t>
            </w:r>
          </w:p>
        </w:tc>
        <w:tc>
          <w:tcPr>
            <w:tcW w:w="1769" w:type="dxa"/>
            <w:tcBorders>
              <w:top w:val="nil"/>
              <w:left w:val="nil"/>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bottom"/>
          </w:tcPr>
          <w:p w14:paraId="3A9910FB" w14:textId="1FC52932" w:rsidR="0F9A88C2" w:rsidRPr="0073787F" w:rsidRDefault="0F9A88C2" w:rsidP="0F9A88C2">
            <w:pPr>
              <w:spacing w:after="0"/>
            </w:pPr>
            <w:r w:rsidRPr="0073787F">
              <w:rPr>
                <w:rFonts w:ascii="Calibri" w:eastAsia="Calibri" w:hAnsi="Calibri" w:cs="Calibri"/>
                <w:color w:val="000000" w:themeColor="text1"/>
                <w:sz w:val="20"/>
                <w:szCs w:val="20"/>
              </w:rPr>
              <w:t>£0.10 per session</w:t>
            </w:r>
          </w:p>
        </w:tc>
      </w:tr>
    </w:tbl>
    <w:p w14:paraId="46DF3F38" w14:textId="28A8E395" w:rsidR="006876CC" w:rsidRDefault="006876CC"/>
    <w:tbl>
      <w:tblPr>
        <w:tblW w:w="10775" w:type="dxa"/>
        <w:tblBorders>
          <w:top w:val="single" w:sz="4" w:space="0" w:color="auto"/>
          <w:left w:val="single" w:sz="4" w:space="0" w:color="auto"/>
          <w:bottom w:val="single" w:sz="4" w:space="0" w:color="auto"/>
          <w:right w:val="single" w:sz="4" w:space="0" w:color="auto"/>
        </w:tblBorders>
        <w:tblLayout w:type="fixed"/>
        <w:tblLook w:val="06A0" w:firstRow="1" w:lastRow="0" w:firstColumn="1" w:lastColumn="0" w:noHBand="1" w:noVBand="1"/>
      </w:tblPr>
      <w:tblGrid>
        <w:gridCol w:w="3681"/>
        <w:gridCol w:w="5386"/>
        <w:gridCol w:w="1708"/>
      </w:tblGrid>
      <w:tr w:rsidR="006876CC" w:rsidRPr="0073787F" w14:paraId="55B22688" w14:textId="77777777" w:rsidTr="00D71347">
        <w:trPr>
          <w:trHeight w:val="20"/>
        </w:trPr>
        <w:tc>
          <w:tcPr>
            <w:tcW w:w="3681" w:type="dxa"/>
            <w:shd w:val="clear" w:color="auto" w:fill="F2F2F2" w:themeFill="background1" w:themeFillShade="F2"/>
            <w:tcMar>
              <w:top w:w="15" w:type="dxa"/>
              <w:left w:w="15" w:type="dxa"/>
              <w:right w:w="15" w:type="dxa"/>
            </w:tcMar>
            <w:vAlign w:val="bottom"/>
          </w:tcPr>
          <w:p w14:paraId="7D8931D0" w14:textId="77777777" w:rsidR="006876CC" w:rsidRPr="0073787F" w:rsidRDefault="006876CC" w:rsidP="00BF4C4F">
            <w:pPr>
              <w:spacing w:after="0"/>
            </w:pPr>
            <w:r w:rsidRPr="0073787F">
              <w:rPr>
                <w:rFonts w:ascii="Calibri" w:eastAsia="Calibri" w:hAnsi="Calibri" w:cs="Calibri"/>
                <w:b/>
                <w:bCs/>
                <w:color w:val="000000" w:themeColor="text1"/>
                <w:sz w:val="20"/>
                <w:szCs w:val="20"/>
              </w:rPr>
              <w:t>Optional Add ons</w:t>
            </w:r>
          </w:p>
        </w:tc>
        <w:tc>
          <w:tcPr>
            <w:tcW w:w="5386" w:type="dxa"/>
            <w:shd w:val="clear" w:color="auto" w:fill="F2F2F2" w:themeFill="background1" w:themeFillShade="F2"/>
            <w:tcMar>
              <w:top w:w="15" w:type="dxa"/>
              <w:left w:w="15" w:type="dxa"/>
              <w:right w:w="15" w:type="dxa"/>
            </w:tcMar>
            <w:vAlign w:val="bottom"/>
          </w:tcPr>
          <w:p w14:paraId="1348FD0A" w14:textId="77777777" w:rsidR="006876CC" w:rsidRPr="0073787F" w:rsidRDefault="006876CC" w:rsidP="00BF4C4F">
            <w:pPr>
              <w:spacing w:after="0"/>
            </w:pPr>
          </w:p>
        </w:tc>
        <w:tc>
          <w:tcPr>
            <w:tcW w:w="1708" w:type="dxa"/>
            <w:shd w:val="clear" w:color="auto" w:fill="F2F2F2" w:themeFill="background1" w:themeFillShade="F2"/>
            <w:tcMar>
              <w:top w:w="15" w:type="dxa"/>
              <w:left w:w="15" w:type="dxa"/>
              <w:right w:w="15" w:type="dxa"/>
            </w:tcMar>
            <w:vAlign w:val="bottom"/>
          </w:tcPr>
          <w:p w14:paraId="72202180" w14:textId="77777777" w:rsidR="006876CC" w:rsidRPr="0073787F" w:rsidRDefault="006876CC" w:rsidP="00BF4C4F">
            <w:pPr>
              <w:spacing w:after="0"/>
            </w:pPr>
          </w:p>
        </w:tc>
      </w:tr>
      <w:tr w:rsidR="006876CC" w:rsidRPr="0073787F" w14:paraId="341DFC99" w14:textId="77777777" w:rsidTr="00D71347">
        <w:trPr>
          <w:trHeight w:val="20"/>
        </w:trPr>
        <w:tc>
          <w:tcPr>
            <w:tcW w:w="3681" w:type="dxa"/>
            <w:shd w:val="clear" w:color="auto" w:fill="F2F2F2" w:themeFill="background1" w:themeFillShade="F2"/>
            <w:tcMar>
              <w:top w:w="15" w:type="dxa"/>
              <w:left w:w="15" w:type="dxa"/>
              <w:right w:w="15" w:type="dxa"/>
            </w:tcMar>
            <w:vAlign w:val="bottom"/>
          </w:tcPr>
          <w:p w14:paraId="2E7D1323" w14:textId="77777777" w:rsidR="006876CC" w:rsidRPr="0073787F" w:rsidRDefault="006876CC" w:rsidP="00BF4C4F">
            <w:pPr>
              <w:spacing w:after="0"/>
            </w:pPr>
            <w:r w:rsidRPr="0073787F">
              <w:rPr>
                <w:rFonts w:ascii="Calibri" w:eastAsia="Calibri" w:hAnsi="Calibri" w:cs="Calibri"/>
                <w:b/>
                <w:bCs/>
                <w:color w:val="000000" w:themeColor="text1"/>
                <w:sz w:val="20"/>
                <w:szCs w:val="20"/>
              </w:rPr>
              <w:t>Feature</w:t>
            </w:r>
          </w:p>
        </w:tc>
        <w:tc>
          <w:tcPr>
            <w:tcW w:w="5386" w:type="dxa"/>
            <w:shd w:val="clear" w:color="auto" w:fill="F2F2F2" w:themeFill="background1" w:themeFillShade="F2"/>
            <w:tcMar>
              <w:top w:w="15" w:type="dxa"/>
              <w:left w:w="15" w:type="dxa"/>
              <w:right w:w="15" w:type="dxa"/>
            </w:tcMar>
            <w:vAlign w:val="bottom"/>
          </w:tcPr>
          <w:p w14:paraId="0F53F67E" w14:textId="77777777" w:rsidR="006876CC" w:rsidRPr="0073787F" w:rsidRDefault="006876CC" w:rsidP="00BF4C4F">
            <w:pPr>
              <w:spacing w:after="0"/>
            </w:pPr>
            <w:r w:rsidRPr="0073787F">
              <w:rPr>
                <w:rFonts w:ascii="Calibri" w:eastAsia="Calibri" w:hAnsi="Calibri" w:cs="Calibri"/>
                <w:b/>
                <w:bCs/>
                <w:color w:val="000000" w:themeColor="text1"/>
                <w:sz w:val="20"/>
                <w:szCs w:val="20"/>
              </w:rPr>
              <w:t>Pricing</w:t>
            </w:r>
          </w:p>
        </w:tc>
        <w:tc>
          <w:tcPr>
            <w:tcW w:w="1708" w:type="dxa"/>
            <w:shd w:val="clear" w:color="auto" w:fill="F2F2F2" w:themeFill="background1" w:themeFillShade="F2"/>
            <w:tcMar>
              <w:top w:w="15" w:type="dxa"/>
              <w:left w:w="15" w:type="dxa"/>
              <w:right w:w="15" w:type="dxa"/>
            </w:tcMar>
            <w:vAlign w:val="bottom"/>
          </w:tcPr>
          <w:p w14:paraId="2323EBE9" w14:textId="77777777" w:rsidR="006876CC" w:rsidRPr="0073787F" w:rsidRDefault="006876CC" w:rsidP="00BF4C4F">
            <w:pPr>
              <w:spacing w:after="0"/>
            </w:pPr>
          </w:p>
        </w:tc>
      </w:tr>
      <w:tr w:rsidR="006876CC" w:rsidRPr="0073787F" w14:paraId="2AA74A2B" w14:textId="77777777" w:rsidTr="00D71347">
        <w:trPr>
          <w:trHeight w:val="20"/>
        </w:trPr>
        <w:tc>
          <w:tcPr>
            <w:tcW w:w="3681" w:type="dxa"/>
            <w:shd w:val="clear" w:color="auto" w:fill="FFFFFF" w:themeFill="background1"/>
            <w:tcMar>
              <w:top w:w="15" w:type="dxa"/>
              <w:left w:w="15" w:type="dxa"/>
              <w:right w:w="15" w:type="dxa"/>
            </w:tcMar>
            <w:vAlign w:val="bottom"/>
          </w:tcPr>
          <w:p w14:paraId="7D7040D6" w14:textId="77777777" w:rsidR="006876CC" w:rsidRPr="0073787F" w:rsidRDefault="006876CC" w:rsidP="00BF4C4F">
            <w:pPr>
              <w:spacing w:after="0"/>
            </w:pPr>
            <w:r w:rsidRPr="0073787F">
              <w:rPr>
                <w:rFonts w:ascii="Calibri" w:eastAsia="Calibri" w:hAnsi="Calibri" w:cs="Calibri"/>
                <w:b/>
                <w:bCs/>
                <w:color w:val="000000" w:themeColor="text1"/>
                <w:sz w:val="20"/>
                <w:szCs w:val="20"/>
              </w:rPr>
              <w:t>Custom Integrations</w:t>
            </w:r>
          </w:p>
        </w:tc>
        <w:tc>
          <w:tcPr>
            <w:tcW w:w="5386" w:type="dxa"/>
            <w:shd w:val="clear" w:color="auto" w:fill="FFFFFF" w:themeFill="background1"/>
            <w:tcMar>
              <w:top w:w="15" w:type="dxa"/>
              <w:left w:w="15" w:type="dxa"/>
              <w:right w:w="15" w:type="dxa"/>
            </w:tcMar>
            <w:vAlign w:val="bottom"/>
          </w:tcPr>
          <w:p w14:paraId="567447FA" w14:textId="77777777" w:rsidR="006876CC" w:rsidRPr="0073787F" w:rsidRDefault="006876CC" w:rsidP="00BF4C4F">
            <w:pPr>
              <w:spacing w:after="0"/>
            </w:pPr>
            <w:r w:rsidRPr="0073787F">
              <w:rPr>
                <w:rFonts w:ascii="Calibri" w:eastAsia="Calibri" w:hAnsi="Calibri" w:cs="Calibri"/>
                <w:color w:val="000000" w:themeColor="text1"/>
                <w:sz w:val="20"/>
                <w:szCs w:val="20"/>
              </w:rPr>
              <w:t>Priced separately (Ad-hoc) (£1000 day rate)</w:t>
            </w:r>
          </w:p>
        </w:tc>
        <w:tc>
          <w:tcPr>
            <w:tcW w:w="1708" w:type="dxa"/>
            <w:shd w:val="clear" w:color="auto" w:fill="FFFFFF" w:themeFill="background1"/>
            <w:tcMar>
              <w:top w:w="15" w:type="dxa"/>
              <w:left w:w="15" w:type="dxa"/>
              <w:right w:w="15" w:type="dxa"/>
            </w:tcMar>
            <w:vAlign w:val="bottom"/>
          </w:tcPr>
          <w:p w14:paraId="45FA33F0" w14:textId="77777777" w:rsidR="006876CC" w:rsidRPr="0073787F" w:rsidRDefault="006876CC" w:rsidP="00BF4C4F">
            <w:pPr>
              <w:spacing w:after="0"/>
            </w:pPr>
          </w:p>
        </w:tc>
      </w:tr>
      <w:tr w:rsidR="006876CC" w:rsidRPr="0073787F" w14:paraId="29825A3A" w14:textId="77777777" w:rsidTr="00D71347">
        <w:trPr>
          <w:trHeight w:val="20"/>
        </w:trPr>
        <w:tc>
          <w:tcPr>
            <w:tcW w:w="3681" w:type="dxa"/>
            <w:shd w:val="clear" w:color="auto" w:fill="FFFFFF" w:themeFill="background1"/>
            <w:tcMar>
              <w:top w:w="15" w:type="dxa"/>
              <w:left w:w="15" w:type="dxa"/>
              <w:right w:w="15" w:type="dxa"/>
            </w:tcMar>
            <w:vAlign w:val="bottom"/>
          </w:tcPr>
          <w:p w14:paraId="6ED50E23" w14:textId="77777777" w:rsidR="006876CC" w:rsidRPr="0073787F" w:rsidRDefault="006876CC" w:rsidP="00BF4C4F">
            <w:pPr>
              <w:spacing w:after="0"/>
            </w:pPr>
            <w:r w:rsidRPr="0073787F">
              <w:rPr>
                <w:rFonts w:ascii="Calibri" w:eastAsia="Calibri" w:hAnsi="Calibri" w:cs="Calibri"/>
                <w:b/>
                <w:bCs/>
                <w:color w:val="000000" w:themeColor="text1"/>
                <w:sz w:val="20"/>
                <w:szCs w:val="20"/>
              </w:rPr>
              <w:t>Multi-Tenanted Data</w:t>
            </w:r>
          </w:p>
        </w:tc>
        <w:tc>
          <w:tcPr>
            <w:tcW w:w="5386" w:type="dxa"/>
            <w:shd w:val="clear" w:color="auto" w:fill="FFFFFF" w:themeFill="background1"/>
            <w:tcMar>
              <w:top w:w="15" w:type="dxa"/>
              <w:left w:w="15" w:type="dxa"/>
              <w:right w:w="15" w:type="dxa"/>
            </w:tcMar>
            <w:vAlign w:val="bottom"/>
          </w:tcPr>
          <w:p w14:paraId="7E8C4F98" w14:textId="77777777" w:rsidR="006876CC" w:rsidRPr="0073787F" w:rsidRDefault="006876CC" w:rsidP="00BF4C4F">
            <w:pPr>
              <w:spacing w:after="0"/>
            </w:pPr>
            <w:r w:rsidRPr="0073787F">
              <w:rPr>
                <w:rFonts w:ascii="Calibri" w:eastAsia="Calibri" w:hAnsi="Calibri" w:cs="Calibri"/>
                <w:color w:val="000000" w:themeColor="text1"/>
                <w:sz w:val="20"/>
                <w:szCs w:val="20"/>
              </w:rPr>
              <w:t>£12,000/month</w:t>
            </w:r>
          </w:p>
        </w:tc>
        <w:tc>
          <w:tcPr>
            <w:tcW w:w="1708" w:type="dxa"/>
            <w:shd w:val="clear" w:color="auto" w:fill="FFFFFF" w:themeFill="background1"/>
            <w:tcMar>
              <w:top w:w="15" w:type="dxa"/>
              <w:left w:w="15" w:type="dxa"/>
              <w:right w:w="15" w:type="dxa"/>
            </w:tcMar>
            <w:vAlign w:val="bottom"/>
          </w:tcPr>
          <w:p w14:paraId="67D67639" w14:textId="77777777" w:rsidR="006876CC" w:rsidRPr="0073787F" w:rsidRDefault="006876CC" w:rsidP="00BF4C4F">
            <w:pPr>
              <w:spacing w:after="0"/>
            </w:pPr>
          </w:p>
        </w:tc>
      </w:tr>
      <w:tr w:rsidR="006876CC" w:rsidRPr="0073787F" w14:paraId="527CCF99" w14:textId="77777777" w:rsidTr="00D71347">
        <w:trPr>
          <w:trHeight w:val="20"/>
        </w:trPr>
        <w:tc>
          <w:tcPr>
            <w:tcW w:w="3681" w:type="dxa"/>
            <w:shd w:val="clear" w:color="auto" w:fill="FFFFFF" w:themeFill="background1"/>
            <w:tcMar>
              <w:top w:w="15" w:type="dxa"/>
              <w:left w:w="15" w:type="dxa"/>
              <w:right w:w="15" w:type="dxa"/>
            </w:tcMar>
            <w:vAlign w:val="bottom"/>
          </w:tcPr>
          <w:p w14:paraId="08CC1DAB" w14:textId="77777777" w:rsidR="006876CC" w:rsidRPr="0073787F" w:rsidRDefault="006876CC" w:rsidP="00BF4C4F">
            <w:pPr>
              <w:spacing w:after="0"/>
            </w:pPr>
            <w:r w:rsidRPr="0073787F">
              <w:rPr>
                <w:rFonts w:ascii="Calibri" w:eastAsia="Calibri" w:hAnsi="Calibri" w:cs="Calibri"/>
                <w:b/>
                <w:bCs/>
                <w:color w:val="000000" w:themeColor="text1"/>
                <w:sz w:val="20"/>
                <w:szCs w:val="20"/>
              </w:rPr>
              <w:lastRenderedPageBreak/>
              <w:t>On-Prem Deployment</w:t>
            </w:r>
          </w:p>
        </w:tc>
        <w:tc>
          <w:tcPr>
            <w:tcW w:w="5386" w:type="dxa"/>
            <w:shd w:val="clear" w:color="auto" w:fill="FFFFFF" w:themeFill="background1"/>
            <w:tcMar>
              <w:top w:w="15" w:type="dxa"/>
              <w:left w:w="15" w:type="dxa"/>
              <w:right w:w="15" w:type="dxa"/>
            </w:tcMar>
            <w:vAlign w:val="bottom"/>
          </w:tcPr>
          <w:p w14:paraId="199ADE3F" w14:textId="77777777" w:rsidR="006876CC" w:rsidRPr="0073787F" w:rsidRDefault="006876CC" w:rsidP="00BF4C4F">
            <w:pPr>
              <w:spacing w:after="0"/>
            </w:pPr>
            <w:r w:rsidRPr="0073787F">
              <w:rPr>
                <w:rFonts w:ascii="Calibri" w:eastAsia="Calibri" w:hAnsi="Calibri" w:cs="Calibri"/>
                <w:color w:val="000000" w:themeColor="text1"/>
                <w:sz w:val="20"/>
                <w:szCs w:val="20"/>
              </w:rPr>
              <w:t>£50,000 setup</w:t>
            </w:r>
          </w:p>
        </w:tc>
        <w:tc>
          <w:tcPr>
            <w:tcW w:w="1708" w:type="dxa"/>
            <w:shd w:val="clear" w:color="auto" w:fill="FFFFFF" w:themeFill="background1"/>
            <w:tcMar>
              <w:top w:w="15" w:type="dxa"/>
              <w:left w:w="15" w:type="dxa"/>
              <w:right w:w="15" w:type="dxa"/>
            </w:tcMar>
            <w:vAlign w:val="bottom"/>
          </w:tcPr>
          <w:p w14:paraId="654CE868" w14:textId="77777777" w:rsidR="006876CC" w:rsidRPr="0073787F" w:rsidRDefault="006876CC" w:rsidP="00BF4C4F">
            <w:pPr>
              <w:spacing w:after="0"/>
            </w:pPr>
          </w:p>
        </w:tc>
      </w:tr>
      <w:tr w:rsidR="006876CC" w:rsidRPr="0073787F" w14:paraId="4D824A97" w14:textId="77777777" w:rsidTr="00D71347">
        <w:trPr>
          <w:trHeight w:val="20"/>
        </w:trPr>
        <w:tc>
          <w:tcPr>
            <w:tcW w:w="3681" w:type="dxa"/>
            <w:shd w:val="clear" w:color="auto" w:fill="FFFFFF" w:themeFill="background1"/>
            <w:tcMar>
              <w:top w:w="15" w:type="dxa"/>
              <w:left w:w="15" w:type="dxa"/>
              <w:right w:w="15" w:type="dxa"/>
            </w:tcMar>
            <w:vAlign w:val="bottom"/>
          </w:tcPr>
          <w:p w14:paraId="1934F70D" w14:textId="77777777" w:rsidR="006876CC" w:rsidRPr="0073787F" w:rsidRDefault="006876CC" w:rsidP="00BF4C4F">
            <w:pPr>
              <w:spacing w:after="0"/>
            </w:pPr>
            <w:r w:rsidRPr="0073787F">
              <w:rPr>
                <w:rFonts w:ascii="Calibri" w:eastAsia="Calibri" w:hAnsi="Calibri" w:cs="Calibri"/>
                <w:b/>
                <w:bCs/>
                <w:color w:val="000000" w:themeColor="text1"/>
                <w:sz w:val="20"/>
                <w:szCs w:val="20"/>
              </w:rPr>
              <w:t>Customer Support Manager</w:t>
            </w:r>
          </w:p>
        </w:tc>
        <w:tc>
          <w:tcPr>
            <w:tcW w:w="7094" w:type="dxa"/>
            <w:gridSpan w:val="2"/>
            <w:shd w:val="clear" w:color="auto" w:fill="FFFFFF" w:themeFill="background1"/>
            <w:tcMar>
              <w:top w:w="15" w:type="dxa"/>
              <w:left w:w="15" w:type="dxa"/>
              <w:right w:w="15" w:type="dxa"/>
            </w:tcMar>
            <w:vAlign w:val="bottom"/>
          </w:tcPr>
          <w:p w14:paraId="1FF678BA" w14:textId="77777777" w:rsidR="006876CC" w:rsidRPr="0073787F" w:rsidRDefault="006876CC" w:rsidP="00BF4C4F">
            <w:pPr>
              <w:spacing w:after="0"/>
            </w:pPr>
            <w:r w:rsidRPr="0073787F">
              <w:rPr>
                <w:rFonts w:ascii="Calibri" w:eastAsia="Calibri" w:hAnsi="Calibri" w:cs="Calibri"/>
                <w:color w:val="000000" w:themeColor="text1"/>
                <w:sz w:val="20"/>
                <w:szCs w:val="20"/>
              </w:rPr>
              <w:t xml:space="preserve">Business hours (shared) included, </w:t>
            </w:r>
            <w:r w:rsidRPr="0073787F">
              <w:rPr>
                <w:rFonts w:ascii="Calibri" w:eastAsia="Calibri" w:hAnsi="Calibri" w:cs="Calibri"/>
                <w:b/>
                <w:bCs/>
                <w:color w:val="000000" w:themeColor="text1"/>
                <w:sz w:val="20"/>
                <w:szCs w:val="20"/>
              </w:rPr>
              <w:t>£2,500/month for dedicated</w:t>
            </w:r>
          </w:p>
        </w:tc>
      </w:tr>
      <w:tr w:rsidR="006876CC" w:rsidRPr="0073787F" w14:paraId="34ED75EB" w14:textId="77777777" w:rsidTr="00D71347">
        <w:trPr>
          <w:trHeight w:val="20"/>
        </w:trPr>
        <w:tc>
          <w:tcPr>
            <w:tcW w:w="3681" w:type="dxa"/>
            <w:shd w:val="clear" w:color="auto" w:fill="FFFFFF" w:themeFill="background1"/>
            <w:tcMar>
              <w:top w:w="15" w:type="dxa"/>
              <w:left w:w="15" w:type="dxa"/>
              <w:right w:w="15" w:type="dxa"/>
            </w:tcMar>
            <w:vAlign w:val="bottom"/>
          </w:tcPr>
          <w:p w14:paraId="1A746696" w14:textId="77777777" w:rsidR="006876CC" w:rsidRPr="0073787F" w:rsidRDefault="006876CC" w:rsidP="00BF4C4F">
            <w:pPr>
              <w:spacing w:after="0"/>
            </w:pPr>
            <w:r w:rsidRPr="0073787F">
              <w:rPr>
                <w:rFonts w:ascii="Calibri" w:eastAsia="Calibri" w:hAnsi="Calibri" w:cs="Calibri"/>
                <w:b/>
                <w:bCs/>
                <w:color w:val="000000" w:themeColor="text1"/>
                <w:sz w:val="20"/>
                <w:szCs w:val="20"/>
              </w:rPr>
              <w:t>Technical Support Manager</w:t>
            </w:r>
          </w:p>
        </w:tc>
        <w:tc>
          <w:tcPr>
            <w:tcW w:w="5386" w:type="dxa"/>
            <w:shd w:val="clear" w:color="auto" w:fill="FFFFFF" w:themeFill="background1"/>
            <w:tcMar>
              <w:top w:w="15" w:type="dxa"/>
              <w:left w:w="15" w:type="dxa"/>
              <w:right w:w="15" w:type="dxa"/>
            </w:tcMar>
            <w:vAlign w:val="bottom"/>
          </w:tcPr>
          <w:p w14:paraId="7E905943" w14:textId="77777777" w:rsidR="006876CC" w:rsidRPr="0073787F" w:rsidRDefault="006876CC" w:rsidP="00BF4C4F">
            <w:pPr>
              <w:spacing w:after="0"/>
            </w:pPr>
            <w:r w:rsidRPr="0073787F">
              <w:rPr>
                <w:rFonts w:ascii="Calibri" w:eastAsia="Calibri" w:hAnsi="Calibri" w:cs="Calibri"/>
                <w:color w:val="000000" w:themeColor="text1"/>
                <w:sz w:val="20"/>
                <w:szCs w:val="20"/>
              </w:rPr>
              <w:t xml:space="preserve">Business hours (shared) included, </w:t>
            </w:r>
            <w:r w:rsidRPr="0073787F">
              <w:rPr>
                <w:rFonts w:ascii="Calibri" w:eastAsia="Calibri" w:hAnsi="Calibri" w:cs="Calibri"/>
                <w:b/>
                <w:bCs/>
                <w:color w:val="000000" w:themeColor="text1"/>
                <w:sz w:val="20"/>
                <w:szCs w:val="20"/>
              </w:rPr>
              <w:t>£2,500/month for dedicated</w:t>
            </w:r>
          </w:p>
        </w:tc>
        <w:tc>
          <w:tcPr>
            <w:tcW w:w="1708" w:type="dxa"/>
            <w:shd w:val="clear" w:color="auto" w:fill="FFFFFF" w:themeFill="background1"/>
            <w:tcMar>
              <w:top w:w="15" w:type="dxa"/>
              <w:left w:w="15" w:type="dxa"/>
              <w:right w:w="15" w:type="dxa"/>
            </w:tcMar>
            <w:vAlign w:val="bottom"/>
          </w:tcPr>
          <w:p w14:paraId="02BD5834" w14:textId="77777777" w:rsidR="006876CC" w:rsidRPr="0073787F" w:rsidRDefault="006876CC" w:rsidP="00BF4C4F">
            <w:pPr>
              <w:spacing w:after="0"/>
            </w:pPr>
          </w:p>
        </w:tc>
      </w:tr>
      <w:tr w:rsidR="006876CC" w:rsidRPr="0073787F" w14:paraId="423DB3A9" w14:textId="77777777" w:rsidTr="00D71347">
        <w:trPr>
          <w:trHeight w:val="20"/>
        </w:trPr>
        <w:tc>
          <w:tcPr>
            <w:tcW w:w="3681" w:type="dxa"/>
            <w:shd w:val="clear" w:color="auto" w:fill="FFFFFF" w:themeFill="background1"/>
            <w:tcMar>
              <w:top w:w="15" w:type="dxa"/>
              <w:left w:w="15" w:type="dxa"/>
              <w:right w:w="15" w:type="dxa"/>
            </w:tcMar>
            <w:vAlign w:val="bottom"/>
          </w:tcPr>
          <w:p w14:paraId="14D1869A" w14:textId="77777777" w:rsidR="006876CC" w:rsidRPr="0073787F" w:rsidRDefault="006876CC" w:rsidP="00BF4C4F">
            <w:pPr>
              <w:spacing w:after="0"/>
            </w:pPr>
            <w:commentRangeStart w:id="142"/>
            <w:r w:rsidRPr="0073787F">
              <w:rPr>
                <w:rFonts w:ascii="Calibri" w:eastAsia="Calibri" w:hAnsi="Calibri" w:cs="Calibri"/>
                <w:b/>
                <w:bCs/>
                <w:color w:val="000000" w:themeColor="text1"/>
                <w:sz w:val="20"/>
                <w:szCs w:val="20"/>
              </w:rPr>
              <w:t xml:space="preserve">Setup Fee </w:t>
            </w:r>
          </w:p>
        </w:tc>
        <w:tc>
          <w:tcPr>
            <w:tcW w:w="5386" w:type="dxa"/>
            <w:shd w:val="clear" w:color="auto" w:fill="FFFFFF" w:themeFill="background1"/>
            <w:tcMar>
              <w:top w:w="15" w:type="dxa"/>
              <w:left w:w="15" w:type="dxa"/>
              <w:right w:w="15" w:type="dxa"/>
            </w:tcMar>
            <w:vAlign w:val="bottom"/>
          </w:tcPr>
          <w:p w14:paraId="45257E56" w14:textId="6A91906C" w:rsidR="006876CC" w:rsidRPr="0073787F" w:rsidRDefault="006876CC" w:rsidP="00BF4C4F">
            <w:pPr>
              <w:spacing w:after="0"/>
            </w:pPr>
            <w:r>
              <w:rPr>
                <w:rFonts w:ascii="Calibri" w:eastAsia="Calibri" w:hAnsi="Calibri" w:cs="Calibri"/>
                <w:color w:val="000000" w:themeColor="text1"/>
                <w:sz w:val="20"/>
                <w:szCs w:val="20"/>
              </w:rPr>
              <w:t>£25,000</w:t>
            </w:r>
            <w:r w:rsidR="00540BAB">
              <w:rPr>
                <w:rFonts w:ascii="Calibri" w:eastAsia="Calibri" w:hAnsi="Calibri" w:cs="Calibri"/>
                <w:color w:val="000000" w:themeColor="text1"/>
                <w:sz w:val="20"/>
                <w:szCs w:val="20"/>
              </w:rPr>
              <w:t xml:space="preserve"> </w:t>
            </w:r>
          </w:p>
        </w:tc>
        <w:tc>
          <w:tcPr>
            <w:tcW w:w="1708" w:type="dxa"/>
            <w:shd w:val="clear" w:color="auto" w:fill="FFFFFF" w:themeFill="background1"/>
            <w:tcMar>
              <w:top w:w="15" w:type="dxa"/>
              <w:left w:w="15" w:type="dxa"/>
              <w:right w:w="15" w:type="dxa"/>
            </w:tcMar>
            <w:vAlign w:val="bottom"/>
          </w:tcPr>
          <w:p w14:paraId="4A6C9284" w14:textId="77777777" w:rsidR="006876CC" w:rsidRPr="0073787F" w:rsidRDefault="006876CC" w:rsidP="00BF4C4F">
            <w:pPr>
              <w:spacing w:after="0"/>
            </w:pPr>
            <w:r w:rsidRPr="0073787F">
              <w:rPr>
                <w:rFonts w:ascii="Calibri" w:eastAsia="Calibri" w:hAnsi="Calibri" w:cs="Calibri"/>
                <w:color w:val="000000" w:themeColor="text1"/>
                <w:sz w:val="20"/>
                <w:szCs w:val="20"/>
              </w:rPr>
              <w:t>One-time fee</w:t>
            </w:r>
            <w:commentRangeEnd w:id="142"/>
            <w:r w:rsidR="00C0495B">
              <w:rPr>
                <w:rStyle w:val="CommentReference"/>
              </w:rPr>
              <w:commentReference w:id="142"/>
            </w:r>
          </w:p>
        </w:tc>
      </w:tr>
      <w:tr w:rsidR="006876CC" w:rsidRPr="0073787F" w14:paraId="23A4922D" w14:textId="77777777" w:rsidTr="00D71347">
        <w:trPr>
          <w:trHeight w:val="20"/>
        </w:trPr>
        <w:tc>
          <w:tcPr>
            <w:tcW w:w="3681" w:type="dxa"/>
            <w:shd w:val="clear" w:color="auto" w:fill="FFFFFF" w:themeFill="background1"/>
            <w:tcMar>
              <w:top w:w="15" w:type="dxa"/>
              <w:left w:w="15" w:type="dxa"/>
              <w:right w:w="15" w:type="dxa"/>
            </w:tcMar>
            <w:vAlign w:val="bottom"/>
          </w:tcPr>
          <w:p w14:paraId="54222ED6" w14:textId="1925ED75" w:rsidR="006876CC" w:rsidRPr="0073787F" w:rsidRDefault="00540BAB" w:rsidP="00BF4C4F">
            <w:pPr>
              <w:spacing w:after="0"/>
            </w:pPr>
            <w:r w:rsidRPr="00540BAB">
              <w:rPr>
                <w:rFonts w:ascii="Calibri" w:eastAsia="Calibri" w:hAnsi="Calibri" w:cs="Calibri"/>
                <w:b/>
                <w:bCs/>
                <w:color w:val="000000" w:themeColor="text1"/>
                <w:sz w:val="20"/>
                <w:szCs w:val="20"/>
              </w:rPr>
              <w:t>Professional Services (Daily Rate)</w:t>
            </w:r>
          </w:p>
        </w:tc>
        <w:tc>
          <w:tcPr>
            <w:tcW w:w="5386" w:type="dxa"/>
            <w:shd w:val="clear" w:color="auto" w:fill="FFFFFF" w:themeFill="background1"/>
            <w:tcMar>
              <w:top w:w="15" w:type="dxa"/>
              <w:left w:w="15" w:type="dxa"/>
              <w:right w:w="15" w:type="dxa"/>
            </w:tcMar>
            <w:vAlign w:val="bottom"/>
          </w:tcPr>
          <w:p w14:paraId="3E6BBCC8" w14:textId="3F3D99F2" w:rsidR="006876CC" w:rsidRPr="0073787F" w:rsidRDefault="006876CC" w:rsidP="00BF4C4F">
            <w:pPr>
              <w:spacing w:after="0"/>
            </w:pPr>
            <w:r>
              <w:rPr>
                <w:rFonts w:ascii="Calibri" w:eastAsia="Calibri" w:hAnsi="Calibri" w:cs="Calibri"/>
                <w:color w:val="000000" w:themeColor="text1"/>
                <w:sz w:val="20"/>
                <w:szCs w:val="20"/>
              </w:rPr>
              <w:t xml:space="preserve"> </w:t>
            </w:r>
            <w:r w:rsidRPr="0073787F">
              <w:rPr>
                <w:rFonts w:ascii="Calibri" w:eastAsia="Calibri" w:hAnsi="Calibri" w:cs="Calibri"/>
                <w:color w:val="000000" w:themeColor="text1"/>
                <w:sz w:val="20"/>
                <w:szCs w:val="20"/>
              </w:rPr>
              <w:t>£1,000</w:t>
            </w:r>
          </w:p>
        </w:tc>
        <w:tc>
          <w:tcPr>
            <w:tcW w:w="1708" w:type="dxa"/>
            <w:shd w:val="clear" w:color="auto" w:fill="FFFFFF" w:themeFill="background1"/>
            <w:tcMar>
              <w:top w:w="15" w:type="dxa"/>
              <w:left w:w="15" w:type="dxa"/>
              <w:right w:w="15" w:type="dxa"/>
            </w:tcMar>
            <w:vAlign w:val="bottom"/>
          </w:tcPr>
          <w:p w14:paraId="463613DB" w14:textId="77777777" w:rsidR="006876CC" w:rsidRPr="0073787F" w:rsidRDefault="006876CC" w:rsidP="00BF4C4F">
            <w:pPr>
              <w:spacing w:after="0"/>
            </w:pPr>
            <w:r w:rsidRPr="0073787F">
              <w:rPr>
                <w:rFonts w:ascii="Calibri" w:eastAsia="Calibri" w:hAnsi="Calibri" w:cs="Calibri"/>
                <w:color w:val="000000" w:themeColor="text1"/>
                <w:sz w:val="20"/>
                <w:szCs w:val="20"/>
              </w:rPr>
              <w:t xml:space="preserve">Day rate </w:t>
            </w:r>
          </w:p>
        </w:tc>
      </w:tr>
    </w:tbl>
    <w:p w14:paraId="36678E82" w14:textId="77777777" w:rsidR="00D239B2" w:rsidRDefault="00D239B2">
      <w:pPr>
        <w:rPr>
          <w:rFonts w:ascii="Calibri" w:hAnsi="Calibri" w:cs="Calibri"/>
          <w:b/>
          <w:bCs/>
          <w:sz w:val="20"/>
          <w:szCs w:val="20"/>
        </w:rPr>
      </w:pPr>
    </w:p>
    <w:p w14:paraId="44131699" w14:textId="05BA0EE9" w:rsidR="00D239B2" w:rsidRDefault="00D239B2">
      <w:pPr>
        <w:rPr>
          <w:ins w:id="143" w:author="Ostermann, Peter" w:date="2025-10-01T10:36:00Z" w16du:dateUtc="2025-10-01T08:36:00Z"/>
          <w:rFonts w:ascii="Calibri" w:hAnsi="Calibri" w:cs="Calibri"/>
          <w:sz w:val="20"/>
          <w:szCs w:val="20"/>
        </w:rPr>
      </w:pPr>
      <w:r w:rsidRPr="00D239B2">
        <w:rPr>
          <w:rFonts w:ascii="Calibri" w:hAnsi="Calibri" w:cs="Calibri"/>
          <w:b/>
          <w:bCs/>
          <w:sz w:val="20"/>
          <w:szCs w:val="20"/>
        </w:rPr>
        <w:t>Professional Services</w:t>
      </w:r>
      <w:r w:rsidRPr="00D239B2">
        <w:rPr>
          <w:rFonts w:ascii="Calibri" w:hAnsi="Calibri" w:cs="Calibri"/>
          <w:sz w:val="20"/>
          <w:szCs w:val="20"/>
        </w:rPr>
        <w:br/>
        <w:t xml:space="preserve">Any services outside the scope of this SOW, including change requests or future phases not covered here, will require a separate Statement of Work. Where agreed, such services may be provided at a rate of </w:t>
      </w:r>
      <w:r w:rsidRPr="00D239B2">
        <w:rPr>
          <w:rFonts w:ascii="Calibri" w:hAnsi="Calibri" w:cs="Calibri"/>
          <w:b/>
          <w:bCs/>
          <w:sz w:val="20"/>
          <w:szCs w:val="20"/>
        </w:rPr>
        <w:t>£100</w:t>
      </w:r>
      <w:ins w:id="144" w:author="David Sant" w:date="2025-11-26T09:53:00Z" w16du:dateUtc="2025-11-26T09:53:00Z">
        <w:r w:rsidR="00FE4B07">
          <w:rPr>
            <w:rFonts w:ascii="Calibri" w:hAnsi="Calibri" w:cs="Calibri"/>
            <w:b/>
            <w:bCs/>
            <w:sz w:val="20"/>
            <w:szCs w:val="20"/>
          </w:rPr>
          <w:t>0</w:t>
        </w:r>
      </w:ins>
      <w:r w:rsidRPr="00D239B2">
        <w:rPr>
          <w:rFonts w:ascii="Calibri" w:hAnsi="Calibri" w:cs="Calibri"/>
          <w:b/>
          <w:bCs/>
          <w:sz w:val="20"/>
          <w:szCs w:val="20"/>
        </w:rPr>
        <w:t xml:space="preserve"> per day (ex VAT)</w:t>
      </w:r>
      <w:r w:rsidRPr="00D239B2">
        <w:rPr>
          <w:rFonts w:ascii="Calibri" w:hAnsi="Calibri" w:cs="Calibri"/>
          <w:sz w:val="20"/>
          <w:szCs w:val="20"/>
        </w:rPr>
        <w:t>, unless otherwise agreed in writing.</w:t>
      </w:r>
    </w:p>
    <w:p w14:paraId="0DCEF48B" w14:textId="77777777" w:rsidR="00A31A92" w:rsidRPr="00A31A92" w:rsidRDefault="00A31A92">
      <w:pPr>
        <w:rPr>
          <w:ins w:id="145" w:author="Ostermann, Peter" w:date="2025-10-01T10:36:00Z"/>
          <w:rFonts w:ascii="Calibri" w:hAnsi="Calibri" w:cs="Calibri"/>
          <w:sz w:val="20"/>
          <w:szCs w:val="20"/>
          <w:lang w:val="en-US"/>
          <w:rPrChange w:id="146" w:author="Ostermann, Peter" w:date="2025-10-01T10:36:00Z" w16du:dateUtc="2025-10-01T08:36:00Z">
            <w:rPr>
              <w:ins w:id="147" w:author="Ostermann, Peter" w:date="2025-10-01T10:36:00Z"/>
              <w:rFonts w:ascii="Calibri" w:hAnsi="Calibri" w:cs="Calibri"/>
              <w:sz w:val="20"/>
              <w:szCs w:val="20"/>
              <w:lang w:val="de-DE"/>
            </w:rPr>
          </w:rPrChange>
        </w:rPr>
        <w:pPrChange w:id="148" w:author="Ostermann, Peter" w:date="2025-10-01T10:36:00Z" w16du:dateUtc="2025-10-01T08:36:00Z">
          <w:pPr>
            <w:numPr>
              <w:numId w:val="31"/>
            </w:numPr>
            <w:tabs>
              <w:tab w:val="num" w:pos="720"/>
            </w:tabs>
            <w:ind w:left="720" w:hanging="360"/>
          </w:pPr>
        </w:pPrChange>
      </w:pPr>
      <w:commentRangeStart w:id="149"/>
      <w:ins w:id="150" w:author="Ostermann, Peter" w:date="2025-10-01T10:36:00Z">
        <w:r w:rsidRPr="00A31A92">
          <w:rPr>
            <w:rFonts w:ascii="Calibri" w:hAnsi="Calibri" w:cs="Calibri"/>
            <w:b/>
            <w:bCs/>
            <w:sz w:val="20"/>
            <w:szCs w:val="20"/>
            <w:lang w:val="en-US"/>
            <w:rPrChange w:id="151" w:author="Ostermann, Peter" w:date="2025-10-01T10:36:00Z" w16du:dateUtc="2025-10-01T08:36:00Z">
              <w:rPr>
                <w:rFonts w:ascii="Calibri" w:hAnsi="Calibri" w:cs="Calibri"/>
                <w:b/>
                <w:bCs/>
                <w:sz w:val="20"/>
                <w:szCs w:val="20"/>
                <w:lang w:val="de-DE"/>
              </w:rPr>
            </w:rPrChange>
          </w:rPr>
          <w:t>Reasonable Ongoing Support</w:t>
        </w:r>
        <w:r w:rsidRPr="00A31A92">
          <w:rPr>
            <w:rFonts w:ascii="Calibri" w:hAnsi="Calibri" w:cs="Calibri"/>
            <w:sz w:val="20"/>
            <w:szCs w:val="20"/>
            <w:lang w:val="en-US"/>
            <w:rPrChange w:id="152" w:author="Ostermann, Peter" w:date="2025-10-01T10:36:00Z" w16du:dateUtc="2025-10-01T08:36:00Z">
              <w:rPr>
                <w:rFonts w:ascii="Calibri" w:hAnsi="Calibri" w:cs="Calibri"/>
                <w:sz w:val="20"/>
                <w:szCs w:val="20"/>
                <w:lang w:val="de-DE"/>
              </w:rPr>
            </w:rPrChange>
          </w:rPr>
          <w:t>: The parties agree to define "reasonable ongoing support" that does not reduce the Phase 1/2/3 build effort. This support will be provided for up to twelve (12) days per year. The retainer can be utilized for minor enhancements but not for defects already covered under the support SLA.</w:t>
        </w:r>
      </w:ins>
      <w:commentRangeEnd w:id="149"/>
      <w:r w:rsidR="00551532">
        <w:rPr>
          <w:rStyle w:val="CommentReference"/>
        </w:rPr>
        <w:commentReference w:id="149"/>
      </w:r>
    </w:p>
    <w:p w14:paraId="25069EAE" w14:textId="77777777" w:rsidR="00E80642" w:rsidRPr="00A31A92" w:rsidRDefault="00E80642">
      <w:pPr>
        <w:rPr>
          <w:rFonts w:ascii="Calibri" w:hAnsi="Calibri" w:cs="Calibri"/>
          <w:sz w:val="20"/>
          <w:szCs w:val="20"/>
          <w:lang w:val="en-US"/>
          <w:rPrChange w:id="153" w:author="Ostermann, Peter" w:date="2025-10-01T10:36:00Z" w16du:dateUtc="2025-10-01T08:36:00Z">
            <w:rPr>
              <w:rFonts w:ascii="Calibri" w:hAnsi="Calibri" w:cs="Calibri"/>
              <w:sz w:val="20"/>
              <w:szCs w:val="20"/>
            </w:rPr>
          </w:rPrChange>
        </w:rPr>
      </w:pPr>
    </w:p>
    <w:p w14:paraId="5F8AC80F" w14:textId="77777777" w:rsidR="0017705B" w:rsidRPr="0017705B" w:rsidRDefault="0017705B" w:rsidP="0017705B">
      <w:pPr>
        <w:rPr>
          <w:rFonts w:ascii="Calibri" w:hAnsi="Calibri" w:cs="Calibri"/>
          <w:sz w:val="20"/>
          <w:szCs w:val="20"/>
        </w:rPr>
      </w:pPr>
      <w:r w:rsidRPr="0017705B">
        <w:rPr>
          <w:rFonts w:ascii="Calibri" w:hAnsi="Calibri" w:cs="Calibri"/>
          <w:b/>
          <w:bCs/>
          <w:sz w:val="20"/>
          <w:szCs w:val="20"/>
        </w:rPr>
        <w:t>Appendix D – Success Criteria &amp; Performance Measurement (Phase 1)</w:t>
      </w:r>
    </w:p>
    <w:p w14:paraId="6A29D465" w14:textId="77777777" w:rsidR="0017705B" w:rsidRDefault="0017705B" w:rsidP="0017705B">
      <w:pPr>
        <w:rPr>
          <w:ins w:id="154" w:author="Ostermann, Peter" w:date="2025-10-01T10:36:00Z" w16du:dateUtc="2025-10-01T08:36:00Z"/>
          <w:rFonts w:ascii="Calibri" w:hAnsi="Calibri" w:cs="Calibri"/>
          <w:sz w:val="20"/>
          <w:szCs w:val="20"/>
        </w:rPr>
      </w:pPr>
      <w:r w:rsidRPr="0017705B">
        <w:rPr>
          <w:rFonts w:ascii="Calibri" w:hAnsi="Calibri" w:cs="Calibri"/>
          <w:b/>
          <w:bCs/>
          <w:sz w:val="20"/>
          <w:szCs w:val="20"/>
        </w:rPr>
        <w:t>Purpose</w:t>
      </w:r>
      <w:r w:rsidRPr="0017705B">
        <w:rPr>
          <w:rFonts w:ascii="Calibri" w:hAnsi="Calibri" w:cs="Calibri"/>
          <w:sz w:val="20"/>
          <w:szCs w:val="20"/>
        </w:rPr>
        <w:br/>
        <w:t>This appendix defines the measurable success criteria for Phase 1 – Marriott Initial Production Deployment. Achievement of these criteria will determine progression to Phase 2 and trigger Elavon’s option to extend the contract term from one (1) year to three (3) years, as set out in Section 12.5 of this SOW.</w:t>
      </w:r>
    </w:p>
    <w:p w14:paraId="1F5BBDC9" w14:textId="77777777" w:rsidR="00FF5B2F" w:rsidRPr="00FF5B2F" w:rsidRDefault="00FF5B2F">
      <w:pPr>
        <w:rPr>
          <w:ins w:id="155" w:author="Ostermann, Peter" w:date="2025-10-01T10:37:00Z"/>
          <w:rFonts w:ascii="Calibri" w:hAnsi="Calibri" w:cs="Calibri"/>
          <w:sz w:val="20"/>
          <w:szCs w:val="20"/>
          <w:lang w:val="en-US"/>
          <w:rPrChange w:id="156" w:author="Ostermann, Peter" w:date="2025-10-01T10:37:00Z" w16du:dateUtc="2025-10-01T08:37:00Z">
            <w:rPr>
              <w:ins w:id="157" w:author="Ostermann, Peter" w:date="2025-10-01T10:37:00Z"/>
              <w:rFonts w:ascii="Calibri" w:hAnsi="Calibri" w:cs="Calibri"/>
              <w:sz w:val="20"/>
              <w:szCs w:val="20"/>
              <w:lang w:val="de-DE"/>
            </w:rPr>
          </w:rPrChange>
        </w:rPr>
        <w:pPrChange w:id="158" w:author="Ostermann, Peter" w:date="2025-10-01T10:37:00Z" w16du:dateUtc="2025-10-01T08:37:00Z">
          <w:pPr>
            <w:numPr>
              <w:numId w:val="32"/>
            </w:numPr>
            <w:tabs>
              <w:tab w:val="num" w:pos="720"/>
            </w:tabs>
            <w:ind w:left="720" w:hanging="360"/>
          </w:pPr>
        </w:pPrChange>
      </w:pPr>
      <w:ins w:id="159" w:author="Ostermann, Peter" w:date="2025-10-01T10:37:00Z">
        <w:r w:rsidRPr="00FF5B2F">
          <w:rPr>
            <w:rFonts w:ascii="Calibri" w:hAnsi="Calibri" w:cs="Calibri"/>
            <w:b/>
            <w:bCs/>
            <w:sz w:val="20"/>
            <w:szCs w:val="20"/>
            <w:lang w:val="en-US"/>
            <w:rPrChange w:id="160" w:author="Ostermann, Peter" w:date="2025-10-01T10:37:00Z" w16du:dateUtc="2025-10-01T08:37:00Z">
              <w:rPr>
                <w:rFonts w:ascii="Calibri" w:hAnsi="Calibri" w:cs="Calibri"/>
                <w:b/>
                <w:bCs/>
                <w:sz w:val="20"/>
                <w:szCs w:val="20"/>
                <w:lang w:val="de-DE"/>
              </w:rPr>
            </w:rPrChange>
          </w:rPr>
          <w:t>Business Review</w:t>
        </w:r>
        <w:r w:rsidRPr="00FF5B2F">
          <w:rPr>
            <w:rFonts w:ascii="Calibri" w:hAnsi="Calibri" w:cs="Calibri"/>
            <w:sz w:val="20"/>
            <w:szCs w:val="20"/>
            <w:lang w:val="en-US"/>
            <w:rPrChange w:id="161" w:author="Ostermann, Peter" w:date="2025-10-01T10:37:00Z" w16du:dateUtc="2025-10-01T08:37:00Z">
              <w:rPr>
                <w:rFonts w:ascii="Calibri" w:hAnsi="Calibri" w:cs="Calibri"/>
                <w:sz w:val="20"/>
                <w:szCs w:val="20"/>
                <w:lang w:val="de-DE"/>
              </w:rPr>
            </w:rPrChange>
          </w:rPr>
          <w:t>: The parties agree to conduct a comprehensive business review of the services provided under this Agreement after a period of nine (9) months from the Effective Date. This review will assess the performance, compliance, and overall satisfaction with the services rendered.</w:t>
        </w:r>
      </w:ins>
    </w:p>
    <w:p w14:paraId="1D8C8B9B" w14:textId="77777777" w:rsidR="00FF5B2F" w:rsidRPr="00FF5B2F" w:rsidRDefault="00FF5B2F">
      <w:pPr>
        <w:rPr>
          <w:ins w:id="162" w:author="Ostermann, Peter" w:date="2025-10-01T10:37:00Z"/>
          <w:rFonts w:ascii="Calibri" w:hAnsi="Calibri" w:cs="Calibri"/>
          <w:sz w:val="20"/>
          <w:szCs w:val="20"/>
          <w:lang w:val="en-US"/>
          <w:rPrChange w:id="163" w:author="Ostermann, Peter" w:date="2025-10-01T10:37:00Z" w16du:dateUtc="2025-10-01T08:37:00Z">
            <w:rPr>
              <w:ins w:id="164" w:author="Ostermann, Peter" w:date="2025-10-01T10:37:00Z"/>
              <w:rFonts w:ascii="Calibri" w:hAnsi="Calibri" w:cs="Calibri"/>
              <w:sz w:val="20"/>
              <w:szCs w:val="20"/>
              <w:lang w:val="de-DE"/>
            </w:rPr>
          </w:rPrChange>
        </w:rPr>
        <w:pPrChange w:id="165" w:author="Ostermann, Peter" w:date="2025-10-01T10:37:00Z" w16du:dateUtc="2025-10-01T08:37:00Z">
          <w:pPr>
            <w:numPr>
              <w:numId w:val="32"/>
            </w:numPr>
            <w:tabs>
              <w:tab w:val="num" w:pos="720"/>
            </w:tabs>
            <w:ind w:left="720" w:hanging="360"/>
          </w:pPr>
        </w:pPrChange>
      </w:pPr>
      <w:commentRangeStart w:id="166"/>
      <w:ins w:id="167" w:author="Ostermann, Peter" w:date="2025-10-01T10:37:00Z">
        <w:r w:rsidRPr="00FF5B2F">
          <w:rPr>
            <w:rFonts w:ascii="Calibri" w:hAnsi="Calibri" w:cs="Calibri"/>
            <w:b/>
            <w:bCs/>
            <w:sz w:val="20"/>
            <w:szCs w:val="20"/>
            <w:lang w:val="en-US"/>
            <w:rPrChange w:id="168" w:author="Ostermann, Peter" w:date="2025-10-01T10:37:00Z" w16du:dateUtc="2025-10-01T08:37:00Z">
              <w:rPr>
                <w:rFonts w:ascii="Calibri" w:hAnsi="Calibri" w:cs="Calibri"/>
                <w:b/>
                <w:bCs/>
                <w:sz w:val="20"/>
                <w:szCs w:val="20"/>
                <w:lang w:val="de-DE"/>
              </w:rPr>
            </w:rPrChange>
          </w:rPr>
          <w:t>Termination Rights</w:t>
        </w:r>
        <w:r w:rsidRPr="00FF5B2F">
          <w:rPr>
            <w:rFonts w:ascii="Calibri" w:hAnsi="Calibri" w:cs="Calibri"/>
            <w:sz w:val="20"/>
            <w:szCs w:val="20"/>
            <w:lang w:val="en-US"/>
            <w:rPrChange w:id="169" w:author="Ostermann, Peter" w:date="2025-10-01T10:37:00Z" w16du:dateUtc="2025-10-01T08:37:00Z">
              <w:rPr>
                <w:rFonts w:ascii="Calibri" w:hAnsi="Calibri" w:cs="Calibri"/>
                <w:sz w:val="20"/>
                <w:szCs w:val="20"/>
                <w:lang w:val="de-DE"/>
              </w:rPr>
            </w:rPrChange>
          </w:rPr>
          <w:t>: Following the business review, either party may terminate this Agreement by providing thirty (30) days' written notice to the other party if the review identifies significant issues that cannot be resolved to the mutual satisfaction of both parties. In the event of termination under this clause, the Service Provider shall be entitled to payment for all services rendered up to the date of termination.</w:t>
        </w:r>
      </w:ins>
      <w:commentRangeEnd w:id="166"/>
      <w:r w:rsidR="009B6991">
        <w:rPr>
          <w:rStyle w:val="CommentReference"/>
        </w:rPr>
        <w:commentReference w:id="166"/>
      </w:r>
    </w:p>
    <w:p w14:paraId="5D07EB8C" w14:textId="77777777" w:rsidR="00A31A92" w:rsidRPr="00FF5B2F" w:rsidRDefault="00A31A92" w:rsidP="0017705B">
      <w:pPr>
        <w:rPr>
          <w:rFonts w:ascii="Calibri" w:hAnsi="Calibri" w:cs="Calibri"/>
          <w:sz w:val="20"/>
          <w:szCs w:val="20"/>
          <w:lang w:val="en-US"/>
          <w:rPrChange w:id="170" w:author="Ostermann, Peter" w:date="2025-10-01T10:37:00Z" w16du:dateUtc="2025-10-01T08:37:00Z">
            <w:rPr>
              <w:rFonts w:ascii="Calibri" w:hAnsi="Calibri" w:cs="Calibri"/>
              <w:sz w:val="20"/>
              <w:szCs w:val="20"/>
            </w:rPr>
          </w:rPrChange>
        </w:rPr>
      </w:pPr>
    </w:p>
    <w:p w14:paraId="61C60493" w14:textId="77777777" w:rsidR="0017705B" w:rsidRPr="0017705B" w:rsidRDefault="0017705B" w:rsidP="0017705B">
      <w:pPr>
        <w:rPr>
          <w:rFonts w:ascii="Calibri" w:hAnsi="Calibri" w:cs="Calibri"/>
          <w:sz w:val="20"/>
          <w:szCs w:val="20"/>
        </w:rPr>
      </w:pPr>
      <w:r w:rsidRPr="0017705B">
        <w:rPr>
          <w:rFonts w:ascii="Calibri" w:hAnsi="Calibri" w:cs="Calibri"/>
          <w:b/>
          <w:bCs/>
          <w:sz w:val="20"/>
          <w:szCs w:val="20"/>
        </w:rPr>
        <w:t>Measurement Period</w:t>
      </w:r>
      <w:r w:rsidRPr="0017705B">
        <w:rPr>
          <w:rFonts w:ascii="Calibri" w:hAnsi="Calibri" w:cs="Calibri"/>
          <w:sz w:val="20"/>
          <w:szCs w:val="20"/>
        </w:rPr>
        <w:br/>
        <w:t xml:space="preserve">Phase 1 will operate in a live production environment, processing approximately 10 Marriott applications per month. KPIs will be </w:t>
      </w:r>
      <w:commentRangeStart w:id="171"/>
      <w:r w:rsidRPr="0017705B">
        <w:rPr>
          <w:rFonts w:ascii="Calibri" w:hAnsi="Calibri" w:cs="Calibri"/>
          <w:sz w:val="20"/>
          <w:szCs w:val="20"/>
        </w:rPr>
        <w:t>measured monthly throughout the Phase 1 deployment window (3–6 months). Two consecutive months of KPI achievement are required to trigger contract extension.</w:t>
      </w:r>
      <w:commentRangeEnd w:id="171"/>
      <w:r w:rsidR="00D778BE">
        <w:rPr>
          <w:rStyle w:val="CommentReference"/>
        </w:rPr>
        <w:commentReference w:id="171"/>
      </w:r>
    </w:p>
    <w:p w14:paraId="04AA6C19" w14:textId="10A90A13" w:rsidR="0017705B" w:rsidRPr="0017705B" w:rsidRDefault="0017705B" w:rsidP="0017705B">
      <w:pPr>
        <w:rPr>
          <w:rFonts w:ascii="Calibri" w:hAnsi="Calibri" w:cs="Calibri"/>
          <w:sz w:val="20"/>
          <w:szCs w:val="20"/>
        </w:rPr>
      </w:pPr>
      <w:r w:rsidRPr="0017705B">
        <w:rPr>
          <w:rFonts w:ascii="Calibri" w:hAnsi="Calibri" w:cs="Calibri"/>
          <w:b/>
          <w:bCs/>
          <w:sz w:val="20"/>
          <w:szCs w:val="20"/>
        </w:rPr>
        <w:t>Success Criteria</w:t>
      </w:r>
      <w:r w:rsidRPr="0017705B">
        <w:rPr>
          <w:rFonts w:ascii="Calibri" w:hAnsi="Calibri" w:cs="Calibri"/>
          <w:sz w:val="20"/>
          <w:szCs w:val="20"/>
        </w:rPr>
        <w:br/>
        <w:t>During Phase 1 the following criteria must be achieved:</w:t>
      </w:r>
    </w:p>
    <w:p w14:paraId="1901B5C1" w14:textId="77777777" w:rsidR="0017705B" w:rsidRPr="0017705B" w:rsidRDefault="0017705B" w:rsidP="0017705B">
      <w:pPr>
        <w:numPr>
          <w:ilvl w:val="0"/>
          <w:numId w:val="25"/>
        </w:numPr>
        <w:rPr>
          <w:rFonts w:ascii="Calibri" w:hAnsi="Calibri" w:cs="Calibri"/>
          <w:sz w:val="20"/>
          <w:szCs w:val="20"/>
        </w:rPr>
      </w:pPr>
      <w:r w:rsidRPr="0017705B">
        <w:rPr>
          <w:rFonts w:ascii="Calibri" w:hAnsi="Calibri" w:cs="Calibri"/>
          <w:sz w:val="20"/>
          <w:szCs w:val="20"/>
        </w:rPr>
        <w:t>At least 10 Marriott applications per month successfully processed end-to-end using the platform, with data captured, validated, and generated into Elavon’s required application pack format without duplication.</w:t>
      </w:r>
    </w:p>
    <w:p w14:paraId="71A66934" w14:textId="77777777" w:rsidR="0017705B" w:rsidRPr="0017705B" w:rsidRDefault="0017705B" w:rsidP="0017705B">
      <w:pPr>
        <w:numPr>
          <w:ilvl w:val="0"/>
          <w:numId w:val="25"/>
        </w:numPr>
        <w:rPr>
          <w:rFonts w:ascii="Calibri" w:hAnsi="Calibri" w:cs="Calibri"/>
          <w:sz w:val="20"/>
          <w:szCs w:val="20"/>
        </w:rPr>
      </w:pPr>
      <w:r w:rsidRPr="0017705B">
        <w:rPr>
          <w:rFonts w:ascii="Calibri" w:hAnsi="Calibri" w:cs="Calibri"/>
          <w:sz w:val="20"/>
          <w:szCs w:val="20"/>
        </w:rPr>
        <w:t>A minimum of 60 percent of applications completed without manual rework.</w:t>
      </w:r>
    </w:p>
    <w:p w14:paraId="181EE3A8" w14:textId="77777777" w:rsidR="0017705B" w:rsidRPr="0017705B" w:rsidRDefault="0017705B" w:rsidP="0017705B">
      <w:pPr>
        <w:numPr>
          <w:ilvl w:val="0"/>
          <w:numId w:val="25"/>
        </w:numPr>
        <w:rPr>
          <w:rFonts w:ascii="Calibri" w:hAnsi="Calibri" w:cs="Calibri"/>
          <w:sz w:val="20"/>
          <w:szCs w:val="20"/>
        </w:rPr>
      </w:pPr>
      <w:r w:rsidRPr="0017705B">
        <w:rPr>
          <w:rFonts w:ascii="Calibri" w:hAnsi="Calibri" w:cs="Calibri"/>
          <w:sz w:val="20"/>
          <w:szCs w:val="20"/>
        </w:rPr>
        <w:t>No more than 5 percent of applications returned due to system or formatting errors.</w:t>
      </w:r>
    </w:p>
    <w:p w14:paraId="74106FEE" w14:textId="77777777" w:rsidR="0017705B" w:rsidRPr="0017705B" w:rsidRDefault="0017705B" w:rsidP="0017705B">
      <w:pPr>
        <w:numPr>
          <w:ilvl w:val="0"/>
          <w:numId w:val="25"/>
        </w:numPr>
        <w:rPr>
          <w:rFonts w:ascii="Calibri" w:hAnsi="Calibri" w:cs="Calibri"/>
          <w:sz w:val="20"/>
          <w:szCs w:val="20"/>
        </w:rPr>
      </w:pPr>
      <w:r w:rsidRPr="0017705B">
        <w:rPr>
          <w:rFonts w:ascii="Calibri" w:hAnsi="Calibri" w:cs="Calibri"/>
          <w:sz w:val="20"/>
          <w:szCs w:val="20"/>
        </w:rPr>
        <w:t>System availability of 99.5 percent or higher during the measurement window, excluding scheduled maintenance.</w:t>
      </w:r>
    </w:p>
    <w:p w14:paraId="35A2FDBD" w14:textId="77777777" w:rsidR="0017705B" w:rsidRPr="0017705B" w:rsidRDefault="0017705B" w:rsidP="0017705B">
      <w:pPr>
        <w:numPr>
          <w:ilvl w:val="0"/>
          <w:numId w:val="25"/>
        </w:numPr>
        <w:rPr>
          <w:rFonts w:ascii="Calibri" w:hAnsi="Calibri" w:cs="Calibri"/>
          <w:sz w:val="20"/>
          <w:szCs w:val="20"/>
        </w:rPr>
      </w:pPr>
      <w:r w:rsidRPr="0017705B">
        <w:rPr>
          <w:rFonts w:ascii="Calibri" w:hAnsi="Calibri" w:cs="Calibri"/>
          <w:sz w:val="20"/>
          <w:szCs w:val="20"/>
        </w:rPr>
        <w:t>All Severity 1 (critical) and Severity 2 (high) incidents resolved within the agreed SLA windows.</w:t>
      </w:r>
    </w:p>
    <w:p w14:paraId="48ED144D" w14:textId="77777777" w:rsidR="0017705B" w:rsidRPr="0017705B" w:rsidRDefault="0017705B" w:rsidP="0017705B">
      <w:pPr>
        <w:rPr>
          <w:rFonts w:ascii="Calibri" w:hAnsi="Calibri" w:cs="Calibri"/>
          <w:sz w:val="20"/>
          <w:szCs w:val="20"/>
        </w:rPr>
      </w:pPr>
      <w:r w:rsidRPr="0017705B">
        <w:rPr>
          <w:rFonts w:ascii="Calibri" w:hAnsi="Calibri" w:cs="Calibri"/>
          <w:b/>
          <w:bCs/>
          <w:sz w:val="20"/>
          <w:szCs w:val="20"/>
        </w:rPr>
        <w:t>Evidence and Reporting</w:t>
      </w:r>
      <w:r w:rsidRPr="0017705B">
        <w:rPr>
          <w:rFonts w:ascii="Calibri" w:hAnsi="Calibri" w:cs="Calibri"/>
          <w:sz w:val="20"/>
          <w:szCs w:val="20"/>
        </w:rPr>
        <w:br/>
        <w:t>Wiseflow will provide a monthly performance report detailing KPI results, exceptions, and explanatory notes. Elavon will have access to dashboards and supporting data to verify reported metrics.</w:t>
      </w:r>
    </w:p>
    <w:p w14:paraId="4A30A33E" w14:textId="77777777" w:rsidR="0017705B" w:rsidRPr="0017705B" w:rsidRDefault="0017705B" w:rsidP="0017705B">
      <w:pPr>
        <w:rPr>
          <w:rFonts w:ascii="Calibri" w:hAnsi="Calibri" w:cs="Calibri"/>
          <w:sz w:val="20"/>
          <w:szCs w:val="20"/>
        </w:rPr>
      </w:pPr>
      <w:r w:rsidRPr="0017705B">
        <w:rPr>
          <w:rFonts w:ascii="Calibri" w:hAnsi="Calibri" w:cs="Calibri"/>
          <w:b/>
          <w:bCs/>
          <w:sz w:val="20"/>
          <w:szCs w:val="20"/>
        </w:rPr>
        <w:lastRenderedPageBreak/>
        <w:t>Exceptions</w:t>
      </w:r>
      <w:r w:rsidRPr="0017705B">
        <w:rPr>
          <w:rFonts w:ascii="Calibri" w:hAnsi="Calibri" w:cs="Calibri"/>
          <w:sz w:val="20"/>
          <w:szCs w:val="20"/>
        </w:rPr>
        <w:br/>
        <w:t>KPIs may be adjusted by mutual agreement if impacted by factors outside Wiseflow’s control, including third-party provider outages, upstream system failures, or materially incomplete or inaccurate applicant data.</w:t>
      </w:r>
    </w:p>
    <w:p w14:paraId="46F35020" w14:textId="77777777" w:rsidR="0017705B" w:rsidRPr="0017705B" w:rsidRDefault="0017705B" w:rsidP="0017705B">
      <w:pPr>
        <w:rPr>
          <w:rFonts w:ascii="Calibri" w:hAnsi="Calibri" w:cs="Calibri"/>
          <w:sz w:val="20"/>
          <w:szCs w:val="20"/>
        </w:rPr>
      </w:pPr>
      <w:r w:rsidRPr="0017705B">
        <w:rPr>
          <w:rFonts w:ascii="Calibri" w:hAnsi="Calibri" w:cs="Calibri"/>
          <w:b/>
          <w:bCs/>
          <w:sz w:val="20"/>
          <w:szCs w:val="20"/>
        </w:rPr>
        <w:t>Review and Remediation</w:t>
      </w:r>
      <w:r w:rsidRPr="0017705B">
        <w:rPr>
          <w:rFonts w:ascii="Calibri" w:hAnsi="Calibri" w:cs="Calibri"/>
          <w:sz w:val="20"/>
          <w:szCs w:val="20"/>
        </w:rPr>
        <w:br/>
        <w:t>Any KPI shortfall will trigger a joint remediation plan, agreed within 10 business days, specifying actions, owners, and target dates. KPIs are considered met once remediation actions are completed and verified in subsequent monthly reporting.</w:t>
      </w:r>
    </w:p>
    <w:p w14:paraId="5171D639" w14:textId="77777777" w:rsidR="00E11837" w:rsidRPr="0017705B" w:rsidRDefault="00E11837">
      <w:pPr>
        <w:rPr>
          <w:rFonts w:ascii="Calibri" w:hAnsi="Calibri" w:cs="Calibri"/>
          <w:sz w:val="20"/>
          <w:szCs w:val="20"/>
        </w:rPr>
      </w:pPr>
    </w:p>
    <w:p w14:paraId="48CD279F" w14:textId="77777777" w:rsidR="00E11837" w:rsidRPr="0017705B" w:rsidRDefault="00E11837">
      <w:pPr>
        <w:rPr>
          <w:rFonts w:ascii="Calibri" w:hAnsi="Calibri" w:cs="Calibri"/>
          <w:sz w:val="20"/>
          <w:szCs w:val="20"/>
        </w:rPr>
      </w:pPr>
    </w:p>
    <w:p w14:paraId="22D228CC" w14:textId="77777777" w:rsidR="00E11837" w:rsidRPr="0017705B" w:rsidRDefault="00E11837">
      <w:pPr>
        <w:rPr>
          <w:rFonts w:ascii="Calibri" w:hAnsi="Calibri" w:cs="Calibri"/>
          <w:sz w:val="20"/>
          <w:szCs w:val="20"/>
        </w:rPr>
      </w:pPr>
    </w:p>
    <w:p w14:paraId="409F42C1" w14:textId="77777777" w:rsidR="00E11837" w:rsidRPr="0017705B" w:rsidRDefault="00E11837">
      <w:pPr>
        <w:rPr>
          <w:rFonts w:ascii="Calibri" w:hAnsi="Calibri" w:cs="Calibri"/>
          <w:sz w:val="20"/>
          <w:szCs w:val="20"/>
        </w:rPr>
      </w:pPr>
    </w:p>
    <w:p w14:paraId="3CBF7589" w14:textId="77777777" w:rsidR="00E11837" w:rsidRPr="0017705B" w:rsidRDefault="00E11837">
      <w:pPr>
        <w:rPr>
          <w:rFonts w:ascii="Calibri" w:hAnsi="Calibri" w:cs="Calibri"/>
          <w:sz w:val="20"/>
          <w:szCs w:val="20"/>
        </w:rPr>
      </w:pPr>
    </w:p>
    <w:p w14:paraId="40B1D41B" w14:textId="77777777" w:rsidR="00E11837" w:rsidRPr="0017705B" w:rsidRDefault="00E11837">
      <w:pPr>
        <w:rPr>
          <w:rFonts w:ascii="Calibri" w:hAnsi="Calibri" w:cs="Calibri"/>
          <w:sz w:val="20"/>
          <w:szCs w:val="20"/>
        </w:rPr>
      </w:pPr>
    </w:p>
    <w:p w14:paraId="3028BC7B" w14:textId="77777777" w:rsidR="00E11837" w:rsidRPr="0017705B" w:rsidRDefault="00E11837">
      <w:pPr>
        <w:rPr>
          <w:rFonts w:ascii="Calibri" w:hAnsi="Calibri" w:cs="Calibri"/>
          <w:sz w:val="20"/>
          <w:szCs w:val="20"/>
        </w:rPr>
      </w:pPr>
    </w:p>
    <w:p w14:paraId="41C4AC8B" w14:textId="77777777" w:rsidR="00E11837" w:rsidRPr="0017705B" w:rsidRDefault="00E11837">
      <w:pPr>
        <w:rPr>
          <w:rFonts w:ascii="Calibri" w:hAnsi="Calibri" w:cs="Calibri"/>
          <w:sz w:val="20"/>
          <w:szCs w:val="20"/>
        </w:rPr>
      </w:pPr>
    </w:p>
    <w:sectPr w:rsidR="00E11837" w:rsidRPr="0017705B" w:rsidSect="0084723F">
      <w:footerReference w:type="default" r:id="rId22"/>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David Sant" w:date="2025-11-26T09:56:00Z" w:initials="DS">
    <w:p w14:paraId="000581E9" w14:textId="77777777" w:rsidR="00C86B6A" w:rsidRDefault="00C02835" w:rsidP="00C86B6A">
      <w:pPr>
        <w:pStyle w:val="CommentText"/>
      </w:pPr>
      <w:r>
        <w:rPr>
          <w:rStyle w:val="CommentReference"/>
        </w:rPr>
        <w:annotationRef/>
      </w:r>
      <w:r w:rsidR="00C86B6A">
        <w:t>EFFI-NOTE: Please add a comment to say that the parties will agree in writing whether the third-party applications shall be integrated through accounts with those third parties which are owned by Wiseflow or which are owned by Elavon.</w:t>
      </w:r>
    </w:p>
  </w:comment>
  <w:comment w:id="11" w:author="David Sant" w:date="2025-12-01T13:10:00Z" w:initials="DS">
    <w:p w14:paraId="64057A42" w14:textId="77777777" w:rsidR="00650789" w:rsidRDefault="00431D20" w:rsidP="00650789">
      <w:pPr>
        <w:pStyle w:val="CommentText"/>
      </w:pPr>
      <w:r>
        <w:rPr>
          <w:rStyle w:val="CommentReference"/>
        </w:rPr>
        <w:annotationRef/>
      </w:r>
      <w:r w:rsidR="00650789">
        <w:t>EFFI-NOTE: Clarify that in either case, Elavon will be responsible for the service costs.  So, where these integrations use an account owned Wiseflow, the relevant service costs will be treated as Pass-Through Expenses.</w:t>
      </w:r>
    </w:p>
  </w:comment>
  <w:comment w:id="20" w:author="David Sant" w:date="2025-12-01T13:22:00Z" w:initials="DS">
    <w:p w14:paraId="456FA5B5" w14:textId="77777777" w:rsidR="00F93CD4" w:rsidRDefault="00C208C6" w:rsidP="00F93CD4">
      <w:pPr>
        <w:pStyle w:val="CommentText"/>
      </w:pPr>
      <w:r>
        <w:rPr>
          <w:rStyle w:val="CommentReference"/>
        </w:rPr>
        <w:annotationRef/>
      </w:r>
      <w:r w:rsidR="00F93CD4">
        <w:t>EFFI-NOTE - rephrase and clarify that this is enrichment of basic data by retrieving related data (e.g. company information), including via the third-party integrations.  Also, clarify that Wiseflow’s responsibility is for the platform functionality / integrations and not for the accuracy of the data itself. Therefore, Elavon/the applicant will be responsible for checking the data prior to submission of the application.</w:t>
      </w:r>
    </w:p>
  </w:comment>
  <w:comment w:id="24" w:author="Ostermann, Peter" w:date="2025-10-01T10:32:00Z" w:initials="PO">
    <w:p w14:paraId="073F6CAA" w14:textId="6C2A03EB" w:rsidR="00571BDC" w:rsidRDefault="00571BDC" w:rsidP="00571BDC">
      <w:pPr>
        <w:pStyle w:val="CommentText"/>
      </w:pPr>
      <w:r>
        <w:rPr>
          <w:rStyle w:val="CommentReference"/>
        </w:rPr>
        <w:annotationRef/>
      </w:r>
      <w:r>
        <w:t>What happens if we change data provider during the contract term?</w:t>
      </w:r>
    </w:p>
  </w:comment>
  <w:comment w:id="25" w:author="Teresa Byrne" w:date="2025-10-13T12:28:00Z" w:initials="TB">
    <w:p w14:paraId="1D87240A" w14:textId="1D6E591B" w:rsidR="00E660B7" w:rsidRDefault="00E660B7">
      <w:pPr>
        <w:pStyle w:val="CommentText"/>
      </w:pPr>
      <w:r>
        <w:rPr>
          <w:rStyle w:val="CommentReference"/>
        </w:rPr>
        <w:annotationRef/>
      </w:r>
      <w:r w:rsidRPr="0A3FC6D9">
        <w:t>Wiseflow will support any change of data provider</w:t>
      </w:r>
    </w:p>
  </w:comment>
  <w:comment w:id="26" w:author="David Sant" w:date="2025-12-01T13:18:00Z" w:initials="DS">
    <w:p w14:paraId="34E83A34" w14:textId="77777777" w:rsidR="00CC48FB" w:rsidRDefault="00431D20" w:rsidP="00CC48FB">
      <w:pPr>
        <w:pStyle w:val="CommentText"/>
      </w:pPr>
      <w:r>
        <w:rPr>
          <w:rStyle w:val="CommentReference"/>
        </w:rPr>
        <w:annotationRef/>
      </w:r>
      <w:r w:rsidR="00CC48FB">
        <w:t>EFFI-NOTE - rephrase to describe that platform compiles all information entered/retrieved into a pack (once the applicant submits the application) and the platform spits this out to Elavon</w:t>
      </w:r>
    </w:p>
  </w:comment>
  <w:comment w:id="28" w:author="David Sant" w:date="2025-12-01T13:35:00Z" w:initials="DS">
    <w:p w14:paraId="41B6B2E6" w14:textId="77777777" w:rsidR="000C4D3E" w:rsidRDefault="00D219C4" w:rsidP="000C4D3E">
      <w:pPr>
        <w:pStyle w:val="CommentText"/>
      </w:pPr>
      <w:r>
        <w:rPr>
          <w:rStyle w:val="CommentReference"/>
        </w:rPr>
        <w:annotationRef/>
      </w:r>
      <w:r w:rsidR="000C4D3E">
        <w:t>EFFI-NOTE clariify (wherever this SOW refers to moving from phase 1 to phase 2, or expansion of the services) that the parties shall discuss any additional requirements from Elavon for the new phase /expansion and that the timing of the transition will involve written agreement of the parties</w:t>
      </w:r>
    </w:p>
  </w:comment>
  <w:comment w:id="34" w:author="David Sant" w:date="2025-12-01T13:44:00Z" w:initials="DS">
    <w:p w14:paraId="3F3FC066" w14:textId="77777777" w:rsidR="004067CA" w:rsidRDefault="00CB5C77" w:rsidP="004067CA">
      <w:pPr>
        <w:pStyle w:val="CommentText"/>
      </w:pPr>
      <w:r>
        <w:rPr>
          <w:rStyle w:val="CommentReference"/>
        </w:rPr>
        <w:annotationRef/>
      </w:r>
      <w:r w:rsidR="004067CA">
        <w:t>EFFI-NOTE: clarify that the training is reasonable level of training to enable successful launch of the platform + reasonable training on new features that may be added from time to time</w:t>
      </w:r>
    </w:p>
  </w:comment>
  <w:comment w:id="35" w:author="David Sant" w:date="2025-12-01T13:44:00Z" w:initials="DS">
    <w:p w14:paraId="22AA3E16" w14:textId="77777777" w:rsidR="00D858A3" w:rsidRDefault="005B1DEC" w:rsidP="00D858A3">
      <w:pPr>
        <w:pStyle w:val="CommentText"/>
      </w:pPr>
      <w:r>
        <w:rPr>
          <w:rStyle w:val="CommentReference"/>
        </w:rPr>
        <w:annotationRef/>
      </w:r>
      <w:r w:rsidR="00D858A3">
        <w:t>EFFI-NOTE: see earlier comment about discussion of requirements for phase 2 / agreement of timing</w:t>
      </w:r>
    </w:p>
  </w:comment>
  <w:comment w:id="36" w:author="Ostermann, Peter" w:date="2025-10-01T10:40:00Z" w:initials="PO">
    <w:p w14:paraId="77F28905" w14:textId="7B0BEE60" w:rsidR="00064175" w:rsidRDefault="00064175" w:rsidP="00064175">
      <w:pPr>
        <w:pStyle w:val="CommentText"/>
      </w:pPr>
      <w:r>
        <w:rPr>
          <w:rStyle w:val="CommentReference"/>
        </w:rPr>
        <w:annotationRef/>
      </w:r>
      <w:r>
        <w:t>For phase 2 and3 no specific roll out plan is defined. Can we add some wording that this will be defined by both parties?</w:t>
      </w:r>
    </w:p>
  </w:comment>
  <w:comment w:id="37" w:author="David Sant" w:date="2025-12-01T13:45:00Z" w:initials="DS">
    <w:p w14:paraId="48252D69" w14:textId="77777777" w:rsidR="00DB1CE8" w:rsidRDefault="001F7A0E" w:rsidP="00DB1CE8">
      <w:pPr>
        <w:pStyle w:val="CommentText"/>
      </w:pPr>
      <w:r>
        <w:rPr>
          <w:rStyle w:val="CommentReference"/>
        </w:rPr>
        <w:annotationRef/>
      </w:r>
      <w:r w:rsidR="00DB1CE8">
        <w:t>EFFI-NOTE: See the comment by Peter (above) Tie this in with the new wording</w:t>
      </w:r>
    </w:p>
  </w:comment>
  <w:comment w:id="38" w:author="David Sant" w:date="2025-12-01T21:47:00Z" w:initials="DS">
    <w:p w14:paraId="08155A56" w14:textId="18690D77" w:rsidR="00E54990" w:rsidRDefault="00E54990" w:rsidP="00E54990">
      <w:pPr>
        <w:pStyle w:val="CommentText"/>
      </w:pPr>
      <w:r>
        <w:rPr>
          <w:rStyle w:val="CommentReference"/>
        </w:rPr>
        <w:annotationRef/>
      </w:r>
      <w:r>
        <w:t>EFFI-NOTE Insert a new section “10. Licensed Software/Services” and modify the manual numbering for all subsequent sections.  Please check whether any clause references need to be amended by this change.  The content of the new “Licensed Software/Services” should make clear that the services provided under this SOW are Licensed Software/Services for the purpose of the MSA.  It should also make clear that the scope of the licence is for use within the parts of the Elavon business described in section 9 (depending on which phase).  But that in all cases, the scope is restricted within the Elavon Enterprise team (n.b. Marriot is a customer within Hospitality which is within Enterprise).</w:t>
      </w:r>
    </w:p>
  </w:comment>
  <w:comment w:id="40" w:author="David Sant" w:date="2025-11-26T09:26:00Z" w:initials="DS">
    <w:p w14:paraId="1C2B221F" w14:textId="77777777" w:rsidR="0051451E" w:rsidRDefault="00877D2F" w:rsidP="0051451E">
      <w:pPr>
        <w:pStyle w:val="CommentText"/>
      </w:pPr>
      <w:r>
        <w:rPr>
          <w:rStyle w:val="CommentReference"/>
        </w:rPr>
        <w:annotationRef/>
      </w:r>
      <w:r w:rsidR="0051451E">
        <w:t>EFFI-NOTE - clarify that this is chargeable from the effective date.  (check if that term is defined - if not, define it).</w:t>
      </w:r>
    </w:p>
  </w:comment>
  <w:comment w:id="41" w:author="David Sant" w:date="2025-11-26T09:18:00Z" w:initials="DS">
    <w:p w14:paraId="3427463D" w14:textId="77777777" w:rsidR="00704290" w:rsidRDefault="009863CE" w:rsidP="00704290">
      <w:pPr>
        <w:pStyle w:val="CommentText"/>
      </w:pPr>
      <w:r>
        <w:rPr>
          <w:rStyle w:val="CommentReference"/>
        </w:rPr>
        <w:annotationRef/>
      </w:r>
      <w:r w:rsidR="00704290">
        <w:t>EFFI-NOTE - clarify that although the cost includes the setup and operation of the Wiseflow integrations, the cost of any third party services provided by those integrations is borne by Elavon</w:t>
      </w:r>
    </w:p>
  </w:comment>
  <w:comment w:id="42" w:author="David Sant" w:date="2025-12-01T14:04:00Z" w:initials="DS">
    <w:p w14:paraId="6BBBEAA8" w14:textId="77777777" w:rsidR="00086402" w:rsidRDefault="006313EF" w:rsidP="00086402">
      <w:pPr>
        <w:pStyle w:val="CommentText"/>
      </w:pPr>
      <w:r>
        <w:rPr>
          <w:rStyle w:val="CommentReference"/>
        </w:rPr>
        <w:annotationRef/>
      </w:r>
      <w:r w:rsidR="00086402">
        <w:t xml:space="preserve">EFFI-NOTE - this is not accurate.  The usage information in Appendix C is the parties’ estimate for what will be required to support 1000 applications.  If those usage limits are exceeded, the costs agreed in the table will be applicable.  Elavon’s written approval will be needed to enable any usage beyond the limits set out in Appendix C. </w:t>
      </w:r>
    </w:p>
  </w:comment>
  <w:comment w:id="46" w:author="David Sant" w:date="2025-12-01T22:10:00Z" w:initials="DS">
    <w:p w14:paraId="741CB79F" w14:textId="77777777" w:rsidR="005A7399" w:rsidRDefault="005A7399" w:rsidP="005A7399">
      <w:pPr>
        <w:pStyle w:val="CommentText"/>
      </w:pPr>
      <w:r>
        <w:rPr>
          <w:rStyle w:val="CommentReference"/>
        </w:rPr>
        <w:annotationRef/>
      </w:r>
      <w:r>
        <w:t>EFFI-NOTE clarify that these two points are about the number of applications exceeding 1000</w:t>
      </w:r>
    </w:p>
  </w:comment>
  <w:comment w:id="67" w:author="David Sant" w:date="2025-12-01T14:25:00Z" w:initials="DS">
    <w:p w14:paraId="745A1B60" w14:textId="77777777" w:rsidR="006F70B0" w:rsidRDefault="007944BD" w:rsidP="006F70B0">
      <w:pPr>
        <w:pStyle w:val="CommentText"/>
      </w:pPr>
      <w:r>
        <w:rPr>
          <w:rStyle w:val="CommentReference"/>
        </w:rPr>
        <w:annotationRef/>
      </w:r>
      <w:r w:rsidR="006F70B0">
        <w:t>EFFI-NOTE Please check the invoicing terms in the SOW allows the parties to agree invoicing in advance of services</w:t>
      </w:r>
    </w:p>
  </w:comment>
  <w:comment w:id="78" w:author="David Sant" w:date="2025-12-01T22:12:00Z" w:initials="DS">
    <w:p w14:paraId="1269B774" w14:textId="729575B7" w:rsidR="003B20C0" w:rsidRDefault="003B20C0" w:rsidP="003B20C0">
      <w:pPr>
        <w:pStyle w:val="CommentText"/>
      </w:pPr>
      <w:r>
        <w:rPr>
          <w:rStyle w:val="CommentReference"/>
        </w:rPr>
        <w:annotationRef/>
      </w:r>
      <w:r>
        <w:t>EFFI-NOTE add comment to say that this SOW and the MSA are the contract terms and conditions</w:t>
      </w:r>
    </w:p>
  </w:comment>
  <w:comment w:id="60" w:author="David Sant" w:date="2025-12-01T13:58:00Z" w:initials="DS">
    <w:p w14:paraId="307C9EA3" w14:textId="77777777" w:rsidR="00EF5F65" w:rsidRDefault="004E573E" w:rsidP="00EF5F65">
      <w:pPr>
        <w:pStyle w:val="CommentText"/>
      </w:pPr>
      <w:r>
        <w:rPr>
          <w:rStyle w:val="CommentReference"/>
        </w:rPr>
        <w:annotationRef/>
      </w:r>
      <w:r w:rsidR="00EF5F65">
        <w:t xml:space="preserve">EFFI-NOTE add heading and comment to clarify that these link to the usage lines in the table below which represent the parties best estimate of the usage involved in 1000 applications.  Any excess usage will require Elavon approval.  The prices for such excess usage are pre-approved in Appendix C.  </w:t>
      </w:r>
    </w:p>
  </w:comment>
  <w:comment w:id="90" w:author="David Sant" w:date="2025-12-01T14:22:00Z" w:initials="DS">
    <w:p w14:paraId="585856CD" w14:textId="77777777" w:rsidR="00E13708" w:rsidRDefault="00F862D1" w:rsidP="00E13708">
      <w:pPr>
        <w:pStyle w:val="CommentText"/>
      </w:pPr>
      <w:r>
        <w:rPr>
          <w:rStyle w:val="CommentReference"/>
        </w:rPr>
        <w:annotationRef/>
      </w:r>
      <w:r w:rsidR="00E13708">
        <w:t>EFFI-NOTE Tie in with written agreement for phase transition - from earlier</w:t>
      </w:r>
    </w:p>
  </w:comment>
  <w:comment w:id="91" w:author="David Sant" w:date="2025-11-26T09:28:00Z" w:initials="DS">
    <w:p w14:paraId="550449AD" w14:textId="77777777" w:rsidR="00381930" w:rsidRDefault="006A5195" w:rsidP="00381930">
      <w:pPr>
        <w:pStyle w:val="CommentText"/>
      </w:pPr>
      <w:r>
        <w:rPr>
          <w:rStyle w:val="CommentReference"/>
        </w:rPr>
        <w:annotationRef/>
      </w:r>
      <w:r w:rsidR="00381930">
        <w:t>EFFI-NOTE - amend this so that Wiseflow can increase fees annually in line with indexation.  Choose an indexation which is suitable for a small business to request when dealing with an international bank</w:t>
      </w:r>
    </w:p>
  </w:comment>
  <w:comment w:id="100" w:author="Ostermann, Peter" w:date="2025-10-01T10:35:00Z" w:initials="PO">
    <w:p w14:paraId="03965A18" w14:textId="5F365AA4" w:rsidR="00EC485E" w:rsidRDefault="00EC485E" w:rsidP="00EC485E">
      <w:pPr>
        <w:pStyle w:val="CommentText"/>
      </w:pPr>
      <w:r>
        <w:rPr>
          <w:rStyle w:val="CommentReference"/>
        </w:rPr>
        <w:annotationRef/>
      </w:r>
      <w:r>
        <w:t xml:space="preserve">Can we add following clause it is requested by US Bank: </w:t>
      </w:r>
      <w:r>
        <w:rPr>
          <w:b/>
          <w:bCs/>
          <w:color w:val="242424"/>
          <w:highlight w:val="white"/>
        </w:rPr>
        <w:t>Termination for Convenience Clause</w:t>
      </w:r>
    </w:p>
  </w:comment>
  <w:comment w:id="118" w:author="Otterbach, Jan T" w:date="2025-09-18T09:43:00Z" w:initials="JO">
    <w:p w14:paraId="35B347AD" w14:textId="6C67339A" w:rsidR="009B71A8" w:rsidRPr="0073787F" w:rsidRDefault="009B71A8" w:rsidP="009B71A8">
      <w:pPr>
        <w:pStyle w:val="CommentText"/>
      </w:pPr>
      <w:r w:rsidRPr="0073787F">
        <w:rPr>
          <w:rStyle w:val="CommentReference"/>
        </w:rPr>
        <w:annotationRef/>
      </w:r>
      <w:r w:rsidRPr="0073787F">
        <w:t>The URL will not be available at the time of go-live likely. Please use a suitable temporary replacement including “elavon”</w:t>
      </w:r>
    </w:p>
  </w:comment>
  <w:comment w:id="119" w:author="Teresa Byrne" w:date="2025-10-13T09:28:00Z" w:initials="TB">
    <w:p w14:paraId="321E4CB1" w14:textId="4F70F9E4" w:rsidR="00624431" w:rsidRDefault="00624431">
      <w:pPr>
        <w:pStyle w:val="CommentText"/>
      </w:pPr>
      <w:r>
        <w:rPr>
          <w:rStyle w:val="CommentReference"/>
        </w:rPr>
        <w:annotationRef/>
      </w:r>
    </w:p>
  </w:comment>
  <w:comment w:id="120" w:author="Otterbach, Jan T" w:date="2025-09-18T09:44:00Z" w:initials="JO">
    <w:p w14:paraId="39D17C68" w14:textId="77777777" w:rsidR="009B71A8" w:rsidRPr="0073787F" w:rsidRDefault="009B71A8" w:rsidP="009B71A8">
      <w:pPr>
        <w:pStyle w:val="CommentText"/>
      </w:pPr>
      <w:r w:rsidRPr="0073787F">
        <w:rPr>
          <w:rStyle w:val="CommentReference"/>
        </w:rPr>
        <w:annotationRef/>
      </w:r>
      <w:r w:rsidRPr="0073787F">
        <w:t>Again, this is likely not to be available at go-live but has been requested - it could also end up being “</w:t>
      </w:r>
      <w:hyperlink r:id="rId1" w:history="1">
        <w:r w:rsidRPr="0073787F">
          <w:rPr>
            <w:rStyle w:val="Hyperlink"/>
          </w:rPr>
          <w:t>flow@elavon.eu</w:t>
        </w:r>
      </w:hyperlink>
      <w:r w:rsidRPr="0073787F">
        <w:t>“ - as I expect “Notifications” could be taken and alignment would be nice.</w:t>
      </w:r>
    </w:p>
  </w:comment>
  <w:comment w:id="121" w:author="Otterbach, Jan T" w:date="2025-09-18T09:48:00Z" w:initials="JO">
    <w:p w14:paraId="349E8357" w14:textId="77777777" w:rsidR="009B71A8" w:rsidRPr="0073787F" w:rsidRDefault="009B71A8" w:rsidP="009B71A8">
      <w:pPr>
        <w:pStyle w:val="CommentText"/>
      </w:pPr>
      <w:r w:rsidRPr="0073787F">
        <w:rPr>
          <w:rStyle w:val="CommentReference"/>
        </w:rPr>
        <w:annotationRef/>
      </w:r>
      <w:r w:rsidRPr="0073787F">
        <w:t>Temporary one needed as per comment above.</w:t>
      </w:r>
    </w:p>
  </w:comment>
  <w:comment w:id="122" w:author="Otterbach, Jan T" w:date="2025-09-18T09:53:00Z" w:initials="JO">
    <w:p w14:paraId="4021671D" w14:textId="77777777" w:rsidR="009B71A8" w:rsidRDefault="009B71A8" w:rsidP="009B71A8">
      <w:pPr>
        <w:pStyle w:val="CommentText"/>
      </w:pPr>
      <w:r w:rsidRPr="0073787F">
        <w:rPr>
          <w:rStyle w:val="CommentReference"/>
        </w:rPr>
        <w:annotationRef/>
      </w:r>
      <w:r w:rsidRPr="0073787F">
        <w:t>Did we provide these countries? Did we get the list right?</w:t>
      </w:r>
      <w:r w:rsidRPr="0073787F">
        <w:br/>
      </w:r>
      <w:r w:rsidRPr="0073787F">
        <w:fldChar w:fldCharType="begin"/>
      </w:r>
      <w:r w:rsidRPr="0073787F">
        <w:instrText>HYPERLINK "mailto:shan.rizvi@elavon.com"</w:instrText>
      </w:r>
      <w:bookmarkStart w:id="123" w:name="_@_057EBC3C338D4F73907CC7508CC088FBZ"/>
      <w:r w:rsidRPr="0073787F">
        <w:fldChar w:fldCharType="separate"/>
      </w:r>
      <w:bookmarkEnd w:id="123"/>
      <w:r w:rsidRPr="0073787F">
        <w:rPr>
          <w:rStyle w:val="Mention"/>
        </w:rPr>
        <w:t>@Rizvi, Shan G</w:t>
      </w:r>
      <w:r w:rsidRPr="0073787F">
        <w:fldChar w:fldCharType="end"/>
      </w:r>
      <w:r w:rsidRPr="0073787F">
        <w:t xml:space="preserve"> / </w:t>
      </w:r>
      <w:r w:rsidRPr="0073787F">
        <w:fldChar w:fldCharType="begin"/>
      </w:r>
      <w:r w:rsidRPr="0073787F">
        <w:instrText>HYPERLINK "mailto:daniela.gorabi@elavon.com"</w:instrText>
      </w:r>
      <w:bookmarkStart w:id="124" w:name="_@_07526B779C6041AE83D107E6AF505DF0Z"/>
      <w:r w:rsidRPr="0073787F">
        <w:fldChar w:fldCharType="separate"/>
      </w:r>
      <w:bookmarkEnd w:id="124"/>
      <w:r w:rsidRPr="0073787F">
        <w:rPr>
          <w:rStyle w:val="Mention"/>
        </w:rPr>
        <w:t>@Gorabi, Daniela</w:t>
      </w:r>
      <w:r w:rsidRPr="0073787F">
        <w:fldChar w:fldCharType="end"/>
      </w:r>
      <w:r w:rsidRPr="0073787F">
        <w:t xml:space="preserve"> </w:t>
      </w:r>
    </w:p>
  </w:comment>
  <w:comment w:id="134" w:author="Ostermann, Peter" w:date="2025-10-01T10:36:00Z" w:initials="PO">
    <w:p w14:paraId="2E9FC84C" w14:textId="361535A7" w:rsidR="00E80642" w:rsidRDefault="00E80642" w:rsidP="00E80642">
      <w:pPr>
        <w:pStyle w:val="CommentText"/>
      </w:pPr>
      <w:r>
        <w:rPr>
          <w:rStyle w:val="CommentReference"/>
        </w:rPr>
        <w:annotationRef/>
      </w:r>
      <w:r>
        <w:t>What happens if there are other Third Party applications in scope or will be available? i.e. OneSpan</w:t>
      </w:r>
    </w:p>
  </w:comment>
  <w:comment w:id="138" w:author="David Sant" w:date="2025-12-01T14:36:00Z" w:initials="DS">
    <w:p w14:paraId="1FFC731F" w14:textId="77777777" w:rsidR="00D42971" w:rsidRDefault="00DF4534" w:rsidP="00D42971">
      <w:pPr>
        <w:pStyle w:val="CommentText"/>
      </w:pPr>
      <w:r>
        <w:rPr>
          <w:rStyle w:val="CommentReference"/>
        </w:rPr>
        <w:annotationRef/>
      </w:r>
      <w:r w:rsidR="00D42971">
        <w:t>EFFI-NOTE This is not accurate Wiseflow will offer Auth0 with a dedicated username/password with MFA option.  Further integration would be an additional feature.</w:t>
      </w:r>
    </w:p>
  </w:comment>
  <w:comment w:id="140" w:author="David Sant" w:date="2025-12-01T14:35:00Z" w:initials="DS">
    <w:p w14:paraId="6083405E" w14:textId="77777777" w:rsidR="00D42971" w:rsidRDefault="00C925D6" w:rsidP="00D42971">
      <w:pPr>
        <w:pStyle w:val="CommentText"/>
      </w:pPr>
      <w:r>
        <w:rPr>
          <w:rStyle w:val="CommentReference"/>
        </w:rPr>
        <w:annotationRef/>
      </w:r>
      <w:r w:rsidR="00D42971">
        <w:t>EFFI-NOTE This is not accurate Wiseflow will offer Auth0 with a dedicated username/password with MFA option.  Further integration would be an additional feature.</w:t>
      </w:r>
    </w:p>
  </w:comment>
  <w:comment w:id="141" w:author="David Sant" w:date="2025-12-01T13:30:00Z" w:initials="DS">
    <w:p w14:paraId="5848BC07" w14:textId="77777777" w:rsidR="00F92DF1" w:rsidRDefault="005F5C36" w:rsidP="00F92DF1">
      <w:pPr>
        <w:pStyle w:val="CommentText"/>
      </w:pPr>
      <w:r>
        <w:rPr>
          <w:rStyle w:val="CommentReference"/>
        </w:rPr>
        <w:annotationRef/>
      </w:r>
      <w:r w:rsidR="00F92DF1">
        <w:t>EFFI-NOTE - we need language somewhere to say that these represent the agreed rates for the Additional Usage, but that no additional usage will be enabled unless Elavon authorises it in writing.</w:t>
      </w:r>
    </w:p>
  </w:comment>
  <w:comment w:id="142" w:author="David Sant" w:date="2025-11-26T09:53:00Z" w:initials="DS">
    <w:p w14:paraId="195FC900" w14:textId="77777777" w:rsidR="0084180C" w:rsidRDefault="00C0495B" w:rsidP="0084180C">
      <w:pPr>
        <w:pStyle w:val="CommentText"/>
      </w:pPr>
      <w:r>
        <w:rPr>
          <w:rStyle w:val="CommentReference"/>
        </w:rPr>
        <w:annotationRef/>
      </w:r>
      <w:r w:rsidR="0084180C">
        <w:t>EFFI-NOTE - move the Setup Fee out of this “Optional Add ons” section.  It is not optional.</w:t>
      </w:r>
    </w:p>
  </w:comment>
  <w:comment w:id="149" w:author="David Sant" w:date="2025-12-01T14:50:00Z" w:initials="DS">
    <w:p w14:paraId="5A308658" w14:textId="77777777" w:rsidR="009B6991" w:rsidRDefault="00551532" w:rsidP="009B6991">
      <w:pPr>
        <w:pStyle w:val="CommentText"/>
      </w:pPr>
      <w:r>
        <w:rPr>
          <w:rStyle w:val="CommentReference"/>
        </w:rPr>
        <w:annotationRef/>
      </w:r>
      <w:r w:rsidR="009B6991">
        <w:t>EFFI-NOTE Amend this so that it only gives them general product improvements / updates.  Specific requests which do not align with the Wiseflow roadmap will be chargeable.  There should not be a reference to 12 days or a retainer.</w:t>
      </w:r>
    </w:p>
  </w:comment>
  <w:comment w:id="166" w:author="David Sant" w:date="2025-12-01T22:26:00Z" w:initials="DS">
    <w:p w14:paraId="26312710" w14:textId="77777777" w:rsidR="009B6991" w:rsidRDefault="009B6991" w:rsidP="009B6991">
      <w:pPr>
        <w:pStyle w:val="CommentText"/>
      </w:pPr>
      <w:r>
        <w:rPr>
          <w:rStyle w:val="CommentReference"/>
        </w:rPr>
        <w:annotationRef/>
      </w:r>
      <w:r>
        <w:t>EFFI-NOTE - remove this and add a comment to explain their termination rights elsewhere in the SOW</w:t>
      </w:r>
    </w:p>
  </w:comment>
  <w:comment w:id="171" w:author="David Sant" w:date="2025-12-01T13:31:00Z" w:initials="DS">
    <w:p w14:paraId="3E7756F4" w14:textId="77777777" w:rsidR="009B6991" w:rsidRDefault="00D778BE" w:rsidP="009B6991">
      <w:pPr>
        <w:pStyle w:val="CommentText"/>
      </w:pPr>
      <w:r>
        <w:rPr>
          <w:rStyle w:val="CommentReference"/>
        </w:rPr>
        <w:annotationRef/>
      </w:r>
      <w:r w:rsidR="009B6991">
        <w:t>EFFI-NOTE - as above - tie this in with wording re: agreeing the timeline for moving to phase 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581E9" w15:done="0"/>
  <w15:commentEx w15:paraId="64057A42" w15:paraIdParent="000581E9" w15:done="0"/>
  <w15:commentEx w15:paraId="456FA5B5" w15:done="0"/>
  <w15:commentEx w15:paraId="073F6CAA" w15:done="0"/>
  <w15:commentEx w15:paraId="1D87240A" w15:paraIdParent="073F6CAA" w15:done="0"/>
  <w15:commentEx w15:paraId="34E83A34" w15:done="0"/>
  <w15:commentEx w15:paraId="41B6B2E6" w15:done="0"/>
  <w15:commentEx w15:paraId="3F3FC066" w15:done="0"/>
  <w15:commentEx w15:paraId="22AA3E16" w15:done="0"/>
  <w15:commentEx w15:paraId="77F28905" w15:done="0"/>
  <w15:commentEx w15:paraId="48252D69" w15:paraIdParent="77F28905" w15:done="0"/>
  <w15:commentEx w15:paraId="08155A56" w15:done="0"/>
  <w15:commentEx w15:paraId="1C2B221F" w15:done="0"/>
  <w15:commentEx w15:paraId="3427463D" w15:done="0"/>
  <w15:commentEx w15:paraId="6BBBEAA8" w15:done="0"/>
  <w15:commentEx w15:paraId="741CB79F" w15:done="0"/>
  <w15:commentEx w15:paraId="745A1B60" w15:done="0"/>
  <w15:commentEx w15:paraId="1269B774" w15:done="0"/>
  <w15:commentEx w15:paraId="307C9EA3" w15:done="0"/>
  <w15:commentEx w15:paraId="585856CD" w15:done="0"/>
  <w15:commentEx w15:paraId="550449AD" w15:done="0"/>
  <w15:commentEx w15:paraId="03965A18" w15:done="0"/>
  <w15:commentEx w15:paraId="35B347AD" w15:done="1"/>
  <w15:commentEx w15:paraId="321E4CB1" w15:paraIdParent="35B347AD" w15:done="0"/>
  <w15:commentEx w15:paraId="39D17C68" w15:done="1"/>
  <w15:commentEx w15:paraId="349E8357" w15:done="1"/>
  <w15:commentEx w15:paraId="4021671D" w15:done="1"/>
  <w15:commentEx w15:paraId="2E9FC84C" w15:done="0"/>
  <w15:commentEx w15:paraId="1FFC731F" w15:done="0"/>
  <w15:commentEx w15:paraId="6083405E" w15:done="0"/>
  <w15:commentEx w15:paraId="5848BC07" w15:done="0"/>
  <w15:commentEx w15:paraId="195FC900" w15:done="0"/>
  <w15:commentEx w15:paraId="5A308658" w15:done="0"/>
  <w15:commentEx w15:paraId="26312710" w15:done="0"/>
  <w15:commentEx w15:paraId="3E7756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170ABD" w16cex:dateUtc="2025-11-26T09:56:00Z"/>
  <w16cex:commentExtensible w16cex:durableId="4B3A5F3A" w16cex:dateUtc="2025-12-01T13:10:00Z"/>
  <w16cex:commentExtensible w16cex:durableId="32CA48F5" w16cex:dateUtc="2025-12-01T13:22:00Z"/>
  <w16cex:commentExtensible w16cex:durableId="7868E217" w16cex:dateUtc="2025-10-01T08:32:00Z"/>
  <w16cex:commentExtensible w16cex:durableId="7BCE6E4C" w16cex:dateUtc="2025-10-13T11:28:00Z"/>
  <w16cex:commentExtensible w16cex:durableId="0F3489F8" w16cex:dateUtc="2025-12-01T13:18:00Z"/>
  <w16cex:commentExtensible w16cex:durableId="3C6EF11E" w16cex:dateUtc="2025-12-01T13:35:00Z"/>
  <w16cex:commentExtensible w16cex:durableId="7E77FC5A" w16cex:dateUtc="2025-12-01T13:44:00Z"/>
  <w16cex:commentExtensible w16cex:durableId="5C7D6EAC" w16cex:dateUtc="2025-12-01T13:44:00Z"/>
  <w16cex:commentExtensible w16cex:durableId="55B49996" w16cex:dateUtc="2025-10-01T08:40:00Z"/>
  <w16cex:commentExtensible w16cex:durableId="4D7DC328" w16cex:dateUtc="2025-12-01T13:45:00Z"/>
  <w16cex:commentExtensible w16cex:durableId="3E6322E7" w16cex:dateUtc="2025-12-01T21:47:00Z"/>
  <w16cex:commentExtensible w16cex:durableId="005A4FB2" w16cex:dateUtc="2025-11-26T09:26:00Z"/>
  <w16cex:commentExtensible w16cex:durableId="4E93E596" w16cex:dateUtc="2025-11-26T09:18:00Z"/>
  <w16cex:commentExtensible w16cex:durableId="0AA26163" w16cex:dateUtc="2025-12-01T14:04:00Z"/>
  <w16cex:commentExtensible w16cex:durableId="64AADDC2" w16cex:dateUtc="2025-12-01T22:10:00Z"/>
  <w16cex:commentExtensible w16cex:durableId="75225575" w16cex:dateUtc="2025-12-01T14:25:00Z"/>
  <w16cex:commentExtensible w16cex:durableId="2C06D51D" w16cex:dateUtc="2025-12-01T22:12:00Z"/>
  <w16cex:commentExtensible w16cex:durableId="234352DD" w16cex:dateUtc="2025-12-01T13:58:00Z"/>
  <w16cex:commentExtensible w16cex:durableId="0E10B916" w16cex:dateUtc="2025-12-01T14:22:00Z"/>
  <w16cex:commentExtensible w16cex:durableId="23FA15F6" w16cex:dateUtc="2025-11-26T09:28:00Z"/>
  <w16cex:commentExtensible w16cex:durableId="49B9643B" w16cex:dateUtc="2025-10-01T08:35:00Z"/>
  <w16cex:commentExtensible w16cex:durableId="09DC3173" w16cex:dateUtc="2025-09-18T08:43:00Z"/>
  <w16cex:commentExtensible w16cex:durableId="017B8EC9" w16cex:dateUtc="2025-10-13T08:28:00Z"/>
  <w16cex:commentExtensible w16cex:durableId="3B2F1DDB" w16cex:dateUtc="2025-09-18T08:44:00Z"/>
  <w16cex:commentExtensible w16cex:durableId="12754F4D" w16cex:dateUtc="2025-09-18T08:48:00Z"/>
  <w16cex:commentExtensible w16cex:durableId="7C9D504C" w16cex:dateUtc="2025-09-18T08:53:00Z"/>
  <w16cex:commentExtensible w16cex:durableId="035525B1" w16cex:dateUtc="2025-10-01T08:36:00Z"/>
  <w16cex:commentExtensible w16cex:durableId="4C3E6D31" w16cex:dateUtc="2025-12-01T14:36:00Z"/>
  <w16cex:commentExtensible w16cex:durableId="7A726CD7" w16cex:dateUtc="2025-12-01T14:35:00Z"/>
  <w16cex:commentExtensible w16cex:durableId="359E60B6" w16cex:dateUtc="2025-12-01T13:30:00Z"/>
  <w16cex:commentExtensible w16cex:durableId="3386501C" w16cex:dateUtc="2025-11-26T09:53:00Z"/>
  <w16cex:commentExtensible w16cex:durableId="1A9A7F18" w16cex:dateUtc="2025-12-01T14:50:00Z"/>
  <w16cex:commentExtensible w16cex:durableId="4A1F85E0" w16cex:dateUtc="2025-12-01T22:26:00Z"/>
  <w16cex:commentExtensible w16cex:durableId="377F75BE" w16cex:dateUtc="2025-12-01T13: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581E9" w16cid:durableId="1F170ABD"/>
  <w16cid:commentId w16cid:paraId="64057A42" w16cid:durableId="4B3A5F3A"/>
  <w16cid:commentId w16cid:paraId="456FA5B5" w16cid:durableId="32CA48F5"/>
  <w16cid:commentId w16cid:paraId="073F6CAA" w16cid:durableId="7868E217"/>
  <w16cid:commentId w16cid:paraId="1D87240A" w16cid:durableId="7BCE6E4C"/>
  <w16cid:commentId w16cid:paraId="34E83A34" w16cid:durableId="0F3489F8"/>
  <w16cid:commentId w16cid:paraId="41B6B2E6" w16cid:durableId="3C6EF11E"/>
  <w16cid:commentId w16cid:paraId="3F3FC066" w16cid:durableId="7E77FC5A"/>
  <w16cid:commentId w16cid:paraId="22AA3E16" w16cid:durableId="5C7D6EAC"/>
  <w16cid:commentId w16cid:paraId="77F28905" w16cid:durableId="55B49996"/>
  <w16cid:commentId w16cid:paraId="48252D69" w16cid:durableId="4D7DC328"/>
  <w16cid:commentId w16cid:paraId="08155A56" w16cid:durableId="3E6322E7"/>
  <w16cid:commentId w16cid:paraId="1C2B221F" w16cid:durableId="005A4FB2"/>
  <w16cid:commentId w16cid:paraId="3427463D" w16cid:durableId="4E93E596"/>
  <w16cid:commentId w16cid:paraId="6BBBEAA8" w16cid:durableId="0AA26163"/>
  <w16cid:commentId w16cid:paraId="741CB79F" w16cid:durableId="64AADDC2"/>
  <w16cid:commentId w16cid:paraId="745A1B60" w16cid:durableId="75225575"/>
  <w16cid:commentId w16cid:paraId="1269B774" w16cid:durableId="2C06D51D"/>
  <w16cid:commentId w16cid:paraId="307C9EA3" w16cid:durableId="234352DD"/>
  <w16cid:commentId w16cid:paraId="585856CD" w16cid:durableId="0E10B916"/>
  <w16cid:commentId w16cid:paraId="550449AD" w16cid:durableId="23FA15F6"/>
  <w16cid:commentId w16cid:paraId="03965A18" w16cid:durableId="49B9643B"/>
  <w16cid:commentId w16cid:paraId="35B347AD" w16cid:durableId="09DC3173"/>
  <w16cid:commentId w16cid:paraId="321E4CB1" w16cid:durableId="017B8EC9"/>
  <w16cid:commentId w16cid:paraId="39D17C68" w16cid:durableId="3B2F1DDB"/>
  <w16cid:commentId w16cid:paraId="349E8357" w16cid:durableId="12754F4D"/>
  <w16cid:commentId w16cid:paraId="4021671D" w16cid:durableId="7C9D504C"/>
  <w16cid:commentId w16cid:paraId="2E9FC84C" w16cid:durableId="035525B1"/>
  <w16cid:commentId w16cid:paraId="1FFC731F" w16cid:durableId="4C3E6D31"/>
  <w16cid:commentId w16cid:paraId="6083405E" w16cid:durableId="7A726CD7"/>
  <w16cid:commentId w16cid:paraId="5848BC07" w16cid:durableId="359E60B6"/>
  <w16cid:commentId w16cid:paraId="195FC900" w16cid:durableId="3386501C"/>
  <w16cid:commentId w16cid:paraId="5A308658" w16cid:durableId="1A9A7F18"/>
  <w16cid:commentId w16cid:paraId="26312710" w16cid:durableId="4A1F85E0"/>
  <w16cid:commentId w16cid:paraId="3E7756F4" w16cid:durableId="377F75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C459B" w14:textId="77777777" w:rsidR="002843C5" w:rsidRPr="0073787F" w:rsidRDefault="002843C5" w:rsidP="001E2738">
      <w:pPr>
        <w:spacing w:after="0" w:line="240" w:lineRule="auto"/>
      </w:pPr>
      <w:r w:rsidRPr="0073787F">
        <w:separator/>
      </w:r>
    </w:p>
  </w:endnote>
  <w:endnote w:type="continuationSeparator" w:id="0">
    <w:p w14:paraId="121452DB" w14:textId="77777777" w:rsidR="002843C5" w:rsidRPr="0073787F" w:rsidRDefault="002843C5" w:rsidP="001E2738">
      <w:pPr>
        <w:spacing w:after="0" w:line="240" w:lineRule="auto"/>
      </w:pPr>
      <w:r w:rsidRPr="0073787F">
        <w:continuationSeparator/>
      </w:r>
    </w:p>
  </w:endnote>
  <w:endnote w:type="continuationNotice" w:id="1">
    <w:p w14:paraId="1D2A1A10" w14:textId="77777777" w:rsidR="002843C5" w:rsidRPr="0073787F" w:rsidRDefault="002843C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2298295"/>
      <w:docPartObj>
        <w:docPartGallery w:val="Page Numbers (Bottom of Page)"/>
        <w:docPartUnique/>
      </w:docPartObj>
    </w:sdtPr>
    <w:sdtContent>
      <w:p w14:paraId="6C7522E6" w14:textId="379F51FE" w:rsidR="001E2738" w:rsidRPr="0073787F" w:rsidRDefault="001E2738">
        <w:pPr>
          <w:pStyle w:val="Footer"/>
          <w:jc w:val="right"/>
        </w:pPr>
        <w:r w:rsidRPr="0073787F">
          <w:fldChar w:fldCharType="begin"/>
        </w:r>
        <w:r w:rsidRPr="0073787F">
          <w:instrText xml:space="preserve"> PAGE   \* MERGEFORMAT </w:instrText>
        </w:r>
        <w:r w:rsidRPr="0073787F">
          <w:fldChar w:fldCharType="separate"/>
        </w:r>
        <w:r w:rsidRPr="0073787F">
          <w:t>2</w:t>
        </w:r>
        <w:r w:rsidRPr="0073787F">
          <w:fldChar w:fldCharType="end"/>
        </w:r>
      </w:p>
    </w:sdtContent>
  </w:sdt>
  <w:p w14:paraId="45B38F55" w14:textId="77777777" w:rsidR="001E2738" w:rsidRPr="0073787F" w:rsidRDefault="001E27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4A459" w14:textId="77777777" w:rsidR="002843C5" w:rsidRPr="0073787F" w:rsidRDefault="002843C5" w:rsidP="001E2738">
      <w:pPr>
        <w:spacing w:after="0" w:line="240" w:lineRule="auto"/>
      </w:pPr>
      <w:r w:rsidRPr="0073787F">
        <w:separator/>
      </w:r>
    </w:p>
  </w:footnote>
  <w:footnote w:type="continuationSeparator" w:id="0">
    <w:p w14:paraId="525F0C79" w14:textId="77777777" w:rsidR="002843C5" w:rsidRPr="0073787F" w:rsidRDefault="002843C5" w:rsidP="001E2738">
      <w:pPr>
        <w:spacing w:after="0" w:line="240" w:lineRule="auto"/>
      </w:pPr>
      <w:r w:rsidRPr="0073787F">
        <w:continuationSeparator/>
      </w:r>
    </w:p>
  </w:footnote>
  <w:footnote w:type="continuationNotice" w:id="1">
    <w:p w14:paraId="5A73070F" w14:textId="77777777" w:rsidR="002843C5" w:rsidRPr="0073787F" w:rsidRDefault="002843C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1BA"/>
    <w:multiLevelType w:val="hybridMultilevel"/>
    <w:tmpl w:val="89A61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F53F32"/>
    <w:multiLevelType w:val="hybridMultilevel"/>
    <w:tmpl w:val="A56E0BE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3F5F0C"/>
    <w:multiLevelType w:val="multilevel"/>
    <w:tmpl w:val="3346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77FAC"/>
    <w:multiLevelType w:val="hybridMultilevel"/>
    <w:tmpl w:val="9F283D2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BFA3AB3"/>
    <w:multiLevelType w:val="multilevel"/>
    <w:tmpl w:val="5A1E9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7877AA"/>
    <w:multiLevelType w:val="multilevel"/>
    <w:tmpl w:val="049C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7441E"/>
    <w:multiLevelType w:val="multilevel"/>
    <w:tmpl w:val="F3D4C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221443"/>
    <w:multiLevelType w:val="multilevel"/>
    <w:tmpl w:val="DFE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91459F"/>
    <w:multiLevelType w:val="multilevel"/>
    <w:tmpl w:val="47A4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E94AE2"/>
    <w:multiLevelType w:val="multilevel"/>
    <w:tmpl w:val="1D7A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9598C"/>
    <w:multiLevelType w:val="multilevel"/>
    <w:tmpl w:val="1C54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A71E71"/>
    <w:multiLevelType w:val="multilevel"/>
    <w:tmpl w:val="2736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BC45BF"/>
    <w:multiLevelType w:val="multilevel"/>
    <w:tmpl w:val="DDC4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DB753B"/>
    <w:multiLevelType w:val="multilevel"/>
    <w:tmpl w:val="3928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2427F3"/>
    <w:multiLevelType w:val="multilevel"/>
    <w:tmpl w:val="B9EE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ED5434"/>
    <w:multiLevelType w:val="multilevel"/>
    <w:tmpl w:val="2524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2701B8"/>
    <w:multiLevelType w:val="multilevel"/>
    <w:tmpl w:val="2C20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FE3767"/>
    <w:multiLevelType w:val="hybridMultilevel"/>
    <w:tmpl w:val="8BC47508"/>
    <w:lvl w:ilvl="0" w:tplc="0809000F">
      <w:start w:val="1"/>
      <w:numFmt w:val="decimal"/>
      <w:lvlText w:val="%1."/>
      <w:lvlJc w:val="left"/>
      <w:pPr>
        <w:ind w:left="720" w:hanging="360"/>
      </w:pPr>
      <w:rPr>
        <w:rFonts w:hint="default"/>
      </w:rPr>
    </w:lvl>
    <w:lvl w:ilvl="1" w:tplc="314CA6DA">
      <w:start w:val="1"/>
      <w:numFmt w:val="lowerLetter"/>
      <w:lvlText w:val="%2."/>
      <w:lvlJc w:val="left"/>
      <w:pPr>
        <w:ind w:left="1440" w:hanging="360"/>
      </w:pPr>
      <w:rPr>
        <w:b w:val="0"/>
        <w:bCs w:val="0"/>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DFB4AE3"/>
    <w:multiLevelType w:val="multilevel"/>
    <w:tmpl w:val="680A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C1686B"/>
    <w:multiLevelType w:val="multilevel"/>
    <w:tmpl w:val="3DD0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A36343"/>
    <w:multiLevelType w:val="multilevel"/>
    <w:tmpl w:val="77BA8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2C60C0"/>
    <w:multiLevelType w:val="multilevel"/>
    <w:tmpl w:val="CEC87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0D0566"/>
    <w:multiLevelType w:val="multilevel"/>
    <w:tmpl w:val="6EB82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2553E7"/>
    <w:multiLevelType w:val="multilevel"/>
    <w:tmpl w:val="3476F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534DB5"/>
    <w:multiLevelType w:val="hybridMultilevel"/>
    <w:tmpl w:val="DEE820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FC26A76"/>
    <w:multiLevelType w:val="multilevel"/>
    <w:tmpl w:val="FF08A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F10812"/>
    <w:multiLevelType w:val="hybridMultilevel"/>
    <w:tmpl w:val="68F280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6773BEB"/>
    <w:multiLevelType w:val="multilevel"/>
    <w:tmpl w:val="DC5E8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F141AD"/>
    <w:multiLevelType w:val="hybridMultilevel"/>
    <w:tmpl w:val="7AB2649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5423F61"/>
    <w:multiLevelType w:val="multilevel"/>
    <w:tmpl w:val="3FBC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2F15B9"/>
    <w:multiLevelType w:val="multilevel"/>
    <w:tmpl w:val="1CA08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E843E5"/>
    <w:multiLevelType w:val="multilevel"/>
    <w:tmpl w:val="CAFA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211650">
    <w:abstractNumId w:val="3"/>
  </w:num>
  <w:num w:numId="2" w16cid:durableId="1053582578">
    <w:abstractNumId w:val="26"/>
  </w:num>
  <w:num w:numId="3" w16cid:durableId="82651187">
    <w:abstractNumId w:val="24"/>
  </w:num>
  <w:num w:numId="4" w16cid:durableId="821771859">
    <w:abstractNumId w:val="28"/>
  </w:num>
  <w:num w:numId="5" w16cid:durableId="322129081">
    <w:abstractNumId w:val="17"/>
  </w:num>
  <w:num w:numId="6" w16cid:durableId="1353845592">
    <w:abstractNumId w:val="1"/>
  </w:num>
  <w:num w:numId="7" w16cid:durableId="1506167372">
    <w:abstractNumId w:val="0"/>
  </w:num>
  <w:num w:numId="8" w16cid:durableId="322464810">
    <w:abstractNumId w:val="11"/>
  </w:num>
  <w:num w:numId="9" w16cid:durableId="388461912">
    <w:abstractNumId w:val="20"/>
  </w:num>
  <w:num w:numId="10" w16cid:durableId="247233462">
    <w:abstractNumId w:val="31"/>
  </w:num>
  <w:num w:numId="11" w16cid:durableId="1216158188">
    <w:abstractNumId w:val="12"/>
  </w:num>
  <w:num w:numId="12" w16cid:durableId="101145355">
    <w:abstractNumId w:val="13"/>
  </w:num>
  <w:num w:numId="13" w16cid:durableId="12734835">
    <w:abstractNumId w:val="5"/>
  </w:num>
  <w:num w:numId="14" w16cid:durableId="1871648487">
    <w:abstractNumId w:val="29"/>
  </w:num>
  <w:num w:numId="15" w16cid:durableId="2007172274">
    <w:abstractNumId w:val="14"/>
  </w:num>
  <w:num w:numId="16" w16cid:durableId="649094681">
    <w:abstractNumId w:val="16"/>
  </w:num>
  <w:num w:numId="17" w16cid:durableId="1649280204">
    <w:abstractNumId w:val="7"/>
  </w:num>
  <w:num w:numId="18" w16cid:durableId="613639038">
    <w:abstractNumId w:val="10"/>
  </w:num>
  <w:num w:numId="19" w16cid:durableId="951596963">
    <w:abstractNumId w:val="9"/>
  </w:num>
  <w:num w:numId="20" w16cid:durableId="275600568">
    <w:abstractNumId w:val="8"/>
  </w:num>
  <w:num w:numId="21" w16cid:durableId="1325402734">
    <w:abstractNumId w:val="25"/>
  </w:num>
  <w:num w:numId="22" w16cid:durableId="2049182124">
    <w:abstractNumId w:val="15"/>
  </w:num>
  <w:num w:numId="23" w16cid:durableId="340359094">
    <w:abstractNumId w:val="19"/>
  </w:num>
  <w:num w:numId="24" w16cid:durableId="551623129">
    <w:abstractNumId w:val="18"/>
  </w:num>
  <w:num w:numId="25" w16cid:durableId="1129208400">
    <w:abstractNumId w:val="2"/>
  </w:num>
  <w:num w:numId="26" w16cid:durableId="1106390849">
    <w:abstractNumId w:val="21"/>
  </w:num>
  <w:num w:numId="27" w16cid:durableId="1384256812">
    <w:abstractNumId w:val="4"/>
  </w:num>
  <w:num w:numId="28" w16cid:durableId="561258756">
    <w:abstractNumId w:val="27"/>
  </w:num>
  <w:num w:numId="29" w16cid:durableId="271018572">
    <w:abstractNumId w:val="23"/>
  </w:num>
  <w:num w:numId="30" w16cid:durableId="1157182849">
    <w:abstractNumId w:val="6"/>
  </w:num>
  <w:num w:numId="31" w16cid:durableId="7367951">
    <w:abstractNumId w:val="22"/>
  </w:num>
  <w:num w:numId="32" w16cid:durableId="2004356867">
    <w:abstractNumId w:val="30"/>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stermann, Peter">
    <w15:presenceInfo w15:providerId="AD" w15:userId="S::peter.ostermann@elavon.com::955fc125-f020-4e5b-9a42-49af9455e2d2"/>
  </w15:person>
  <w15:person w15:author="David Sant">
    <w15:presenceInfo w15:providerId="AD" w15:userId="S::David.Sant@hjsolicitors.co.uk::e843e587-fdd1-448a-977f-b9245a7cc81f"/>
  </w15:person>
  <w15:person w15:author="Teresa Byrne">
    <w15:presenceInfo w15:providerId="AD" w15:userId="S::teresa.byrne@wiseflow.ai::0e9da1fe-1f48-42f1-8fd3-c509c84a2db5"/>
  </w15:person>
  <w15:person w15:author="Otterbach, Jan T">
    <w15:presenceInfo w15:providerId="AD" w15:userId="S::jan.otterbach@elavon.com::0988a146-27b7-4f6e-aeff-ba1554e021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F91"/>
    <w:rsid w:val="000004B2"/>
    <w:rsid w:val="000045FF"/>
    <w:rsid w:val="00006FDC"/>
    <w:rsid w:val="000248F0"/>
    <w:rsid w:val="00035D69"/>
    <w:rsid w:val="000465A4"/>
    <w:rsid w:val="000578FE"/>
    <w:rsid w:val="00063540"/>
    <w:rsid w:val="00064175"/>
    <w:rsid w:val="000727C9"/>
    <w:rsid w:val="000728E3"/>
    <w:rsid w:val="00073430"/>
    <w:rsid w:val="00086402"/>
    <w:rsid w:val="000C0EB5"/>
    <w:rsid w:val="000C4D3E"/>
    <w:rsid w:val="000C502E"/>
    <w:rsid w:val="000D093F"/>
    <w:rsid w:val="0010002E"/>
    <w:rsid w:val="0011253F"/>
    <w:rsid w:val="001265B6"/>
    <w:rsid w:val="00135E42"/>
    <w:rsid w:val="0015519D"/>
    <w:rsid w:val="001637FA"/>
    <w:rsid w:val="00173175"/>
    <w:rsid w:val="0017705B"/>
    <w:rsid w:val="00183AE5"/>
    <w:rsid w:val="00191CE0"/>
    <w:rsid w:val="00191FBF"/>
    <w:rsid w:val="0019250B"/>
    <w:rsid w:val="001952A5"/>
    <w:rsid w:val="00196C46"/>
    <w:rsid w:val="001B303A"/>
    <w:rsid w:val="001C1B7E"/>
    <w:rsid w:val="001D265E"/>
    <w:rsid w:val="001D5EE3"/>
    <w:rsid w:val="001E2738"/>
    <w:rsid w:val="001E33D0"/>
    <w:rsid w:val="001F04CD"/>
    <w:rsid w:val="001F7A0E"/>
    <w:rsid w:val="00204C93"/>
    <w:rsid w:val="00212A50"/>
    <w:rsid w:val="00232875"/>
    <w:rsid w:val="00241C2A"/>
    <w:rsid w:val="0024306F"/>
    <w:rsid w:val="002476FF"/>
    <w:rsid w:val="002513D3"/>
    <w:rsid w:val="00252BE6"/>
    <w:rsid w:val="00256726"/>
    <w:rsid w:val="00256B51"/>
    <w:rsid w:val="0026720C"/>
    <w:rsid w:val="0027108E"/>
    <w:rsid w:val="002843C5"/>
    <w:rsid w:val="00285493"/>
    <w:rsid w:val="002A26DA"/>
    <w:rsid w:val="002A4BE1"/>
    <w:rsid w:val="002B4587"/>
    <w:rsid w:val="002B647B"/>
    <w:rsid w:val="002D52AA"/>
    <w:rsid w:val="002E0380"/>
    <w:rsid w:val="002E24B3"/>
    <w:rsid w:val="002F7981"/>
    <w:rsid w:val="003020B0"/>
    <w:rsid w:val="0030214F"/>
    <w:rsid w:val="003030E4"/>
    <w:rsid w:val="003053C8"/>
    <w:rsid w:val="00314755"/>
    <w:rsid w:val="00320D64"/>
    <w:rsid w:val="0032209C"/>
    <w:rsid w:val="00324C42"/>
    <w:rsid w:val="00325B5E"/>
    <w:rsid w:val="00333024"/>
    <w:rsid w:val="0034041B"/>
    <w:rsid w:val="003447D8"/>
    <w:rsid w:val="00350001"/>
    <w:rsid w:val="003616DD"/>
    <w:rsid w:val="00376F91"/>
    <w:rsid w:val="00381930"/>
    <w:rsid w:val="003903B2"/>
    <w:rsid w:val="00391808"/>
    <w:rsid w:val="003B0466"/>
    <w:rsid w:val="003B20C0"/>
    <w:rsid w:val="003B6629"/>
    <w:rsid w:val="003C0E26"/>
    <w:rsid w:val="003D4D52"/>
    <w:rsid w:val="003E582F"/>
    <w:rsid w:val="003E65FE"/>
    <w:rsid w:val="003F2150"/>
    <w:rsid w:val="004067CA"/>
    <w:rsid w:val="00407A78"/>
    <w:rsid w:val="00431D20"/>
    <w:rsid w:val="0043415F"/>
    <w:rsid w:val="0044016A"/>
    <w:rsid w:val="00444B58"/>
    <w:rsid w:val="004454D7"/>
    <w:rsid w:val="004530E4"/>
    <w:rsid w:val="00465F7B"/>
    <w:rsid w:val="00466E97"/>
    <w:rsid w:val="00481312"/>
    <w:rsid w:val="00481AF6"/>
    <w:rsid w:val="004872A1"/>
    <w:rsid w:val="004B5B4B"/>
    <w:rsid w:val="004C7C04"/>
    <w:rsid w:val="004D06C0"/>
    <w:rsid w:val="004E573E"/>
    <w:rsid w:val="004F0644"/>
    <w:rsid w:val="004F73FC"/>
    <w:rsid w:val="0050007B"/>
    <w:rsid w:val="00507BB7"/>
    <w:rsid w:val="0051451E"/>
    <w:rsid w:val="00515463"/>
    <w:rsid w:val="00515C8B"/>
    <w:rsid w:val="005169AF"/>
    <w:rsid w:val="00524D74"/>
    <w:rsid w:val="00527DBC"/>
    <w:rsid w:val="0053044F"/>
    <w:rsid w:val="00531772"/>
    <w:rsid w:val="00533BB8"/>
    <w:rsid w:val="00540BAB"/>
    <w:rsid w:val="0054119A"/>
    <w:rsid w:val="00551532"/>
    <w:rsid w:val="005608BE"/>
    <w:rsid w:val="00565FEC"/>
    <w:rsid w:val="00571BDC"/>
    <w:rsid w:val="00577934"/>
    <w:rsid w:val="00581782"/>
    <w:rsid w:val="00583F6E"/>
    <w:rsid w:val="00590F07"/>
    <w:rsid w:val="005A7399"/>
    <w:rsid w:val="005B00A7"/>
    <w:rsid w:val="005B1DEC"/>
    <w:rsid w:val="005C1A3A"/>
    <w:rsid w:val="005C580A"/>
    <w:rsid w:val="005D08FB"/>
    <w:rsid w:val="005D64B1"/>
    <w:rsid w:val="005E79D7"/>
    <w:rsid w:val="005F5C36"/>
    <w:rsid w:val="00603802"/>
    <w:rsid w:val="00604448"/>
    <w:rsid w:val="00622C82"/>
    <w:rsid w:val="00624431"/>
    <w:rsid w:val="006313EF"/>
    <w:rsid w:val="006366FA"/>
    <w:rsid w:val="00650789"/>
    <w:rsid w:val="006657E7"/>
    <w:rsid w:val="00667849"/>
    <w:rsid w:val="006729AF"/>
    <w:rsid w:val="006746B9"/>
    <w:rsid w:val="0067650A"/>
    <w:rsid w:val="006876CC"/>
    <w:rsid w:val="0069407E"/>
    <w:rsid w:val="006961A9"/>
    <w:rsid w:val="00697B63"/>
    <w:rsid w:val="006A5195"/>
    <w:rsid w:val="006A5644"/>
    <w:rsid w:val="006A6F49"/>
    <w:rsid w:val="006C0266"/>
    <w:rsid w:val="006D0966"/>
    <w:rsid w:val="006D477E"/>
    <w:rsid w:val="006E6059"/>
    <w:rsid w:val="006F70B0"/>
    <w:rsid w:val="0070124B"/>
    <w:rsid w:val="00704290"/>
    <w:rsid w:val="0070538F"/>
    <w:rsid w:val="007238B3"/>
    <w:rsid w:val="007243E0"/>
    <w:rsid w:val="0073547F"/>
    <w:rsid w:val="0073588A"/>
    <w:rsid w:val="0073787F"/>
    <w:rsid w:val="00743A79"/>
    <w:rsid w:val="007619A8"/>
    <w:rsid w:val="00763DC4"/>
    <w:rsid w:val="00767696"/>
    <w:rsid w:val="00776DAB"/>
    <w:rsid w:val="00776FC3"/>
    <w:rsid w:val="00781C05"/>
    <w:rsid w:val="00785AC5"/>
    <w:rsid w:val="00790F63"/>
    <w:rsid w:val="007941A7"/>
    <w:rsid w:val="007944BD"/>
    <w:rsid w:val="007B7895"/>
    <w:rsid w:val="007C3FF9"/>
    <w:rsid w:val="007D2A13"/>
    <w:rsid w:val="007E1D23"/>
    <w:rsid w:val="007E3A11"/>
    <w:rsid w:val="007F3062"/>
    <w:rsid w:val="007F5082"/>
    <w:rsid w:val="00800F3C"/>
    <w:rsid w:val="00801186"/>
    <w:rsid w:val="008059CE"/>
    <w:rsid w:val="0080657A"/>
    <w:rsid w:val="00811454"/>
    <w:rsid w:val="008116C2"/>
    <w:rsid w:val="008200DB"/>
    <w:rsid w:val="00820167"/>
    <w:rsid w:val="00824D90"/>
    <w:rsid w:val="00825860"/>
    <w:rsid w:val="00832263"/>
    <w:rsid w:val="0084007E"/>
    <w:rsid w:val="0084180C"/>
    <w:rsid w:val="00847063"/>
    <w:rsid w:val="0084723F"/>
    <w:rsid w:val="00860634"/>
    <w:rsid w:val="00877D2F"/>
    <w:rsid w:val="008C3C0E"/>
    <w:rsid w:val="008C40E6"/>
    <w:rsid w:val="008F16E3"/>
    <w:rsid w:val="008F595D"/>
    <w:rsid w:val="0090378A"/>
    <w:rsid w:val="00911F0B"/>
    <w:rsid w:val="00914A5C"/>
    <w:rsid w:val="00923952"/>
    <w:rsid w:val="0095543A"/>
    <w:rsid w:val="009610BD"/>
    <w:rsid w:val="00962E11"/>
    <w:rsid w:val="00966FD5"/>
    <w:rsid w:val="00967BAB"/>
    <w:rsid w:val="00972F35"/>
    <w:rsid w:val="00974ED8"/>
    <w:rsid w:val="00975EC0"/>
    <w:rsid w:val="0097664D"/>
    <w:rsid w:val="0097665A"/>
    <w:rsid w:val="009863CE"/>
    <w:rsid w:val="00994966"/>
    <w:rsid w:val="009A2864"/>
    <w:rsid w:val="009A6E99"/>
    <w:rsid w:val="009B208D"/>
    <w:rsid w:val="009B6991"/>
    <w:rsid w:val="009B71A8"/>
    <w:rsid w:val="009C524F"/>
    <w:rsid w:val="009CB30C"/>
    <w:rsid w:val="009D1CCC"/>
    <w:rsid w:val="009D5CE4"/>
    <w:rsid w:val="009E1D28"/>
    <w:rsid w:val="009F19B7"/>
    <w:rsid w:val="009F238B"/>
    <w:rsid w:val="00A014A8"/>
    <w:rsid w:val="00A14E4A"/>
    <w:rsid w:val="00A31078"/>
    <w:rsid w:val="00A31A92"/>
    <w:rsid w:val="00A32663"/>
    <w:rsid w:val="00A35296"/>
    <w:rsid w:val="00A35CA5"/>
    <w:rsid w:val="00A35E29"/>
    <w:rsid w:val="00A45B21"/>
    <w:rsid w:val="00A45DB0"/>
    <w:rsid w:val="00A55C92"/>
    <w:rsid w:val="00A7228F"/>
    <w:rsid w:val="00A818C6"/>
    <w:rsid w:val="00A8515E"/>
    <w:rsid w:val="00A86C82"/>
    <w:rsid w:val="00AA17A5"/>
    <w:rsid w:val="00AA2316"/>
    <w:rsid w:val="00AA2502"/>
    <w:rsid w:val="00AA29E1"/>
    <w:rsid w:val="00AA5F5F"/>
    <w:rsid w:val="00AB6570"/>
    <w:rsid w:val="00AC4A01"/>
    <w:rsid w:val="00AE602A"/>
    <w:rsid w:val="00AE76A5"/>
    <w:rsid w:val="00AF5321"/>
    <w:rsid w:val="00B12621"/>
    <w:rsid w:val="00B15176"/>
    <w:rsid w:val="00B55BE4"/>
    <w:rsid w:val="00B7089A"/>
    <w:rsid w:val="00B72717"/>
    <w:rsid w:val="00B80DA5"/>
    <w:rsid w:val="00B91E3F"/>
    <w:rsid w:val="00B92785"/>
    <w:rsid w:val="00BA14BA"/>
    <w:rsid w:val="00BA14D9"/>
    <w:rsid w:val="00BB28F8"/>
    <w:rsid w:val="00BB5546"/>
    <w:rsid w:val="00BB7347"/>
    <w:rsid w:val="00BF4C4F"/>
    <w:rsid w:val="00BF5A0B"/>
    <w:rsid w:val="00BF7C94"/>
    <w:rsid w:val="00C00168"/>
    <w:rsid w:val="00C02835"/>
    <w:rsid w:val="00C03029"/>
    <w:rsid w:val="00C0495B"/>
    <w:rsid w:val="00C07E80"/>
    <w:rsid w:val="00C1075A"/>
    <w:rsid w:val="00C14649"/>
    <w:rsid w:val="00C208C6"/>
    <w:rsid w:val="00C2652B"/>
    <w:rsid w:val="00C31F0F"/>
    <w:rsid w:val="00C339A5"/>
    <w:rsid w:val="00C35AA4"/>
    <w:rsid w:val="00C360F7"/>
    <w:rsid w:val="00C45FFB"/>
    <w:rsid w:val="00C50715"/>
    <w:rsid w:val="00C56E02"/>
    <w:rsid w:val="00C605AB"/>
    <w:rsid w:val="00C70C0A"/>
    <w:rsid w:val="00C715FF"/>
    <w:rsid w:val="00C72798"/>
    <w:rsid w:val="00C74EC7"/>
    <w:rsid w:val="00C82FF5"/>
    <w:rsid w:val="00C830DE"/>
    <w:rsid w:val="00C86B6A"/>
    <w:rsid w:val="00C90EDA"/>
    <w:rsid w:val="00C92102"/>
    <w:rsid w:val="00C925D6"/>
    <w:rsid w:val="00CB5C77"/>
    <w:rsid w:val="00CC48FB"/>
    <w:rsid w:val="00CC7B1F"/>
    <w:rsid w:val="00CD2400"/>
    <w:rsid w:val="00CD791F"/>
    <w:rsid w:val="00CE6C58"/>
    <w:rsid w:val="00D05F3E"/>
    <w:rsid w:val="00D11E5C"/>
    <w:rsid w:val="00D16DC3"/>
    <w:rsid w:val="00D219C4"/>
    <w:rsid w:val="00D2308C"/>
    <w:rsid w:val="00D239B2"/>
    <w:rsid w:val="00D4177E"/>
    <w:rsid w:val="00D4287A"/>
    <w:rsid w:val="00D42971"/>
    <w:rsid w:val="00D438EF"/>
    <w:rsid w:val="00D62A40"/>
    <w:rsid w:val="00D71347"/>
    <w:rsid w:val="00D72C2D"/>
    <w:rsid w:val="00D778BE"/>
    <w:rsid w:val="00D77D25"/>
    <w:rsid w:val="00D858A3"/>
    <w:rsid w:val="00D95047"/>
    <w:rsid w:val="00D95F86"/>
    <w:rsid w:val="00DA07A2"/>
    <w:rsid w:val="00DA4CF7"/>
    <w:rsid w:val="00DB1856"/>
    <w:rsid w:val="00DB1CE8"/>
    <w:rsid w:val="00DB3B8E"/>
    <w:rsid w:val="00DC27C1"/>
    <w:rsid w:val="00DC5876"/>
    <w:rsid w:val="00DE04B3"/>
    <w:rsid w:val="00DE2038"/>
    <w:rsid w:val="00DE468C"/>
    <w:rsid w:val="00DE5C90"/>
    <w:rsid w:val="00DF4534"/>
    <w:rsid w:val="00E04296"/>
    <w:rsid w:val="00E04AED"/>
    <w:rsid w:val="00E11578"/>
    <w:rsid w:val="00E11837"/>
    <w:rsid w:val="00E11883"/>
    <w:rsid w:val="00E13708"/>
    <w:rsid w:val="00E1520C"/>
    <w:rsid w:val="00E1537F"/>
    <w:rsid w:val="00E4482C"/>
    <w:rsid w:val="00E5025A"/>
    <w:rsid w:val="00E5185B"/>
    <w:rsid w:val="00E53D25"/>
    <w:rsid w:val="00E54990"/>
    <w:rsid w:val="00E63317"/>
    <w:rsid w:val="00E660B7"/>
    <w:rsid w:val="00E80642"/>
    <w:rsid w:val="00E80984"/>
    <w:rsid w:val="00E910E7"/>
    <w:rsid w:val="00E943A0"/>
    <w:rsid w:val="00EA665E"/>
    <w:rsid w:val="00EB624F"/>
    <w:rsid w:val="00EC150B"/>
    <w:rsid w:val="00EC485E"/>
    <w:rsid w:val="00EC6E3D"/>
    <w:rsid w:val="00EE5079"/>
    <w:rsid w:val="00EF0176"/>
    <w:rsid w:val="00EF11CB"/>
    <w:rsid w:val="00EF5F65"/>
    <w:rsid w:val="00F02006"/>
    <w:rsid w:val="00F148EA"/>
    <w:rsid w:val="00F15344"/>
    <w:rsid w:val="00F172D4"/>
    <w:rsid w:val="00F218DA"/>
    <w:rsid w:val="00F2570F"/>
    <w:rsid w:val="00F25C4F"/>
    <w:rsid w:val="00F64DF9"/>
    <w:rsid w:val="00F701E3"/>
    <w:rsid w:val="00F76B71"/>
    <w:rsid w:val="00F862D1"/>
    <w:rsid w:val="00F8662C"/>
    <w:rsid w:val="00F92DF1"/>
    <w:rsid w:val="00F92EF3"/>
    <w:rsid w:val="00F93CD4"/>
    <w:rsid w:val="00F97E54"/>
    <w:rsid w:val="00FB121B"/>
    <w:rsid w:val="00FB7D61"/>
    <w:rsid w:val="00FC1DD1"/>
    <w:rsid w:val="00FC1E06"/>
    <w:rsid w:val="00FD12DB"/>
    <w:rsid w:val="00FE1CFB"/>
    <w:rsid w:val="00FE4B07"/>
    <w:rsid w:val="00FE67D4"/>
    <w:rsid w:val="00FF5B2F"/>
    <w:rsid w:val="031FAE1B"/>
    <w:rsid w:val="075D3272"/>
    <w:rsid w:val="0774C316"/>
    <w:rsid w:val="0778B197"/>
    <w:rsid w:val="0CC7CB87"/>
    <w:rsid w:val="0F9A88C2"/>
    <w:rsid w:val="12C5E52A"/>
    <w:rsid w:val="142723F7"/>
    <w:rsid w:val="16A4CE14"/>
    <w:rsid w:val="17E22967"/>
    <w:rsid w:val="1C75DD14"/>
    <w:rsid w:val="1D042277"/>
    <w:rsid w:val="21F8E50F"/>
    <w:rsid w:val="23E0845E"/>
    <w:rsid w:val="305BEA64"/>
    <w:rsid w:val="319C499F"/>
    <w:rsid w:val="349B7088"/>
    <w:rsid w:val="3B425732"/>
    <w:rsid w:val="3BC47E73"/>
    <w:rsid w:val="41052543"/>
    <w:rsid w:val="43865679"/>
    <w:rsid w:val="453A294A"/>
    <w:rsid w:val="45AB0961"/>
    <w:rsid w:val="4680E736"/>
    <w:rsid w:val="4685F6AE"/>
    <w:rsid w:val="4778D6E8"/>
    <w:rsid w:val="4BBCB54C"/>
    <w:rsid w:val="528D5F2F"/>
    <w:rsid w:val="52E1B968"/>
    <w:rsid w:val="58FCDFF2"/>
    <w:rsid w:val="5C37DA81"/>
    <w:rsid w:val="5DD37EE6"/>
    <w:rsid w:val="5FAAB8E2"/>
    <w:rsid w:val="60551BFC"/>
    <w:rsid w:val="6AECC560"/>
    <w:rsid w:val="6C04D104"/>
    <w:rsid w:val="72C9399C"/>
    <w:rsid w:val="7989BA11"/>
    <w:rsid w:val="7BDA42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0F2FF0"/>
  <w15:chartTrackingRefBased/>
  <w15:docId w15:val="{C0200538-01E1-45B2-BC80-B12D2FD23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F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6F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6F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6F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6F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6F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F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F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F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F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6F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6F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6F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6F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6F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F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F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F91"/>
    <w:rPr>
      <w:rFonts w:eastAsiaTheme="majorEastAsia" w:cstheme="majorBidi"/>
      <w:color w:val="272727" w:themeColor="text1" w:themeTint="D8"/>
    </w:rPr>
  </w:style>
  <w:style w:type="paragraph" w:styleId="Title">
    <w:name w:val="Title"/>
    <w:basedOn w:val="Normal"/>
    <w:next w:val="Normal"/>
    <w:link w:val="TitleChar"/>
    <w:uiPriority w:val="10"/>
    <w:qFormat/>
    <w:rsid w:val="00376F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F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F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F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F91"/>
    <w:pPr>
      <w:spacing w:before="160"/>
      <w:jc w:val="center"/>
    </w:pPr>
    <w:rPr>
      <w:i/>
      <w:iCs/>
      <w:color w:val="404040" w:themeColor="text1" w:themeTint="BF"/>
    </w:rPr>
  </w:style>
  <w:style w:type="character" w:customStyle="1" w:styleId="QuoteChar">
    <w:name w:val="Quote Char"/>
    <w:basedOn w:val="DefaultParagraphFont"/>
    <w:link w:val="Quote"/>
    <w:uiPriority w:val="29"/>
    <w:rsid w:val="00376F91"/>
    <w:rPr>
      <w:i/>
      <w:iCs/>
      <w:color w:val="404040" w:themeColor="text1" w:themeTint="BF"/>
    </w:rPr>
  </w:style>
  <w:style w:type="paragraph" w:styleId="ListParagraph">
    <w:name w:val="List Paragraph"/>
    <w:basedOn w:val="Normal"/>
    <w:uiPriority w:val="34"/>
    <w:qFormat/>
    <w:rsid w:val="00376F91"/>
    <w:pPr>
      <w:ind w:left="720"/>
      <w:contextualSpacing/>
    </w:pPr>
  </w:style>
  <w:style w:type="character" w:styleId="IntenseEmphasis">
    <w:name w:val="Intense Emphasis"/>
    <w:basedOn w:val="DefaultParagraphFont"/>
    <w:uiPriority w:val="21"/>
    <w:qFormat/>
    <w:rsid w:val="00376F91"/>
    <w:rPr>
      <w:i/>
      <w:iCs/>
      <w:color w:val="0F4761" w:themeColor="accent1" w:themeShade="BF"/>
    </w:rPr>
  </w:style>
  <w:style w:type="paragraph" w:styleId="IntenseQuote">
    <w:name w:val="Intense Quote"/>
    <w:basedOn w:val="Normal"/>
    <w:next w:val="Normal"/>
    <w:link w:val="IntenseQuoteChar"/>
    <w:uiPriority w:val="30"/>
    <w:qFormat/>
    <w:rsid w:val="00376F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F91"/>
    <w:rPr>
      <w:i/>
      <w:iCs/>
      <w:color w:val="0F4761" w:themeColor="accent1" w:themeShade="BF"/>
    </w:rPr>
  </w:style>
  <w:style w:type="character" w:styleId="IntenseReference">
    <w:name w:val="Intense Reference"/>
    <w:basedOn w:val="DefaultParagraphFont"/>
    <w:uiPriority w:val="32"/>
    <w:qFormat/>
    <w:rsid w:val="00376F91"/>
    <w:rPr>
      <w:b/>
      <w:bCs/>
      <w:smallCaps/>
      <w:color w:val="0F4761" w:themeColor="accent1" w:themeShade="BF"/>
      <w:spacing w:val="5"/>
    </w:rPr>
  </w:style>
  <w:style w:type="paragraph" w:styleId="Header">
    <w:name w:val="header"/>
    <w:basedOn w:val="Normal"/>
    <w:link w:val="HeaderChar"/>
    <w:uiPriority w:val="99"/>
    <w:unhideWhenUsed/>
    <w:rsid w:val="001E27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2738"/>
  </w:style>
  <w:style w:type="paragraph" w:styleId="Footer">
    <w:name w:val="footer"/>
    <w:basedOn w:val="Normal"/>
    <w:link w:val="FooterChar"/>
    <w:uiPriority w:val="99"/>
    <w:unhideWhenUsed/>
    <w:rsid w:val="001E27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2738"/>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C72798"/>
    <w:pPr>
      <w:spacing w:after="0" w:line="240" w:lineRule="auto"/>
    </w:pPr>
  </w:style>
  <w:style w:type="paragraph" w:styleId="CommentSubject">
    <w:name w:val="annotation subject"/>
    <w:basedOn w:val="CommentText"/>
    <w:next w:val="CommentText"/>
    <w:link w:val="CommentSubjectChar"/>
    <w:uiPriority w:val="99"/>
    <w:semiHidden/>
    <w:unhideWhenUsed/>
    <w:rsid w:val="00E4482C"/>
    <w:rPr>
      <w:b/>
      <w:bCs/>
    </w:rPr>
  </w:style>
  <w:style w:type="character" w:customStyle="1" w:styleId="CommentSubjectChar">
    <w:name w:val="Comment Subject Char"/>
    <w:basedOn w:val="CommentTextChar"/>
    <w:link w:val="CommentSubject"/>
    <w:uiPriority w:val="99"/>
    <w:semiHidden/>
    <w:rsid w:val="00E4482C"/>
    <w:rPr>
      <w:b/>
      <w:bCs/>
      <w:sz w:val="20"/>
      <w:szCs w:val="20"/>
    </w:rPr>
  </w:style>
  <w:style w:type="table" w:styleId="TableGrid">
    <w:name w:val="Table Grid"/>
    <w:basedOn w:val="TableNormal"/>
    <w:uiPriority w:val="39"/>
    <w:rsid w:val="00E44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C1A3A"/>
    <w:rPr>
      <w:color w:val="467886" w:themeColor="hyperlink"/>
      <w:u w:val="single"/>
    </w:rPr>
  </w:style>
  <w:style w:type="paragraph" w:styleId="TOCHeading">
    <w:name w:val="TOC Heading"/>
    <w:basedOn w:val="Heading1"/>
    <w:next w:val="Normal"/>
    <w:uiPriority w:val="39"/>
    <w:unhideWhenUsed/>
    <w:qFormat/>
    <w:rsid w:val="005C1A3A"/>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5C1A3A"/>
    <w:pPr>
      <w:spacing w:before="120" w:after="0"/>
    </w:pPr>
    <w:rPr>
      <w:b/>
      <w:bCs/>
      <w:i/>
      <w:iCs/>
      <w:lang w:val="en-US"/>
    </w:rPr>
  </w:style>
  <w:style w:type="paragraph" w:styleId="TOC2">
    <w:name w:val="toc 2"/>
    <w:basedOn w:val="Normal"/>
    <w:next w:val="Normal"/>
    <w:autoRedefine/>
    <w:uiPriority w:val="39"/>
    <w:unhideWhenUsed/>
    <w:rsid w:val="005C1A3A"/>
    <w:pPr>
      <w:spacing w:before="120" w:after="0"/>
      <w:ind w:left="240"/>
    </w:pPr>
    <w:rPr>
      <w:b/>
      <w:bCs/>
      <w:sz w:val="22"/>
      <w:szCs w:val="22"/>
      <w:lang w:val="en-US"/>
    </w:rPr>
  </w:style>
  <w:style w:type="paragraph" w:styleId="NoSpacing">
    <w:name w:val="No Spacing"/>
    <w:uiPriority w:val="1"/>
    <w:qFormat/>
    <w:rsid w:val="009B71A8"/>
    <w:pPr>
      <w:spacing w:after="0" w:line="240" w:lineRule="auto"/>
    </w:pPr>
    <w:rPr>
      <w:lang w:val="en-US"/>
    </w:rPr>
  </w:style>
  <w:style w:type="character" w:styleId="Mention">
    <w:name w:val="Mention"/>
    <w:basedOn w:val="DefaultParagraphFont"/>
    <w:uiPriority w:val="99"/>
    <w:unhideWhenUsed/>
    <w:rsid w:val="009B71A8"/>
    <w:rPr>
      <w:color w:val="2B579A"/>
      <w:shd w:val="clear" w:color="auto" w:fill="E1DFDD"/>
    </w:rPr>
  </w:style>
  <w:style w:type="paragraph" w:customStyle="1" w:styleId="pf0">
    <w:name w:val="pf0"/>
    <w:basedOn w:val="Normal"/>
    <w:rsid w:val="00A35E29"/>
    <w:pPr>
      <w:spacing w:before="100" w:beforeAutospacing="1" w:after="100" w:afterAutospacing="1" w:line="240" w:lineRule="auto"/>
    </w:pPr>
    <w:rPr>
      <w:rFonts w:ascii="Times New Roman" w:eastAsia="Times New Roman" w:hAnsi="Times New Roman" w:cs="Times New Roman"/>
      <w:kern w:val="0"/>
      <w:lang w:val="de-DE" w:eastAsia="de-DE"/>
      <w14:ligatures w14:val="none"/>
    </w:rPr>
  </w:style>
  <w:style w:type="character" w:customStyle="1" w:styleId="cf01">
    <w:name w:val="cf01"/>
    <w:basedOn w:val="DefaultParagraphFont"/>
    <w:rsid w:val="00A35E29"/>
    <w:rPr>
      <w:rFonts w:ascii="Segoe UI" w:hAnsi="Segoe UI" w:cs="Segoe UI" w:hint="default"/>
      <w:b/>
      <w:bCs/>
      <w:color w:val="242424"/>
      <w:sz w:val="18"/>
      <w:szCs w:val="18"/>
      <w:shd w:val="clear" w:color="auto" w:fill="FFFFFF"/>
    </w:rPr>
  </w:style>
  <w:style w:type="character" w:customStyle="1" w:styleId="cf11">
    <w:name w:val="cf11"/>
    <w:basedOn w:val="DefaultParagraphFont"/>
    <w:rsid w:val="00A35E29"/>
    <w:rPr>
      <w:rFonts w:ascii="Segoe UI" w:hAnsi="Segoe UI" w:cs="Segoe UI" w:hint="default"/>
      <w:color w:val="242424"/>
      <w:sz w:val="18"/>
      <w:szCs w:val="18"/>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743046">
      <w:bodyDiv w:val="1"/>
      <w:marLeft w:val="0"/>
      <w:marRight w:val="0"/>
      <w:marTop w:val="0"/>
      <w:marBottom w:val="0"/>
      <w:divBdr>
        <w:top w:val="none" w:sz="0" w:space="0" w:color="auto"/>
        <w:left w:val="none" w:sz="0" w:space="0" w:color="auto"/>
        <w:bottom w:val="none" w:sz="0" w:space="0" w:color="auto"/>
        <w:right w:val="none" w:sz="0" w:space="0" w:color="auto"/>
      </w:divBdr>
    </w:div>
    <w:div w:id="195126296">
      <w:bodyDiv w:val="1"/>
      <w:marLeft w:val="0"/>
      <w:marRight w:val="0"/>
      <w:marTop w:val="0"/>
      <w:marBottom w:val="0"/>
      <w:divBdr>
        <w:top w:val="none" w:sz="0" w:space="0" w:color="auto"/>
        <w:left w:val="none" w:sz="0" w:space="0" w:color="auto"/>
        <w:bottom w:val="none" w:sz="0" w:space="0" w:color="auto"/>
        <w:right w:val="none" w:sz="0" w:space="0" w:color="auto"/>
      </w:divBdr>
    </w:div>
    <w:div w:id="199322130">
      <w:bodyDiv w:val="1"/>
      <w:marLeft w:val="0"/>
      <w:marRight w:val="0"/>
      <w:marTop w:val="0"/>
      <w:marBottom w:val="0"/>
      <w:divBdr>
        <w:top w:val="none" w:sz="0" w:space="0" w:color="auto"/>
        <w:left w:val="none" w:sz="0" w:space="0" w:color="auto"/>
        <w:bottom w:val="none" w:sz="0" w:space="0" w:color="auto"/>
        <w:right w:val="none" w:sz="0" w:space="0" w:color="auto"/>
      </w:divBdr>
    </w:div>
    <w:div w:id="225996347">
      <w:bodyDiv w:val="1"/>
      <w:marLeft w:val="0"/>
      <w:marRight w:val="0"/>
      <w:marTop w:val="0"/>
      <w:marBottom w:val="0"/>
      <w:divBdr>
        <w:top w:val="none" w:sz="0" w:space="0" w:color="auto"/>
        <w:left w:val="none" w:sz="0" w:space="0" w:color="auto"/>
        <w:bottom w:val="none" w:sz="0" w:space="0" w:color="auto"/>
        <w:right w:val="none" w:sz="0" w:space="0" w:color="auto"/>
      </w:divBdr>
    </w:div>
    <w:div w:id="282808309">
      <w:bodyDiv w:val="1"/>
      <w:marLeft w:val="0"/>
      <w:marRight w:val="0"/>
      <w:marTop w:val="0"/>
      <w:marBottom w:val="0"/>
      <w:divBdr>
        <w:top w:val="none" w:sz="0" w:space="0" w:color="auto"/>
        <w:left w:val="none" w:sz="0" w:space="0" w:color="auto"/>
        <w:bottom w:val="none" w:sz="0" w:space="0" w:color="auto"/>
        <w:right w:val="none" w:sz="0" w:space="0" w:color="auto"/>
      </w:divBdr>
    </w:div>
    <w:div w:id="303506541">
      <w:bodyDiv w:val="1"/>
      <w:marLeft w:val="0"/>
      <w:marRight w:val="0"/>
      <w:marTop w:val="0"/>
      <w:marBottom w:val="0"/>
      <w:divBdr>
        <w:top w:val="none" w:sz="0" w:space="0" w:color="auto"/>
        <w:left w:val="none" w:sz="0" w:space="0" w:color="auto"/>
        <w:bottom w:val="none" w:sz="0" w:space="0" w:color="auto"/>
        <w:right w:val="none" w:sz="0" w:space="0" w:color="auto"/>
      </w:divBdr>
    </w:div>
    <w:div w:id="508299459">
      <w:bodyDiv w:val="1"/>
      <w:marLeft w:val="0"/>
      <w:marRight w:val="0"/>
      <w:marTop w:val="0"/>
      <w:marBottom w:val="0"/>
      <w:divBdr>
        <w:top w:val="none" w:sz="0" w:space="0" w:color="auto"/>
        <w:left w:val="none" w:sz="0" w:space="0" w:color="auto"/>
        <w:bottom w:val="none" w:sz="0" w:space="0" w:color="auto"/>
        <w:right w:val="none" w:sz="0" w:space="0" w:color="auto"/>
      </w:divBdr>
    </w:div>
    <w:div w:id="536621474">
      <w:bodyDiv w:val="1"/>
      <w:marLeft w:val="0"/>
      <w:marRight w:val="0"/>
      <w:marTop w:val="0"/>
      <w:marBottom w:val="0"/>
      <w:divBdr>
        <w:top w:val="none" w:sz="0" w:space="0" w:color="auto"/>
        <w:left w:val="none" w:sz="0" w:space="0" w:color="auto"/>
        <w:bottom w:val="none" w:sz="0" w:space="0" w:color="auto"/>
        <w:right w:val="none" w:sz="0" w:space="0" w:color="auto"/>
      </w:divBdr>
    </w:div>
    <w:div w:id="696660545">
      <w:bodyDiv w:val="1"/>
      <w:marLeft w:val="0"/>
      <w:marRight w:val="0"/>
      <w:marTop w:val="0"/>
      <w:marBottom w:val="0"/>
      <w:divBdr>
        <w:top w:val="none" w:sz="0" w:space="0" w:color="auto"/>
        <w:left w:val="none" w:sz="0" w:space="0" w:color="auto"/>
        <w:bottom w:val="none" w:sz="0" w:space="0" w:color="auto"/>
        <w:right w:val="none" w:sz="0" w:space="0" w:color="auto"/>
      </w:divBdr>
    </w:div>
    <w:div w:id="754596405">
      <w:bodyDiv w:val="1"/>
      <w:marLeft w:val="0"/>
      <w:marRight w:val="0"/>
      <w:marTop w:val="0"/>
      <w:marBottom w:val="0"/>
      <w:divBdr>
        <w:top w:val="none" w:sz="0" w:space="0" w:color="auto"/>
        <w:left w:val="none" w:sz="0" w:space="0" w:color="auto"/>
        <w:bottom w:val="none" w:sz="0" w:space="0" w:color="auto"/>
        <w:right w:val="none" w:sz="0" w:space="0" w:color="auto"/>
      </w:divBdr>
    </w:div>
    <w:div w:id="845360872">
      <w:bodyDiv w:val="1"/>
      <w:marLeft w:val="0"/>
      <w:marRight w:val="0"/>
      <w:marTop w:val="0"/>
      <w:marBottom w:val="0"/>
      <w:divBdr>
        <w:top w:val="none" w:sz="0" w:space="0" w:color="auto"/>
        <w:left w:val="none" w:sz="0" w:space="0" w:color="auto"/>
        <w:bottom w:val="none" w:sz="0" w:space="0" w:color="auto"/>
        <w:right w:val="none" w:sz="0" w:space="0" w:color="auto"/>
      </w:divBdr>
    </w:div>
    <w:div w:id="902104164">
      <w:bodyDiv w:val="1"/>
      <w:marLeft w:val="0"/>
      <w:marRight w:val="0"/>
      <w:marTop w:val="0"/>
      <w:marBottom w:val="0"/>
      <w:divBdr>
        <w:top w:val="none" w:sz="0" w:space="0" w:color="auto"/>
        <w:left w:val="none" w:sz="0" w:space="0" w:color="auto"/>
        <w:bottom w:val="none" w:sz="0" w:space="0" w:color="auto"/>
        <w:right w:val="none" w:sz="0" w:space="0" w:color="auto"/>
      </w:divBdr>
    </w:div>
    <w:div w:id="968783471">
      <w:bodyDiv w:val="1"/>
      <w:marLeft w:val="0"/>
      <w:marRight w:val="0"/>
      <w:marTop w:val="0"/>
      <w:marBottom w:val="0"/>
      <w:divBdr>
        <w:top w:val="none" w:sz="0" w:space="0" w:color="auto"/>
        <w:left w:val="none" w:sz="0" w:space="0" w:color="auto"/>
        <w:bottom w:val="none" w:sz="0" w:space="0" w:color="auto"/>
        <w:right w:val="none" w:sz="0" w:space="0" w:color="auto"/>
      </w:divBdr>
    </w:div>
    <w:div w:id="1046612147">
      <w:bodyDiv w:val="1"/>
      <w:marLeft w:val="0"/>
      <w:marRight w:val="0"/>
      <w:marTop w:val="0"/>
      <w:marBottom w:val="0"/>
      <w:divBdr>
        <w:top w:val="none" w:sz="0" w:space="0" w:color="auto"/>
        <w:left w:val="none" w:sz="0" w:space="0" w:color="auto"/>
        <w:bottom w:val="none" w:sz="0" w:space="0" w:color="auto"/>
        <w:right w:val="none" w:sz="0" w:space="0" w:color="auto"/>
      </w:divBdr>
    </w:div>
    <w:div w:id="1076829713">
      <w:bodyDiv w:val="1"/>
      <w:marLeft w:val="0"/>
      <w:marRight w:val="0"/>
      <w:marTop w:val="0"/>
      <w:marBottom w:val="0"/>
      <w:divBdr>
        <w:top w:val="none" w:sz="0" w:space="0" w:color="auto"/>
        <w:left w:val="none" w:sz="0" w:space="0" w:color="auto"/>
        <w:bottom w:val="none" w:sz="0" w:space="0" w:color="auto"/>
        <w:right w:val="none" w:sz="0" w:space="0" w:color="auto"/>
      </w:divBdr>
    </w:div>
    <w:div w:id="1123384665">
      <w:bodyDiv w:val="1"/>
      <w:marLeft w:val="0"/>
      <w:marRight w:val="0"/>
      <w:marTop w:val="0"/>
      <w:marBottom w:val="0"/>
      <w:divBdr>
        <w:top w:val="none" w:sz="0" w:space="0" w:color="auto"/>
        <w:left w:val="none" w:sz="0" w:space="0" w:color="auto"/>
        <w:bottom w:val="none" w:sz="0" w:space="0" w:color="auto"/>
        <w:right w:val="none" w:sz="0" w:space="0" w:color="auto"/>
      </w:divBdr>
    </w:div>
    <w:div w:id="1127160446">
      <w:bodyDiv w:val="1"/>
      <w:marLeft w:val="0"/>
      <w:marRight w:val="0"/>
      <w:marTop w:val="0"/>
      <w:marBottom w:val="0"/>
      <w:divBdr>
        <w:top w:val="none" w:sz="0" w:space="0" w:color="auto"/>
        <w:left w:val="none" w:sz="0" w:space="0" w:color="auto"/>
        <w:bottom w:val="none" w:sz="0" w:space="0" w:color="auto"/>
        <w:right w:val="none" w:sz="0" w:space="0" w:color="auto"/>
      </w:divBdr>
      <w:divsChild>
        <w:div w:id="2115510495">
          <w:marLeft w:val="0"/>
          <w:marRight w:val="0"/>
          <w:marTop w:val="0"/>
          <w:marBottom w:val="0"/>
          <w:divBdr>
            <w:top w:val="none" w:sz="0" w:space="0" w:color="auto"/>
            <w:left w:val="none" w:sz="0" w:space="0" w:color="auto"/>
            <w:bottom w:val="none" w:sz="0" w:space="0" w:color="auto"/>
            <w:right w:val="none" w:sz="0" w:space="0" w:color="auto"/>
          </w:divBdr>
        </w:div>
        <w:div w:id="484855725">
          <w:marLeft w:val="0"/>
          <w:marRight w:val="0"/>
          <w:marTop w:val="0"/>
          <w:marBottom w:val="0"/>
          <w:divBdr>
            <w:top w:val="none" w:sz="0" w:space="0" w:color="auto"/>
            <w:left w:val="none" w:sz="0" w:space="0" w:color="auto"/>
            <w:bottom w:val="none" w:sz="0" w:space="0" w:color="auto"/>
            <w:right w:val="none" w:sz="0" w:space="0" w:color="auto"/>
          </w:divBdr>
        </w:div>
      </w:divsChild>
    </w:div>
    <w:div w:id="1195925979">
      <w:bodyDiv w:val="1"/>
      <w:marLeft w:val="0"/>
      <w:marRight w:val="0"/>
      <w:marTop w:val="0"/>
      <w:marBottom w:val="0"/>
      <w:divBdr>
        <w:top w:val="none" w:sz="0" w:space="0" w:color="auto"/>
        <w:left w:val="none" w:sz="0" w:space="0" w:color="auto"/>
        <w:bottom w:val="none" w:sz="0" w:space="0" w:color="auto"/>
        <w:right w:val="none" w:sz="0" w:space="0" w:color="auto"/>
      </w:divBdr>
    </w:div>
    <w:div w:id="1260681248">
      <w:bodyDiv w:val="1"/>
      <w:marLeft w:val="0"/>
      <w:marRight w:val="0"/>
      <w:marTop w:val="0"/>
      <w:marBottom w:val="0"/>
      <w:divBdr>
        <w:top w:val="none" w:sz="0" w:space="0" w:color="auto"/>
        <w:left w:val="none" w:sz="0" w:space="0" w:color="auto"/>
        <w:bottom w:val="none" w:sz="0" w:space="0" w:color="auto"/>
        <w:right w:val="none" w:sz="0" w:space="0" w:color="auto"/>
      </w:divBdr>
    </w:div>
    <w:div w:id="1285698568">
      <w:bodyDiv w:val="1"/>
      <w:marLeft w:val="0"/>
      <w:marRight w:val="0"/>
      <w:marTop w:val="0"/>
      <w:marBottom w:val="0"/>
      <w:divBdr>
        <w:top w:val="none" w:sz="0" w:space="0" w:color="auto"/>
        <w:left w:val="none" w:sz="0" w:space="0" w:color="auto"/>
        <w:bottom w:val="none" w:sz="0" w:space="0" w:color="auto"/>
        <w:right w:val="none" w:sz="0" w:space="0" w:color="auto"/>
      </w:divBdr>
    </w:div>
    <w:div w:id="1306204509">
      <w:bodyDiv w:val="1"/>
      <w:marLeft w:val="0"/>
      <w:marRight w:val="0"/>
      <w:marTop w:val="0"/>
      <w:marBottom w:val="0"/>
      <w:divBdr>
        <w:top w:val="none" w:sz="0" w:space="0" w:color="auto"/>
        <w:left w:val="none" w:sz="0" w:space="0" w:color="auto"/>
        <w:bottom w:val="none" w:sz="0" w:space="0" w:color="auto"/>
        <w:right w:val="none" w:sz="0" w:space="0" w:color="auto"/>
      </w:divBdr>
    </w:div>
    <w:div w:id="1315600563">
      <w:bodyDiv w:val="1"/>
      <w:marLeft w:val="0"/>
      <w:marRight w:val="0"/>
      <w:marTop w:val="0"/>
      <w:marBottom w:val="0"/>
      <w:divBdr>
        <w:top w:val="none" w:sz="0" w:space="0" w:color="auto"/>
        <w:left w:val="none" w:sz="0" w:space="0" w:color="auto"/>
        <w:bottom w:val="none" w:sz="0" w:space="0" w:color="auto"/>
        <w:right w:val="none" w:sz="0" w:space="0" w:color="auto"/>
      </w:divBdr>
    </w:div>
    <w:div w:id="1327514413">
      <w:bodyDiv w:val="1"/>
      <w:marLeft w:val="0"/>
      <w:marRight w:val="0"/>
      <w:marTop w:val="0"/>
      <w:marBottom w:val="0"/>
      <w:divBdr>
        <w:top w:val="none" w:sz="0" w:space="0" w:color="auto"/>
        <w:left w:val="none" w:sz="0" w:space="0" w:color="auto"/>
        <w:bottom w:val="none" w:sz="0" w:space="0" w:color="auto"/>
        <w:right w:val="none" w:sz="0" w:space="0" w:color="auto"/>
      </w:divBdr>
    </w:div>
    <w:div w:id="1354770032">
      <w:bodyDiv w:val="1"/>
      <w:marLeft w:val="0"/>
      <w:marRight w:val="0"/>
      <w:marTop w:val="0"/>
      <w:marBottom w:val="0"/>
      <w:divBdr>
        <w:top w:val="none" w:sz="0" w:space="0" w:color="auto"/>
        <w:left w:val="none" w:sz="0" w:space="0" w:color="auto"/>
        <w:bottom w:val="none" w:sz="0" w:space="0" w:color="auto"/>
        <w:right w:val="none" w:sz="0" w:space="0" w:color="auto"/>
      </w:divBdr>
      <w:divsChild>
        <w:div w:id="1365449816">
          <w:marLeft w:val="0"/>
          <w:marRight w:val="0"/>
          <w:marTop w:val="0"/>
          <w:marBottom w:val="0"/>
          <w:divBdr>
            <w:top w:val="none" w:sz="0" w:space="0" w:color="auto"/>
            <w:left w:val="none" w:sz="0" w:space="0" w:color="auto"/>
            <w:bottom w:val="none" w:sz="0" w:space="0" w:color="auto"/>
            <w:right w:val="none" w:sz="0" w:space="0" w:color="auto"/>
          </w:divBdr>
        </w:div>
        <w:div w:id="416442381">
          <w:marLeft w:val="0"/>
          <w:marRight w:val="0"/>
          <w:marTop w:val="0"/>
          <w:marBottom w:val="0"/>
          <w:divBdr>
            <w:top w:val="none" w:sz="0" w:space="0" w:color="auto"/>
            <w:left w:val="none" w:sz="0" w:space="0" w:color="auto"/>
            <w:bottom w:val="none" w:sz="0" w:space="0" w:color="auto"/>
            <w:right w:val="none" w:sz="0" w:space="0" w:color="auto"/>
          </w:divBdr>
        </w:div>
      </w:divsChild>
    </w:div>
    <w:div w:id="1363942416">
      <w:bodyDiv w:val="1"/>
      <w:marLeft w:val="0"/>
      <w:marRight w:val="0"/>
      <w:marTop w:val="0"/>
      <w:marBottom w:val="0"/>
      <w:divBdr>
        <w:top w:val="none" w:sz="0" w:space="0" w:color="auto"/>
        <w:left w:val="none" w:sz="0" w:space="0" w:color="auto"/>
        <w:bottom w:val="none" w:sz="0" w:space="0" w:color="auto"/>
        <w:right w:val="none" w:sz="0" w:space="0" w:color="auto"/>
      </w:divBdr>
    </w:div>
    <w:div w:id="1410808141">
      <w:bodyDiv w:val="1"/>
      <w:marLeft w:val="0"/>
      <w:marRight w:val="0"/>
      <w:marTop w:val="0"/>
      <w:marBottom w:val="0"/>
      <w:divBdr>
        <w:top w:val="none" w:sz="0" w:space="0" w:color="auto"/>
        <w:left w:val="none" w:sz="0" w:space="0" w:color="auto"/>
        <w:bottom w:val="none" w:sz="0" w:space="0" w:color="auto"/>
        <w:right w:val="none" w:sz="0" w:space="0" w:color="auto"/>
      </w:divBdr>
    </w:div>
    <w:div w:id="1413158027">
      <w:bodyDiv w:val="1"/>
      <w:marLeft w:val="0"/>
      <w:marRight w:val="0"/>
      <w:marTop w:val="0"/>
      <w:marBottom w:val="0"/>
      <w:divBdr>
        <w:top w:val="none" w:sz="0" w:space="0" w:color="auto"/>
        <w:left w:val="none" w:sz="0" w:space="0" w:color="auto"/>
        <w:bottom w:val="none" w:sz="0" w:space="0" w:color="auto"/>
        <w:right w:val="none" w:sz="0" w:space="0" w:color="auto"/>
      </w:divBdr>
    </w:div>
    <w:div w:id="1539199925">
      <w:bodyDiv w:val="1"/>
      <w:marLeft w:val="0"/>
      <w:marRight w:val="0"/>
      <w:marTop w:val="0"/>
      <w:marBottom w:val="0"/>
      <w:divBdr>
        <w:top w:val="none" w:sz="0" w:space="0" w:color="auto"/>
        <w:left w:val="none" w:sz="0" w:space="0" w:color="auto"/>
        <w:bottom w:val="none" w:sz="0" w:space="0" w:color="auto"/>
        <w:right w:val="none" w:sz="0" w:space="0" w:color="auto"/>
      </w:divBdr>
    </w:div>
    <w:div w:id="1617059996">
      <w:bodyDiv w:val="1"/>
      <w:marLeft w:val="0"/>
      <w:marRight w:val="0"/>
      <w:marTop w:val="0"/>
      <w:marBottom w:val="0"/>
      <w:divBdr>
        <w:top w:val="none" w:sz="0" w:space="0" w:color="auto"/>
        <w:left w:val="none" w:sz="0" w:space="0" w:color="auto"/>
        <w:bottom w:val="none" w:sz="0" w:space="0" w:color="auto"/>
        <w:right w:val="none" w:sz="0" w:space="0" w:color="auto"/>
      </w:divBdr>
    </w:div>
    <w:div w:id="1651903644">
      <w:bodyDiv w:val="1"/>
      <w:marLeft w:val="0"/>
      <w:marRight w:val="0"/>
      <w:marTop w:val="0"/>
      <w:marBottom w:val="0"/>
      <w:divBdr>
        <w:top w:val="none" w:sz="0" w:space="0" w:color="auto"/>
        <w:left w:val="none" w:sz="0" w:space="0" w:color="auto"/>
        <w:bottom w:val="none" w:sz="0" w:space="0" w:color="auto"/>
        <w:right w:val="none" w:sz="0" w:space="0" w:color="auto"/>
      </w:divBdr>
    </w:div>
    <w:div w:id="1864437181">
      <w:bodyDiv w:val="1"/>
      <w:marLeft w:val="0"/>
      <w:marRight w:val="0"/>
      <w:marTop w:val="0"/>
      <w:marBottom w:val="0"/>
      <w:divBdr>
        <w:top w:val="none" w:sz="0" w:space="0" w:color="auto"/>
        <w:left w:val="none" w:sz="0" w:space="0" w:color="auto"/>
        <w:bottom w:val="none" w:sz="0" w:space="0" w:color="auto"/>
        <w:right w:val="none" w:sz="0" w:space="0" w:color="auto"/>
      </w:divBdr>
    </w:div>
    <w:div w:id="1948923673">
      <w:bodyDiv w:val="1"/>
      <w:marLeft w:val="0"/>
      <w:marRight w:val="0"/>
      <w:marTop w:val="0"/>
      <w:marBottom w:val="0"/>
      <w:divBdr>
        <w:top w:val="none" w:sz="0" w:space="0" w:color="auto"/>
        <w:left w:val="none" w:sz="0" w:space="0" w:color="auto"/>
        <w:bottom w:val="none" w:sz="0" w:space="0" w:color="auto"/>
        <w:right w:val="none" w:sz="0" w:space="0" w:color="auto"/>
      </w:divBdr>
    </w:div>
    <w:div w:id="2041934351">
      <w:bodyDiv w:val="1"/>
      <w:marLeft w:val="0"/>
      <w:marRight w:val="0"/>
      <w:marTop w:val="0"/>
      <w:marBottom w:val="0"/>
      <w:divBdr>
        <w:top w:val="none" w:sz="0" w:space="0" w:color="auto"/>
        <w:left w:val="none" w:sz="0" w:space="0" w:color="auto"/>
        <w:bottom w:val="none" w:sz="0" w:space="0" w:color="auto"/>
        <w:right w:val="none" w:sz="0" w:space="0" w:color="auto"/>
      </w:divBdr>
    </w:div>
    <w:div w:id="2053655353">
      <w:bodyDiv w:val="1"/>
      <w:marLeft w:val="0"/>
      <w:marRight w:val="0"/>
      <w:marTop w:val="0"/>
      <w:marBottom w:val="0"/>
      <w:divBdr>
        <w:top w:val="none" w:sz="0" w:space="0" w:color="auto"/>
        <w:left w:val="none" w:sz="0" w:space="0" w:color="auto"/>
        <w:bottom w:val="none" w:sz="0" w:space="0" w:color="auto"/>
        <w:right w:val="none" w:sz="0" w:space="0" w:color="auto"/>
      </w:divBdr>
    </w:div>
    <w:div w:id="2127235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mailto:flow@elavon.eu" TargetMode="External"/></Relationship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comments" Target="comments.xml"/><Relationship Id="rId18" Type="http://schemas.openxmlformats.org/officeDocument/2006/relationships/hyperlink" Target="https://api.elavon.wiseflow.ai" TargetMode="External"/><Relationship Id="rId26" Type="http://schemas.microsoft.com/office/2019/05/relationships/documenttasks" Target="documenttasks/documenttasks1.xml"/><Relationship Id="rId3" Type="http://schemas.openxmlformats.org/officeDocument/2006/relationships/customXml" Target="../customXml/item3.xml"/><Relationship Id="rId21" Type="http://schemas.openxmlformats.org/officeDocument/2006/relationships/image" Target="media/image1.png"/><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sandbox.elavon.wiseflow.ai"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hyperlink" Target="https://flow.elavon.eu"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microsoft.com/office/2011/relationships/people" Target="people.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hyperlink" Target="mailto:flow@elavon.eu"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microsoft.com/office/2011/relationships/commentsExtended" Target="commentsExtended.xml"/><Relationship Id="rId22" Type="http://schemas.openxmlformats.org/officeDocument/2006/relationships/footer" Target="footer1.xml"/></Relationships>
</file>

<file path=word/documenttasks/documenttasks1.xml><?xml version="1.0" encoding="utf-8"?>
<t:Tasks xmlns:t="http://schemas.microsoft.com/office/tasks/2019/documenttasks" xmlns:oel="http://schemas.microsoft.com/office/2019/extlst">
  <t:Task id="{831075EF-01FE-4570-AFB1-85F1D6A71556}">
    <t:Anchor>
      <t:Comment id="627443283"/>
    </t:Anchor>
    <t:History>
      <t:Event id="{949FCCDA-2B7C-4DB5-ADA7-2FE81D28B4AD}" time="2025-03-14T15:37:18.205Z">
        <t:Attribution userId="S::salah@wiseflow.ai::a076dbf2-b7e5-4ded-8211-aca8902ca45e" userProvider="AD" userName="Salah Gobara"/>
        <t:Anchor>
          <t:Comment id="627443283"/>
        </t:Anchor>
        <t:Create/>
      </t:Event>
      <t:Event id="{CAAE31B7-6807-4297-B172-4A84AF623CA1}" time="2025-03-14T15:37:18.205Z">
        <t:Attribution userId="S::salah@wiseflow.ai::a076dbf2-b7e5-4ded-8211-aca8902ca45e" userProvider="AD" userName="Salah Gobara"/>
        <t:Anchor>
          <t:Comment id="627443283"/>
        </t:Anchor>
        <t:Assign userId="S::teresa.byrne@wiseflow.ai::0e9da1fe-1f48-42f1-8fd3-c509c84a2db5" userProvider="AD" userName="Teresa Byrne"/>
      </t:Event>
      <t:Event id="{19736C53-A04A-4440-AAE2-46779E1D2337}" time="2025-03-14T15:37:18.205Z">
        <t:Attribution userId="S::salah@wiseflow.ai::a076dbf2-b7e5-4ded-8211-aca8902ca45e" userProvider="AD" userName="Salah Gobara"/>
        <t:Anchor>
          <t:Comment id="627443283"/>
        </t:Anchor>
        <t:SetTitle title="@Teresa - like with the comment above, we might just want to be careful with the wording here and relax it slightly"/>
      </t:Event>
    </t:History>
  </t:Task>
  <t:Task id="{EA4221FC-5D29-4B8A-98B0-81F7C96C5523}">
    <t:Anchor>
      <t:Comment id="942565303"/>
    </t:Anchor>
    <t:History>
      <t:Event id="{F95517AC-1BA5-4906-8CF4-EC85DF9E5874}" time="2025-03-14T16:21:07.851Z">
        <t:Attribution userId="S::salah@wiseflow.ai::a076dbf2-b7e5-4ded-8211-aca8902ca45e" userProvider="AD" userName="Salah Gobara"/>
        <t:Anchor>
          <t:Comment id="942565303"/>
        </t:Anchor>
        <t:Create/>
      </t:Event>
      <t:Event id="{AF5FCA82-F9B4-445D-8B5C-2C53F5EDB9DC}" time="2025-03-14T16:21:07.851Z">
        <t:Attribution userId="S::salah@wiseflow.ai::a076dbf2-b7e5-4ded-8211-aca8902ca45e" userProvider="AD" userName="Salah Gobara"/>
        <t:Anchor>
          <t:Comment id="942565303"/>
        </t:Anchor>
        <t:Assign userId="S::teresa.byrne@wiseflow.ai::0e9da1fe-1f48-42f1-8fd3-c509c84a2db5" userProvider="AD" userName="Teresa Byrne"/>
      </t:Event>
      <t:Event id="{6060B126-9366-48B2-8826-8D3ADB5BDD08}" time="2025-03-14T16:21:07.851Z">
        <t:Attribution userId="S::salah@wiseflow.ai::a076dbf2-b7e5-4ded-8211-aca8902ca45e" userProvider="AD" userName="Salah Gobara"/>
        <t:Anchor>
          <t:Comment id="942565303"/>
        </t:Anchor>
        <t:SetTitle title="@Teresa - Setup fee might be too low here, we might need to get a better understanding of what they us to do. For example, if we are creating all of the onboarding forms and workflows might take us a couple of weeks. We might need to align on if we …"/>
      </t:Event>
    </t:History>
  </t:Task>
  <t:Task id="{90D4ACBF-AAE8-47B3-BB55-D3F3743F3BF9}">
    <t:Anchor>
      <t:Comment id="1504657122"/>
    </t:Anchor>
    <t:History>
      <t:Event id="{69E04AC1-ABC1-4BBF-BA0C-23A9C29B3BFC}" time="2025-03-14T15:47:00.97Z">
        <t:Attribution userId="S::salah@wiseflow.ai::a076dbf2-b7e5-4ded-8211-aca8902ca45e" userProvider="AD" userName="Salah Gobara"/>
        <t:Anchor>
          <t:Comment id="1504657122"/>
        </t:Anchor>
        <t:Create/>
      </t:Event>
      <t:Event id="{E1E0591B-BAAD-4A5B-97A8-C6EE2317DEC0}" time="2025-03-14T15:47:00.97Z">
        <t:Attribution userId="S::salah@wiseflow.ai::a076dbf2-b7e5-4ded-8211-aca8902ca45e" userProvider="AD" userName="Salah Gobara"/>
        <t:Anchor>
          <t:Comment id="1504657122"/>
        </t:Anchor>
        <t:Assign userId="S::teresa.byrne@wiseflow.ai::0e9da1fe-1f48-42f1-8fd3-c509c84a2db5" userProvider="AD" userName="Teresa Byrne"/>
      </t:Event>
      <t:Event id="{E0FD77DB-E3A1-47A5-8183-341EED686836}" time="2025-03-14T15:47:00.97Z">
        <t:Attribution userId="S::salah@wiseflow.ai::a076dbf2-b7e5-4ded-8211-aca8902ca45e" userProvider="AD" userName="Salah Gobara"/>
        <t:Anchor>
          <t:Comment id="1504657122"/>
        </t:Anchor>
        <t:SetTitle title="@Teresa - We might need to be careful again with the wording here. Lots of ways they could use this to make us to unwanted work. I think with this comment and all of the above ones lets use what Dave sent to us were the problems. I have listed them here…"/>
      </t:Event>
    </t:History>
  </t:Task>
  <t:Task id="{CEED6FFF-222A-456C-A0CD-80797B76CAE8}">
    <t:Anchor>
      <t:Comment id="1721178651"/>
    </t:Anchor>
    <t:History>
      <t:Event id="{40E29F38-4642-4002-B873-FC4AD00EF565}" time="2025-03-14T15:55:35.538Z">
        <t:Attribution userId="S::salah@wiseflow.ai::a076dbf2-b7e5-4ded-8211-aca8902ca45e" userProvider="AD" userName="Salah Gobara"/>
        <t:Anchor>
          <t:Comment id="1721178651"/>
        </t:Anchor>
        <t:Create/>
      </t:Event>
      <t:Event id="{4B48C602-EAC8-43B0-B922-BFA785089E74}" time="2025-03-14T15:55:35.538Z">
        <t:Attribution userId="S::salah@wiseflow.ai::a076dbf2-b7e5-4ded-8211-aca8902ca45e" userProvider="AD" userName="Salah Gobara"/>
        <t:Anchor>
          <t:Comment id="1721178651"/>
        </t:Anchor>
        <t:Assign userId="S::teresa.byrne@wiseflow.ai::0e9da1fe-1f48-42f1-8fd3-c509c84a2db5" userProvider="AD" userName="Teresa Byrne"/>
      </t:Event>
      <t:Event id="{0899274C-C270-4CD6-9751-72AB6FDB5679}" time="2025-03-14T15:55:35.538Z">
        <t:Attribution userId="S::salah@wiseflow.ai::a076dbf2-b7e5-4ded-8211-aca8902ca45e" userProvider="AD" userName="Salah Gobara"/>
        <t:Anchor>
          <t:Comment id="1721178651"/>
        </t:Anchor>
        <t:SetTitle title="@Teresa - This would be the On Prem solution, we would be hosting on our side initially."/>
      </t:Event>
    </t:History>
  </t:Task>
  <t:Task id="{D6FB6D5D-334F-4DFD-BA4C-611327742317}">
    <t:Anchor>
      <t:Comment id="1862673917"/>
    </t:Anchor>
    <t:History>
      <t:Event id="{178F7D02-6311-4A07-AFE5-245414AACBA9}" time="2025-03-14T15:35:47.115Z">
        <t:Attribution userId="S::salah@wiseflow.ai::a076dbf2-b7e5-4ded-8211-aca8902ca45e" userProvider="AD" userName="Salah Gobara"/>
        <t:Anchor>
          <t:Comment id="1862673917"/>
        </t:Anchor>
        <t:Create/>
      </t:Event>
      <t:Event id="{E6F8EC04-7546-41A7-8D03-657A483A3E07}" time="2025-03-14T15:35:47.115Z">
        <t:Attribution userId="S::salah@wiseflow.ai::a076dbf2-b7e5-4ded-8211-aca8902ca45e" userProvider="AD" userName="Salah Gobara"/>
        <t:Anchor>
          <t:Comment id="1862673917"/>
        </t:Anchor>
        <t:Assign userId="S::teresa.byrne@wiseflow.ai::0e9da1fe-1f48-42f1-8fd3-c509c84a2db5" userProvider="AD" userName="Teresa Byrne"/>
      </t:Event>
      <t:Event id="{8C16B14F-DBF8-468F-B1E3-B2E3224E4379}" time="2025-03-14T15:35:47.115Z">
        <t:Attribution userId="S::salah@wiseflow.ai::a076dbf2-b7e5-4ded-8211-aca8902ca45e" userProvider="AD" userName="Salah Gobara"/>
        <t:Anchor>
          <t:Comment id="1862673917"/>
        </t:Anchor>
        <t:SetTitle title="@Teresa - Wording here might be too strong. We might not be able to automate the full process and remove all manual intervention, especially as we haven't seen the other enterprise onboarding teams processes. We might just want to relax this slightly."/>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SharedContentType xmlns="Microsoft.SharePoint.Taxonomy.ContentTypeSync" SourceId="892ce100-f48c-4d2e-967b-63d9bd68fd94" ContentTypeId="0x010100C4EF1D7FEF5EDF44BC0AF4BBAA48277D" PreviousValue="false" LastSyncTimeStamp="2016-09-16T16:06:33.11Z"/>
</file>

<file path=customXml/item3.xml><?xml version="1.0" encoding="utf-8"?>
<ct:contentTypeSchema xmlns:ct="http://schemas.microsoft.com/office/2006/metadata/contentType" xmlns:ma="http://schemas.microsoft.com/office/2006/metadata/properties/metaAttributes" ct:_="" ma:_="" ma:contentTypeName="DMS Document" ma:contentTypeID="0x010100C4EF1D7FEF5EDF44BC0AF4BBAA48277D00D3B1A9284EDCB249A7FEC3A03BF74A4D" ma:contentTypeVersion="4" ma:contentTypeDescription="Create a new document." ma:contentTypeScope="" ma:versionID="5c3992018f317b9965b95848d287ddce">
  <xsd:schema xmlns:xsd="http://www.w3.org/2001/XMLSchema" xmlns:xs="http://www.w3.org/2001/XMLSchema" xmlns:p="http://schemas.microsoft.com/office/2006/metadata/properties" xmlns:ns2="d763179c-d1b7-4a5d-a5d8-b8128ce4627c" targetNamespace="http://schemas.microsoft.com/office/2006/metadata/properties" ma:root="true" ma:fieldsID="728742316a7f85b002391586a4383b0c" ns2:_="">
    <xsd:import namespace="d763179c-d1b7-4a5d-a5d8-b8128ce4627c"/>
    <xsd:element name="properties">
      <xsd:complexType>
        <xsd:sequence>
          <xsd:element name="documentManagement">
            <xsd:complexType>
              <xsd:all>
                <xsd:element ref="ns2:ClientName" minOccurs="0"/>
                <xsd:element ref="ns2:ClientCode" minOccurs="0"/>
                <xsd:element ref="ns2:MatterName" minOccurs="0"/>
                <xsd:element ref="ns2:MatterCode" minOccurs="0"/>
                <xsd:element ref="ns2:Notes1" minOccurs="0"/>
                <xsd:element ref="ns2:_dlc_DocId" minOccurs="0"/>
                <xsd:element ref="ns2:_dlc_DocIdUrl" minOccurs="0"/>
                <xsd:element ref="ns2:_dlc_DocIdPersistId" minOccurs="0"/>
                <xsd:element ref="ns2:c0f648c22f194ccb8f65a1cc90df6d37" minOccurs="0"/>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63179c-d1b7-4a5d-a5d8-b8128ce4627c" elementFormDefault="qualified">
    <xsd:import namespace="http://schemas.microsoft.com/office/2006/documentManagement/types"/>
    <xsd:import namespace="http://schemas.microsoft.com/office/infopath/2007/PartnerControls"/>
    <xsd:element name="ClientName" ma:index="2" nillable="true" ma:displayName="ClientName" ma:default="Vizopay Ltd" ma:internalName="ClientName" ma:readOnly="false">
      <xsd:simpleType>
        <xsd:restriction base="dms:Text"/>
      </xsd:simpleType>
    </xsd:element>
    <xsd:element name="ClientCode" ma:index="3" nillable="true" ma:displayName="ClientCode" ma:default="7368" ma:internalName="ClientCode" ma:readOnly="false">
      <xsd:simpleType>
        <xsd:restriction base="dms:Text"/>
      </xsd:simpleType>
    </xsd:element>
    <xsd:element name="MatterName" ma:index="4" nillable="true" ma:displayName="MatterName" ma:default="Agreement with Elavon - Vizopay Ltd" ma:internalName="MatterName" ma:readOnly="false">
      <xsd:simpleType>
        <xsd:restriction base="dms:Text"/>
      </xsd:simpleType>
    </xsd:element>
    <xsd:element name="MatterCode" ma:index="5" nillable="true" ma:displayName="MatterCode" ma:default="31643" ma:internalName="MatterCode" ma:readOnly="false">
      <xsd:simpleType>
        <xsd:restriction base="dms:Text"/>
      </xsd:simpleType>
    </xsd:element>
    <xsd:element name="Notes1" ma:index="7" nillable="true" ma:displayName="Notes" ma:internalName="Notes1">
      <xsd:simpleType>
        <xsd:restriction base="dms:Note">
          <xsd:maxLength value="255"/>
        </xsd:restriction>
      </xsd:simpleType>
    </xsd:element>
    <xsd:element name="_dlc_DocId" ma:index="13" nillable="true" ma:displayName="Document ID Value" ma:description="The value of the document ID assigned to this item." ma:indexed="true" ma:internalName="_dlc_DocId" ma:readOnly="true">
      <xsd:simpleType>
        <xsd:restriction base="dms:Text"/>
      </xsd:simpleType>
    </xsd:element>
    <xsd:element name="_dlc_DocIdUrl" ma:index="1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5" nillable="true" ma:displayName="Persist ID" ma:description="Keep ID on add." ma:hidden="true" ma:internalName="_dlc_DocIdPersistId" ma:readOnly="true">
      <xsd:simpleType>
        <xsd:restriction base="dms:Boolean"/>
      </xsd:simpleType>
    </xsd:element>
    <xsd:element name="c0f648c22f194ccb8f65a1cc90df6d37" ma:index="16" nillable="true" ma:taxonomy="true" ma:internalName="c0f648c22f194ccb8f65a1cc90df6d37" ma:taxonomyFieldName="PracticeArea" ma:displayName="PracticeArea" ma:default="1;#Technology|52f04cff-1727-4fe6-b3bb-664ec4e9b6ed" ma:fieldId="{c0f648c2-2f19-4ccb-8f65-a1cc90df6d37}" ma:sspId="892ce100-f48c-4d2e-967b-63d9bd68fd94" ma:termSetId="69121127-451f-46c0-a70c-da1c57ad7187" ma:anchorId="00000000-0000-0000-0000-000000000000" ma:open="false" ma:isKeyword="false">
      <xsd:complexType>
        <xsd:sequence>
          <xsd:element ref="pc:Terms" minOccurs="0" maxOccurs="1"/>
        </xsd:sequence>
      </xsd:complexType>
    </xsd:element>
    <xsd:element name="TaxCatchAll" ma:index="17" nillable="true" ma:displayName="Taxonomy Catch All Column" ma:hidden="true" ma:list="{472a33b7-e311-4e27-b992-57a6b27fc87b}" ma:internalName="TaxCatchAll" ma:showField="CatchAllData" ma:web="6adb0381-f229-4286-8081-34bb087e4d31">
      <xsd:complexType>
        <xsd:complexContent>
          <xsd:extension base="dms:MultiChoiceLookup">
            <xsd:sequence>
              <xsd:element name="Value" type="dms:Lookup" maxOccurs="unbounded" minOccurs="0" nillable="true"/>
            </xsd:sequence>
          </xsd:extension>
        </xsd:complexContent>
      </xsd:complexType>
    </xsd:element>
    <xsd:element name="TaxCatchAllLabel" ma:index="18" nillable="true" ma:displayName="Taxonomy Catch All Column1" ma:hidden="true" ma:list="{472a33b7-e311-4e27-b992-57a6b27fc87b}" ma:internalName="TaxCatchAllLabel" ma:readOnly="true" ma:showField="CatchAllDataLabel" ma:web="6adb0381-f229-4286-8081-34bb087e4d3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ClientName xmlns="d763179c-d1b7-4a5d-a5d8-b8128ce4627c">Vizopay Ltd</ClientName>
    <ClientCode xmlns="d763179c-d1b7-4a5d-a5d8-b8128ce4627c">7368</ClientCode>
    <MatterName xmlns="d763179c-d1b7-4a5d-a5d8-b8128ce4627c">Agreement with Elavon - Vizopay Ltd</MatterName>
    <MatterCode xmlns="d763179c-d1b7-4a5d-a5d8-b8128ce4627c">31643</MatterCode>
    <c0f648c22f194ccb8f65a1cc90df6d37 xmlns="d763179c-d1b7-4a5d-a5d8-b8128ce4627c">
      <Terms xmlns="http://schemas.microsoft.com/office/infopath/2007/PartnerControls">
        <TermInfo>
          <TermName>Technology</TermName>
          <TermId>52f04cff-1727-4fe6-b3bb-664ec4e9b6ed</TermId>
        </TermInfo>
      </Terms>
    </c0f648c22f194ccb8f65a1cc90df6d37>
    <Notes1 xmlns="d763179c-d1b7-4a5d-a5d8-b8128ce4627c" xmlns:ns1="http://www.w3.org/2001/XMLSchema-instance" ns1:nil="true"/>
    <TaxCatchAll xmlns="d763179c-d1b7-4a5d-a5d8-b8128ce4627c">
      <Value>1</Value>
    </TaxCatchAll>
    <_dlc_DocId xmlns="d763179c-d1b7-4a5d-a5d8-b8128ce4627c">7368-48520604-144</_dlc_DocId>
    <_dlc_DocIdUrl xmlns="d763179c-d1b7-4a5d-a5d8-b8128ce4627c">
      <Url>https://inhousesolicitors004.sharepoint.com/sites/7368/31643/_layouts/15/DocIdRedir.aspx?ID=7368-48520604-144</Url>
      <Description>7368-48520604-144</Description>
    </_dlc_DocIdUrl>
  </documentManagement>
</p: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25AABAF-EC7D-4C56-8E70-598253E893D6}">
  <ds:schemaRefs>
    <ds:schemaRef ds:uri="http://schemas.microsoft.com/sharepoint/events"/>
  </ds:schemaRefs>
</ds:datastoreItem>
</file>

<file path=customXml/itemProps2.xml><?xml version="1.0" encoding="utf-8"?>
<ds:datastoreItem xmlns:ds="http://schemas.openxmlformats.org/officeDocument/2006/customXml" ds:itemID="{1842A872-CF92-4851-B11F-76ABBAED79CF}">
  <ds:schemaRefs>
    <ds:schemaRef ds:uri="Microsoft.SharePoint.Taxonomy.ContentTypeSync"/>
  </ds:schemaRefs>
</ds:datastoreItem>
</file>

<file path=customXml/itemProps3.xml><?xml version="1.0" encoding="utf-8"?>
<ds:datastoreItem xmlns:ds="http://schemas.openxmlformats.org/officeDocument/2006/customXml" ds:itemID="{91AECDB9-C178-4FF5-B676-A28FBC8597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63179c-d1b7-4a5d-a5d8-b8128ce462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01E2DCD-6359-42D4-ACC6-9916E55E77F0}">
  <ds:schemaRefs>
    <ds:schemaRef ds:uri="http://schemas.openxmlformats.org/officeDocument/2006/bibliography"/>
  </ds:schemaRefs>
</ds:datastoreItem>
</file>

<file path=customXml/itemProps5.xml><?xml version="1.0" encoding="utf-8"?>
<ds:datastoreItem xmlns:ds="http://schemas.openxmlformats.org/officeDocument/2006/customXml" ds:itemID="{97BC768F-2D24-43F5-9479-658187F53C97}">
  <ds:schemaRefs>
    <ds:schemaRef ds:uri="http://schemas.microsoft.com/office/2006/metadata/properties"/>
    <ds:schemaRef ds:uri="http://schemas.microsoft.com/office/infopath/2007/PartnerControls"/>
    <ds:schemaRef ds:uri="d763179c-d1b7-4a5d-a5d8-b8128ce4627c"/>
  </ds:schemaRefs>
</ds:datastoreItem>
</file>

<file path=customXml/itemProps6.xml><?xml version="1.0" encoding="utf-8"?>
<ds:datastoreItem xmlns:ds="http://schemas.openxmlformats.org/officeDocument/2006/customXml" ds:itemID="{DBBEB090-7029-48DC-932C-FE06F9B7A26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4206</Words>
  <Characters>23976</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Teresa Byrne</dc:creator>
  <cp:keywords/>
  <dc:description/>
  <cp:lastModifiedBy>David Sant</cp:lastModifiedBy>
  <cp:revision>4</cp:revision>
  <cp:lastPrinted>2025-03-25T08:43:00Z</cp:lastPrinted>
  <dcterms:created xsi:type="dcterms:W3CDTF">2025-12-02T10:48:00Z</dcterms:created>
  <dcterms:modified xsi:type="dcterms:W3CDTF">2025-12-02T14:22:00Z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0x010100C4EF1D7FEF5EDF44BC0AF4BBAA48277D00D3B1A9284EDCB249A7FEC3A03BF74A4D</vt:lpwstr>
  </property>
  <property fmtid="{D5CDD505-2E9C-101B-9397-08002B2CF9AE}" pid="3" name="MSIP_Label_320df1db-9955-4087-a541-42c2f5a9332e_Enabled">
    <vt:lpwstr>true</vt:lpwstr>
  </property>
  <property fmtid="{D5CDD505-2E9C-101B-9397-08002B2CF9AE}" pid="4" name="MSIP_Label_320df1db-9955-4087-a541-42c2f5a9332e_SetDate">
    <vt:lpwstr>2025-10-01T08:28:51Z</vt:lpwstr>
  </property>
  <property fmtid="{D5CDD505-2E9C-101B-9397-08002B2CF9AE}" pid="5" name="MSIP_Label_320df1db-9955-4087-a541-42c2f5a9332e_Method">
    <vt:lpwstr>Standard</vt:lpwstr>
  </property>
  <property fmtid="{D5CDD505-2E9C-101B-9397-08002B2CF9AE}" pid="6" name="MSIP_Label_320df1db-9955-4087-a541-42c2f5a9332e_Name">
    <vt:lpwstr>Confidential Information</vt:lpwstr>
  </property>
  <property fmtid="{D5CDD505-2E9C-101B-9397-08002B2CF9AE}" pid="7" name="MSIP_Label_320df1db-9955-4087-a541-42c2f5a9332e_SiteId">
    <vt:lpwstr>eef95730-77bf-4663-a55d-1ddff9335b5b</vt:lpwstr>
  </property>
  <property fmtid="{D5CDD505-2E9C-101B-9397-08002B2CF9AE}" pid="8" name="MSIP_Label_320df1db-9955-4087-a541-42c2f5a9332e_ActionId">
    <vt:lpwstr>b18314b1-18ef-4396-a180-0841663d6b45</vt:lpwstr>
  </property>
  <property fmtid="{D5CDD505-2E9C-101B-9397-08002B2CF9AE}" pid="9" name="MSIP_Label_320df1db-9955-4087-a541-42c2f5a9332e_ContentBits">
    <vt:lpwstr>0</vt:lpwstr>
  </property>
  <property fmtid="{D5CDD505-2E9C-101B-9397-08002B2CF9AE}" pid="10" name="MSIP_Label_320df1db-9955-4087-a541-42c2f5a9332e_Tag">
    <vt:lpwstr>10, 3, 0, 1</vt:lpwstr>
  </property>
  <property fmtid="{D5CDD505-2E9C-101B-9397-08002B2CF9AE}" pid="11" name="ContentType">
    <vt:lpwstr>DMS Document</vt:lpwstr>
  </property>
  <property fmtid="{D5CDD505-2E9C-101B-9397-08002B2CF9AE}" pid="12" name="Title">
    <vt:lpwstr/>
  </property>
  <property fmtid="{D5CDD505-2E9C-101B-9397-08002B2CF9AE}" pid="13" name="ClientName">
    <vt:lpwstr>Vizopay Ltd</vt:lpwstr>
  </property>
  <property fmtid="{D5CDD505-2E9C-101B-9397-08002B2CF9AE}" pid="14" name="ClientCode">
    <vt:lpwstr>7368</vt:lpwstr>
  </property>
  <property fmtid="{D5CDD505-2E9C-101B-9397-08002B2CF9AE}" pid="15" name="MatterName">
    <vt:lpwstr>Agreement with Elavon - Vizopay Ltd</vt:lpwstr>
  </property>
  <property fmtid="{D5CDD505-2E9C-101B-9397-08002B2CF9AE}" pid="16" name="MatterCode">
    <vt:lpwstr>31643</vt:lpwstr>
  </property>
  <property fmtid="{D5CDD505-2E9C-101B-9397-08002B2CF9AE}" pid="17" name="c0f648c22f194ccb8f65a1cc90df6d37">
    <vt:lpwstr>Technology|52f04cff-1727-4fe6-b3bb-664ec4e9b6ed</vt:lpwstr>
  </property>
  <property fmtid="{D5CDD505-2E9C-101B-9397-08002B2CF9AE}" pid="18" name="PracticeArea">
    <vt:lpwstr>1;#Technology|52f04cff-1727-4fe6-b3bb-664ec4e9b6ed</vt:lpwstr>
  </property>
  <property fmtid="{D5CDD505-2E9C-101B-9397-08002B2CF9AE}" pid="19" name="Notes1">
    <vt:lpwstr/>
  </property>
  <property fmtid="{D5CDD505-2E9C-101B-9397-08002B2CF9AE}" pid="20" name="_dlc_DocIdItemGuid">
    <vt:lpwstr>56870f06-de80-4ef1-a41e-aabe0445b954</vt:lpwstr>
  </property>
  <property fmtid="{D5CDD505-2E9C-101B-9397-08002B2CF9AE}" pid="21" name="Created">
    <vt:lpwstr>2025-12-01T21:39:00+00:00</vt:lpwstr>
  </property>
  <property fmtid="{D5CDD505-2E9C-101B-9397-08002B2CF9AE}" pid="22" name="Modified">
    <vt:lpwstr>2025-12-01T22:24:00+00:00</vt:lpwstr>
  </property>
</Properties>
</file>