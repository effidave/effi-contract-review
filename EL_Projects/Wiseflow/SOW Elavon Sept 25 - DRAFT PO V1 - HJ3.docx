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9333F"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Statement of Work (SOW)</w:t>
      </w:r>
    </w:p>
    <w:p w14:paraId="12BFA78B" w14:textId="35959359" w:rsidR="0070124B" w:rsidRPr="0070124B" w:rsidRDefault="0070124B" w:rsidP="0070124B">
      <w:pPr>
        <w:rPr>
          <w:rFonts w:ascii="Calibri" w:hAnsi="Calibri" w:cs="Calibri"/>
          <w:sz w:val="20"/>
          <w:szCs w:val="20"/>
        </w:rPr>
      </w:pPr>
      <w:r w:rsidRPr="0070124B">
        <w:rPr>
          <w:rFonts w:ascii="Calibri" w:hAnsi="Calibri" w:cs="Calibri"/>
          <w:sz w:val="20"/>
          <w:szCs w:val="20"/>
        </w:rPr>
        <w:t xml:space="preserve">Between: </w:t>
      </w:r>
      <w:proofErr w:type="spellStart"/>
      <w:r w:rsidRPr="0070124B">
        <w:rPr>
          <w:rFonts w:ascii="Calibri" w:hAnsi="Calibri" w:cs="Calibri"/>
          <w:b/>
          <w:bCs/>
          <w:sz w:val="20"/>
          <w:szCs w:val="20"/>
        </w:rPr>
        <w:t>Vizopay</w:t>
      </w:r>
      <w:proofErr w:type="spellEnd"/>
      <w:r w:rsidRPr="0070124B">
        <w:rPr>
          <w:rFonts w:ascii="Calibri" w:hAnsi="Calibri" w:cs="Calibri"/>
          <w:b/>
          <w:bCs/>
          <w:sz w:val="20"/>
          <w:szCs w:val="20"/>
        </w:rPr>
        <w:t xml:space="preserve"> Limited T/AS </w:t>
      </w:r>
      <w:proofErr w:type="spellStart"/>
      <w:r w:rsidRPr="0070124B">
        <w:rPr>
          <w:rFonts w:ascii="Calibri" w:hAnsi="Calibri" w:cs="Calibri"/>
          <w:b/>
          <w:bCs/>
          <w:sz w:val="20"/>
          <w:szCs w:val="20"/>
        </w:rPr>
        <w:t>Wiseflow</w:t>
      </w:r>
      <w:proofErr w:type="spellEnd"/>
      <w:r w:rsidRPr="0070124B">
        <w:rPr>
          <w:rFonts w:ascii="Calibri" w:hAnsi="Calibri" w:cs="Calibri"/>
          <w:sz w:val="20"/>
          <w:szCs w:val="20"/>
        </w:rPr>
        <w:t xml:space="preserve"> (“</w:t>
      </w:r>
      <w:proofErr w:type="spellStart"/>
      <w:r w:rsidRPr="0070124B">
        <w:rPr>
          <w:rFonts w:ascii="Calibri" w:hAnsi="Calibri" w:cs="Calibri"/>
          <w:sz w:val="20"/>
          <w:szCs w:val="20"/>
        </w:rPr>
        <w:t>Wiseflow</w:t>
      </w:r>
      <w:proofErr w:type="spellEnd"/>
      <w:r w:rsidRPr="0070124B">
        <w:rPr>
          <w:rFonts w:ascii="Calibri" w:hAnsi="Calibri" w:cs="Calibri"/>
          <w:sz w:val="20"/>
          <w:szCs w:val="20"/>
        </w:rPr>
        <w:t xml:space="preserve">” or “Service Provider”) and </w:t>
      </w:r>
      <w:del w:id="0" w:author="Ostermann, Peter" w:date="2025-10-01T10:31:00Z" w16du:dateUtc="2025-10-01T08:31:00Z">
        <w:r w:rsidRPr="0070124B" w:rsidDel="00A7228F">
          <w:rPr>
            <w:rFonts w:ascii="Calibri" w:hAnsi="Calibri" w:cs="Calibri"/>
            <w:b/>
            <w:bCs/>
            <w:sz w:val="20"/>
            <w:szCs w:val="20"/>
          </w:rPr>
          <w:delText>Elavon Financial Services</w:delText>
        </w:r>
      </w:del>
      <w:ins w:id="1" w:author="Ostermann, Peter" w:date="2025-10-01T10:31:00Z" w16du:dateUtc="2025-10-01T08:31:00Z">
        <w:r w:rsidR="00A7228F">
          <w:rPr>
            <w:rFonts w:ascii="Calibri" w:hAnsi="Calibri" w:cs="Calibri"/>
            <w:b/>
            <w:bCs/>
            <w:sz w:val="20"/>
            <w:szCs w:val="20"/>
          </w:rPr>
          <w:t xml:space="preserve">U.S. Bank </w:t>
        </w:r>
        <w:proofErr w:type="gramStart"/>
        <w:r w:rsidR="00A7228F">
          <w:rPr>
            <w:rFonts w:ascii="Calibri" w:hAnsi="Calibri" w:cs="Calibri"/>
            <w:b/>
            <w:bCs/>
            <w:sz w:val="20"/>
            <w:szCs w:val="20"/>
          </w:rPr>
          <w:t xml:space="preserve">Europe </w:t>
        </w:r>
      </w:ins>
      <w:r w:rsidRPr="0070124B">
        <w:rPr>
          <w:rFonts w:ascii="Calibri" w:hAnsi="Calibri" w:cs="Calibri"/>
          <w:b/>
          <w:bCs/>
          <w:sz w:val="20"/>
          <w:szCs w:val="20"/>
        </w:rPr>
        <w:t xml:space="preserve"> DAC</w:t>
      </w:r>
      <w:proofErr w:type="gramEnd"/>
      <w:r w:rsidRPr="0070124B">
        <w:rPr>
          <w:rFonts w:ascii="Calibri" w:hAnsi="Calibri" w:cs="Calibri"/>
          <w:sz w:val="20"/>
          <w:szCs w:val="20"/>
        </w:rPr>
        <w:t xml:space="preserve"> (“Elavon” or “Client”)</w:t>
      </w:r>
    </w:p>
    <w:p w14:paraId="5D8B470D" w14:textId="77777777" w:rsidR="0070124B" w:rsidRPr="0070124B" w:rsidRDefault="0070124B" w:rsidP="0070124B">
      <w:pPr>
        <w:rPr>
          <w:rFonts w:ascii="Calibri" w:hAnsi="Calibri" w:cs="Calibri"/>
          <w:sz w:val="20"/>
          <w:szCs w:val="20"/>
        </w:rPr>
      </w:pPr>
      <w:r w:rsidRPr="0070124B">
        <w:rPr>
          <w:rFonts w:ascii="Calibri" w:hAnsi="Calibri" w:cs="Calibri"/>
          <w:b/>
          <w:bCs/>
          <w:sz w:val="20"/>
          <w:szCs w:val="20"/>
        </w:rPr>
        <w:t>Effective Date:</w:t>
      </w:r>
      <w:r w:rsidRPr="0070124B">
        <w:rPr>
          <w:rFonts w:ascii="Calibri" w:hAnsi="Calibri" w:cs="Calibri"/>
          <w:sz w:val="20"/>
          <w:szCs w:val="20"/>
        </w:rPr>
        <w:t xml:space="preserve"> [Insert Date]</w:t>
      </w:r>
    </w:p>
    <w:p w14:paraId="4331A978" w14:textId="77777777" w:rsidR="0070124B" w:rsidRPr="0070124B" w:rsidRDefault="0070124B" w:rsidP="0070124B">
      <w:pPr>
        <w:rPr>
          <w:rFonts w:ascii="Calibri" w:hAnsi="Calibri" w:cs="Calibri"/>
          <w:sz w:val="20"/>
          <w:szCs w:val="20"/>
        </w:rPr>
      </w:pPr>
      <w:r w:rsidRPr="0070124B">
        <w:rPr>
          <w:rFonts w:ascii="Calibri" w:hAnsi="Calibri" w:cs="Calibri"/>
          <w:b/>
          <w:bCs/>
          <w:sz w:val="20"/>
          <w:szCs w:val="20"/>
        </w:rPr>
        <w:t>Relationship to Master Services Agreement (MSA):</w:t>
      </w:r>
      <w:r w:rsidRPr="0070124B">
        <w:rPr>
          <w:rFonts w:ascii="Calibri" w:hAnsi="Calibri" w:cs="Calibri"/>
          <w:sz w:val="20"/>
          <w:szCs w:val="20"/>
        </w:rPr>
        <w:br/>
        <w:t xml:space="preserve">This Statement of Work (“SOW”) is issued under, and subject to, the terms of the Master Services Agreement (“MSA”) between </w:t>
      </w:r>
      <w:proofErr w:type="spellStart"/>
      <w:r w:rsidRPr="0070124B">
        <w:rPr>
          <w:rFonts w:ascii="Calibri" w:hAnsi="Calibri" w:cs="Calibri"/>
          <w:sz w:val="20"/>
          <w:szCs w:val="20"/>
        </w:rPr>
        <w:t>Wiseflow</w:t>
      </w:r>
      <w:proofErr w:type="spellEnd"/>
      <w:r w:rsidRPr="0070124B">
        <w:rPr>
          <w:rFonts w:ascii="Calibri" w:hAnsi="Calibri" w:cs="Calibri"/>
          <w:sz w:val="20"/>
          <w:szCs w:val="20"/>
        </w:rPr>
        <w:t xml:space="preserve"> and Elavon, dated [</w:t>
      </w:r>
      <w:r w:rsidRPr="00241C2A">
        <w:rPr>
          <w:rFonts w:ascii="Calibri" w:hAnsi="Calibri" w:cs="Calibri"/>
          <w:sz w:val="20"/>
          <w:szCs w:val="20"/>
          <w:highlight w:val="yellow"/>
          <w:rPrChange w:id="2" w:author="David Sant" w:date="2025-11-26T09:01:00Z" w16du:dateUtc="2025-11-26T09:01:00Z">
            <w:rPr>
              <w:rFonts w:ascii="Calibri" w:hAnsi="Calibri" w:cs="Calibri"/>
              <w:sz w:val="20"/>
              <w:szCs w:val="20"/>
            </w:rPr>
          </w:rPrChange>
        </w:rPr>
        <w:t>Insert Date</w:t>
      </w:r>
      <w:r w:rsidRPr="0070124B">
        <w:rPr>
          <w:rFonts w:ascii="Calibri" w:hAnsi="Calibri" w:cs="Calibri"/>
          <w:sz w:val="20"/>
          <w:szCs w:val="20"/>
        </w:rPr>
        <w:t>]. In the event of conflict, the MSA prevails unless explicitly stated otherwise in this SOW.</w:t>
      </w:r>
    </w:p>
    <w:p w14:paraId="0CD6B8CF"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1. Project Overview</w:t>
      </w:r>
    </w:p>
    <w:p w14:paraId="247C91E0" w14:textId="77777777" w:rsidR="0070124B" w:rsidRPr="0070124B" w:rsidRDefault="0070124B" w:rsidP="0070124B">
      <w:pPr>
        <w:rPr>
          <w:rFonts w:ascii="Calibri" w:hAnsi="Calibri" w:cs="Calibri"/>
          <w:sz w:val="20"/>
          <w:szCs w:val="20"/>
        </w:rPr>
      </w:pPr>
      <w:proofErr w:type="spellStart"/>
      <w:r w:rsidRPr="0070124B">
        <w:rPr>
          <w:rFonts w:ascii="Calibri" w:hAnsi="Calibri" w:cs="Calibri"/>
          <w:sz w:val="20"/>
          <w:szCs w:val="20"/>
        </w:rPr>
        <w:t>Wiseflow</w:t>
      </w:r>
      <w:proofErr w:type="spellEnd"/>
      <w:r w:rsidRPr="0070124B">
        <w:rPr>
          <w:rFonts w:ascii="Calibri" w:hAnsi="Calibri" w:cs="Calibri"/>
          <w:sz w:val="20"/>
          <w:szCs w:val="20"/>
        </w:rPr>
        <w:t xml:space="preserve"> will provide Elavon’s Enterprise team with a business onboarding automation platform designed to reduce manual effort, streamline data entry, and improve accuracy, compliance, and customer experience. The solution digitises key onboarding steps, minimises duplication, and enhances operational efficiency.</w:t>
      </w:r>
    </w:p>
    <w:p w14:paraId="28EB7BF5"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2. Project Scope</w:t>
      </w:r>
    </w:p>
    <w:p w14:paraId="6CFF3A39"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This engagement covers delivery of a production-ready onboarding automation platform for Elavon’s Enterprise team, beginning with Marriott franchises as the initial rollout.</w:t>
      </w:r>
    </w:p>
    <w:p w14:paraId="16697CD8"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The platform will:</w:t>
      </w:r>
    </w:p>
    <w:p w14:paraId="67E71FBE" w14:textId="77777777" w:rsidR="0070124B" w:rsidRPr="0070124B" w:rsidRDefault="0070124B" w:rsidP="00B15176">
      <w:pPr>
        <w:numPr>
          <w:ilvl w:val="0"/>
          <w:numId w:val="8"/>
        </w:numPr>
        <w:rPr>
          <w:rFonts w:ascii="Calibri" w:hAnsi="Calibri" w:cs="Calibri"/>
          <w:sz w:val="20"/>
          <w:szCs w:val="20"/>
        </w:rPr>
      </w:pPr>
      <w:r w:rsidRPr="0070124B">
        <w:rPr>
          <w:rFonts w:ascii="Calibri" w:hAnsi="Calibri" w:cs="Calibri"/>
          <w:sz w:val="20"/>
          <w:szCs w:val="20"/>
        </w:rPr>
        <w:t>Automate key steps in the onboarding journey.</w:t>
      </w:r>
    </w:p>
    <w:p w14:paraId="28B99B7C" w14:textId="7BD68495" w:rsidR="0070124B" w:rsidRPr="0070124B" w:rsidRDefault="0070124B" w:rsidP="00B15176">
      <w:pPr>
        <w:numPr>
          <w:ilvl w:val="0"/>
          <w:numId w:val="8"/>
        </w:numPr>
        <w:rPr>
          <w:rFonts w:ascii="Calibri" w:hAnsi="Calibri" w:cs="Calibri"/>
          <w:sz w:val="20"/>
          <w:szCs w:val="20"/>
        </w:rPr>
      </w:pPr>
      <w:r w:rsidRPr="0070124B">
        <w:rPr>
          <w:rFonts w:ascii="Calibri" w:hAnsi="Calibri" w:cs="Calibri"/>
          <w:sz w:val="20"/>
          <w:szCs w:val="20"/>
        </w:rPr>
        <w:t>Support jurisdiction-specific onboarding flows</w:t>
      </w:r>
      <w:ins w:id="3" w:author="David Sant" w:date="2025-11-26T09:41:00Z" w16du:dateUtc="2025-11-26T09:41:00Z">
        <w:r w:rsidR="00AE76A5">
          <w:rPr>
            <w:rFonts w:ascii="Calibri" w:hAnsi="Calibri" w:cs="Calibri"/>
            <w:sz w:val="20"/>
            <w:szCs w:val="20"/>
          </w:rPr>
          <w:t xml:space="preserve"> det</w:t>
        </w:r>
      </w:ins>
      <w:ins w:id="4" w:author="David Sant" w:date="2025-11-26T09:42:00Z" w16du:dateUtc="2025-11-26T09:42:00Z">
        <w:r w:rsidR="00AE76A5">
          <w:rPr>
            <w:rFonts w:ascii="Calibri" w:hAnsi="Calibri" w:cs="Calibri"/>
            <w:sz w:val="20"/>
            <w:szCs w:val="20"/>
          </w:rPr>
          <w:t>ermined by Elavon</w:t>
        </w:r>
      </w:ins>
      <w:r w:rsidRPr="0070124B">
        <w:rPr>
          <w:rFonts w:ascii="Calibri" w:hAnsi="Calibri" w:cs="Calibri"/>
          <w:sz w:val="20"/>
          <w:szCs w:val="20"/>
        </w:rPr>
        <w:t xml:space="preserve"> (initially UK, Ireland, Germany, Poland, Norway, Sweden/Nordic region, and Spain).</w:t>
      </w:r>
    </w:p>
    <w:p w14:paraId="738EA741" w14:textId="2A591584" w:rsidR="0070124B" w:rsidRPr="0070124B" w:rsidRDefault="0070124B" w:rsidP="00B15176">
      <w:pPr>
        <w:numPr>
          <w:ilvl w:val="0"/>
          <w:numId w:val="8"/>
        </w:numPr>
        <w:rPr>
          <w:rFonts w:ascii="Calibri" w:hAnsi="Calibri" w:cs="Calibri"/>
          <w:sz w:val="20"/>
          <w:szCs w:val="20"/>
        </w:rPr>
      </w:pPr>
      <w:r w:rsidRPr="0070124B">
        <w:rPr>
          <w:rFonts w:ascii="Calibri" w:hAnsi="Calibri" w:cs="Calibri"/>
          <w:sz w:val="20"/>
          <w:szCs w:val="20"/>
        </w:rPr>
        <w:t xml:space="preserve">Embed </w:t>
      </w:r>
      <w:ins w:id="5" w:author="David Sant" w:date="2025-11-26T09:41:00Z" w16du:dateUtc="2025-11-26T09:41:00Z">
        <w:r w:rsidR="003F2150">
          <w:rPr>
            <w:rFonts w:ascii="Calibri" w:hAnsi="Calibri" w:cs="Calibri"/>
            <w:sz w:val="20"/>
            <w:szCs w:val="20"/>
          </w:rPr>
          <w:t xml:space="preserve">Elavon’s </w:t>
        </w:r>
      </w:ins>
      <w:r w:rsidRPr="0070124B">
        <w:rPr>
          <w:rFonts w:ascii="Calibri" w:hAnsi="Calibri" w:cs="Calibri"/>
          <w:sz w:val="20"/>
          <w:szCs w:val="20"/>
        </w:rPr>
        <w:t>pre-risk screening, compliance, and regulatory checks.</w:t>
      </w:r>
    </w:p>
    <w:p w14:paraId="42B36631" w14:textId="77777777" w:rsidR="0070124B" w:rsidRPr="0070124B" w:rsidRDefault="0070124B" w:rsidP="00B15176">
      <w:pPr>
        <w:numPr>
          <w:ilvl w:val="0"/>
          <w:numId w:val="8"/>
        </w:numPr>
        <w:rPr>
          <w:rFonts w:ascii="Calibri" w:hAnsi="Calibri" w:cs="Calibri"/>
          <w:sz w:val="20"/>
          <w:szCs w:val="20"/>
        </w:rPr>
      </w:pPr>
      <w:r w:rsidRPr="0070124B">
        <w:rPr>
          <w:rFonts w:ascii="Calibri" w:hAnsi="Calibri" w:cs="Calibri"/>
          <w:sz w:val="20"/>
          <w:szCs w:val="20"/>
        </w:rPr>
        <w:t>Provide flexibility for Elavon to configure product catalogues, pricing rules, and organisational hierarchies.</w:t>
      </w:r>
    </w:p>
    <w:p w14:paraId="7764501F" w14:textId="77777777" w:rsidR="0070124B" w:rsidRPr="0070124B" w:rsidRDefault="0070124B" w:rsidP="00B15176">
      <w:pPr>
        <w:numPr>
          <w:ilvl w:val="0"/>
          <w:numId w:val="8"/>
        </w:numPr>
        <w:rPr>
          <w:rFonts w:ascii="Calibri" w:hAnsi="Calibri" w:cs="Calibri"/>
          <w:sz w:val="20"/>
          <w:szCs w:val="20"/>
        </w:rPr>
      </w:pPr>
      <w:r w:rsidRPr="0070124B">
        <w:rPr>
          <w:rFonts w:ascii="Calibri" w:hAnsi="Calibri" w:cs="Calibri"/>
          <w:sz w:val="20"/>
          <w:szCs w:val="20"/>
        </w:rPr>
        <w:t xml:space="preserve">Integrate third-party applications </w:t>
      </w:r>
      <w:commentRangeStart w:id="6"/>
      <w:commentRangeStart w:id="7"/>
      <w:r w:rsidRPr="0070124B">
        <w:rPr>
          <w:rFonts w:ascii="Calibri" w:hAnsi="Calibri" w:cs="Calibri"/>
          <w:sz w:val="20"/>
          <w:szCs w:val="20"/>
        </w:rPr>
        <w:t xml:space="preserve">including </w:t>
      </w:r>
      <w:proofErr w:type="spellStart"/>
      <w:r w:rsidRPr="0070124B">
        <w:rPr>
          <w:rFonts w:ascii="Calibri" w:hAnsi="Calibri" w:cs="Calibri"/>
          <w:sz w:val="20"/>
          <w:szCs w:val="20"/>
        </w:rPr>
        <w:t>Veriff</w:t>
      </w:r>
      <w:proofErr w:type="spellEnd"/>
      <w:r w:rsidRPr="0070124B">
        <w:rPr>
          <w:rFonts w:ascii="Calibri" w:hAnsi="Calibri" w:cs="Calibri"/>
          <w:sz w:val="20"/>
          <w:szCs w:val="20"/>
        </w:rPr>
        <w:t xml:space="preserve"> (IDV), </w:t>
      </w:r>
      <w:proofErr w:type="spellStart"/>
      <w:r w:rsidRPr="0070124B">
        <w:rPr>
          <w:rFonts w:ascii="Calibri" w:hAnsi="Calibri" w:cs="Calibri"/>
          <w:sz w:val="20"/>
          <w:szCs w:val="20"/>
        </w:rPr>
        <w:t>Creditsafe</w:t>
      </w:r>
      <w:proofErr w:type="spellEnd"/>
      <w:r w:rsidRPr="0070124B">
        <w:rPr>
          <w:rFonts w:ascii="Calibri" w:hAnsi="Calibri" w:cs="Calibri"/>
          <w:sz w:val="20"/>
          <w:szCs w:val="20"/>
        </w:rPr>
        <w:t xml:space="preserve"> (business checks), and DocuSign (e-signatures).</w:t>
      </w:r>
      <w:commentRangeEnd w:id="6"/>
      <w:r w:rsidR="00C02835">
        <w:rPr>
          <w:rStyle w:val="CommentReference"/>
        </w:rPr>
        <w:commentReference w:id="6"/>
      </w:r>
      <w:commentRangeEnd w:id="7"/>
      <w:r w:rsidR="00431D20">
        <w:rPr>
          <w:rStyle w:val="CommentReference"/>
        </w:rPr>
        <w:commentReference w:id="7"/>
      </w:r>
    </w:p>
    <w:p w14:paraId="5E62ABCC"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The solution is designed for scalability, enabling expansion to Elavon’s wider hospitality and enterprise portfolio without duplication of effort or cost.</w:t>
      </w:r>
    </w:p>
    <w:p w14:paraId="76A14626"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3. Scope of Work</w:t>
      </w:r>
    </w:p>
    <w:p w14:paraId="240D288D" w14:textId="77777777" w:rsidR="0070124B" w:rsidRPr="0070124B" w:rsidRDefault="0070124B" w:rsidP="0070124B">
      <w:pPr>
        <w:rPr>
          <w:rFonts w:ascii="Calibri" w:hAnsi="Calibri" w:cs="Calibri"/>
          <w:sz w:val="20"/>
          <w:szCs w:val="20"/>
        </w:rPr>
      </w:pPr>
      <w:proofErr w:type="spellStart"/>
      <w:r w:rsidRPr="0070124B">
        <w:rPr>
          <w:rFonts w:ascii="Calibri" w:hAnsi="Calibri" w:cs="Calibri"/>
          <w:sz w:val="20"/>
          <w:szCs w:val="20"/>
        </w:rPr>
        <w:t>Wiseflow</w:t>
      </w:r>
      <w:proofErr w:type="spellEnd"/>
      <w:r w:rsidRPr="0070124B">
        <w:rPr>
          <w:rFonts w:ascii="Calibri" w:hAnsi="Calibri" w:cs="Calibri"/>
          <w:sz w:val="20"/>
          <w:szCs w:val="20"/>
        </w:rPr>
        <w:t xml:space="preserve"> will deliver the onboarding solution described above, automating key elements of Elavon’s process while allowing for necessary manual interventions.</w:t>
      </w:r>
    </w:p>
    <w:p w14:paraId="27D96FBB" w14:textId="77777777" w:rsidR="0070124B" w:rsidRPr="0070124B" w:rsidRDefault="0070124B" w:rsidP="0070124B">
      <w:pPr>
        <w:rPr>
          <w:rFonts w:ascii="Calibri" w:hAnsi="Calibri" w:cs="Calibri"/>
          <w:sz w:val="20"/>
          <w:szCs w:val="20"/>
        </w:rPr>
      </w:pPr>
      <w:r w:rsidRPr="0070124B">
        <w:rPr>
          <w:rFonts w:ascii="Calibri" w:hAnsi="Calibri" w:cs="Calibri"/>
          <w:b/>
          <w:bCs/>
          <w:sz w:val="20"/>
          <w:szCs w:val="20"/>
        </w:rPr>
        <w:t>Incorporated Technical Scope</w:t>
      </w:r>
      <w:r w:rsidRPr="0070124B">
        <w:rPr>
          <w:rFonts w:ascii="Calibri" w:hAnsi="Calibri" w:cs="Calibri"/>
          <w:sz w:val="20"/>
          <w:szCs w:val="20"/>
        </w:rPr>
        <w:br/>
        <w:t xml:space="preserve">The detailed technical requirements, configurations, and feature set for this engagement are described in </w:t>
      </w:r>
      <w:r w:rsidRPr="0070124B">
        <w:rPr>
          <w:rFonts w:ascii="Calibri" w:hAnsi="Calibri" w:cs="Calibri"/>
          <w:b/>
          <w:bCs/>
          <w:sz w:val="20"/>
          <w:szCs w:val="20"/>
        </w:rPr>
        <w:t>“Elavon – Technology Scope (Final, dated [insert date])”</w:t>
      </w:r>
      <w:r w:rsidRPr="0070124B">
        <w:rPr>
          <w:rFonts w:ascii="Calibri" w:hAnsi="Calibri" w:cs="Calibri"/>
          <w:sz w:val="20"/>
          <w:szCs w:val="20"/>
        </w:rPr>
        <w:t xml:space="preserve">, attached as </w:t>
      </w:r>
      <w:r w:rsidRPr="0070124B">
        <w:rPr>
          <w:rFonts w:ascii="Calibri" w:hAnsi="Calibri" w:cs="Calibri"/>
          <w:b/>
          <w:bCs/>
          <w:sz w:val="20"/>
          <w:szCs w:val="20"/>
        </w:rPr>
        <w:t>Appendix A</w:t>
      </w:r>
      <w:r w:rsidRPr="0070124B">
        <w:rPr>
          <w:rFonts w:ascii="Calibri" w:hAnsi="Calibri" w:cs="Calibri"/>
          <w:sz w:val="20"/>
          <w:szCs w:val="20"/>
        </w:rPr>
        <w:t xml:space="preserve"> and incorporated into this SOW.</w:t>
      </w:r>
    </w:p>
    <w:p w14:paraId="5BA02FD9"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If there is any inconsistency:</w:t>
      </w:r>
    </w:p>
    <w:p w14:paraId="2B588CA6" w14:textId="77777777" w:rsidR="0070124B" w:rsidRPr="0070124B" w:rsidRDefault="0070124B" w:rsidP="00B15176">
      <w:pPr>
        <w:numPr>
          <w:ilvl w:val="0"/>
          <w:numId w:val="9"/>
        </w:numPr>
        <w:rPr>
          <w:rFonts w:ascii="Calibri" w:hAnsi="Calibri" w:cs="Calibri"/>
          <w:sz w:val="20"/>
          <w:szCs w:val="20"/>
        </w:rPr>
      </w:pPr>
      <w:r w:rsidRPr="0070124B">
        <w:rPr>
          <w:rFonts w:ascii="Calibri" w:hAnsi="Calibri" w:cs="Calibri"/>
          <w:sz w:val="20"/>
          <w:szCs w:val="20"/>
        </w:rPr>
        <w:t xml:space="preserve">the MSA governs over this </w:t>
      </w:r>
      <w:proofErr w:type="gramStart"/>
      <w:r w:rsidRPr="0070124B">
        <w:rPr>
          <w:rFonts w:ascii="Calibri" w:hAnsi="Calibri" w:cs="Calibri"/>
          <w:sz w:val="20"/>
          <w:szCs w:val="20"/>
        </w:rPr>
        <w:t>SOW;</w:t>
      </w:r>
      <w:proofErr w:type="gramEnd"/>
    </w:p>
    <w:p w14:paraId="7F187698" w14:textId="77777777" w:rsidR="0070124B" w:rsidRPr="0070124B" w:rsidRDefault="0070124B" w:rsidP="00B15176">
      <w:pPr>
        <w:numPr>
          <w:ilvl w:val="0"/>
          <w:numId w:val="9"/>
        </w:numPr>
        <w:rPr>
          <w:rFonts w:ascii="Calibri" w:hAnsi="Calibri" w:cs="Calibri"/>
          <w:sz w:val="20"/>
          <w:szCs w:val="20"/>
        </w:rPr>
      </w:pPr>
      <w:r w:rsidRPr="0070124B">
        <w:rPr>
          <w:rFonts w:ascii="Calibri" w:hAnsi="Calibri" w:cs="Calibri"/>
          <w:sz w:val="20"/>
          <w:szCs w:val="20"/>
        </w:rPr>
        <w:t xml:space="preserve">this SOW governs over Appendix </w:t>
      </w:r>
      <w:proofErr w:type="gramStart"/>
      <w:r w:rsidRPr="0070124B">
        <w:rPr>
          <w:rFonts w:ascii="Calibri" w:hAnsi="Calibri" w:cs="Calibri"/>
          <w:sz w:val="20"/>
          <w:szCs w:val="20"/>
        </w:rPr>
        <w:t>A;</w:t>
      </w:r>
      <w:proofErr w:type="gramEnd"/>
    </w:p>
    <w:p w14:paraId="688AB18F" w14:textId="77777777" w:rsidR="0070124B" w:rsidRPr="0070124B" w:rsidRDefault="0070124B" w:rsidP="00B15176">
      <w:pPr>
        <w:numPr>
          <w:ilvl w:val="0"/>
          <w:numId w:val="9"/>
        </w:numPr>
        <w:rPr>
          <w:rFonts w:ascii="Calibri" w:hAnsi="Calibri" w:cs="Calibri"/>
          <w:sz w:val="20"/>
          <w:szCs w:val="20"/>
        </w:rPr>
      </w:pPr>
      <w:r w:rsidRPr="0070124B">
        <w:rPr>
          <w:rFonts w:ascii="Calibri" w:hAnsi="Calibri" w:cs="Calibri"/>
          <w:sz w:val="20"/>
          <w:szCs w:val="20"/>
        </w:rPr>
        <w:t>the Pricing &amp; Payment Terms in this SOW govern over any pricing in Appendix A.</w:t>
      </w:r>
    </w:p>
    <w:p w14:paraId="16F70CD5"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4. Platform Development &amp; Customisation</w:t>
      </w:r>
    </w:p>
    <w:p w14:paraId="1EB40173" w14:textId="1D8E5A0C" w:rsidR="0070124B" w:rsidRPr="0070124B" w:rsidRDefault="0070124B" w:rsidP="0070124B">
      <w:pPr>
        <w:rPr>
          <w:rFonts w:ascii="Calibri" w:hAnsi="Calibri" w:cs="Calibri"/>
          <w:sz w:val="20"/>
          <w:szCs w:val="20"/>
        </w:rPr>
      </w:pPr>
      <w:proofErr w:type="spellStart"/>
      <w:r w:rsidRPr="0070124B">
        <w:rPr>
          <w:rFonts w:ascii="Calibri" w:hAnsi="Calibri" w:cs="Calibri"/>
          <w:sz w:val="20"/>
          <w:szCs w:val="20"/>
        </w:rPr>
        <w:t>Wiseflow</w:t>
      </w:r>
      <w:proofErr w:type="spellEnd"/>
      <w:r w:rsidRPr="0070124B">
        <w:rPr>
          <w:rFonts w:ascii="Calibri" w:hAnsi="Calibri" w:cs="Calibri"/>
          <w:sz w:val="20"/>
          <w:szCs w:val="20"/>
        </w:rPr>
        <w:t xml:space="preserve"> will deliver</w:t>
      </w:r>
      <w:ins w:id="8" w:author="David Sant" w:date="2025-11-26T09:06:00Z" w16du:dateUtc="2025-11-26T09:06:00Z">
        <w:r w:rsidR="00507BB7">
          <w:rPr>
            <w:rFonts w:ascii="Calibri" w:hAnsi="Calibri" w:cs="Calibri"/>
            <w:sz w:val="20"/>
            <w:szCs w:val="20"/>
          </w:rPr>
          <w:t xml:space="preserve"> a</w:t>
        </w:r>
      </w:ins>
      <w:ins w:id="9" w:author="David Sant" w:date="2025-11-26T09:07:00Z" w16du:dateUtc="2025-11-26T09:07:00Z">
        <w:r w:rsidR="00507BB7">
          <w:rPr>
            <w:rFonts w:ascii="Calibri" w:hAnsi="Calibri" w:cs="Calibri"/>
            <w:sz w:val="20"/>
            <w:szCs w:val="20"/>
          </w:rPr>
          <w:t xml:space="preserve">n onboarding </w:t>
        </w:r>
      </w:ins>
      <w:ins w:id="10" w:author="David Sant" w:date="2025-12-01T21:43:00Z" w16du:dateUtc="2025-12-01T21:43:00Z">
        <w:r w:rsidR="00E943A0">
          <w:rPr>
            <w:rFonts w:ascii="Calibri" w:hAnsi="Calibri" w:cs="Calibri"/>
            <w:sz w:val="20"/>
            <w:szCs w:val="20"/>
          </w:rPr>
          <w:t>pla</w:t>
        </w:r>
      </w:ins>
      <w:ins w:id="11" w:author="David Sant" w:date="2025-12-01T21:44:00Z" w16du:dateUtc="2025-12-01T21:44:00Z">
        <w:r w:rsidR="00E943A0">
          <w:rPr>
            <w:rFonts w:ascii="Calibri" w:hAnsi="Calibri" w:cs="Calibri"/>
            <w:sz w:val="20"/>
            <w:szCs w:val="20"/>
          </w:rPr>
          <w:t>tform</w:t>
        </w:r>
      </w:ins>
      <w:ins w:id="12" w:author="David Sant" w:date="2025-11-26T09:07:00Z" w16du:dateUtc="2025-11-26T09:07:00Z">
        <w:r w:rsidR="00507BB7">
          <w:rPr>
            <w:rFonts w:ascii="Calibri" w:hAnsi="Calibri" w:cs="Calibri"/>
            <w:sz w:val="20"/>
            <w:szCs w:val="20"/>
          </w:rPr>
          <w:t xml:space="preserve"> with the following features</w:t>
        </w:r>
      </w:ins>
      <w:r w:rsidRPr="0070124B">
        <w:rPr>
          <w:rFonts w:ascii="Calibri" w:hAnsi="Calibri" w:cs="Calibri"/>
          <w:sz w:val="20"/>
          <w:szCs w:val="20"/>
        </w:rPr>
        <w:t>:</w:t>
      </w:r>
    </w:p>
    <w:p w14:paraId="7AA869D9" w14:textId="09853E96" w:rsidR="0070124B" w:rsidRPr="0070124B" w:rsidRDefault="0070124B" w:rsidP="00B15176">
      <w:pPr>
        <w:numPr>
          <w:ilvl w:val="0"/>
          <w:numId w:val="10"/>
        </w:numPr>
        <w:rPr>
          <w:rFonts w:ascii="Calibri" w:hAnsi="Calibri" w:cs="Calibri"/>
          <w:sz w:val="20"/>
          <w:szCs w:val="20"/>
        </w:rPr>
      </w:pPr>
      <w:r w:rsidRPr="0070124B">
        <w:rPr>
          <w:rFonts w:ascii="Calibri" w:hAnsi="Calibri" w:cs="Calibri"/>
          <w:sz w:val="20"/>
          <w:szCs w:val="20"/>
        </w:rPr>
        <w:t>Production-ready onboarding journeys for Marriott franchises, with</w:t>
      </w:r>
      <w:ins w:id="13" w:author="David Sant" w:date="2025-11-26T09:45:00Z" w16du:dateUtc="2025-11-26T09:45:00Z">
        <w:r w:rsidR="00972F35">
          <w:rPr>
            <w:rFonts w:ascii="Calibri" w:hAnsi="Calibri" w:cs="Calibri"/>
            <w:sz w:val="20"/>
            <w:szCs w:val="20"/>
          </w:rPr>
          <w:t xml:space="preserve"> support for</w:t>
        </w:r>
      </w:ins>
      <w:r w:rsidRPr="0070124B">
        <w:rPr>
          <w:rFonts w:ascii="Calibri" w:hAnsi="Calibri" w:cs="Calibri"/>
          <w:sz w:val="20"/>
          <w:szCs w:val="20"/>
        </w:rPr>
        <w:t xml:space="preserve"> jurisdiction-specific variations.</w:t>
      </w:r>
    </w:p>
    <w:p w14:paraId="50E8F72E" w14:textId="4A21424A" w:rsidR="009610BD" w:rsidRDefault="0070124B" w:rsidP="00912F03">
      <w:pPr>
        <w:numPr>
          <w:ilvl w:val="0"/>
          <w:numId w:val="10"/>
        </w:numPr>
        <w:rPr>
          <w:rFonts w:ascii="Calibri" w:hAnsi="Calibri" w:cs="Calibri"/>
          <w:sz w:val="20"/>
          <w:szCs w:val="20"/>
        </w:rPr>
      </w:pPr>
      <w:r w:rsidRPr="009610BD">
        <w:rPr>
          <w:rFonts w:ascii="Calibri" w:hAnsi="Calibri" w:cs="Calibri"/>
          <w:sz w:val="20"/>
          <w:szCs w:val="20"/>
        </w:rPr>
        <w:t xml:space="preserve">Automated </w:t>
      </w:r>
      <w:commentRangeStart w:id="14"/>
      <w:r w:rsidRPr="009610BD">
        <w:rPr>
          <w:rFonts w:ascii="Calibri" w:hAnsi="Calibri" w:cs="Calibri"/>
          <w:sz w:val="20"/>
          <w:szCs w:val="20"/>
        </w:rPr>
        <w:t>capture</w:t>
      </w:r>
      <w:ins w:id="15" w:author="David Sant" w:date="2025-11-26T09:11:00Z" w16du:dateUtc="2025-11-26T09:11:00Z">
        <w:r w:rsidR="007F3062">
          <w:rPr>
            <w:rFonts w:ascii="Calibri" w:hAnsi="Calibri" w:cs="Calibri"/>
            <w:sz w:val="20"/>
            <w:szCs w:val="20"/>
          </w:rPr>
          <w:t xml:space="preserve"> of Marriott franchisee application information</w:t>
        </w:r>
      </w:ins>
      <w:commentRangeEnd w:id="14"/>
      <w:ins w:id="16" w:author="David Sant" w:date="2025-12-01T13:22:00Z" w16du:dateUtc="2025-12-01T13:22:00Z">
        <w:r w:rsidR="00C208C6">
          <w:rPr>
            <w:rStyle w:val="CommentReference"/>
          </w:rPr>
          <w:commentReference w:id="14"/>
        </w:r>
      </w:ins>
      <w:r w:rsidRPr="009610BD">
        <w:rPr>
          <w:rFonts w:ascii="Calibri" w:hAnsi="Calibri" w:cs="Calibri"/>
          <w:sz w:val="20"/>
          <w:szCs w:val="20"/>
        </w:rPr>
        <w:t>, validation, and generation of application packs in Elavon’s required format.</w:t>
      </w:r>
    </w:p>
    <w:p w14:paraId="3468CBCC" w14:textId="2F7259BA" w:rsidR="0070124B" w:rsidRPr="009610BD" w:rsidRDefault="0070124B" w:rsidP="00912F03">
      <w:pPr>
        <w:numPr>
          <w:ilvl w:val="0"/>
          <w:numId w:val="10"/>
        </w:numPr>
        <w:rPr>
          <w:rFonts w:ascii="Calibri" w:hAnsi="Calibri" w:cs="Calibri"/>
          <w:sz w:val="20"/>
          <w:szCs w:val="20"/>
        </w:rPr>
      </w:pPr>
      <w:r w:rsidRPr="009610BD">
        <w:rPr>
          <w:rFonts w:ascii="Calibri" w:hAnsi="Calibri" w:cs="Calibri"/>
          <w:sz w:val="20"/>
          <w:szCs w:val="20"/>
        </w:rPr>
        <w:lastRenderedPageBreak/>
        <w:t>DocuSign integration for digital contract execution.</w:t>
      </w:r>
    </w:p>
    <w:p w14:paraId="335F20D6" w14:textId="1AEF3CAD" w:rsidR="0070124B" w:rsidRPr="0070124B" w:rsidRDefault="0070124B" w:rsidP="00B15176">
      <w:pPr>
        <w:numPr>
          <w:ilvl w:val="0"/>
          <w:numId w:val="10"/>
        </w:numPr>
        <w:rPr>
          <w:rFonts w:ascii="Calibri" w:hAnsi="Calibri" w:cs="Calibri"/>
          <w:sz w:val="20"/>
          <w:szCs w:val="20"/>
        </w:rPr>
      </w:pPr>
      <w:r w:rsidRPr="0070124B">
        <w:rPr>
          <w:rFonts w:ascii="Calibri" w:hAnsi="Calibri" w:cs="Calibri"/>
          <w:sz w:val="20"/>
          <w:szCs w:val="20"/>
        </w:rPr>
        <w:t xml:space="preserve">Embedded compliance and risk checks, </w:t>
      </w:r>
      <w:ins w:id="17" w:author="David Sant" w:date="2025-11-26T09:11:00Z" w16du:dateUtc="2025-11-26T09:11:00Z">
        <w:r w:rsidR="00BF5A0B">
          <w:rPr>
            <w:rFonts w:ascii="Calibri" w:hAnsi="Calibri" w:cs="Calibri"/>
            <w:sz w:val="20"/>
            <w:szCs w:val="20"/>
          </w:rPr>
          <w:t xml:space="preserve">based on Elavon’s specifications, </w:t>
        </w:r>
      </w:ins>
      <w:r w:rsidRPr="0070124B">
        <w:rPr>
          <w:rFonts w:ascii="Calibri" w:hAnsi="Calibri" w:cs="Calibri"/>
          <w:sz w:val="20"/>
          <w:szCs w:val="20"/>
        </w:rPr>
        <w:t>with flexibility for Elavon to select preferred data providers</w:t>
      </w:r>
      <w:r w:rsidR="00481AF6">
        <w:rPr>
          <w:rFonts w:ascii="Calibri" w:hAnsi="Calibri" w:cs="Calibri"/>
          <w:sz w:val="20"/>
          <w:szCs w:val="20"/>
        </w:rPr>
        <w:t xml:space="preserve">, in this case </w:t>
      </w:r>
      <w:commentRangeStart w:id="18"/>
      <w:commentRangeStart w:id="19"/>
      <w:proofErr w:type="spellStart"/>
      <w:r w:rsidR="00481AF6">
        <w:rPr>
          <w:rFonts w:ascii="Calibri" w:hAnsi="Calibri" w:cs="Calibri"/>
          <w:sz w:val="20"/>
          <w:szCs w:val="20"/>
        </w:rPr>
        <w:t>C</w:t>
      </w:r>
      <w:r w:rsidR="00847063">
        <w:rPr>
          <w:rFonts w:ascii="Calibri" w:hAnsi="Calibri" w:cs="Calibri"/>
          <w:sz w:val="20"/>
          <w:szCs w:val="20"/>
        </w:rPr>
        <w:t>r</w:t>
      </w:r>
      <w:r w:rsidR="00481AF6">
        <w:rPr>
          <w:rFonts w:ascii="Calibri" w:hAnsi="Calibri" w:cs="Calibri"/>
          <w:sz w:val="20"/>
          <w:szCs w:val="20"/>
        </w:rPr>
        <w:t>editSafe</w:t>
      </w:r>
      <w:commentRangeEnd w:id="18"/>
      <w:proofErr w:type="spellEnd"/>
      <w:r w:rsidR="00571BDC">
        <w:rPr>
          <w:rStyle w:val="CommentReference"/>
        </w:rPr>
        <w:commentReference w:id="18"/>
      </w:r>
      <w:commentRangeEnd w:id="19"/>
      <w:r>
        <w:rPr>
          <w:rStyle w:val="CommentReference"/>
        </w:rPr>
        <w:commentReference w:id="19"/>
      </w:r>
      <w:r w:rsidRPr="0070124B">
        <w:rPr>
          <w:rFonts w:ascii="Calibri" w:hAnsi="Calibri" w:cs="Calibri"/>
          <w:sz w:val="20"/>
          <w:szCs w:val="20"/>
        </w:rPr>
        <w:t>.</w:t>
      </w:r>
    </w:p>
    <w:p w14:paraId="637B6F68" w14:textId="6E2AE182" w:rsidR="0070124B" w:rsidRPr="0070124B" w:rsidRDefault="0070124B" w:rsidP="00B15176">
      <w:pPr>
        <w:numPr>
          <w:ilvl w:val="0"/>
          <w:numId w:val="10"/>
        </w:numPr>
        <w:rPr>
          <w:rFonts w:ascii="Calibri" w:hAnsi="Calibri" w:cs="Calibri"/>
          <w:sz w:val="20"/>
          <w:szCs w:val="20"/>
        </w:rPr>
      </w:pPr>
      <w:r w:rsidRPr="0070124B">
        <w:rPr>
          <w:rFonts w:ascii="Calibri" w:hAnsi="Calibri" w:cs="Calibri"/>
          <w:sz w:val="20"/>
          <w:szCs w:val="20"/>
        </w:rPr>
        <w:t>Delivery of completed application packs</w:t>
      </w:r>
      <w:commentRangeStart w:id="20"/>
      <w:r w:rsidRPr="0070124B">
        <w:rPr>
          <w:rFonts w:ascii="Calibri" w:hAnsi="Calibri" w:cs="Calibri"/>
          <w:sz w:val="20"/>
          <w:szCs w:val="20"/>
        </w:rPr>
        <w:t xml:space="preserve"> </w:t>
      </w:r>
      <w:ins w:id="21" w:author="David Sant" w:date="2025-11-26T09:12:00Z" w16du:dateUtc="2025-11-26T09:12:00Z">
        <w:r w:rsidR="0050007B">
          <w:rPr>
            <w:rFonts w:ascii="Calibri" w:hAnsi="Calibri" w:cs="Calibri"/>
            <w:sz w:val="20"/>
            <w:szCs w:val="20"/>
          </w:rPr>
          <w:t xml:space="preserve">from Mariott franchisee </w:t>
        </w:r>
      </w:ins>
      <w:r w:rsidRPr="0070124B">
        <w:rPr>
          <w:rFonts w:ascii="Calibri" w:hAnsi="Calibri" w:cs="Calibri"/>
          <w:sz w:val="20"/>
          <w:szCs w:val="20"/>
        </w:rPr>
        <w:t xml:space="preserve">to </w:t>
      </w:r>
      <w:commentRangeEnd w:id="20"/>
      <w:r w:rsidR="00431D20">
        <w:rPr>
          <w:rStyle w:val="CommentReference"/>
        </w:rPr>
        <w:commentReference w:id="20"/>
      </w:r>
      <w:r w:rsidRPr="0070124B">
        <w:rPr>
          <w:rFonts w:ascii="Calibri" w:hAnsi="Calibri" w:cs="Calibri"/>
          <w:sz w:val="20"/>
          <w:szCs w:val="20"/>
        </w:rPr>
        <w:t>Elavon for review and onward processing.</w:t>
      </w:r>
    </w:p>
    <w:p w14:paraId="116DD56E" w14:textId="77777777" w:rsidR="0070124B" w:rsidRPr="0070124B" w:rsidRDefault="0070124B" w:rsidP="00B15176">
      <w:pPr>
        <w:numPr>
          <w:ilvl w:val="0"/>
          <w:numId w:val="10"/>
        </w:numPr>
        <w:rPr>
          <w:rFonts w:ascii="Calibri" w:hAnsi="Calibri" w:cs="Calibri"/>
          <w:sz w:val="20"/>
          <w:szCs w:val="20"/>
        </w:rPr>
      </w:pPr>
      <w:r w:rsidRPr="0070124B">
        <w:rPr>
          <w:rFonts w:ascii="Calibri" w:hAnsi="Calibri" w:cs="Calibri"/>
          <w:sz w:val="20"/>
          <w:szCs w:val="20"/>
        </w:rPr>
        <w:t>Configuration and management of product catalogue, pricing rules, and organisational hierarchies (as detailed in Appendix A).</w:t>
      </w:r>
    </w:p>
    <w:p w14:paraId="7C5C9144"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5. Implementation &amp; Deployment</w:t>
      </w:r>
    </w:p>
    <w:p w14:paraId="063DE39B" w14:textId="77777777" w:rsidR="0070124B" w:rsidRPr="0070124B" w:rsidRDefault="0070124B" w:rsidP="00B15176">
      <w:pPr>
        <w:numPr>
          <w:ilvl w:val="0"/>
          <w:numId w:val="11"/>
        </w:numPr>
        <w:rPr>
          <w:rFonts w:ascii="Calibri" w:hAnsi="Calibri" w:cs="Calibri"/>
          <w:sz w:val="20"/>
          <w:szCs w:val="20"/>
        </w:rPr>
      </w:pPr>
      <w:r w:rsidRPr="0070124B">
        <w:rPr>
          <w:rFonts w:ascii="Calibri" w:hAnsi="Calibri" w:cs="Calibri"/>
          <w:sz w:val="20"/>
          <w:szCs w:val="20"/>
        </w:rPr>
        <w:t>Configuration of workflows based on Elavon’s specifications.</w:t>
      </w:r>
    </w:p>
    <w:p w14:paraId="0F515534" w14:textId="77777777" w:rsidR="0070124B" w:rsidRPr="0070124B" w:rsidRDefault="0070124B" w:rsidP="00B15176">
      <w:pPr>
        <w:numPr>
          <w:ilvl w:val="0"/>
          <w:numId w:val="11"/>
        </w:numPr>
        <w:rPr>
          <w:rFonts w:ascii="Calibri" w:hAnsi="Calibri" w:cs="Calibri"/>
          <w:sz w:val="20"/>
          <w:szCs w:val="20"/>
        </w:rPr>
      </w:pPr>
      <w:r w:rsidRPr="0070124B">
        <w:rPr>
          <w:rFonts w:ascii="Calibri" w:hAnsi="Calibri" w:cs="Calibri"/>
          <w:sz w:val="20"/>
          <w:szCs w:val="20"/>
        </w:rPr>
        <w:t>End-to-end and user acceptance testing (UAT).</w:t>
      </w:r>
    </w:p>
    <w:p w14:paraId="3E3E5F97" w14:textId="77777777" w:rsidR="0070124B" w:rsidRPr="0070124B" w:rsidRDefault="0070124B" w:rsidP="00B15176">
      <w:pPr>
        <w:numPr>
          <w:ilvl w:val="0"/>
          <w:numId w:val="11"/>
        </w:numPr>
        <w:rPr>
          <w:rFonts w:ascii="Calibri" w:hAnsi="Calibri" w:cs="Calibri"/>
          <w:sz w:val="20"/>
          <w:szCs w:val="20"/>
        </w:rPr>
      </w:pPr>
      <w:r w:rsidRPr="0070124B">
        <w:rPr>
          <w:rFonts w:ascii="Calibri" w:hAnsi="Calibri" w:cs="Calibri"/>
          <w:sz w:val="20"/>
          <w:szCs w:val="20"/>
        </w:rPr>
        <w:t>Deployment of the hosted solution with agreed customisation.</w:t>
      </w:r>
    </w:p>
    <w:p w14:paraId="092B115B"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6. Support &amp; Maintenance</w:t>
      </w:r>
    </w:p>
    <w:p w14:paraId="5445790B" w14:textId="77777777" w:rsidR="0070124B" w:rsidRPr="0070124B" w:rsidRDefault="0070124B" w:rsidP="00B15176">
      <w:pPr>
        <w:numPr>
          <w:ilvl w:val="0"/>
          <w:numId w:val="12"/>
        </w:numPr>
        <w:rPr>
          <w:rFonts w:ascii="Calibri" w:hAnsi="Calibri" w:cs="Calibri"/>
          <w:sz w:val="20"/>
          <w:szCs w:val="20"/>
        </w:rPr>
      </w:pPr>
      <w:r w:rsidRPr="0070124B">
        <w:rPr>
          <w:rFonts w:ascii="Calibri" w:hAnsi="Calibri" w:cs="Calibri"/>
          <w:sz w:val="20"/>
          <w:szCs w:val="20"/>
        </w:rPr>
        <w:t>Post-deployment monitoring and troubleshooting.</w:t>
      </w:r>
    </w:p>
    <w:p w14:paraId="0841828D" w14:textId="77777777" w:rsidR="0070124B" w:rsidRPr="0070124B" w:rsidRDefault="0070124B" w:rsidP="00B15176">
      <w:pPr>
        <w:numPr>
          <w:ilvl w:val="0"/>
          <w:numId w:val="12"/>
        </w:numPr>
        <w:rPr>
          <w:rFonts w:ascii="Calibri" w:hAnsi="Calibri" w:cs="Calibri"/>
          <w:sz w:val="20"/>
          <w:szCs w:val="20"/>
        </w:rPr>
      </w:pPr>
      <w:r w:rsidRPr="0070124B">
        <w:rPr>
          <w:rFonts w:ascii="Calibri" w:hAnsi="Calibri" w:cs="Calibri"/>
          <w:sz w:val="20"/>
          <w:szCs w:val="20"/>
        </w:rPr>
        <w:t>Ongoing system updates and enhancements.</w:t>
      </w:r>
    </w:p>
    <w:p w14:paraId="543A0FBF" w14:textId="77777777" w:rsidR="0070124B" w:rsidRPr="0070124B" w:rsidRDefault="0070124B" w:rsidP="00B15176">
      <w:pPr>
        <w:numPr>
          <w:ilvl w:val="0"/>
          <w:numId w:val="12"/>
        </w:numPr>
        <w:rPr>
          <w:rFonts w:ascii="Calibri" w:hAnsi="Calibri" w:cs="Calibri"/>
          <w:sz w:val="20"/>
          <w:szCs w:val="20"/>
        </w:rPr>
      </w:pPr>
      <w:r w:rsidRPr="0070124B">
        <w:rPr>
          <w:rFonts w:ascii="Calibri" w:hAnsi="Calibri" w:cs="Calibri"/>
          <w:sz w:val="20"/>
          <w:szCs w:val="20"/>
        </w:rPr>
        <w:t>Issue resolution support.</w:t>
      </w:r>
    </w:p>
    <w:p w14:paraId="52AB08E3"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7. Phased Rollout</w:t>
      </w:r>
    </w:p>
    <w:p w14:paraId="0680BFF0"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The project will be delivered in phases:</w:t>
      </w:r>
    </w:p>
    <w:p w14:paraId="14501B01" w14:textId="5B3DA889" w:rsidR="0070124B" w:rsidRPr="0070124B" w:rsidRDefault="0070124B" w:rsidP="00B15176">
      <w:pPr>
        <w:numPr>
          <w:ilvl w:val="0"/>
          <w:numId w:val="13"/>
        </w:numPr>
        <w:rPr>
          <w:rFonts w:ascii="Calibri" w:hAnsi="Calibri" w:cs="Calibri"/>
          <w:sz w:val="20"/>
          <w:szCs w:val="20"/>
        </w:rPr>
      </w:pPr>
      <w:r w:rsidRPr="0070124B">
        <w:rPr>
          <w:rFonts w:ascii="Calibri" w:hAnsi="Calibri" w:cs="Calibri"/>
          <w:b/>
          <w:bCs/>
          <w:sz w:val="20"/>
          <w:szCs w:val="20"/>
        </w:rPr>
        <w:t>Phase 1 – Marriott Initial Production Deploymen</w:t>
      </w:r>
      <w:commentRangeStart w:id="22"/>
      <w:r w:rsidRPr="0070124B">
        <w:rPr>
          <w:rFonts w:ascii="Calibri" w:hAnsi="Calibri" w:cs="Calibri"/>
          <w:b/>
          <w:bCs/>
          <w:sz w:val="20"/>
          <w:szCs w:val="20"/>
        </w:rPr>
        <w:t>t (3–6 months):</w:t>
      </w:r>
      <w:r w:rsidRPr="0070124B">
        <w:rPr>
          <w:rFonts w:ascii="Calibri" w:hAnsi="Calibri" w:cs="Calibri"/>
          <w:sz w:val="20"/>
          <w:szCs w:val="20"/>
        </w:rPr>
        <w:t xml:space="preserve"> </w:t>
      </w:r>
      <w:commentRangeEnd w:id="22"/>
      <w:r w:rsidR="00D219C4">
        <w:rPr>
          <w:rStyle w:val="CommentReference"/>
        </w:rPr>
        <w:commentReference w:id="22"/>
      </w:r>
      <w:r w:rsidRPr="0070124B">
        <w:rPr>
          <w:rFonts w:ascii="Calibri" w:hAnsi="Calibri" w:cs="Calibri"/>
          <w:sz w:val="20"/>
          <w:szCs w:val="20"/>
        </w:rPr>
        <w:t>Implementation of the onboarding solution for Marriott franchises in a live production environment. This phase will run for three to six months, after which Elavon will determine timing for expansion.</w:t>
      </w:r>
    </w:p>
    <w:p w14:paraId="6028AD68" w14:textId="77777777" w:rsidR="0070124B" w:rsidRPr="0070124B" w:rsidRDefault="0070124B" w:rsidP="00B15176">
      <w:pPr>
        <w:numPr>
          <w:ilvl w:val="0"/>
          <w:numId w:val="13"/>
        </w:numPr>
        <w:rPr>
          <w:rFonts w:ascii="Calibri" w:hAnsi="Calibri" w:cs="Calibri"/>
          <w:sz w:val="20"/>
          <w:szCs w:val="20"/>
        </w:rPr>
      </w:pPr>
      <w:r w:rsidRPr="0070124B">
        <w:rPr>
          <w:rFonts w:ascii="Calibri" w:hAnsi="Calibri" w:cs="Calibri"/>
          <w:b/>
          <w:bCs/>
          <w:sz w:val="20"/>
          <w:szCs w:val="20"/>
        </w:rPr>
        <w:t>Phase 2 – Hospitality Expansion:</w:t>
      </w:r>
      <w:r w:rsidRPr="0070124B">
        <w:rPr>
          <w:rFonts w:ascii="Calibri" w:hAnsi="Calibri" w:cs="Calibri"/>
          <w:sz w:val="20"/>
          <w:szCs w:val="20"/>
        </w:rPr>
        <w:t xml:space="preserve"> Rollout across Elavon’s wider hospitality sector clients, with refinements based on Marriott deployment learnings.</w:t>
      </w:r>
    </w:p>
    <w:p w14:paraId="139169E4" w14:textId="77777777" w:rsidR="0070124B" w:rsidRPr="0070124B" w:rsidRDefault="0070124B" w:rsidP="00B15176">
      <w:pPr>
        <w:numPr>
          <w:ilvl w:val="0"/>
          <w:numId w:val="13"/>
        </w:numPr>
        <w:rPr>
          <w:rFonts w:ascii="Calibri" w:hAnsi="Calibri" w:cs="Calibri"/>
          <w:sz w:val="20"/>
          <w:szCs w:val="20"/>
        </w:rPr>
      </w:pPr>
      <w:r w:rsidRPr="0070124B">
        <w:rPr>
          <w:rFonts w:ascii="Calibri" w:hAnsi="Calibri" w:cs="Calibri"/>
          <w:b/>
          <w:bCs/>
          <w:sz w:val="20"/>
          <w:szCs w:val="20"/>
        </w:rPr>
        <w:t>Phase 3 – Enterprise Expansion:</w:t>
      </w:r>
      <w:r w:rsidRPr="0070124B">
        <w:rPr>
          <w:rFonts w:ascii="Calibri" w:hAnsi="Calibri" w:cs="Calibri"/>
          <w:sz w:val="20"/>
          <w:szCs w:val="20"/>
        </w:rPr>
        <w:t xml:space="preserve"> Extension of the solution to Elavon’s broader enterprise client base.</w:t>
      </w:r>
    </w:p>
    <w:p w14:paraId="01449C2C"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8. Deliverables</w:t>
      </w:r>
    </w:p>
    <w:p w14:paraId="4027F8BC" w14:textId="6F9DDF59" w:rsidR="0070124B" w:rsidRPr="0070124B" w:rsidRDefault="0070124B" w:rsidP="00B15176">
      <w:pPr>
        <w:numPr>
          <w:ilvl w:val="0"/>
          <w:numId w:val="14"/>
        </w:numPr>
        <w:rPr>
          <w:rFonts w:ascii="Calibri" w:hAnsi="Calibri" w:cs="Calibri"/>
          <w:sz w:val="20"/>
          <w:szCs w:val="20"/>
        </w:rPr>
      </w:pPr>
      <w:r w:rsidRPr="0070124B">
        <w:rPr>
          <w:rFonts w:ascii="Calibri" w:hAnsi="Calibri" w:cs="Calibri"/>
          <w:sz w:val="20"/>
          <w:szCs w:val="20"/>
        </w:rPr>
        <w:t>Production-ready automated onboarding platform</w:t>
      </w:r>
      <w:ins w:id="23" w:author="David Sant" w:date="2025-11-26T09:14:00Z" w16du:dateUtc="2025-11-26T09:14:00Z">
        <w:r w:rsidR="00DE04B3">
          <w:rPr>
            <w:rFonts w:ascii="Calibri" w:hAnsi="Calibri" w:cs="Calibri"/>
            <w:sz w:val="20"/>
            <w:szCs w:val="20"/>
          </w:rPr>
          <w:t xml:space="preserve"> </w:t>
        </w:r>
      </w:ins>
      <w:ins w:id="24" w:author="David Sant" w:date="2025-11-26T09:15:00Z" w16du:dateUtc="2025-11-26T09:15:00Z">
        <w:r w:rsidR="00DE04B3">
          <w:rPr>
            <w:rFonts w:ascii="Calibri" w:hAnsi="Calibri" w:cs="Calibri"/>
            <w:sz w:val="20"/>
            <w:szCs w:val="20"/>
          </w:rPr>
          <w:t>which</w:t>
        </w:r>
      </w:ins>
      <w:ins w:id="25" w:author="David Sant" w:date="2025-11-26T09:14:00Z" w16du:dateUtc="2025-11-26T09:14:00Z">
        <w:r w:rsidR="00DE04B3">
          <w:rPr>
            <w:rFonts w:ascii="Calibri" w:hAnsi="Calibri" w:cs="Calibri"/>
            <w:sz w:val="20"/>
            <w:szCs w:val="20"/>
          </w:rPr>
          <w:t xml:space="preserve"> meet</w:t>
        </w:r>
      </w:ins>
      <w:ins w:id="26" w:author="David Sant" w:date="2025-11-26T09:15:00Z" w16du:dateUtc="2025-11-26T09:15:00Z">
        <w:r w:rsidR="00DE04B3">
          <w:rPr>
            <w:rFonts w:ascii="Calibri" w:hAnsi="Calibri" w:cs="Calibri"/>
            <w:sz w:val="20"/>
            <w:szCs w:val="20"/>
          </w:rPr>
          <w:t>s</w:t>
        </w:r>
      </w:ins>
      <w:ins w:id="27" w:author="David Sant" w:date="2025-11-26T09:14:00Z" w16du:dateUtc="2025-11-26T09:14:00Z">
        <w:r w:rsidR="00DE04B3">
          <w:rPr>
            <w:rFonts w:ascii="Calibri" w:hAnsi="Calibri" w:cs="Calibri"/>
            <w:sz w:val="20"/>
            <w:szCs w:val="20"/>
          </w:rPr>
          <w:t xml:space="preserve"> the specification in Appendix A</w:t>
        </w:r>
      </w:ins>
      <w:r w:rsidRPr="0070124B">
        <w:rPr>
          <w:rFonts w:ascii="Calibri" w:hAnsi="Calibri" w:cs="Calibri"/>
          <w:sz w:val="20"/>
          <w:szCs w:val="20"/>
        </w:rPr>
        <w:t>.</w:t>
      </w:r>
    </w:p>
    <w:p w14:paraId="587E1957" w14:textId="77777777" w:rsidR="0070124B" w:rsidRPr="0070124B" w:rsidRDefault="0070124B" w:rsidP="00B15176">
      <w:pPr>
        <w:numPr>
          <w:ilvl w:val="0"/>
          <w:numId w:val="14"/>
        </w:numPr>
        <w:rPr>
          <w:rFonts w:ascii="Calibri" w:hAnsi="Calibri" w:cs="Calibri"/>
          <w:sz w:val="20"/>
          <w:szCs w:val="20"/>
        </w:rPr>
      </w:pPr>
      <w:r w:rsidRPr="0070124B">
        <w:rPr>
          <w:rFonts w:ascii="Calibri" w:hAnsi="Calibri" w:cs="Calibri"/>
          <w:sz w:val="20"/>
          <w:szCs w:val="20"/>
        </w:rPr>
        <w:t>System configuration and workflow documentation.</w:t>
      </w:r>
    </w:p>
    <w:p w14:paraId="789F0A20" w14:textId="77777777" w:rsidR="0070124B" w:rsidRPr="0070124B" w:rsidRDefault="0070124B" w:rsidP="00B15176">
      <w:pPr>
        <w:numPr>
          <w:ilvl w:val="0"/>
          <w:numId w:val="14"/>
        </w:numPr>
        <w:rPr>
          <w:rFonts w:ascii="Calibri" w:hAnsi="Calibri" w:cs="Calibri"/>
          <w:sz w:val="20"/>
          <w:szCs w:val="20"/>
        </w:rPr>
      </w:pPr>
      <w:commentRangeStart w:id="28"/>
      <w:r w:rsidRPr="0070124B">
        <w:rPr>
          <w:rFonts w:ascii="Calibri" w:hAnsi="Calibri" w:cs="Calibri"/>
          <w:sz w:val="20"/>
          <w:szCs w:val="20"/>
        </w:rPr>
        <w:t>Training sessions for Elavon’s team.</w:t>
      </w:r>
      <w:commentRangeEnd w:id="28"/>
      <w:r w:rsidR="00CB5C77">
        <w:rPr>
          <w:rStyle w:val="CommentReference"/>
        </w:rPr>
        <w:commentReference w:id="28"/>
      </w:r>
    </w:p>
    <w:p w14:paraId="08546092" w14:textId="77777777" w:rsidR="0070124B" w:rsidRPr="0070124B" w:rsidRDefault="0070124B" w:rsidP="00B15176">
      <w:pPr>
        <w:numPr>
          <w:ilvl w:val="0"/>
          <w:numId w:val="14"/>
        </w:numPr>
        <w:rPr>
          <w:rFonts w:ascii="Calibri" w:hAnsi="Calibri" w:cs="Calibri"/>
          <w:sz w:val="20"/>
          <w:szCs w:val="20"/>
        </w:rPr>
      </w:pPr>
      <w:r w:rsidRPr="0070124B">
        <w:rPr>
          <w:rFonts w:ascii="Calibri" w:hAnsi="Calibri" w:cs="Calibri"/>
          <w:sz w:val="20"/>
          <w:szCs w:val="20"/>
        </w:rPr>
        <w:t>Continuous support and performance monitoring.</w:t>
      </w:r>
    </w:p>
    <w:p w14:paraId="0BB6D56D"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9. Timeline</w:t>
      </w:r>
    </w:p>
    <w:p w14:paraId="002660A3" w14:textId="77777777" w:rsidR="0070124B" w:rsidRPr="0070124B" w:rsidRDefault="0070124B" w:rsidP="00B15176">
      <w:pPr>
        <w:numPr>
          <w:ilvl w:val="0"/>
          <w:numId w:val="15"/>
        </w:numPr>
        <w:rPr>
          <w:rFonts w:ascii="Calibri" w:hAnsi="Calibri" w:cs="Calibri"/>
          <w:sz w:val="20"/>
          <w:szCs w:val="20"/>
        </w:rPr>
      </w:pPr>
      <w:r w:rsidRPr="0070124B">
        <w:rPr>
          <w:rFonts w:ascii="Calibri" w:hAnsi="Calibri" w:cs="Calibri"/>
          <w:b/>
          <w:bCs/>
          <w:sz w:val="20"/>
          <w:szCs w:val="20"/>
        </w:rPr>
        <w:t>Phase 1 – Marriott Initial Production Deployment:</w:t>
      </w:r>
      <w:r w:rsidRPr="0070124B">
        <w:rPr>
          <w:rFonts w:ascii="Calibri" w:hAnsi="Calibri" w:cs="Calibri"/>
          <w:sz w:val="20"/>
          <w:szCs w:val="20"/>
        </w:rPr>
        <w:t xml:space="preserve"> 3–6 months (</w:t>
      </w:r>
      <w:commentRangeStart w:id="29"/>
      <w:r w:rsidRPr="0070124B">
        <w:rPr>
          <w:rFonts w:ascii="Calibri" w:hAnsi="Calibri" w:cs="Calibri"/>
          <w:sz w:val="20"/>
          <w:szCs w:val="20"/>
        </w:rPr>
        <w:t>dependent on Elavon’s decision on next-phase timing</w:t>
      </w:r>
      <w:commentRangeEnd w:id="29"/>
      <w:r w:rsidR="005B1DEC">
        <w:rPr>
          <w:rStyle w:val="CommentReference"/>
        </w:rPr>
        <w:commentReference w:id="29"/>
      </w:r>
      <w:r w:rsidRPr="0070124B">
        <w:rPr>
          <w:rFonts w:ascii="Calibri" w:hAnsi="Calibri" w:cs="Calibri"/>
          <w:sz w:val="20"/>
          <w:szCs w:val="20"/>
        </w:rPr>
        <w:t>).</w:t>
      </w:r>
    </w:p>
    <w:p w14:paraId="5B55FCDE" w14:textId="01EEF416" w:rsidR="0070124B" w:rsidRPr="0070124B" w:rsidRDefault="0070124B" w:rsidP="00B15176">
      <w:pPr>
        <w:numPr>
          <w:ilvl w:val="0"/>
          <w:numId w:val="15"/>
        </w:numPr>
        <w:rPr>
          <w:rFonts w:ascii="Calibri" w:hAnsi="Calibri" w:cs="Calibri"/>
          <w:sz w:val="20"/>
          <w:szCs w:val="20"/>
        </w:rPr>
      </w:pPr>
      <w:r w:rsidRPr="0070124B">
        <w:rPr>
          <w:rFonts w:ascii="Calibri" w:hAnsi="Calibri" w:cs="Calibri"/>
          <w:b/>
          <w:bCs/>
          <w:sz w:val="20"/>
          <w:szCs w:val="20"/>
        </w:rPr>
        <w:t xml:space="preserve">Phase 2 – Hospitality </w:t>
      </w:r>
      <w:commentRangeStart w:id="30"/>
      <w:commentRangeStart w:id="31"/>
      <w:r w:rsidRPr="0070124B">
        <w:rPr>
          <w:rFonts w:ascii="Calibri" w:hAnsi="Calibri" w:cs="Calibri"/>
          <w:b/>
          <w:bCs/>
          <w:sz w:val="20"/>
          <w:szCs w:val="20"/>
        </w:rPr>
        <w:t>Expansion</w:t>
      </w:r>
      <w:commentRangeEnd w:id="30"/>
      <w:r w:rsidR="00064175">
        <w:rPr>
          <w:rStyle w:val="CommentReference"/>
        </w:rPr>
        <w:commentReference w:id="30"/>
      </w:r>
      <w:commentRangeEnd w:id="31"/>
      <w:r w:rsidR="001F7A0E">
        <w:rPr>
          <w:rStyle w:val="CommentReference"/>
        </w:rPr>
        <w:commentReference w:id="31"/>
      </w:r>
    </w:p>
    <w:p w14:paraId="0CD2BE93" w14:textId="5FBE7000" w:rsidR="0070124B" w:rsidRPr="0070124B" w:rsidRDefault="0070124B" w:rsidP="00B15176">
      <w:pPr>
        <w:numPr>
          <w:ilvl w:val="0"/>
          <w:numId w:val="15"/>
        </w:numPr>
        <w:rPr>
          <w:rFonts w:ascii="Calibri" w:hAnsi="Calibri" w:cs="Calibri"/>
          <w:sz w:val="20"/>
          <w:szCs w:val="20"/>
        </w:rPr>
      </w:pPr>
      <w:r w:rsidRPr="0070124B">
        <w:rPr>
          <w:rFonts w:ascii="Calibri" w:hAnsi="Calibri" w:cs="Calibri"/>
          <w:b/>
          <w:bCs/>
          <w:sz w:val="20"/>
          <w:szCs w:val="20"/>
        </w:rPr>
        <w:t>Phase 3 – Enterprise Expansion</w:t>
      </w:r>
    </w:p>
    <w:p w14:paraId="073C73E4" w14:textId="77777777" w:rsidR="0070124B" w:rsidRPr="0070124B" w:rsidRDefault="0070124B" w:rsidP="0070124B">
      <w:pPr>
        <w:rPr>
          <w:rFonts w:ascii="Calibri" w:hAnsi="Calibri" w:cs="Calibri"/>
          <w:b/>
          <w:bCs/>
          <w:sz w:val="20"/>
          <w:szCs w:val="20"/>
        </w:rPr>
      </w:pPr>
      <w:commentRangeStart w:id="32"/>
      <w:r w:rsidRPr="0070124B">
        <w:rPr>
          <w:rFonts w:ascii="Calibri" w:hAnsi="Calibri" w:cs="Calibri"/>
          <w:b/>
          <w:bCs/>
          <w:sz w:val="20"/>
          <w:szCs w:val="20"/>
        </w:rPr>
        <w:t>10. Pricing &amp; Payment Terms</w:t>
      </w:r>
      <w:commentRangeEnd w:id="32"/>
      <w:r w:rsidR="00E54990">
        <w:rPr>
          <w:rStyle w:val="CommentReference"/>
        </w:rPr>
        <w:commentReference w:id="32"/>
      </w:r>
    </w:p>
    <w:p w14:paraId="399F1A58" w14:textId="77777777" w:rsidR="009610BD" w:rsidRDefault="0070124B" w:rsidP="009610BD">
      <w:pPr>
        <w:rPr>
          <w:rFonts w:ascii="Calibri" w:hAnsi="Calibri" w:cs="Calibri"/>
          <w:sz w:val="20"/>
          <w:szCs w:val="20"/>
        </w:rPr>
      </w:pPr>
      <w:r w:rsidRPr="0070124B">
        <w:rPr>
          <w:rFonts w:ascii="Calibri" w:hAnsi="Calibri" w:cs="Calibri"/>
          <w:sz w:val="20"/>
          <w:szCs w:val="20"/>
        </w:rPr>
        <w:t xml:space="preserve">The commercial model combines a </w:t>
      </w:r>
      <w:r w:rsidRPr="0070124B">
        <w:rPr>
          <w:rFonts w:ascii="Calibri" w:hAnsi="Calibri" w:cs="Calibri"/>
          <w:b/>
          <w:bCs/>
          <w:sz w:val="20"/>
          <w:szCs w:val="20"/>
        </w:rPr>
        <w:t>one-time implementation fee</w:t>
      </w:r>
      <w:r w:rsidRPr="0070124B">
        <w:rPr>
          <w:rFonts w:ascii="Calibri" w:hAnsi="Calibri" w:cs="Calibri"/>
          <w:sz w:val="20"/>
          <w:szCs w:val="20"/>
        </w:rPr>
        <w:t xml:space="preserve"> and a </w:t>
      </w:r>
      <w:r w:rsidRPr="0070124B">
        <w:rPr>
          <w:rFonts w:ascii="Calibri" w:hAnsi="Calibri" w:cs="Calibri"/>
          <w:b/>
          <w:bCs/>
          <w:sz w:val="20"/>
          <w:szCs w:val="20"/>
        </w:rPr>
        <w:t>recurring subscription fee</w:t>
      </w:r>
      <w:r w:rsidRPr="0070124B">
        <w:rPr>
          <w:rFonts w:ascii="Calibri" w:hAnsi="Calibri" w:cs="Calibri"/>
          <w:sz w:val="20"/>
          <w:szCs w:val="20"/>
        </w:rPr>
        <w:t xml:space="preserve">, with the detailed schedule in </w:t>
      </w:r>
      <w:r w:rsidRPr="0070124B">
        <w:rPr>
          <w:rFonts w:ascii="Calibri" w:hAnsi="Calibri" w:cs="Calibri"/>
          <w:b/>
          <w:bCs/>
          <w:sz w:val="20"/>
          <w:szCs w:val="20"/>
        </w:rPr>
        <w:t>Appendix C – Pricing Schedule</w:t>
      </w:r>
      <w:r w:rsidRPr="0070124B">
        <w:rPr>
          <w:rFonts w:ascii="Calibri" w:hAnsi="Calibri" w:cs="Calibri"/>
          <w:sz w:val="20"/>
          <w:szCs w:val="20"/>
        </w:rPr>
        <w:t>.</w:t>
      </w:r>
    </w:p>
    <w:p w14:paraId="0AA76793" w14:textId="5AEC6302" w:rsidR="0070124B" w:rsidRPr="0070124B" w:rsidRDefault="0070124B" w:rsidP="009610BD">
      <w:pPr>
        <w:rPr>
          <w:rFonts w:ascii="Calibri" w:hAnsi="Calibri" w:cs="Calibri"/>
          <w:sz w:val="20"/>
          <w:szCs w:val="20"/>
        </w:rPr>
      </w:pPr>
      <w:r w:rsidRPr="0070124B">
        <w:rPr>
          <w:rFonts w:ascii="Calibri" w:hAnsi="Calibri" w:cs="Calibri"/>
          <w:b/>
          <w:bCs/>
          <w:sz w:val="20"/>
          <w:szCs w:val="20"/>
        </w:rPr>
        <w:t>Implementation Fee:</w:t>
      </w:r>
      <w:r w:rsidRPr="0070124B">
        <w:rPr>
          <w:rFonts w:ascii="Calibri" w:hAnsi="Calibri" w:cs="Calibri"/>
          <w:sz w:val="20"/>
          <w:szCs w:val="20"/>
        </w:rPr>
        <w:t xml:space="preserve"> £25,000, covering configuration, deployment, and delivery of the platform described in Appendix A.</w:t>
      </w:r>
    </w:p>
    <w:p w14:paraId="533D2880" w14:textId="77777777" w:rsidR="0070124B" w:rsidRDefault="0070124B" w:rsidP="00B15176">
      <w:pPr>
        <w:numPr>
          <w:ilvl w:val="0"/>
          <w:numId w:val="16"/>
        </w:numPr>
        <w:rPr>
          <w:ins w:id="33" w:author="Ostermann, Peter" w:date="2025-10-01T10:32:00Z" w16du:dateUtc="2025-10-01T08:32:00Z"/>
          <w:rFonts w:ascii="Calibri" w:hAnsi="Calibri" w:cs="Calibri"/>
          <w:sz w:val="20"/>
          <w:szCs w:val="20"/>
        </w:rPr>
      </w:pPr>
      <w:commentRangeStart w:id="34"/>
      <w:r w:rsidRPr="0070124B">
        <w:rPr>
          <w:rFonts w:ascii="Calibri" w:hAnsi="Calibri" w:cs="Calibri"/>
          <w:b/>
          <w:bCs/>
          <w:sz w:val="20"/>
          <w:szCs w:val="20"/>
        </w:rPr>
        <w:lastRenderedPageBreak/>
        <w:t>Subscription Fee:</w:t>
      </w:r>
      <w:r w:rsidRPr="0070124B">
        <w:rPr>
          <w:rFonts w:ascii="Calibri" w:hAnsi="Calibri" w:cs="Calibri"/>
          <w:sz w:val="20"/>
          <w:szCs w:val="20"/>
        </w:rPr>
        <w:t xml:space="preserve"> £15,000 per month. </w:t>
      </w:r>
      <w:commentRangeEnd w:id="34"/>
      <w:r w:rsidR="00877D2F">
        <w:rPr>
          <w:rStyle w:val="CommentReference"/>
        </w:rPr>
        <w:commentReference w:id="34"/>
      </w:r>
      <w:r w:rsidRPr="0070124B">
        <w:rPr>
          <w:rFonts w:ascii="Calibri" w:hAnsi="Calibri" w:cs="Calibri"/>
          <w:sz w:val="20"/>
          <w:szCs w:val="20"/>
        </w:rPr>
        <w:t xml:space="preserve">This fee includes platform access, core automation features, </w:t>
      </w:r>
      <w:commentRangeStart w:id="35"/>
      <w:r w:rsidRPr="0070124B">
        <w:rPr>
          <w:rFonts w:ascii="Calibri" w:hAnsi="Calibri" w:cs="Calibri"/>
          <w:sz w:val="20"/>
          <w:szCs w:val="20"/>
        </w:rPr>
        <w:t xml:space="preserve">internal integrations (e.g., DocuSign, </w:t>
      </w:r>
      <w:proofErr w:type="spellStart"/>
      <w:r w:rsidRPr="0070124B">
        <w:rPr>
          <w:rFonts w:ascii="Calibri" w:hAnsi="Calibri" w:cs="Calibri"/>
          <w:sz w:val="20"/>
          <w:szCs w:val="20"/>
        </w:rPr>
        <w:t>Veriff</w:t>
      </w:r>
      <w:proofErr w:type="spellEnd"/>
      <w:r w:rsidRPr="0070124B">
        <w:rPr>
          <w:rFonts w:ascii="Calibri" w:hAnsi="Calibri" w:cs="Calibri"/>
          <w:sz w:val="20"/>
          <w:szCs w:val="20"/>
        </w:rPr>
        <w:t xml:space="preserve">, </w:t>
      </w:r>
      <w:proofErr w:type="spellStart"/>
      <w:r w:rsidRPr="0070124B">
        <w:rPr>
          <w:rFonts w:ascii="Calibri" w:hAnsi="Calibri" w:cs="Calibri"/>
          <w:sz w:val="20"/>
          <w:szCs w:val="20"/>
        </w:rPr>
        <w:t>Creditsafe</w:t>
      </w:r>
      <w:proofErr w:type="spellEnd"/>
      <w:r w:rsidRPr="0070124B">
        <w:rPr>
          <w:rFonts w:ascii="Calibri" w:hAnsi="Calibri" w:cs="Calibri"/>
          <w:sz w:val="20"/>
          <w:szCs w:val="20"/>
        </w:rPr>
        <w:t xml:space="preserve">), </w:t>
      </w:r>
      <w:commentRangeEnd w:id="35"/>
      <w:r w:rsidR="009863CE">
        <w:rPr>
          <w:rStyle w:val="CommentReference"/>
        </w:rPr>
        <w:commentReference w:id="35"/>
      </w:r>
      <w:r w:rsidRPr="0070124B">
        <w:rPr>
          <w:rFonts w:ascii="Calibri" w:hAnsi="Calibri" w:cs="Calibri"/>
          <w:sz w:val="20"/>
          <w:szCs w:val="20"/>
        </w:rPr>
        <w:t xml:space="preserve">and ongoing support. It is based on Elavon’s current onboarding activity of approximately </w:t>
      </w:r>
      <w:r w:rsidRPr="0070124B">
        <w:rPr>
          <w:rFonts w:ascii="Calibri" w:hAnsi="Calibri" w:cs="Calibri"/>
          <w:b/>
          <w:bCs/>
          <w:sz w:val="20"/>
          <w:szCs w:val="20"/>
        </w:rPr>
        <w:t>847 applications per month</w:t>
      </w:r>
      <w:r w:rsidRPr="0070124B">
        <w:rPr>
          <w:rFonts w:ascii="Calibri" w:hAnsi="Calibri" w:cs="Calibri"/>
          <w:sz w:val="20"/>
          <w:szCs w:val="20"/>
        </w:rPr>
        <w:t xml:space="preserve"> and inclusively </w:t>
      </w:r>
      <w:commentRangeStart w:id="36"/>
      <w:r w:rsidRPr="0070124B">
        <w:rPr>
          <w:rFonts w:ascii="Calibri" w:hAnsi="Calibri" w:cs="Calibri"/>
          <w:sz w:val="20"/>
          <w:szCs w:val="20"/>
        </w:rPr>
        <w:t xml:space="preserve">supports up to </w:t>
      </w:r>
      <w:r w:rsidRPr="0070124B">
        <w:rPr>
          <w:rFonts w:ascii="Calibri" w:hAnsi="Calibri" w:cs="Calibri"/>
          <w:b/>
          <w:bCs/>
          <w:sz w:val="20"/>
          <w:szCs w:val="20"/>
        </w:rPr>
        <w:t>1,000 applications per month</w:t>
      </w:r>
      <w:r w:rsidRPr="0070124B">
        <w:rPr>
          <w:rFonts w:ascii="Calibri" w:hAnsi="Calibri" w:cs="Calibri"/>
          <w:sz w:val="20"/>
          <w:szCs w:val="20"/>
        </w:rPr>
        <w:t xml:space="preserve"> without additional cost.</w:t>
      </w:r>
      <w:commentRangeEnd w:id="36"/>
      <w:r w:rsidR="006313EF">
        <w:rPr>
          <w:rStyle w:val="CommentReference"/>
        </w:rPr>
        <w:commentReference w:id="36"/>
      </w:r>
    </w:p>
    <w:p w14:paraId="379FA04C" w14:textId="77777777" w:rsidR="0069407E" w:rsidRPr="0069407E" w:rsidRDefault="0069407E" w:rsidP="0069407E">
      <w:pPr>
        <w:pStyle w:val="pf0"/>
        <w:numPr>
          <w:ilvl w:val="0"/>
          <w:numId w:val="16"/>
        </w:numPr>
        <w:rPr>
          <w:ins w:id="37" w:author="Ostermann, Peter" w:date="2025-10-01T10:32:00Z" w16du:dateUtc="2025-10-01T08:32:00Z"/>
          <w:rFonts w:ascii="Arial" w:hAnsi="Arial" w:cs="Arial"/>
          <w:sz w:val="20"/>
          <w:szCs w:val="20"/>
          <w:lang w:val="en-US"/>
          <w:rPrChange w:id="38" w:author="Ostermann, Peter" w:date="2025-10-01T10:32:00Z" w16du:dateUtc="2025-10-01T08:32:00Z">
            <w:rPr>
              <w:ins w:id="39" w:author="Ostermann, Peter" w:date="2025-10-01T10:32:00Z" w16du:dateUtc="2025-10-01T08:32:00Z"/>
              <w:rFonts w:ascii="Arial" w:hAnsi="Arial" w:cs="Arial"/>
              <w:sz w:val="20"/>
              <w:szCs w:val="20"/>
            </w:rPr>
          </w:rPrChange>
        </w:rPr>
      </w:pPr>
      <w:commentRangeStart w:id="40"/>
      <w:ins w:id="41" w:author="Ostermann, Peter" w:date="2025-10-01T10:32:00Z" w16du:dateUtc="2025-10-01T08:32:00Z">
        <w:r w:rsidRPr="0069407E">
          <w:rPr>
            <w:rStyle w:val="cf01"/>
            <w:rFonts w:eastAsiaTheme="majorEastAsia"/>
            <w:lang w:val="en-US"/>
            <w:rPrChange w:id="42" w:author="Ostermann, Peter" w:date="2025-10-01T10:32:00Z" w16du:dateUtc="2025-10-01T08:32:00Z">
              <w:rPr>
                <w:rStyle w:val="cf01"/>
                <w:rFonts w:eastAsiaTheme="majorEastAsia"/>
              </w:rPr>
            </w:rPrChange>
          </w:rPr>
          <w:t>Threshold for Negotiations</w:t>
        </w:r>
        <w:r w:rsidRPr="0069407E">
          <w:rPr>
            <w:rStyle w:val="cf11"/>
            <w:rFonts w:eastAsiaTheme="majorEastAsia"/>
            <w:lang w:val="en-US"/>
            <w:rPrChange w:id="43" w:author="Ostermann, Peter" w:date="2025-10-01T10:32:00Z" w16du:dateUtc="2025-10-01T08:32:00Z">
              <w:rPr>
                <w:rStyle w:val="cf11"/>
                <w:rFonts w:eastAsiaTheme="majorEastAsia"/>
              </w:rPr>
            </w:rPrChange>
          </w:rPr>
          <w:t>: The parties agree that if the usage of the services provided under this Agreement exceeds one thousand (1,000) applications per month, new commercial negotiations will be initiated.</w:t>
        </w:r>
      </w:ins>
    </w:p>
    <w:p w14:paraId="01D565C5" w14:textId="7570A6D5" w:rsidR="0069407E" w:rsidRPr="0069407E" w:rsidRDefault="0069407E" w:rsidP="0069407E">
      <w:pPr>
        <w:pStyle w:val="pf0"/>
        <w:numPr>
          <w:ilvl w:val="0"/>
          <w:numId w:val="16"/>
        </w:numPr>
        <w:rPr>
          <w:ins w:id="44" w:author="Ostermann, Peter" w:date="2025-10-01T10:32:00Z" w16du:dateUtc="2025-10-01T08:32:00Z"/>
          <w:rFonts w:ascii="Arial" w:hAnsi="Arial" w:cs="Arial"/>
          <w:sz w:val="20"/>
          <w:szCs w:val="20"/>
          <w:lang w:val="en-US"/>
          <w:rPrChange w:id="45" w:author="Ostermann, Peter" w:date="2025-10-01T10:32:00Z" w16du:dateUtc="2025-10-01T08:32:00Z">
            <w:rPr>
              <w:ins w:id="46" w:author="Ostermann, Peter" w:date="2025-10-01T10:32:00Z" w16du:dateUtc="2025-10-01T08:32:00Z"/>
              <w:rFonts w:ascii="Arial" w:hAnsi="Arial" w:cs="Arial"/>
              <w:sz w:val="20"/>
              <w:szCs w:val="20"/>
            </w:rPr>
          </w:rPrChange>
        </w:rPr>
      </w:pPr>
      <w:ins w:id="47" w:author="Ostermann, Peter" w:date="2025-10-01T10:32:00Z" w16du:dateUtc="2025-10-01T08:32:00Z">
        <w:r w:rsidRPr="0069407E">
          <w:rPr>
            <w:rStyle w:val="cf01"/>
            <w:rFonts w:eastAsiaTheme="majorEastAsia"/>
            <w:lang w:val="en-US"/>
            <w:rPrChange w:id="48" w:author="Ostermann, Peter" w:date="2025-10-01T10:32:00Z" w16du:dateUtc="2025-10-01T08:32:00Z">
              <w:rPr>
                <w:rStyle w:val="cf01"/>
                <w:rFonts w:eastAsiaTheme="majorEastAsia"/>
              </w:rPr>
            </w:rPrChange>
          </w:rPr>
          <w:t>Negotiation Process</w:t>
        </w:r>
        <w:r w:rsidRPr="0069407E">
          <w:rPr>
            <w:rStyle w:val="cf11"/>
            <w:rFonts w:eastAsiaTheme="majorEastAsia"/>
            <w:lang w:val="en-US"/>
            <w:rPrChange w:id="49" w:author="Ostermann, Peter" w:date="2025-10-01T10:32:00Z" w16du:dateUtc="2025-10-01T08:32:00Z">
              <w:rPr>
                <w:rStyle w:val="cf11"/>
                <w:rFonts w:eastAsiaTheme="majorEastAsia"/>
              </w:rPr>
            </w:rPrChange>
          </w:rPr>
          <w:t>: Upon reaching this threshold, the parties will engage in good faith negotiations to agree on revised commercial terms that reflect the increased usage. These negotiations will commence within thirty (30) days of the Supplier notifying the Client that the threshold has been exceeded.</w:t>
        </w:r>
      </w:ins>
      <w:commentRangeEnd w:id="40"/>
      <w:r w:rsidR="005A7399">
        <w:rPr>
          <w:rStyle w:val="CommentReference"/>
          <w:rFonts w:asciiTheme="minorHAnsi" w:eastAsiaTheme="minorHAnsi" w:hAnsiTheme="minorHAnsi" w:cstheme="minorBidi"/>
          <w:kern w:val="2"/>
          <w:lang w:val="en-GB" w:eastAsia="en-US"/>
          <w14:ligatures w14:val="standardContextual"/>
        </w:rPr>
        <w:commentReference w:id="40"/>
      </w:r>
    </w:p>
    <w:p w14:paraId="4370A541" w14:textId="77777777" w:rsidR="0069407E" w:rsidRPr="0070124B" w:rsidRDefault="0069407E" w:rsidP="00B15176">
      <w:pPr>
        <w:numPr>
          <w:ilvl w:val="0"/>
          <w:numId w:val="16"/>
        </w:numPr>
        <w:rPr>
          <w:rFonts w:ascii="Calibri" w:hAnsi="Calibri" w:cs="Calibri"/>
          <w:sz w:val="20"/>
          <w:szCs w:val="20"/>
        </w:rPr>
      </w:pPr>
    </w:p>
    <w:p w14:paraId="6C4795E2" w14:textId="77777777" w:rsidR="0070124B" w:rsidRDefault="0070124B" w:rsidP="00B15176">
      <w:pPr>
        <w:numPr>
          <w:ilvl w:val="0"/>
          <w:numId w:val="16"/>
        </w:numPr>
        <w:rPr>
          <w:ins w:id="50" w:author="Ostermann, Peter" w:date="2025-10-01T10:32:00Z" w16du:dateUtc="2025-10-01T08:32:00Z"/>
          <w:rFonts w:ascii="Calibri" w:hAnsi="Calibri" w:cs="Calibri"/>
          <w:sz w:val="20"/>
          <w:szCs w:val="20"/>
        </w:rPr>
      </w:pPr>
      <w:r w:rsidRPr="0070124B">
        <w:rPr>
          <w:rFonts w:ascii="Calibri" w:hAnsi="Calibri" w:cs="Calibri"/>
          <w:b/>
          <w:bCs/>
          <w:sz w:val="20"/>
          <w:szCs w:val="20"/>
        </w:rPr>
        <w:t>Usage and Add-Ons:</w:t>
      </w:r>
      <w:r w:rsidRPr="0070124B">
        <w:rPr>
          <w:rFonts w:ascii="Calibri" w:hAnsi="Calibri" w:cs="Calibri"/>
          <w:sz w:val="20"/>
          <w:szCs w:val="20"/>
        </w:rPr>
        <w:t xml:space="preserve"> Overage charges and optional services are detailed in Appendix C.</w:t>
      </w:r>
    </w:p>
    <w:p w14:paraId="15D3922E" w14:textId="77777777" w:rsidR="00A35E29" w:rsidRPr="00A35E29" w:rsidRDefault="00A35E29" w:rsidP="00A35E29">
      <w:pPr>
        <w:pStyle w:val="pf0"/>
        <w:numPr>
          <w:ilvl w:val="0"/>
          <w:numId w:val="16"/>
        </w:numPr>
        <w:rPr>
          <w:ins w:id="51" w:author="Ostermann, Peter" w:date="2025-10-01T10:32:00Z" w16du:dateUtc="2025-10-01T08:32:00Z"/>
          <w:rStyle w:val="cf11"/>
          <w:rFonts w:ascii="Arial" w:hAnsi="Arial" w:cs="Arial"/>
          <w:color w:val="auto"/>
          <w:sz w:val="20"/>
          <w:szCs w:val="20"/>
          <w:shd w:val="clear" w:color="auto" w:fill="auto"/>
          <w:lang w:val="en-US"/>
          <w:rPrChange w:id="52" w:author="Ostermann, Peter" w:date="2025-10-01T10:32:00Z" w16du:dateUtc="2025-10-01T08:32:00Z">
            <w:rPr>
              <w:ins w:id="53" w:author="Ostermann, Peter" w:date="2025-10-01T10:32:00Z" w16du:dateUtc="2025-10-01T08:32:00Z"/>
              <w:rStyle w:val="cf11"/>
              <w:rFonts w:eastAsiaTheme="majorEastAsia"/>
              <w:kern w:val="2"/>
              <w:lang w:val="en-US" w:eastAsia="en-US"/>
              <w14:ligatures w14:val="standardContextual"/>
            </w:rPr>
          </w:rPrChange>
        </w:rPr>
      </w:pPr>
      <w:commentRangeStart w:id="54"/>
      <w:ins w:id="55" w:author="Ostermann, Peter" w:date="2025-10-01T10:32:00Z" w16du:dateUtc="2025-10-01T08:32:00Z">
        <w:r w:rsidRPr="00A35E29">
          <w:rPr>
            <w:rStyle w:val="cf01"/>
            <w:rFonts w:eastAsiaTheme="majorEastAsia"/>
            <w:lang w:val="en-US"/>
            <w:rPrChange w:id="56" w:author="Ostermann, Peter" w:date="2025-10-01T10:32:00Z" w16du:dateUtc="2025-10-01T08:32:00Z">
              <w:rPr>
                <w:rStyle w:val="cf01"/>
                <w:rFonts w:eastAsiaTheme="majorEastAsia"/>
              </w:rPr>
            </w:rPrChange>
          </w:rPr>
          <w:t>Usage Notification</w:t>
        </w:r>
        <w:r w:rsidRPr="00A35E29">
          <w:rPr>
            <w:rStyle w:val="cf11"/>
            <w:rFonts w:eastAsiaTheme="majorEastAsia"/>
            <w:lang w:val="en-US"/>
            <w:rPrChange w:id="57" w:author="Ostermann, Peter" w:date="2025-10-01T10:32:00Z" w16du:dateUtc="2025-10-01T08:32:00Z">
              <w:rPr>
                <w:rStyle w:val="cf11"/>
                <w:rFonts w:eastAsiaTheme="majorEastAsia"/>
              </w:rPr>
            </w:rPrChange>
          </w:rPr>
          <w:t>: The Supplier agrees to monitor the usage of the services provided under this Agreement. If the usage reaches seventy-five percent (75%) of the allowed limit, the Supplier shall promptly inform the Client in writing.</w:t>
        </w:r>
      </w:ins>
    </w:p>
    <w:p w14:paraId="709BBC56" w14:textId="05C9CE53" w:rsidR="00A35E29" w:rsidRPr="00A35E29" w:rsidRDefault="00A35E29" w:rsidP="00A35E29">
      <w:pPr>
        <w:pStyle w:val="pf0"/>
        <w:numPr>
          <w:ilvl w:val="0"/>
          <w:numId w:val="16"/>
        </w:numPr>
        <w:rPr>
          <w:ins w:id="58" w:author="Ostermann, Peter" w:date="2025-10-01T10:32:00Z" w16du:dateUtc="2025-10-01T08:32:00Z"/>
          <w:rFonts w:ascii="Arial" w:hAnsi="Arial" w:cs="Arial"/>
          <w:sz w:val="20"/>
          <w:szCs w:val="20"/>
          <w:lang w:val="en-US"/>
          <w:rPrChange w:id="59" w:author="Ostermann, Peter" w:date="2025-10-01T10:32:00Z" w16du:dateUtc="2025-10-01T08:32:00Z">
            <w:rPr>
              <w:ins w:id="60" w:author="Ostermann, Peter" w:date="2025-10-01T10:32:00Z" w16du:dateUtc="2025-10-01T08:32:00Z"/>
              <w:rFonts w:ascii="Arial" w:hAnsi="Arial" w:cs="Arial"/>
              <w:sz w:val="20"/>
              <w:szCs w:val="20"/>
            </w:rPr>
          </w:rPrChange>
        </w:rPr>
      </w:pPr>
      <w:commentRangeStart w:id="61"/>
      <w:ins w:id="62" w:author="Ostermann, Peter" w:date="2025-10-01T10:32:00Z" w16du:dateUtc="2025-10-01T08:32:00Z">
        <w:r w:rsidRPr="00A35E29">
          <w:rPr>
            <w:rStyle w:val="cf01"/>
            <w:rFonts w:eastAsiaTheme="majorEastAsia"/>
            <w:lang w:val="en-US"/>
            <w:rPrChange w:id="63" w:author="Ostermann, Peter" w:date="2025-10-01T10:32:00Z" w16du:dateUtc="2025-10-01T08:32:00Z">
              <w:rPr>
                <w:rStyle w:val="cf01"/>
                <w:rFonts w:eastAsiaTheme="majorEastAsia"/>
              </w:rPr>
            </w:rPrChange>
          </w:rPr>
          <w:t>No Exceeding Invoicing</w:t>
        </w:r>
        <w:r w:rsidRPr="00A35E29">
          <w:rPr>
            <w:rStyle w:val="cf11"/>
            <w:rFonts w:eastAsiaTheme="majorEastAsia"/>
            <w:lang w:val="en-US"/>
            <w:rPrChange w:id="64" w:author="Ostermann, Peter" w:date="2025-10-01T10:32:00Z" w16du:dateUtc="2025-10-01T08:32:00Z">
              <w:rPr>
                <w:rStyle w:val="cf11"/>
                <w:rFonts w:eastAsiaTheme="majorEastAsia"/>
              </w:rPr>
            </w:rPrChange>
          </w:rPr>
          <w:t>: The Supplier agrees not to exceed the invoiced amount without obtaining prior written approval from the Client. Any additional charges or overages must be pre-approved in writing by the Client before invoicing.</w:t>
        </w:r>
      </w:ins>
      <w:ins w:id="65" w:author="David Sant" w:date="2025-11-26T09:22:00Z" w16du:dateUtc="2025-11-26T09:22:00Z">
        <w:r w:rsidR="00C605AB">
          <w:rPr>
            <w:rStyle w:val="cf11"/>
            <w:rFonts w:eastAsiaTheme="majorEastAsia"/>
            <w:lang w:val="en-US"/>
          </w:rPr>
          <w:t xml:space="preserve">  This shall take priority over the process in the MSA.</w:t>
        </w:r>
      </w:ins>
      <w:commentRangeEnd w:id="61"/>
      <w:ins w:id="66" w:author="David Sant" w:date="2025-12-01T14:25:00Z" w16du:dateUtc="2025-12-01T14:25:00Z">
        <w:r w:rsidR="007944BD">
          <w:rPr>
            <w:rStyle w:val="CommentReference"/>
            <w:rFonts w:asciiTheme="minorHAnsi" w:eastAsiaTheme="minorHAnsi" w:hAnsiTheme="minorHAnsi" w:cstheme="minorBidi"/>
            <w:kern w:val="2"/>
            <w:lang w:val="en-GB" w:eastAsia="en-US"/>
            <w14:ligatures w14:val="standardContextual"/>
          </w:rPr>
          <w:commentReference w:id="61"/>
        </w:r>
      </w:ins>
    </w:p>
    <w:p w14:paraId="0971B161" w14:textId="072D4D77" w:rsidR="003E582F" w:rsidRPr="003E582F" w:rsidDel="00E910E7" w:rsidRDefault="003E582F" w:rsidP="003E582F">
      <w:pPr>
        <w:pStyle w:val="pf0"/>
        <w:numPr>
          <w:ilvl w:val="0"/>
          <w:numId w:val="16"/>
        </w:numPr>
        <w:rPr>
          <w:ins w:id="67" w:author="Ostermann, Peter" w:date="2025-10-01T10:33:00Z" w16du:dateUtc="2025-10-01T08:33:00Z"/>
          <w:del w:id="68" w:author="David Sant" w:date="2025-12-01T22:11:00Z" w16du:dateUtc="2025-12-01T22:11:00Z"/>
          <w:rFonts w:ascii="Arial" w:hAnsi="Arial" w:cs="Arial"/>
          <w:sz w:val="20"/>
          <w:szCs w:val="20"/>
          <w:lang w:val="en-US"/>
          <w:rPrChange w:id="69" w:author="Ostermann, Peter" w:date="2025-10-01T10:33:00Z" w16du:dateUtc="2025-10-01T08:33:00Z">
            <w:rPr>
              <w:ins w:id="70" w:author="Ostermann, Peter" w:date="2025-10-01T10:33:00Z" w16du:dateUtc="2025-10-01T08:33:00Z"/>
              <w:del w:id="71" w:author="David Sant" w:date="2025-12-01T22:11:00Z" w16du:dateUtc="2025-12-01T22:11:00Z"/>
              <w:rFonts w:ascii="Arial" w:hAnsi="Arial" w:cs="Arial"/>
              <w:sz w:val="20"/>
              <w:szCs w:val="20"/>
            </w:rPr>
          </w:rPrChange>
        </w:rPr>
      </w:pPr>
      <w:commentRangeStart w:id="72"/>
      <w:ins w:id="73" w:author="Ostermann, Peter" w:date="2025-10-01T10:33:00Z" w16du:dateUtc="2025-10-01T08:33:00Z">
        <w:del w:id="74" w:author="David Sant" w:date="2025-12-01T22:11:00Z" w16du:dateUtc="2025-12-01T22:11:00Z">
          <w:r w:rsidRPr="003E582F" w:rsidDel="00E910E7">
            <w:rPr>
              <w:rStyle w:val="cf01"/>
              <w:rFonts w:eastAsiaTheme="majorEastAsia"/>
              <w:lang w:val="en-US"/>
              <w:rPrChange w:id="75" w:author="Ostermann, Peter" w:date="2025-10-01T10:33:00Z" w16du:dateUtc="2025-10-01T08:33:00Z">
                <w:rPr>
                  <w:rStyle w:val="cf01"/>
                  <w:rFonts w:eastAsiaTheme="majorEastAsia"/>
                </w:rPr>
              </w:rPrChange>
            </w:rPr>
            <w:delText xml:space="preserve">Utilization </w:delText>
          </w:r>
        </w:del>
      </w:ins>
      <w:commentRangeEnd w:id="72"/>
      <w:r w:rsidR="003B20C0">
        <w:rPr>
          <w:rStyle w:val="CommentReference"/>
          <w:rFonts w:asciiTheme="minorHAnsi" w:eastAsiaTheme="minorHAnsi" w:hAnsiTheme="minorHAnsi" w:cstheme="minorBidi"/>
          <w:kern w:val="2"/>
          <w:lang w:val="en-GB" w:eastAsia="en-US"/>
          <w14:ligatures w14:val="standardContextual"/>
        </w:rPr>
        <w:commentReference w:id="72"/>
      </w:r>
      <w:ins w:id="76" w:author="Ostermann, Peter" w:date="2025-10-01T10:33:00Z" w16du:dateUtc="2025-10-01T08:33:00Z">
        <w:del w:id="77" w:author="David Sant" w:date="2025-12-01T22:11:00Z" w16du:dateUtc="2025-12-01T22:11:00Z">
          <w:r w:rsidRPr="003E582F" w:rsidDel="00E910E7">
            <w:rPr>
              <w:rStyle w:val="cf01"/>
              <w:rFonts w:eastAsiaTheme="majorEastAsia"/>
              <w:lang w:val="en-US"/>
              <w:rPrChange w:id="78" w:author="Ostermann, Peter" w:date="2025-10-01T10:33:00Z" w16du:dateUtc="2025-10-01T08:33:00Z">
                <w:rPr>
                  <w:rStyle w:val="cf01"/>
                  <w:rFonts w:eastAsiaTheme="majorEastAsia"/>
                </w:rPr>
              </w:rPrChange>
            </w:rPr>
            <w:delText>of Own Contract Conditions</w:delText>
          </w:r>
          <w:r w:rsidRPr="003E582F" w:rsidDel="00E910E7">
            <w:rPr>
              <w:rStyle w:val="cf11"/>
              <w:rFonts w:eastAsiaTheme="majorEastAsia"/>
              <w:lang w:val="en-US"/>
              <w:rPrChange w:id="79" w:author="Ostermann, Peter" w:date="2025-10-01T10:33:00Z" w16du:dateUtc="2025-10-01T08:33:00Z">
                <w:rPr>
                  <w:rStyle w:val="cf11"/>
                  <w:rFonts w:eastAsiaTheme="majorEastAsia"/>
                </w:rPr>
              </w:rPrChange>
            </w:rPr>
            <w:delText>: Elavon is allowed to utilize its own contract conditions for any add-on services provided under this Agreement. These conditions will govern the terms and execution of the add-on services, ensuring alignment with Elavon's internal policies and requirements.</w:delText>
          </w:r>
        </w:del>
      </w:ins>
      <w:commentRangeEnd w:id="54"/>
      <w:del w:id="80" w:author="David Sant" w:date="2025-12-01T22:11:00Z" w16du:dateUtc="2025-12-01T22:11:00Z">
        <w:r w:rsidR="004E573E" w:rsidDel="00E910E7">
          <w:rPr>
            <w:rStyle w:val="CommentReference"/>
            <w:rFonts w:asciiTheme="minorHAnsi" w:eastAsiaTheme="minorHAnsi" w:hAnsiTheme="minorHAnsi" w:cstheme="minorBidi"/>
            <w:kern w:val="2"/>
            <w:lang w:val="en-GB" w:eastAsia="en-US"/>
            <w14:ligatures w14:val="standardContextual"/>
          </w:rPr>
          <w:commentReference w:id="54"/>
        </w:r>
      </w:del>
    </w:p>
    <w:p w14:paraId="0F036EE4" w14:textId="77777777" w:rsidR="00571BDC" w:rsidRPr="0070124B" w:rsidRDefault="00571BDC" w:rsidP="00B15176">
      <w:pPr>
        <w:numPr>
          <w:ilvl w:val="0"/>
          <w:numId w:val="16"/>
        </w:numPr>
        <w:rPr>
          <w:rFonts w:ascii="Calibri" w:hAnsi="Calibri" w:cs="Calibri"/>
          <w:sz w:val="20"/>
          <w:szCs w:val="20"/>
        </w:rPr>
      </w:pPr>
    </w:p>
    <w:p w14:paraId="114DE1B6"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This structure provides a predictable monthly cost aligned to current volumes, with built-in headroom for growth.</w:t>
      </w:r>
    </w:p>
    <w:p w14:paraId="5C1B344D"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11. Assumptions &amp; Dependencies</w:t>
      </w:r>
    </w:p>
    <w:p w14:paraId="1AB2682F" w14:textId="77777777" w:rsidR="0070124B" w:rsidRPr="0070124B" w:rsidRDefault="0070124B" w:rsidP="00B15176">
      <w:pPr>
        <w:numPr>
          <w:ilvl w:val="0"/>
          <w:numId w:val="17"/>
        </w:numPr>
        <w:rPr>
          <w:rFonts w:ascii="Calibri" w:hAnsi="Calibri" w:cs="Calibri"/>
          <w:sz w:val="20"/>
          <w:szCs w:val="20"/>
        </w:rPr>
      </w:pPr>
      <w:r w:rsidRPr="0070124B">
        <w:rPr>
          <w:rFonts w:ascii="Calibri" w:hAnsi="Calibri" w:cs="Calibri"/>
          <w:sz w:val="20"/>
          <w:szCs w:val="20"/>
        </w:rPr>
        <w:t>Elavon will provide timely access to required teams and data sources.</w:t>
      </w:r>
    </w:p>
    <w:p w14:paraId="4953905E" w14:textId="77777777" w:rsidR="0070124B" w:rsidRPr="0070124B" w:rsidRDefault="0070124B" w:rsidP="00B15176">
      <w:pPr>
        <w:numPr>
          <w:ilvl w:val="0"/>
          <w:numId w:val="17"/>
        </w:numPr>
        <w:rPr>
          <w:rFonts w:ascii="Calibri" w:hAnsi="Calibri" w:cs="Calibri"/>
          <w:sz w:val="20"/>
          <w:szCs w:val="20"/>
        </w:rPr>
      </w:pPr>
      <w:r w:rsidRPr="0070124B">
        <w:rPr>
          <w:rFonts w:ascii="Calibri" w:hAnsi="Calibri" w:cs="Calibri"/>
          <w:sz w:val="20"/>
          <w:szCs w:val="20"/>
        </w:rPr>
        <w:t>Elavon will appoint a product sponsor with decision-making authority.</w:t>
      </w:r>
    </w:p>
    <w:p w14:paraId="25D62FF4" w14:textId="77777777" w:rsidR="0070124B" w:rsidRPr="0070124B" w:rsidRDefault="0070124B" w:rsidP="00B15176">
      <w:pPr>
        <w:numPr>
          <w:ilvl w:val="0"/>
          <w:numId w:val="17"/>
        </w:numPr>
        <w:rPr>
          <w:rFonts w:ascii="Calibri" w:hAnsi="Calibri" w:cs="Calibri"/>
          <w:sz w:val="20"/>
          <w:szCs w:val="20"/>
        </w:rPr>
      </w:pPr>
      <w:r w:rsidRPr="0070124B">
        <w:rPr>
          <w:rFonts w:ascii="Calibri" w:hAnsi="Calibri" w:cs="Calibri"/>
          <w:sz w:val="20"/>
          <w:szCs w:val="20"/>
        </w:rPr>
        <w:t>Timely feedback and approvals will be provided.</w:t>
      </w:r>
    </w:p>
    <w:p w14:paraId="24FA7A42" w14:textId="77777777" w:rsidR="0070124B" w:rsidRPr="0070124B" w:rsidRDefault="0070124B" w:rsidP="00B15176">
      <w:pPr>
        <w:numPr>
          <w:ilvl w:val="0"/>
          <w:numId w:val="17"/>
        </w:numPr>
        <w:rPr>
          <w:rFonts w:ascii="Calibri" w:hAnsi="Calibri" w:cs="Calibri"/>
          <w:sz w:val="20"/>
          <w:szCs w:val="20"/>
        </w:rPr>
      </w:pPr>
      <w:r w:rsidRPr="0070124B">
        <w:rPr>
          <w:rFonts w:ascii="Calibri" w:hAnsi="Calibri" w:cs="Calibri"/>
          <w:sz w:val="20"/>
          <w:szCs w:val="20"/>
        </w:rPr>
        <w:t>Changes in scope may affect timelines and costs.</w:t>
      </w:r>
    </w:p>
    <w:p w14:paraId="4D161826"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12. Acceptance &amp; Success Criteria</w:t>
      </w:r>
    </w:p>
    <w:p w14:paraId="63A94E48" w14:textId="77777777" w:rsidR="0070124B" w:rsidRPr="0070124B" w:rsidRDefault="0070124B" w:rsidP="0070124B">
      <w:pPr>
        <w:rPr>
          <w:rFonts w:ascii="Calibri" w:hAnsi="Calibri" w:cs="Calibri"/>
          <w:sz w:val="20"/>
          <w:szCs w:val="20"/>
        </w:rPr>
      </w:pPr>
      <w:r w:rsidRPr="0070124B">
        <w:rPr>
          <w:rFonts w:ascii="Calibri" w:hAnsi="Calibri" w:cs="Calibri"/>
          <w:b/>
          <w:bCs/>
          <w:sz w:val="20"/>
          <w:szCs w:val="20"/>
        </w:rPr>
        <w:t>12.1 Functional Acceptance</w:t>
      </w:r>
      <w:r w:rsidRPr="0070124B">
        <w:rPr>
          <w:rFonts w:ascii="Calibri" w:hAnsi="Calibri" w:cs="Calibri"/>
          <w:sz w:val="20"/>
          <w:szCs w:val="20"/>
        </w:rPr>
        <w:br/>
        <w:t>The solution is deemed functionally accepted when:</w:t>
      </w:r>
    </w:p>
    <w:p w14:paraId="712D103F" w14:textId="77777777" w:rsidR="0070124B" w:rsidRPr="0070124B" w:rsidRDefault="0070124B" w:rsidP="00B15176">
      <w:pPr>
        <w:numPr>
          <w:ilvl w:val="0"/>
          <w:numId w:val="18"/>
        </w:numPr>
        <w:rPr>
          <w:rFonts w:ascii="Calibri" w:hAnsi="Calibri" w:cs="Calibri"/>
          <w:sz w:val="20"/>
          <w:szCs w:val="20"/>
        </w:rPr>
      </w:pPr>
      <w:r w:rsidRPr="0070124B">
        <w:rPr>
          <w:rFonts w:ascii="Calibri" w:hAnsi="Calibri" w:cs="Calibri"/>
          <w:sz w:val="20"/>
          <w:szCs w:val="20"/>
        </w:rPr>
        <w:t xml:space="preserve">Core onboarding journeys for Marriott are live in production and operate end-to-end as described in Appendix </w:t>
      </w:r>
      <w:proofErr w:type="gramStart"/>
      <w:r w:rsidRPr="0070124B">
        <w:rPr>
          <w:rFonts w:ascii="Calibri" w:hAnsi="Calibri" w:cs="Calibri"/>
          <w:sz w:val="20"/>
          <w:szCs w:val="20"/>
        </w:rPr>
        <w:t>A;</w:t>
      </w:r>
      <w:proofErr w:type="gramEnd"/>
    </w:p>
    <w:p w14:paraId="68D536E6" w14:textId="77777777" w:rsidR="0070124B" w:rsidRPr="0070124B" w:rsidRDefault="0070124B" w:rsidP="00B15176">
      <w:pPr>
        <w:numPr>
          <w:ilvl w:val="0"/>
          <w:numId w:val="18"/>
        </w:numPr>
        <w:rPr>
          <w:rFonts w:ascii="Calibri" w:hAnsi="Calibri" w:cs="Calibri"/>
          <w:sz w:val="20"/>
          <w:szCs w:val="20"/>
        </w:rPr>
      </w:pPr>
      <w:r w:rsidRPr="0070124B">
        <w:rPr>
          <w:rFonts w:ascii="Calibri" w:hAnsi="Calibri" w:cs="Calibri"/>
          <w:sz w:val="20"/>
          <w:szCs w:val="20"/>
        </w:rPr>
        <w:t xml:space="preserve">UAT defects are resolved to </w:t>
      </w:r>
      <w:r w:rsidRPr="0070124B">
        <w:rPr>
          <w:rFonts w:ascii="Calibri" w:hAnsi="Calibri" w:cs="Calibri"/>
          <w:b/>
          <w:bCs/>
          <w:sz w:val="20"/>
          <w:szCs w:val="20"/>
        </w:rPr>
        <w:t>Severity 3</w:t>
      </w:r>
      <w:r w:rsidRPr="0070124B">
        <w:rPr>
          <w:rFonts w:ascii="Calibri" w:hAnsi="Calibri" w:cs="Calibri"/>
          <w:sz w:val="20"/>
          <w:szCs w:val="20"/>
        </w:rPr>
        <w:t xml:space="preserve"> or lower with agreed workarounds for any remaining issues; and</w:t>
      </w:r>
    </w:p>
    <w:p w14:paraId="56A7F2B1" w14:textId="77777777" w:rsidR="0070124B" w:rsidRPr="0070124B" w:rsidRDefault="0070124B" w:rsidP="00B15176">
      <w:pPr>
        <w:numPr>
          <w:ilvl w:val="0"/>
          <w:numId w:val="18"/>
        </w:numPr>
        <w:rPr>
          <w:rFonts w:ascii="Calibri" w:hAnsi="Calibri" w:cs="Calibri"/>
          <w:sz w:val="20"/>
          <w:szCs w:val="20"/>
        </w:rPr>
      </w:pPr>
      <w:r w:rsidRPr="0070124B">
        <w:rPr>
          <w:rFonts w:ascii="Calibri" w:hAnsi="Calibri" w:cs="Calibri"/>
          <w:sz w:val="20"/>
          <w:szCs w:val="20"/>
        </w:rPr>
        <w:t xml:space="preserve">The workflow diagram in </w:t>
      </w:r>
      <w:r w:rsidRPr="0070124B">
        <w:rPr>
          <w:rFonts w:ascii="Calibri" w:hAnsi="Calibri" w:cs="Calibri"/>
          <w:b/>
          <w:bCs/>
          <w:sz w:val="20"/>
          <w:szCs w:val="20"/>
        </w:rPr>
        <w:t>Appendix B</w:t>
      </w:r>
      <w:r w:rsidRPr="0070124B">
        <w:rPr>
          <w:rFonts w:ascii="Calibri" w:hAnsi="Calibri" w:cs="Calibri"/>
          <w:sz w:val="20"/>
          <w:szCs w:val="20"/>
        </w:rPr>
        <w:t xml:space="preserve"> is approved by both parties.</w:t>
      </w:r>
    </w:p>
    <w:p w14:paraId="041641AD" w14:textId="77777777" w:rsidR="0070124B" w:rsidRPr="0070124B" w:rsidRDefault="0070124B" w:rsidP="0070124B">
      <w:pPr>
        <w:rPr>
          <w:rFonts w:ascii="Calibri" w:hAnsi="Calibri" w:cs="Calibri"/>
          <w:sz w:val="20"/>
          <w:szCs w:val="20"/>
        </w:rPr>
      </w:pPr>
      <w:r w:rsidRPr="0070124B">
        <w:rPr>
          <w:rFonts w:ascii="Calibri" w:hAnsi="Calibri" w:cs="Calibri"/>
          <w:b/>
          <w:bCs/>
          <w:sz w:val="20"/>
          <w:szCs w:val="20"/>
        </w:rPr>
        <w:t>12.2 Performance &amp; Service Acceptance</w:t>
      </w:r>
      <w:r w:rsidRPr="0070124B">
        <w:rPr>
          <w:rFonts w:ascii="Calibri" w:hAnsi="Calibri" w:cs="Calibri"/>
          <w:sz w:val="20"/>
          <w:szCs w:val="20"/>
        </w:rPr>
        <w:br/>
        <w:t xml:space="preserve">Operational performance during </w:t>
      </w:r>
      <w:r w:rsidRPr="0070124B">
        <w:rPr>
          <w:rFonts w:ascii="Calibri" w:hAnsi="Calibri" w:cs="Calibri"/>
          <w:b/>
          <w:bCs/>
          <w:sz w:val="20"/>
          <w:szCs w:val="20"/>
        </w:rPr>
        <w:t>Phase 1 – Marriott Initial Production Deployment</w:t>
      </w:r>
      <w:r w:rsidRPr="0070124B">
        <w:rPr>
          <w:rFonts w:ascii="Calibri" w:hAnsi="Calibri" w:cs="Calibri"/>
          <w:sz w:val="20"/>
          <w:szCs w:val="20"/>
        </w:rPr>
        <w:t xml:space="preserve"> will be measured against the </w:t>
      </w:r>
      <w:r w:rsidRPr="0070124B">
        <w:rPr>
          <w:rFonts w:ascii="Calibri" w:hAnsi="Calibri" w:cs="Calibri"/>
          <w:b/>
          <w:bCs/>
          <w:sz w:val="20"/>
          <w:szCs w:val="20"/>
        </w:rPr>
        <w:t>Success Criteria</w:t>
      </w:r>
      <w:r w:rsidRPr="0070124B">
        <w:rPr>
          <w:rFonts w:ascii="Calibri" w:hAnsi="Calibri" w:cs="Calibri"/>
          <w:sz w:val="20"/>
          <w:szCs w:val="20"/>
        </w:rPr>
        <w:t xml:space="preserve"> defined in </w:t>
      </w:r>
      <w:r w:rsidRPr="0070124B">
        <w:rPr>
          <w:rFonts w:ascii="Calibri" w:hAnsi="Calibri" w:cs="Calibri"/>
          <w:b/>
          <w:bCs/>
          <w:sz w:val="20"/>
          <w:szCs w:val="20"/>
        </w:rPr>
        <w:t>Appendix D – Success Criteria &amp; Performance Measurement (Phase 1)</w:t>
      </w:r>
      <w:r w:rsidRPr="0070124B">
        <w:rPr>
          <w:rFonts w:ascii="Calibri" w:hAnsi="Calibri" w:cs="Calibri"/>
          <w:sz w:val="20"/>
          <w:szCs w:val="20"/>
        </w:rPr>
        <w:t>.</w:t>
      </w:r>
    </w:p>
    <w:p w14:paraId="64E2475D" w14:textId="77777777" w:rsidR="0070124B" w:rsidRPr="0070124B" w:rsidRDefault="0070124B" w:rsidP="00B15176">
      <w:pPr>
        <w:numPr>
          <w:ilvl w:val="0"/>
          <w:numId w:val="19"/>
        </w:numPr>
        <w:rPr>
          <w:rFonts w:ascii="Calibri" w:hAnsi="Calibri" w:cs="Calibri"/>
          <w:sz w:val="20"/>
          <w:szCs w:val="20"/>
        </w:rPr>
      </w:pPr>
      <w:r w:rsidRPr="0070124B">
        <w:rPr>
          <w:rFonts w:ascii="Calibri" w:hAnsi="Calibri" w:cs="Calibri"/>
          <w:b/>
          <w:bCs/>
          <w:sz w:val="20"/>
          <w:szCs w:val="20"/>
        </w:rPr>
        <w:t>Measurement period:</w:t>
      </w:r>
      <w:r w:rsidRPr="0070124B">
        <w:rPr>
          <w:rFonts w:ascii="Calibri" w:hAnsi="Calibri" w:cs="Calibri"/>
          <w:sz w:val="20"/>
          <w:szCs w:val="20"/>
        </w:rPr>
        <w:t xml:space="preserve"> within the Phase 1 operating window (3–6 months, ~10 applications per month).</w:t>
      </w:r>
    </w:p>
    <w:p w14:paraId="57D8997E" w14:textId="77777777" w:rsidR="0070124B" w:rsidRPr="0070124B" w:rsidRDefault="0070124B" w:rsidP="00B15176">
      <w:pPr>
        <w:numPr>
          <w:ilvl w:val="0"/>
          <w:numId w:val="19"/>
        </w:numPr>
        <w:rPr>
          <w:rFonts w:ascii="Calibri" w:hAnsi="Calibri" w:cs="Calibri"/>
          <w:sz w:val="20"/>
          <w:szCs w:val="20"/>
        </w:rPr>
      </w:pPr>
      <w:r w:rsidRPr="0070124B">
        <w:rPr>
          <w:rFonts w:ascii="Calibri" w:hAnsi="Calibri" w:cs="Calibri"/>
          <w:b/>
          <w:bCs/>
          <w:sz w:val="20"/>
          <w:szCs w:val="20"/>
        </w:rPr>
        <w:t>Evidence:</w:t>
      </w:r>
      <w:r w:rsidRPr="0070124B">
        <w:rPr>
          <w:rFonts w:ascii="Calibri" w:hAnsi="Calibri" w:cs="Calibri"/>
          <w:sz w:val="20"/>
          <w:szCs w:val="20"/>
        </w:rPr>
        <w:t xml:space="preserve"> monthly performance reports issued by </w:t>
      </w:r>
      <w:proofErr w:type="spellStart"/>
      <w:r w:rsidRPr="0070124B">
        <w:rPr>
          <w:rFonts w:ascii="Calibri" w:hAnsi="Calibri" w:cs="Calibri"/>
          <w:sz w:val="20"/>
          <w:szCs w:val="20"/>
        </w:rPr>
        <w:t>Wiseflow</w:t>
      </w:r>
      <w:proofErr w:type="spellEnd"/>
      <w:r w:rsidRPr="0070124B">
        <w:rPr>
          <w:rFonts w:ascii="Calibri" w:hAnsi="Calibri" w:cs="Calibri"/>
          <w:sz w:val="20"/>
          <w:szCs w:val="20"/>
        </w:rPr>
        <w:t xml:space="preserve"> with KPI calculations and supporting logs/exports.</w:t>
      </w:r>
    </w:p>
    <w:p w14:paraId="2B856764" w14:textId="77777777" w:rsidR="0070124B" w:rsidRPr="0070124B" w:rsidRDefault="0070124B" w:rsidP="00B15176">
      <w:pPr>
        <w:numPr>
          <w:ilvl w:val="0"/>
          <w:numId w:val="19"/>
        </w:numPr>
        <w:rPr>
          <w:rFonts w:ascii="Calibri" w:hAnsi="Calibri" w:cs="Calibri"/>
          <w:sz w:val="20"/>
          <w:szCs w:val="20"/>
        </w:rPr>
      </w:pPr>
      <w:r w:rsidRPr="0070124B">
        <w:rPr>
          <w:rFonts w:ascii="Calibri" w:hAnsi="Calibri" w:cs="Calibri"/>
          <w:b/>
          <w:bCs/>
          <w:sz w:val="20"/>
          <w:szCs w:val="20"/>
        </w:rPr>
        <w:t>Data access:</w:t>
      </w:r>
      <w:r w:rsidRPr="0070124B">
        <w:rPr>
          <w:rFonts w:ascii="Calibri" w:hAnsi="Calibri" w:cs="Calibri"/>
          <w:sz w:val="20"/>
          <w:szCs w:val="20"/>
        </w:rPr>
        <w:t xml:space="preserve"> Elavon will provide timely access to data required to compute KPIs.</w:t>
      </w:r>
    </w:p>
    <w:p w14:paraId="37DC4165" w14:textId="77777777" w:rsidR="0070124B" w:rsidRPr="0070124B" w:rsidRDefault="0070124B" w:rsidP="0070124B">
      <w:pPr>
        <w:rPr>
          <w:rFonts w:ascii="Calibri" w:hAnsi="Calibri" w:cs="Calibri"/>
          <w:sz w:val="20"/>
          <w:szCs w:val="20"/>
        </w:rPr>
      </w:pPr>
      <w:r w:rsidRPr="0070124B">
        <w:rPr>
          <w:rFonts w:ascii="Calibri" w:hAnsi="Calibri" w:cs="Calibri"/>
          <w:b/>
          <w:bCs/>
          <w:sz w:val="20"/>
          <w:szCs w:val="20"/>
        </w:rPr>
        <w:t>12.3 Exceptions</w:t>
      </w:r>
      <w:r w:rsidRPr="0070124B">
        <w:rPr>
          <w:rFonts w:ascii="Calibri" w:hAnsi="Calibri" w:cs="Calibri"/>
          <w:sz w:val="20"/>
          <w:szCs w:val="20"/>
        </w:rPr>
        <w:br/>
        <w:t xml:space="preserve">Metrics impacted by factors outside </w:t>
      </w:r>
      <w:proofErr w:type="spellStart"/>
      <w:r w:rsidRPr="0070124B">
        <w:rPr>
          <w:rFonts w:ascii="Calibri" w:hAnsi="Calibri" w:cs="Calibri"/>
          <w:sz w:val="20"/>
          <w:szCs w:val="20"/>
        </w:rPr>
        <w:t>Wiseflow’s</w:t>
      </w:r>
      <w:proofErr w:type="spellEnd"/>
      <w:r w:rsidRPr="0070124B">
        <w:rPr>
          <w:rFonts w:ascii="Calibri" w:hAnsi="Calibri" w:cs="Calibri"/>
          <w:sz w:val="20"/>
          <w:szCs w:val="20"/>
        </w:rPr>
        <w:t xml:space="preserve"> reasonable control (e.g., third-party provider outages, materially incomplete applicant data) will be excluded or fairly adjusted by mutual agreement.</w:t>
      </w:r>
    </w:p>
    <w:p w14:paraId="17C57FE8" w14:textId="77777777" w:rsidR="0070124B" w:rsidRPr="0070124B" w:rsidRDefault="0070124B" w:rsidP="0070124B">
      <w:pPr>
        <w:rPr>
          <w:rFonts w:ascii="Calibri" w:hAnsi="Calibri" w:cs="Calibri"/>
          <w:sz w:val="20"/>
          <w:szCs w:val="20"/>
        </w:rPr>
      </w:pPr>
      <w:r w:rsidRPr="0070124B">
        <w:rPr>
          <w:rFonts w:ascii="Calibri" w:hAnsi="Calibri" w:cs="Calibri"/>
          <w:b/>
          <w:bCs/>
          <w:sz w:val="20"/>
          <w:szCs w:val="20"/>
        </w:rPr>
        <w:lastRenderedPageBreak/>
        <w:t>12.4 Review &amp; Remediation</w:t>
      </w:r>
      <w:r w:rsidRPr="0070124B">
        <w:rPr>
          <w:rFonts w:ascii="Calibri" w:hAnsi="Calibri" w:cs="Calibri"/>
          <w:sz w:val="20"/>
          <w:szCs w:val="20"/>
        </w:rPr>
        <w:br/>
        <w:t xml:space="preserve">If any Success Criterion is not met </w:t>
      </w:r>
      <w:proofErr w:type="gramStart"/>
      <w:r w:rsidRPr="0070124B">
        <w:rPr>
          <w:rFonts w:ascii="Calibri" w:hAnsi="Calibri" w:cs="Calibri"/>
          <w:sz w:val="20"/>
          <w:szCs w:val="20"/>
        </w:rPr>
        <w:t>in a given</w:t>
      </w:r>
      <w:proofErr w:type="gramEnd"/>
      <w:r w:rsidRPr="0070124B">
        <w:rPr>
          <w:rFonts w:ascii="Calibri" w:hAnsi="Calibri" w:cs="Calibri"/>
          <w:sz w:val="20"/>
          <w:szCs w:val="20"/>
        </w:rPr>
        <w:t xml:space="preserve"> month, the parties will agree a written remedial plan (owner, actions, target date) within </w:t>
      </w:r>
      <w:r w:rsidRPr="0070124B">
        <w:rPr>
          <w:rFonts w:ascii="Calibri" w:hAnsi="Calibri" w:cs="Calibri"/>
          <w:b/>
          <w:bCs/>
          <w:sz w:val="20"/>
          <w:szCs w:val="20"/>
        </w:rPr>
        <w:t>10 business days</w:t>
      </w:r>
      <w:r w:rsidRPr="0070124B">
        <w:rPr>
          <w:rFonts w:ascii="Calibri" w:hAnsi="Calibri" w:cs="Calibri"/>
          <w:sz w:val="20"/>
          <w:szCs w:val="20"/>
        </w:rPr>
        <w:t>. Progress will be reviewed at the next monthly service review.</w:t>
      </w:r>
    </w:p>
    <w:p w14:paraId="0EC8B450" w14:textId="66C63745" w:rsidR="0070124B" w:rsidRDefault="0070124B" w:rsidP="0070124B">
      <w:pPr>
        <w:rPr>
          <w:ins w:id="81" w:author="Ostermann, Peter" w:date="2025-10-01T10:34:00Z" w16du:dateUtc="2025-10-01T08:34:00Z"/>
          <w:rFonts w:ascii="Calibri" w:hAnsi="Calibri" w:cs="Calibri"/>
          <w:sz w:val="20"/>
          <w:szCs w:val="20"/>
        </w:rPr>
      </w:pPr>
      <w:r w:rsidRPr="0070124B">
        <w:rPr>
          <w:rFonts w:ascii="Calibri" w:hAnsi="Calibri" w:cs="Calibri"/>
          <w:b/>
          <w:bCs/>
          <w:sz w:val="20"/>
          <w:szCs w:val="20"/>
        </w:rPr>
        <w:t>12.5 Contract Term Conversion (1-Year to 3-Year)</w:t>
      </w:r>
      <w:r w:rsidRPr="0070124B">
        <w:rPr>
          <w:rFonts w:ascii="Calibri" w:hAnsi="Calibri" w:cs="Calibri"/>
          <w:sz w:val="20"/>
          <w:szCs w:val="20"/>
        </w:rPr>
        <w:br/>
      </w:r>
      <w:r w:rsidR="003616DD" w:rsidRPr="003616DD">
        <w:rPr>
          <w:rFonts w:ascii="Calibri" w:hAnsi="Calibri" w:cs="Calibri"/>
          <w:sz w:val="20"/>
          <w:szCs w:val="20"/>
        </w:rPr>
        <w:t xml:space="preserve">The initial term of this SOW is </w:t>
      </w:r>
      <w:r w:rsidR="003616DD" w:rsidRPr="003616DD">
        <w:rPr>
          <w:rFonts w:ascii="Calibri" w:hAnsi="Calibri" w:cs="Calibri"/>
          <w:b/>
          <w:bCs/>
          <w:sz w:val="20"/>
          <w:szCs w:val="20"/>
        </w:rPr>
        <w:t xml:space="preserve">one (1) year from </w:t>
      </w:r>
      <w:del w:id="82" w:author="Ostermann, Peter" w:date="2025-10-01T10:33:00Z" w16du:dateUtc="2025-10-01T08:33:00Z">
        <w:r w:rsidR="003616DD" w:rsidRPr="003616DD" w:rsidDel="003E582F">
          <w:rPr>
            <w:rFonts w:ascii="Calibri" w:hAnsi="Calibri" w:cs="Calibri"/>
            <w:b/>
            <w:bCs/>
            <w:sz w:val="20"/>
            <w:szCs w:val="20"/>
          </w:rPr>
          <w:delText>go-live</w:delText>
        </w:r>
      </w:del>
      <w:ins w:id="83" w:author="Ostermann, Peter" w:date="2025-10-01T10:33:00Z" w16du:dateUtc="2025-10-01T08:33:00Z">
        <w:r w:rsidR="003E582F">
          <w:rPr>
            <w:rFonts w:ascii="Calibri" w:hAnsi="Calibri" w:cs="Calibri"/>
            <w:b/>
            <w:bCs/>
            <w:sz w:val="20"/>
            <w:szCs w:val="20"/>
          </w:rPr>
          <w:t>effective date</w:t>
        </w:r>
      </w:ins>
      <w:r w:rsidR="003616DD" w:rsidRPr="003616DD">
        <w:rPr>
          <w:rFonts w:ascii="Calibri" w:hAnsi="Calibri" w:cs="Calibri"/>
          <w:sz w:val="20"/>
          <w:szCs w:val="20"/>
        </w:rPr>
        <w:t xml:space="preserve">. If the Success Criteria in </w:t>
      </w:r>
      <w:r w:rsidR="003616DD" w:rsidRPr="003616DD">
        <w:rPr>
          <w:rFonts w:ascii="Calibri" w:hAnsi="Calibri" w:cs="Calibri"/>
          <w:b/>
          <w:bCs/>
          <w:sz w:val="20"/>
          <w:szCs w:val="20"/>
        </w:rPr>
        <w:t>Appendix D – Success Criteria &amp; Performance Measurement (Phase 1)</w:t>
      </w:r>
      <w:r w:rsidR="003616DD" w:rsidRPr="003616DD">
        <w:rPr>
          <w:rFonts w:ascii="Calibri" w:hAnsi="Calibri" w:cs="Calibri"/>
          <w:sz w:val="20"/>
          <w:szCs w:val="20"/>
        </w:rPr>
        <w:t xml:space="preserve"> are achieved for </w:t>
      </w:r>
      <w:r w:rsidR="003616DD" w:rsidRPr="003616DD">
        <w:rPr>
          <w:rFonts w:ascii="Calibri" w:hAnsi="Calibri" w:cs="Calibri"/>
          <w:b/>
          <w:bCs/>
          <w:sz w:val="20"/>
          <w:szCs w:val="20"/>
        </w:rPr>
        <w:t>two consecutive calendar months</w:t>
      </w:r>
      <w:r w:rsidR="003616DD" w:rsidRPr="003616DD">
        <w:rPr>
          <w:rFonts w:ascii="Calibri" w:hAnsi="Calibri" w:cs="Calibri"/>
          <w:sz w:val="20"/>
          <w:szCs w:val="20"/>
        </w:rPr>
        <w:t xml:space="preserve"> within </w:t>
      </w:r>
      <w:commentRangeStart w:id="84"/>
      <w:r w:rsidR="003616DD" w:rsidRPr="003616DD">
        <w:rPr>
          <w:rFonts w:ascii="Calibri" w:hAnsi="Calibri" w:cs="Calibri"/>
          <w:sz w:val="20"/>
          <w:szCs w:val="20"/>
        </w:rPr>
        <w:t xml:space="preserve">Phase 1, </w:t>
      </w:r>
      <w:r w:rsidR="003616DD" w:rsidRPr="003616DD">
        <w:rPr>
          <w:rFonts w:ascii="Calibri" w:hAnsi="Calibri" w:cs="Calibri"/>
          <w:b/>
          <w:bCs/>
          <w:sz w:val="20"/>
          <w:szCs w:val="20"/>
        </w:rPr>
        <w:t>Elavon may, by written notice within 30 days of receipt of the second month’s performance report, elect to convert the term to three (3) years</w:t>
      </w:r>
      <w:r w:rsidR="003616DD" w:rsidRPr="003616DD">
        <w:rPr>
          <w:rFonts w:ascii="Calibri" w:hAnsi="Calibri" w:cs="Calibri"/>
          <w:sz w:val="20"/>
          <w:szCs w:val="20"/>
        </w:rPr>
        <w:t xml:space="preserve"> (the one-year committed period plus an additional two yea</w:t>
      </w:r>
      <w:commentRangeEnd w:id="84"/>
      <w:r w:rsidR="00F862D1">
        <w:rPr>
          <w:rStyle w:val="CommentReference"/>
        </w:rPr>
        <w:commentReference w:id="84"/>
      </w:r>
      <w:r w:rsidR="003616DD" w:rsidRPr="003616DD">
        <w:rPr>
          <w:rFonts w:ascii="Calibri" w:hAnsi="Calibri" w:cs="Calibri"/>
          <w:sz w:val="20"/>
          <w:szCs w:val="20"/>
        </w:rPr>
        <w:t xml:space="preserve">rs). </w:t>
      </w:r>
      <w:commentRangeStart w:id="85"/>
      <w:r w:rsidR="003616DD" w:rsidRPr="003616DD">
        <w:rPr>
          <w:rFonts w:ascii="Calibri" w:hAnsi="Calibri" w:cs="Calibri"/>
          <w:sz w:val="20"/>
          <w:szCs w:val="20"/>
        </w:rPr>
        <w:t xml:space="preserve">Fees remain as set out in </w:t>
      </w:r>
      <w:r w:rsidR="003616DD" w:rsidRPr="003616DD">
        <w:rPr>
          <w:rFonts w:ascii="Calibri" w:hAnsi="Calibri" w:cs="Calibri"/>
          <w:b/>
          <w:bCs/>
          <w:sz w:val="20"/>
          <w:szCs w:val="20"/>
        </w:rPr>
        <w:t>Appendix C</w:t>
      </w:r>
      <w:r w:rsidR="003616DD" w:rsidRPr="003616DD">
        <w:rPr>
          <w:rFonts w:ascii="Calibri" w:hAnsi="Calibri" w:cs="Calibri"/>
          <w:sz w:val="20"/>
          <w:szCs w:val="20"/>
        </w:rPr>
        <w:t>, unless varied by mutual written agreement.</w:t>
      </w:r>
      <w:commentRangeEnd w:id="85"/>
      <w:r w:rsidR="006A5195">
        <w:rPr>
          <w:rStyle w:val="CommentReference"/>
        </w:rPr>
        <w:commentReference w:id="85"/>
      </w:r>
      <w:ins w:id="86" w:author="David Sant" w:date="2025-12-01T14:24:00Z" w16du:dateUtc="2025-12-01T14:24:00Z">
        <w:r w:rsidR="006A6F49">
          <w:rPr>
            <w:rFonts w:ascii="Calibri" w:hAnsi="Calibri" w:cs="Calibri"/>
            <w:sz w:val="20"/>
            <w:szCs w:val="20"/>
          </w:rPr>
          <w:t xml:space="preserve">  </w:t>
        </w:r>
      </w:ins>
    </w:p>
    <w:p w14:paraId="38232F41" w14:textId="13E97962" w:rsidR="00EF11CB" w:rsidRPr="00EF11CB" w:rsidRDefault="00EF11CB">
      <w:pPr>
        <w:rPr>
          <w:ins w:id="87" w:author="Ostermann, Peter" w:date="2025-10-01T10:34:00Z"/>
          <w:rFonts w:ascii="Calibri" w:hAnsi="Calibri" w:cs="Calibri"/>
          <w:sz w:val="20"/>
          <w:szCs w:val="20"/>
          <w:lang w:val="en-US"/>
          <w:rPrChange w:id="88" w:author="Ostermann, Peter" w:date="2025-10-01T10:34:00Z" w16du:dateUtc="2025-10-01T08:34:00Z">
            <w:rPr>
              <w:ins w:id="89" w:author="Ostermann, Peter" w:date="2025-10-01T10:34:00Z"/>
              <w:rFonts w:ascii="Calibri" w:hAnsi="Calibri" w:cs="Calibri"/>
              <w:sz w:val="20"/>
              <w:szCs w:val="20"/>
              <w:lang w:val="de-DE"/>
            </w:rPr>
          </w:rPrChange>
        </w:rPr>
        <w:pPrChange w:id="90" w:author="Ostermann, Peter" w:date="2025-10-01T10:34:00Z" w16du:dateUtc="2025-10-01T08:34:00Z">
          <w:pPr>
            <w:numPr>
              <w:numId w:val="30"/>
            </w:numPr>
            <w:tabs>
              <w:tab w:val="num" w:pos="720"/>
            </w:tabs>
            <w:ind w:left="720" w:hanging="360"/>
          </w:pPr>
        </w:pPrChange>
      </w:pPr>
      <w:ins w:id="91" w:author="Ostermann, Peter" w:date="2025-10-01T10:34:00Z">
        <w:r w:rsidRPr="00EF11CB">
          <w:rPr>
            <w:rFonts w:ascii="Calibri" w:hAnsi="Calibri" w:cs="Calibri"/>
            <w:b/>
            <w:bCs/>
            <w:sz w:val="20"/>
            <w:szCs w:val="20"/>
            <w:lang w:val="en-US"/>
            <w:rPrChange w:id="92" w:author="Ostermann, Peter" w:date="2025-10-01T10:34:00Z" w16du:dateUtc="2025-10-01T08:34:00Z">
              <w:rPr>
                <w:rFonts w:ascii="Calibri" w:hAnsi="Calibri" w:cs="Calibri"/>
                <w:b/>
                <w:bCs/>
                <w:sz w:val="20"/>
                <w:szCs w:val="20"/>
                <w:lang w:val="de-DE"/>
              </w:rPr>
            </w:rPrChange>
          </w:rPr>
          <w:t>Termination for Convenience</w:t>
        </w:r>
        <w:r w:rsidRPr="00EF11CB">
          <w:rPr>
            <w:rFonts w:ascii="Calibri" w:hAnsi="Calibri" w:cs="Calibri"/>
            <w:sz w:val="20"/>
            <w:szCs w:val="20"/>
            <w:lang w:val="en-US"/>
            <w:rPrChange w:id="93" w:author="Ostermann, Peter" w:date="2025-10-01T10:34:00Z" w16du:dateUtc="2025-10-01T08:34:00Z">
              <w:rPr>
                <w:rFonts w:ascii="Calibri" w:hAnsi="Calibri" w:cs="Calibri"/>
                <w:sz w:val="20"/>
                <w:szCs w:val="20"/>
                <w:lang w:val="de-DE"/>
              </w:rPr>
            </w:rPrChange>
          </w:rPr>
          <w:t xml:space="preserve">: Either party may terminate this Agreement for convenience after a period of twenty-four (24) months from the Effective Date by providing ninety (90) days' written notice to the other party. In the event of termination under this clause, the Service Provider shall be entitled to payment for all services rendered up to the date of </w:t>
        </w:r>
        <w:commentRangeStart w:id="94"/>
        <w:r w:rsidRPr="00EF11CB">
          <w:rPr>
            <w:rFonts w:ascii="Calibri" w:hAnsi="Calibri" w:cs="Calibri"/>
            <w:sz w:val="20"/>
            <w:szCs w:val="20"/>
            <w:lang w:val="en-US"/>
            <w:rPrChange w:id="95" w:author="Ostermann, Peter" w:date="2025-10-01T10:34:00Z" w16du:dateUtc="2025-10-01T08:34:00Z">
              <w:rPr>
                <w:rFonts w:ascii="Calibri" w:hAnsi="Calibri" w:cs="Calibri"/>
                <w:sz w:val="20"/>
                <w:szCs w:val="20"/>
                <w:lang w:val="de-DE"/>
              </w:rPr>
            </w:rPrChange>
          </w:rPr>
          <w:t>termination</w:t>
        </w:r>
      </w:ins>
      <w:commentRangeEnd w:id="94"/>
      <w:ins w:id="96" w:author="Ostermann, Peter" w:date="2025-10-01T10:35:00Z" w16du:dateUtc="2025-10-01T08:35:00Z">
        <w:r w:rsidR="00EC485E">
          <w:rPr>
            <w:rStyle w:val="CommentReference"/>
          </w:rPr>
          <w:commentReference w:id="94"/>
        </w:r>
      </w:ins>
      <w:ins w:id="97" w:author="Ostermann, Peter" w:date="2025-10-01T10:34:00Z">
        <w:r w:rsidRPr="00EF11CB">
          <w:rPr>
            <w:rFonts w:ascii="Calibri" w:hAnsi="Calibri" w:cs="Calibri"/>
            <w:sz w:val="20"/>
            <w:szCs w:val="20"/>
            <w:lang w:val="en-US"/>
            <w:rPrChange w:id="98" w:author="Ostermann, Peter" w:date="2025-10-01T10:34:00Z" w16du:dateUtc="2025-10-01T08:34:00Z">
              <w:rPr>
                <w:rFonts w:ascii="Calibri" w:hAnsi="Calibri" w:cs="Calibri"/>
                <w:sz w:val="20"/>
                <w:szCs w:val="20"/>
                <w:lang w:val="de-DE"/>
              </w:rPr>
            </w:rPrChange>
          </w:rPr>
          <w:t>.</w:t>
        </w:r>
      </w:ins>
    </w:p>
    <w:p w14:paraId="4445D602" w14:textId="77777777" w:rsidR="00EF11CB" w:rsidRPr="00EF11CB" w:rsidRDefault="00EF11CB" w:rsidP="0070124B">
      <w:pPr>
        <w:rPr>
          <w:rFonts w:ascii="Calibri" w:hAnsi="Calibri" w:cs="Calibri"/>
          <w:sz w:val="20"/>
          <w:szCs w:val="20"/>
          <w:lang w:val="en-US"/>
          <w:rPrChange w:id="99" w:author="Ostermann, Peter" w:date="2025-10-01T10:34:00Z" w16du:dateUtc="2025-10-01T08:34:00Z">
            <w:rPr>
              <w:rFonts w:ascii="Calibri" w:hAnsi="Calibri" w:cs="Calibri"/>
              <w:sz w:val="20"/>
              <w:szCs w:val="20"/>
            </w:rPr>
          </w:rPrChange>
        </w:rPr>
      </w:pPr>
    </w:p>
    <w:p w14:paraId="44BA0A0C" w14:textId="7EA77FF3" w:rsidR="0070124B" w:rsidRPr="0070124B" w:rsidRDefault="0070124B" w:rsidP="0070124B">
      <w:pPr>
        <w:rPr>
          <w:rFonts w:ascii="Calibri" w:hAnsi="Calibri" w:cs="Calibri"/>
          <w:sz w:val="20"/>
          <w:szCs w:val="20"/>
        </w:rPr>
      </w:pPr>
      <w:r w:rsidRPr="0070124B">
        <w:rPr>
          <w:rFonts w:ascii="Calibri" w:hAnsi="Calibri" w:cs="Calibri"/>
          <w:b/>
          <w:bCs/>
          <w:sz w:val="20"/>
          <w:szCs w:val="20"/>
        </w:rPr>
        <w:t>12.6 Renewal</w:t>
      </w:r>
      <w:r w:rsidRPr="0070124B">
        <w:rPr>
          <w:rFonts w:ascii="Calibri" w:hAnsi="Calibri" w:cs="Calibri"/>
          <w:sz w:val="20"/>
          <w:szCs w:val="20"/>
        </w:rPr>
        <w:br/>
        <w:t xml:space="preserve">At the end of the three-year term, this SOW renews automatically for successive one-year periods unless either party provides </w:t>
      </w:r>
      <w:r w:rsidRPr="0070124B">
        <w:rPr>
          <w:rFonts w:ascii="Calibri" w:hAnsi="Calibri" w:cs="Calibri"/>
          <w:b/>
          <w:bCs/>
          <w:sz w:val="20"/>
          <w:szCs w:val="20"/>
        </w:rPr>
        <w:t>90 days’ written notice</w:t>
      </w:r>
      <w:r w:rsidRPr="0070124B">
        <w:rPr>
          <w:rFonts w:ascii="Calibri" w:hAnsi="Calibri" w:cs="Calibri"/>
          <w:sz w:val="20"/>
          <w:szCs w:val="20"/>
        </w:rPr>
        <w:t xml:space="preserve"> prior to a renewal date.</w:t>
      </w:r>
    </w:p>
    <w:p w14:paraId="30872836" w14:textId="77777777" w:rsidR="009610BD" w:rsidRDefault="009610BD" w:rsidP="0070124B">
      <w:pPr>
        <w:rPr>
          <w:rFonts w:ascii="Calibri" w:hAnsi="Calibri" w:cs="Calibri"/>
          <w:b/>
          <w:bCs/>
          <w:sz w:val="20"/>
          <w:szCs w:val="20"/>
        </w:rPr>
      </w:pPr>
    </w:p>
    <w:p w14:paraId="638CA688" w14:textId="145F8BE9"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13. Confidentiality &amp; Compliance</w:t>
      </w:r>
    </w:p>
    <w:p w14:paraId="25DD95E9"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Both parties agree to maintain confidentiality and comply with all applicable regulatory and compliance requirements.</w:t>
      </w:r>
    </w:p>
    <w:p w14:paraId="0C95B9DD"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14. Signatures</w:t>
      </w:r>
    </w:p>
    <w:p w14:paraId="67081419" w14:textId="42798712" w:rsidR="0070124B" w:rsidRPr="0070124B" w:rsidRDefault="0070124B" w:rsidP="0070124B">
      <w:pPr>
        <w:rPr>
          <w:rFonts w:ascii="Calibri" w:hAnsi="Calibri" w:cs="Calibri"/>
          <w:sz w:val="20"/>
          <w:szCs w:val="20"/>
        </w:rPr>
      </w:pPr>
      <w:r w:rsidRPr="0070124B">
        <w:rPr>
          <w:rFonts w:ascii="Calibri" w:hAnsi="Calibri" w:cs="Calibri"/>
          <w:sz w:val="20"/>
          <w:szCs w:val="20"/>
        </w:rPr>
        <w:t xml:space="preserve">For </w:t>
      </w:r>
      <w:proofErr w:type="spellStart"/>
      <w:r w:rsidRPr="0070124B">
        <w:rPr>
          <w:rFonts w:ascii="Calibri" w:hAnsi="Calibri" w:cs="Calibri"/>
          <w:sz w:val="20"/>
          <w:szCs w:val="20"/>
        </w:rPr>
        <w:t>Wiseflow</w:t>
      </w:r>
      <w:proofErr w:type="spellEnd"/>
      <w:r w:rsidRPr="0070124B">
        <w:rPr>
          <w:rFonts w:ascii="Calibri" w:hAnsi="Calibri" w:cs="Calibri"/>
          <w:sz w:val="20"/>
          <w:szCs w:val="20"/>
        </w:rPr>
        <w:t>:</w:t>
      </w:r>
      <w:r w:rsidRPr="0070124B">
        <w:rPr>
          <w:rFonts w:ascii="Calibri" w:hAnsi="Calibri" w:cs="Calibri"/>
          <w:sz w:val="20"/>
          <w:szCs w:val="20"/>
        </w:rPr>
        <w:br/>
        <w:t>Name: Teresa Byrne</w:t>
      </w:r>
      <w:r w:rsidRPr="0070124B">
        <w:rPr>
          <w:rFonts w:ascii="Calibri" w:hAnsi="Calibri" w:cs="Calibri"/>
          <w:sz w:val="20"/>
          <w:szCs w:val="20"/>
        </w:rPr>
        <w:br/>
        <w:t>Title: Director</w:t>
      </w:r>
      <w:r w:rsidRPr="0070124B">
        <w:rPr>
          <w:rFonts w:ascii="Calibri" w:hAnsi="Calibri" w:cs="Calibri"/>
          <w:sz w:val="20"/>
          <w:szCs w:val="20"/>
        </w:rPr>
        <w:br/>
        <w:t xml:space="preserve">Date: </w:t>
      </w:r>
    </w:p>
    <w:p w14:paraId="3BF7E17E"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For Elavon:</w:t>
      </w:r>
      <w:r w:rsidRPr="0070124B">
        <w:rPr>
          <w:rFonts w:ascii="Calibri" w:hAnsi="Calibri" w:cs="Calibri"/>
          <w:sz w:val="20"/>
          <w:szCs w:val="20"/>
        </w:rPr>
        <w:br/>
        <w:t>Name:</w:t>
      </w:r>
      <w:r w:rsidRPr="0070124B">
        <w:rPr>
          <w:rFonts w:ascii="Calibri" w:hAnsi="Calibri" w:cs="Calibri"/>
          <w:sz w:val="20"/>
          <w:szCs w:val="20"/>
        </w:rPr>
        <w:br/>
        <w:t>Title:</w:t>
      </w:r>
      <w:r w:rsidRPr="0070124B">
        <w:rPr>
          <w:rFonts w:ascii="Calibri" w:hAnsi="Calibri" w:cs="Calibri"/>
          <w:sz w:val="20"/>
          <w:szCs w:val="20"/>
        </w:rPr>
        <w:br/>
        <w:t>Date:</w:t>
      </w:r>
    </w:p>
    <w:p w14:paraId="5ECD9A00" w14:textId="743D0004" w:rsidR="00466E97" w:rsidRDefault="00466E97">
      <w:pPr>
        <w:rPr>
          <w:rFonts w:ascii="Calibri" w:hAnsi="Calibri" w:cs="Calibri"/>
          <w:sz w:val="20"/>
          <w:szCs w:val="20"/>
        </w:rPr>
      </w:pPr>
      <w:r>
        <w:rPr>
          <w:rFonts w:ascii="Calibri" w:hAnsi="Calibri" w:cs="Calibri"/>
          <w:sz w:val="20"/>
          <w:szCs w:val="20"/>
        </w:rPr>
        <w:br w:type="page"/>
      </w:r>
    </w:p>
    <w:p w14:paraId="037BF9F0" w14:textId="2C09AAD0" w:rsidR="003903B2" w:rsidRPr="00E660B7" w:rsidRDefault="0054119A" w:rsidP="0054119A">
      <w:pPr>
        <w:rPr>
          <w:rFonts w:ascii="Calibri" w:hAnsi="Calibri" w:cs="Calibri"/>
          <w:b/>
          <w:bCs/>
          <w:sz w:val="20"/>
          <w:szCs w:val="20"/>
          <w:lang w:val="fr-FR"/>
          <w:rPrChange w:id="100" w:author="David Sant" w:date="2025-11-25T10:23:00Z" w16du:dateUtc="2025-11-25T10:23:00Z">
            <w:rPr>
              <w:rFonts w:ascii="Calibri" w:hAnsi="Calibri" w:cs="Calibri"/>
              <w:b/>
              <w:bCs/>
              <w:sz w:val="20"/>
              <w:szCs w:val="20"/>
            </w:rPr>
          </w:rPrChange>
        </w:rPr>
      </w:pPr>
      <w:r w:rsidRPr="00E660B7">
        <w:rPr>
          <w:rFonts w:ascii="Calibri" w:hAnsi="Calibri" w:cs="Calibri"/>
          <w:b/>
          <w:bCs/>
          <w:sz w:val="20"/>
          <w:szCs w:val="20"/>
          <w:lang w:val="fr-FR"/>
          <w:rPrChange w:id="101" w:author="David Sant" w:date="2025-11-25T10:23:00Z" w16du:dateUtc="2025-11-25T10:23:00Z">
            <w:rPr>
              <w:rFonts w:ascii="Calibri" w:hAnsi="Calibri" w:cs="Calibri"/>
              <w:b/>
              <w:bCs/>
              <w:sz w:val="20"/>
              <w:szCs w:val="20"/>
            </w:rPr>
          </w:rPrChange>
        </w:rPr>
        <w:lastRenderedPageBreak/>
        <w:t xml:space="preserve">Appendix </w:t>
      </w:r>
    </w:p>
    <w:p w14:paraId="212397CE" w14:textId="12352EF8" w:rsidR="009B208D" w:rsidRPr="00E660B7" w:rsidRDefault="009B208D" w:rsidP="003903B2">
      <w:pPr>
        <w:rPr>
          <w:rFonts w:ascii="Calibri" w:hAnsi="Calibri" w:cs="Calibri"/>
          <w:b/>
          <w:bCs/>
          <w:sz w:val="20"/>
          <w:szCs w:val="20"/>
          <w:lang w:val="fr-FR"/>
          <w:rPrChange w:id="102" w:author="David Sant" w:date="2025-11-25T10:23:00Z" w16du:dateUtc="2025-11-25T10:23:00Z">
            <w:rPr>
              <w:rFonts w:ascii="Calibri" w:hAnsi="Calibri" w:cs="Calibri"/>
              <w:b/>
              <w:bCs/>
              <w:sz w:val="20"/>
              <w:szCs w:val="20"/>
            </w:rPr>
          </w:rPrChange>
        </w:rPr>
      </w:pPr>
      <w:r w:rsidRPr="00E660B7">
        <w:rPr>
          <w:rFonts w:ascii="Calibri" w:hAnsi="Calibri" w:cs="Calibri"/>
          <w:b/>
          <w:bCs/>
          <w:sz w:val="20"/>
          <w:szCs w:val="20"/>
          <w:lang w:val="fr-FR"/>
          <w:rPrChange w:id="103" w:author="David Sant" w:date="2025-11-25T10:23:00Z" w16du:dateUtc="2025-11-25T10:23:00Z">
            <w:rPr>
              <w:rFonts w:ascii="Calibri" w:hAnsi="Calibri" w:cs="Calibri"/>
              <w:b/>
              <w:bCs/>
              <w:sz w:val="20"/>
              <w:szCs w:val="20"/>
            </w:rPr>
          </w:rPrChange>
        </w:rPr>
        <w:t>Appendix A – Technology Scope Document</w:t>
      </w:r>
    </w:p>
    <w:sdt>
      <w:sdtPr>
        <w:rPr>
          <w:rFonts w:asciiTheme="minorHAnsi" w:eastAsiaTheme="minorHAnsi" w:hAnsiTheme="minorHAnsi" w:cstheme="minorBidi"/>
          <w:b w:val="0"/>
          <w:bCs w:val="0"/>
          <w:color w:val="auto"/>
          <w:kern w:val="2"/>
          <w:sz w:val="24"/>
          <w:szCs w:val="24"/>
          <w:lang w:val="en-GB"/>
          <w14:ligatures w14:val="standardContextual"/>
        </w:rPr>
        <w:id w:val="-1126309508"/>
        <w:docPartObj>
          <w:docPartGallery w:val="Table of Contents"/>
          <w:docPartUnique/>
        </w:docPartObj>
      </w:sdtPr>
      <w:sdtEndPr>
        <w:rPr>
          <w:rFonts w:ascii="Calibri" w:hAnsi="Calibri" w:cs="Calibri"/>
          <w:sz w:val="20"/>
          <w:szCs w:val="20"/>
        </w:rPr>
      </w:sdtEndPr>
      <w:sdtContent>
        <w:p w14:paraId="78731E86" w14:textId="77777777" w:rsidR="005C1A3A" w:rsidRPr="0073787F" w:rsidRDefault="005C1A3A" w:rsidP="005C1A3A">
          <w:pPr>
            <w:pStyle w:val="TOCHeading"/>
            <w:rPr>
              <w:rFonts w:ascii="Calibri" w:hAnsi="Calibri" w:cs="Calibri"/>
              <w:color w:val="auto"/>
              <w:sz w:val="20"/>
              <w:szCs w:val="20"/>
              <w:lang w:val="en-GB"/>
            </w:rPr>
          </w:pPr>
          <w:r w:rsidRPr="0073787F">
            <w:rPr>
              <w:rFonts w:ascii="Calibri" w:hAnsi="Calibri" w:cs="Calibri"/>
              <w:color w:val="auto"/>
              <w:sz w:val="20"/>
              <w:szCs w:val="20"/>
              <w:lang w:val="en-GB"/>
            </w:rPr>
            <w:t>Table of Contents</w:t>
          </w:r>
        </w:p>
        <w:p w14:paraId="7366EAEB" w14:textId="77777777" w:rsidR="005C1A3A" w:rsidRPr="0073787F" w:rsidRDefault="005C1A3A" w:rsidP="005C1A3A">
          <w:pPr>
            <w:pStyle w:val="TOC1"/>
            <w:tabs>
              <w:tab w:val="right" w:leader="dot" w:pos="9016"/>
            </w:tabs>
            <w:rPr>
              <w:rFonts w:ascii="Calibri" w:hAnsi="Calibri" w:cs="Calibri"/>
              <w:sz w:val="20"/>
              <w:szCs w:val="20"/>
              <w:lang w:val="en-GB"/>
            </w:rPr>
          </w:pPr>
          <w:r w:rsidRPr="0073787F">
            <w:rPr>
              <w:rFonts w:ascii="Calibri" w:hAnsi="Calibri" w:cs="Calibri"/>
              <w:b w:val="0"/>
              <w:bCs w:val="0"/>
              <w:sz w:val="20"/>
              <w:szCs w:val="20"/>
              <w:lang w:val="en-GB"/>
            </w:rPr>
            <w:fldChar w:fldCharType="begin"/>
          </w:r>
          <w:r w:rsidRPr="0073787F">
            <w:rPr>
              <w:rFonts w:ascii="Calibri" w:hAnsi="Calibri" w:cs="Calibri"/>
              <w:sz w:val="20"/>
              <w:szCs w:val="20"/>
              <w:lang w:val="en-GB"/>
            </w:rPr>
            <w:instrText xml:space="preserve"> TOC \o "1-3" \h \z \u </w:instrText>
          </w:r>
          <w:r w:rsidRPr="0073787F">
            <w:rPr>
              <w:rFonts w:ascii="Calibri" w:hAnsi="Calibri" w:cs="Calibri"/>
              <w:b w:val="0"/>
              <w:bCs w:val="0"/>
              <w:sz w:val="20"/>
              <w:szCs w:val="20"/>
              <w:lang w:val="en-GB"/>
            </w:rPr>
            <w:fldChar w:fldCharType="separate"/>
          </w:r>
          <w:hyperlink w:anchor="_Toc208908523" w:history="1">
            <w:r w:rsidRPr="0073787F">
              <w:rPr>
                <w:rStyle w:val="Hyperlink"/>
                <w:rFonts w:ascii="Calibri" w:hAnsi="Calibri" w:cs="Calibri"/>
                <w:color w:val="auto"/>
                <w:sz w:val="20"/>
                <w:szCs w:val="20"/>
                <w:lang w:val="en-GB"/>
              </w:rPr>
              <w:t>Elavon – Technology Scope</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_Toc208908523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1</w:t>
            </w:r>
            <w:r w:rsidRPr="0073787F">
              <w:rPr>
                <w:rFonts w:ascii="Calibri" w:hAnsi="Calibri" w:cs="Calibri"/>
                <w:webHidden/>
                <w:sz w:val="20"/>
                <w:szCs w:val="20"/>
                <w:lang w:val="en-GB"/>
              </w:rPr>
              <w:fldChar w:fldCharType="end"/>
            </w:r>
          </w:hyperlink>
        </w:p>
        <w:p w14:paraId="4E4F3D78" w14:textId="77777777" w:rsidR="005C1A3A" w:rsidRPr="0073787F" w:rsidRDefault="005C1A3A" w:rsidP="005C1A3A">
          <w:pPr>
            <w:pStyle w:val="TOC2"/>
            <w:tabs>
              <w:tab w:val="right" w:leader="dot" w:pos="9016"/>
            </w:tabs>
            <w:rPr>
              <w:rFonts w:ascii="Calibri" w:hAnsi="Calibri" w:cs="Calibri"/>
              <w:sz w:val="20"/>
              <w:szCs w:val="20"/>
              <w:lang w:val="en-GB"/>
            </w:rPr>
          </w:pPr>
          <w:hyperlink w:anchor="_Toc208908524" w:history="1">
            <w:r w:rsidRPr="0073787F">
              <w:rPr>
                <w:rStyle w:val="Hyperlink"/>
                <w:rFonts w:ascii="Calibri" w:hAnsi="Calibri" w:cs="Calibri"/>
                <w:color w:val="auto"/>
                <w:sz w:val="20"/>
                <w:szCs w:val="20"/>
                <w:lang w:val="en-GB"/>
              </w:rPr>
              <w:t>Scope overview</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_Toc208908524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1</w:t>
            </w:r>
            <w:r w:rsidRPr="0073787F">
              <w:rPr>
                <w:rFonts w:ascii="Calibri" w:hAnsi="Calibri" w:cs="Calibri"/>
                <w:webHidden/>
                <w:sz w:val="20"/>
                <w:szCs w:val="20"/>
                <w:lang w:val="en-GB"/>
              </w:rPr>
              <w:fldChar w:fldCharType="end"/>
            </w:r>
          </w:hyperlink>
        </w:p>
        <w:p w14:paraId="50F6076C" w14:textId="77777777" w:rsidR="005C1A3A" w:rsidRPr="0073787F" w:rsidRDefault="005C1A3A" w:rsidP="005C1A3A">
          <w:pPr>
            <w:pStyle w:val="TOC2"/>
            <w:tabs>
              <w:tab w:val="right" w:leader="dot" w:pos="9016"/>
            </w:tabs>
            <w:rPr>
              <w:rFonts w:ascii="Calibri" w:hAnsi="Calibri" w:cs="Calibri"/>
              <w:sz w:val="20"/>
              <w:szCs w:val="20"/>
              <w:lang w:val="en-GB"/>
            </w:rPr>
          </w:pPr>
          <w:hyperlink w:anchor="_Toc208908525" w:history="1">
            <w:r w:rsidRPr="0073787F">
              <w:rPr>
                <w:rStyle w:val="Hyperlink"/>
                <w:rFonts w:ascii="Calibri" w:hAnsi="Calibri" w:cs="Calibri"/>
                <w:color w:val="auto"/>
                <w:sz w:val="20"/>
                <w:szCs w:val="20"/>
                <w:lang w:val="en-GB"/>
              </w:rPr>
              <w:t>Configuration Settings</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_Toc208908525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2</w:t>
            </w:r>
            <w:r w:rsidRPr="0073787F">
              <w:rPr>
                <w:rFonts w:ascii="Calibri" w:hAnsi="Calibri" w:cs="Calibri"/>
                <w:webHidden/>
                <w:sz w:val="20"/>
                <w:szCs w:val="20"/>
                <w:lang w:val="en-GB"/>
              </w:rPr>
              <w:fldChar w:fldCharType="end"/>
            </w:r>
          </w:hyperlink>
        </w:p>
        <w:p w14:paraId="0987AA7B" w14:textId="77777777" w:rsidR="005C1A3A" w:rsidRPr="0073787F" w:rsidRDefault="005C1A3A" w:rsidP="005C1A3A">
          <w:pPr>
            <w:pStyle w:val="TOC2"/>
            <w:tabs>
              <w:tab w:val="right" w:leader="dot" w:pos="9016"/>
            </w:tabs>
            <w:rPr>
              <w:rFonts w:ascii="Calibri" w:hAnsi="Calibri" w:cs="Calibri"/>
              <w:sz w:val="20"/>
              <w:szCs w:val="20"/>
              <w:lang w:val="en-GB"/>
            </w:rPr>
          </w:pPr>
          <w:hyperlink w:anchor="_Toc208908526" w:history="1">
            <w:r w:rsidRPr="0073787F">
              <w:rPr>
                <w:rStyle w:val="Hyperlink"/>
                <w:rFonts w:ascii="Calibri" w:hAnsi="Calibri" w:cs="Calibri"/>
                <w:color w:val="auto"/>
                <w:sz w:val="20"/>
                <w:szCs w:val="20"/>
                <w:lang w:val="en-GB"/>
              </w:rPr>
              <w:t>Customised Features</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_Toc208908526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4</w:t>
            </w:r>
            <w:r w:rsidRPr="0073787F">
              <w:rPr>
                <w:rFonts w:ascii="Calibri" w:hAnsi="Calibri" w:cs="Calibri"/>
                <w:webHidden/>
                <w:sz w:val="20"/>
                <w:szCs w:val="20"/>
                <w:lang w:val="en-GB"/>
              </w:rPr>
              <w:fldChar w:fldCharType="end"/>
            </w:r>
          </w:hyperlink>
        </w:p>
        <w:p w14:paraId="34A3E7E8" w14:textId="77777777" w:rsidR="005C1A3A" w:rsidRPr="0073787F" w:rsidRDefault="005C1A3A" w:rsidP="005C1A3A">
          <w:pPr>
            <w:pStyle w:val="TOC2"/>
            <w:tabs>
              <w:tab w:val="right" w:leader="dot" w:pos="9016"/>
            </w:tabs>
            <w:rPr>
              <w:rFonts w:ascii="Calibri" w:hAnsi="Calibri" w:cs="Calibri"/>
              <w:sz w:val="20"/>
              <w:szCs w:val="20"/>
              <w:lang w:val="en-GB"/>
            </w:rPr>
          </w:pPr>
          <w:hyperlink w:anchor="_Toc208908527" w:history="1">
            <w:r w:rsidRPr="0073787F">
              <w:rPr>
                <w:rStyle w:val="Hyperlink"/>
                <w:rFonts w:ascii="Calibri" w:hAnsi="Calibri" w:cs="Calibri"/>
                <w:color w:val="auto"/>
                <w:sz w:val="20"/>
                <w:szCs w:val="20"/>
                <w:lang w:val="en-GB"/>
              </w:rPr>
              <w:t>Third Party Applications</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_Toc208908527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5</w:t>
            </w:r>
            <w:r w:rsidRPr="0073787F">
              <w:rPr>
                <w:rFonts w:ascii="Calibri" w:hAnsi="Calibri" w:cs="Calibri"/>
                <w:webHidden/>
                <w:sz w:val="20"/>
                <w:szCs w:val="20"/>
                <w:lang w:val="en-GB"/>
              </w:rPr>
              <w:fldChar w:fldCharType="end"/>
            </w:r>
          </w:hyperlink>
        </w:p>
        <w:p w14:paraId="0F04841A" w14:textId="77777777" w:rsidR="005C1A3A" w:rsidRPr="0073787F" w:rsidRDefault="005C1A3A" w:rsidP="005C1A3A">
          <w:pPr>
            <w:pStyle w:val="TOC2"/>
            <w:tabs>
              <w:tab w:val="right" w:leader="dot" w:pos="9016"/>
            </w:tabs>
            <w:rPr>
              <w:rFonts w:ascii="Calibri" w:hAnsi="Calibri" w:cs="Calibri"/>
              <w:sz w:val="20"/>
              <w:szCs w:val="20"/>
              <w:lang w:val="en-GB"/>
            </w:rPr>
          </w:pPr>
          <w:hyperlink w:anchor="_Toc208908528" w:history="1">
            <w:r w:rsidRPr="0073787F">
              <w:rPr>
                <w:rStyle w:val="Hyperlink"/>
                <w:rFonts w:ascii="Calibri" w:hAnsi="Calibri" w:cs="Calibri"/>
                <w:color w:val="auto"/>
                <w:sz w:val="20"/>
                <w:szCs w:val="20"/>
                <w:lang w:val="en-GB"/>
              </w:rPr>
              <w:t>Recommended Setup</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_Toc208908528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6</w:t>
            </w:r>
            <w:r w:rsidRPr="0073787F">
              <w:rPr>
                <w:rFonts w:ascii="Calibri" w:hAnsi="Calibri" w:cs="Calibri"/>
                <w:webHidden/>
                <w:sz w:val="20"/>
                <w:szCs w:val="20"/>
                <w:lang w:val="en-GB"/>
              </w:rPr>
              <w:fldChar w:fldCharType="end"/>
            </w:r>
          </w:hyperlink>
        </w:p>
        <w:p w14:paraId="3B4CA499" w14:textId="77777777" w:rsidR="005C1A3A" w:rsidRPr="0073787F" w:rsidRDefault="005C1A3A" w:rsidP="005C1A3A">
          <w:pPr>
            <w:pStyle w:val="TOC2"/>
            <w:tabs>
              <w:tab w:val="right" w:leader="dot" w:pos="9016"/>
            </w:tabs>
            <w:rPr>
              <w:rFonts w:ascii="Calibri" w:hAnsi="Calibri" w:cs="Calibri"/>
              <w:sz w:val="20"/>
              <w:szCs w:val="20"/>
              <w:lang w:val="en-GB"/>
            </w:rPr>
          </w:pPr>
          <w:hyperlink w:anchor="_Toc208908529" w:history="1">
            <w:r w:rsidRPr="0073787F">
              <w:rPr>
                <w:rStyle w:val="Hyperlink"/>
                <w:rFonts w:ascii="Calibri" w:hAnsi="Calibri" w:cs="Calibri"/>
                <w:color w:val="auto"/>
                <w:sz w:val="20"/>
                <w:szCs w:val="20"/>
                <w:lang w:val="en-GB"/>
              </w:rPr>
              <w:t>Pricing</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_Toc208908529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8</w:t>
            </w:r>
            <w:r w:rsidRPr="0073787F">
              <w:rPr>
                <w:rFonts w:ascii="Calibri" w:hAnsi="Calibri" w:cs="Calibri"/>
                <w:webHidden/>
                <w:sz w:val="20"/>
                <w:szCs w:val="20"/>
                <w:lang w:val="en-GB"/>
              </w:rPr>
              <w:fldChar w:fldCharType="end"/>
            </w:r>
          </w:hyperlink>
        </w:p>
        <w:p w14:paraId="317DF2AE" w14:textId="77777777" w:rsidR="009610BD" w:rsidRDefault="005C1A3A" w:rsidP="009610BD">
          <w:pPr>
            <w:rPr>
              <w:rFonts w:ascii="Calibri" w:hAnsi="Calibri" w:cs="Calibri"/>
              <w:sz w:val="20"/>
              <w:szCs w:val="20"/>
            </w:rPr>
          </w:pPr>
          <w:r w:rsidRPr="0073787F">
            <w:rPr>
              <w:rFonts w:ascii="Calibri" w:hAnsi="Calibri" w:cs="Calibri"/>
              <w:b/>
              <w:bCs/>
              <w:sz w:val="20"/>
              <w:szCs w:val="20"/>
            </w:rPr>
            <w:fldChar w:fldCharType="end"/>
          </w:r>
        </w:p>
      </w:sdtContent>
    </w:sdt>
    <w:bookmarkStart w:id="104" w:name="_Toc208908524" w:displacedByCustomXml="prev"/>
    <w:p w14:paraId="69CF5FA7" w14:textId="17479DD0" w:rsidR="009B71A8" w:rsidRPr="0073787F" w:rsidRDefault="009B71A8" w:rsidP="009B71A8">
      <w:pPr>
        <w:pStyle w:val="Heading2"/>
        <w:rPr>
          <w:rFonts w:ascii="Calibri" w:hAnsi="Calibri" w:cs="Calibri"/>
          <w:b/>
          <w:bCs/>
          <w:color w:val="auto"/>
          <w:sz w:val="20"/>
          <w:szCs w:val="20"/>
        </w:rPr>
      </w:pPr>
      <w:r w:rsidRPr="0073787F">
        <w:rPr>
          <w:rFonts w:ascii="Calibri" w:hAnsi="Calibri" w:cs="Calibri"/>
          <w:b/>
          <w:bCs/>
          <w:color w:val="auto"/>
          <w:sz w:val="20"/>
          <w:szCs w:val="20"/>
        </w:rPr>
        <w:t>Scope overview</w:t>
      </w:r>
      <w:bookmarkEnd w:id="104"/>
    </w:p>
    <w:p w14:paraId="291975BB" w14:textId="41776E7F" w:rsidR="009B71A8" w:rsidRDefault="00D4177E" w:rsidP="009B71A8">
      <w:pPr>
        <w:pStyle w:val="NoSpacing"/>
        <w:rPr>
          <w:rFonts w:ascii="Calibri" w:hAnsi="Calibri" w:cs="Calibri"/>
          <w:sz w:val="20"/>
          <w:szCs w:val="20"/>
          <w:lang w:val="en-GB"/>
        </w:rPr>
      </w:pPr>
      <w:r w:rsidRPr="00D4177E">
        <w:rPr>
          <w:rFonts w:ascii="Calibri" w:hAnsi="Calibri" w:cs="Calibri"/>
          <w:sz w:val="20"/>
          <w:szCs w:val="20"/>
          <w:lang w:val="en-GB"/>
        </w:rPr>
        <w:t xml:space="preserve">Elavon Enterprise Team will be adopting the </w:t>
      </w:r>
      <w:proofErr w:type="spellStart"/>
      <w:r w:rsidRPr="00D4177E">
        <w:rPr>
          <w:rFonts w:ascii="Calibri" w:hAnsi="Calibri" w:cs="Calibri"/>
          <w:sz w:val="20"/>
          <w:szCs w:val="20"/>
          <w:lang w:val="en-GB"/>
        </w:rPr>
        <w:t>Wiseflow</w:t>
      </w:r>
      <w:proofErr w:type="spellEnd"/>
      <w:r w:rsidRPr="00D4177E">
        <w:rPr>
          <w:rFonts w:ascii="Calibri" w:hAnsi="Calibri" w:cs="Calibri"/>
          <w:sz w:val="20"/>
          <w:szCs w:val="20"/>
          <w:lang w:val="en-GB"/>
        </w:rPr>
        <w:t xml:space="preserve"> platform to deliver </w:t>
      </w:r>
      <w:r w:rsidRPr="00D4177E">
        <w:rPr>
          <w:rFonts w:ascii="Calibri" w:hAnsi="Calibri" w:cs="Calibri"/>
          <w:b/>
          <w:bCs/>
          <w:sz w:val="20"/>
          <w:szCs w:val="20"/>
          <w:lang w:val="en-GB"/>
        </w:rPr>
        <w:t>Phase 1 – Marriott Initial Production Deployment</w:t>
      </w:r>
      <w:r w:rsidRPr="00D4177E">
        <w:rPr>
          <w:rFonts w:ascii="Calibri" w:hAnsi="Calibri" w:cs="Calibri"/>
          <w:sz w:val="20"/>
          <w:szCs w:val="20"/>
          <w:lang w:val="en-GB"/>
        </w:rPr>
        <w:t>. This phase will operate in a live production environment and will form the basis for evaluating success criteria set out in Appendix D</w:t>
      </w:r>
      <w:r>
        <w:rPr>
          <w:rFonts w:ascii="Calibri" w:hAnsi="Calibri" w:cs="Calibri"/>
          <w:sz w:val="20"/>
          <w:szCs w:val="20"/>
          <w:lang w:val="en-GB"/>
        </w:rPr>
        <w:t>.</w:t>
      </w:r>
    </w:p>
    <w:p w14:paraId="589B074C" w14:textId="77777777" w:rsidR="00D4177E" w:rsidRPr="0073787F" w:rsidRDefault="00D4177E" w:rsidP="009B71A8">
      <w:pPr>
        <w:pStyle w:val="NoSpacing"/>
        <w:rPr>
          <w:rFonts w:ascii="Calibri" w:hAnsi="Calibri" w:cs="Calibri"/>
          <w:sz w:val="20"/>
          <w:szCs w:val="20"/>
          <w:lang w:val="en-GB"/>
        </w:rPr>
      </w:pPr>
    </w:p>
    <w:p w14:paraId="50C652E9" w14:textId="50214907" w:rsidR="009B71A8" w:rsidRPr="0073787F" w:rsidRDefault="009B71A8" w:rsidP="009B71A8">
      <w:pPr>
        <w:pStyle w:val="NoSpacing"/>
        <w:rPr>
          <w:rFonts w:ascii="Calibri" w:hAnsi="Calibri" w:cs="Calibri"/>
          <w:sz w:val="20"/>
          <w:szCs w:val="20"/>
          <w:lang w:val="en-GB"/>
        </w:rPr>
      </w:pPr>
      <w:r w:rsidRPr="0073787F">
        <w:rPr>
          <w:rFonts w:ascii="Calibri" w:hAnsi="Calibri" w:cs="Calibri"/>
          <w:sz w:val="20"/>
          <w:szCs w:val="20"/>
          <w:lang w:val="en-GB"/>
        </w:rPr>
        <w:t xml:space="preserve">The purpose of </w:t>
      </w:r>
      <w:r w:rsidR="00204C93">
        <w:rPr>
          <w:rFonts w:ascii="Calibri" w:hAnsi="Calibri" w:cs="Calibri"/>
          <w:sz w:val="20"/>
          <w:szCs w:val="20"/>
          <w:lang w:val="en-GB"/>
        </w:rPr>
        <w:t>Phase 1</w:t>
      </w:r>
      <w:r w:rsidRPr="0073787F">
        <w:rPr>
          <w:rFonts w:ascii="Calibri" w:hAnsi="Calibri" w:cs="Calibri"/>
          <w:sz w:val="20"/>
          <w:szCs w:val="20"/>
          <w:lang w:val="en-GB"/>
        </w:rPr>
        <w:t xml:space="preserve"> is to design, configure, and deliver a production-ready onboarding solution that reflects the scope outlined below. While this initial phase is tailored specifically for Marriott hotels and their affiliates, we have also been informed of the broader requirements across Elavon’s Enterprise team and global business units.</w:t>
      </w:r>
    </w:p>
    <w:p w14:paraId="63679586" w14:textId="77777777" w:rsidR="009B71A8" w:rsidRPr="0073787F" w:rsidRDefault="009B71A8" w:rsidP="009B71A8">
      <w:pPr>
        <w:pStyle w:val="NoSpacing"/>
        <w:rPr>
          <w:rFonts w:ascii="Calibri" w:hAnsi="Calibri" w:cs="Calibri"/>
          <w:sz w:val="20"/>
          <w:szCs w:val="20"/>
          <w:lang w:val="en-GB"/>
        </w:rPr>
      </w:pPr>
    </w:p>
    <w:p w14:paraId="17E03091" w14:textId="2E6D7D60" w:rsidR="009B71A8" w:rsidRPr="0073787F" w:rsidRDefault="009B71A8" w:rsidP="009B71A8">
      <w:pPr>
        <w:pStyle w:val="NoSpacing"/>
        <w:rPr>
          <w:rFonts w:ascii="Calibri" w:hAnsi="Calibri" w:cs="Calibri"/>
          <w:sz w:val="20"/>
          <w:szCs w:val="20"/>
          <w:lang w:val="en-GB"/>
        </w:rPr>
      </w:pPr>
      <w:r w:rsidRPr="0073787F">
        <w:rPr>
          <w:rFonts w:ascii="Calibri" w:hAnsi="Calibri" w:cs="Calibri"/>
          <w:sz w:val="20"/>
          <w:szCs w:val="20"/>
          <w:lang w:val="en-GB"/>
        </w:rPr>
        <w:t xml:space="preserve">Accordingly, all features, </w:t>
      </w:r>
      <w:r w:rsidR="00285493" w:rsidRPr="0073787F">
        <w:rPr>
          <w:rFonts w:ascii="Calibri" w:hAnsi="Calibri" w:cs="Calibri"/>
          <w:sz w:val="20"/>
          <w:szCs w:val="20"/>
          <w:lang w:val="en-GB"/>
        </w:rPr>
        <w:t>customizations’</w:t>
      </w:r>
      <w:r w:rsidRPr="0073787F">
        <w:rPr>
          <w:rFonts w:ascii="Calibri" w:hAnsi="Calibri" w:cs="Calibri"/>
          <w:sz w:val="20"/>
          <w:szCs w:val="20"/>
          <w:lang w:val="en-GB"/>
        </w:rPr>
        <w:t xml:space="preserve">, integrations, and technology work carried out within this </w:t>
      </w:r>
      <w:r w:rsidR="00204C93">
        <w:rPr>
          <w:rFonts w:ascii="Calibri" w:hAnsi="Calibri" w:cs="Calibri"/>
          <w:sz w:val="20"/>
          <w:szCs w:val="20"/>
          <w:lang w:val="en-GB"/>
        </w:rPr>
        <w:t xml:space="preserve">phase </w:t>
      </w:r>
      <w:r w:rsidRPr="0073787F">
        <w:rPr>
          <w:rFonts w:ascii="Calibri" w:hAnsi="Calibri" w:cs="Calibri"/>
          <w:sz w:val="20"/>
          <w:szCs w:val="20"/>
          <w:lang w:val="en-GB"/>
        </w:rPr>
        <w:t>will be architected with scalability in mind—ensuring a streamlined future rollout across additional regions and minimising duplication of effort and cost.</w:t>
      </w:r>
    </w:p>
    <w:p w14:paraId="0EB3D9F5" w14:textId="77777777" w:rsidR="009B71A8" w:rsidRPr="0073787F" w:rsidRDefault="009B71A8" w:rsidP="009B71A8">
      <w:pPr>
        <w:pStyle w:val="NoSpacing"/>
        <w:rPr>
          <w:rFonts w:ascii="Calibri" w:hAnsi="Calibri" w:cs="Calibri"/>
          <w:sz w:val="20"/>
          <w:szCs w:val="20"/>
          <w:lang w:val="en-GB"/>
        </w:rPr>
      </w:pPr>
    </w:p>
    <w:p w14:paraId="24BD5716" w14:textId="77777777" w:rsidR="009B71A8" w:rsidRPr="0073787F" w:rsidRDefault="009B71A8" w:rsidP="009B71A8">
      <w:pPr>
        <w:pStyle w:val="NoSpacing"/>
        <w:rPr>
          <w:rFonts w:ascii="Calibri" w:hAnsi="Calibri" w:cs="Calibri"/>
          <w:b/>
          <w:bCs/>
          <w:sz w:val="20"/>
          <w:szCs w:val="20"/>
          <w:lang w:val="en-GB"/>
        </w:rPr>
      </w:pPr>
      <w:r w:rsidRPr="0073787F">
        <w:rPr>
          <w:rFonts w:ascii="Calibri" w:hAnsi="Calibri" w:cs="Calibri"/>
          <w:b/>
          <w:bCs/>
          <w:sz w:val="20"/>
          <w:szCs w:val="20"/>
          <w:lang w:val="en-GB"/>
        </w:rPr>
        <w:t>Scope Areas:</w:t>
      </w:r>
    </w:p>
    <w:p w14:paraId="0EC29A9F" w14:textId="77777777" w:rsidR="009B71A8" w:rsidRPr="0073787F" w:rsidRDefault="009B71A8" w:rsidP="00B15176">
      <w:pPr>
        <w:pStyle w:val="NoSpacing"/>
        <w:numPr>
          <w:ilvl w:val="0"/>
          <w:numId w:val="1"/>
        </w:numPr>
        <w:rPr>
          <w:rFonts w:ascii="Calibri" w:hAnsi="Calibri" w:cs="Calibri"/>
          <w:sz w:val="20"/>
          <w:szCs w:val="20"/>
          <w:lang w:val="en-GB"/>
        </w:rPr>
      </w:pPr>
      <w:r w:rsidRPr="0073787F">
        <w:rPr>
          <w:rFonts w:ascii="Calibri" w:hAnsi="Calibri" w:cs="Calibri"/>
          <w:sz w:val="20"/>
          <w:szCs w:val="20"/>
          <w:lang w:val="en-GB"/>
        </w:rPr>
        <w:t>Marriott-specific onboarding journey for the onboarding of Marriott hotels and affiliated entities.</w:t>
      </w:r>
    </w:p>
    <w:p w14:paraId="5AB27F01" w14:textId="75002DFD" w:rsidR="009B71A8" w:rsidRPr="0073787F" w:rsidRDefault="009B71A8" w:rsidP="00B15176">
      <w:pPr>
        <w:pStyle w:val="NoSpacing"/>
        <w:numPr>
          <w:ilvl w:val="0"/>
          <w:numId w:val="1"/>
        </w:numPr>
        <w:rPr>
          <w:rFonts w:ascii="Calibri" w:hAnsi="Calibri" w:cs="Calibri"/>
          <w:sz w:val="20"/>
          <w:szCs w:val="20"/>
          <w:lang w:val="en-GB"/>
        </w:rPr>
      </w:pPr>
      <w:r w:rsidRPr="0073787F">
        <w:rPr>
          <w:rFonts w:ascii="Calibri" w:hAnsi="Calibri" w:cs="Calibri"/>
          <w:sz w:val="20"/>
          <w:szCs w:val="20"/>
          <w:lang w:val="en-GB"/>
        </w:rPr>
        <w:t xml:space="preserve">Jurisdiction-specific flows (initially UK &amp; EU markets, see table in </w:t>
      </w:r>
      <w:r w:rsidR="00B72717" w:rsidRPr="0073787F">
        <w:rPr>
          <w:rFonts w:ascii="Calibri" w:hAnsi="Calibri" w:cs="Calibri"/>
          <w:sz w:val="20"/>
          <w:szCs w:val="20"/>
          <w:lang w:val="en-GB"/>
        </w:rPr>
        <w:t>configuration</w:t>
      </w:r>
      <w:r w:rsidRPr="0073787F">
        <w:rPr>
          <w:rFonts w:ascii="Calibri" w:hAnsi="Calibri" w:cs="Calibri"/>
          <w:sz w:val="20"/>
          <w:szCs w:val="20"/>
          <w:lang w:val="en-GB"/>
        </w:rPr>
        <w:t xml:space="preserve"> settings for full breakdown)</w:t>
      </w:r>
    </w:p>
    <w:p w14:paraId="0CBF40E1" w14:textId="77777777" w:rsidR="009B71A8" w:rsidRPr="0073787F" w:rsidRDefault="009B71A8" w:rsidP="00B15176">
      <w:pPr>
        <w:pStyle w:val="NoSpacing"/>
        <w:numPr>
          <w:ilvl w:val="0"/>
          <w:numId w:val="1"/>
        </w:numPr>
        <w:rPr>
          <w:rFonts w:ascii="Calibri" w:hAnsi="Calibri" w:cs="Calibri"/>
          <w:sz w:val="20"/>
          <w:szCs w:val="20"/>
          <w:lang w:val="en-GB"/>
        </w:rPr>
      </w:pPr>
      <w:r w:rsidRPr="0073787F">
        <w:rPr>
          <w:rFonts w:ascii="Calibri" w:hAnsi="Calibri" w:cs="Calibri"/>
          <w:sz w:val="20"/>
          <w:szCs w:val="20"/>
          <w:lang w:val="en-GB"/>
        </w:rPr>
        <w:t>Rule-based logic for jurisdictional, regulatory, and compliance-driven decisioning.</w:t>
      </w:r>
    </w:p>
    <w:p w14:paraId="2028A05A" w14:textId="6A04CAB9" w:rsidR="009B71A8" w:rsidRPr="0073787F" w:rsidRDefault="009B71A8" w:rsidP="00B15176">
      <w:pPr>
        <w:pStyle w:val="NoSpacing"/>
        <w:numPr>
          <w:ilvl w:val="0"/>
          <w:numId w:val="1"/>
        </w:numPr>
        <w:rPr>
          <w:rFonts w:ascii="Calibri" w:hAnsi="Calibri" w:cs="Calibri"/>
          <w:sz w:val="20"/>
          <w:szCs w:val="20"/>
          <w:lang w:val="en-GB"/>
        </w:rPr>
      </w:pPr>
      <w:r w:rsidRPr="0073787F">
        <w:rPr>
          <w:rFonts w:ascii="Calibri" w:hAnsi="Calibri" w:cs="Calibri"/>
          <w:sz w:val="20"/>
          <w:szCs w:val="20"/>
          <w:lang w:val="en-GB"/>
        </w:rPr>
        <w:t xml:space="preserve">Pre-risk screening embedded into the onboarding process to </w:t>
      </w:r>
      <w:ins w:id="105" w:author="David Sant" w:date="2025-11-26T09:39:00Z" w16du:dateUtc="2025-11-26T09:39:00Z">
        <w:r w:rsidR="00D11E5C">
          <w:rPr>
            <w:rFonts w:ascii="Calibri" w:hAnsi="Calibri" w:cs="Calibri"/>
            <w:sz w:val="20"/>
            <w:szCs w:val="20"/>
            <w:lang w:val="en-GB"/>
          </w:rPr>
          <w:t>allow Elavon to meet</w:t>
        </w:r>
      </w:ins>
      <w:del w:id="106" w:author="David Sant" w:date="2025-11-26T09:40:00Z" w16du:dateUtc="2025-11-26T09:40:00Z">
        <w:r w:rsidRPr="0073787F" w:rsidDel="00D11E5C">
          <w:rPr>
            <w:rFonts w:ascii="Calibri" w:hAnsi="Calibri" w:cs="Calibri"/>
            <w:sz w:val="20"/>
            <w:szCs w:val="20"/>
            <w:lang w:val="en-GB"/>
          </w:rPr>
          <w:delText>ensure</w:delText>
        </w:r>
      </w:del>
      <w:ins w:id="107" w:author="David Sant" w:date="2025-11-26T09:40:00Z" w16du:dateUtc="2025-11-26T09:40:00Z">
        <w:r w:rsidR="00D11E5C">
          <w:rPr>
            <w:rFonts w:ascii="Calibri" w:hAnsi="Calibri" w:cs="Calibri"/>
            <w:sz w:val="20"/>
            <w:szCs w:val="20"/>
            <w:lang w:val="en-GB"/>
          </w:rPr>
          <w:t xml:space="preserve"> its</w:t>
        </w:r>
      </w:ins>
      <w:r w:rsidRPr="0073787F">
        <w:rPr>
          <w:rFonts w:ascii="Calibri" w:hAnsi="Calibri" w:cs="Calibri"/>
          <w:sz w:val="20"/>
          <w:szCs w:val="20"/>
          <w:lang w:val="en-GB"/>
        </w:rPr>
        <w:t xml:space="preserve"> compliance </w:t>
      </w:r>
      <w:ins w:id="108" w:author="David Sant" w:date="2025-11-26T09:40:00Z" w16du:dateUtc="2025-11-26T09:40:00Z">
        <w:r w:rsidR="00D11E5C">
          <w:rPr>
            <w:rFonts w:ascii="Calibri" w:hAnsi="Calibri" w:cs="Calibri"/>
            <w:sz w:val="20"/>
            <w:szCs w:val="20"/>
            <w:lang w:val="en-GB"/>
          </w:rPr>
          <w:t xml:space="preserve">requirements </w:t>
        </w:r>
      </w:ins>
      <w:r w:rsidRPr="0073787F">
        <w:rPr>
          <w:rFonts w:ascii="Calibri" w:hAnsi="Calibri" w:cs="Calibri"/>
          <w:sz w:val="20"/>
          <w:szCs w:val="20"/>
          <w:lang w:val="en-GB"/>
        </w:rPr>
        <w:t>and operational efficiency.</w:t>
      </w:r>
    </w:p>
    <w:p w14:paraId="519C6167" w14:textId="77777777" w:rsidR="009B71A8" w:rsidRPr="0073787F" w:rsidRDefault="009B71A8" w:rsidP="009B71A8">
      <w:pPr>
        <w:pStyle w:val="Heading2"/>
        <w:rPr>
          <w:rFonts w:ascii="Calibri" w:hAnsi="Calibri" w:cs="Calibri"/>
          <w:color w:val="auto"/>
          <w:sz w:val="20"/>
          <w:szCs w:val="20"/>
        </w:rPr>
      </w:pPr>
      <w:bookmarkStart w:id="109" w:name="_Toc208908525"/>
      <w:r w:rsidRPr="0073787F">
        <w:rPr>
          <w:rFonts w:ascii="Calibri" w:hAnsi="Calibri" w:cs="Calibri"/>
          <w:color w:val="auto"/>
          <w:sz w:val="20"/>
          <w:szCs w:val="20"/>
        </w:rPr>
        <w:t>Configuration Settings</w:t>
      </w:r>
      <w:bookmarkEnd w:id="109"/>
    </w:p>
    <w:p w14:paraId="77519BE9" w14:textId="0E2C1ADF" w:rsidR="009B71A8" w:rsidRPr="0073787F" w:rsidRDefault="009B71A8" w:rsidP="009B71A8">
      <w:pPr>
        <w:pStyle w:val="NoSpacing"/>
        <w:rPr>
          <w:rFonts w:ascii="Calibri" w:hAnsi="Calibri" w:cs="Calibri"/>
          <w:sz w:val="20"/>
          <w:szCs w:val="20"/>
          <w:lang w:val="en-GB"/>
        </w:rPr>
      </w:pPr>
      <w:r w:rsidRPr="0073787F">
        <w:rPr>
          <w:rFonts w:ascii="Calibri" w:hAnsi="Calibri" w:cs="Calibri"/>
          <w:sz w:val="20"/>
          <w:szCs w:val="20"/>
          <w:lang w:val="en-GB"/>
        </w:rPr>
        <w:t xml:space="preserve">The </w:t>
      </w:r>
      <w:proofErr w:type="spellStart"/>
      <w:r w:rsidRPr="0073787F">
        <w:rPr>
          <w:rFonts w:ascii="Calibri" w:hAnsi="Calibri" w:cs="Calibri"/>
          <w:sz w:val="20"/>
          <w:szCs w:val="20"/>
          <w:lang w:val="en-GB"/>
        </w:rPr>
        <w:t>Wiseflow</w:t>
      </w:r>
      <w:proofErr w:type="spellEnd"/>
      <w:r w:rsidRPr="0073787F">
        <w:rPr>
          <w:rFonts w:ascii="Calibri" w:hAnsi="Calibri" w:cs="Calibri"/>
          <w:sz w:val="20"/>
          <w:szCs w:val="20"/>
          <w:lang w:val="en-GB"/>
        </w:rPr>
        <w:t xml:space="preserve"> platform will be deployed and configured to meet Elavon’s security, compliance, and performance standards</w:t>
      </w:r>
      <w:ins w:id="110" w:author="David Sant" w:date="2025-11-26T09:38:00Z" w16du:dateUtc="2025-11-26T09:38:00Z">
        <w:r w:rsidR="00073430">
          <w:rPr>
            <w:rFonts w:ascii="Calibri" w:hAnsi="Calibri" w:cs="Calibri"/>
            <w:sz w:val="20"/>
            <w:szCs w:val="20"/>
            <w:lang w:val="en-GB"/>
          </w:rPr>
          <w:t xml:space="preserve"> which </w:t>
        </w:r>
        <w:r w:rsidR="00BA14BA">
          <w:rPr>
            <w:rFonts w:ascii="Calibri" w:hAnsi="Calibri" w:cs="Calibri"/>
            <w:sz w:val="20"/>
            <w:szCs w:val="20"/>
            <w:lang w:val="en-GB"/>
          </w:rPr>
          <w:t>are</w:t>
        </w:r>
        <w:r w:rsidR="00073430">
          <w:rPr>
            <w:rFonts w:ascii="Calibri" w:hAnsi="Calibri" w:cs="Calibri"/>
            <w:sz w:val="20"/>
            <w:szCs w:val="20"/>
            <w:lang w:val="en-GB"/>
          </w:rPr>
          <w:t xml:space="preserve"> set out </w:t>
        </w:r>
        <w:r w:rsidR="00BA14BA">
          <w:rPr>
            <w:rFonts w:ascii="Calibri" w:hAnsi="Calibri" w:cs="Calibri"/>
            <w:sz w:val="20"/>
            <w:szCs w:val="20"/>
            <w:lang w:val="en-GB"/>
          </w:rPr>
          <w:t xml:space="preserve">in full </w:t>
        </w:r>
        <w:r w:rsidR="00073430">
          <w:rPr>
            <w:rFonts w:ascii="Calibri" w:hAnsi="Calibri" w:cs="Calibri"/>
            <w:sz w:val="20"/>
            <w:szCs w:val="20"/>
            <w:lang w:val="en-GB"/>
          </w:rPr>
          <w:t>below</w:t>
        </w:r>
      </w:ins>
      <w:r w:rsidRPr="0073787F">
        <w:rPr>
          <w:rFonts w:ascii="Calibri" w:hAnsi="Calibri" w:cs="Calibri"/>
          <w:sz w:val="20"/>
          <w:szCs w:val="20"/>
          <w:lang w:val="en-GB"/>
        </w:rPr>
        <w:t>. The following baseline configuration settings will apply:</w:t>
      </w:r>
    </w:p>
    <w:p w14:paraId="10D71E47" w14:textId="77777777" w:rsidR="009B71A8" w:rsidRPr="0073787F" w:rsidRDefault="009B71A8" w:rsidP="009B71A8">
      <w:pPr>
        <w:rPr>
          <w:rFonts w:ascii="Calibri" w:hAnsi="Calibri" w:cs="Calibri"/>
          <w:sz w:val="20"/>
          <w:szCs w:val="20"/>
        </w:rPr>
      </w:pPr>
    </w:p>
    <w:tbl>
      <w:tblPr>
        <w:tblStyle w:val="TableGrid"/>
        <w:tblW w:w="0" w:type="auto"/>
        <w:tblLayout w:type="fixed"/>
        <w:tblLook w:val="04A0" w:firstRow="1" w:lastRow="0" w:firstColumn="1" w:lastColumn="0" w:noHBand="0" w:noVBand="1"/>
      </w:tblPr>
      <w:tblGrid>
        <w:gridCol w:w="2129"/>
        <w:gridCol w:w="5804"/>
        <w:gridCol w:w="2268"/>
      </w:tblGrid>
      <w:tr w:rsidR="009B71A8" w:rsidRPr="0073787F" w14:paraId="74079044" w14:textId="77777777" w:rsidTr="00FC1E06">
        <w:tc>
          <w:tcPr>
            <w:tcW w:w="2129" w:type="dxa"/>
          </w:tcPr>
          <w:p w14:paraId="27B13B2C" w14:textId="77777777" w:rsidR="009B71A8" w:rsidRPr="0073787F" w:rsidRDefault="009B71A8" w:rsidP="00F65196">
            <w:pPr>
              <w:rPr>
                <w:rFonts w:ascii="Calibri" w:hAnsi="Calibri" w:cs="Calibri"/>
                <w:b/>
                <w:bCs/>
                <w:sz w:val="20"/>
                <w:szCs w:val="20"/>
              </w:rPr>
            </w:pPr>
            <w:r w:rsidRPr="0073787F">
              <w:rPr>
                <w:rFonts w:ascii="Calibri" w:hAnsi="Calibri" w:cs="Calibri"/>
                <w:b/>
                <w:bCs/>
                <w:sz w:val="20"/>
                <w:szCs w:val="20"/>
              </w:rPr>
              <w:t>Setting</w:t>
            </w:r>
          </w:p>
        </w:tc>
        <w:tc>
          <w:tcPr>
            <w:tcW w:w="5804" w:type="dxa"/>
          </w:tcPr>
          <w:p w14:paraId="5537D55C" w14:textId="77777777" w:rsidR="009B71A8" w:rsidRPr="0073787F" w:rsidRDefault="009B71A8" w:rsidP="00F65196">
            <w:pPr>
              <w:rPr>
                <w:rFonts w:ascii="Calibri" w:hAnsi="Calibri" w:cs="Calibri"/>
                <w:b/>
                <w:bCs/>
                <w:sz w:val="20"/>
                <w:szCs w:val="20"/>
              </w:rPr>
            </w:pPr>
            <w:r w:rsidRPr="0073787F">
              <w:rPr>
                <w:rFonts w:ascii="Calibri" w:hAnsi="Calibri" w:cs="Calibri"/>
                <w:b/>
                <w:bCs/>
                <w:sz w:val="20"/>
                <w:szCs w:val="20"/>
              </w:rPr>
              <w:t>Description</w:t>
            </w:r>
          </w:p>
        </w:tc>
        <w:tc>
          <w:tcPr>
            <w:tcW w:w="2268" w:type="dxa"/>
          </w:tcPr>
          <w:p w14:paraId="5A01041C" w14:textId="77777777" w:rsidR="009B71A8" w:rsidRPr="0073787F" w:rsidRDefault="009B71A8" w:rsidP="00F65196">
            <w:pPr>
              <w:rPr>
                <w:rFonts w:ascii="Calibri" w:hAnsi="Calibri" w:cs="Calibri"/>
                <w:b/>
                <w:bCs/>
                <w:sz w:val="20"/>
                <w:szCs w:val="20"/>
              </w:rPr>
            </w:pPr>
            <w:r w:rsidRPr="0073787F">
              <w:rPr>
                <w:rFonts w:ascii="Calibri" w:hAnsi="Calibri" w:cs="Calibri"/>
                <w:b/>
                <w:bCs/>
                <w:sz w:val="20"/>
                <w:szCs w:val="20"/>
              </w:rPr>
              <w:t>Value</w:t>
            </w:r>
          </w:p>
        </w:tc>
      </w:tr>
      <w:tr w:rsidR="009B71A8" w:rsidRPr="0073787F" w14:paraId="3571FF1C" w14:textId="77777777" w:rsidTr="00FC1E06">
        <w:tc>
          <w:tcPr>
            <w:tcW w:w="2129" w:type="dxa"/>
          </w:tcPr>
          <w:p w14:paraId="613688B2"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Multi-tenanted</w:t>
            </w:r>
          </w:p>
        </w:tc>
        <w:tc>
          <w:tcPr>
            <w:tcW w:w="5804" w:type="dxa"/>
          </w:tcPr>
          <w:p w14:paraId="04270895"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Environment is multi-tenanted between jurisdictions.</w:t>
            </w:r>
          </w:p>
        </w:tc>
        <w:tc>
          <w:tcPr>
            <w:tcW w:w="2268" w:type="dxa"/>
          </w:tcPr>
          <w:p w14:paraId="6880EF87"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Yes</w:t>
            </w:r>
          </w:p>
        </w:tc>
      </w:tr>
      <w:tr w:rsidR="009B71A8" w:rsidRPr="0073787F" w14:paraId="3AA63877" w14:textId="77777777" w:rsidTr="00FC1E06">
        <w:tc>
          <w:tcPr>
            <w:tcW w:w="2129" w:type="dxa"/>
          </w:tcPr>
          <w:p w14:paraId="7154B2AE"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VPC-isolated</w:t>
            </w:r>
          </w:p>
        </w:tc>
        <w:tc>
          <w:tcPr>
            <w:tcW w:w="5804" w:type="dxa"/>
          </w:tcPr>
          <w:p w14:paraId="5957B16C"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Environment has isolated VPC instances for client.</w:t>
            </w:r>
          </w:p>
        </w:tc>
        <w:tc>
          <w:tcPr>
            <w:tcW w:w="2268" w:type="dxa"/>
          </w:tcPr>
          <w:p w14:paraId="143E71F3"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Yes</w:t>
            </w:r>
          </w:p>
        </w:tc>
      </w:tr>
      <w:tr w:rsidR="009B71A8" w:rsidRPr="0073787F" w14:paraId="6ACAD1CA" w14:textId="77777777" w:rsidTr="00FC1E06">
        <w:tc>
          <w:tcPr>
            <w:tcW w:w="2129" w:type="dxa"/>
          </w:tcPr>
          <w:p w14:paraId="15D1081F"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Hosting-region(s)</w:t>
            </w:r>
          </w:p>
        </w:tc>
        <w:tc>
          <w:tcPr>
            <w:tcW w:w="5804" w:type="dxa"/>
          </w:tcPr>
          <w:p w14:paraId="0F314D67"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 xml:space="preserve">The region(s) where instance, networks, database and application </w:t>
            </w:r>
            <w:proofErr w:type="gramStart"/>
            <w:r w:rsidRPr="0073787F">
              <w:rPr>
                <w:rFonts w:ascii="Calibri" w:hAnsi="Calibri" w:cs="Calibri"/>
                <w:sz w:val="20"/>
                <w:szCs w:val="20"/>
              </w:rPr>
              <w:t>is</w:t>
            </w:r>
            <w:proofErr w:type="gramEnd"/>
            <w:r w:rsidRPr="0073787F">
              <w:rPr>
                <w:rFonts w:ascii="Calibri" w:hAnsi="Calibri" w:cs="Calibri"/>
                <w:sz w:val="20"/>
                <w:szCs w:val="20"/>
              </w:rPr>
              <w:t xml:space="preserve"> hosted.</w:t>
            </w:r>
          </w:p>
        </w:tc>
        <w:tc>
          <w:tcPr>
            <w:tcW w:w="2268" w:type="dxa"/>
          </w:tcPr>
          <w:p w14:paraId="71732E79"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eu-west-2 (London)</w:t>
            </w:r>
          </w:p>
        </w:tc>
      </w:tr>
      <w:tr w:rsidR="009B71A8" w:rsidRPr="0073787F" w14:paraId="1FFEE61B" w14:textId="77777777" w:rsidTr="00FC1E06">
        <w:tc>
          <w:tcPr>
            <w:tcW w:w="2129" w:type="dxa"/>
          </w:tcPr>
          <w:p w14:paraId="01DF19B7"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ECS Deployment</w:t>
            </w:r>
          </w:p>
        </w:tc>
        <w:tc>
          <w:tcPr>
            <w:tcW w:w="5804" w:type="dxa"/>
          </w:tcPr>
          <w:p w14:paraId="66EA212C"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Application and microservices are containerised and orchestrated via Amazon ECS (</w:t>
            </w:r>
            <w:proofErr w:type="spellStart"/>
            <w:r w:rsidRPr="0073787F">
              <w:rPr>
                <w:rFonts w:ascii="Calibri" w:hAnsi="Calibri" w:cs="Calibri"/>
                <w:sz w:val="20"/>
                <w:szCs w:val="20"/>
              </w:rPr>
              <w:t>Fargate</w:t>
            </w:r>
            <w:proofErr w:type="spellEnd"/>
            <w:r w:rsidRPr="0073787F">
              <w:rPr>
                <w:rFonts w:ascii="Calibri" w:hAnsi="Calibri" w:cs="Calibri"/>
                <w:sz w:val="20"/>
                <w:szCs w:val="20"/>
              </w:rPr>
              <w:t>), enabling elastic scaling and resilience.</w:t>
            </w:r>
          </w:p>
        </w:tc>
        <w:tc>
          <w:tcPr>
            <w:tcW w:w="2268" w:type="dxa"/>
          </w:tcPr>
          <w:p w14:paraId="3F078ED2"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Enabled</w:t>
            </w:r>
          </w:p>
        </w:tc>
      </w:tr>
      <w:tr w:rsidR="009B71A8" w:rsidRPr="0073787F" w14:paraId="487E61AD" w14:textId="77777777" w:rsidTr="00FC1E06">
        <w:tc>
          <w:tcPr>
            <w:tcW w:w="2129" w:type="dxa"/>
          </w:tcPr>
          <w:p w14:paraId="10CE6F28"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Database (RDS)</w:t>
            </w:r>
          </w:p>
        </w:tc>
        <w:tc>
          <w:tcPr>
            <w:tcW w:w="5804" w:type="dxa"/>
          </w:tcPr>
          <w:p w14:paraId="5A8B00BC" w14:textId="7CD2DC54" w:rsidR="009B71A8" w:rsidRPr="0073787F" w:rsidRDefault="009B71A8" w:rsidP="00F65196">
            <w:pPr>
              <w:rPr>
                <w:rFonts w:ascii="Calibri" w:hAnsi="Calibri" w:cs="Calibri"/>
                <w:sz w:val="20"/>
                <w:szCs w:val="20"/>
              </w:rPr>
            </w:pPr>
            <w:r w:rsidRPr="0073787F">
              <w:rPr>
                <w:rFonts w:ascii="Calibri" w:hAnsi="Calibri" w:cs="Calibri"/>
                <w:sz w:val="20"/>
                <w:szCs w:val="20"/>
              </w:rPr>
              <w:t xml:space="preserve">Dedicated Amazon RDS (PostgreSQL) instance provisioned for Elavon to ensure performance, </w:t>
            </w:r>
            <w:ins w:id="111" w:author="David Sant" w:date="2025-11-26T09:40:00Z" w16du:dateUtc="2025-11-26T09:40:00Z">
              <w:r w:rsidR="00EF0176">
                <w:rPr>
                  <w:rFonts w:ascii="Calibri" w:hAnsi="Calibri" w:cs="Calibri"/>
                  <w:sz w:val="20"/>
                  <w:szCs w:val="20"/>
                </w:rPr>
                <w:t xml:space="preserve">and meet Elavon’s requirements </w:t>
              </w:r>
              <w:r w:rsidR="00FB7D61">
                <w:rPr>
                  <w:rFonts w:ascii="Calibri" w:hAnsi="Calibri" w:cs="Calibri"/>
                  <w:sz w:val="20"/>
                  <w:szCs w:val="20"/>
                </w:rPr>
                <w:t xml:space="preserve">for </w:t>
              </w:r>
            </w:ins>
            <w:r w:rsidRPr="0073787F">
              <w:rPr>
                <w:rFonts w:ascii="Calibri" w:hAnsi="Calibri" w:cs="Calibri"/>
                <w:sz w:val="20"/>
                <w:szCs w:val="20"/>
              </w:rPr>
              <w:t>compliance, and data residency.</w:t>
            </w:r>
          </w:p>
        </w:tc>
        <w:tc>
          <w:tcPr>
            <w:tcW w:w="2268" w:type="dxa"/>
          </w:tcPr>
          <w:p w14:paraId="21A816C6"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Provisioned with automated backups</w:t>
            </w:r>
          </w:p>
        </w:tc>
      </w:tr>
      <w:tr w:rsidR="009B71A8" w:rsidRPr="0073787F" w14:paraId="41E35CA3" w14:textId="77777777" w:rsidTr="00FC1E06">
        <w:tc>
          <w:tcPr>
            <w:tcW w:w="2129" w:type="dxa"/>
          </w:tcPr>
          <w:p w14:paraId="33760915"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Networking &amp; Security</w:t>
            </w:r>
          </w:p>
        </w:tc>
        <w:tc>
          <w:tcPr>
            <w:tcW w:w="5804" w:type="dxa"/>
          </w:tcPr>
          <w:p w14:paraId="52473F4C"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 xml:space="preserve">VPC-level isolation, private subnets, security groups, and network ACLs configured according to </w:t>
            </w:r>
            <w:proofErr w:type="spellStart"/>
            <w:r w:rsidRPr="0073787F">
              <w:rPr>
                <w:rFonts w:ascii="Calibri" w:hAnsi="Calibri" w:cs="Calibri"/>
                <w:sz w:val="20"/>
                <w:szCs w:val="20"/>
              </w:rPr>
              <w:t>Wiseflow’s</w:t>
            </w:r>
            <w:proofErr w:type="spellEnd"/>
            <w:r w:rsidRPr="0073787F">
              <w:rPr>
                <w:rFonts w:ascii="Calibri" w:hAnsi="Calibri" w:cs="Calibri"/>
                <w:sz w:val="20"/>
                <w:szCs w:val="20"/>
              </w:rPr>
              <w:t xml:space="preserve"> ISO 27001 and client compliance policies.</w:t>
            </w:r>
          </w:p>
        </w:tc>
        <w:tc>
          <w:tcPr>
            <w:tcW w:w="2268" w:type="dxa"/>
          </w:tcPr>
          <w:p w14:paraId="12542A31"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Configured per-client VPC</w:t>
            </w:r>
          </w:p>
        </w:tc>
      </w:tr>
      <w:tr w:rsidR="009B71A8" w:rsidRPr="0073787F" w14:paraId="222A6D4F" w14:textId="77777777" w:rsidTr="00FC1E06">
        <w:tc>
          <w:tcPr>
            <w:tcW w:w="2129" w:type="dxa"/>
          </w:tcPr>
          <w:p w14:paraId="4A65B3F4"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White-label Onboarding URL</w:t>
            </w:r>
          </w:p>
        </w:tc>
        <w:tc>
          <w:tcPr>
            <w:tcW w:w="5804" w:type="dxa"/>
          </w:tcPr>
          <w:p w14:paraId="3AB57035" w14:textId="170FB709" w:rsidR="009B71A8" w:rsidRPr="0073787F" w:rsidRDefault="009B71A8" w:rsidP="00F65196">
            <w:pPr>
              <w:rPr>
                <w:rFonts w:ascii="Calibri" w:hAnsi="Calibri" w:cs="Calibri"/>
                <w:sz w:val="20"/>
                <w:szCs w:val="20"/>
              </w:rPr>
            </w:pPr>
            <w:r w:rsidRPr="0073787F">
              <w:rPr>
                <w:rFonts w:ascii="Calibri" w:hAnsi="Calibri" w:cs="Calibri"/>
                <w:sz w:val="20"/>
                <w:szCs w:val="20"/>
              </w:rPr>
              <w:t xml:space="preserve">Custom onboarding domain for Marriott </w:t>
            </w:r>
            <w:r w:rsidR="00204C93">
              <w:rPr>
                <w:rFonts w:ascii="Calibri" w:hAnsi="Calibri" w:cs="Calibri"/>
                <w:sz w:val="20"/>
                <w:szCs w:val="20"/>
              </w:rPr>
              <w:t>phase 1</w:t>
            </w:r>
            <w:r w:rsidRPr="0073787F">
              <w:rPr>
                <w:rFonts w:ascii="Calibri" w:hAnsi="Calibri" w:cs="Calibri"/>
                <w:sz w:val="20"/>
                <w:szCs w:val="20"/>
              </w:rPr>
              <w:t>.</w:t>
            </w:r>
          </w:p>
        </w:tc>
        <w:commentRangeStart w:id="112"/>
        <w:commentRangeStart w:id="113"/>
        <w:tc>
          <w:tcPr>
            <w:tcW w:w="2268" w:type="dxa"/>
          </w:tcPr>
          <w:p w14:paraId="5D9E6F8D"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fldChar w:fldCharType="begin"/>
            </w:r>
            <w:r w:rsidRPr="0073787F">
              <w:rPr>
                <w:rFonts w:ascii="Calibri" w:hAnsi="Calibri" w:cs="Calibri"/>
                <w:sz w:val="20"/>
                <w:szCs w:val="20"/>
              </w:rPr>
              <w:instrText>HYPERLINK "https://flow.elavon.eu"</w:instrText>
            </w:r>
            <w:r w:rsidRPr="0073787F">
              <w:rPr>
                <w:rFonts w:ascii="Calibri" w:hAnsi="Calibri" w:cs="Calibri"/>
                <w:sz w:val="20"/>
                <w:szCs w:val="20"/>
              </w:rPr>
            </w:r>
            <w:r w:rsidRPr="0073787F">
              <w:rPr>
                <w:rFonts w:ascii="Calibri" w:hAnsi="Calibri" w:cs="Calibri"/>
                <w:sz w:val="20"/>
                <w:szCs w:val="20"/>
              </w:rPr>
              <w:fldChar w:fldCharType="separate"/>
            </w:r>
            <w:r w:rsidRPr="0073787F">
              <w:rPr>
                <w:rStyle w:val="Hyperlink"/>
                <w:rFonts w:ascii="Calibri" w:hAnsi="Calibri" w:cs="Calibri"/>
                <w:color w:val="auto"/>
                <w:sz w:val="20"/>
                <w:szCs w:val="20"/>
              </w:rPr>
              <w:t>https://flow.elavon.eu</w:t>
            </w:r>
            <w:r w:rsidRPr="0073787F">
              <w:rPr>
                <w:rFonts w:ascii="Calibri" w:hAnsi="Calibri" w:cs="Calibri"/>
                <w:sz w:val="20"/>
                <w:szCs w:val="20"/>
              </w:rPr>
              <w:fldChar w:fldCharType="end"/>
            </w:r>
            <w:r w:rsidRPr="0073787F">
              <w:rPr>
                <w:rFonts w:ascii="Calibri" w:hAnsi="Calibri" w:cs="Calibri"/>
                <w:sz w:val="20"/>
                <w:szCs w:val="20"/>
              </w:rPr>
              <w:t xml:space="preserve"> </w:t>
            </w:r>
            <w:commentRangeEnd w:id="112"/>
            <w:r w:rsidRPr="0073787F">
              <w:rPr>
                <w:rStyle w:val="CommentReference"/>
                <w:rFonts w:ascii="Calibri" w:hAnsi="Calibri" w:cs="Calibri"/>
                <w:sz w:val="20"/>
                <w:szCs w:val="20"/>
              </w:rPr>
              <w:commentReference w:id="112"/>
            </w:r>
            <w:commentRangeEnd w:id="113"/>
            <w:r>
              <w:rPr>
                <w:rStyle w:val="CommentReference"/>
              </w:rPr>
              <w:commentReference w:id="113"/>
            </w:r>
          </w:p>
        </w:tc>
      </w:tr>
      <w:tr w:rsidR="009B71A8" w:rsidRPr="0073787F" w14:paraId="20454AA2" w14:textId="77777777" w:rsidTr="00FC1E06">
        <w:tc>
          <w:tcPr>
            <w:tcW w:w="2129" w:type="dxa"/>
          </w:tcPr>
          <w:p w14:paraId="50B0378E"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Sandbox Environment URL</w:t>
            </w:r>
          </w:p>
        </w:tc>
        <w:tc>
          <w:tcPr>
            <w:tcW w:w="5804" w:type="dxa"/>
          </w:tcPr>
          <w:p w14:paraId="135023D9"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Separate UAT/sandbox environment for internal Elavon testing.</w:t>
            </w:r>
          </w:p>
        </w:tc>
        <w:tc>
          <w:tcPr>
            <w:tcW w:w="2268" w:type="dxa"/>
          </w:tcPr>
          <w:p w14:paraId="047BE678" w14:textId="77777777" w:rsidR="009B71A8" w:rsidRPr="0073787F" w:rsidRDefault="009B71A8" w:rsidP="00F65196">
            <w:pPr>
              <w:rPr>
                <w:rFonts w:ascii="Calibri" w:hAnsi="Calibri" w:cs="Calibri"/>
                <w:sz w:val="20"/>
                <w:szCs w:val="20"/>
              </w:rPr>
            </w:pPr>
            <w:hyperlink r:id="rId16" w:history="1">
              <w:r w:rsidRPr="0073787F">
                <w:rPr>
                  <w:rStyle w:val="Hyperlink"/>
                  <w:rFonts w:ascii="Calibri" w:hAnsi="Calibri" w:cs="Calibri"/>
                  <w:color w:val="auto"/>
                  <w:sz w:val="20"/>
                  <w:szCs w:val="20"/>
                </w:rPr>
                <w:t>https://sandbox.elavon.wiseflow.ai</w:t>
              </w:r>
            </w:hyperlink>
            <w:r w:rsidRPr="0073787F">
              <w:rPr>
                <w:rFonts w:ascii="Calibri" w:hAnsi="Calibri" w:cs="Calibri"/>
                <w:sz w:val="20"/>
                <w:szCs w:val="20"/>
              </w:rPr>
              <w:t xml:space="preserve"> </w:t>
            </w:r>
          </w:p>
        </w:tc>
      </w:tr>
      <w:tr w:rsidR="009B71A8" w:rsidRPr="0073787F" w14:paraId="5F65AE2E" w14:textId="77777777" w:rsidTr="00FC1E06">
        <w:tc>
          <w:tcPr>
            <w:tcW w:w="2129" w:type="dxa"/>
          </w:tcPr>
          <w:p w14:paraId="1D4CF5CE"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lastRenderedPageBreak/>
              <w:t>API Endpoint</w:t>
            </w:r>
          </w:p>
        </w:tc>
        <w:tc>
          <w:tcPr>
            <w:tcW w:w="5804" w:type="dxa"/>
          </w:tcPr>
          <w:p w14:paraId="2C7EA838"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Base API URL for programmatic access to onboarding services.</w:t>
            </w:r>
          </w:p>
        </w:tc>
        <w:tc>
          <w:tcPr>
            <w:tcW w:w="2268" w:type="dxa"/>
          </w:tcPr>
          <w:p w14:paraId="120831A8" w14:textId="77777777" w:rsidR="009B71A8" w:rsidRPr="0073787F" w:rsidRDefault="009B71A8" w:rsidP="00F65196">
            <w:pPr>
              <w:rPr>
                <w:rFonts w:ascii="Calibri" w:hAnsi="Calibri" w:cs="Calibri"/>
                <w:sz w:val="20"/>
                <w:szCs w:val="20"/>
              </w:rPr>
            </w:pPr>
            <w:hyperlink r:id="rId17" w:history="1">
              <w:r w:rsidRPr="0073787F">
                <w:rPr>
                  <w:rStyle w:val="Hyperlink"/>
                  <w:rFonts w:ascii="Calibri" w:hAnsi="Calibri" w:cs="Calibri"/>
                  <w:color w:val="auto"/>
                  <w:sz w:val="20"/>
                  <w:szCs w:val="20"/>
                </w:rPr>
                <w:t>https://api.elavon.wiseflow.ai</w:t>
              </w:r>
            </w:hyperlink>
            <w:r w:rsidRPr="0073787F">
              <w:rPr>
                <w:rFonts w:ascii="Calibri" w:hAnsi="Calibri" w:cs="Calibri"/>
                <w:sz w:val="20"/>
                <w:szCs w:val="20"/>
              </w:rPr>
              <w:t xml:space="preserve"> </w:t>
            </w:r>
          </w:p>
        </w:tc>
      </w:tr>
      <w:tr w:rsidR="009B71A8" w:rsidRPr="0073787F" w14:paraId="480DD627" w14:textId="77777777" w:rsidTr="00FC1E06">
        <w:tc>
          <w:tcPr>
            <w:tcW w:w="2129" w:type="dxa"/>
          </w:tcPr>
          <w:p w14:paraId="5AD804BC"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Email Communications</w:t>
            </w:r>
          </w:p>
        </w:tc>
        <w:tc>
          <w:tcPr>
            <w:tcW w:w="5804" w:type="dxa"/>
          </w:tcPr>
          <w:p w14:paraId="2C3A7AF6"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Notification and transactional emails sent from branded Elavon domain.</w:t>
            </w:r>
          </w:p>
        </w:tc>
        <w:tc>
          <w:tcPr>
            <w:tcW w:w="2268" w:type="dxa"/>
          </w:tcPr>
          <w:p w14:paraId="5A8C00F6" w14:textId="77777777" w:rsidR="009B71A8" w:rsidRPr="0073787F" w:rsidRDefault="009B71A8" w:rsidP="00F65196">
            <w:pPr>
              <w:rPr>
                <w:rFonts w:ascii="Calibri" w:hAnsi="Calibri" w:cs="Calibri"/>
                <w:sz w:val="20"/>
                <w:szCs w:val="20"/>
              </w:rPr>
            </w:pPr>
            <w:hyperlink r:id="rId18" w:history="1">
              <w:r w:rsidRPr="0073787F">
                <w:rPr>
                  <w:rStyle w:val="Hyperlink"/>
                  <w:rFonts w:ascii="Calibri" w:hAnsi="Calibri" w:cs="Calibri"/>
                  <w:color w:val="auto"/>
                  <w:sz w:val="20"/>
                  <w:szCs w:val="20"/>
                </w:rPr>
                <w:t>flow@elavon.eu</w:t>
              </w:r>
            </w:hyperlink>
            <w:commentRangeStart w:id="114"/>
            <w:r w:rsidRPr="0073787F">
              <w:rPr>
                <w:rFonts w:ascii="Calibri" w:hAnsi="Calibri" w:cs="Calibri"/>
                <w:sz w:val="20"/>
                <w:szCs w:val="20"/>
              </w:rPr>
              <w:t xml:space="preserve">  </w:t>
            </w:r>
            <w:commentRangeEnd w:id="114"/>
            <w:r w:rsidRPr="0073787F">
              <w:rPr>
                <w:rStyle w:val="CommentReference"/>
                <w:rFonts w:ascii="Calibri" w:hAnsi="Calibri" w:cs="Calibri"/>
                <w:sz w:val="20"/>
                <w:szCs w:val="20"/>
              </w:rPr>
              <w:commentReference w:id="114"/>
            </w:r>
            <w:r w:rsidRPr="0073787F">
              <w:rPr>
                <w:rFonts w:ascii="Calibri" w:hAnsi="Calibri" w:cs="Calibri"/>
                <w:sz w:val="20"/>
                <w:szCs w:val="20"/>
              </w:rPr>
              <w:t>(SPF/DKIM/DMARC applied)</w:t>
            </w:r>
          </w:p>
        </w:tc>
      </w:tr>
      <w:tr w:rsidR="009B71A8" w:rsidRPr="0073787F" w14:paraId="22D8A75D" w14:textId="77777777" w:rsidTr="00FC1E06">
        <w:tc>
          <w:tcPr>
            <w:tcW w:w="2129" w:type="dxa"/>
          </w:tcPr>
          <w:p w14:paraId="55DD6883"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Custom URLs</w:t>
            </w:r>
          </w:p>
        </w:tc>
        <w:tc>
          <w:tcPr>
            <w:tcW w:w="5804" w:type="dxa"/>
          </w:tcPr>
          <w:p w14:paraId="29FF5B55"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Additional URLs for environment separation and testing.</w:t>
            </w:r>
          </w:p>
        </w:tc>
        <w:tc>
          <w:tcPr>
            <w:tcW w:w="2268" w:type="dxa"/>
          </w:tcPr>
          <w:p w14:paraId="445F9B61" w14:textId="77777777" w:rsidR="009B71A8" w:rsidRPr="0073787F" w:rsidRDefault="009B71A8" w:rsidP="00F65196">
            <w:pPr>
              <w:rPr>
                <w:rFonts w:ascii="Calibri" w:hAnsi="Calibri" w:cs="Calibri"/>
                <w:sz w:val="20"/>
                <w:szCs w:val="20"/>
              </w:rPr>
            </w:pPr>
            <w:commentRangeStart w:id="115"/>
            <w:r w:rsidRPr="0073787F">
              <w:rPr>
                <w:rFonts w:ascii="Calibri" w:hAnsi="Calibri" w:cs="Calibri"/>
                <w:sz w:val="20"/>
                <w:szCs w:val="20"/>
              </w:rPr>
              <w:t>None.</w:t>
            </w:r>
            <w:commentRangeEnd w:id="115"/>
            <w:r w:rsidRPr="0073787F">
              <w:rPr>
                <w:rStyle w:val="CommentReference"/>
                <w:rFonts w:ascii="Calibri" w:hAnsi="Calibri" w:cs="Calibri"/>
                <w:sz w:val="20"/>
                <w:szCs w:val="20"/>
              </w:rPr>
              <w:commentReference w:id="115"/>
            </w:r>
          </w:p>
        </w:tc>
      </w:tr>
      <w:tr w:rsidR="009B71A8" w:rsidRPr="0073787F" w14:paraId="3B912F00" w14:textId="77777777" w:rsidTr="00FC1E06">
        <w:tc>
          <w:tcPr>
            <w:tcW w:w="2129" w:type="dxa"/>
          </w:tcPr>
          <w:p w14:paraId="6C996D6E"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High Availability</w:t>
            </w:r>
          </w:p>
        </w:tc>
        <w:tc>
          <w:tcPr>
            <w:tcW w:w="5804" w:type="dxa"/>
          </w:tcPr>
          <w:p w14:paraId="5507FC36"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 xml:space="preserve">ECS + RDS deployed </w:t>
            </w:r>
            <w:proofErr w:type="gramStart"/>
            <w:r w:rsidRPr="0073787F">
              <w:rPr>
                <w:rFonts w:ascii="Calibri" w:hAnsi="Calibri" w:cs="Calibri"/>
                <w:sz w:val="20"/>
                <w:szCs w:val="20"/>
              </w:rPr>
              <w:t>Multi-AZ</w:t>
            </w:r>
            <w:proofErr w:type="gramEnd"/>
            <w:r w:rsidRPr="0073787F">
              <w:rPr>
                <w:rFonts w:ascii="Calibri" w:hAnsi="Calibri" w:cs="Calibri"/>
                <w:sz w:val="20"/>
                <w:szCs w:val="20"/>
              </w:rPr>
              <w:t xml:space="preserve"> with auto-scaling and failover.</w:t>
            </w:r>
          </w:p>
        </w:tc>
        <w:tc>
          <w:tcPr>
            <w:tcW w:w="2268" w:type="dxa"/>
          </w:tcPr>
          <w:p w14:paraId="2E638925"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Enabled across 3x AZs in eu-west-2</w:t>
            </w:r>
          </w:p>
        </w:tc>
      </w:tr>
      <w:tr w:rsidR="009B71A8" w:rsidRPr="0073787F" w14:paraId="786FCBB9" w14:textId="77777777" w:rsidTr="00FC1E06">
        <w:tc>
          <w:tcPr>
            <w:tcW w:w="2129" w:type="dxa"/>
          </w:tcPr>
          <w:p w14:paraId="4BC4F5AE"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Monitoring &amp; Logging</w:t>
            </w:r>
          </w:p>
        </w:tc>
        <w:tc>
          <w:tcPr>
            <w:tcW w:w="5804" w:type="dxa"/>
          </w:tcPr>
          <w:p w14:paraId="5E11F684"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Application logs, ECS task metrics, RDS monitoring, and audit logs exposed via CloudWatch.</w:t>
            </w:r>
          </w:p>
        </w:tc>
        <w:tc>
          <w:tcPr>
            <w:tcW w:w="2268" w:type="dxa"/>
          </w:tcPr>
          <w:p w14:paraId="722B0BC7" w14:textId="77777777" w:rsidR="009B71A8" w:rsidRPr="0073787F" w:rsidRDefault="009B71A8" w:rsidP="00B15176">
            <w:pPr>
              <w:pStyle w:val="ListParagraph"/>
              <w:numPr>
                <w:ilvl w:val="0"/>
                <w:numId w:val="7"/>
              </w:numPr>
              <w:rPr>
                <w:rFonts w:ascii="Calibri" w:hAnsi="Calibri" w:cs="Calibri"/>
                <w:sz w:val="20"/>
                <w:szCs w:val="20"/>
              </w:rPr>
            </w:pPr>
            <w:r w:rsidRPr="0073787F">
              <w:rPr>
                <w:rFonts w:ascii="Calibri" w:hAnsi="Calibri" w:cs="Calibri"/>
                <w:sz w:val="20"/>
                <w:szCs w:val="20"/>
              </w:rPr>
              <w:t xml:space="preserve">AWS CloudWatch dashboards + </w:t>
            </w:r>
            <w:proofErr w:type="spellStart"/>
            <w:r w:rsidRPr="0073787F">
              <w:rPr>
                <w:rFonts w:ascii="Calibri" w:hAnsi="Calibri" w:cs="Calibri"/>
                <w:sz w:val="20"/>
                <w:szCs w:val="20"/>
              </w:rPr>
              <w:t>Wiseflow</w:t>
            </w:r>
            <w:proofErr w:type="spellEnd"/>
            <w:r w:rsidRPr="0073787F">
              <w:rPr>
                <w:rFonts w:ascii="Calibri" w:hAnsi="Calibri" w:cs="Calibri"/>
                <w:sz w:val="20"/>
                <w:szCs w:val="20"/>
              </w:rPr>
              <w:t xml:space="preserve"> Admin Console</w:t>
            </w:r>
          </w:p>
        </w:tc>
      </w:tr>
      <w:tr w:rsidR="009B71A8" w:rsidRPr="0073787F" w14:paraId="17614691" w14:textId="77777777" w:rsidTr="003447D8">
        <w:trPr>
          <w:trHeight w:val="943"/>
        </w:trPr>
        <w:tc>
          <w:tcPr>
            <w:tcW w:w="2129" w:type="dxa"/>
          </w:tcPr>
          <w:p w14:paraId="73E770EA"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Jurisdictions</w:t>
            </w:r>
          </w:p>
        </w:tc>
        <w:tc>
          <w:tcPr>
            <w:tcW w:w="5804" w:type="dxa"/>
          </w:tcPr>
          <w:p w14:paraId="10E3B2D4" w14:textId="77777777" w:rsidR="009B71A8" w:rsidRPr="0073787F" w:rsidRDefault="009B71A8" w:rsidP="00F65196">
            <w:pPr>
              <w:rPr>
                <w:rFonts w:ascii="Calibri" w:hAnsi="Calibri" w:cs="Calibri"/>
                <w:sz w:val="20"/>
                <w:szCs w:val="20"/>
              </w:rPr>
            </w:pPr>
            <w:commentRangeStart w:id="116"/>
            <w:r w:rsidRPr="0073787F">
              <w:rPr>
                <w:rFonts w:ascii="Calibri" w:hAnsi="Calibri" w:cs="Calibri"/>
                <w:sz w:val="20"/>
                <w:szCs w:val="20"/>
              </w:rPr>
              <w:t>Form-specific country flows for customisation</w:t>
            </w:r>
            <w:commentRangeEnd w:id="116"/>
            <w:r w:rsidRPr="0073787F">
              <w:rPr>
                <w:rStyle w:val="CommentReference"/>
                <w:rFonts w:ascii="Calibri" w:hAnsi="Calibri" w:cs="Calibri"/>
                <w:sz w:val="20"/>
                <w:szCs w:val="20"/>
              </w:rPr>
              <w:commentReference w:id="116"/>
            </w:r>
          </w:p>
        </w:tc>
        <w:tc>
          <w:tcPr>
            <w:tcW w:w="2268" w:type="dxa"/>
          </w:tcPr>
          <w:p w14:paraId="73762B1F" w14:textId="398645A2" w:rsidR="009B71A8" w:rsidRPr="0073787F" w:rsidRDefault="009B71A8" w:rsidP="00F65196">
            <w:pPr>
              <w:rPr>
                <w:rFonts w:ascii="Calibri" w:hAnsi="Calibri" w:cs="Calibri"/>
                <w:sz w:val="20"/>
                <w:szCs w:val="20"/>
              </w:rPr>
            </w:pPr>
            <w:r w:rsidRPr="003447D8">
              <w:rPr>
                <w:rFonts w:ascii="Calibri" w:hAnsi="Calibri" w:cs="Calibri"/>
                <w:sz w:val="20"/>
                <w:szCs w:val="20"/>
              </w:rPr>
              <w:t>Ireland</w:t>
            </w:r>
            <w:r w:rsidR="003447D8">
              <w:rPr>
                <w:rFonts w:ascii="Calibri" w:hAnsi="Calibri" w:cs="Calibri"/>
                <w:sz w:val="20"/>
                <w:szCs w:val="20"/>
              </w:rPr>
              <w:t xml:space="preserve">, </w:t>
            </w:r>
            <w:r w:rsidRPr="003447D8">
              <w:rPr>
                <w:rFonts w:ascii="Calibri" w:hAnsi="Calibri" w:cs="Calibri"/>
                <w:sz w:val="20"/>
                <w:szCs w:val="20"/>
              </w:rPr>
              <w:t>United Kingdom</w:t>
            </w:r>
            <w:r w:rsidR="003447D8">
              <w:rPr>
                <w:rFonts w:ascii="Calibri" w:hAnsi="Calibri" w:cs="Calibri"/>
                <w:sz w:val="20"/>
                <w:szCs w:val="20"/>
              </w:rPr>
              <w:t xml:space="preserve">, </w:t>
            </w:r>
            <w:r w:rsidRPr="003447D8">
              <w:rPr>
                <w:rFonts w:ascii="Calibri" w:hAnsi="Calibri" w:cs="Calibri"/>
                <w:sz w:val="20"/>
                <w:szCs w:val="20"/>
              </w:rPr>
              <w:t>Germany</w:t>
            </w:r>
            <w:r w:rsidR="003447D8">
              <w:rPr>
                <w:rFonts w:ascii="Calibri" w:hAnsi="Calibri" w:cs="Calibri"/>
                <w:sz w:val="20"/>
                <w:szCs w:val="20"/>
              </w:rPr>
              <w:t xml:space="preserve">, </w:t>
            </w:r>
            <w:r w:rsidRPr="003447D8">
              <w:rPr>
                <w:rFonts w:ascii="Calibri" w:hAnsi="Calibri" w:cs="Calibri"/>
                <w:sz w:val="20"/>
                <w:szCs w:val="20"/>
              </w:rPr>
              <w:t>Poland</w:t>
            </w:r>
            <w:r w:rsidR="003447D8">
              <w:rPr>
                <w:rFonts w:ascii="Calibri" w:hAnsi="Calibri" w:cs="Calibri"/>
                <w:sz w:val="20"/>
                <w:szCs w:val="20"/>
              </w:rPr>
              <w:t xml:space="preserve">, </w:t>
            </w:r>
            <w:r w:rsidRPr="003447D8">
              <w:rPr>
                <w:rFonts w:ascii="Calibri" w:hAnsi="Calibri" w:cs="Calibri"/>
                <w:sz w:val="20"/>
                <w:szCs w:val="20"/>
              </w:rPr>
              <w:t>Norway</w:t>
            </w:r>
            <w:r w:rsidR="003447D8">
              <w:rPr>
                <w:rFonts w:ascii="Calibri" w:hAnsi="Calibri" w:cs="Calibri"/>
                <w:sz w:val="20"/>
                <w:szCs w:val="20"/>
              </w:rPr>
              <w:t xml:space="preserve">, </w:t>
            </w:r>
            <w:r w:rsidRPr="003447D8">
              <w:rPr>
                <w:rFonts w:ascii="Calibri" w:hAnsi="Calibri" w:cs="Calibri"/>
                <w:sz w:val="20"/>
                <w:szCs w:val="20"/>
              </w:rPr>
              <w:t>Sweden / Nordic region</w:t>
            </w:r>
            <w:r w:rsidR="003447D8">
              <w:rPr>
                <w:rFonts w:ascii="Calibri" w:hAnsi="Calibri" w:cs="Calibri"/>
                <w:sz w:val="20"/>
                <w:szCs w:val="20"/>
              </w:rPr>
              <w:t xml:space="preserve">, </w:t>
            </w:r>
            <w:r w:rsidRPr="003447D8">
              <w:rPr>
                <w:rFonts w:ascii="Calibri" w:hAnsi="Calibri" w:cs="Calibri"/>
                <w:sz w:val="20"/>
                <w:szCs w:val="20"/>
              </w:rPr>
              <w:t>Spain</w:t>
            </w:r>
          </w:p>
        </w:tc>
      </w:tr>
      <w:tr w:rsidR="009B71A8" w:rsidRPr="0073787F" w14:paraId="088CF377" w14:textId="77777777" w:rsidTr="00FC1E06">
        <w:tc>
          <w:tcPr>
            <w:tcW w:w="2129" w:type="dxa"/>
          </w:tcPr>
          <w:p w14:paraId="09DCD75C"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Data Retention Period</w:t>
            </w:r>
          </w:p>
        </w:tc>
        <w:tc>
          <w:tcPr>
            <w:tcW w:w="5804" w:type="dxa"/>
          </w:tcPr>
          <w:p w14:paraId="783E9E1D" w14:textId="77777777" w:rsidR="009B71A8" w:rsidRPr="0073787F" w:rsidRDefault="009B71A8" w:rsidP="00F65196">
            <w:pPr>
              <w:rPr>
                <w:rFonts w:ascii="Calibri" w:hAnsi="Calibri" w:cs="Calibri"/>
                <w:sz w:val="20"/>
                <w:szCs w:val="20"/>
              </w:rPr>
            </w:pPr>
          </w:p>
        </w:tc>
        <w:tc>
          <w:tcPr>
            <w:tcW w:w="2268" w:type="dxa"/>
          </w:tcPr>
          <w:p w14:paraId="1544B97F"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365 days</w:t>
            </w:r>
          </w:p>
        </w:tc>
      </w:tr>
      <w:tr w:rsidR="009B71A8" w:rsidRPr="0073787F" w14:paraId="6633E1E5" w14:textId="77777777" w:rsidTr="00FC1E06">
        <w:tc>
          <w:tcPr>
            <w:tcW w:w="2129" w:type="dxa"/>
          </w:tcPr>
          <w:p w14:paraId="2264C3CB" w14:textId="061BB60F" w:rsidR="009B71A8" w:rsidRPr="0073787F" w:rsidRDefault="005D08FB" w:rsidP="00F65196">
            <w:pPr>
              <w:rPr>
                <w:rFonts w:ascii="Calibri" w:hAnsi="Calibri" w:cs="Calibri"/>
                <w:sz w:val="20"/>
                <w:szCs w:val="20"/>
              </w:rPr>
            </w:pPr>
            <w:ins w:id="119" w:author="Teresa Byrne" w:date="2025-10-13T09:28:00Z" w16du:dateUtc="2025-10-13T08:28:00Z">
              <w:r>
                <w:rPr>
                  <w:rFonts w:ascii="Calibri" w:hAnsi="Calibri" w:cs="Calibri"/>
                  <w:sz w:val="20"/>
                  <w:szCs w:val="20"/>
                </w:rPr>
                <w:t xml:space="preserve">                                                                                                                                                                                                                              </w:t>
              </w:r>
            </w:ins>
            <w:ins w:id="120" w:author="Teresa Byrne" w:date="2025-10-13T09:29:00Z" w16du:dateUtc="2025-10-13T08:29:00Z">
              <w:r>
                <w:rPr>
                  <w:rFonts w:ascii="Calibri" w:hAnsi="Calibri" w:cs="Calibri"/>
                  <w:sz w:val="20"/>
                  <w:szCs w:val="20"/>
                </w:rPr>
                <w:t xml:space="preserve">                                                                                                                                                                                                                                                                                                                                                                                                                                                                                                                                                                                                                                                                                                                                                                                                                                                                                                                                                                                                                                                                                                                                                                                                                                                                                                            </w:t>
              </w:r>
            </w:ins>
            <w:r w:rsidR="009B71A8" w:rsidRPr="0073787F">
              <w:rPr>
                <w:rFonts w:ascii="Calibri" w:hAnsi="Calibri" w:cs="Calibri"/>
                <w:sz w:val="20"/>
                <w:szCs w:val="20"/>
              </w:rPr>
              <w:t>RBAC</w:t>
            </w:r>
          </w:p>
        </w:tc>
        <w:tc>
          <w:tcPr>
            <w:tcW w:w="5804" w:type="dxa"/>
          </w:tcPr>
          <w:p w14:paraId="0EB818FE" w14:textId="77777777" w:rsidR="009B71A8" w:rsidRPr="0073787F" w:rsidRDefault="009B71A8" w:rsidP="00F65196">
            <w:pPr>
              <w:rPr>
                <w:rFonts w:ascii="Calibri" w:hAnsi="Calibri" w:cs="Calibri"/>
                <w:sz w:val="20"/>
                <w:szCs w:val="20"/>
              </w:rPr>
            </w:pPr>
          </w:p>
        </w:tc>
        <w:tc>
          <w:tcPr>
            <w:tcW w:w="2268" w:type="dxa"/>
          </w:tcPr>
          <w:p w14:paraId="47A37E5F"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 xml:space="preserve">As per </w:t>
            </w:r>
            <w:proofErr w:type="spellStart"/>
            <w:r w:rsidRPr="0073787F">
              <w:rPr>
                <w:rFonts w:ascii="Calibri" w:hAnsi="Calibri" w:cs="Calibri"/>
                <w:sz w:val="20"/>
                <w:szCs w:val="20"/>
              </w:rPr>
              <w:t>Wiseflow’s</w:t>
            </w:r>
            <w:proofErr w:type="spellEnd"/>
            <w:r w:rsidRPr="0073787F">
              <w:rPr>
                <w:rFonts w:ascii="Calibri" w:hAnsi="Calibri" w:cs="Calibri"/>
                <w:sz w:val="20"/>
                <w:szCs w:val="20"/>
              </w:rPr>
              <w:t xml:space="preserve"> standard configuration</w:t>
            </w:r>
          </w:p>
        </w:tc>
      </w:tr>
    </w:tbl>
    <w:p w14:paraId="1D7AB62D" w14:textId="77777777" w:rsidR="009B71A8" w:rsidRPr="0073787F" w:rsidRDefault="009B71A8" w:rsidP="009B71A8">
      <w:pPr>
        <w:rPr>
          <w:rFonts w:ascii="Calibri" w:hAnsi="Calibri" w:cs="Calibri"/>
          <w:sz w:val="20"/>
          <w:szCs w:val="20"/>
        </w:rPr>
      </w:pPr>
    </w:p>
    <w:p w14:paraId="07AB984B" w14:textId="77777777" w:rsidR="009B71A8" w:rsidRPr="006729AF" w:rsidRDefault="009B71A8" w:rsidP="009B71A8">
      <w:pPr>
        <w:pStyle w:val="Heading2"/>
        <w:rPr>
          <w:rFonts w:ascii="Calibri" w:hAnsi="Calibri" w:cs="Calibri"/>
          <w:b/>
          <w:bCs/>
          <w:color w:val="auto"/>
          <w:sz w:val="20"/>
          <w:szCs w:val="20"/>
        </w:rPr>
      </w:pPr>
      <w:bookmarkStart w:id="121" w:name="_Toc208908526"/>
      <w:r w:rsidRPr="006729AF">
        <w:rPr>
          <w:rFonts w:ascii="Calibri" w:hAnsi="Calibri" w:cs="Calibri"/>
          <w:b/>
          <w:bCs/>
          <w:color w:val="auto"/>
          <w:sz w:val="20"/>
          <w:szCs w:val="20"/>
        </w:rPr>
        <w:t>Customised Features</w:t>
      </w:r>
      <w:bookmarkEnd w:id="121"/>
    </w:p>
    <w:p w14:paraId="5CFE34B5" w14:textId="77777777" w:rsidR="009B71A8" w:rsidRPr="0073787F" w:rsidRDefault="009B71A8" w:rsidP="00B15176">
      <w:pPr>
        <w:pStyle w:val="ListParagraph"/>
        <w:numPr>
          <w:ilvl w:val="0"/>
          <w:numId w:val="5"/>
        </w:numPr>
        <w:rPr>
          <w:rFonts w:ascii="Calibri" w:hAnsi="Calibri" w:cs="Calibri"/>
          <w:b/>
          <w:bCs/>
          <w:sz w:val="20"/>
          <w:szCs w:val="20"/>
        </w:rPr>
      </w:pPr>
      <w:r w:rsidRPr="0073787F">
        <w:rPr>
          <w:rFonts w:ascii="Calibri" w:hAnsi="Calibri" w:cs="Calibri"/>
          <w:b/>
          <w:bCs/>
          <w:sz w:val="20"/>
          <w:szCs w:val="20"/>
        </w:rPr>
        <w:t>Product Catalogue / Pricing Database</w:t>
      </w:r>
    </w:p>
    <w:p w14:paraId="1F38FE30" w14:textId="77777777" w:rsidR="009B71A8" w:rsidRPr="0073787F" w:rsidRDefault="009B71A8" w:rsidP="00B15176">
      <w:pPr>
        <w:pStyle w:val="ListParagraph"/>
        <w:numPr>
          <w:ilvl w:val="1"/>
          <w:numId w:val="5"/>
        </w:numPr>
        <w:rPr>
          <w:rFonts w:ascii="Calibri" w:hAnsi="Calibri" w:cs="Calibri"/>
          <w:b/>
          <w:bCs/>
          <w:sz w:val="20"/>
          <w:szCs w:val="20"/>
        </w:rPr>
      </w:pPr>
      <w:r w:rsidRPr="0073787F">
        <w:rPr>
          <w:rFonts w:ascii="Calibri" w:hAnsi="Calibri" w:cs="Calibri"/>
          <w:sz w:val="20"/>
          <w:szCs w:val="20"/>
        </w:rPr>
        <w:t>Development of a structured product catalogue and pricing database tailored to Elavon’s onboarding requirements.</w:t>
      </w:r>
    </w:p>
    <w:p w14:paraId="687C49A2" w14:textId="77777777" w:rsidR="009B71A8" w:rsidRPr="0073787F" w:rsidRDefault="009B71A8" w:rsidP="00B15176">
      <w:pPr>
        <w:pStyle w:val="ListParagraph"/>
        <w:numPr>
          <w:ilvl w:val="1"/>
          <w:numId w:val="5"/>
        </w:numPr>
        <w:rPr>
          <w:rFonts w:ascii="Calibri" w:hAnsi="Calibri" w:cs="Calibri"/>
          <w:sz w:val="20"/>
          <w:szCs w:val="20"/>
        </w:rPr>
      </w:pPr>
      <w:r w:rsidRPr="0073787F">
        <w:rPr>
          <w:rFonts w:ascii="Calibri" w:hAnsi="Calibri" w:cs="Calibri"/>
          <w:sz w:val="20"/>
          <w:szCs w:val="20"/>
        </w:rPr>
        <w:t>Includes a custom administrative user interface that allows non-technical users to update, manage, and version control pricing rules and product details.</w:t>
      </w:r>
    </w:p>
    <w:p w14:paraId="0321AFA9" w14:textId="51D54400" w:rsidR="009B71A8" w:rsidRPr="0073787F" w:rsidRDefault="009B71A8" w:rsidP="00B15176">
      <w:pPr>
        <w:pStyle w:val="ListParagraph"/>
        <w:numPr>
          <w:ilvl w:val="1"/>
          <w:numId w:val="5"/>
        </w:numPr>
        <w:rPr>
          <w:rFonts w:ascii="Calibri" w:hAnsi="Calibri" w:cs="Calibri"/>
          <w:sz w:val="20"/>
          <w:szCs w:val="20"/>
        </w:rPr>
      </w:pPr>
      <w:r w:rsidRPr="0073787F">
        <w:rPr>
          <w:rFonts w:ascii="Calibri" w:hAnsi="Calibri" w:cs="Calibri"/>
          <w:sz w:val="20"/>
          <w:szCs w:val="20"/>
        </w:rPr>
        <w:t xml:space="preserve">Supports jurisdictional variations (UK, France, Germany, etc.) to </w:t>
      </w:r>
      <w:ins w:id="122" w:author="David Sant" w:date="2025-11-26T09:39:00Z" w16du:dateUtc="2025-11-26T09:39:00Z">
        <w:r w:rsidR="009D5CE4">
          <w:rPr>
            <w:rFonts w:ascii="Calibri" w:hAnsi="Calibri" w:cs="Calibri"/>
            <w:sz w:val="20"/>
            <w:szCs w:val="20"/>
          </w:rPr>
          <w:t xml:space="preserve">allow Elavon to </w:t>
        </w:r>
      </w:ins>
      <w:del w:id="123" w:author="David Sant" w:date="2025-11-26T09:39:00Z" w16du:dateUtc="2025-11-26T09:39:00Z">
        <w:r w:rsidRPr="0073787F" w:rsidDel="009D5CE4">
          <w:rPr>
            <w:rFonts w:ascii="Calibri" w:hAnsi="Calibri" w:cs="Calibri"/>
            <w:sz w:val="20"/>
            <w:szCs w:val="20"/>
          </w:rPr>
          <w:delText xml:space="preserve">ensure </w:delText>
        </w:r>
      </w:del>
      <w:ins w:id="124" w:author="David Sant" w:date="2025-11-26T09:39:00Z" w16du:dateUtc="2025-11-26T09:39:00Z">
        <w:r w:rsidR="009D5CE4">
          <w:rPr>
            <w:rFonts w:ascii="Calibri" w:hAnsi="Calibri" w:cs="Calibri"/>
            <w:sz w:val="20"/>
            <w:szCs w:val="20"/>
          </w:rPr>
          <w:t>meet</w:t>
        </w:r>
        <w:r w:rsidR="009D5CE4" w:rsidRPr="0073787F">
          <w:rPr>
            <w:rFonts w:ascii="Calibri" w:hAnsi="Calibri" w:cs="Calibri"/>
            <w:sz w:val="20"/>
            <w:szCs w:val="20"/>
          </w:rPr>
          <w:t xml:space="preserve"> </w:t>
        </w:r>
      </w:ins>
      <w:r w:rsidRPr="0073787F">
        <w:rPr>
          <w:rFonts w:ascii="Calibri" w:hAnsi="Calibri" w:cs="Calibri"/>
          <w:sz w:val="20"/>
          <w:szCs w:val="20"/>
        </w:rPr>
        <w:t>local compliance and flexibility in onboarding flows.</w:t>
      </w:r>
    </w:p>
    <w:p w14:paraId="3E5C97C6" w14:textId="77777777" w:rsidR="009B71A8" w:rsidRPr="0073787F" w:rsidRDefault="009B71A8" w:rsidP="00B15176">
      <w:pPr>
        <w:pStyle w:val="ListParagraph"/>
        <w:numPr>
          <w:ilvl w:val="0"/>
          <w:numId w:val="5"/>
        </w:numPr>
        <w:rPr>
          <w:rFonts w:ascii="Calibri" w:hAnsi="Calibri" w:cs="Calibri"/>
          <w:b/>
          <w:bCs/>
          <w:sz w:val="20"/>
          <w:szCs w:val="20"/>
        </w:rPr>
      </w:pPr>
      <w:r w:rsidRPr="0073787F">
        <w:rPr>
          <w:rFonts w:ascii="Calibri" w:hAnsi="Calibri" w:cs="Calibri"/>
          <w:b/>
          <w:bCs/>
          <w:sz w:val="20"/>
          <w:szCs w:val="20"/>
        </w:rPr>
        <w:t>Org Chart Certification</w:t>
      </w:r>
    </w:p>
    <w:p w14:paraId="01375550" w14:textId="77777777" w:rsidR="009B71A8" w:rsidRPr="0073787F" w:rsidRDefault="009B71A8" w:rsidP="00B15176">
      <w:pPr>
        <w:pStyle w:val="ListParagraph"/>
        <w:numPr>
          <w:ilvl w:val="1"/>
          <w:numId w:val="5"/>
        </w:numPr>
        <w:rPr>
          <w:rFonts w:ascii="Calibri" w:hAnsi="Calibri" w:cs="Calibri"/>
          <w:b/>
          <w:bCs/>
          <w:sz w:val="20"/>
          <w:szCs w:val="20"/>
        </w:rPr>
      </w:pPr>
      <w:r w:rsidRPr="0073787F">
        <w:rPr>
          <w:rFonts w:ascii="Calibri" w:hAnsi="Calibri" w:cs="Calibri"/>
          <w:sz w:val="20"/>
          <w:szCs w:val="20"/>
        </w:rPr>
        <w:t>Functionality to capture, display, and certify organisational hierarchies for onboarding entities.</w:t>
      </w:r>
    </w:p>
    <w:p w14:paraId="42D08207" w14:textId="1BE0812D" w:rsidR="009B71A8" w:rsidRPr="0073787F" w:rsidRDefault="009B71A8" w:rsidP="00B15176">
      <w:pPr>
        <w:pStyle w:val="ListParagraph"/>
        <w:numPr>
          <w:ilvl w:val="1"/>
          <w:numId w:val="5"/>
        </w:numPr>
        <w:rPr>
          <w:rFonts w:ascii="Calibri" w:hAnsi="Calibri" w:cs="Calibri"/>
          <w:b/>
          <w:bCs/>
          <w:sz w:val="20"/>
          <w:szCs w:val="20"/>
        </w:rPr>
      </w:pPr>
      <w:del w:id="125" w:author="David Sant" w:date="2025-11-26T09:43:00Z" w16du:dateUtc="2025-11-26T09:43:00Z">
        <w:r w:rsidRPr="0073787F" w:rsidDel="00C03029">
          <w:rPr>
            <w:rFonts w:ascii="Calibri" w:hAnsi="Calibri" w:cs="Calibri"/>
            <w:sz w:val="20"/>
            <w:szCs w:val="20"/>
          </w:rPr>
          <w:delText xml:space="preserve">Enables </w:delText>
        </w:r>
      </w:del>
      <w:ins w:id="126" w:author="David Sant" w:date="2025-11-26T09:43:00Z" w16du:dateUtc="2025-11-26T09:43:00Z">
        <w:r w:rsidR="00C03029">
          <w:rPr>
            <w:rFonts w:ascii="Calibri" w:hAnsi="Calibri" w:cs="Calibri"/>
            <w:sz w:val="20"/>
            <w:szCs w:val="20"/>
          </w:rPr>
          <w:t>Supports</w:t>
        </w:r>
        <w:r w:rsidR="00C03029" w:rsidRPr="0073787F">
          <w:rPr>
            <w:rFonts w:ascii="Calibri" w:hAnsi="Calibri" w:cs="Calibri"/>
            <w:sz w:val="20"/>
            <w:szCs w:val="20"/>
          </w:rPr>
          <w:t xml:space="preserve"> </w:t>
        </w:r>
      </w:ins>
      <w:r w:rsidRPr="0073787F">
        <w:rPr>
          <w:rFonts w:ascii="Calibri" w:hAnsi="Calibri" w:cs="Calibri"/>
          <w:sz w:val="20"/>
          <w:szCs w:val="20"/>
        </w:rPr>
        <w:t>verification of beneficial ownership, control structures, and compliance with KYC/KYB regulations.</w:t>
      </w:r>
    </w:p>
    <w:p w14:paraId="54192793" w14:textId="77777777" w:rsidR="009B71A8" w:rsidRPr="0073787F" w:rsidRDefault="009B71A8" w:rsidP="00B15176">
      <w:pPr>
        <w:pStyle w:val="ListParagraph"/>
        <w:numPr>
          <w:ilvl w:val="1"/>
          <w:numId w:val="5"/>
        </w:numPr>
        <w:rPr>
          <w:rFonts w:ascii="Calibri" w:hAnsi="Calibri" w:cs="Calibri"/>
          <w:b/>
          <w:bCs/>
          <w:sz w:val="20"/>
          <w:szCs w:val="20"/>
        </w:rPr>
      </w:pPr>
      <w:r w:rsidRPr="0073787F">
        <w:rPr>
          <w:rFonts w:ascii="Calibri" w:hAnsi="Calibri" w:cs="Calibri"/>
          <w:sz w:val="20"/>
          <w:szCs w:val="20"/>
        </w:rPr>
        <w:t>Incorporates workflow steps for sign-off and approval, ensuring auditable governance across different jurisdictions.</w:t>
      </w:r>
    </w:p>
    <w:p w14:paraId="64102052" w14:textId="77777777" w:rsidR="009B71A8" w:rsidRPr="0073787F" w:rsidRDefault="009B71A8" w:rsidP="00B15176">
      <w:pPr>
        <w:pStyle w:val="NoSpacing"/>
        <w:numPr>
          <w:ilvl w:val="0"/>
          <w:numId w:val="5"/>
        </w:numPr>
        <w:rPr>
          <w:rFonts w:ascii="Calibri" w:hAnsi="Calibri" w:cs="Calibri"/>
          <w:b/>
          <w:bCs/>
          <w:sz w:val="20"/>
          <w:szCs w:val="20"/>
          <w:lang w:val="en-GB"/>
        </w:rPr>
      </w:pPr>
      <w:r w:rsidRPr="0073787F">
        <w:rPr>
          <w:rFonts w:ascii="Calibri" w:hAnsi="Calibri" w:cs="Calibri"/>
          <w:b/>
          <w:bCs/>
          <w:sz w:val="20"/>
          <w:szCs w:val="20"/>
          <w:lang w:val="en-GB"/>
        </w:rPr>
        <w:t>Other Features</w:t>
      </w:r>
    </w:p>
    <w:p w14:paraId="59B4D589" w14:textId="55021191" w:rsidR="009B71A8" w:rsidRPr="0073787F" w:rsidRDefault="009B71A8" w:rsidP="00B15176">
      <w:pPr>
        <w:pStyle w:val="NoSpacing"/>
        <w:numPr>
          <w:ilvl w:val="1"/>
          <w:numId w:val="5"/>
        </w:numPr>
        <w:rPr>
          <w:rFonts w:ascii="Calibri" w:hAnsi="Calibri" w:cs="Calibri"/>
          <w:sz w:val="20"/>
          <w:szCs w:val="20"/>
          <w:lang w:val="en-GB"/>
        </w:rPr>
      </w:pPr>
      <w:r w:rsidRPr="0073787F">
        <w:rPr>
          <w:rFonts w:ascii="Calibri" w:hAnsi="Calibri" w:cs="Calibri"/>
          <w:sz w:val="20"/>
          <w:szCs w:val="20"/>
          <w:lang w:val="en-GB"/>
        </w:rPr>
        <w:t xml:space="preserve">Additional features requested by Elavon outside the agreed </w:t>
      </w:r>
      <w:r w:rsidR="00D05F3E">
        <w:rPr>
          <w:rFonts w:ascii="Calibri" w:hAnsi="Calibri" w:cs="Calibri"/>
          <w:sz w:val="20"/>
          <w:szCs w:val="20"/>
          <w:lang w:val="en-GB"/>
        </w:rPr>
        <w:t>phase 1</w:t>
      </w:r>
      <w:r w:rsidRPr="0073787F">
        <w:rPr>
          <w:rFonts w:ascii="Calibri" w:hAnsi="Calibri" w:cs="Calibri"/>
          <w:sz w:val="20"/>
          <w:szCs w:val="20"/>
          <w:lang w:val="en-GB"/>
        </w:rPr>
        <w:t xml:space="preserve"> scope will be scoped, designed, and architected on demand</w:t>
      </w:r>
    </w:p>
    <w:p w14:paraId="0970CA41" w14:textId="77777777" w:rsidR="009B71A8" w:rsidRPr="0073787F" w:rsidRDefault="009B71A8" w:rsidP="00B15176">
      <w:pPr>
        <w:pStyle w:val="NoSpacing"/>
        <w:numPr>
          <w:ilvl w:val="1"/>
          <w:numId w:val="5"/>
        </w:numPr>
        <w:rPr>
          <w:rFonts w:ascii="Calibri" w:hAnsi="Calibri" w:cs="Calibri"/>
          <w:sz w:val="20"/>
          <w:szCs w:val="20"/>
          <w:lang w:val="en-GB"/>
        </w:rPr>
      </w:pPr>
      <w:r w:rsidRPr="0073787F">
        <w:rPr>
          <w:rFonts w:ascii="Calibri" w:hAnsi="Calibri" w:cs="Calibri"/>
          <w:sz w:val="20"/>
          <w:szCs w:val="20"/>
          <w:lang w:val="en-GB"/>
        </w:rPr>
        <w:t xml:space="preserve">These will be quoted as a one-time capital expenditure, based on the estimated delivery effort (number of days </w:t>
      </w:r>
      <w:r w:rsidRPr="0073787F">
        <w:rPr>
          <w:rFonts w:ascii="Calibri" w:hAnsi="Calibri" w:cs="Calibri"/>
          <w:i/>
          <w:iCs/>
          <w:sz w:val="20"/>
          <w:szCs w:val="20"/>
          <w:lang w:val="en-GB"/>
        </w:rPr>
        <w:t>x</w:t>
      </w:r>
      <w:r w:rsidRPr="0073787F">
        <w:rPr>
          <w:rFonts w:ascii="Calibri" w:hAnsi="Calibri" w:cs="Calibri"/>
          <w:sz w:val="20"/>
          <w:szCs w:val="20"/>
          <w:lang w:val="en-GB"/>
        </w:rPr>
        <w:t xml:space="preserve"> resources)</w:t>
      </w:r>
    </w:p>
    <w:p w14:paraId="470BDF27" w14:textId="77777777" w:rsidR="009B71A8" w:rsidRPr="0073787F" w:rsidRDefault="009B71A8" w:rsidP="00B15176">
      <w:pPr>
        <w:pStyle w:val="NoSpacing"/>
        <w:numPr>
          <w:ilvl w:val="1"/>
          <w:numId w:val="5"/>
        </w:numPr>
        <w:rPr>
          <w:rFonts w:ascii="Calibri" w:hAnsi="Calibri" w:cs="Calibri"/>
          <w:sz w:val="20"/>
          <w:szCs w:val="20"/>
          <w:lang w:val="en-GB"/>
        </w:rPr>
      </w:pPr>
      <w:r w:rsidRPr="0073787F">
        <w:rPr>
          <w:rFonts w:ascii="Calibri" w:hAnsi="Calibri" w:cs="Calibri"/>
          <w:sz w:val="20"/>
          <w:szCs w:val="20"/>
          <w:lang w:val="en-GB"/>
        </w:rPr>
        <w:t>Day rate: £1,000 per resource per day.</w:t>
      </w:r>
    </w:p>
    <w:p w14:paraId="2D7CB635" w14:textId="1A409EA1" w:rsidR="009B71A8" w:rsidRPr="0073787F" w:rsidRDefault="009B71A8" w:rsidP="00B15176">
      <w:pPr>
        <w:pStyle w:val="NoSpacing"/>
        <w:numPr>
          <w:ilvl w:val="1"/>
          <w:numId w:val="5"/>
        </w:numPr>
        <w:rPr>
          <w:rFonts w:ascii="Calibri" w:hAnsi="Calibri" w:cs="Calibri"/>
          <w:sz w:val="20"/>
          <w:szCs w:val="20"/>
          <w:lang w:val="en-GB"/>
        </w:rPr>
      </w:pPr>
      <w:r w:rsidRPr="0073787F">
        <w:rPr>
          <w:rFonts w:ascii="Calibri" w:hAnsi="Calibri" w:cs="Calibri"/>
          <w:sz w:val="20"/>
          <w:szCs w:val="20"/>
          <w:lang w:val="en-GB"/>
        </w:rPr>
        <w:t>A written estimate and approval will be provided in advance of commencing any such work to ensure alignment on scope, cost, and delivery timelines.</w:t>
      </w:r>
    </w:p>
    <w:p w14:paraId="2466DD55" w14:textId="77777777" w:rsidR="009B71A8" w:rsidRPr="0073787F" w:rsidRDefault="009B71A8" w:rsidP="009B71A8">
      <w:pPr>
        <w:pStyle w:val="Heading2"/>
        <w:rPr>
          <w:rFonts w:ascii="Calibri" w:hAnsi="Calibri" w:cs="Calibri"/>
          <w:b/>
          <w:bCs/>
          <w:color w:val="auto"/>
          <w:sz w:val="20"/>
          <w:szCs w:val="20"/>
        </w:rPr>
      </w:pPr>
      <w:bookmarkStart w:id="127" w:name="_Toc208908527"/>
      <w:r w:rsidRPr="0073787F">
        <w:rPr>
          <w:rFonts w:ascii="Calibri" w:hAnsi="Calibri" w:cs="Calibri"/>
          <w:b/>
          <w:bCs/>
          <w:color w:val="auto"/>
          <w:sz w:val="20"/>
          <w:szCs w:val="20"/>
        </w:rPr>
        <w:t xml:space="preserve">Third Party </w:t>
      </w:r>
      <w:commentRangeStart w:id="128"/>
      <w:r w:rsidRPr="0073787F">
        <w:rPr>
          <w:rFonts w:ascii="Calibri" w:hAnsi="Calibri" w:cs="Calibri"/>
          <w:b/>
          <w:bCs/>
          <w:color w:val="auto"/>
          <w:sz w:val="20"/>
          <w:szCs w:val="20"/>
        </w:rPr>
        <w:t>Applications</w:t>
      </w:r>
      <w:bookmarkEnd w:id="127"/>
      <w:commentRangeEnd w:id="128"/>
      <w:r w:rsidR="00E80642">
        <w:rPr>
          <w:rStyle w:val="CommentReference"/>
          <w:rFonts w:asciiTheme="minorHAnsi" w:eastAsiaTheme="minorHAnsi" w:hAnsiTheme="minorHAnsi" w:cstheme="minorBidi"/>
          <w:color w:val="auto"/>
        </w:rPr>
        <w:commentReference w:id="128"/>
      </w:r>
    </w:p>
    <w:p w14:paraId="1945C3B3" w14:textId="77777777" w:rsidR="009B71A8" w:rsidRPr="0073787F" w:rsidRDefault="009B71A8" w:rsidP="00B15176">
      <w:pPr>
        <w:pStyle w:val="NoSpacing"/>
        <w:numPr>
          <w:ilvl w:val="0"/>
          <w:numId w:val="6"/>
        </w:numPr>
        <w:rPr>
          <w:rFonts w:ascii="Calibri" w:hAnsi="Calibri" w:cs="Calibri"/>
          <w:sz w:val="20"/>
          <w:szCs w:val="20"/>
          <w:lang w:val="en-GB"/>
        </w:rPr>
      </w:pPr>
      <w:proofErr w:type="spellStart"/>
      <w:r w:rsidRPr="0073787F">
        <w:rPr>
          <w:rFonts w:ascii="Calibri" w:hAnsi="Calibri" w:cs="Calibri"/>
          <w:sz w:val="20"/>
          <w:szCs w:val="20"/>
          <w:lang w:val="en-GB"/>
        </w:rPr>
        <w:t>Veriff</w:t>
      </w:r>
      <w:proofErr w:type="spellEnd"/>
      <w:r w:rsidRPr="0073787F">
        <w:rPr>
          <w:rFonts w:ascii="Calibri" w:hAnsi="Calibri" w:cs="Calibri"/>
          <w:sz w:val="20"/>
          <w:szCs w:val="20"/>
          <w:lang w:val="en-GB"/>
        </w:rPr>
        <w:t xml:space="preserve"> (managed by </w:t>
      </w:r>
      <w:proofErr w:type="spellStart"/>
      <w:r w:rsidRPr="0073787F">
        <w:rPr>
          <w:rFonts w:ascii="Calibri" w:hAnsi="Calibri" w:cs="Calibri"/>
          <w:sz w:val="20"/>
          <w:szCs w:val="20"/>
          <w:lang w:val="en-GB"/>
        </w:rPr>
        <w:t>Wiseflow</w:t>
      </w:r>
      <w:proofErr w:type="spellEnd"/>
      <w:r w:rsidRPr="0073787F">
        <w:rPr>
          <w:rFonts w:ascii="Calibri" w:hAnsi="Calibri" w:cs="Calibri"/>
          <w:sz w:val="20"/>
          <w:szCs w:val="20"/>
          <w:lang w:val="en-GB"/>
        </w:rPr>
        <w:t>)</w:t>
      </w:r>
    </w:p>
    <w:p w14:paraId="247157E3" w14:textId="77777777" w:rsidR="009B71A8" w:rsidRPr="0073787F" w:rsidRDefault="009B71A8" w:rsidP="00B15176">
      <w:pPr>
        <w:pStyle w:val="NoSpacing"/>
        <w:numPr>
          <w:ilvl w:val="1"/>
          <w:numId w:val="6"/>
        </w:numPr>
        <w:rPr>
          <w:rFonts w:ascii="Calibri" w:hAnsi="Calibri" w:cs="Calibri"/>
          <w:sz w:val="20"/>
          <w:szCs w:val="20"/>
          <w:lang w:val="en-GB"/>
        </w:rPr>
      </w:pPr>
      <w:r w:rsidRPr="0073787F">
        <w:rPr>
          <w:rFonts w:ascii="Calibri" w:hAnsi="Calibri" w:cs="Calibri"/>
          <w:sz w:val="20"/>
          <w:szCs w:val="20"/>
          <w:lang w:val="en-GB"/>
        </w:rPr>
        <w:t>Integrated identity verification provider used for document and biometric checks.</w:t>
      </w:r>
    </w:p>
    <w:p w14:paraId="2B45593C" w14:textId="77777777" w:rsidR="009B71A8" w:rsidRPr="0073787F" w:rsidRDefault="009B71A8" w:rsidP="00B15176">
      <w:pPr>
        <w:pStyle w:val="NoSpacing"/>
        <w:numPr>
          <w:ilvl w:val="1"/>
          <w:numId w:val="6"/>
        </w:numPr>
        <w:rPr>
          <w:rFonts w:ascii="Calibri" w:hAnsi="Calibri" w:cs="Calibri"/>
          <w:sz w:val="20"/>
          <w:szCs w:val="20"/>
          <w:lang w:val="en-GB"/>
        </w:rPr>
      </w:pPr>
      <w:r w:rsidRPr="0073787F">
        <w:rPr>
          <w:rFonts w:ascii="Calibri" w:hAnsi="Calibri" w:cs="Calibri"/>
          <w:sz w:val="20"/>
          <w:szCs w:val="20"/>
          <w:lang w:val="en-GB"/>
        </w:rPr>
        <w:t xml:space="preserve">Embedded into the onboarding flow to verify individuals in real-time, with results accessible through </w:t>
      </w:r>
      <w:proofErr w:type="spellStart"/>
      <w:r w:rsidRPr="0073787F">
        <w:rPr>
          <w:rFonts w:ascii="Calibri" w:hAnsi="Calibri" w:cs="Calibri"/>
          <w:sz w:val="20"/>
          <w:szCs w:val="20"/>
          <w:lang w:val="en-GB"/>
        </w:rPr>
        <w:t>Wiseflow’s</w:t>
      </w:r>
      <w:proofErr w:type="spellEnd"/>
      <w:r w:rsidRPr="0073787F">
        <w:rPr>
          <w:rFonts w:ascii="Calibri" w:hAnsi="Calibri" w:cs="Calibri"/>
          <w:sz w:val="20"/>
          <w:szCs w:val="20"/>
          <w:lang w:val="en-GB"/>
        </w:rPr>
        <w:t xml:space="preserve"> APIs.</w:t>
      </w:r>
    </w:p>
    <w:p w14:paraId="1E7D2E5D" w14:textId="77777777" w:rsidR="009B71A8" w:rsidRPr="0073787F" w:rsidRDefault="009B71A8" w:rsidP="00B15176">
      <w:pPr>
        <w:pStyle w:val="NoSpacing"/>
        <w:numPr>
          <w:ilvl w:val="0"/>
          <w:numId w:val="6"/>
        </w:numPr>
        <w:rPr>
          <w:rFonts w:ascii="Calibri" w:hAnsi="Calibri" w:cs="Calibri"/>
          <w:sz w:val="20"/>
          <w:szCs w:val="20"/>
          <w:lang w:val="en-GB"/>
        </w:rPr>
      </w:pPr>
      <w:proofErr w:type="spellStart"/>
      <w:r w:rsidRPr="0073787F">
        <w:rPr>
          <w:rFonts w:ascii="Calibri" w:hAnsi="Calibri" w:cs="Calibri"/>
          <w:sz w:val="20"/>
          <w:szCs w:val="20"/>
          <w:lang w:val="en-GB"/>
        </w:rPr>
        <w:t>Creditsafe</w:t>
      </w:r>
      <w:proofErr w:type="spellEnd"/>
      <w:r w:rsidRPr="0073787F">
        <w:rPr>
          <w:rFonts w:ascii="Calibri" w:hAnsi="Calibri" w:cs="Calibri"/>
          <w:sz w:val="20"/>
          <w:szCs w:val="20"/>
          <w:lang w:val="en-GB"/>
        </w:rPr>
        <w:t xml:space="preserve"> (managed by </w:t>
      </w:r>
      <w:proofErr w:type="spellStart"/>
      <w:r w:rsidRPr="0073787F">
        <w:rPr>
          <w:rFonts w:ascii="Calibri" w:hAnsi="Calibri" w:cs="Calibri"/>
          <w:sz w:val="20"/>
          <w:szCs w:val="20"/>
          <w:lang w:val="en-GB"/>
        </w:rPr>
        <w:t>Wiseflow</w:t>
      </w:r>
      <w:proofErr w:type="spellEnd"/>
      <w:r w:rsidRPr="0073787F">
        <w:rPr>
          <w:rFonts w:ascii="Calibri" w:hAnsi="Calibri" w:cs="Calibri"/>
          <w:sz w:val="20"/>
          <w:szCs w:val="20"/>
          <w:lang w:val="en-GB"/>
        </w:rPr>
        <w:t>)</w:t>
      </w:r>
    </w:p>
    <w:p w14:paraId="436857EA" w14:textId="77777777" w:rsidR="009B71A8" w:rsidRPr="0073787F" w:rsidRDefault="009B71A8" w:rsidP="00B15176">
      <w:pPr>
        <w:pStyle w:val="NoSpacing"/>
        <w:numPr>
          <w:ilvl w:val="1"/>
          <w:numId w:val="6"/>
        </w:numPr>
        <w:rPr>
          <w:rFonts w:ascii="Calibri" w:hAnsi="Calibri" w:cs="Calibri"/>
          <w:sz w:val="20"/>
          <w:szCs w:val="20"/>
          <w:lang w:val="en-GB"/>
        </w:rPr>
      </w:pPr>
      <w:r w:rsidRPr="0073787F">
        <w:rPr>
          <w:rFonts w:ascii="Calibri" w:hAnsi="Calibri" w:cs="Calibri"/>
          <w:sz w:val="20"/>
          <w:szCs w:val="20"/>
          <w:lang w:val="en-GB"/>
        </w:rPr>
        <w:t xml:space="preserve">Integration with </w:t>
      </w:r>
      <w:proofErr w:type="spellStart"/>
      <w:r w:rsidRPr="0073787F">
        <w:rPr>
          <w:rFonts w:ascii="Calibri" w:hAnsi="Calibri" w:cs="Calibri"/>
          <w:sz w:val="20"/>
          <w:szCs w:val="20"/>
          <w:lang w:val="en-GB"/>
        </w:rPr>
        <w:t>Creditsafe</w:t>
      </w:r>
      <w:proofErr w:type="spellEnd"/>
      <w:r w:rsidRPr="0073787F">
        <w:rPr>
          <w:rFonts w:ascii="Calibri" w:hAnsi="Calibri" w:cs="Calibri"/>
          <w:sz w:val="20"/>
          <w:szCs w:val="20"/>
          <w:lang w:val="en-GB"/>
        </w:rPr>
        <w:t xml:space="preserve"> for business credit checks and risk assessments.</w:t>
      </w:r>
    </w:p>
    <w:p w14:paraId="15017358" w14:textId="77777777" w:rsidR="009B71A8" w:rsidRPr="0073787F" w:rsidRDefault="009B71A8" w:rsidP="00B15176">
      <w:pPr>
        <w:pStyle w:val="NoSpacing"/>
        <w:numPr>
          <w:ilvl w:val="1"/>
          <w:numId w:val="6"/>
        </w:numPr>
        <w:rPr>
          <w:rFonts w:ascii="Calibri" w:hAnsi="Calibri" w:cs="Calibri"/>
          <w:sz w:val="20"/>
          <w:szCs w:val="20"/>
          <w:lang w:val="en-GB"/>
        </w:rPr>
      </w:pPr>
      <w:r w:rsidRPr="0073787F">
        <w:rPr>
          <w:rFonts w:ascii="Calibri" w:hAnsi="Calibri" w:cs="Calibri"/>
          <w:sz w:val="20"/>
          <w:szCs w:val="20"/>
          <w:lang w:val="en-GB"/>
        </w:rPr>
        <w:t>Enables automated retrieval of company data, credit scores, and risk insights, which can be applied to decisioning rules within onboarding flows.</w:t>
      </w:r>
    </w:p>
    <w:p w14:paraId="73B2A772" w14:textId="77777777" w:rsidR="009B71A8" w:rsidRPr="0073787F" w:rsidRDefault="009B71A8" w:rsidP="00B15176">
      <w:pPr>
        <w:pStyle w:val="NoSpacing"/>
        <w:numPr>
          <w:ilvl w:val="0"/>
          <w:numId w:val="6"/>
        </w:numPr>
        <w:rPr>
          <w:rFonts w:ascii="Calibri" w:hAnsi="Calibri" w:cs="Calibri"/>
          <w:sz w:val="20"/>
          <w:szCs w:val="20"/>
          <w:lang w:val="en-GB"/>
        </w:rPr>
      </w:pPr>
      <w:r w:rsidRPr="0073787F">
        <w:rPr>
          <w:rFonts w:ascii="Calibri" w:hAnsi="Calibri" w:cs="Calibri"/>
          <w:sz w:val="20"/>
          <w:szCs w:val="20"/>
          <w:lang w:val="en-GB"/>
        </w:rPr>
        <w:t xml:space="preserve">DocuSign (managed by </w:t>
      </w:r>
      <w:proofErr w:type="spellStart"/>
      <w:r w:rsidRPr="0073787F">
        <w:rPr>
          <w:rFonts w:ascii="Calibri" w:hAnsi="Calibri" w:cs="Calibri"/>
          <w:sz w:val="20"/>
          <w:szCs w:val="20"/>
          <w:lang w:val="en-GB"/>
        </w:rPr>
        <w:t>Wiseflow</w:t>
      </w:r>
      <w:proofErr w:type="spellEnd"/>
      <w:r w:rsidRPr="0073787F">
        <w:rPr>
          <w:rFonts w:ascii="Calibri" w:hAnsi="Calibri" w:cs="Calibri"/>
          <w:sz w:val="20"/>
          <w:szCs w:val="20"/>
          <w:lang w:val="en-GB"/>
        </w:rPr>
        <w:t>)</w:t>
      </w:r>
    </w:p>
    <w:p w14:paraId="27CEAE43" w14:textId="40772743" w:rsidR="009B71A8" w:rsidRPr="0073787F" w:rsidRDefault="009B71A8" w:rsidP="00B15176">
      <w:pPr>
        <w:pStyle w:val="NoSpacing"/>
        <w:numPr>
          <w:ilvl w:val="1"/>
          <w:numId w:val="6"/>
        </w:numPr>
        <w:rPr>
          <w:rFonts w:ascii="Calibri" w:hAnsi="Calibri" w:cs="Calibri"/>
          <w:sz w:val="20"/>
          <w:szCs w:val="20"/>
          <w:lang w:val="en-GB"/>
        </w:rPr>
      </w:pPr>
      <w:r w:rsidRPr="0073787F">
        <w:rPr>
          <w:rFonts w:ascii="Calibri" w:hAnsi="Calibri" w:cs="Calibri"/>
          <w:sz w:val="20"/>
          <w:szCs w:val="20"/>
          <w:lang w:val="en-GB"/>
        </w:rPr>
        <w:t>Integration with DocuSign for electronic signatures on required compliance and contractual documents</w:t>
      </w:r>
      <w:ins w:id="129" w:author="David Sant" w:date="2025-11-26T09:44:00Z" w16du:dateUtc="2025-11-26T09:44:00Z">
        <w:r w:rsidR="000727C9">
          <w:rPr>
            <w:rFonts w:ascii="Calibri" w:hAnsi="Calibri" w:cs="Calibri"/>
            <w:sz w:val="20"/>
            <w:szCs w:val="20"/>
            <w:lang w:val="en-GB"/>
          </w:rPr>
          <w:t xml:space="preserve"> as required by Elavon</w:t>
        </w:r>
      </w:ins>
      <w:r w:rsidRPr="0073787F">
        <w:rPr>
          <w:rFonts w:ascii="Calibri" w:hAnsi="Calibri" w:cs="Calibri"/>
          <w:sz w:val="20"/>
          <w:szCs w:val="20"/>
          <w:lang w:val="en-GB"/>
        </w:rPr>
        <w:t>.</w:t>
      </w:r>
    </w:p>
    <w:p w14:paraId="3EFFFEE8" w14:textId="77777777" w:rsidR="009B71A8" w:rsidRPr="0073787F" w:rsidRDefault="009B71A8" w:rsidP="00B15176">
      <w:pPr>
        <w:pStyle w:val="NoSpacing"/>
        <w:numPr>
          <w:ilvl w:val="1"/>
          <w:numId w:val="6"/>
        </w:numPr>
        <w:rPr>
          <w:rFonts w:ascii="Calibri" w:hAnsi="Calibri" w:cs="Calibri"/>
          <w:sz w:val="20"/>
          <w:szCs w:val="20"/>
          <w:lang w:val="en-GB"/>
        </w:rPr>
      </w:pPr>
      <w:r w:rsidRPr="0073787F">
        <w:rPr>
          <w:rFonts w:ascii="Calibri" w:hAnsi="Calibri" w:cs="Calibri"/>
          <w:sz w:val="20"/>
          <w:szCs w:val="20"/>
          <w:lang w:val="en-GB"/>
        </w:rPr>
        <w:lastRenderedPageBreak/>
        <w:t xml:space="preserve">Supports pre-population of forms via </w:t>
      </w:r>
      <w:proofErr w:type="spellStart"/>
      <w:r w:rsidRPr="0073787F">
        <w:rPr>
          <w:rFonts w:ascii="Calibri" w:hAnsi="Calibri" w:cs="Calibri"/>
          <w:sz w:val="20"/>
          <w:szCs w:val="20"/>
          <w:lang w:val="en-GB"/>
        </w:rPr>
        <w:t>Wiseflow’s</w:t>
      </w:r>
      <w:proofErr w:type="spellEnd"/>
      <w:r w:rsidRPr="0073787F">
        <w:rPr>
          <w:rFonts w:ascii="Calibri" w:hAnsi="Calibri" w:cs="Calibri"/>
          <w:sz w:val="20"/>
          <w:szCs w:val="20"/>
          <w:lang w:val="en-GB"/>
        </w:rPr>
        <w:t xml:space="preserve"> API mapping, ensuring seamless end-to-end execution of agreements during onboarding.</w:t>
      </w:r>
    </w:p>
    <w:p w14:paraId="7DE2D774" w14:textId="77777777" w:rsidR="009B71A8" w:rsidRPr="00581782" w:rsidRDefault="009B71A8" w:rsidP="009B71A8">
      <w:pPr>
        <w:pStyle w:val="Heading2"/>
        <w:rPr>
          <w:rFonts w:ascii="Calibri" w:hAnsi="Calibri" w:cs="Calibri"/>
          <w:b/>
          <w:bCs/>
          <w:color w:val="auto"/>
          <w:sz w:val="20"/>
          <w:szCs w:val="20"/>
        </w:rPr>
      </w:pPr>
      <w:bookmarkStart w:id="130" w:name="_Toc208908528"/>
      <w:r w:rsidRPr="00581782">
        <w:rPr>
          <w:rFonts w:ascii="Calibri" w:hAnsi="Calibri" w:cs="Calibri"/>
          <w:b/>
          <w:bCs/>
          <w:color w:val="auto"/>
          <w:sz w:val="20"/>
          <w:szCs w:val="20"/>
        </w:rPr>
        <w:t>Agreed Setup</w:t>
      </w:r>
      <w:bookmarkEnd w:id="130"/>
    </w:p>
    <w:p w14:paraId="027080CB" w14:textId="4B68B8BF" w:rsidR="009B71A8" w:rsidRPr="0073787F" w:rsidRDefault="009B71A8" w:rsidP="009B71A8">
      <w:pPr>
        <w:pStyle w:val="NoSpacing"/>
        <w:rPr>
          <w:rFonts w:ascii="Calibri" w:hAnsi="Calibri" w:cs="Calibri"/>
          <w:sz w:val="20"/>
          <w:szCs w:val="20"/>
          <w:lang w:val="en-GB"/>
        </w:rPr>
      </w:pPr>
      <w:proofErr w:type="spellStart"/>
      <w:r w:rsidRPr="0073787F">
        <w:rPr>
          <w:rFonts w:ascii="Calibri" w:hAnsi="Calibri" w:cs="Calibri"/>
          <w:sz w:val="20"/>
          <w:szCs w:val="20"/>
          <w:lang w:val="en-GB"/>
        </w:rPr>
        <w:t>Wiseflow</w:t>
      </w:r>
      <w:proofErr w:type="spellEnd"/>
      <w:r w:rsidRPr="0073787F">
        <w:rPr>
          <w:rFonts w:ascii="Calibri" w:hAnsi="Calibri" w:cs="Calibri"/>
          <w:sz w:val="20"/>
          <w:szCs w:val="20"/>
          <w:lang w:val="en-GB"/>
        </w:rPr>
        <w:t xml:space="preserve"> recommends a hybrid managed service model for Elavon’s Marriott Phase. This balances Elavon’s need for customisation with the robustness of </w:t>
      </w:r>
      <w:proofErr w:type="spellStart"/>
      <w:r w:rsidRPr="0073787F">
        <w:rPr>
          <w:rFonts w:ascii="Calibri" w:hAnsi="Calibri" w:cs="Calibri"/>
          <w:sz w:val="20"/>
          <w:szCs w:val="20"/>
          <w:lang w:val="en-GB"/>
        </w:rPr>
        <w:t>Wiseflow’s</w:t>
      </w:r>
      <w:proofErr w:type="spellEnd"/>
      <w:r w:rsidRPr="0073787F">
        <w:rPr>
          <w:rFonts w:ascii="Calibri" w:hAnsi="Calibri" w:cs="Calibri"/>
          <w:sz w:val="20"/>
          <w:szCs w:val="20"/>
          <w:lang w:val="en-GB"/>
        </w:rPr>
        <w:t xml:space="preserve"> API-driven platform.</w:t>
      </w:r>
    </w:p>
    <w:p w14:paraId="5A02D5CF" w14:textId="77777777" w:rsidR="009B71A8" w:rsidRPr="0073787F" w:rsidRDefault="009B71A8" w:rsidP="0090378A">
      <w:pPr>
        <w:pStyle w:val="NoSpacing"/>
        <w:pBdr>
          <w:bottom w:val="single" w:sz="4" w:space="0" w:color="auto"/>
        </w:pBdr>
        <w:rPr>
          <w:rFonts w:ascii="Calibri" w:hAnsi="Calibri" w:cs="Calibri"/>
          <w:sz w:val="20"/>
          <w:szCs w:val="20"/>
          <w:lang w:val="en-GB"/>
        </w:rPr>
      </w:pPr>
    </w:p>
    <w:p w14:paraId="2F3E8704" w14:textId="274FDBD2" w:rsidR="009B71A8" w:rsidRPr="0073787F" w:rsidRDefault="009B71A8" w:rsidP="009B71A8">
      <w:pPr>
        <w:pStyle w:val="NoSpacing"/>
        <w:rPr>
          <w:rFonts w:ascii="Calibri" w:hAnsi="Calibri" w:cs="Calibri"/>
          <w:b/>
          <w:bCs/>
          <w:sz w:val="20"/>
          <w:szCs w:val="20"/>
          <w:lang w:val="en-GB"/>
        </w:rPr>
      </w:pPr>
      <w:r w:rsidRPr="0073787F">
        <w:rPr>
          <w:rFonts w:ascii="Calibri" w:hAnsi="Calibri" w:cs="Calibri"/>
          <w:b/>
          <w:bCs/>
          <w:sz w:val="20"/>
          <w:szCs w:val="20"/>
          <w:lang w:val="en-GB"/>
        </w:rPr>
        <w:t xml:space="preserve">Hybrid Managed Service </w:t>
      </w:r>
    </w:p>
    <w:p w14:paraId="0CCE78FA" w14:textId="77777777" w:rsidR="009B71A8" w:rsidRPr="0073787F" w:rsidRDefault="009B71A8" w:rsidP="009B71A8">
      <w:pPr>
        <w:pStyle w:val="NoSpacing"/>
        <w:rPr>
          <w:rFonts w:ascii="Calibri" w:hAnsi="Calibri" w:cs="Calibri"/>
          <w:sz w:val="20"/>
          <w:szCs w:val="20"/>
          <w:lang w:val="en-GB"/>
        </w:rPr>
      </w:pPr>
    </w:p>
    <w:p w14:paraId="6803BE19" w14:textId="77777777" w:rsidR="009B71A8" w:rsidRPr="0073787F" w:rsidRDefault="009B71A8" w:rsidP="009B71A8">
      <w:pPr>
        <w:pStyle w:val="NoSpacing"/>
        <w:rPr>
          <w:rFonts w:ascii="Calibri" w:hAnsi="Calibri" w:cs="Calibri"/>
          <w:sz w:val="20"/>
          <w:szCs w:val="20"/>
          <w:lang w:val="en-GB"/>
        </w:rPr>
      </w:pPr>
      <w:r w:rsidRPr="0073787F">
        <w:rPr>
          <w:rFonts w:ascii="Calibri" w:hAnsi="Calibri" w:cs="Calibri"/>
          <w:sz w:val="20"/>
          <w:szCs w:val="20"/>
          <w:lang w:val="en-GB"/>
        </w:rPr>
        <w:t xml:space="preserve">A customised deployment, where Elavon receives a dedicated, white-labelled onboarding frontend asset integrated with a custom server layer. This server layer is built, hosted, and managed by </w:t>
      </w:r>
      <w:proofErr w:type="spellStart"/>
      <w:r w:rsidRPr="0073787F">
        <w:rPr>
          <w:rFonts w:ascii="Calibri" w:hAnsi="Calibri" w:cs="Calibri"/>
          <w:sz w:val="20"/>
          <w:szCs w:val="20"/>
          <w:lang w:val="en-GB"/>
        </w:rPr>
        <w:t>Wiseflow</w:t>
      </w:r>
      <w:proofErr w:type="spellEnd"/>
      <w:r w:rsidRPr="0073787F">
        <w:rPr>
          <w:rFonts w:ascii="Calibri" w:hAnsi="Calibri" w:cs="Calibri"/>
          <w:sz w:val="20"/>
          <w:szCs w:val="20"/>
          <w:lang w:val="en-GB"/>
        </w:rPr>
        <w:t xml:space="preserve"> on top of our core APIs, enabling full flexibility for Elavon-specific features while still leveraging our form builder and no-code tooling.</w:t>
      </w:r>
    </w:p>
    <w:p w14:paraId="72A0B685" w14:textId="77777777" w:rsidR="009B71A8" w:rsidRPr="0073787F" w:rsidRDefault="009B71A8" w:rsidP="009B71A8">
      <w:pPr>
        <w:pStyle w:val="NoSpacing"/>
        <w:rPr>
          <w:rFonts w:ascii="Calibri" w:hAnsi="Calibri" w:cs="Calibri"/>
          <w:sz w:val="20"/>
          <w:szCs w:val="20"/>
          <w:lang w:val="en-GB"/>
        </w:rPr>
      </w:pPr>
    </w:p>
    <w:p w14:paraId="1A870CAC" w14:textId="77777777" w:rsidR="009B71A8" w:rsidRPr="0073787F" w:rsidRDefault="009B71A8" w:rsidP="009B71A8">
      <w:pPr>
        <w:pStyle w:val="NoSpacing"/>
        <w:rPr>
          <w:rFonts w:ascii="Calibri" w:hAnsi="Calibri" w:cs="Calibri"/>
          <w:b/>
          <w:bCs/>
          <w:sz w:val="20"/>
          <w:szCs w:val="20"/>
          <w:lang w:val="en-GB"/>
        </w:rPr>
      </w:pPr>
      <w:r w:rsidRPr="0073787F">
        <w:rPr>
          <w:rFonts w:ascii="Calibri" w:hAnsi="Calibri" w:cs="Calibri"/>
          <w:b/>
          <w:bCs/>
          <w:sz w:val="20"/>
          <w:szCs w:val="20"/>
          <w:lang w:val="en-GB"/>
        </w:rPr>
        <w:t>Benefits</w:t>
      </w:r>
    </w:p>
    <w:p w14:paraId="49FDDBCE" w14:textId="77777777" w:rsidR="009B71A8" w:rsidRPr="0073787F" w:rsidRDefault="009B71A8" w:rsidP="009B71A8">
      <w:pPr>
        <w:pStyle w:val="NoSpacing"/>
        <w:rPr>
          <w:rFonts w:ascii="Calibri" w:hAnsi="Calibri" w:cs="Calibri"/>
          <w:sz w:val="20"/>
          <w:szCs w:val="20"/>
          <w:lang w:val="en-GB"/>
        </w:rPr>
      </w:pPr>
    </w:p>
    <w:p w14:paraId="2AE645F4" w14:textId="77777777" w:rsidR="009B71A8" w:rsidRPr="0073787F" w:rsidRDefault="009B71A8" w:rsidP="00B15176">
      <w:pPr>
        <w:pStyle w:val="NoSpacing"/>
        <w:numPr>
          <w:ilvl w:val="0"/>
          <w:numId w:val="2"/>
        </w:numPr>
        <w:rPr>
          <w:rFonts w:ascii="Calibri" w:hAnsi="Calibri" w:cs="Calibri"/>
          <w:sz w:val="20"/>
          <w:szCs w:val="20"/>
          <w:lang w:val="en-GB"/>
        </w:rPr>
      </w:pPr>
      <w:r w:rsidRPr="0073787F">
        <w:rPr>
          <w:rFonts w:ascii="Calibri" w:hAnsi="Calibri" w:cs="Calibri"/>
          <w:sz w:val="20"/>
          <w:szCs w:val="20"/>
          <w:lang w:val="en-GB"/>
        </w:rPr>
        <w:t>Fully branded onboarding experience (</w:t>
      </w:r>
      <w:hyperlink r:id="rId19" w:history="1">
        <w:r w:rsidRPr="0073787F">
          <w:rPr>
            <w:rStyle w:val="Hyperlink"/>
            <w:rFonts w:ascii="Calibri" w:hAnsi="Calibri" w:cs="Calibri"/>
            <w:color w:val="auto"/>
            <w:sz w:val="20"/>
            <w:szCs w:val="20"/>
            <w:lang w:val="en-GB"/>
          </w:rPr>
          <w:t>https://flow.elavon.eu</w:t>
        </w:r>
      </w:hyperlink>
      <w:r w:rsidRPr="0073787F">
        <w:rPr>
          <w:rFonts w:ascii="Calibri" w:hAnsi="Calibri" w:cs="Calibri"/>
          <w:sz w:val="20"/>
          <w:szCs w:val="20"/>
          <w:lang w:val="en-GB"/>
        </w:rPr>
        <w:t>).</w:t>
      </w:r>
    </w:p>
    <w:p w14:paraId="5F166C7E" w14:textId="77777777" w:rsidR="009B71A8" w:rsidRPr="0073787F" w:rsidRDefault="009B71A8" w:rsidP="00B15176">
      <w:pPr>
        <w:pStyle w:val="NoSpacing"/>
        <w:numPr>
          <w:ilvl w:val="0"/>
          <w:numId w:val="2"/>
        </w:numPr>
        <w:rPr>
          <w:rFonts w:ascii="Calibri" w:hAnsi="Calibri" w:cs="Calibri"/>
          <w:sz w:val="20"/>
          <w:szCs w:val="20"/>
          <w:lang w:val="en-GB"/>
        </w:rPr>
      </w:pPr>
      <w:r w:rsidRPr="0073787F">
        <w:rPr>
          <w:rFonts w:ascii="Calibri" w:hAnsi="Calibri" w:cs="Calibri"/>
          <w:sz w:val="20"/>
          <w:szCs w:val="20"/>
          <w:lang w:val="en-GB"/>
        </w:rPr>
        <w:t xml:space="preserve">Custom features built and maintained by </w:t>
      </w:r>
      <w:proofErr w:type="spellStart"/>
      <w:r w:rsidRPr="0073787F">
        <w:rPr>
          <w:rFonts w:ascii="Calibri" w:hAnsi="Calibri" w:cs="Calibri"/>
          <w:sz w:val="20"/>
          <w:szCs w:val="20"/>
          <w:lang w:val="en-GB"/>
        </w:rPr>
        <w:t>Wiseflow</w:t>
      </w:r>
      <w:proofErr w:type="spellEnd"/>
      <w:r w:rsidRPr="0073787F">
        <w:rPr>
          <w:rFonts w:ascii="Calibri" w:hAnsi="Calibri" w:cs="Calibri"/>
          <w:sz w:val="20"/>
          <w:szCs w:val="20"/>
          <w:lang w:val="en-GB"/>
        </w:rPr>
        <w:t xml:space="preserve"> (e.g. product catalogue editor, org chart certification).</w:t>
      </w:r>
    </w:p>
    <w:p w14:paraId="7A4D0938" w14:textId="77777777" w:rsidR="009B71A8" w:rsidRPr="0073787F" w:rsidRDefault="009B71A8" w:rsidP="00B15176">
      <w:pPr>
        <w:pStyle w:val="NoSpacing"/>
        <w:numPr>
          <w:ilvl w:val="0"/>
          <w:numId w:val="2"/>
        </w:numPr>
        <w:rPr>
          <w:rFonts w:ascii="Calibri" w:hAnsi="Calibri" w:cs="Calibri"/>
          <w:sz w:val="20"/>
          <w:szCs w:val="20"/>
          <w:lang w:val="en-GB"/>
        </w:rPr>
      </w:pPr>
      <w:r w:rsidRPr="0073787F">
        <w:rPr>
          <w:rFonts w:ascii="Calibri" w:hAnsi="Calibri" w:cs="Calibri"/>
          <w:sz w:val="20"/>
          <w:szCs w:val="20"/>
          <w:lang w:val="en-GB"/>
        </w:rPr>
        <w:t>Dedicated managed service layer for maximum flexibility.</w:t>
      </w:r>
    </w:p>
    <w:p w14:paraId="78679550" w14:textId="77777777" w:rsidR="009B71A8" w:rsidRPr="0073787F" w:rsidRDefault="009B71A8" w:rsidP="00B15176">
      <w:pPr>
        <w:pStyle w:val="NoSpacing"/>
        <w:numPr>
          <w:ilvl w:val="0"/>
          <w:numId w:val="2"/>
        </w:numPr>
        <w:rPr>
          <w:rFonts w:ascii="Calibri" w:hAnsi="Calibri" w:cs="Calibri"/>
          <w:sz w:val="20"/>
          <w:szCs w:val="20"/>
          <w:lang w:val="en-GB"/>
        </w:rPr>
      </w:pPr>
      <w:r w:rsidRPr="0073787F">
        <w:rPr>
          <w:rFonts w:ascii="Calibri" w:hAnsi="Calibri" w:cs="Calibri"/>
          <w:sz w:val="20"/>
          <w:szCs w:val="20"/>
          <w:lang w:val="en-GB"/>
        </w:rPr>
        <w:t>Enterprise-grade AWS hosting, security, and support.</w:t>
      </w:r>
    </w:p>
    <w:p w14:paraId="38D81486" w14:textId="77777777" w:rsidR="009B71A8" w:rsidRPr="0073787F" w:rsidRDefault="009B71A8" w:rsidP="009B71A8">
      <w:pPr>
        <w:pStyle w:val="NoSpacing"/>
        <w:rPr>
          <w:rFonts w:ascii="Calibri" w:hAnsi="Calibri" w:cs="Calibri"/>
          <w:sz w:val="20"/>
          <w:szCs w:val="20"/>
          <w:lang w:val="en-GB"/>
        </w:rPr>
      </w:pPr>
    </w:p>
    <w:p w14:paraId="54983943" w14:textId="77777777" w:rsidR="009B71A8" w:rsidRPr="0073787F" w:rsidRDefault="009B71A8" w:rsidP="009B71A8">
      <w:pPr>
        <w:pStyle w:val="NoSpacing"/>
        <w:rPr>
          <w:rFonts w:ascii="Calibri" w:hAnsi="Calibri" w:cs="Calibri"/>
          <w:b/>
          <w:bCs/>
          <w:sz w:val="20"/>
          <w:szCs w:val="20"/>
          <w:lang w:val="en-GB"/>
        </w:rPr>
      </w:pPr>
      <w:r w:rsidRPr="0073787F">
        <w:rPr>
          <w:rFonts w:ascii="Calibri" w:hAnsi="Calibri" w:cs="Calibri"/>
          <w:b/>
          <w:bCs/>
          <w:sz w:val="20"/>
          <w:szCs w:val="20"/>
          <w:lang w:val="en-GB"/>
        </w:rPr>
        <w:t>Inclusions:</w:t>
      </w:r>
    </w:p>
    <w:p w14:paraId="6ED99E59" w14:textId="77777777" w:rsidR="009B71A8" w:rsidRPr="0073787F" w:rsidRDefault="009B71A8" w:rsidP="009B71A8">
      <w:pPr>
        <w:pStyle w:val="NoSpacing"/>
        <w:rPr>
          <w:rFonts w:ascii="Calibri" w:hAnsi="Calibri" w:cs="Calibri"/>
          <w:sz w:val="20"/>
          <w:szCs w:val="20"/>
          <w:lang w:val="en-GB"/>
        </w:rPr>
      </w:pPr>
    </w:p>
    <w:p w14:paraId="2D9CA276" w14:textId="77777777" w:rsidR="009B71A8" w:rsidRPr="0073787F" w:rsidRDefault="009B71A8" w:rsidP="00B15176">
      <w:pPr>
        <w:pStyle w:val="NoSpacing"/>
        <w:numPr>
          <w:ilvl w:val="0"/>
          <w:numId w:val="3"/>
        </w:numPr>
        <w:rPr>
          <w:rFonts w:ascii="Calibri" w:hAnsi="Calibri" w:cs="Calibri"/>
          <w:sz w:val="20"/>
          <w:szCs w:val="20"/>
          <w:lang w:val="en-GB"/>
        </w:rPr>
      </w:pPr>
      <w:r w:rsidRPr="0073787F">
        <w:rPr>
          <w:rFonts w:ascii="Calibri" w:hAnsi="Calibri" w:cs="Calibri"/>
          <w:sz w:val="20"/>
          <w:szCs w:val="20"/>
          <w:lang w:val="en-GB"/>
        </w:rPr>
        <w:t>AWS Cloud Infrastructure setup (VPC, ECS, RDS, networking, security groups).</w:t>
      </w:r>
    </w:p>
    <w:p w14:paraId="6D115285" w14:textId="78DD7731" w:rsidR="009B71A8" w:rsidRPr="0073787F" w:rsidRDefault="009B71A8" w:rsidP="00B15176">
      <w:pPr>
        <w:pStyle w:val="NoSpacing"/>
        <w:numPr>
          <w:ilvl w:val="0"/>
          <w:numId w:val="3"/>
        </w:numPr>
        <w:rPr>
          <w:rFonts w:ascii="Calibri" w:hAnsi="Calibri" w:cs="Calibri"/>
          <w:sz w:val="20"/>
          <w:szCs w:val="20"/>
          <w:lang w:val="en-GB"/>
        </w:rPr>
      </w:pPr>
      <w:r w:rsidRPr="0073787F">
        <w:rPr>
          <w:rFonts w:ascii="Calibri" w:hAnsi="Calibri" w:cs="Calibri"/>
          <w:sz w:val="20"/>
          <w:szCs w:val="20"/>
          <w:lang w:val="en-GB"/>
        </w:rPr>
        <w:t>White-labelling and jurisdiction-specific configuration</w:t>
      </w:r>
      <w:ins w:id="131" w:author="David Sant" w:date="2025-11-26T09:48:00Z" w16du:dateUtc="2025-11-26T09:48:00Z">
        <w:r w:rsidR="00577934">
          <w:rPr>
            <w:rFonts w:ascii="Calibri" w:hAnsi="Calibri" w:cs="Calibri"/>
            <w:sz w:val="20"/>
            <w:szCs w:val="20"/>
            <w:lang w:val="en-GB"/>
          </w:rPr>
          <w:t xml:space="preserve"> based on Elavon’s requirements</w:t>
        </w:r>
      </w:ins>
      <w:r w:rsidRPr="0073787F">
        <w:rPr>
          <w:rFonts w:ascii="Calibri" w:hAnsi="Calibri" w:cs="Calibri"/>
          <w:sz w:val="20"/>
          <w:szCs w:val="20"/>
          <w:lang w:val="en-GB"/>
        </w:rPr>
        <w:t>.</w:t>
      </w:r>
    </w:p>
    <w:p w14:paraId="4C97A75C" w14:textId="0DA7C5F5" w:rsidR="009B71A8" w:rsidRPr="0073787F" w:rsidRDefault="009B71A8" w:rsidP="00B15176">
      <w:pPr>
        <w:pStyle w:val="NoSpacing"/>
        <w:numPr>
          <w:ilvl w:val="0"/>
          <w:numId w:val="3"/>
        </w:numPr>
        <w:rPr>
          <w:rFonts w:ascii="Calibri" w:hAnsi="Calibri" w:cs="Calibri"/>
          <w:sz w:val="20"/>
          <w:szCs w:val="20"/>
          <w:lang w:val="en-GB"/>
        </w:rPr>
      </w:pPr>
      <w:r w:rsidRPr="0073787F">
        <w:rPr>
          <w:rFonts w:ascii="Calibri" w:hAnsi="Calibri" w:cs="Calibri"/>
          <w:sz w:val="20"/>
          <w:szCs w:val="20"/>
          <w:lang w:val="en-GB"/>
        </w:rPr>
        <w:t xml:space="preserve">Initial onboarding flows (Marriott </w:t>
      </w:r>
      <w:r w:rsidR="00D05F3E">
        <w:rPr>
          <w:rFonts w:ascii="Calibri" w:hAnsi="Calibri" w:cs="Calibri"/>
          <w:sz w:val="20"/>
          <w:szCs w:val="20"/>
          <w:lang w:val="en-GB"/>
        </w:rPr>
        <w:t>phase</w:t>
      </w:r>
      <w:r w:rsidRPr="0073787F">
        <w:rPr>
          <w:rFonts w:ascii="Calibri" w:hAnsi="Calibri" w:cs="Calibri"/>
          <w:sz w:val="20"/>
          <w:szCs w:val="20"/>
          <w:lang w:val="en-GB"/>
        </w:rPr>
        <w:t xml:space="preserve"> + UK, France, Germany).</w:t>
      </w:r>
    </w:p>
    <w:p w14:paraId="70FC55C0" w14:textId="77777777" w:rsidR="009B71A8" w:rsidRPr="0073787F" w:rsidRDefault="009B71A8" w:rsidP="00B15176">
      <w:pPr>
        <w:pStyle w:val="NoSpacing"/>
        <w:numPr>
          <w:ilvl w:val="0"/>
          <w:numId w:val="3"/>
        </w:numPr>
        <w:rPr>
          <w:rFonts w:ascii="Calibri" w:hAnsi="Calibri" w:cs="Calibri"/>
          <w:sz w:val="20"/>
          <w:szCs w:val="20"/>
          <w:lang w:val="en-GB"/>
        </w:rPr>
      </w:pPr>
      <w:commentRangeStart w:id="132"/>
      <w:r w:rsidRPr="0073787F">
        <w:rPr>
          <w:rFonts w:ascii="Calibri" w:hAnsi="Calibri" w:cs="Calibri"/>
          <w:sz w:val="20"/>
          <w:szCs w:val="20"/>
          <w:lang w:val="en-GB"/>
        </w:rPr>
        <w:t>MFA / SSO / SAML integration with Elavon’s IdP.</w:t>
      </w:r>
      <w:commentRangeEnd w:id="132"/>
      <w:r w:rsidR="00DF4534">
        <w:rPr>
          <w:rStyle w:val="CommentReference"/>
          <w:lang w:val="en-GB"/>
        </w:rPr>
        <w:commentReference w:id="132"/>
      </w:r>
    </w:p>
    <w:p w14:paraId="1B72A515" w14:textId="77777777" w:rsidR="009B71A8" w:rsidRPr="0073787F" w:rsidRDefault="009B71A8" w:rsidP="00B15176">
      <w:pPr>
        <w:pStyle w:val="NoSpacing"/>
        <w:numPr>
          <w:ilvl w:val="0"/>
          <w:numId w:val="3"/>
        </w:numPr>
        <w:rPr>
          <w:rFonts w:ascii="Calibri" w:hAnsi="Calibri" w:cs="Calibri"/>
          <w:sz w:val="20"/>
          <w:szCs w:val="20"/>
          <w:lang w:val="en-GB"/>
        </w:rPr>
      </w:pPr>
      <w:r w:rsidRPr="0073787F">
        <w:rPr>
          <w:rFonts w:ascii="Calibri" w:hAnsi="Calibri" w:cs="Calibri"/>
          <w:sz w:val="20"/>
          <w:szCs w:val="20"/>
          <w:lang w:val="en-GB"/>
        </w:rPr>
        <w:t>Custom features in scope.</w:t>
      </w:r>
    </w:p>
    <w:p w14:paraId="1833D3B3" w14:textId="5303B686" w:rsidR="009B71A8" w:rsidRPr="0073787F" w:rsidRDefault="009B71A8" w:rsidP="00B15176">
      <w:pPr>
        <w:pStyle w:val="NoSpacing"/>
        <w:numPr>
          <w:ilvl w:val="0"/>
          <w:numId w:val="3"/>
        </w:numPr>
        <w:rPr>
          <w:rFonts w:ascii="Calibri" w:hAnsi="Calibri" w:cs="Calibri"/>
          <w:sz w:val="20"/>
          <w:szCs w:val="20"/>
          <w:lang w:val="en-GB"/>
        </w:rPr>
      </w:pPr>
      <w:r w:rsidRPr="0073787F">
        <w:rPr>
          <w:rFonts w:ascii="Calibri" w:hAnsi="Calibri" w:cs="Calibri"/>
          <w:sz w:val="20"/>
          <w:szCs w:val="20"/>
          <w:lang w:val="en-GB"/>
        </w:rPr>
        <w:t xml:space="preserve">Technical support and knowledge transfer during </w:t>
      </w:r>
      <w:r w:rsidR="00D05F3E">
        <w:rPr>
          <w:rFonts w:ascii="Calibri" w:hAnsi="Calibri" w:cs="Calibri"/>
          <w:sz w:val="20"/>
          <w:szCs w:val="20"/>
          <w:lang w:val="en-GB"/>
        </w:rPr>
        <w:t>Phase 1 (Marriott)</w:t>
      </w:r>
      <w:r w:rsidRPr="0073787F">
        <w:rPr>
          <w:rFonts w:ascii="Calibri" w:hAnsi="Calibri" w:cs="Calibri"/>
          <w:sz w:val="20"/>
          <w:szCs w:val="20"/>
          <w:lang w:val="en-GB"/>
        </w:rPr>
        <w:t>.</w:t>
      </w:r>
    </w:p>
    <w:p w14:paraId="174D2EEE" w14:textId="77777777" w:rsidR="009B71A8" w:rsidRPr="0073787F" w:rsidRDefault="009B71A8" w:rsidP="009B71A8">
      <w:pPr>
        <w:pStyle w:val="NoSpacing"/>
        <w:rPr>
          <w:rFonts w:ascii="Calibri" w:hAnsi="Calibri" w:cs="Calibri"/>
          <w:sz w:val="20"/>
          <w:szCs w:val="20"/>
          <w:lang w:val="en-GB"/>
        </w:rPr>
      </w:pPr>
    </w:p>
    <w:p w14:paraId="6238DAF8" w14:textId="77777777" w:rsidR="009B71A8" w:rsidRPr="0073787F" w:rsidRDefault="009B71A8" w:rsidP="009B71A8">
      <w:pPr>
        <w:pStyle w:val="NoSpacing"/>
        <w:rPr>
          <w:rFonts w:ascii="Calibri" w:hAnsi="Calibri" w:cs="Calibri"/>
          <w:b/>
          <w:bCs/>
          <w:sz w:val="20"/>
          <w:szCs w:val="20"/>
          <w:lang w:val="en-GB"/>
        </w:rPr>
      </w:pPr>
      <w:r w:rsidRPr="0073787F">
        <w:rPr>
          <w:rFonts w:ascii="Calibri" w:hAnsi="Calibri" w:cs="Calibri"/>
          <w:b/>
          <w:bCs/>
          <w:sz w:val="20"/>
          <w:szCs w:val="20"/>
          <w:lang w:val="en-GB"/>
        </w:rPr>
        <w:t>Breakdown:</w:t>
      </w:r>
    </w:p>
    <w:p w14:paraId="3A355807" w14:textId="77777777" w:rsidR="009B71A8" w:rsidRPr="0073787F" w:rsidRDefault="009B71A8" w:rsidP="009B71A8">
      <w:pPr>
        <w:pStyle w:val="NoSpacing"/>
        <w:rPr>
          <w:rFonts w:ascii="Calibri" w:hAnsi="Calibri" w:cs="Calibri"/>
          <w:sz w:val="20"/>
          <w:szCs w:val="20"/>
          <w:lang w:val="en-GB"/>
        </w:rPr>
      </w:pPr>
    </w:p>
    <w:p w14:paraId="2B7EC8A8"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Configuration of AWS Cloud Infrastructure</w:t>
      </w:r>
    </w:p>
    <w:p w14:paraId="39E48CC7"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Provisioning of isolated environments (VPC, ECS, RDS, networking, security groups) in eu-west-2.</w:t>
      </w:r>
    </w:p>
    <w:p w14:paraId="0FF98D88"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Customisation Support (Standard)</w:t>
      </w:r>
    </w:p>
    <w:p w14:paraId="73B748B6"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White-labelling (URLs, email domains, branding) and jurisdiction-specific configuration.</w:t>
      </w:r>
    </w:p>
    <w:p w14:paraId="596D51B2"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Initial Flows Created</w:t>
      </w:r>
    </w:p>
    <w:p w14:paraId="51E402F0" w14:textId="4C71A741"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 xml:space="preserve">Design and implementation of the first set of onboarding flows (Marriott </w:t>
      </w:r>
      <w:r w:rsidR="009F19B7">
        <w:rPr>
          <w:rFonts w:ascii="Calibri" w:hAnsi="Calibri" w:cs="Calibri"/>
          <w:sz w:val="20"/>
          <w:szCs w:val="20"/>
          <w:lang w:val="en-GB"/>
        </w:rPr>
        <w:t>Marriot Phase</w:t>
      </w:r>
      <w:r w:rsidRPr="0073787F">
        <w:rPr>
          <w:rFonts w:ascii="Calibri" w:hAnsi="Calibri" w:cs="Calibri"/>
          <w:sz w:val="20"/>
          <w:szCs w:val="20"/>
          <w:lang w:val="en-GB"/>
        </w:rPr>
        <w:t xml:space="preserve"> + UK, France, Germany)</w:t>
      </w:r>
      <w:ins w:id="133" w:author="David Sant" w:date="2025-11-26T09:48:00Z" w16du:dateUtc="2025-11-26T09:48:00Z">
        <w:r w:rsidR="004F0644">
          <w:rPr>
            <w:rFonts w:ascii="Calibri" w:hAnsi="Calibri" w:cs="Calibri"/>
            <w:sz w:val="20"/>
            <w:szCs w:val="20"/>
            <w:lang w:val="en-GB"/>
          </w:rPr>
          <w:t xml:space="preserve"> based on Elavon’s requirements</w:t>
        </w:r>
      </w:ins>
      <w:r w:rsidRPr="0073787F">
        <w:rPr>
          <w:rFonts w:ascii="Calibri" w:hAnsi="Calibri" w:cs="Calibri"/>
          <w:sz w:val="20"/>
          <w:szCs w:val="20"/>
          <w:lang w:val="en-GB"/>
        </w:rPr>
        <w:t>.</w:t>
      </w:r>
    </w:p>
    <w:p w14:paraId="335192E5"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MFA / SSO / SAML Configuration</w:t>
      </w:r>
    </w:p>
    <w:p w14:paraId="5B7D2FA2" w14:textId="77777777" w:rsidR="009B71A8" w:rsidRPr="0073787F" w:rsidRDefault="009B71A8" w:rsidP="00B15176">
      <w:pPr>
        <w:pStyle w:val="NoSpacing"/>
        <w:numPr>
          <w:ilvl w:val="1"/>
          <w:numId w:val="4"/>
        </w:numPr>
        <w:rPr>
          <w:rFonts w:ascii="Calibri" w:hAnsi="Calibri" w:cs="Calibri"/>
          <w:sz w:val="20"/>
          <w:szCs w:val="20"/>
          <w:lang w:val="en-GB"/>
        </w:rPr>
      </w:pPr>
      <w:commentRangeStart w:id="134"/>
      <w:r w:rsidRPr="0073787F">
        <w:rPr>
          <w:rFonts w:ascii="Calibri" w:hAnsi="Calibri" w:cs="Calibri"/>
          <w:sz w:val="20"/>
          <w:szCs w:val="20"/>
          <w:lang w:val="en-GB"/>
        </w:rPr>
        <w:t>Integration with Elavon’s identity provider for enterprise authentication.</w:t>
      </w:r>
      <w:commentRangeEnd w:id="134"/>
      <w:r w:rsidR="00C925D6">
        <w:rPr>
          <w:rStyle w:val="CommentReference"/>
          <w:lang w:val="en-GB"/>
        </w:rPr>
        <w:commentReference w:id="134"/>
      </w:r>
    </w:p>
    <w:p w14:paraId="6C994EE3"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Support</w:t>
      </w:r>
    </w:p>
    <w:p w14:paraId="50745007" w14:textId="326A3AFA"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 xml:space="preserve">Technical assistance and knowledge transfer during the </w:t>
      </w:r>
      <w:r w:rsidR="009F19B7">
        <w:rPr>
          <w:rFonts w:ascii="Calibri" w:hAnsi="Calibri" w:cs="Calibri"/>
          <w:sz w:val="20"/>
          <w:szCs w:val="20"/>
          <w:lang w:val="en-GB"/>
        </w:rPr>
        <w:t>phase 1</w:t>
      </w:r>
      <w:r w:rsidRPr="0073787F">
        <w:rPr>
          <w:rFonts w:ascii="Calibri" w:hAnsi="Calibri" w:cs="Calibri"/>
          <w:sz w:val="20"/>
          <w:szCs w:val="20"/>
          <w:lang w:val="en-GB"/>
        </w:rPr>
        <w:t xml:space="preserve"> setup phase.</w:t>
      </w:r>
    </w:p>
    <w:p w14:paraId="192EF63C"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Custom Server Layer &amp; Onboarding Asset</w:t>
      </w:r>
    </w:p>
    <w:p w14:paraId="39A91F88"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Build, host, and manage a dedicated server layer for Elavon.</w:t>
      </w:r>
    </w:p>
    <w:p w14:paraId="282B860A"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Delivery of a custom, white-labelled onboarding frontend asset.</w:t>
      </w:r>
    </w:p>
    <w:p w14:paraId="28C1FB1C"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 xml:space="preserve">Integration with </w:t>
      </w:r>
      <w:proofErr w:type="spellStart"/>
      <w:r w:rsidRPr="0073787F">
        <w:rPr>
          <w:rFonts w:ascii="Calibri" w:hAnsi="Calibri" w:cs="Calibri"/>
          <w:sz w:val="20"/>
          <w:szCs w:val="20"/>
          <w:lang w:val="en-GB"/>
        </w:rPr>
        <w:t>Wiseflow</w:t>
      </w:r>
      <w:proofErr w:type="spellEnd"/>
      <w:r w:rsidRPr="0073787F">
        <w:rPr>
          <w:rFonts w:ascii="Calibri" w:hAnsi="Calibri" w:cs="Calibri"/>
          <w:sz w:val="20"/>
          <w:szCs w:val="20"/>
          <w:lang w:val="en-GB"/>
        </w:rPr>
        <w:t xml:space="preserve"> APIs for flexibility and bespoke functionality.</w:t>
      </w:r>
    </w:p>
    <w:p w14:paraId="34CB33F8"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Custom Features In-Scope</w:t>
      </w:r>
    </w:p>
    <w:p w14:paraId="72957FEA"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Product catalogue/pricing database &amp; editor.</w:t>
      </w:r>
    </w:p>
    <w:p w14:paraId="6C593781"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Org chart certification.</w:t>
      </w:r>
    </w:p>
    <w:p w14:paraId="5108CF40" w14:textId="77777777" w:rsidR="0090378A" w:rsidRDefault="0090378A" w:rsidP="003903B2">
      <w:pPr>
        <w:rPr>
          <w:rFonts w:ascii="Calibri" w:hAnsi="Calibri" w:cs="Calibri"/>
          <w:b/>
          <w:bCs/>
          <w:sz w:val="20"/>
          <w:szCs w:val="20"/>
        </w:rPr>
      </w:pPr>
    </w:p>
    <w:p w14:paraId="75FACF9E" w14:textId="77777777" w:rsidR="0090378A" w:rsidRDefault="0090378A" w:rsidP="003903B2">
      <w:pPr>
        <w:rPr>
          <w:rFonts w:ascii="Calibri" w:hAnsi="Calibri" w:cs="Calibri"/>
          <w:b/>
          <w:bCs/>
          <w:sz w:val="20"/>
          <w:szCs w:val="20"/>
        </w:rPr>
      </w:pPr>
    </w:p>
    <w:p w14:paraId="25B0B375" w14:textId="77777777" w:rsidR="0090378A" w:rsidRDefault="0090378A" w:rsidP="003903B2">
      <w:pPr>
        <w:rPr>
          <w:rFonts w:ascii="Calibri" w:hAnsi="Calibri" w:cs="Calibri"/>
          <w:b/>
          <w:bCs/>
          <w:sz w:val="20"/>
          <w:szCs w:val="20"/>
        </w:rPr>
      </w:pPr>
    </w:p>
    <w:p w14:paraId="0D9968EA" w14:textId="77777777" w:rsidR="0090378A" w:rsidRDefault="0090378A" w:rsidP="003903B2">
      <w:pPr>
        <w:rPr>
          <w:rFonts w:ascii="Calibri" w:hAnsi="Calibri" w:cs="Calibri"/>
          <w:b/>
          <w:bCs/>
          <w:sz w:val="20"/>
          <w:szCs w:val="20"/>
        </w:rPr>
      </w:pPr>
    </w:p>
    <w:p w14:paraId="1C6A0497" w14:textId="77777777" w:rsidR="0090378A" w:rsidRDefault="0090378A" w:rsidP="003903B2">
      <w:pPr>
        <w:rPr>
          <w:rFonts w:ascii="Calibri" w:hAnsi="Calibri" w:cs="Calibri"/>
          <w:b/>
          <w:bCs/>
          <w:sz w:val="20"/>
          <w:szCs w:val="20"/>
        </w:rPr>
      </w:pPr>
    </w:p>
    <w:p w14:paraId="455BD944" w14:textId="77777777" w:rsidR="0090378A" w:rsidRDefault="0090378A" w:rsidP="003903B2">
      <w:pPr>
        <w:rPr>
          <w:rFonts w:ascii="Calibri" w:hAnsi="Calibri" w:cs="Calibri"/>
          <w:b/>
          <w:bCs/>
          <w:sz w:val="20"/>
          <w:szCs w:val="20"/>
        </w:rPr>
      </w:pPr>
    </w:p>
    <w:p w14:paraId="0AB5F901" w14:textId="77777777" w:rsidR="0090378A" w:rsidRDefault="0090378A" w:rsidP="003903B2">
      <w:pPr>
        <w:rPr>
          <w:rFonts w:ascii="Calibri" w:hAnsi="Calibri" w:cs="Calibri"/>
          <w:b/>
          <w:bCs/>
          <w:sz w:val="20"/>
          <w:szCs w:val="20"/>
        </w:rPr>
      </w:pPr>
    </w:p>
    <w:p w14:paraId="62FF3A88" w14:textId="77777777" w:rsidR="0090378A" w:rsidRDefault="0090378A" w:rsidP="003903B2">
      <w:pPr>
        <w:rPr>
          <w:rFonts w:ascii="Calibri" w:hAnsi="Calibri" w:cs="Calibri"/>
          <w:b/>
          <w:bCs/>
          <w:sz w:val="20"/>
          <w:szCs w:val="20"/>
        </w:rPr>
      </w:pPr>
    </w:p>
    <w:p w14:paraId="28A76FC9" w14:textId="021E646C" w:rsidR="003903B2" w:rsidRPr="0073787F" w:rsidRDefault="003903B2" w:rsidP="003903B2">
      <w:pPr>
        <w:rPr>
          <w:rFonts w:ascii="Calibri" w:hAnsi="Calibri" w:cs="Calibri"/>
          <w:b/>
          <w:bCs/>
          <w:sz w:val="20"/>
          <w:szCs w:val="20"/>
        </w:rPr>
      </w:pPr>
      <w:r w:rsidRPr="0073787F">
        <w:rPr>
          <w:rFonts w:ascii="Calibri" w:hAnsi="Calibri" w:cs="Calibri"/>
          <w:b/>
          <w:bCs/>
          <w:sz w:val="20"/>
          <w:szCs w:val="20"/>
        </w:rPr>
        <w:t>A</w:t>
      </w:r>
      <w:r w:rsidR="007941A7">
        <w:rPr>
          <w:rFonts w:ascii="Calibri" w:hAnsi="Calibri" w:cs="Calibri"/>
          <w:b/>
          <w:bCs/>
          <w:sz w:val="20"/>
          <w:szCs w:val="20"/>
        </w:rPr>
        <w:t xml:space="preserve">ppendix B </w:t>
      </w:r>
      <w:proofErr w:type="gramStart"/>
      <w:r w:rsidR="007941A7">
        <w:rPr>
          <w:rFonts w:ascii="Calibri" w:hAnsi="Calibri" w:cs="Calibri"/>
          <w:b/>
          <w:bCs/>
          <w:sz w:val="20"/>
          <w:szCs w:val="20"/>
        </w:rPr>
        <w:t xml:space="preserve">- </w:t>
      </w:r>
      <w:r w:rsidRPr="0073787F">
        <w:rPr>
          <w:rFonts w:ascii="Calibri" w:hAnsi="Calibri" w:cs="Calibri"/>
          <w:b/>
          <w:bCs/>
          <w:sz w:val="20"/>
          <w:szCs w:val="20"/>
        </w:rPr>
        <w:t xml:space="preserve"> Workflow</w:t>
      </w:r>
      <w:proofErr w:type="gramEnd"/>
      <w:r w:rsidRPr="0073787F">
        <w:rPr>
          <w:rFonts w:ascii="Calibri" w:hAnsi="Calibri" w:cs="Calibri"/>
          <w:b/>
          <w:bCs/>
          <w:sz w:val="20"/>
          <w:szCs w:val="20"/>
        </w:rPr>
        <w:t xml:space="preserve"> Diagram</w:t>
      </w:r>
    </w:p>
    <w:p w14:paraId="3A783202" w14:textId="77777777" w:rsidR="003903B2" w:rsidRPr="0073787F" w:rsidRDefault="003903B2" w:rsidP="003903B2">
      <w:pPr>
        <w:rPr>
          <w:rFonts w:ascii="Calibri" w:hAnsi="Calibri" w:cs="Calibri"/>
          <w:sz w:val="20"/>
          <w:szCs w:val="20"/>
        </w:rPr>
      </w:pPr>
      <w:r w:rsidRPr="0073787F">
        <w:rPr>
          <w:rFonts w:ascii="Calibri" w:hAnsi="Calibri" w:cs="Calibri"/>
          <w:sz w:val="20"/>
          <w:szCs w:val="20"/>
        </w:rPr>
        <w:t>A detailed visual representation of the onboarding workflow is provided in the attached diagram. This diagram illustrates the end-to-end automation process, including data collection, formatting, application pack generation, and contract signing via DocuSign.</w:t>
      </w:r>
    </w:p>
    <w:p w14:paraId="1BA81C94" w14:textId="782873EC" w:rsidR="00E5025A" w:rsidRPr="0073787F" w:rsidRDefault="003C0E26" w:rsidP="003903B2">
      <w:pPr>
        <w:rPr>
          <w:rFonts w:ascii="Calibri" w:hAnsi="Calibri" w:cs="Calibri"/>
          <w:sz w:val="20"/>
          <w:szCs w:val="20"/>
        </w:rPr>
      </w:pPr>
      <w:r w:rsidRPr="0073787F">
        <w:t xml:space="preserve"> </w:t>
      </w:r>
      <w:r w:rsidRPr="0073787F">
        <w:rPr>
          <w:noProof/>
        </w:rPr>
        <w:drawing>
          <wp:inline distT="0" distB="0" distL="0" distR="0" wp14:anchorId="25F25139" wp14:editId="529819EF">
            <wp:extent cx="6409980" cy="2270760"/>
            <wp:effectExtent l="0" t="0" r="0" b="0"/>
            <wp:docPr id="950283142" name="Picture 1"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rotWithShape="1">
                    <a:blip r:embed="rId20">
                      <a:extLst>
                        <a:ext uri="{28A0092B-C50C-407E-A947-70E740481C1C}">
                          <a14:useLocalDpi xmlns:a14="http://schemas.microsoft.com/office/drawing/2010/main" val="0"/>
                        </a:ext>
                      </a:extLst>
                    </a:blip>
                    <a:srcRect t="6047" b="8622"/>
                    <a:stretch>
                      <a:fillRect/>
                    </a:stretch>
                  </pic:blipFill>
                  <pic:spPr bwMode="auto">
                    <a:xfrm>
                      <a:off x="0" y="0"/>
                      <a:ext cx="6440488" cy="2281568"/>
                    </a:xfrm>
                    <a:prstGeom prst="rect">
                      <a:avLst/>
                    </a:prstGeom>
                    <a:ln>
                      <a:noFill/>
                    </a:ln>
                    <a:extLst>
                      <a:ext uri="{53640926-AAD7-44D8-BBD7-CCE9431645EC}">
                        <a14:shadowObscured xmlns:a14="http://schemas.microsoft.com/office/drawing/2010/main"/>
                      </a:ext>
                    </a:extLst>
                  </pic:spPr>
                </pic:pic>
              </a:graphicData>
            </a:graphic>
          </wp:inline>
        </w:drawing>
      </w:r>
    </w:p>
    <w:p w14:paraId="64C6DAC0" w14:textId="34E4D08E" w:rsidR="004F73FC" w:rsidRPr="0073787F" w:rsidRDefault="004F73FC" w:rsidP="004F73FC">
      <w:pPr>
        <w:rPr>
          <w:rFonts w:ascii="Calibri" w:hAnsi="Calibri" w:cs="Calibri"/>
          <w:b/>
          <w:bCs/>
          <w:sz w:val="20"/>
          <w:szCs w:val="20"/>
        </w:rPr>
      </w:pPr>
      <w:r w:rsidRPr="0073787F">
        <w:rPr>
          <w:rFonts w:ascii="Calibri" w:hAnsi="Calibri" w:cs="Calibri"/>
          <w:b/>
          <w:bCs/>
          <w:sz w:val="20"/>
          <w:szCs w:val="20"/>
        </w:rPr>
        <w:t>A</w:t>
      </w:r>
      <w:r w:rsidR="007941A7">
        <w:rPr>
          <w:rFonts w:ascii="Calibri" w:hAnsi="Calibri" w:cs="Calibri"/>
          <w:b/>
          <w:bCs/>
          <w:sz w:val="20"/>
          <w:szCs w:val="20"/>
        </w:rPr>
        <w:t xml:space="preserve">ppendix C </w:t>
      </w:r>
      <w:proofErr w:type="gramStart"/>
      <w:r w:rsidR="007941A7">
        <w:rPr>
          <w:rFonts w:ascii="Calibri" w:hAnsi="Calibri" w:cs="Calibri"/>
          <w:b/>
          <w:bCs/>
          <w:sz w:val="20"/>
          <w:szCs w:val="20"/>
        </w:rPr>
        <w:t xml:space="preserve">- </w:t>
      </w:r>
      <w:r w:rsidRPr="0073787F">
        <w:rPr>
          <w:rFonts w:ascii="Calibri" w:hAnsi="Calibri" w:cs="Calibri"/>
          <w:b/>
          <w:bCs/>
          <w:sz w:val="20"/>
          <w:szCs w:val="20"/>
        </w:rPr>
        <w:t xml:space="preserve"> Pricing</w:t>
      </w:r>
      <w:proofErr w:type="gramEnd"/>
      <w:r w:rsidRPr="0073787F">
        <w:rPr>
          <w:rFonts w:ascii="Calibri" w:hAnsi="Calibri" w:cs="Calibri"/>
          <w:b/>
          <w:bCs/>
          <w:sz w:val="20"/>
          <w:szCs w:val="20"/>
        </w:rPr>
        <w:t xml:space="preserve"> Details</w:t>
      </w:r>
    </w:p>
    <w:p w14:paraId="3BC2E898" w14:textId="77777777" w:rsidR="004F73FC" w:rsidRPr="0073787F" w:rsidRDefault="004F73FC" w:rsidP="004F73FC">
      <w:pPr>
        <w:rPr>
          <w:rFonts w:ascii="Calibri" w:hAnsi="Calibri" w:cs="Calibri"/>
          <w:b/>
          <w:bCs/>
          <w:sz w:val="20"/>
          <w:szCs w:val="20"/>
        </w:rPr>
      </w:pPr>
      <w:r w:rsidRPr="0073787F">
        <w:rPr>
          <w:rFonts w:ascii="Calibri" w:hAnsi="Calibri" w:cs="Calibri"/>
          <w:b/>
          <w:bCs/>
          <w:sz w:val="20"/>
          <w:szCs w:val="20"/>
        </w:rPr>
        <w:t>A comprehensive breakdown of costs, including:</w:t>
      </w:r>
    </w:p>
    <w:tbl>
      <w:tblPr>
        <w:tblW w:w="10775" w:type="dxa"/>
        <w:tblLayout w:type="fixed"/>
        <w:tblLook w:val="06A0" w:firstRow="1" w:lastRow="0" w:firstColumn="1" w:lastColumn="0" w:noHBand="1" w:noVBand="1"/>
      </w:tblPr>
      <w:tblGrid>
        <w:gridCol w:w="3686"/>
        <w:gridCol w:w="5320"/>
        <w:gridCol w:w="1769"/>
      </w:tblGrid>
      <w:tr w:rsidR="0F9A88C2" w:rsidRPr="0073787F" w14:paraId="4E358640" w14:textId="77777777" w:rsidTr="00BB5546">
        <w:trPr>
          <w:trHeight w:val="315"/>
        </w:trPr>
        <w:tc>
          <w:tcPr>
            <w:tcW w:w="3686" w:type="dxa"/>
            <w:tcBorders>
              <w:top w:val="nil"/>
              <w:left w:val="nil"/>
              <w:bottom w:val="nil"/>
              <w:right w:val="nil"/>
            </w:tcBorders>
            <w:shd w:val="clear" w:color="auto" w:fill="F2F2F2" w:themeFill="background1" w:themeFillShade="F2"/>
            <w:tcMar>
              <w:top w:w="15" w:type="dxa"/>
              <w:left w:w="15" w:type="dxa"/>
              <w:right w:w="15" w:type="dxa"/>
            </w:tcMar>
            <w:vAlign w:val="bottom"/>
          </w:tcPr>
          <w:p w14:paraId="6E4C0BE4" w14:textId="02018DFA" w:rsidR="0F9A88C2" w:rsidRPr="0073787F" w:rsidRDefault="00F15344" w:rsidP="0F9A88C2">
            <w:pPr>
              <w:spacing w:after="0"/>
            </w:pPr>
            <w:r>
              <w:rPr>
                <w:rFonts w:ascii="Calibri" w:eastAsia="Calibri" w:hAnsi="Calibri" w:cs="Calibri"/>
                <w:b/>
                <w:bCs/>
                <w:color w:val="000000" w:themeColor="text1"/>
              </w:rPr>
              <w:t xml:space="preserve">Monthly </w:t>
            </w:r>
            <w:r w:rsidR="0F9A88C2" w:rsidRPr="0073787F">
              <w:rPr>
                <w:rFonts w:ascii="Calibri" w:eastAsia="Calibri" w:hAnsi="Calibri" w:cs="Calibri"/>
                <w:b/>
                <w:bCs/>
                <w:color w:val="000000" w:themeColor="text1"/>
              </w:rPr>
              <w:t>Core Platform Fee</w:t>
            </w:r>
          </w:p>
        </w:tc>
        <w:tc>
          <w:tcPr>
            <w:tcW w:w="5320" w:type="dxa"/>
            <w:tcBorders>
              <w:top w:val="nil"/>
              <w:left w:val="nil"/>
              <w:bottom w:val="nil"/>
              <w:right w:val="nil"/>
            </w:tcBorders>
            <w:shd w:val="clear" w:color="auto" w:fill="F2F2F2" w:themeFill="background1" w:themeFillShade="F2"/>
            <w:tcMar>
              <w:top w:w="15" w:type="dxa"/>
              <w:left w:w="15" w:type="dxa"/>
              <w:right w:w="15" w:type="dxa"/>
            </w:tcMar>
            <w:vAlign w:val="bottom"/>
          </w:tcPr>
          <w:p w14:paraId="07A6F285" w14:textId="630E1E3E" w:rsidR="0F9A88C2" w:rsidRPr="001637FA" w:rsidRDefault="0F9A88C2" w:rsidP="0F9A88C2">
            <w:pPr>
              <w:spacing w:after="0"/>
              <w:jc w:val="right"/>
              <w:rPr>
                <w:b/>
                <w:bCs/>
              </w:rPr>
            </w:pPr>
            <w:r w:rsidRPr="001637FA">
              <w:rPr>
                <w:rFonts w:ascii="Calibri" w:eastAsia="Calibri" w:hAnsi="Calibri" w:cs="Calibri"/>
                <w:b/>
                <w:bCs/>
                <w:color w:val="000000" w:themeColor="text1"/>
              </w:rPr>
              <w:t>£15,000</w:t>
            </w:r>
            <w:r w:rsidR="001637FA">
              <w:rPr>
                <w:rFonts w:ascii="Calibri" w:eastAsia="Calibri" w:hAnsi="Calibri" w:cs="Calibri"/>
                <w:b/>
                <w:bCs/>
                <w:color w:val="000000" w:themeColor="text1"/>
              </w:rPr>
              <w:t xml:space="preserve"> per month</w:t>
            </w:r>
            <w:r w:rsidRPr="001637FA">
              <w:rPr>
                <w:rFonts w:ascii="Calibri" w:eastAsia="Calibri" w:hAnsi="Calibri" w:cs="Calibri"/>
                <w:b/>
                <w:bCs/>
                <w:color w:val="000000" w:themeColor="text1"/>
              </w:rPr>
              <w:t xml:space="preserve"> </w:t>
            </w:r>
          </w:p>
        </w:tc>
        <w:tc>
          <w:tcPr>
            <w:tcW w:w="1769" w:type="dxa"/>
            <w:tcBorders>
              <w:top w:val="nil"/>
              <w:left w:val="nil"/>
              <w:bottom w:val="nil"/>
              <w:right w:val="nil"/>
            </w:tcBorders>
            <w:shd w:val="clear" w:color="auto" w:fill="FFFFFF" w:themeFill="background1"/>
            <w:tcMar>
              <w:top w:w="15" w:type="dxa"/>
              <w:left w:w="15" w:type="dxa"/>
              <w:right w:w="15" w:type="dxa"/>
            </w:tcMar>
            <w:vAlign w:val="bottom"/>
          </w:tcPr>
          <w:p w14:paraId="20E569A5" w14:textId="59ABB43A" w:rsidR="0F9A88C2" w:rsidRPr="0073787F" w:rsidRDefault="0F9A88C2"/>
        </w:tc>
      </w:tr>
      <w:tr w:rsidR="0F9A88C2" w:rsidRPr="0073787F" w14:paraId="3A4921E2" w14:textId="77777777" w:rsidTr="006876CC">
        <w:trPr>
          <w:trHeight w:val="435"/>
        </w:trPr>
        <w:tc>
          <w:tcPr>
            <w:tcW w:w="9006" w:type="dxa"/>
            <w:gridSpan w:val="2"/>
            <w:tcBorders>
              <w:top w:val="nil"/>
              <w:left w:val="nil"/>
              <w:bottom w:val="single" w:sz="8" w:space="0" w:color="000000" w:themeColor="text1"/>
              <w:right w:val="nil"/>
            </w:tcBorders>
            <w:tcMar>
              <w:top w:w="15" w:type="dxa"/>
              <w:left w:w="15" w:type="dxa"/>
              <w:right w:w="15" w:type="dxa"/>
            </w:tcMar>
            <w:vAlign w:val="bottom"/>
          </w:tcPr>
          <w:p w14:paraId="06867230" w14:textId="5C53C124" w:rsidR="0F9A88C2" w:rsidRPr="0073787F" w:rsidRDefault="0F9A88C2"/>
        </w:tc>
        <w:tc>
          <w:tcPr>
            <w:tcW w:w="1769" w:type="dxa"/>
            <w:tcBorders>
              <w:top w:val="nil"/>
              <w:left w:val="nil"/>
              <w:bottom w:val="nil"/>
              <w:right w:val="nil"/>
            </w:tcBorders>
            <w:shd w:val="clear" w:color="auto" w:fill="FFFFFF" w:themeFill="background1"/>
            <w:tcMar>
              <w:top w:w="15" w:type="dxa"/>
              <w:left w:w="15" w:type="dxa"/>
              <w:right w:w="15" w:type="dxa"/>
            </w:tcMar>
            <w:vAlign w:val="bottom"/>
          </w:tcPr>
          <w:p w14:paraId="7C6B3103" w14:textId="651D36A5" w:rsidR="0F9A88C2" w:rsidRPr="0073787F" w:rsidRDefault="0F9A88C2"/>
        </w:tc>
      </w:tr>
      <w:tr w:rsidR="0F9A88C2" w:rsidRPr="0073787F" w14:paraId="6615FE25" w14:textId="77777777" w:rsidTr="00BB5546">
        <w:trPr>
          <w:trHeight w:val="300"/>
        </w:trPr>
        <w:tc>
          <w:tcPr>
            <w:tcW w:w="3686" w:type="dxa"/>
            <w:tcBorders>
              <w:top w:val="single" w:sz="8" w:space="0" w:color="000000" w:themeColor="text1"/>
              <w:left w:val="single" w:sz="8" w:space="0" w:color="000000" w:themeColor="text1"/>
              <w:bottom w:val="single" w:sz="8" w:space="0" w:color="000000" w:themeColor="text1"/>
              <w:right w:val="nil"/>
            </w:tcBorders>
            <w:shd w:val="clear" w:color="auto" w:fill="F2F2F2" w:themeFill="background1" w:themeFillShade="F2"/>
            <w:tcMar>
              <w:top w:w="15" w:type="dxa"/>
              <w:left w:w="15" w:type="dxa"/>
              <w:right w:w="15" w:type="dxa"/>
            </w:tcMar>
            <w:vAlign w:val="bottom"/>
          </w:tcPr>
          <w:p w14:paraId="7E878C87" w14:textId="2E90F7BB" w:rsidR="0F9A88C2" w:rsidRPr="0073787F" w:rsidRDefault="0F9A88C2" w:rsidP="0F9A88C2">
            <w:pPr>
              <w:spacing w:after="0"/>
            </w:pPr>
            <w:r w:rsidRPr="0073787F">
              <w:rPr>
                <w:rFonts w:ascii="Calibri" w:eastAsia="Calibri" w:hAnsi="Calibri" w:cs="Calibri"/>
                <w:b/>
                <w:bCs/>
                <w:color w:val="000000" w:themeColor="text1"/>
                <w:sz w:val="22"/>
                <w:szCs w:val="22"/>
              </w:rPr>
              <w:t>Feature</w:t>
            </w:r>
          </w:p>
        </w:tc>
        <w:tc>
          <w:tcPr>
            <w:tcW w:w="5320" w:type="dxa"/>
            <w:tcBorders>
              <w:top w:val="single" w:sz="8" w:space="0" w:color="000000" w:themeColor="text1"/>
              <w:left w:val="nil"/>
              <w:bottom w:val="single" w:sz="8" w:space="0" w:color="000000" w:themeColor="text1"/>
              <w:right w:val="nil"/>
            </w:tcBorders>
            <w:shd w:val="clear" w:color="auto" w:fill="F2F2F2" w:themeFill="background1" w:themeFillShade="F2"/>
            <w:tcMar>
              <w:top w:w="15" w:type="dxa"/>
              <w:left w:w="15" w:type="dxa"/>
              <w:right w:w="15" w:type="dxa"/>
            </w:tcMar>
            <w:vAlign w:val="bottom"/>
          </w:tcPr>
          <w:p w14:paraId="0CD80CB2" w14:textId="77EA9A71" w:rsidR="0F9A88C2" w:rsidRPr="0073787F" w:rsidRDefault="0F9A88C2" w:rsidP="0F9A88C2">
            <w:pPr>
              <w:spacing w:after="0"/>
            </w:pPr>
            <w:r w:rsidRPr="0073787F">
              <w:rPr>
                <w:rFonts w:ascii="Calibri" w:eastAsia="Calibri" w:hAnsi="Calibri" w:cs="Calibri"/>
                <w:b/>
                <w:bCs/>
                <w:color w:val="000000" w:themeColor="text1"/>
                <w:sz w:val="22"/>
                <w:szCs w:val="22"/>
              </w:rPr>
              <w:t>Base (per month)</w:t>
            </w:r>
          </w:p>
        </w:tc>
        <w:tc>
          <w:tcPr>
            <w:tcW w:w="1769" w:type="dxa"/>
            <w:tcBorders>
              <w:top w:val="single" w:sz="8" w:space="0" w:color="000000" w:themeColor="text1"/>
              <w:left w:val="nil"/>
              <w:bottom w:val="single" w:sz="8" w:space="0" w:color="000000" w:themeColor="text1"/>
              <w:right w:val="single" w:sz="8" w:space="0" w:color="000000" w:themeColor="text1"/>
            </w:tcBorders>
            <w:shd w:val="clear" w:color="auto" w:fill="F2F2F2" w:themeFill="background1" w:themeFillShade="F2"/>
            <w:tcMar>
              <w:top w:w="15" w:type="dxa"/>
              <w:left w:w="15" w:type="dxa"/>
              <w:right w:w="15" w:type="dxa"/>
            </w:tcMar>
            <w:vAlign w:val="bottom"/>
          </w:tcPr>
          <w:p w14:paraId="5E4DF677" w14:textId="5B856464" w:rsidR="0F9A88C2" w:rsidRPr="0073787F" w:rsidRDefault="0F9A88C2" w:rsidP="0F9A88C2">
            <w:pPr>
              <w:spacing w:after="0"/>
            </w:pPr>
            <w:r w:rsidRPr="0073787F">
              <w:rPr>
                <w:rFonts w:ascii="Calibri" w:eastAsia="Calibri" w:hAnsi="Calibri" w:cs="Calibri"/>
                <w:b/>
                <w:bCs/>
                <w:color w:val="000000" w:themeColor="text1"/>
                <w:sz w:val="22"/>
                <w:szCs w:val="22"/>
              </w:rPr>
              <w:t xml:space="preserve">Additional </w:t>
            </w:r>
            <w:commentRangeStart w:id="135"/>
            <w:r w:rsidRPr="0073787F">
              <w:rPr>
                <w:rFonts w:ascii="Calibri" w:eastAsia="Calibri" w:hAnsi="Calibri" w:cs="Calibri"/>
                <w:b/>
                <w:bCs/>
                <w:color w:val="000000" w:themeColor="text1"/>
                <w:sz w:val="22"/>
                <w:szCs w:val="22"/>
              </w:rPr>
              <w:t>Usage</w:t>
            </w:r>
            <w:commentRangeEnd w:id="135"/>
            <w:r w:rsidR="005F5C36">
              <w:rPr>
                <w:rStyle w:val="CommentReference"/>
              </w:rPr>
              <w:commentReference w:id="135"/>
            </w:r>
          </w:p>
        </w:tc>
      </w:tr>
      <w:tr w:rsidR="0F9A88C2" w:rsidRPr="0073787F" w14:paraId="1A20B78D" w14:textId="77777777" w:rsidTr="00BB5546">
        <w:trPr>
          <w:trHeight w:val="255"/>
        </w:trPr>
        <w:tc>
          <w:tcPr>
            <w:tcW w:w="3686" w:type="dxa"/>
            <w:tcBorders>
              <w:top w:val="single" w:sz="8" w:space="0" w:color="000000" w:themeColor="text1"/>
              <w:left w:val="single" w:sz="8" w:space="0" w:color="000000" w:themeColor="text1"/>
              <w:bottom w:val="nil"/>
              <w:right w:val="nil"/>
            </w:tcBorders>
            <w:shd w:val="clear" w:color="auto" w:fill="FFFFFF" w:themeFill="background1"/>
            <w:tcMar>
              <w:top w:w="15" w:type="dxa"/>
              <w:left w:w="15" w:type="dxa"/>
              <w:right w:w="15" w:type="dxa"/>
            </w:tcMar>
            <w:vAlign w:val="bottom"/>
          </w:tcPr>
          <w:p w14:paraId="790CA9D6" w14:textId="3F16A30D" w:rsidR="0F9A88C2" w:rsidRPr="0073787F" w:rsidRDefault="0F9A88C2" w:rsidP="0F9A88C2">
            <w:pPr>
              <w:spacing w:after="0"/>
            </w:pPr>
            <w:r w:rsidRPr="0073787F">
              <w:rPr>
                <w:rFonts w:ascii="Calibri" w:eastAsia="Calibri" w:hAnsi="Calibri" w:cs="Calibri"/>
                <w:b/>
                <w:bCs/>
                <w:color w:val="000000" w:themeColor="text1"/>
                <w:sz w:val="20"/>
                <w:szCs w:val="20"/>
              </w:rPr>
              <w:t>Automated Workflows (Tasks)</w:t>
            </w:r>
          </w:p>
        </w:tc>
        <w:tc>
          <w:tcPr>
            <w:tcW w:w="5320" w:type="dxa"/>
            <w:tcBorders>
              <w:top w:val="single" w:sz="8" w:space="0" w:color="000000" w:themeColor="text1"/>
              <w:left w:val="nil"/>
              <w:bottom w:val="nil"/>
              <w:right w:val="nil"/>
            </w:tcBorders>
            <w:shd w:val="clear" w:color="auto" w:fill="FFFFFF" w:themeFill="background1"/>
            <w:tcMar>
              <w:top w:w="15" w:type="dxa"/>
              <w:left w:w="15" w:type="dxa"/>
              <w:right w:w="15" w:type="dxa"/>
            </w:tcMar>
            <w:vAlign w:val="bottom"/>
          </w:tcPr>
          <w:p w14:paraId="57993708" w14:textId="35BBEDA6" w:rsidR="0F9A88C2" w:rsidRPr="0073787F" w:rsidRDefault="0F9A88C2" w:rsidP="0F9A88C2">
            <w:pPr>
              <w:spacing w:after="0"/>
            </w:pPr>
            <w:r w:rsidRPr="0073787F">
              <w:rPr>
                <w:rFonts w:ascii="Calibri" w:eastAsia="Calibri" w:hAnsi="Calibri" w:cs="Calibri"/>
                <w:color w:val="000000" w:themeColor="text1"/>
                <w:sz w:val="20"/>
                <w:szCs w:val="20"/>
              </w:rPr>
              <w:t>Includes 100K tasks</w:t>
            </w:r>
          </w:p>
        </w:tc>
        <w:tc>
          <w:tcPr>
            <w:tcW w:w="1769" w:type="dxa"/>
            <w:tcBorders>
              <w:top w:val="single" w:sz="8" w:space="0" w:color="000000" w:themeColor="text1"/>
              <w:left w:val="nil"/>
              <w:bottom w:val="nil"/>
              <w:right w:val="single" w:sz="8" w:space="0" w:color="000000" w:themeColor="text1"/>
            </w:tcBorders>
            <w:shd w:val="clear" w:color="auto" w:fill="FFFFFF" w:themeFill="background1"/>
            <w:tcMar>
              <w:top w:w="15" w:type="dxa"/>
              <w:left w:w="15" w:type="dxa"/>
              <w:right w:w="15" w:type="dxa"/>
            </w:tcMar>
            <w:vAlign w:val="bottom"/>
          </w:tcPr>
          <w:p w14:paraId="4913AF6B" w14:textId="5B1A3542" w:rsidR="0F9A88C2" w:rsidRPr="0073787F" w:rsidRDefault="0F9A88C2" w:rsidP="0F9A88C2">
            <w:pPr>
              <w:spacing w:after="0"/>
            </w:pPr>
            <w:r w:rsidRPr="0073787F">
              <w:rPr>
                <w:rFonts w:ascii="Calibri" w:eastAsia="Calibri" w:hAnsi="Calibri" w:cs="Calibri"/>
                <w:color w:val="000000" w:themeColor="text1"/>
                <w:sz w:val="20"/>
                <w:szCs w:val="20"/>
              </w:rPr>
              <w:t>£0.08/task</w:t>
            </w:r>
          </w:p>
        </w:tc>
      </w:tr>
      <w:tr w:rsidR="0F9A88C2" w:rsidRPr="0073787F" w14:paraId="3825A988"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7EEAC311" w14:textId="29472C68" w:rsidR="0F9A88C2" w:rsidRPr="0073787F" w:rsidRDefault="0F9A88C2" w:rsidP="0F9A88C2">
            <w:pPr>
              <w:spacing w:after="0"/>
            </w:pPr>
            <w:r w:rsidRPr="0073787F">
              <w:rPr>
                <w:rFonts w:ascii="Calibri" w:eastAsia="Calibri" w:hAnsi="Calibri" w:cs="Calibri"/>
                <w:b/>
                <w:bCs/>
                <w:color w:val="000000" w:themeColor="text1"/>
                <w:sz w:val="20"/>
                <w:szCs w:val="20"/>
              </w:rPr>
              <w:t>OCR (Automated Doc Processing)</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14A3EB83" w14:textId="77F3F075" w:rsidR="0F9A88C2" w:rsidRPr="0073787F" w:rsidRDefault="0F9A88C2" w:rsidP="0F9A88C2">
            <w:pPr>
              <w:spacing w:after="0"/>
            </w:pPr>
            <w:r w:rsidRPr="0073787F">
              <w:rPr>
                <w:rFonts w:ascii="Calibri" w:eastAsia="Calibri" w:hAnsi="Calibri" w:cs="Calibri"/>
                <w:color w:val="000000" w:themeColor="text1"/>
                <w:sz w:val="20"/>
                <w:szCs w:val="20"/>
              </w:rPr>
              <w:t>Includes 1K pages</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5FF61AE0" w14:textId="320A043F" w:rsidR="0F9A88C2" w:rsidRPr="0073787F" w:rsidRDefault="0F9A88C2" w:rsidP="0F9A88C2">
            <w:pPr>
              <w:spacing w:after="0"/>
            </w:pPr>
            <w:r w:rsidRPr="0073787F">
              <w:rPr>
                <w:rFonts w:ascii="Calibri" w:eastAsia="Calibri" w:hAnsi="Calibri" w:cs="Calibri"/>
                <w:color w:val="000000" w:themeColor="text1"/>
                <w:sz w:val="20"/>
                <w:szCs w:val="20"/>
              </w:rPr>
              <w:t>£0.10/page</w:t>
            </w:r>
          </w:p>
        </w:tc>
      </w:tr>
      <w:tr w:rsidR="0F9A88C2" w:rsidRPr="0073787F" w14:paraId="14B2E06E"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3074B82A" w14:textId="4947E5C0" w:rsidR="0F9A88C2" w:rsidRPr="0073787F" w:rsidRDefault="0F9A88C2" w:rsidP="0F9A88C2">
            <w:pPr>
              <w:spacing w:after="0"/>
            </w:pPr>
            <w:r w:rsidRPr="0073787F">
              <w:rPr>
                <w:rFonts w:ascii="Calibri" w:eastAsia="Calibri" w:hAnsi="Calibri" w:cs="Calibri"/>
                <w:b/>
                <w:bCs/>
                <w:color w:val="000000" w:themeColor="text1"/>
                <w:sz w:val="20"/>
                <w:szCs w:val="20"/>
              </w:rPr>
              <w:t>API Requests</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0991671E" w14:textId="18AF924A" w:rsidR="0F9A88C2" w:rsidRPr="0073787F" w:rsidRDefault="0F9A88C2" w:rsidP="0F9A88C2">
            <w:pPr>
              <w:spacing w:after="0"/>
            </w:pPr>
            <w:r w:rsidRPr="0073787F">
              <w:rPr>
                <w:rFonts w:ascii="Calibri" w:eastAsia="Calibri" w:hAnsi="Calibri" w:cs="Calibri"/>
                <w:color w:val="000000" w:themeColor="text1"/>
                <w:sz w:val="20"/>
                <w:szCs w:val="20"/>
              </w:rPr>
              <w:t>Includes 100K requests</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3399A009" w14:textId="07551411" w:rsidR="0F9A88C2" w:rsidRPr="0073787F" w:rsidRDefault="0F9A88C2" w:rsidP="0F9A88C2">
            <w:pPr>
              <w:spacing w:after="0"/>
            </w:pPr>
            <w:r w:rsidRPr="0073787F">
              <w:rPr>
                <w:rFonts w:ascii="Calibri" w:eastAsia="Calibri" w:hAnsi="Calibri" w:cs="Calibri"/>
                <w:color w:val="000000" w:themeColor="text1"/>
                <w:sz w:val="20"/>
                <w:szCs w:val="20"/>
              </w:rPr>
              <w:t>£0.02/request</w:t>
            </w:r>
          </w:p>
        </w:tc>
      </w:tr>
      <w:tr w:rsidR="0F9A88C2" w:rsidRPr="0073787F" w14:paraId="2A86D80C"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622DF392" w14:textId="6EF33440" w:rsidR="0F9A88C2" w:rsidRPr="0073787F" w:rsidRDefault="0F9A88C2" w:rsidP="0F9A88C2">
            <w:pPr>
              <w:spacing w:after="0"/>
            </w:pPr>
            <w:r w:rsidRPr="0073787F">
              <w:rPr>
                <w:rFonts w:ascii="Calibri" w:eastAsia="Calibri" w:hAnsi="Calibri" w:cs="Calibri"/>
                <w:b/>
                <w:bCs/>
                <w:color w:val="000000" w:themeColor="text1"/>
                <w:sz w:val="20"/>
                <w:szCs w:val="20"/>
              </w:rPr>
              <w:t>Embedded IDV Checks</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6DBDEE0A" w14:textId="2E564B30" w:rsidR="0F9A88C2" w:rsidRPr="0073787F" w:rsidRDefault="4778D6E8" w:rsidP="0F9A88C2">
            <w:pPr>
              <w:spacing w:after="0"/>
            </w:pPr>
            <w:r w:rsidRPr="0073787F">
              <w:rPr>
                <w:rFonts w:ascii="Calibri" w:eastAsia="Calibri" w:hAnsi="Calibri" w:cs="Calibri"/>
                <w:color w:val="000000" w:themeColor="text1"/>
                <w:sz w:val="20"/>
                <w:szCs w:val="20"/>
              </w:rPr>
              <w:t xml:space="preserve">Pass-through pricing </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02EE142D" w14:textId="17F6B5B2" w:rsidR="0F9A88C2" w:rsidRPr="0073787F" w:rsidRDefault="4778D6E8" w:rsidP="0F9A88C2">
            <w:pPr>
              <w:spacing w:after="0"/>
            </w:pPr>
            <w:r w:rsidRPr="0073787F">
              <w:rPr>
                <w:rFonts w:ascii="Calibri" w:eastAsia="Calibri" w:hAnsi="Calibri" w:cs="Calibri"/>
                <w:color w:val="000000" w:themeColor="text1"/>
                <w:sz w:val="20"/>
                <w:szCs w:val="20"/>
              </w:rPr>
              <w:t>£2.00/check</w:t>
            </w:r>
            <w:r w:rsidR="3BC47E73" w:rsidRPr="0073787F">
              <w:rPr>
                <w:rFonts w:ascii="Calibri" w:eastAsia="Calibri" w:hAnsi="Calibri" w:cs="Calibri"/>
                <w:color w:val="000000" w:themeColor="text1"/>
                <w:sz w:val="20"/>
                <w:szCs w:val="20"/>
              </w:rPr>
              <w:t xml:space="preserve"> (est.)</w:t>
            </w:r>
          </w:p>
        </w:tc>
      </w:tr>
      <w:tr w:rsidR="0F9A88C2" w:rsidRPr="0073787F" w14:paraId="58B988CD"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4ADBDF98" w14:textId="0FA2F105" w:rsidR="0F9A88C2" w:rsidRPr="0073787F" w:rsidRDefault="0F9A88C2" w:rsidP="0F9A88C2">
            <w:pPr>
              <w:spacing w:after="0"/>
            </w:pPr>
            <w:r w:rsidRPr="0073787F">
              <w:rPr>
                <w:rFonts w:ascii="Calibri" w:eastAsia="Calibri" w:hAnsi="Calibri" w:cs="Calibri"/>
                <w:b/>
                <w:bCs/>
                <w:color w:val="000000" w:themeColor="text1"/>
                <w:sz w:val="20"/>
                <w:szCs w:val="20"/>
              </w:rPr>
              <w:t xml:space="preserve">Compliance &amp; Risk Checks </w:t>
            </w:r>
            <w:r w:rsidRPr="00BF4C4F">
              <w:rPr>
                <w:rFonts w:ascii="Calibri" w:eastAsia="Calibri" w:hAnsi="Calibri" w:cs="Calibri"/>
                <w:b/>
                <w:bCs/>
                <w:color w:val="000000" w:themeColor="text1"/>
                <w:sz w:val="16"/>
                <w:szCs w:val="16"/>
              </w:rPr>
              <w:t>(PEP, Sanctions, AML)</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1908F977" w14:textId="0AAB7C51" w:rsidR="0F9A88C2" w:rsidRPr="0073787F" w:rsidRDefault="4778D6E8" w:rsidP="0F9A88C2">
            <w:pPr>
              <w:spacing w:after="0"/>
            </w:pPr>
            <w:r w:rsidRPr="0073787F">
              <w:rPr>
                <w:rFonts w:ascii="Calibri" w:eastAsia="Calibri" w:hAnsi="Calibri" w:cs="Calibri"/>
                <w:color w:val="000000" w:themeColor="text1"/>
                <w:sz w:val="20"/>
                <w:szCs w:val="20"/>
              </w:rPr>
              <w:t xml:space="preserve">Pass-through pricing </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737E0E89" w14:textId="43754D42" w:rsidR="0F9A88C2" w:rsidRPr="0073787F" w:rsidRDefault="4778D6E8" w:rsidP="0F9A88C2">
            <w:pPr>
              <w:spacing w:after="0"/>
            </w:pPr>
            <w:r w:rsidRPr="0073787F">
              <w:rPr>
                <w:rFonts w:ascii="Calibri" w:eastAsia="Calibri" w:hAnsi="Calibri" w:cs="Calibri"/>
                <w:color w:val="000000" w:themeColor="text1"/>
                <w:sz w:val="20"/>
                <w:szCs w:val="20"/>
              </w:rPr>
              <w:t>£3.00/check</w:t>
            </w:r>
            <w:r w:rsidR="12C5E52A" w:rsidRPr="0073787F">
              <w:rPr>
                <w:rFonts w:ascii="Calibri" w:eastAsia="Calibri" w:hAnsi="Calibri" w:cs="Calibri"/>
                <w:color w:val="000000" w:themeColor="text1"/>
                <w:sz w:val="20"/>
                <w:szCs w:val="20"/>
              </w:rPr>
              <w:t xml:space="preserve"> (est.)</w:t>
            </w:r>
          </w:p>
        </w:tc>
      </w:tr>
      <w:tr w:rsidR="0F9A88C2" w:rsidRPr="0073787F" w14:paraId="0360A2E3"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1BE608AF" w14:textId="22355196" w:rsidR="0F9A88C2" w:rsidRPr="0073787F" w:rsidRDefault="0F9A88C2" w:rsidP="0F9A88C2">
            <w:pPr>
              <w:spacing w:after="0"/>
            </w:pPr>
            <w:r w:rsidRPr="0073787F">
              <w:rPr>
                <w:rFonts w:ascii="Calibri" w:eastAsia="Calibri" w:hAnsi="Calibri" w:cs="Calibri"/>
                <w:b/>
                <w:bCs/>
                <w:color w:val="000000" w:themeColor="text1"/>
                <w:sz w:val="20"/>
                <w:szCs w:val="20"/>
              </w:rPr>
              <w:t>Credit Reporting</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50088B11" w14:textId="5BE09C7D" w:rsidR="0F9A88C2" w:rsidRPr="0073787F" w:rsidRDefault="4778D6E8" w:rsidP="0F9A88C2">
            <w:pPr>
              <w:spacing w:after="0"/>
            </w:pPr>
            <w:r w:rsidRPr="0073787F">
              <w:rPr>
                <w:rFonts w:ascii="Calibri" w:eastAsia="Calibri" w:hAnsi="Calibri" w:cs="Calibri"/>
                <w:color w:val="000000" w:themeColor="text1"/>
                <w:sz w:val="20"/>
                <w:szCs w:val="20"/>
              </w:rPr>
              <w:t xml:space="preserve">Pass-through pricing </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65A1BE6F" w14:textId="02F0677D" w:rsidR="0F9A88C2" w:rsidRPr="0073787F" w:rsidRDefault="4778D6E8" w:rsidP="0F9A88C2">
            <w:pPr>
              <w:spacing w:after="0"/>
            </w:pPr>
            <w:r w:rsidRPr="0073787F">
              <w:rPr>
                <w:rFonts w:ascii="Calibri" w:eastAsia="Calibri" w:hAnsi="Calibri" w:cs="Calibri"/>
                <w:color w:val="000000" w:themeColor="text1"/>
                <w:sz w:val="20"/>
                <w:szCs w:val="20"/>
              </w:rPr>
              <w:t>£6.00/report</w:t>
            </w:r>
            <w:r w:rsidR="4680E736" w:rsidRPr="0073787F">
              <w:rPr>
                <w:rFonts w:ascii="Calibri" w:eastAsia="Calibri" w:hAnsi="Calibri" w:cs="Calibri"/>
                <w:color w:val="000000" w:themeColor="text1"/>
                <w:sz w:val="20"/>
                <w:szCs w:val="20"/>
              </w:rPr>
              <w:t xml:space="preserve"> (est.)</w:t>
            </w:r>
          </w:p>
        </w:tc>
      </w:tr>
      <w:tr w:rsidR="0F9A88C2" w:rsidRPr="0073787F" w14:paraId="209107F7"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6C0341A3" w14:textId="0EED9225" w:rsidR="0F9A88C2" w:rsidRPr="0073787F" w:rsidRDefault="0F9A88C2" w:rsidP="0F9A88C2">
            <w:pPr>
              <w:spacing w:after="0"/>
            </w:pPr>
            <w:r w:rsidRPr="0073787F">
              <w:rPr>
                <w:rFonts w:ascii="Calibri" w:eastAsia="Calibri" w:hAnsi="Calibri" w:cs="Calibri"/>
                <w:b/>
                <w:bCs/>
                <w:color w:val="000000" w:themeColor="text1"/>
                <w:sz w:val="20"/>
                <w:szCs w:val="20"/>
              </w:rPr>
              <w:t>Document Storage</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356470CA" w14:textId="36E7C34C" w:rsidR="0F9A88C2" w:rsidRPr="0073787F" w:rsidRDefault="0F9A88C2" w:rsidP="0F9A88C2">
            <w:pPr>
              <w:spacing w:after="0"/>
            </w:pPr>
            <w:r w:rsidRPr="0073787F">
              <w:rPr>
                <w:rFonts w:ascii="Calibri" w:eastAsia="Calibri" w:hAnsi="Calibri" w:cs="Calibri"/>
                <w:color w:val="000000" w:themeColor="text1"/>
                <w:sz w:val="20"/>
                <w:szCs w:val="20"/>
              </w:rPr>
              <w:t>Includes 1TB</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0CC3085E" w14:textId="20575EB9" w:rsidR="0F9A88C2" w:rsidRPr="0073787F" w:rsidRDefault="0F9A88C2" w:rsidP="0F9A88C2">
            <w:pPr>
              <w:spacing w:after="0"/>
            </w:pPr>
            <w:r w:rsidRPr="0073787F">
              <w:rPr>
                <w:rFonts w:ascii="Calibri" w:eastAsia="Calibri" w:hAnsi="Calibri" w:cs="Calibri"/>
                <w:color w:val="000000" w:themeColor="text1"/>
                <w:sz w:val="20"/>
                <w:szCs w:val="20"/>
              </w:rPr>
              <w:t>£25/TB</w:t>
            </w:r>
          </w:p>
        </w:tc>
      </w:tr>
      <w:tr w:rsidR="0F9A88C2" w:rsidRPr="0073787F" w14:paraId="3B7DE631"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5E14C515" w14:textId="6BF124C9" w:rsidR="0F9A88C2" w:rsidRPr="0073787F" w:rsidRDefault="0F9A88C2" w:rsidP="0F9A88C2">
            <w:pPr>
              <w:spacing w:after="0"/>
            </w:pPr>
            <w:r w:rsidRPr="0073787F">
              <w:rPr>
                <w:rFonts w:ascii="Calibri" w:eastAsia="Calibri" w:hAnsi="Calibri" w:cs="Calibri"/>
                <w:b/>
                <w:bCs/>
                <w:color w:val="000000" w:themeColor="text1"/>
                <w:sz w:val="20"/>
                <w:szCs w:val="20"/>
              </w:rPr>
              <w:t>Audit Log Retention</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085068CE" w14:textId="703923E1" w:rsidR="0F9A88C2" w:rsidRPr="0073787F" w:rsidRDefault="0F9A88C2" w:rsidP="0F9A88C2">
            <w:pPr>
              <w:spacing w:after="0"/>
            </w:pPr>
            <w:r w:rsidRPr="0073787F">
              <w:rPr>
                <w:rFonts w:ascii="Calibri" w:eastAsia="Calibri" w:hAnsi="Calibri" w:cs="Calibri"/>
                <w:color w:val="000000" w:themeColor="text1"/>
                <w:sz w:val="20"/>
                <w:szCs w:val="20"/>
              </w:rPr>
              <w:t>6 months included</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5540D207" w14:textId="6407CE7A" w:rsidR="0F9A88C2" w:rsidRPr="0073787F" w:rsidRDefault="0F9A88C2" w:rsidP="0F9A88C2">
            <w:pPr>
              <w:spacing w:after="0"/>
            </w:pPr>
            <w:r w:rsidRPr="0073787F">
              <w:rPr>
                <w:rFonts w:ascii="Calibri" w:eastAsia="Calibri" w:hAnsi="Calibri" w:cs="Calibri"/>
                <w:color w:val="000000" w:themeColor="text1"/>
                <w:sz w:val="20"/>
                <w:szCs w:val="20"/>
              </w:rPr>
              <w:t>£500/year extra</w:t>
            </w:r>
          </w:p>
        </w:tc>
      </w:tr>
      <w:tr w:rsidR="0F9A88C2" w:rsidRPr="0073787F" w14:paraId="7306EDD1"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276E403D" w14:textId="1529EF71" w:rsidR="0F9A88C2" w:rsidRPr="0073787F" w:rsidRDefault="0F9A88C2" w:rsidP="0F9A88C2">
            <w:pPr>
              <w:spacing w:after="0"/>
            </w:pPr>
            <w:r w:rsidRPr="0073787F">
              <w:rPr>
                <w:rFonts w:ascii="Calibri" w:eastAsia="Calibri" w:hAnsi="Calibri" w:cs="Calibri"/>
                <w:b/>
                <w:bCs/>
                <w:color w:val="000000" w:themeColor="text1"/>
                <w:sz w:val="20"/>
                <w:szCs w:val="20"/>
              </w:rPr>
              <w:t>SSO / SAML</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0B0A209C" w14:textId="3B6CEF52" w:rsidR="0F9A88C2" w:rsidRPr="0073787F" w:rsidRDefault="0F9A88C2" w:rsidP="0F9A88C2">
            <w:pPr>
              <w:spacing w:after="0"/>
            </w:pPr>
            <w:r w:rsidRPr="0073787F">
              <w:rPr>
                <w:rFonts w:ascii="Calibri" w:eastAsia="Calibri" w:hAnsi="Calibri" w:cs="Calibri"/>
                <w:color w:val="000000" w:themeColor="text1"/>
                <w:sz w:val="20"/>
                <w:szCs w:val="20"/>
              </w:rPr>
              <w:t>Included</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34EA0FC8" w14:textId="689199AE" w:rsidR="0F9A88C2" w:rsidRPr="0073787F" w:rsidRDefault="0F9A88C2" w:rsidP="0F9A88C2">
            <w:pPr>
              <w:spacing w:after="0"/>
            </w:pPr>
            <w:r w:rsidRPr="0073787F">
              <w:rPr>
                <w:rFonts w:ascii="Calibri" w:eastAsia="Calibri" w:hAnsi="Calibri" w:cs="Calibri"/>
                <w:color w:val="000000" w:themeColor="text1"/>
                <w:sz w:val="20"/>
                <w:szCs w:val="20"/>
              </w:rPr>
              <w:t>£0</w:t>
            </w:r>
          </w:p>
        </w:tc>
      </w:tr>
      <w:tr w:rsidR="0F9A88C2" w:rsidRPr="0073787F" w14:paraId="5B6AD126"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4C852FC8" w14:textId="12B59EAF" w:rsidR="0F9A88C2" w:rsidRPr="0073787F" w:rsidRDefault="0F9A88C2" w:rsidP="0F9A88C2">
            <w:pPr>
              <w:spacing w:after="0"/>
            </w:pPr>
            <w:r w:rsidRPr="0073787F">
              <w:rPr>
                <w:rFonts w:ascii="Calibri" w:eastAsia="Calibri" w:hAnsi="Calibri" w:cs="Calibri"/>
                <w:b/>
                <w:bCs/>
                <w:color w:val="000000" w:themeColor="text1"/>
                <w:sz w:val="20"/>
                <w:szCs w:val="20"/>
              </w:rPr>
              <w:t>Seats</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1BE83923" w14:textId="53AA5610" w:rsidR="0F9A88C2" w:rsidRPr="0073787F" w:rsidRDefault="0F9A88C2" w:rsidP="0F9A88C2">
            <w:pPr>
              <w:spacing w:after="0"/>
            </w:pPr>
            <w:r w:rsidRPr="0073787F">
              <w:rPr>
                <w:rFonts w:ascii="Calibri" w:eastAsia="Calibri" w:hAnsi="Calibri" w:cs="Calibri"/>
                <w:color w:val="000000" w:themeColor="text1"/>
                <w:sz w:val="20"/>
                <w:szCs w:val="20"/>
              </w:rPr>
              <w:t xml:space="preserve">Includes </w:t>
            </w:r>
            <w:r w:rsidR="001637FA">
              <w:rPr>
                <w:rFonts w:ascii="Calibri" w:eastAsia="Calibri" w:hAnsi="Calibri" w:cs="Calibri"/>
                <w:color w:val="000000" w:themeColor="text1"/>
                <w:sz w:val="20"/>
                <w:szCs w:val="20"/>
              </w:rPr>
              <w:t>5</w:t>
            </w:r>
            <w:r w:rsidRPr="0073787F">
              <w:rPr>
                <w:rFonts w:ascii="Calibri" w:eastAsia="Calibri" w:hAnsi="Calibri" w:cs="Calibri"/>
                <w:color w:val="000000" w:themeColor="text1"/>
                <w:sz w:val="20"/>
                <w:szCs w:val="20"/>
              </w:rPr>
              <w:t>0 seats</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4AF0C482" w14:textId="4FC04466" w:rsidR="0F9A88C2" w:rsidRPr="0073787F" w:rsidRDefault="0F9A88C2" w:rsidP="0F9A88C2">
            <w:pPr>
              <w:spacing w:after="0"/>
            </w:pPr>
            <w:r w:rsidRPr="0073787F">
              <w:rPr>
                <w:rFonts w:ascii="Calibri" w:eastAsia="Calibri" w:hAnsi="Calibri" w:cs="Calibri"/>
                <w:color w:val="000000" w:themeColor="text1"/>
                <w:sz w:val="20"/>
                <w:szCs w:val="20"/>
              </w:rPr>
              <w:t>£100/seat</w:t>
            </w:r>
          </w:p>
        </w:tc>
      </w:tr>
      <w:tr w:rsidR="0F9A88C2" w:rsidRPr="0073787F" w14:paraId="3210D835"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107F55F7" w14:textId="097DF06F" w:rsidR="0F9A88C2" w:rsidRPr="0073787F" w:rsidRDefault="0F9A88C2" w:rsidP="0F9A88C2">
            <w:pPr>
              <w:spacing w:after="0"/>
            </w:pPr>
            <w:r w:rsidRPr="0073787F">
              <w:rPr>
                <w:rFonts w:ascii="Calibri" w:eastAsia="Calibri" w:hAnsi="Calibri" w:cs="Calibri"/>
                <w:b/>
                <w:bCs/>
                <w:color w:val="000000" w:themeColor="text1"/>
                <w:sz w:val="20"/>
                <w:szCs w:val="20"/>
              </w:rPr>
              <w:t>Translations</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297FA7D5" w14:textId="4091DA2B" w:rsidR="0F9A88C2" w:rsidRPr="0073787F" w:rsidRDefault="0F9A88C2" w:rsidP="0F9A88C2">
            <w:pPr>
              <w:spacing w:after="0"/>
            </w:pPr>
            <w:r w:rsidRPr="0073787F">
              <w:rPr>
                <w:rFonts w:ascii="Calibri" w:eastAsia="Calibri" w:hAnsi="Calibri" w:cs="Calibri"/>
                <w:color w:val="000000" w:themeColor="text1"/>
                <w:sz w:val="20"/>
                <w:szCs w:val="20"/>
              </w:rPr>
              <w:t>Includes 1M tokens</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0950E542" w14:textId="5C63FB3E" w:rsidR="0F9A88C2" w:rsidRPr="0073787F" w:rsidRDefault="0F9A88C2" w:rsidP="0F9A88C2">
            <w:pPr>
              <w:spacing w:after="0"/>
            </w:pPr>
            <w:r w:rsidRPr="0073787F">
              <w:rPr>
                <w:rFonts w:ascii="Calibri" w:eastAsia="Calibri" w:hAnsi="Calibri" w:cs="Calibri"/>
                <w:color w:val="000000" w:themeColor="text1"/>
                <w:sz w:val="20"/>
                <w:szCs w:val="20"/>
              </w:rPr>
              <w:t>£50/million tokens</w:t>
            </w:r>
          </w:p>
        </w:tc>
      </w:tr>
      <w:tr w:rsidR="0F9A88C2" w:rsidRPr="0073787F" w14:paraId="51B64071" w14:textId="77777777" w:rsidTr="00BB5546">
        <w:trPr>
          <w:trHeight w:val="255"/>
        </w:trPr>
        <w:tc>
          <w:tcPr>
            <w:tcW w:w="3686" w:type="dxa"/>
            <w:tcBorders>
              <w:top w:val="nil"/>
              <w:left w:val="single" w:sz="8" w:space="0" w:color="000000" w:themeColor="text1"/>
              <w:bottom w:val="single" w:sz="8" w:space="0" w:color="000000" w:themeColor="text1"/>
              <w:right w:val="nil"/>
            </w:tcBorders>
            <w:shd w:val="clear" w:color="auto" w:fill="FFFFFF" w:themeFill="background1"/>
            <w:tcMar>
              <w:top w:w="15" w:type="dxa"/>
              <w:left w:w="15" w:type="dxa"/>
              <w:right w:w="15" w:type="dxa"/>
            </w:tcMar>
            <w:vAlign w:val="bottom"/>
          </w:tcPr>
          <w:p w14:paraId="5797FE74" w14:textId="734E686E" w:rsidR="0F9A88C2" w:rsidRPr="0073787F" w:rsidRDefault="0F9A88C2" w:rsidP="0F9A88C2">
            <w:pPr>
              <w:spacing w:after="0"/>
            </w:pPr>
            <w:r w:rsidRPr="0073787F">
              <w:rPr>
                <w:rFonts w:ascii="Calibri" w:eastAsia="Calibri" w:hAnsi="Calibri" w:cs="Calibri"/>
                <w:b/>
                <w:bCs/>
                <w:color w:val="000000" w:themeColor="text1"/>
                <w:sz w:val="20"/>
                <w:szCs w:val="20"/>
              </w:rPr>
              <w:t>Onboarding Sessions</w:t>
            </w:r>
          </w:p>
        </w:tc>
        <w:tc>
          <w:tcPr>
            <w:tcW w:w="5320" w:type="dxa"/>
            <w:tcBorders>
              <w:top w:val="nil"/>
              <w:left w:val="nil"/>
              <w:bottom w:val="single" w:sz="8" w:space="0" w:color="000000" w:themeColor="text1"/>
              <w:right w:val="nil"/>
            </w:tcBorders>
            <w:shd w:val="clear" w:color="auto" w:fill="FFFFFF" w:themeFill="background1"/>
            <w:tcMar>
              <w:top w:w="15" w:type="dxa"/>
              <w:left w:w="15" w:type="dxa"/>
              <w:right w:w="15" w:type="dxa"/>
            </w:tcMar>
            <w:vAlign w:val="bottom"/>
          </w:tcPr>
          <w:p w14:paraId="4DB42B94" w14:textId="1EAC1619" w:rsidR="0F9A88C2" w:rsidRPr="0073787F" w:rsidRDefault="0F9A88C2" w:rsidP="0F9A88C2">
            <w:pPr>
              <w:spacing w:after="0"/>
            </w:pPr>
            <w:r w:rsidRPr="0073787F">
              <w:rPr>
                <w:rFonts w:ascii="Calibri" w:eastAsia="Calibri" w:hAnsi="Calibri" w:cs="Calibri"/>
                <w:color w:val="000000" w:themeColor="text1"/>
                <w:sz w:val="20"/>
                <w:szCs w:val="20"/>
              </w:rPr>
              <w:t xml:space="preserve">Includes 1,000 onboarding sessions </w:t>
            </w:r>
          </w:p>
        </w:tc>
        <w:tc>
          <w:tcPr>
            <w:tcW w:w="1769" w:type="dxa"/>
            <w:tcBorders>
              <w:top w:val="nil"/>
              <w:left w:val="nil"/>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bottom"/>
          </w:tcPr>
          <w:p w14:paraId="3A9910FB" w14:textId="1FC52932" w:rsidR="0F9A88C2" w:rsidRPr="0073787F" w:rsidRDefault="0F9A88C2" w:rsidP="0F9A88C2">
            <w:pPr>
              <w:spacing w:after="0"/>
            </w:pPr>
            <w:r w:rsidRPr="0073787F">
              <w:rPr>
                <w:rFonts w:ascii="Calibri" w:eastAsia="Calibri" w:hAnsi="Calibri" w:cs="Calibri"/>
                <w:color w:val="000000" w:themeColor="text1"/>
                <w:sz w:val="20"/>
                <w:szCs w:val="20"/>
              </w:rPr>
              <w:t>£0.10 per session</w:t>
            </w:r>
          </w:p>
        </w:tc>
      </w:tr>
    </w:tbl>
    <w:p w14:paraId="46DF3F38" w14:textId="28A8E395" w:rsidR="006876CC" w:rsidRDefault="006876CC"/>
    <w:tbl>
      <w:tblPr>
        <w:tblW w:w="10775" w:type="dxa"/>
        <w:tblBorders>
          <w:top w:val="single" w:sz="4" w:space="0" w:color="auto"/>
          <w:left w:val="single" w:sz="4" w:space="0" w:color="auto"/>
          <w:bottom w:val="single" w:sz="4" w:space="0" w:color="auto"/>
          <w:right w:val="single" w:sz="4" w:space="0" w:color="auto"/>
        </w:tblBorders>
        <w:tblLayout w:type="fixed"/>
        <w:tblLook w:val="06A0" w:firstRow="1" w:lastRow="0" w:firstColumn="1" w:lastColumn="0" w:noHBand="1" w:noVBand="1"/>
      </w:tblPr>
      <w:tblGrid>
        <w:gridCol w:w="3681"/>
        <w:gridCol w:w="5386"/>
        <w:gridCol w:w="1708"/>
      </w:tblGrid>
      <w:tr w:rsidR="006876CC" w:rsidRPr="0073787F" w14:paraId="55B22688" w14:textId="77777777" w:rsidTr="00D71347">
        <w:trPr>
          <w:trHeight w:val="20"/>
        </w:trPr>
        <w:tc>
          <w:tcPr>
            <w:tcW w:w="3681" w:type="dxa"/>
            <w:shd w:val="clear" w:color="auto" w:fill="F2F2F2" w:themeFill="background1" w:themeFillShade="F2"/>
            <w:tcMar>
              <w:top w:w="15" w:type="dxa"/>
              <w:left w:w="15" w:type="dxa"/>
              <w:right w:w="15" w:type="dxa"/>
            </w:tcMar>
            <w:vAlign w:val="bottom"/>
          </w:tcPr>
          <w:p w14:paraId="7D8931D0" w14:textId="77777777" w:rsidR="006876CC" w:rsidRPr="0073787F" w:rsidRDefault="006876CC" w:rsidP="00BF4C4F">
            <w:pPr>
              <w:spacing w:after="0"/>
            </w:pPr>
            <w:r w:rsidRPr="0073787F">
              <w:rPr>
                <w:rFonts w:ascii="Calibri" w:eastAsia="Calibri" w:hAnsi="Calibri" w:cs="Calibri"/>
                <w:b/>
                <w:bCs/>
                <w:color w:val="000000" w:themeColor="text1"/>
                <w:sz w:val="20"/>
                <w:szCs w:val="20"/>
              </w:rPr>
              <w:t xml:space="preserve">Optional Add </w:t>
            </w:r>
            <w:proofErr w:type="spellStart"/>
            <w:r w:rsidRPr="0073787F">
              <w:rPr>
                <w:rFonts w:ascii="Calibri" w:eastAsia="Calibri" w:hAnsi="Calibri" w:cs="Calibri"/>
                <w:b/>
                <w:bCs/>
                <w:color w:val="000000" w:themeColor="text1"/>
                <w:sz w:val="20"/>
                <w:szCs w:val="20"/>
              </w:rPr>
              <w:t>ons</w:t>
            </w:r>
            <w:proofErr w:type="spellEnd"/>
          </w:p>
        </w:tc>
        <w:tc>
          <w:tcPr>
            <w:tcW w:w="5386" w:type="dxa"/>
            <w:shd w:val="clear" w:color="auto" w:fill="F2F2F2" w:themeFill="background1" w:themeFillShade="F2"/>
            <w:tcMar>
              <w:top w:w="15" w:type="dxa"/>
              <w:left w:w="15" w:type="dxa"/>
              <w:right w:w="15" w:type="dxa"/>
            </w:tcMar>
            <w:vAlign w:val="bottom"/>
          </w:tcPr>
          <w:p w14:paraId="1348FD0A" w14:textId="77777777" w:rsidR="006876CC" w:rsidRPr="0073787F" w:rsidRDefault="006876CC" w:rsidP="00BF4C4F">
            <w:pPr>
              <w:spacing w:after="0"/>
            </w:pPr>
          </w:p>
        </w:tc>
        <w:tc>
          <w:tcPr>
            <w:tcW w:w="1708" w:type="dxa"/>
            <w:shd w:val="clear" w:color="auto" w:fill="F2F2F2" w:themeFill="background1" w:themeFillShade="F2"/>
            <w:tcMar>
              <w:top w:w="15" w:type="dxa"/>
              <w:left w:w="15" w:type="dxa"/>
              <w:right w:w="15" w:type="dxa"/>
            </w:tcMar>
            <w:vAlign w:val="bottom"/>
          </w:tcPr>
          <w:p w14:paraId="72202180" w14:textId="77777777" w:rsidR="006876CC" w:rsidRPr="0073787F" w:rsidRDefault="006876CC" w:rsidP="00BF4C4F">
            <w:pPr>
              <w:spacing w:after="0"/>
            </w:pPr>
          </w:p>
        </w:tc>
      </w:tr>
      <w:tr w:rsidR="006876CC" w:rsidRPr="0073787F" w14:paraId="341DFC99" w14:textId="77777777" w:rsidTr="00D71347">
        <w:trPr>
          <w:trHeight w:val="20"/>
        </w:trPr>
        <w:tc>
          <w:tcPr>
            <w:tcW w:w="3681" w:type="dxa"/>
            <w:shd w:val="clear" w:color="auto" w:fill="F2F2F2" w:themeFill="background1" w:themeFillShade="F2"/>
            <w:tcMar>
              <w:top w:w="15" w:type="dxa"/>
              <w:left w:w="15" w:type="dxa"/>
              <w:right w:w="15" w:type="dxa"/>
            </w:tcMar>
            <w:vAlign w:val="bottom"/>
          </w:tcPr>
          <w:p w14:paraId="2E7D1323" w14:textId="77777777" w:rsidR="006876CC" w:rsidRPr="0073787F" w:rsidRDefault="006876CC" w:rsidP="00BF4C4F">
            <w:pPr>
              <w:spacing w:after="0"/>
            </w:pPr>
            <w:r w:rsidRPr="0073787F">
              <w:rPr>
                <w:rFonts w:ascii="Calibri" w:eastAsia="Calibri" w:hAnsi="Calibri" w:cs="Calibri"/>
                <w:b/>
                <w:bCs/>
                <w:color w:val="000000" w:themeColor="text1"/>
                <w:sz w:val="20"/>
                <w:szCs w:val="20"/>
              </w:rPr>
              <w:t>Feature</w:t>
            </w:r>
          </w:p>
        </w:tc>
        <w:tc>
          <w:tcPr>
            <w:tcW w:w="5386" w:type="dxa"/>
            <w:shd w:val="clear" w:color="auto" w:fill="F2F2F2" w:themeFill="background1" w:themeFillShade="F2"/>
            <w:tcMar>
              <w:top w:w="15" w:type="dxa"/>
              <w:left w:w="15" w:type="dxa"/>
              <w:right w:w="15" w:type="dxa"/>
            </w:tcMar>
            <w:vAlign w:val="bottom"/>
          </w:tcPr>
          <w:p w14:paraId="0F53F67E" w14:textId="77777777" w:rsidR="006876CC" w:rsidRPr="0073787F" w:rsidRDefault="006876CC" w:rsidP="00BF4C4F">
            <w:pPr>
              <w:spacing w:after="0"/>
            </w:pPr>
            <w:r w:rsidRPr="0073787F">
              <w:rPr>
                <w:rFonts w:ascii="Calibri" w:eastAsia="Calibri" w:hAnsi="Calibri" w:cs="Calibri"/>
                <w:b/>
                <w:bCs/>
                <w:color w:val="000000" w:themeColor="text1"/>
                <w:sz w:val="20"/>
                <w:szCs w:val="20"/>
              </w:rPr>
              <w:t>Pricing</w:t>
            </w:r>
          </w:p>
        </w:tc>
        <w:tc>
          <w:tcPr>
            <w:tcW w:w="1708" w:type="dxa"/>
            <w:shd w:val="clear" w:color="auto" w:fill="F2F2F2" w:themeFill="background1" w:themeFillShade="F2"/>
            <w:tcMar>
              <w:top w:w="15" w:type="dxa"/>
              <w:left w:w="15" w:type="dxa"/>
              <w:right w:w="15" w:type="dxa"/>
            </w:tcMar>
            <w:vAlign w:val="bottom"/>
          </w:tcPr>
          <w:p w14:paraId="2323EBE9" w14:textId="77777777" w:rsidR="006876CC" w:rsidRPr="0073787F" w:rsidRDefault="006876CC" w:rsidP="00BF4C4F">
            <w:pPr>
              <w:spacing w:after="0"/>
            </w:pPr>
          </w:p>
        </w:tc>
      </w:tr>
      <w:tr w:rsidR="006876CC" w:rsidRPr="0073787F" w14:paraId="2AA74A2B" w14:textId="77777777" w:rsidTr="00D71347">
        <w:trPr>
          <w:trHeight w:val="20"/>
        </w:trPr>
        <w:tc>
          <w:tcPr>
            <w:tcW w:w="3681" w:type="dxa"/>
            <w:shd w:val="clear" w:color="auto" w:fill="FFFFFF" w:themeFill="background1"/>
            <w:tcMar>
              <w:top w:w="15" w:type="dxa"/>
              <w:left w:w="15" w:type="dxa"/>
              <w:right w:w="15" w:type="dxa"/>
            </w:tcMar>
            <w:vAlign w:val="bottom"/>
          </w:tcPr>
          <w:p w14:paraId="7D7040D6" w14:textId="77777777" w:rsidR="006876CC" w:rsidRPr="0073787F" w:rsidRDefault="006876CC" w:rsidP="00BF4C4F">
            <w:pPr>
              <w:spacing w:after="0"/>
            </w:pPr>
            <w:r w:rsidRPr="0073787F">
              <w:rPr>
                <w:rFonts w:ascii="Calibri" w:eastAsia="Calibri" w:hAnsi="Calibri" w:cs="Calibri"/>
                <w:b/>
                <w:bCs/>
                <w:color w:val="000000" w:themeColor="text1"/>
                <w:sz w:val="20"/>
                <w:szCs w:val="20"/>
              </w:rPr>
              <w:t>Custom Integrations</w:t>
            </w:r>
          </w:p>
        </w:tc>
        <w:tc>
          <w:tcPr>
            <w:tcW w:w="5386" w:type="dxa"/>
            <w:shd w:val="clear" w:color="auto" w:fill="FFFFFF" w:themeFill="background1"/>
            <w:tcMar>
              <w:top w:w="15" w:type="dxa"/>
              <w:left w:w="15" w:type="dxa"/>
              <w:right w:w="15" w:type="dxa"/>
            </w:tcMar>
            <w:vAlign w:val="bottom"/>
          </w:tcPr>
          <w:p w14:paraId="567447FA" w14:textId="77777777" w:rsidR="006876CC" w:rsidRPr="0073787F" w:rsidRDefault="006876CC" w:rsidP="00BF4C4F">
            <w:pPr>
              <w:spacing w:after="0"/>
            </w:pPr>
            <w:r w:rsidRPr="0073787F">
              <w:rPr>
                <w:rFonts w:ascii="Calibri" w:eastAsia="Calibri" w:hAnsi="Calibri" w:cs="Calibri"/>
                <w:color w:val="000000" w:themeColor="text1"/>
                <w:sz w:val="20"/>
                <w:szCs w:val="20"/>
              </w:rPr>
              <w:t>Priced separately (Ad-hoc) (£1000 day rate)</w:t>
            </w:r>
          </w:p>
        </w:tc>
        <w:tc>
          <w:tcPr>
            <w:tcW w:w="1708" w:type="dxa"/>
            <w:shd w:val="clear" w:color="auto" w:fill="FFFFFF" w:themeFill="background1"/>
            <w:tcMar>
              <w:top w:w="15" w:type="dxa"/>
              <w:left w:w="15" w:type="dxa"/>
              <w:right w:w="15" w:type="dxa"/>
            </w:tcMar>
            <w:vAlign w:val="bottom"/>
          </w:tcPr>
          <w:p w14:paraId="45FA33F0" w14:textId="77777777" w:rsidR="006876CC" w:rsidRPr="0073787F" w:rsidRDefault="006876CC" w:rsidP="00BF4C4F">
            <w:pPr>
              <w:spacing w:after="0"/>
            </w:pPr>
          </w:p>
        </w:tc>
      </w:tr>
      <w:tr w:rsidR="006876CC" w:rsidRPr="0073787F" w14:paraId="29825A3A" w14:textId="77777777" w:rsidTr="00D71347">
        <w:trPr>
          <w:trHeight w:val="20"/>
        </w:trPr>
        <w:tc>
          <w:tcPr>
            <w:tcW w:w="3681" w:type="dxa"/>
            <w:shd w:val="clear" w:color="auto" w:fill="FFFFFF" w:themeFill="background1"/>
            <w:tcMar>
              <w:top w:w="15" w:type="dxa"/>
              <w:left w:w="15" w:type="dxa"/>
              <w:right w:w="15" w:type="dxa"/>
            </w:tcMar>
            <w:vAlign w:val="bottom"/>
          </w:tcPr>
          <w:p w14:paraId="6ED50E23" w14:textId="77777777" w:rsidR="006876CC" w:rsidRPr="0073787F" w:rsidRDefault="006876CC" w:rsidP="00BF4C4F">
            <w:pPr>
              <w:spacing w:after="0"/>
            </w:pPr>
            <w:r w:rsidRPr="0073787F">
              <w:rPr>
                <w:rFonts w:ascii="Calibri" w:eastAsia="Calibri" w:hAnsi="Calibri" w:cs="Calibri"/>
                <w:b/>
                <w:bCs/>
                <w:color w:val="000000" w:themeColor="text1"/>
                <w:sz w:val="20"/>
                <w:szCs w:val="20"/>
              </w:rPr>
              <w:t>Multi-Tenanted Data</w:t>
            </w:r>
          </w:p>
        </w:tc>
        <w:tc>
          <w:tcPr>
            <w:tcW w:w="5386" w:type="dxa"/>
            <w:shd w:val="clear" w:color="auto" w:fill="FFFFFF" w:themeFill="background1"/>
            <w:tcMar>
              <w:top w:w="15" w:type="dxa"/>
              <w:left w:w="15" w:type="dxa"/>
              <w:right w:w="15" w:type="dxa"/>
            </w:tcMar>
            <w:vAlign w:val="bottom"/>
          </w:tcPr>
          <w:p w14:paraId="7E8C4F98" w14:textId="77777777" w:rsidR="006876CC" w:rsidRPr="0073787F" w:rsidRDefault="006876CC" w:rsidP="00BF4C4F">
            <w:pPr>
              <w:spacing w:after="0"/>
            </w:pPr>
            <w:r w:rsidRPr="0073787F">
              <w:rPr>
                <w:rFonts w:ascii="Calibri" w:eastAsia="Calibri" w:hAnsi="Calibri" w:cs="Calibri"/>
                <w:color w:val="000000" w:themeColor="text1"/>
                <w:sz w:val="20"/>
                <w:szCs w:val="20"/>
              </w:rPr>
              <w:t>£12,000/month</w:t>
            </w:r>
          </w:p>
        </w:tc>
        <w:tc>
          <w:tcPr>
            <w:tcW w:w="1708" w:type="dxa"/>
            <w:shd w:val="clear" w:color="auto" w:fill="FFFFFF" w:themeFill="background1"/>
            <w:tcMar>
              <w:top w:w="15" w:type="dxa"/>
              <w:left w:w="15" w:type="dxa"/>
              <w:right w:w="15" w:type="dxa"/>
            </w:tcMar>
            <w:vAlign w:val="bottom"/>
          </w:tcPr>
          <w:p w14:paraId="67D67639" w14:textId="77777777" w:rsidR="006876CC" w:rsidRPr="0073787F" w:rsidRDefault="006876CC" w:rsidP="00BF4C4F">
            <w:pPr>
              <w:spacing w:after="0"/>
            </w:pPr>
          </w:p>
        </w:tc>
      </w:tr>
      <w:tr w:rsidR="006876CC" w:rsidRPr="0073787F" w14:paraId="527CCF99" w14:textId="77777777" w:rsidTr="00D71347">
        <w:trPr>
          <w:trHeight w:val="20"/>
        </w:trPr>
        <w:tc>
          <w:tcPr>
            <w:tcW w:w="3681" w:type="dxa"/>
            <w:shd w:val="clear" w:color="auto" w:fill="FFFFFF" w:themeFill="background1"/>
            <w:tcMar>
              <w:top w:w="15" w:type="dxa"/>
              <w:left w:w="15" w:type="dxa"/>
              <w:right w:w="15" w:type="dxa"/>
            </w:tcMar>
            <w:vAlign w:val="bottom"/>
          </w:tcPr>
          <w:p w14:paraId="08CC1DAB" w14:textId="77777777" w:rsidR="006876CC" w:rsidRPr="0073787F" w:rsidRDefault="006876CC" w:rsidP="00BF4C4F">
            <w:pPr>
              <w:spacing w:after="0"/>
            </w:pPr>
            <w:r w:rsidRPr="0073787F">
              <w:rPr>
                <w:rFonts w:ascii="Calibri" w:eastAsia="Calibri" w:hAnsi="Calibri" w:cs="Calibri"/>
                <w:b/>
                <w:bCs/>
                <w:color w:val="000000" w:themeColor="text1"/>
                <w:sz w:val="20"/>
                <w:szCs w:val="20"/>
              </w:rPr>
              <w:t>On-Prem Deployment</w:t>
            </w:r>
          </w:p>
        </w:tc>
        <w:tc>
          <w:tcPr>
            <w:tcW w:w="5386" w:type="dxa"/>
            <w:shd w:val="clear" w:color="auto" w:fill="FFFFFF" w:themeFill="background1"/>
            <w:tcMar>
              <w:top w:w="15" w:type="dxa"/>
              <w:left w:w="15" w:type="dxa"/>
              <w:right w:w="15" w:type="dxa"/>
            </w:tcMar>
            <w:vAlign w:val="bottom"/>
          </w:tcPr>
          <w:p w14:paraId="199ADE3F" w14:textId="77777777" w:rsidR="006876CC" w:rsidRPr="0073787F" w:rsidRDefault="006876CC" w:rsidP="00BF4C4F">
            <w:pPr>
              <w:spacing w:after="0"/>
            </w:pPr>
            <w:r w:rsidRPr="0073787F">
              <w:rPr>
                <w:rFonts w:ascii="Calibri" w:eastAsia="Calibri" w:hAnsi="Calibri" w:cs="Calibri"/>
                <w:color w:val="000000" w:themeColor="text1"/>
                <w:sz w:val="20"/>
                <w:szCs w:val="20"/>
              </w:rPr>
              <w:t>£50,000 setup</w:t>
            </w:r>
          </w:p>
        </w:tc>
        <w:tc>
          <w:tcPr>
            <w:tcW w:w="1708" w:type="dxa"/>
            <w:shd w:val="clear" w:color="auto" w:fill="FFFFFF" w:themeFill="background1"/>
            <w:tcMar>
              <w:top w:w="15" w:type="dxa"/>
              <w:left w:w="15" w:type="dxa"/>
              <w:right w:w="15" w:type="dxa"/>
            </w:tcMar>
            <w:vAlign w:val="bottom"/>
          </w:tcPr>
          <w:p w14:paraId="654CE868" w14:textId="77777777" w:rsidR="006876CC" w:rsidRPr="0073787F" w:rsidRDefault="006876CC" w:rsidP="00BF4C4F">
            <w:pPr>
              <w:spacing w:after="0"/>
            </w:pPr>
          </w:p>
        </w:tc>
      </w:tr>
      <w:tr w:rsidR="006876CC" w:rsidRPr="0073787F" w14:paraId="4D824A97" w14:textId="77777777" w:rsidTr="00D71347">
        <w:trPr>
          <w:trHeight w:val="20"/>
        </w:trPr>
        <w:tc>
          <w:tcPr>
            <w:tcW w:w="3681" w:type="dxa"/>
            <w:shd w:val="clear" w:color="auto" w:fill="FFFFFF" w:themeFill="background1"/>
            <w:tcMar>
              <w:top w:w="15" w:type="dxa"/>
              <w:left w:w="15" w:type="dxa"/>
              <w:right w:w="15" w:type="dxa"/>
            </w:tcMar>
            <w:vAlign w:val="bottom"/>
          </w:tcPr>
          <w:p w14:paraId="1934F70D" w14:textId="77777777" w:rsidR="006876CC" w:rsidRPr="0073787F" w:rsidRDefault="006876CC" w:rsidP="00BF4C4F">
            <w:pPr>
              <w:spacing w:after="0"/>
            </w:pPr>
            <w:r w:rsidRPr="0073787F">
              <w:rPr>
                <w:rFonts w:ascii="Calibri" w:eastAsia="Calibri" w:hAnsi="Calibri" w:cs="Calibri"/>
                <w:b/>
                <w:bCs/>
                <w:color w:val="000000" w:themeColor="text1"/>
                <w:sz w:val="20"/>
                <w:szCs w:val="20"/>
              </w:rPr>
              <w:t>Customer Support Manager</w:t>
            </w:r>
          </w:p>
        </w:tc>
        <w:tc>
          <w:tcPr>
            <w:tcW w:w="7094" w:type="dxa"/>
            <w:gridSpan w:val="2"/>
            <w:shd w:val="clear" w:color="auto" w:fill="FFFFFF" w:themeFill="background1"/>
            <w:tcMar>
              <w:top w:w="15" w:type="dxa"/>
              <w:left w:w="15" w:type="dxa"/>
              <w:right w:w="15" w:type="dxa"/>
            </w:tcMar>
            <w:vAlign w:val="bottom"/>
          </w:tcPr>
          <w:p w14:paraId="1FF678BA" w14:textId="77777777" w:rsidR="006876CC" w:rsidRPr="0073787F" w:rsidRDefault="006876CC" w:rsidP="00BF4C4F">
            <w:pPr>
              <w:spacing w:after="0"/>
            </w:pPr>
            <w:r w:rsidRPr="0073787F">
              <w:rPr>
                <w:rFonts w:ascii="Calibri" w:eastAsia="Calibri" w:hAnsi="Calibri" w:cs="Calibri"/>
                <w:color w:val="000000" w:themeColor="text1"/>
                <w:sz w:val="20"/>
                <w:szCs w:val="20"/>
              </w:rPr>
              <w:t xml:space="preserve">Business hours (shared) </w:t>
            </w:r>
            <w:proofErr w:type="gramStart"/>
            <w:r w:rsidRPr="0073787F">
              <w:rPr>
                <w:rFonts w:ascii="Calibri" w:eastAsia="Calibri" w:hAnsi="Calibri" w:cs="Calibri"/>
                <w:color w:val="000000" w:themeColor="text1"/>
                <w:sz w:val="20"/>
                <w:szCs w:val="20"/>
              </w:rPr>
              <w:t>included,</w:t>
            </w:r>
            <w:proofErr w:type="gramEnd"/>
            <w:r w:rsidRPr="0073787F">
              <w:rPr>
                <w:rFonts w:ascii="Calibri" w:eastAsia="Calibri" w:hAnsi="Calibri" w:cs="Calibri"/>
                <w:color w:val="000000" w:themeColor="text1"/>
                <w:sz w:val="20"/>
                <w:szCs w:val="20"/>
              </w:rPr>
              <w:t xml:space="preserve"> </w:t>
            </w:r>
            <w:r w:rsidRPr="0073787F">
              <w:rPr>
                <w:rFonts w:ascii="Calibri" w:eastAsia="Calibri" w:hAnsi="Calibri" w:cs="Calibri"/>
                <w:b/>
                <w:bCs/>
                <w:color w:val="000000" w:themeColor="text1"/>
                <w:sz w:val="20"/>
                <w:szCs w:val="20"/>
              </w:rPr>
              <w:t>£2,500/month for dedicated</w:t>
            </w:r>
          </w:p>
        </w:tc>
      </w:tr>
      <w:tr w:rsidR="006876CC" w:rsidRPr="0073787F" w14:paraId="34ED75EB" w14:textId="77777777" w:rsidTr="00D71347">
        <w:trPr>
          <w:trHeight w:val="20"/>
        </w:trPr>
        <w:tc>
          <w:tcPr>
            <w:tcW w:w="3681" w:type="dxa"/>
            <w:shd w:val="clear" w:color="auto" w:fill="FFFFFF" w:themeFill="background1"/>
            <w:tcMar>
              <w:top w:w="15" w:type="dxa"/>
              <w:left w:w="15" w:type="dxa"/>
              <w:right w:w="15" w:type="dxa"/>
            </w:tcMar>
            <w:vAlign w:val="bottom"/>
          </w:tcPr>
          <w:p w14:paraId="1A746696" w14:textId="77777777" w:rsidR="006876CC" w:rsidRPr="0073787F" w:rsidRDefault="006876CC" w:rsidP="00BF4C4F">
            <w:pPr>
              <w:spacing w:after="0"/>
            </w:pPr>
            <w:r w:rsidRPr="0073787F">
              <w:rPr>
                <w:rFonts w:ascii="Calibri" w:eastAsia="Calibri" w:hAnsi="Calibri" w:cs="Calibri"/>
                <w:b/>
                <w:bCs/>
                <w:color w:val="000000" w:themeColor="text1"/>
                <w:sz w:val="20"/>
                <w:szCs w:val="20"/>
              </w:rPr>
              <w:lastRenderedPageBreak/>
              <w:t>Technical Support Manager</w:t>
            </w:r>
          </w:p>
        </w:tc>
        <w:tc>
          <w:tcPr>
            <w:tcW w:w="5386" w:type="dxa"/>
            <w:shd w:val="clear" w:color="auto" w:fill="FFFFFF" w:themeFill="background1"/>
            <w:tcMar>
              <w:top w:w="15" w:type="dxa"/>
              <w:left w:w="15" w:type="dxa"/>
              <w:right w:w="15" w:type="dxa"/>
            </w:tcMar>
            <w:vAlign w:val="bottom"/>
          </w:tcPr>
          <w:p w14:paraId="7E905943" w14:textId="77777777" w:rsidR="006876CC" w:rsidRPr="0073787F" w:rsidRDefault="006876CC" w:rsidP="00BF4C4F">
            <w:pPr>
              <w:spacing w:after="0"/>
            </w:pPr>
            <w:r w:rsidRPr="0073787F">
              <w:rPr>
                <w:rFonts w:ascii="Calibri" w:eastAsia="Calibri" w:hAnsi="Calibri" w:cs="Calibri"/>
                <w:color w:val="000000" w:themeColor="text1"/>
                <w:sz w:val="20"/>
                <w:szCs w:val="20"/>
              </w:rPr>
              <w:t xml:space="preserve">Business hours (shared) </w:t>
            </w:r>
            <w:proofErr w:type="gramStart"/>
            <w:r w:rsidRPr="0073787F">
              <w:rPr>
                <w:rFonts w:ascii="Calibri" w:eastAsia="Calibri" w:hAnsi="Calibri" w:cs="Calibri"/>
                <w:color w:val="000000" w:themeColor="text1"/>
                <w:sz w:val="20"/>
                <w:szCs w:val="20"/>
              </w:rPr>
              <w:t>included,</w:t>
            </w:r>
            <w:proofErr w:type="gramEnd"/>
            <w:r w:rsidRPr="0073787F">
              <w:rPr>
                <w:rFonts w:ascii="Calibri" w:eastAsia="Calibri" w:hAnsi="Calibri" w:cs="Calibri"/>
                <w:color w:val="000000" w:themeColor="text1"/>
                <w:sz w:val="20"/>
                <w:szCs w:val="20"/>
              </w:rPr>
              <w:t xml:space="preserve"> </w:t>
            </w:r>
            <w:r w:rsidRPr="0073787F">
              <w:rPr>
                <w:rFonts w:ascii="Calibri" w:eastAsia="Calibri" w:hAnsi="Calibri" w:cs="Calibri"/>
                <w:b/>
                <w:bCs/>
                <w:color w:val="000000" w:themeColor="text1"/>
                <w:sz w:val="20"/>
                <w:szCs w:val="20"/>
              </w:rPr>
              <w:t>£2,500/month for dedicated</w:t>
            </w:r>
          </w:p>
        </w:tc>
        <w:tc>
          <w:tcPr>
            <w:tcW w:w="1708" w:type="dxa"/>
            <w:shd w:val="clear" w:color="auto" w:fill="FFFFFF" w:themeFill="background1"/>
            <w:tcMar>
              <w:top w:w="15" w:type="dxa"/>
              <w:left w:w="15" w:type="dxa"/>
              <w:right w:w="15" w:type="dxa"/>
            </w:tcMar>
            <w:vAlign w:val="bottom"/>
          </w:tcPr>
          <w:p w14:paraId="02BD5834" w14:textId="77777777" w:rsidR="006876CC" w:rsidRPr="0073787F" w:rsidRDefault="006876CC" w:rsidP="00BF4C4F">
            <w:pPr>
              <w:spacing w:after="0"/>
            </w:pPr>
          </w:p>
        </w:tc>
      </w:tr>
      <w:tr w:rsidR="006876CC" w:rsidRPr="0073787F" w14:paraId="423DB3A9" w14:textId="77777777" w:rsidTr="00D71347">
        <w:trPr>
          <w:trHeight w:val="20"/>
        </w:trPr>
        <w:tc>
          <w:tcPr>
            <w:tcW w:w="3681" w:type="dxa"/>
            <w:shd w:val="clear" w:color="auto" w:fill="FFFFFF" w:themeFill="background1"/>
            <w:tcMar>
              <w:top w:w="15" w:type="dxa"/>
              <w:left w:w="15" w:type="dxa"/>
              <w:right w:w="15" w:type="dxa"/>
            </w:tcMar>
            <w:vAlign w:val="bottom"/>
          </w:tcPr>
          <w:p w14:paraId="14D1869A" w14:textId="77777777" w:rsidR="006876CC" w:rsidRPr="0073787F" w:rsidRDefault="006876CC" w:rsidP="00BF4C4F">
            <w:pPr>
              <w:spacing w:after="0"/>
            </w:pPr>
            <w:commentRangeStart w:id="136"/>
            <w:r w:rsidRPr="0073787F">
              <w:rPr>
                <w:rFonts w:ascii="Calibri" w:eastAsia="Calibri" w:hAnsi="Calibri" w:cs="Calibri"/>
                <w:b/>
                <w:bCs/>
                <w:color w:val="000000" w:themeColor="text1"/>
                <w:sz w:val="20"/>
                <w:szCs w:val="20"/>
              </w:rPr>
              <w:t xml:space="preserve">Setup Fee </w:t>
            </w:r>
          </w:p>
        </w:tc>
        <w:tc>
          <w:tcPr>
            <w:tcW w:w="5386" w:type="dxa"/>
            <w:shd w:val="clear" w:color="auto" w:fill="FFFFFF" w:themeFill="background1"/>
            <w:tcMar>
              <w:top w:w="15" w:type="dxa"/>
              <w:left w:w="15" w:type="dxa"/>
              <w:right w:w="15" w:type="dxa"/>
            </w:tcMar>
            <w:vAlign w:val="bottom"/>
          </w:tcPr>
          <w:p w14:paraId="45257E56" w14:textId="6A91906C" w:rsidR="006876CC" w:rsidRPr="0073787F" w:rsidRDefault="006876CC" w:rsidP="00BF4C4F">
            <w:pPr>
              <w:spacing w:after="0"/>
            </w:pPr>
            <w:r>
              <w:rPr>
                <w:rFonts w:ascii="Calibri" w:eastAsia="Calibri" w:hAnsi="Calibri" w:cs="Calibri"/>
                <w:color w:val="000000" w:themeColor="text1"/>
                <w:sz w:val="20"/>
                <w:szCs w:val="20"/>
              </w:rPr>
              <w:t>£25,000</w:t>
            </w:r>
            <w:r w:rsidR="00540BAB">
              <w:rPr>
                <w:rFonts w:ascii="Calibri" w:eastAsia="Calibri" w:hAnsi="Calibri" w:cs="Calibri"/>
                <w:color w:val="000000" w:themeColor="text1"/>
                <w:sz w:val="20"/>
                <w:szCs w:val="20"/>
              </w:rPr>
              <w:t xml:space="preserve"> </w:t>
            </w:r>
          </w:p>
        </w:tc>
        <w:tc>
          <w:tcPr>
            <w:tcW w:w="1708" w:type="dxa"/>
            <w:shd w:val="clear" w:color="auto" w:fill="FFFFFF" w:themeFill="background1"/>
            <w:tcMar>
              <w:top w:w="15" w:type="dxa"/>
              <w:left w:w="15" w:type="dxa"/>
              <w:right w:w="15" w:type="dxa"/>
            </w:tcMar>
            <w:vAlign w:val="bottom"/>
          </w:tcPr>
          <w:p w14:paraId="4A6C9284" w14:textId="77777777" w:rsidR="006876CC" w:rsidRPr="0073787F" w:rsidRDefault="006876CC" w:rsidP="00BF4C4F">
            <w:pPr>
              <w:spacing w:after="0"/>
            </w:pPr>
            <w:r w:rsidRPr="0073787F">
              <w:rPr>
                <w:rFonts w:ascii="Calibri" w:eastAsia="Calibri" w:hAnsi="Calibri" w:cs="Calibri"/>
                <w:color w:val="000000" w:themeColor="text1"/>
                <w:sz w:val="20"/>
                <w:szCs w:val="20"/>
              </w:rPr>
              <w:t>One-time fee</w:t>
            </w:r>
            <w:commentRangeEnd w:id="136"/>
            <w:r w:rsidR="00C0495B">
              <w:rPr>
                <w:rStyle w:val="CommentReference"/>
              </w:rPr>
              <w:commentReference w:id="136"/>
            </w:r>
          </w:p>
        </w:tc>
      </w:tr>
      <w:tr w:rsidR="006876CC" w:rsidRPr="0073787F" w14:paraId="23A4922D" w14:textId="77777777" w:rsidTr="00D71347">
        <w:trPr>
          <w:trHeight w:val="20"/>
        </w:trPr>
        <w:tc>
          <w:tcPr>
            <w:tcW w:w="3681" w:type="dxa"/>
            <w:shd w:val="clear" w:color="auto" w:fill="FFFFFF" w:themeFill="background1"/>
            <w:tcMar>
              <w:top w:w="15" w:type="dxa"/>
              <w:left w:w="15" w:type="dxa"/>
              <w:right w:w="15" w:type="dxa"/>
            </w:tcMar>
            <w:vAlign w:val="bottom"/>
          </w:tcPr>
          <w:p w14:paraId="54222ED6" w14:textId="1925ED75" w:rsidR="006876CC" w:rsidRPr="0073787F" w:rsidRDefault="00540BAB" w:rsidP="00BF4C4F">
            <w:pPr>
              <w:spacing w:after="0"/>
            </w:pPr>
            <w:r w:rsidRPr="00540BAB">
              <w:rPr>
                <w:rFonts w:ascii="Calibri" w:eastAsia="Calibri" w:hAnsi="Calibri" w:cs="Calibri"/>
                <w:b/>
                <w:bCs/>
                <w:color w:val="000000" w:themeColor="text1"/>
                <w:sz w:val="20"/>
                <w:szCs w:val="20"/>
              </w:rPr>
              <w:t>Professional Services (Daily Rate)</w:t>
            </w:r>
          </w:p>
        </w:tc>
        <w:tc>
          <w:tcPr>
            <w:tcW w:w="5386" w:type="dxa"/>
            <w:shd w:val="clear" w:color="auto" w:fill="FFFFFF" w:themeFill="background1"/>
            <w:tcMar>
              <w:top w:w="15" w:type="dxa"/>
              <w:left w:w="15" w:type="dxa"/>
              <w:right w:w="15" w:type="dxa"/>
            </w:tcMar>
            <w:vAlign w:val="bottom"/>
          </w:tcPr>
          <w:p w14:paraId="3E6BBCC8" w14:textId="3F3D99F2" w:rsidR="006876CC" w:rsidRPr="0073787F" w:rsidRDefault="006876CC" w:rsidP="00BF4C4F">
            <w:pPr>
              <w:spacing w:after="0"/>
            </w:pPr>
            <w:r>
              <w:rPr>
                <w:rFonts w:ascii="Calibri" w:eastAsia="Calibri" w:hAnsi="Calibri" w:cs="Calibri"/>
                <w:color w:val="000000" w:themeColor="text1"/>
                <w:sz w:val="20"/>
                <w:szCs w:val="20"/>
              </w:rPr>
              <w:t xml:space="preserve"> </w:t>
            </w:r>
            <w:r w:rsidRPr="0073787F">
              <w:rPr>
                <w:rFonts w:ascii="Calibri" w:eastAsia="Calibri" w:hAnsi="Calibri" w:cs="Calibri"/>
                <w:color w:val="000000" w:themeColor="text1"/>
                <w:sz w:val="20"/>
                <w:szCs w:val="20"/>
              </w:rPr>
              <w:t>£1,000</w:t>
            </w:r>
          </w:p>
        </w:tc>
        <w:tc>
          <w:tcPr>
            <w:tcW w:w="1708" w:type="dxa"/>
            <w:shd w:val="clear" w:color="auto" w:fill="FFFFFF" w:themeFill="background1"/>
            <w:tcMar>
              <w:top w:w="15" w:type="dxa"/>
              <w:left w:w="15" w:type="dxa"/>
              <w:right w:w="15" w:type="dxa"/>
            </w:tcMar>
            <w:vAlign w:val="bottom"/>
          </w:tcPr>
          <w:p w14:paraId="463613DB" w14:textId="77777777" w:rsidR="006876CC" w:rsidRPr="0073787F" w:rsidRDefault="006876CC" w:rsidP="00BF4C4F">
            <w:pPr>
              <w:spacing w:after="0"/>
            </w:pPr>
            <w:r w:rsidRPr="0073787F">
              <w:rPr>
                <w:rFonts w:ascii="Calibri" w:eastAsia="Calibri" w:hAnsi="Calibri" w:cs="Calibri"/>
                <w:color w:val="000000" w:themeColor="text1"/>
                <w:sz w:val="20"/>
                <w:szCs w:val="20"/>
              </w:rPr>
              <w:t xml:space="preserve">Day rate </w:t>
            </w:r>
          </w:p>
        </w:tc>
      </w:tr>
    </w:tbl>
    <w:p w14:paraId="36678E82" w14:textId="77777777" w:rsidR="00D239B2" w:rsidRDefault="00D239B2">
      <w:pPr>
        <w:rPr>
          <w:rFonts w:ascii="Calibri" w:hAnsi="Calibri" w:cs="Calibri"/>
          <w:b/>
          <w:bCs/>
          <w:sz w:val="20"/>
          <w:szCs w:val="20"/>
        </w:rPr>
      </w:pPr>
    </w:p>
    <w:p w14:paraId="44131699" w14:textId="05BA0EE9" w:rsidR="00D239B2" w:rsidRDefault="00D239B2">
      <w:pPr>
        <w:rPr>
          <w:ins w:id="137" w:author="Ostermann, Peter" w:date="2025-10-01T10:36:00Z" w16du:dateUtc="2025-10-01T08:36:00Z"/>
          <w:rFonts w:ascii="Calibri" w:hAnsi="Calibri" w:cs="Calibri"/>
          <w:sz w:val="20"/>
          <w:szCs w:val="20"/>
        </w:rPr>
      </w:pPr>
      <w:r w:rsidRPr="00D239B2">
        <w:rPr>
          <w:rFonts w:ascii="Calibri" w:hAnsi="Calibri" w:cs="Calibri"/>
          <w:b/>
          <w:bCs/>
          <w:sz w:val="20"/>
          <w:szCs w:val="20"/>
        </w:rPr>
        <w:t>Professional Services</w:t>
      </w:r>
      <w:r w:rsidRPr="00D239B2">
        <w:rPr>
          <w:rFonts w:ascii="Calibri" w:hAnsi="Calibri" w:cs="Calibri"/>
          <w:sz w:val="20"/>
          <w:szCs w:val="20"/>
        </w:rPr>
        <w:br/>
        <w:t xml:space="preserve">Any services outside the scope of this SOW, including change requests or future phases not covered here, will require a separate Statement of Work. Where agreed, such services may be provided at a rate of </w:t>
      </w:r>
      <w:r w:rsidRPr="00D239B2">
        <w:rPr>
          <w:rFonts w:ascii="Calibri" w:hAnsi="Calibri" w:cs="Calibri"/>
          <w:b/>
          <w:bCs/>
          <w:sz w:val="20"/>
          <w:szCs w:val="20"/>
        </w:rPr>
        <w:t>£100</w:t>
      </w:r>
      <w:ins w:id="138" w:author="David Sant" w:date="2025-11-26T09:53:00Z" w16du:dateUtc="2025-11-26T09:53:00Z">
        <w:r w:rsidR="00FE4B07">
          <w:rPr>
            <w:rFonts w:ascii="Calibri" w:hAnsi="Calibri" w:cs="Calibri"/>
            <w:b/>
            <w:bCs/>
            <w:sz w:val="20"/>
            <w:szCs w:val="20"/>
          </w:rPr>
          <w:t>0</w:t>
        </w:r>
      </w:ins>
      <w:r w:rsidRPr="00D239B2">
        <w:rPr>
          <w:rFonts w:ascii="Calibri" w:hAnsi="Calibri" w:cs="Calibri"/>
          <w:b/>
          <w:bCs/>
          <w:sz w:val="20"/>
          <w:szCs w:val="20"/>
        </w:rPr>
        <w:t xml:space="preserve"> per day (ex VAT)</w:t>
      </w:r>
      <w:r w:rsidRPr="00D239B2">
        <w:rPr>
          <w:rFonts w:ascii="Calibri" w:hAnsi="Calibri" w:cs="Calibri"/>
          <w:sz w:val="20"/>
          <w:szCs w:val="20"/>
        </w:rPr>
        <w:t>, unless otherwise agreed in writing.</w:t>
      </w:r>
    </w:p>
    <w:p w14:paraId="0DCEF48B" w14:textId="77777777" w:rsidR="00A31A92" w:rsidRPr="00A31A92" w:rsidRDefault="00A31A92">
      <w:pPr>
        <w:rPr>
          <w:ins w:id="139" w:author="Ostermann, Peter" w:date="2025-10-01T10:36:00Z"/>
          <w:rFonts w:ascii="Calibri" w:hAnsi="Calibri" w:cs="Calibri"/>
          <w:sz w:val="20"/>
          <w:szCs w:val="20"/>
          <w:lang w:val="en-US"/>
          <w:rPrChange w:id="140" w:author="Ostermann, Peter" w:date="2025-10-01T10:36:00Z" w16du:dateUtc="2025-10-01T08:36:00Z">
            <w:rPr>
              <w:ins w:id="141" w:author="Ostermann, Peter" w:date="2025-10-01T10:36:00Z"/>
              <w:rFonts w:ascii="Calibri" w:hAnsi="Calibri" w:cs="Calibri"/>
              <w:sz w:val="20"/>
              <w:szCs w:val="20"/>
              <w:lang w:val="de-DE"/>
            </w:rPr>
          </w:rPrChange>
        </w:rPr>
        <w:pPrChange w:id="142" w:author="Ostermann, Peter" w:date="2025-10-01T10:36:00Z" w16du:dateUtc="2025-10-01T08:36:00Z">
          <w:pPr>
            <w:numPr>
              <w:numId w:val="31"/>
            </w:numPr>
            <w:tabs>
              <w:tab w:val="num" w:pos="720"/>
            </w:tabs>
            <w:ind w:left="720" w:hanging="360"/>
          </w:pPr>
        </w:pPrChange>
      </w:pPr>
      <w:commentRangeStart w:id="143"/>
      <w:ins w:id="144" w:author="Ostermann, Peter" w:date="2025-10-01T10:36:00Z">
        <w:r w:rsidRPr="00A31A92">
          <w:rPr>
            <w:rFonts w:ascii="Calibri" w:hAnsi="Calibri" w:cs="Calibri"/>
            <w:b/>
            <w:bCs/>
            <w:sz w:val="20"/>
            <w:szCs w:val="20"/>
            <w:lang w:val="en-US"/>
            <w:rPrChange w:id="145" w:author="Ostermann, Peter" w:date="2025-10-01T10:36:00Z" w16du:dateUtc="2025-10-01T08:36:00Z">
              <w:rPr>
                <w:rFonts w:ascii="Calibri" w:hAnsi="Calibri" w:cs="Calibri"/>
                <w:b/>
                <w:bCs/>
                <w:sz w:val="20"/>
                <w:szCs w:val="20"/>
                <w:lang w:val="de-DE"/>
              </w:rPr>
            </w:rPrChange>
          </w:rPr>
          <w:t>Reasonable Ongoing Support</w:t>
        </w:r>
        <w:r w:rsidRPr="00A31A92">
          <w:rPr>
            <w:rFonts w:ascii="Calibri" w:hAnsi="Calibri" w:cs="Calibri"/>
            <w:sz w:val="20"/>
            <w:szCs w:val="20"/>
            <w:lang w:val="en-US"/>
            <w:rPrChange w:id="146" w:author="Ostermann, Peter" w:date="2025-10-01T10:36:00Z" w16du:dateUtc="2025-10-01T08:36:00Z">
              <w:rPr>
                <w:rFonts w:ascii="Calibri" w:hAnsi="Calibri" w:cs="Calibri"/>
                <w:sz w:val="20"/>
                <w:szCs w:val="20"/>
                <w:lang w:val="de-DE"/>
              </w:rPr>
            </w:rPrChange>
          </w:rPr>
          <w:t>: The parties agree to define "reasonable ongoing support" that does not reduce the Phase 1/2/3 build effort. This support will be provided for up to twelve (12) days per year. The retainer can be utilized for minor enhancements but not for defects already covered under the support SLA.</w:t>
        </w:r>
      </w:ins>
      <w:commentRangeEnd w:id="143"/>
      <w:r w:rsidR="00551532">
        <w:rPr>
          <w:rStyle w:val="CommentReference"/>
        </w:rPr>
        <w:commentReference w:id="143"/>
      </w:r>
    </w:p>
    <w:p w14:paraId="25069EAE" w14:textId="77777777" w:rsidR="00E80642" w:rsidRPr="00A31A92" w:rsidRDefault="00E80642">
      <w:pPr>
        <w:rPr>
          <w:rFonts w:ascii="Calibri" w:hAnsi="Calibri" w:cs="Calibri"/>
          <w:sz w:val="20"/>
          <w:szCs w:val="20"/>
          <w:lang w:val="en-US"/>
          <w:rPrChange w:id="147" w:author="Ostermann, Peter" w:date="2025-10-01T10:36:00Z" w16du:dateUtc="2025-10-01T08:36:00Z">
            <w:rPr>
              <w:rFonts w:ascii="Calibri" w:hAnsi="Calibri" w:cs="Calibri"/>
              <w:sz w:val="20"/>
              <w:szCs w:val="20"/>
            </w:rPr>
          </w:rPrChange>
        </w:rPr>
      </w:pPr>
    </w:p>
    <w:p w14:paraId="5F8AC80F" w14:textId="77777777" w:rsidR="0017705B" w:rsidRPr="0017705B" w:rsidRDefault="0017705B" w:rsidP="0017705B">
      <w:pPr>
        <w:rPr>
          <w:rFonts w:ascii="Calibri" w:hAnsi="Calibri" w:cs="Calibri"/>
          <w:sz w:val="20"/>
          <w:szCs w:val="20"/>
        </w:rPr>
      </w:pPr>
      <w:r w:rsidRPr="0017705B">
        <w:rPr>
          <w:rFonts w:ascii="Calibri" w:hAnsi="Calibri" w:cs="Calibri"/>
          <w:b/>
          <w:bCs/>
          <w:sz w:val="20"/>
          <w:szCs w:val="20"/>
        </w:rPr>
        <w:t>Appendix D – Success Criteria &amp; Performance Measurement (Phase 1)</w:t>
      </w:r>
    </w:p>
    <w:p w14:paraId="6A29D465" w14:textId="77777777" w:rsidR="0017705B" w:rsidRDefault="0017705B" w:rsidP="0017705B">
      <w:pPr>
        <w:rPr>
          <w:ins w:id="148" w:author="Ostermann, Peter" w:date="2025-10-01T10:36:00Z" w16du:dateUtc="2025-10-01T08:36:00Z"/>
          <w:rFonts w:ascii="Calibri" w:hAnsi="Calibri" w:cs="Calibri"/>
          <w:sz w:val="20"/>
          <w:szCs w:val="20"/>
        </w:rPr>
      </w:pPr>
      <w:r w:rsidRPr="0017705B">
        <w:rPr>
          <w:rFonts w:ascii="Calibri" w:hAnsi="Calibri" w:cs="Calibri"/>
          <w:b/>
          <w:bCs/>
          <w:sz w:val="20"/>
          <w:szCs w:val="20"/>
        </w:rPr>
        <w:t>Purpose</w:t>
      </w:r>
      <w:r w:rsidRPr="0017705B">
        <w:rPr>
          <w:rFonts w:ascii="Calibri" w:hAnsi="Calibri" w:cs="Calibri"/>
          <w:sz w:val="20"/>
          <w:szCs w:val="20"/>
        </w:rPr>
        <w:br/>
        <w:t>This appendix defines the measurable success criteria for Phase 1 – Marriott Initial Production Deployment. Achievement of these criteria will determine progression to Phase 2 and trigger Elavon’s option to extend the contract term from one (1) year to three (3) years, as set out in Section 12.5 of this SOW.</w:t>
      </w:r>
    </w:p>
    <w:p w14:paraId="1F5BBDC9" w14:textId="77777777" w:rsidR="00FF5B2F" w:rsidRPr="00FF5B2F" w:rsidRDefault="00FF5B2F">
      <w:pPr>
        <w:rPr>
          <w:ins w:id="149" w:author="Ostermann, Peter" w:date="2025-10-01T10:37:00Z"/>
          <w:rFonts w:ascii="Calibri" w:hAnsi="Calibri" w:cs="Calibri"/>
          <w:sz w:val="20"/>
          <w:szCs w:val="20"/>
          <w:lang w:val="en-US"/>
          <w:rPrChange w:id="150" w:author="Ostermann, Peter" w:date="2025-10-01T10:37:00Z" w16du:dateUtc="2025-10-01T08:37:00Z">
            <w:rPr>
              <w:ins w:id="151" w:author="Ostermann, Peter" w:date="2025-10-01T10:37:00Z"/>
              <w:rFonts w:ascii="Calibri" w:hAnsi="Calibri" w:cs="Calibri"/>
              <w:sz w:val="20"/>
              <w:szCs w:val="20"/>
              <w:lang w:val="de-DE"/>
            </w:rPr>
          </w:rPrChange>
        </w:rPr>
        <w:pPrChange w:id="152" w:author="Ostermann, Peter" w:date="2025-10-01T10:37:00Z" w16du:dateUtc="2025-10-01T08:37:00Z">
          <w:pPr>
            <w:numPr>
              <w:numId w:val="32"/>
            </w:numPr>
            <w:tabs>
              <w:tab w:val="num" w:pos="720"/>
            </w:tabs>
            <w:ind w:left="720" w:hanging="360"/>
          </w:pPr>
        </w:pPrChange>
      </w:pPr>
      <w:ins w:id="153" w:author="Ostermann, Peter" w:date="2025-10-01T10:37:00Z">
        <w:r w:rsidRPr="00FF5B2F">
          <w:rPr>
            <w:rFonts w:ascii="Calibri" w:hAnsi="Calibri" w:cs="Calibri"/>
            <w:b/>
            <w:bCs/>
            <w:sz w:val="20"/>
            <w:szCs w:val="20"/>
            <w:lang w:val="en-US"/>
            <w:rPrChange w:id="154" w:author="Ostermann, Peter" w:date="2025-10-01T10:37:00Z" w16du:dateUtc="2025-10-01T08:37:00Z">
              <w:rPr>
                <w:rFonts w:ascii="Calibri" w:hAnsi="Calibri" w:cs="Calibri"/>
                <w:b/>
                <w:bCs/>
                <w:sz w:val="20"/>
                <w:szCs w:val="20"/>
                <w:lang w:val="de-DE"/>
              </w:rPr>
            </w:rPrChange>
          </w:rPr>
          <w:t>Business Review</w:t>
        </w:r>
        <w:r w:rsidRPr="00FF5B2F">
          <w:rPr>
            <w:rFonts w:ascii="Calibri" w:hAnsi="Calibri" w:cs="Calibri"/>
            <w:sz w:val="20"/>
            <w:szCs w:val="20"/>
            <w:lang w:val="en-US"/>
            <w:rPrChange w:id="155" w:author="Ostermann, Peter" w:date="2025-10-01T10:37:00Z" w16du:dateUtc="2025-10-01T08:37:00Z">
              <w:rPr>
                <w:rFonts w:ascii="Calibri" w:hAnsi="Calibri" w:cs="Calibri"/>
                <w:sz w:val="20"/>
                <w:szCs w:val="20"/>
                <w:lang w:val="de-DE"/>
              </w:rPr>
            </w:rPrChange>
          </w:rPr>
          <w:t>: The parties agree to conduct a comprehensive business review of the services provided under this Agreement after a period of nine (9) months from the Effective Date. This review will assess the performance, compliance, and overall satisfaction with the services rendered.</w:t>
        </w:r>
      </w:ins>
    </w:p>
    <w:p w14:paraId="1D8C8B9B" w14:textId="77777777" w:rsidR="00FF5B2F" w:rsidRPr="00FF5B2F" w:rsidRDefault="00FF5B2F">
      <w:pPr>
        <w:rPr>
          <w:ins w:id="156" w:author="Ostermann, Peter" w:date="2025-10-01T10:37:00Z"/>
          <w:rFonts w:ascii="Calibri" w:hAnsi="Calibri" w:cs="Calibri"/>
          <w:sz w:val="20"/>
          <w:szCs w:val="20"/>
          <w:lang w:val="en-US"/>
          <w:rPrChange w:id="157" w:author="Ostermann, Peter" w:date="2025-10-01T10:37:00Z" w16du:dateUtc="2025-10-01T08:37:00Z">
            <w:rPr>
              <w:ins w:id="158" w:author="Ostermann, Peter" w:date="2025-10-01T10:37:00Z"/>
              <w:rFonts w:ascii="Calibri" w:hAnsi="Calibri" w:cs="Calibri"/>
              <w:sz w:val="20"/>
              <w:szCs w:val="20"/>
              <w:lang w:val="de-DE"/>
            </w:rPr>
          </w:rPrChange>
        </w:rPr>
        <w:pPrChange w:id="159" w:author="Ostermann, Peter" w:date="2025-10-01T10:37:00Z" w16du:dateUtc="2025-10-01T08:37:00Z">
          <w:pPr>
            <w:numPr>
              <w:numId w:val="32"/>
            </w:numPr>
            <w:tabs>
              <w:tab w:val="num" w:pos="720"/>
            </w:tabs>
            <w:ind w:left="720" w:hanging="360"/>
          </w:pPr>
        </w:pPrChange>
      </w:pPr>
      <w:commentRangeStart w:id="160"/>
      <w:ins w:id="161" w:author="Ostermann, Peter" w:date="2025-10-01T10:37:00Z">
        <w:r w:rsidRPr="00FF5B2F">
          <w:rPr>
            <w:rFonts w:ascii="Calibri" w:hAnsi="Calibri" w:cs="Calibri"/>
            <w:b/>
            <w:bCs/>
            <w:sz w:val="20"/>
            <w:szCs w:val="20"/>
            <w:lang w:val="en-US"/>
            <w:rPrChange w:id="162" w:author="Ostermann, Peter" w:date="2025-10-01T10:37:00Z" w16du:dateUtc="2025-10-01T08:37:00Z">
              <w:rPr>
                <w:rFonts w:ascii="Calibri" w:hAnsi="Calibri" w:cs="Calibri"/>
                <w:b/>
                <w:bCs/>
                <w:sz w:val="20"/>
                <w:szCs w:val="20"/>
                <w:lang w:val="de-DE"/>
              </w:rPr>
            </w:rPrChange>
          </w:rPr>
          <w:t>Termination Rights</w:t>
        </w:r>
        <w:r w:rsidRPr="00FF5B2F">
          <w:rPr>
            <w:rFonts w:ascii="Calibri" w:hAnsi="Calibri" w:cs="Calibri"/>
            <w:sz w:val="20"/>
            <w:szCs w:val="20"/>
            <w:lang w:val="en-US"/>
            <w:rPrChange w:id="163" w:author="Ostermann, Peter" w:date="2025-10-01T10:37:00Z" w16du:dateUtc="2025-10-01T08:37:00Z">
              <w:rPr>
                <w:rFonts w:ascii="Calibri" w:hAnsi="Calibri" w:cs="Calibri"/>
                <w:sz w:val="20"/>
                <w:szCs w:val="20"/>
                <w:lang w:val="de-DE"/>
              </w:rPr>
            </w:rPrChange>
          </w:rPr>
          <w:t>: Following the business review, either party may terminate this Agreement by providing thirty (30) days' written notice to the other party if the review identifies significant issues that cannot be resolved to the mutual satisfaction of both parties. In the event of termination under this clause, the Service Provider shall be entitled to payment for all services rendered up to the date of termination.</w:t>
        </w:r>
      </w:ins>
      <w:commentRangeEnd w:id="160"/>
      <w:r w:rsidR="009B6991">
        <w:rPr>
          <w:rStyle w:val="CommentReference"/>
        </w:rPr>
        <w:commentReference w:id="160"/>
      </w:r>
    </w:p>
    <w:p w14:paraId="5D07EB8C" w14:textId="77777777" w:rsidR="00A31A92" w:rsidRPr="00FF5B2F" w:rsidRDefault="00A31A92" w:rsidP="0017705B">
      <w:pPr>
        <w:rPr>
          <w:rFonts w:ascii="Calibri" w:hAnsi="Calibri" w:cs="Calibri"/>
          <w:sz w:val="20"/>
          <w:szCs w:val="20"/>
          <w:lang w:val="en-US"/>
          <w:rPrChange w:id="164" w:author="Ostermann, Peter" w:date="2025-10-01T10:37:00Z" w16du:dateUtc="2025-10-01T08:37:00Z">
            <w:rPr>
              <w:rFonts w:ascii="Calibri" w:hAnsi="Calibri" w:cs="Calibri"/>
              <w:sz w:val="20"/>
              <w:szCs w:val="20"/>
            </w:rPr>
          </w:rPrChange>
        </w:rPr>
      </w:pPr>
    </w:p>
    <w:p w14:paraId="61C60493" w14:textId="77777777" w:rsidR="0017705B" w:rsidRPr="0017705B" w:rsidRDefault="0017705B" w:rsidP="0017705B">
      <w:pPr>
        <w:rPr>
          <w:rFonts w:ascii="Calibri" w:hAnsi="Calibri" w:cs="Calibri"/>
          <w:sz w:val="20"/>
          <w:szCs w:val="20"/>
        </w:rPr>
      </w:pPr>
      <w:r w:rsidRPr="0017705B">
        <w:rPr>
          <w:rFonts w:ascii="Calibri" w:hAnsi="Calibri" w:cs="Calibri"/>
          <w:b/>
          <w:bCs/>
          <w:sz w:val="20"/>
          <w:szCs w:val="20"/>
        </w:rPr>
        <w:t>Measurement Period</w:t>
      </w:r>
      <w:r w:rsidRPr="0017705B">
        <w:rPr>
          <w:rFonts w:ascii="Calibri" w:hAnsi="Calibri" w:cs="Calibri"/>
          <w:sz w:val="20"/>
          <w:szCs w:val="20"/>
        </w:rPr>
        <w:br/>
        <w:t xml:space="preserve">Phase 1 will operate in a live production environment, processing approximately 10 Marriott applications per month. KPIs will be </w:t>
      </w:r>
      <w:commentRangeStart w:id="165"/>
      <w:r w:rsidRPr="0017705B">
        <w:rPr>
          <w:rFonts w:ascii="Calibri" w:hAnsi="Calibri" w:cs="Calibri"/>
          <w:sz w:val="20"/>
          <w:szCs w:val="20"/>
        </w:rPr>
        <w:t>measured monthly throughout the Phase 1 deployment window (3–6 months). Two consecutive months of KPI achievement are required to trigger contract extension.</w:t>
      </w:r>
      <w:commentRangeEnd w:id="165"/>
      <w:r w:rsidR="00D778BE">
        <w:rPr>
          <w:rStyle w:val="CommentReference"/>
        </w:rPr>
        <w:commentReference w:id="165"/>
      </w:r>
    </w:p>
    <w:p w14:paraId="04AA6C19" w14:textId="10A90A13" w:rsidR="0017705B" w:rsidRPr="0017705B" w:rsidRDefault="0017705B" w:rsidP="0017705B">
      <w:pPr>
        <w:rPr>
          <w:rFonts w:ascii="Calibri" w:hAnsi="Calibri" w:cs="Calibri"/>
          <w:sz w:val="20"/>
          <w:szCs w:val="20"/>
        </w:rPr>
      </w:pPr>
      <w:r w:rsidRPr="0017705B">
        <w:rPr>
          <w:rFonts w:ascii="Calibri" w:hAnsi="Calibri" w:cs="Calibri"/>
          <w:b/>
          <w:bCs/>
          <w:sz w:val="20"/>
          <w:szCs w:val="20"/>
        </w:rPr>
        <w:t>Success Criteria</w:t>
      </w:r>
      <w:r w:rsidRPr="0017705B">
        <w:rPr>
          <w:rFonts w:ascii="Calibri" w:hAnsi="Calibri" w:cs="Calibri"/>
          <w:sz w:val="20"/>
          <w:szCs w:val="20"/>
        </w:rPr>
        <w:br/>
        <w:t>During Phase 1 the following criteria must be achieved:</w:t>
      </w:r>
    </w:p>
    <w:p w14:paraId="1901B5C1" w14:textId="77777777" w:rsidR="0017705B" w:rsidRPr="0017705B" w:rsidRDefault="0017705B" w:rsidP="0017705B">
      <w:pPr>
        <w:numPr>
          <w:ilvl w:val="0"/>
          <w:numId w:val="25"/>
        </w:numPr>
        <w:rPr>
          <w:rFonts w:ascii="Calibri" w:hAnsi="Calibri" w:cs="Calibri"/>
          <w:sz w:val="20"/>
          <w:szCs w:val="20"/>
        </w:rPr>
      </w:pPr>
      <w:r w:rsidRPr="0017705B">
        <w:rPr>
          <w:rFonts w:ascii="Calibri" w:hAnsi="Calibri" w:cs="Calibri"/>
          <w:sz w:val="20"/>
          <w:szCs w:val="20"/>
        </w:rPr>
        <w:t>At least 10 Marriott applications per month successfully processed end-to-end using the platform, with data captured, validated, and generated into Elavon’s required application pack format without duplication.</w:t>
      </w:r>
    </w:p>
    <w:p w14:paraId="71A66934" w14:textId="77777777" w:rsidR="0017705B" w:rsidRPr="0017705B" w:rsidRDefault="0017705B" w:rsidP="0017705B">
      <w:pPr>
        <w:numPr>
          <w:ilvl w:val="0"/>
          <w:numId w:val="25"/>
        </w:numPr>
        <w:rPr>
          <w:rFonts w:ascii="Calibri" w:hAnsi="Calibri" w:cs="Calibri"/>
          <w:sz w:val="20"/>
          <w:szCs w:val="20"/>
        </w:rPr>
      </w:pPr>
      <w:r w:rsidRPr="0017705B">
        <w:rPr>
          <w:rFonts w:ascii="Calibri" w:hAnsi="Calibri" w:cs="Calibri"/>
          <w:sz w:val="20"/>
          <w:szCs w:val="20"/>
        </w:rPr>
        <w:t>A minimum of 60 percent of applications completed without manual rework.</w:t>
      </w:r>
    </w:p>
    <w:p w14:paraId="181EE3A8" w14:textId="77777777" w:rsidR="0017705B" w:rsidRPr="0017705B" w:rsidRDefault="0017705B" w:rsidP="0017705B">
      <w:pPr>
        <w:numPr>
          <w:ilvl w:val="0"/>
          <w:numId w:val="25"/>
        </w:numPr>
        <w:rPr>
          <w:rFonts w:ascii="Calibri" w:hAnsi="Calibri" w:cs="Calibri"/>
          <w:sz w:val="20"/>
          <w:szCs w:val="20"/>
        </w:rPr>
      </w:pPr>
      <w:r w:rsidRPr="0017705B">
        <w:rPr>
          <w:rFonts w:ascii="Calibri" w:hAnsi="Calibri" w:cs="Calibri"/>
          <w:sz w:val="20"/>
          <w:szCs w:val="20"/>
        </w:rPr>
        <w:t>No more than 5 percent of applications returned due to system or formatting errors.</w:t>
      </w:r>
    </w:p>
    <w:p w14:paraId="74106FEE" w14:textId="77777777" w:rsidR="0017705B" w:rsidRPr="0017705B" w:rsidRDefault="0017705B" w:rsidP="0017705B">
      <w:pPr>
        <w:numPr>
          <w:ilvl w:val="0"/>
          <w:numId w:val="25"/>
        </w:numPr>
        <w:rPr>
          <w:rFonts w:ascii="Calibri" w:hAnsi="Calibri" w:cs="Calibri"/>
          <w:sz w:val="20"/>
          <w:szCs w:val="20"/>
        </w:rPr>
      </w:pPr>
      <w:r w:rsidRPr="0017705B">
        <w:rPr>
          <w:rFonts w:ascii="Calibri" w:hAnsi="Calibri" w:cs="Calibri"/>
          <w:sz w:val="20"/>
          <w:szCs w:val="20"/>
        </w:rPr>
        <w:t>System availability of 99.5 percent or higher during the measurement window, excluding scheduled maintenance.</w:t>
      </w:r>
    </w:p>
    <w:p w14:paraId="35A2FDBD" w14:textId="77777777" w:rsidR="0017705B" w:rsidRPr="0017705B" w:rsidRDefault="0017705B" w:rsidP="0017705B">
      <w:pPr>
        <w:numPr>
          <w:ilvl w:val="0"/>
          <w:numId w:val="25"/>
        </w:numPr>
        <w:rPr>
          <w:rFonts w:ascii="Calibri" w:hAnsi="Calibri" w:cs="Calibri"/>
          <w:sz w:val="20"/>
          <w:szCs w:val="20"/>
        </w:rPr>
      </w:pPr>
      <w:r w:rsidRPr="0017705B">
        <w:rPr>
          <w:rFonts w:ascii="Calibri" w:hAnsi="Calibri" w:cs="Calibri"/>
          <w:sz w:val="20"/>
          <w:szCs w:val="20"/>
        </w:rPr>
        <w:t>All Severity 1 (critical) a</w:t>
      </w:r>
      <w:bookmarkStart w:id="166" w:name="OpenAt"/>
      <w:bookmarkEnd w:id="166"/>
      <w:r w:rsidRPr="0017705B">
        <w:rPr>
          <w:rFonts w:ascii="Calibri" w:hAnsi="Calibri" w:cs="Calibri"/>
          <w:sz w:val="20"/>
          <w:szCs w:val="20"/>
        </w:rPr>
        <w:t>nd Severity 2 (high) incidents resolved within the agreed SLA windows.</w:t>
      </w:r>
    </w:p>
    <w:p w14:paraId="48ED144D" w14:textId="77777777" w:rsidR="0017705B" w:rsidRPr="0017705B" w:rsidRDefault="0017705B" w:rsidP="0017705B">
      <w:pPr>
        <w:rPr>
          <w:rFonts w:ascii="Calibri" w:hAnsi="Calibri" w:cs="Calibri"/>
          <w:sz w:val="20"/>
          <w:szCs w:val="20"/>
        </w:rPr>
      </w:pPr>
      <w:r w:rsidRPr="0017705B">
        <w:rPr>
          <w:rFonts w:ascii="Calibri" w:hAnsi="Calibri" w:cs="Calibri"/>
          <w:b/>
          <w:bCs/>
          <w:sz w:val="20"/>
          <w:szCs w:val="20"/>
        </w:rPr>
        <w:t>Evidence and Reporting</w:t>
      </w:r>
      <w:r w:rsidRPr="0017705B">
        <w:rPr>
          <w:rFonts w:ascii="Calibri" w:hAnsi="Calibri" w:cs="Calibri"/>
          <w:sz w:val="20"/>
          <w:szCs w:val="20"/>
        </w:rPr>
        <w:br/>
      </w:r>
      <w:proofErr w:type="spellStart"/>
      <w:r w:rsidRPr="0017705B">
        <w:rPr>
          <w:rFonts w:ascii="Calibri" w:hAnsi="Calibri" w:cs="Calibri"/>
          <w:sz w:val="20"/>
          <w:szCs w:val="20"/>
        </w:rPr>
        <w:t>Wiseflow</w:t>
      </w:r>
      <w:proofErr w:type="spellEnd"/>
      <w:r w:rsidRPr="0017705B">
        <w:rPr>
          <w:rFonts w:ascii="Calibri" w:hAnsi="Calibri" w:cs="Calibri"/>
          <w:sz w:val="20"/>
          <w:szCs w:val="20"/>
        </w:rPr>
        <w:t xml:space="preserve"> will provide a monthly performance report detailing KPI results, exceptions, and explanatory notes. Elavon will have access to dashboards and supporting data to verify reported metrics.</w:t>
      </w:r>
    </w:p>
    <w:p w14:paraId="4A30A33E" w14:textId="77777777" w:rsidR="0017705B" w:rsidRPr="0017705B" w:rsidRDefault="0017705B" w:rsidP="0017705B">
      <w:pPr>
        <w:rPr>
          <w:rFonts w:ascii="Calibri" w:hAnsi="Calibri" w:cs="Calibri"/>
          <w:sz w:val="20"/>
          <w:szCs w:val="20"/>
        </w:rPr>
      </w:pPr>
      <w:r w:rsidRPr="0017705B">
        <w:rPr>
          <w:rFonts w:ascii="Calibri" w:hAnsi="Calibri" w:cs="Calibri"/>
          <w:b/>
          <w:bCs/>
          <w:sz w:val="20"/>
          <w:szCs w:val="20"/>
        </w:rPr>
        <w:lastRenderedPageBreak/>
        <w:t>Exceptions</w:t>
      </w:r>
      <w:r w:rsidRPr="0017705B">
        <w:rPr>
          <w:rFonts w:ascii="Calibri" w:hAnsi="Calibri" w:cs="Calibri"/>
          <w:sz w:val="20"/>
          <w:szCs w:val="20"/>
        </w:rPr>
        <w:br/>
        <w:t xml:space="preserve">KPIs may be adjusted by mutual agreement if impacted by factors outside </w:t>
      </w:r>
      <w:proofErr w:type="spellStart"/>
      <w:r w:rsidRPr="0017705B">
        <w:rPr>
          <w:rFonts w:ascii="Calibri" w:hAnsi="Calibri" w:cs="Calibri"/>
          <w:sz w:val="20"/>
          <w:szCs w:val="20"/>
        </w:rPr>
        <w:t>Wiseflow’s</w:t>
      </w:r>
      <w:proofErr w:type="spellEnd"/>
      <w:r w:rsidRPr="0017705B">
        <w:rPr>
          <w:rFonts w:ascii="Calibri" w:hAnsi="Calibri" w:cs="Calibri"/>
          <w:sz w:val="20"/>
          <w:szCs w:val="20"/>
        </w:rPr>
        <w:t xml:space="preserve"> control, including third-party provider outages, upstream system failures, or materially incomplete or inaccurate applicant data.</w:t>
      </w:r>
    </w:p>
    <w:p w14:paraId="46F35020" w14:textId="77777777" w:rsidR="0017705B" w:rsidRPr="0017705B" w:rsidRDefault="0017705B" w:rsidP="0017705B">
      <w:pPr>
        <w:rPr>
          <w:rFonts w:ascii="Calibri" w:hAnsi="Calibri" w:cs="Calibri"/>
          <w:sz w:val="20"/>
          <w:szCs w:val="20"/>
        </w:rPr>
      </w:pPr>
      <w:r w:rsidRPr="0017705B">
        <w:rPr>
          <w:rFonts w:ascii="Calibri" w:hAnsi="Calibri" w:cs="Calibri"/>
          <w:b/>
          <w:bCs/>
          <w:sz w:val="20"/>
          <w:szCs w:val="20"/>
        </w:rPr>
        <w:t>Review and Remediation</w:t>
      </w:r>
      <w:r w:rsidRPr="0017705B">
        <w:rPr>
          <w:rFonts w:ascii="Calibri" w:hAnsi="Calibri" w:cs="Calibri"/>
          <w:sz w:val="20"/>
          <w:szCs w:val="20"/>
        </w:rPr>
        <w:br/>
        <w:t>Any KPI shortfall will trigger a joint remediation plan, agreed within 10 business days, specifying actions, owners, and target dates. KPIs are considered met once remediation actions are completed and verified in subsequent monthly reporting.</w:t>
      </w:r>
    </w:p>
    <w:p w14:paraId="5171D639" w14:textId="77777777" w:rsidR="00E11837" w:rsidRPr="0017705B" w:rsidRDefault="00E11837">
      <w:pPr>
        <w:rPr>
          <w:rFonts w:ascii="Calibri" w:hAnsi="Calibri" w:cs="Calibri"/>
          <w:sz w:val="20"/>
          <w:szCs w:val="20"/>
        </w:rPr>
      </w:pPr>
    </w:p>
    <w:p w14:paraId="48CD279F" w14:textId="77777777" w:rsidR="00E11837" w:rsidRPr="0017705B" w:rsidRDefault="00E11837">
      <w:pPr>
        <w:rPr>
          <w:rFonts w:ascii="Calibri" w:hAnsi="Calibri" w:cs="Calibri"/>
          <w:sz w:val="20"/>
          <w:szCs w:val="20"/>
        </w:rPr>
      </w:pPr>
    </w:p>
    <w:p w14:paraId="22D228CC" w14:textId="77777777" w:rsidR="00E11837" w:rsidRPr="0017705B" w:rsidRDefault="00E11837">
      <w:pPr>
        <w:rPr>
          <w:rFonts w:ascii="Calibri" w:hAnsi="Calibri" w:cs="Calibri"/>
          <w:sz w:val="20"/>
          <w:szCs w:val="20"/>
        </w:rPr>
      </w:pPr>
    </w:p>
    <w:p w14:paraId="409F42C1" w14:textId="77777777" w:rsidR="00E11837" w:rsidRPr="0017705B" w:rsidRDefault="00E11837">
      <w:pPr>
        <w:rPr>
          <w:rFonts w:ascii="Calibri" w:hAnsi="Calibri" w:cs="Calibri"/>
          <w:sz w:val="20"/>
          <w:szCs w:val="20"/>
        </w:rPr>
      </w:pPr>
    </w:p>
    <w:p w14:paraId="3CBF7589" w14:textId="77777777" w:rsidR="00E11837" w:rsidRPr="0017705B" w:rsidRDefault="00E11837">
      <w:pPr>
        <w:rPr>
          <w:rFonts w:ascii="Calibri" w:hAnsi="Calibri" w:cs="Calibri"/>
          <w:sz w:val="20"/>
          <w:szCs w:val="20"/>
        </w:rPr>
      </w:pPr>
    </w:p>
    <w:p w14:paraId="40B1D41B" w14:textId="77777777" w:rsidR="00E11837" w:rsidRPr="0017705B" w:rsidRDefault="00E11837">
      <w:pPr>
        <w:rPr>
          <w:rFonts w:ascii="Calibri" w:hAnsi="Calibri" w:cs="Calibri"/>
          <w:sz w:val="20"/>
          <w:szCs w:val="20"/>
        </w:rPr>
      </w:pPr>
    </w:p>
    <w:p w14:paraId="3028BC7B" w14:textId="77777777" w:rsidR="00E11837" w:rsidRPr="0017705B" w:rsidRDefault="00E11837">
      <w:pPr>
        <w:rPr>
          <w:rFonts w:ascii="Calibri" w:hAnsi="Calibri" w:cs="Calibri"/>
          <w:sz w:val="20"/>
          <w:szCs w:val="20"/>
        </w:rPr>
      </w:pPr>
    </w:p>
    <w:p w14:paraId="41C4AC8B" w14:textId="77777777" w:rsidR="00E11837" w:rsidRPr="0017705B" w:rsidRDefault="00E11837">
      <w:pPr>
        <w:rPr>
          <w:rFonts w:ascii="Calibri" w:hAnsi="Calibri" w:cs="Calibri"/>
          <w:sz w:val="20"/>
          <w:szCs w:val="20"/>
        </w:rPr>
      </w:pPr>
    </w:p>
    <w:sectPr w:rsidR="00E11837" w:rsidRPr="0017705B" w:rsidSect="0084723F">
      <w:footerReference w:type="default" r:id="rId21"/>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David Sant" w:date="2025-11-26T09:56:00Z" w:initials="DS">
    <w:p w14:paraId="000581E9" w14:textId="77777777" w:rsidR="00C86B6A" w:rsidRDefault="00C02835" w:rsidP="00C86B6A">
      <w:pPr>
        <w:pStyle w:val="CommentText"/>
      </w:pPr>
      <w:r>
        <w:rPr>
          <w:rStyle w:val="CommentReference"/>
        </w:rPr>
        <w:annotationRef/>
      </w:r>
      <w:r w:rsidR="00C86B6A">
        <w:t>EFFI-NOTE: Please add a comment to say that the parties will agree in writing whether the third-party applications shall be integrated through accounts with those third parties which are owned by Wiseflow or which are owned by Elavon.</w:t>
      </w:r>
    </w:p>
  </w:comment>
  <w:comment w:id="7" w:author="David Sant" w:date="2025-12-01T13:10:00Z" w:initials="DS">
    <w:p w14:paraId="64057A42" w14:textId="77777777" w:rsidR="00650789" w:rsidRDefault="00431D20" w:rsidP="00650789">
      <w:pPr>
        <w:pStyle w:val="CommentText"/>
      </w:pPr>
      <w:r>
        <w:rPr>
          <w:rStyle w:val="CommentReference"/>
        </w:rPr>
        <w:annotationRef/>
      </w:r>
      <w:r w:rsidR="00650789">
        <w:t>EFFI-NOTE: Clarify that in either case, Elavon will be responsible for the service costs.  So, where these integrations use an account owned Wiseflow, the relevant service costs will be treated as Pass-Through Expenses.</w:t>
      </w:r>
    </w:p>
  </w:comment>
  <w:comment w:id="14" w:author="David Sant" w:date="2025-12-01T13:22:00Z" w:initials="DS">
    <w:p w14:paraId="456FA5B5" w14:textId="77777777" w:rsidR="00F93CD4" w:rsidRDefault="00C208C6" w:rsidP="00F93CD4">
      <w:pPr>
        <w:pStyle w:val="CommentText"/>
      </w:pPr>
      <w:r>
        <w:rPr>
          <w:rStyle w:val="CommentReference"/>
        </w:rPr>
        <w:annotationRef/>
      </w:r>
      <w:r w:rsidR="00F93CD4">
        <w:t>EFFI-NOTE - rephrase and clarify that this is enrichment of basic data by retrieving related data (e.g. company information), including via the third-party integrations.  Also, clarify that Wiseflow’s responsibility is for the platform functionality / integrations and not for the accuracy of the data itself. Therefore, Elavon/the applicant will be responsible for checking the data prior to submission of the application.</w:t>
      </w:r>
    </w:p>
  </w:comment>
  <w:comment w:id="18" w:author="Ostermann, Peter" w:date="2025-10-01T10:32:00Z" w:initials="PO">
    <w:p w14:paraId="073F6CAA" w14:textId="6C2A03EB" w:rsidR="00571BDC" w:rsidRDefault="00571BDC" w:rsidP="00571BDC">
      <w:pPr>
        <w:pStyle w:val="CommentText"/>
      </w:pPr>
      <w:r>
        <w:rPr>
          <w:rStyle w:val="CommentReference"/>
        </w:rPr>
        <w:annotationRef/>
      </w:r>
      <w:r>
        <w:t>What happens if we change data provider during the contract term?</w:t>
      </w:r>
    </w:p>
  </w:comment>
  <w:comment w:id="19" w:author="Teresa Byrne" w:date="2025-10-13T12:28:00Z" w:initials="TB">
    <w:p w14:paraId="1D87240A" w14:textId="1D6E591B" w:rsidR="00E660B7" w:rsidRDefault="00E660B7">
      <w:pPr>
        <w:pStyle w:val="CommentText"/>
      </w:pPr>
      <w:r>
        <w:rPr>
          <w:rStyle w:val="CommentReference"/>
        </w:rPr>
        <w:annotationRef/>
      </w:r>
      <w:r w:rsidRPr="0A3FC6D9">
        <w:t>Wiseflow will support any change of data provider</w:t>
      </w:r>
    </w:p>
  </w:comment>
  <w:comment w:id="20" w:author="David Sant" w:date="2025-12-01T13:18:00Z" w:initials="DS">
    <w:p w14:paraId="34E83A34" w14:textId="77777777" w:rsidR="00CC48FB" w:rsidRDefault="00431D20" w:rsidP="00CC48FB">
      <w:pPr>
        <w:pStyle w:val="CommentText"/>
      </w:pPr>
      <w:r>
        <w:rPr>
          <w:rStyle w:val="CommentReference"/>
        </w:rPr>
        <w:annotationRef/>
      </w:r>
      <w:r w:rsidR="00CC48FB">
        <w:t>EFFI-NOTE - rephrase to describe that platform compiles all information entered/retrieved into a pack (once the applicant submits the application) and the platform spits this out to Elavon</w:t>
      </w:r>
    </w:p>
  </w:comment>
  <w:comment w:id="22" w:author="David Sant" w:date="2025-12-01T13:35:00Z" w:initials="DS">
    <w:p w14:paraId="41B6B2E6" w14:textId="77777777" w:rsidR="000C4D3E" w:rsidRDefault="00D219C4" w:rsidP="000C4D3E">
      <w:pPr>
        <w:pStyle w:val="CommentText"/>
      </w:pPr>
      <w:r>
        <w:rPr>
          <w:rStyle w:val="CommentReference"/>
        </w:rPr>
        <w:annotationRef/>
      </w:r>
      <w:r w:rsidR="000C4D3E">
        <w:t>EFFI-NOTE clariify (wherever this SOW refers to moving from phase 1 to phase 2, or expansion of the services) that the parties shall discuss any additional requirements from Elavon for the new phase /expansion and that the timing of the transition will involve written agreement of the parties</w:t>
      </w:r>
    </w:p>
  </w:comment>
  <w:comment w:id="28" w:author="David Sant" w:date="2025-12-01T13:44:00Z" w:initials="DS">
    <w:p w14:paraId="3F3FC066" w14:textId="77777777" w:rsidR="004067CA" w:rsidRDefault="00CB5C77" w:rsidP="004067CA">
      <w:pPr>
        <w:pStyle w:val="CommentText"/>
      </w:pPr>
      <w:r>
        <w:rPr>
          <w:rStyle w:val="CommentReference"/>
        </w:rPr>
        <w:annotationRef/>
      </w:r>
      <w:r w:rsidR="004067CA">
        <w:t>EFFI-NOTE: clarify that the training is reasonable level of training to enable successful launch of the platform + reasonable training on new features that may be added from time to time</w:t>
      </w:r>
    </w:p>
  </w:comment>
  <w:comment w:id="29" w:author="David Sant" w:date="2025-12-01T13:44:00Z" w:initials="DS">
    <w:p w14:paraId="22AA3E16" w14:textId="77777777" w:rsidR="00D858A3" w:rsidRDefault="005B1DEC" w:rsidP="00D858A3">
      <w:pPr>
        <w:pStyle w:val="CommentText"/>
      </w:pPr>
      <w:r>
        <w:rPr>
          <w:rStyle w:val="CommentReference"/>
        </w:rPr>
        <w:annotationRef/>
      </w:r>
      <w:r w:rsidR="00D858A3">
        <w:t>EFFI-NOTE: see earlier comment about discussion of requirements for phase 2 / agreement of timing</w:t>
      </w:r>
    </w:p>
  </w:comment>
  <w:comment w:id="30" w:author="Ostermann, Peter" w:date="2025-10-01T10:40:00Z" w:initials="PO">
    <w:p w14:paraId="77F28905" w14:textId="7B0BEE60" w:rsidR="00064175" w:rsidRDefault="00064175" w:rsidP="00064175">
      <w:pPr>
        <w:pStyle w:val="CommentText"/>
      </w:pPr>
      <w:r>
        <w:rPr>
          <w:rStyle w:val="CommentReference"/>
        </w:rPr>
        <w:annotationRef/>
      </w:r>
      <w:r>
        <w:t>For phase 2 and3 no specific roll out plan is defined. Can we add some wording that this will be defined by both parties?</w:t>
      </w:r>
    </w:p>
  </w:comment>
  <w:comment w:id="31" w:author="David Sant" w:date="2025-12-01T13:45:00Z" w:initials="DS">
    <w:p w14:paraId="48252D69" w14:textId="77777777" w:rsidR="00DB1CE8" w:rsidRDefault="001F7A0E" w:rsidP="00DB1CE8">
      <w:pPr>
        <w:pStyle w:val="CommentText"/>
      </w:pPr>
      <w:r>
        <w:rPr>
          <w:rStyle w:val="CommentReference"/>
        </w:rPr>
        <w:annotationRef/>
      </w:r>
      <w:r w:rsidR="00DB1CE8">
        <w:t>EFFI-NOTE: See the comment by Peter (above) Tie this in with the new wording</w:t>
      </w:r>
    </w:p>
  </w:comment>
  <w:comment w:id="32" w:author="David Sant" w:date="2025-12-01T21:47:00Z" w:initials="DS">
    <w:p w14:paraId="08155A56" w14:textId="18690D77" w:rsidR="00E54990" w:rsidRDefault="00E54990" w:rsidP="00E54990">
      <w:pPr>
        <w:pStyle w:val="CommentText"/>
      </w:pPr>
      <w:r>
        <w:rPr>
          <w:rStyle w:val="CommentReference"/>
        </w:rPr>
        <w:annotationRef/>
      </w:r>
      <w:r>
        <w:t>EFFI-NOTE Insert a new section “10. Licensed Software/Services” and modify the manual numbering for all subsequent sections.  Please check whether any clause references need to be amended by this change.  The content of the new “Licensed Software/Services” should make clear that the services provided under this SOW are Licensed Software/Services for the purpose of the MSA.  It should also make clear that the scope of the licence is for use within the parts of the Elavon business described in section 9 (depending on which phase).  But that in all cases, the scope is restricted within the Elavon Enterprise team (n.b. Marriot is a customer within Hospitality which is within Enterprise).</w:t>
      </w:r>
    </w:p>
  </w:comment>
  <w:comment w:id="34" w:author="David Sant" w:date="2025-11-26T09:26:00Z" w:initials="DS">
    <w:p w14:paraId="1C2B221F" w14:textId="77777777" w:rsidR="0051451E" w:rsidRDefault="00877D2F" w:rsidP="0051451E">
      <w:pPr>
        <w:pStyle w:val="CommentText"/>
      </w:pPr>
      <w:r>
        <w:rPr>
          <w:rStyle w:val="CommentReference"/>
        </w:rPr>
        <w:annotationRef/>
      </w:r>
      <w:r w:rsidR="0051451E">
        <w:t>EFFI-NOTE - clarify that this is chargeable from the effective date.  (check if that term is defined - if not, define it).</w:t>
      </w:r>
    </w:p>
  </w:comment>
  <w:comment w:id="35" w:author="David Sant" w:date="2025-11-26T09:18:00Z" w:initials="DS">
    <w:p w14:paraId="3427463D" w14:textId="77777777" w:rsidR="00704290" w:rsidRDefault="009863CE" w:rsidP="00704290">
      <w:pPr>
        <w:pStyle w:val="CommentText"/>
      </w:pPr>
      <w:r>
        <w:rPr>
          <w:rStyle w:val="CommentReference"/>
        </w:rPr>
        <w:annotationRef/>
      </w:r>
      <w:r w:rsidR="00704290">
        <w:t>EFFI-NOTE - clarify that although the cost includes the setup and operation of the Wiseflow integrations, the cost of any third party services provided by those integrations is borne by Elavon</w:t>
      </w:r>
    </w:p>
  </w:comment>
  <w:comment w:id="36" w:author="David Sant" w:date="2025-12-01T14:04:00Z" w:initials="DS">
    <w:p w14:paraId="6BBBEAA8" w14:textId="77777777" w:rsidR="00086402" w:rsidRDefault="006313EF" w:rsidP="00086402">
      <w:pPr>
        <w:pStyle w:val="CommentText"/>
      </w:pPr>
      <w:r>
        <w:rPr>
          <w:rStyle w:val="CommentReference"/>
        </w:rPr>
        <w:annotationRef/>
      </w:r>
      <w:r w:rsidR="00086402">
        <w:t xml:space="preserve">EFFI-NOTE - this is not accurate.  The usage information in Appendix C is the parties’ estimate for what will be required to support 1000 applications.  If those usage limits are exceeded, the costs agreed in the table will be applicable.  Elavon’s written approval will be needed to enable any usage beyond the limits set out in Appendix C. </w:t>
      </w:r>
    </w:p>
  </w:comment>
  <w:comment w:id="40" w:author="David Sant" w:date="2025-12-01T22:10:00Z" w:initials="DS">
    <w:p w14:paraId="741CB79F" w14:textId="77777777" w:rsidR="005A7399" w:rsidRDefault="005A7399" w:rsidP="005A7399">
      <w:pPr>
        <w:pStyle w:val="CommentText"/>
      </w:pPr>
      <w:r>
        <w:rPr>
          <w:rStyle w:val="CommentReference"/>
        </w:rPr>
        <w:annotationRef/>
      </w:r>
      <w:r>
        <w:t>EFFI-NOTE clarify that these two points are about the number of applications exceeding 1000</w:t>
      </w:r>
    </w:p>
  </w:comment>
  <w:comment w:id="61" w:author="David Sant" w:date="2025-12-01T14:25:00Z" w:initials="DS">
    <w:p w14:paraId="745A1B60" w14:textId="77777777" w:rsidR="006F70B0" w:rsidRDefault="007944BD" w:rsidP="006F70B0">
      <w:pPr>
        <w:pStyle w:val="CommentText"/>
      </w:pPr>
      <w:r>
        <w:rPr>
          <w:rStyle w:val="CommentReference"/>
        </w:rPr>
        <w:annotationRef/>
      </w:r>
      <w:r w:rsidR="006F70B0">
        <w:t>EFFI-NOTE Please check the invoicing terms in the SOW allows the parties to agree invoicing in advance of services</w:t>
      </w:r>
    </w:p>
  </w:comment>
  <w:comment w:id="72" w:author="David Sant" w:date="2025-12-01T22:12:00Z" w:initials="DS">
    <w:p w14:paraId="1269B774" w14:textId="729575B7" w:rsidR="003B20C0" w:rsidRDefault="003B20C0" w:rsidP="003B20C0">
      <w:pPr>
        <w:pStyle w:val="CommentText"/>
      </w:pPr>
      <w:r>
        <w:rPr>
          <w:rStyle w:val="CommentReference"/>
        </w:rPr>
        <w:annotationRef/>
      </w:r>
      <w:r>
        <w:t>EFFI-NOTE add comment to say that this SOW and the MSA are the contract terms and conditions</w:t>
      </w:r>
    </w:p>
  </w:comment>
  <w:comment w:id="54" w:author="David Sant" w:date="2025-12-01T13:58:00Z" w:initials="DS">
    <w:p w14:paraId="307C9EA3" w14:textId="77777777" w:rsidR="00EF5F65" w:rsidRDefault="004E573E" w:rsidP="00EF5F65">
      <w:pPr>
        <w:pStyle w:val="CommentText"/>
      </w:pPr>
      <w:r>
        <w:rPr>
          <w:rStyle w:val="CommentReference"/>
        </w:rPr>
        <w:annotationRef/>
      </w:r>
      <w:r w:rsidR="00EF5F65">
        <w:t xml:space="preserve">EFFI-NOTE add heading and comment to clarify that these link to the usage lines in the table below which represent the parties best estimate of the usage involved in 1000 applications.  Any excess usage will require Elavon approval.  The prices for such excess usage are pre-approved in Appendix C.  </w:t>
      </w:r>
    </w:p>
  </w:comment>
  <w:comment w:id="84" w:author="David Sant" w:date="2025-12-01T14:22:00Z" w:initials="DS">
    <w:p w14:paraId="585856CD" w14:textId="77777777" w:rsidR="00E13708" w:rsidRDefault="00F862D1" w:rsidP="00E13708">
      <w:pPr>
        <w:pStyle w:val="CommentText"/>
      </w:pPr>
      <w:r>
        <w:rPr>
          <w:rStyle w:val="CommentReference"/>
        </w:rPr>
        <w:annotationRef/>
      </w:r>
      <w:r w:rsidR="00E13708">
        <w:t>EFFI-NOTE Tie in with written agreement for phase transition - from earlier</w:t>
      </w:r>
    </w:p>
  </w:comment>
  <w:comment w:id="85" w:author="David Sant" w:date="2025-11-26T09:28:00Z" w:initials="DS">
    <w:p w14:paraId="550449AD" w14:textId="77777777" w:rsidR="00381930" w:rsidRDefault="006A5195" w:rsidP="00381930">
      <w:pPr>
        <w:pStyle w:val="CommentText"/>
      </w:pPr>
      <w:r>
        <w:rPr>
          <w:rStyle w:val="CommentReference"/>
        </w:rPr>
        <w:annotationRef/>
      </w:r>
      <w:r w:rsidR="00381930">
        <w:t>EFFI-NOTE - amend this so that Wiseflow can increase fees annually in line with indexation.  Choose an indexation which is suitable for a small business to request when dealing with an international bank</w:t>
      </w:r>
    </w:p>
  </w:comment>
  <w:comment w:id="94" w:author="Ostermann, Peter" w:date="2025-10-01T10:35:00Z" w:initials="PO">
    <w:p w14:paraId="03965A18" w14:textId="5F365AA4" w:rsidR="00EC485E" w:rsidRDefault="00EC485E" w:rsidP="00EC485E">
      <w:pPr>
        <w:pStyle w:val="CommentText"/>
      </w:pPr>
      <w:r>
        <w:rPr>
          <w:rStyle w:val="CommentReference"/>
        </w:rPr>
        <w:annotationRef/>
      </w:r>
      <w:r>
        <w:t xml:space="preserve">Can we add following clause it is requested by US Bank: </w:t>
      </w:r>
      <w:r>
        <w:rPr>
          <w:b/>
          <w:bCs/>
          <w:color w:val="242424"/>
          <w:highlight w:val="white"/>
        </w:rPr>
        <w:t>Termination for Convenience Clause</w:t>
      </w:r>
    </w:p>
  </w:comment>
  <w:comment w:id="112" w:author="Otterbach, Jan T" w:date="2025-09-18T09:43:00Z" w:initials="JO">
    <w:p w14:paraId="35B347AD" w14:textId="6C67339A" w:rsidR="009B71A8" w:rsidRPr="0073787F" w:rsidRDefault="009B71A8" w:rsidP="009B71A8">
      <w:pPr>
        <w:pStyle w:val="CommentText"/>
      </w:pPr>
      <w:r w:rsidRPr="0073787F">
        <w:rPr>
          <w:rStyle w:val="CommentReference"/>
        </w:rPr>
        <w:annotationRef/>
      </w:r>
      <w:r w:rsidRPr="0073787F">
        <w:t>The URL will not be available at the time of go-live likely. Please use a suitable temporary replacement including “elavon”</w:t>
      </w:r>
    </w:p>
  </w:comment>
  <w:comment w:id="113" w:author="Teresa Byrne" w:date="2025-10-13T09:28:00Z" w:initials="TB">
    <w:p w14:paraId="321E4CB1" w14:textId="4F70F9E4" w:rsidR="00624431" w:rsidRDefault="00624431">
      <w:pPr>
        <w:pStyle w:val="CommentText"/>
      </w:pPr>
      <w:r>
        <w:rPr>
          <w:rStyle w:val="CommentReference"/>
        </w:rPr>
        <w:annotationRef/>
      </w:r>
    </w:p>
  </w:comment>
  <w:comment w:id="114" w:author="Otterbach, Jan T" w:date="2025-09-18T09:44:00Z" w:initials="JO">
    <w:p w14:paraId="39D17C68" w14:textId="77777777" w:rsidR="009B71A8" w:rsidRPr="0073787F" w:rsidRDefault="009B71A8" w:rsidP="009B71A8">
      <w:pPr>
        <w:pStyle w:val="CommentText"/>
      </w:pPr>
      <w:r w:rsidRPr="0073787F">
        <w:rPr>
          <w:rStyle w:val="CommentReference"/>
        </w:rPr>
        <w:annotationRef/>
      </w:r>
      <w:r w:rsidRPr="0073787F">
        <w:t>Again, this is likely not to be available at go-live but has been requested - it could also end up being “</w:t>
      </w:r>
      <w:hyperlink r:id="rId1" w:history="1">
        <w:r w:rsidRPr="0073787F">
          <w:rPr>
            <w:rStyle w:val="Hyperlink"/>
          </w:rPr>
          <w:t>flow@elavon.eu</w:t>
        </w:r>
      </w:hyperlink>
      <w:r w:rsidRPr="0073787F">
        <w:t>“ - as I expect “Notifications” could be taken and alignment would be nice.</w:t>
      </w:r>
    </w:p>
  </w:comment>
  <w:comment w:id="115" w:author="Otterbach, Jan T" w:date="2025-09-18T09:48:00Z" w:initials="JO">
    <w:p w14:paraId="349E8357" w14:textId="77777777" w:rsidR="009B71A8" w:rsidRPr="0073787F" w:rsidRDefault="009B71A8" w:rsidP="009B71A8">
      <w:pPr>
        <w:pStyle w:val="CommentText"/>
      </w:pPr>
      <w:r w:rsidRPr="0073787F">
        <w:rPr>
          <w:rStyle w:val="CommentReference"/>
        </w:rPr>
        <w:annotationRef/>
      </w:r>
      <w:r w:rsidRPr="0073787F">
        <w:t>Temporary one needed as per comment above.</w:t>
      </w:r>
    </w:p>
  </w:comment>
  <w:comment w:id="116" w:author="Otterbach, Jan T" w:date="2025-09-18T09:53:00Z" w:initials="JO">
    <w:p w14:paraId="4021671D" w14:textId="77777777" w:rsidR="009B71A8" w:rsidRDefault="009B71A8" w:rsidP="009B71A8">
      <w:pPr>
        <w:pStyle w:val="CommentText"/>
      </w:pPr>
      <w:r w:rsidRPr="0073787F">
        <w:rPr>
          <w:rStyle w:val="CommentReference"/>
        </w:rPr>
        <w:annotationRef/>
      </w:r>
      <w:r w:rsidRPr="0073787F">
        <w:t>Did we provide these countries? Did we get the list right?</w:t>
      </w:r>
      <w:r w:rsidRPr="0073787F">
        <w:br/>
      </w:r>
      <w:r w:rsidRPr="0073787F">
        <w:fldChar w:fldCharType="begin"/>
      </w:r>
      <w:r w:rsidRPr="0073787F">
        <w:instrText>HYPERLINK "mailto:shan.rizvi@elavon.com"</w:instrText>
      </w:r>
      <w:bookmarkStart w:id="117" w:name="_@_057EBC3C338D4F73907CC7508CC088FBZ"/>
      <w:r w:rsidRPr="0073787F">
        <w:fldChar w:fldCharType="separate"/>
      </w:r>
      <w:bookmarkEnd w:id="117"/>
      <w:r w:rsidRPr="0073787F">
        <w:rPr>
          <w:rStyle w:val="Mention"/>
        </w:rPr>
        <w:t>@Rizvi, Shan G</w:t>
      </w:r>
      <w:r w:rsidRPr="0073787F">
        <w:fldChar w:fldCharType="end"/>
      </w:r>
      <w:r w:rsidRPr="0073787F">
        <w:t xml:space="preserve"> / </w:t>
      </w:r>
      <w:r w:rsidRPr="0073787F">
        <w:fldChar w:fldCharType="begin"/>
      </w:r>
      <w:r w:rsidRPr="0073787F">
        <w:instrText>HYPERLINK "mailto:daniela.gorabi@elavon.com"</w:instrText>
      </w:r>
      <w:bookmarkStart w:id="118" w:name="_@_07526B779C6041AE83D107E6AF505DF0Z"/>
      <w:r w:rsidRPr="0073787F">
        <w:fldChar w:fldCharType="separate"/>
      </w:r>
      <w:bookmarkEnd w:id="118"/>
      <w:r w:rsidRPr="0073787F">
        <w:rPr>
          <w:rStyle w:val="Mention"/>
        </w:rPr>
        <w:t>@Gorabi, Daniela</w:t>
      </w:r>
      <w:r w:rsidRPr="0073787F">
        <w:fldChar w:fldCharType="end"/>
      </w:r>
      <w:r w:rsidRPr="0073787F">
        <w:t xml:space="preserve"> </w:t>
      </w:r>
    </w:p>
  </w:comment>
  <w:comment w:id="128" w:author="Ostermann, Peter" w:date="2025-10-01T10:36:00Z" w:initials="PO">
    <w:p w14:paraId="2E9FC84C" w14:textId="361535A7" w:rsidR="00E80642" w:rsidRDefault="00E80642" w:rsidP="00E80642">
      <w:pPr>
        <w:pStyle w:val="CommentText"/>
      </w:pPr>
      <w:r>
        <w:rPr>
          <w:rStyle w:val="CommentReference"/>
        </w:rPr>
        <w:annotationRef/>
      </w:r>
      <w:r>
        <w:t>What happens if there are other Third Party applications in scope or will be available? i.e. OneSpan</w:t>
      </w:r>
    </w:p>
  </w:comment>
  <w:comment w:id="132" w:author="David Sant" w:date="2025-12-01T14:36:00Z" w:initials="DS">
    <w:p w14:paraId="1FFC731F" w14:textId="77777777" w:rsidR="00D42971" w:rsidRDefault="00DF4534" w:rsidP="00D42971">
      <w:pPr>
        <w:pStyle w:val="CommentText"/>
      </w:pPr>
      <w:r>
        <w:rPr>
          <w:rStyle w:val="CommentReference"/>
        </w:rPr>
        <w:annotationRef/>
      </w:r>
      <w:r w:rsidR="00D42971">
        <w:t>EFFI-NOTE This is not accurate Wiseflow will offer Auth0 with a dedicated username/password with MFA option.  Further integration would be an additional feature.</w:t>
      </w:r>
    </w:p>
  </w:comment>
  <w:comment w:id="134" w:author="David Sant" w:date="2025-12-01T14:35:00Z" w:initials="DS">
    <w:p w14:paraId="6083405E" w14:textId="77777777" w:rsidR="00D42971" w:rsidRDefault="00C925D6" w:rsidP="00D42971">
      <w:pPr>
        <w:pStyle w:val="CommentText"/>
      </w:pPr>
      <w:r>
        <w:rPr>
          <w:rStyle w:val="CommentReference"/>
        </w:rPr>
        <w:annotationRef/>
      </w:r>
      <w:r w:rsidR="00D42971">
        <w:t>EFFI-NOTE This is not accurate Wiseflow will offer Auth0 with a dedicated username/password with MFA option.  Further integration would be an additional feature.</w:t>
      </w:r>
    </w:p>
  </w:comment>
  <w:comment w:id="135" w:author="David Sant" w:date="2025-12-01T13:30:00Z" w:initials="DS">
    <w:p w14:paraId="5848BC07" w14:textId="77777777" w:rsidR="00F92DF1" w:rsidRDefault="005F5C36" w:rsidP="00F92DF1">
      <w:pPr>
        <w:pStyle w:val="CommentText"/>
      </w:pPr>
      <w:r>
        <w:rPr>
          <w:rStyle w:val="CommentReference"/>
        </w:rPr>
        <w:annotationRef/>
      </w:r>
      <w:r w:rsidR="00F92DF1">
        <w:t>EFFI-NOTE - we need language somewhere to say that these represent the agreed rates for the Additional Usage, but that no additional usage will be enabled unless Elavon authorises it in writing.</w:t>
      </w:r>
    </w:p>
  </w:comment>
  <w:comment w:id="136" w:author="David Sant" w:date="2025-11-26T09:53:00Z" w:initials="DS">
    <w:p w14:paraId="195FC900" w14:textId="77777777" w:rsidR="0084180C" w:rsidRDefault="00C0495B" w:rsidP="0084180C">
      <w:pPr>
        <w:pStyle w:val="CommentText"/>
      </w:pPr>
      <w:r>
        <w:rPr>
          <w:rStyle w:val="CommentReference"/>
        </w:rPr>
        <w:annotationRef/>
      </w:r>
      <w:r w:rsidR="0084180C">
        <w:t>EFFI-NOTE - move the Setup Fee out of this “Optional Add ons” section.  It is not optional.</w:t>
      </w:r>
    </w:p>
  </w:comment>
  <w:comment w:id="143" w:author="David Sant" w:date="2025-12-01T14:50:00Z" w:initials="DS">
    <w:p w14:paraId="5A308658" w14:textId="77777777" w:rsidR="009B6991" w:rsidRDefault="00551532" w:rsidP="009B6991">
      <w:pPr>
        <w:pStyle w:val="CommentText"/>
      </w:pPr>
      <w:r>
        <w:rPr>
          <w:rStyle w:val="CommentReference"/>
        </w:rPr>
        <w:annotationRef/>
      </w:r>
      <w:r w:rsidR="009B6991">
        <w:t>EFFI-NOTE Amend this so that it only gives them general product improvements / updates.  Specific requests which do not align with the Wiseflow roadmap will be chargeable.  There should not be a reference to 12 days or a retainer.</w:t>
      </w:r>
    </w:p>
  </w:comment>
  <w:comment w:id="160" w:author="David Sant" w:date="2025-12-01T22:26:00Z" w:initials="DS">
    <w:p w14:paraId="26312710" w14:textId="77777777" w:rsidR="009B6991" w:rsidRDefault="009B6991" w:rsidP="009B6991">
      <w:pPr>
        <w:pStyle w:val="CommentText"/>
      </w:pPr>
      <w:r>
        <w:rPr>
          <w:rStyle w:val="CommentReference"/>
        </w:rPr>
        <w:annotationRef/>
      </w:r>
      <w:r>
        <w:t>EFFI-NOTE - remove this and add a comment to explain their termination rights elsewhere in the SOW</w:t>
      </w:r>
    </w:p>
  </w:comment>
  <w:comment w:id="165" w:author="David Sant" w:date="2025-12-01T13:31:00Z" w:initials="DS">
    <w:p w14:paraId="3E7756F4" w14:textId="77777777" w:rsidR="009B6991" w:rsidRDefault="00D778BE" w:rsidP="009B6991">
      <w:pPr>
        <w:pStyle w:val="CommentText"/>
      </w:pPr>
      <w:r>
        <w:rPr>
          <w:rStyle w:val="CommentReference"/>
        </w:rPr>
        <w:annotationRef/>
      </w:r>
      <w:r w:rsidR="009B6991">
        <w:t>EFFI-NOTE - as above - tie this in with wording re: agreeing the timeline for moving to phase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581E9" w15:done="0"/>
  <w15:commentEx w15:paraId="64057A42" w15:paraIdParent="000581E9" w15:done="0"/>
  <w15:commentEx w15:paraId="456FA5B5" w15:done="0"/>
  <w15:commentEx w15:paraId="073F6CAA" w15:done="0"/>
  <w15:commentEx w15:paraId="1D87240A" w15:paraIdParent="073F6CAA" w15:done="0"/>
  <w15:commentEx w15:paraId="34E83A34" w15:done="0"/>
  <w15:commentEx w15:paraId="41B6B2E6" w15:done="0"/>
  <w15:commentEx w15:paraId="3F3FC066" w15:done="0"/>
  <w15:commentEx w15:paraId="22AA3E16" w15:done="0"/>
  <w15:commentEx w15:paraId="77F28905" w15:done="0"/>
  <w15:commentEx w15:paraId="48252D69" w15:paraIdParent="77F28905" w15:done="0"/>
  <w15:commentEx w15:paraId="08155A56" w15:done="0"/>
  <w15:commentEx w15:paraId="1C2B221F" w15:done="0"/>
  <w15:commentEx w15:paraId="3427463D" w15:done="0"/>
  <w15:commentEx w15:paraId="6BBBEAA8" w15:done="0"/>
  <w15:commentEx w15:paraId="741CB79F" w15:done="0"/>
  <w15:commentEx w15:paraId="745A1B60" w15:done="0"/>
  <w15:commentEx w15:paraId="1269B774" w15:done="0"/>
  <w15:commentEx w15:paraId="307C9EA3" w15:done="0"/>
  <w15:commentEx w15:paraId="585856CD" w15:done="0"/>
  <w15:commentEx w15:paraId="550449AD" w15:done="0"/>
  <w15:commentEx w15:paraId="03965A18" w15:done="0"/>
  <w15:commentEx w15:paraId="35B347AD" w15:done="1"/>
  <w15:commentEx w15:paraId="321E4CB1" w15:paraIdParent="35B347AD" w15:done="0"/>
  <w15:commentEx w15:paraId="39D17C68" w15:done="1"/>
  <w15:commentEx w15:paraId="349E8357" w15:done="1"/>
  <w15:commentEx w15:paraId="4021671D" w15:done="1"/>
  <w15:commentEx w15:paraId="2E9FC84C" w15:done="0"/>
  <w15:commentEx w15:paraId="1FFC731F" w15:done="0"/>
  <w15:commentEx w15:paraId="6083405E" w15:done="0"/>
  <w15:commentEx w15:paraId="5848BC07" w15:done="0"/>
  <w15:commentEx w15:paraId="195FC900" w15:done="0"/>
  <w15:commentEx w15:paraId="5A308658" w15:done="0"/>
  <w15:commentEx w15:paraId="26312710" w15:done="0"/>
  <w15:commentEx w15:paraId="3E7756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170ABD" w16cex:dateUtc="2025-11-26T09:56:00Z"/>
  <w16cex:commentExtensible w16cex:durableId="4B3A5F3A" w16cex:dateUtc="2025-12-01T13:10:00Z"/>
  <w16cex:commentExtensible w16cex:durableId="32CA48F5" w16cex:dateUtc="2025-12-01T13:22:00Z"/>
  <w16cex:commentExtensible w16cex:durableId="7868E217" w16cex:dateUtc="2025-10-01T08:32:00Z"/>
  <w16cex:commentExtensible w16cex:durableId="7BCE6E4C" w16cex:dateUtc="2025-10-13T11:28:00Z"/>
  <w16cex:commentExtensible w16cex:durableId="0F3489F8" w16cex:dateUtc="2025-12-01T13:18:00Z"/>
  <w16cex:commentExtensible w16cex:durableId="3C6EF11E" w16cex:dateUtc="2025-12-01T13:35:00Z"/>
  <w16cex:commentExtensible w16cex:durableId="7E77FC5A" w16cex:dateUtc="2025-12-01T13:44:00Z"/>
  <w16cex:commentExtensible w16cex:durableId="5C7D6EAC" w16cex:dateUtc="2025-12-01T13:44:00Z"/>
  <w16cex:commentExtensible w16cex:durableId="55B49996" w16cex:dateUtc="2025-10-01T08:40:00Z"/>
  <w16cex:commentExtensible w16cex:durableId="4D7DC328" w16cex:dateUtc="2025-12-01T13:45:00Z"/>
  <w16cex:commentExtensible w16cex:durableId="3E6322E7" w16cex:dateUtc="2025-12-01T21:47:00Z"/>
  <w16cex:commentExtensible w16cex:durableId="005A4FB2" w16cex:dateUtc="2025-11-26T09:26:00Z"/>
  <w16cex:commentExtensible w16cex:durableId="4E93E596" w16cex:dateUtc="2025-11-26T09:18:00Z"/>
  <w16cex:commentExtensible w16cex:durableId="0AA26163" w16cex:dateUtc="2025-12-01T14:04:00Z"/>
  <w16cex:commentExtensible w16cex:durableId="64AADDC2" w16cex:dateUtc="2025-12-01T22:10:00Z"/>
  <w16cex:commentExtensible w16cex:durableId="75225575" w16cex:dateUtc="2025-12-01T14:25:00Z"/>
  <w16cex:commentExtensible w16cex:durableId="2C06D51D" w16cex:dateUtc="2025-12-01T22:12:00Z"/>
  <w16cex:commentExtensible w16cex:durableId="234352DD" w16cex:dateUtc="2025-12-01T13:58:00Z"/>
  <w16cex:commentExtensible w16cex:durableId="0E10B916" w16cex:dateUtc="2025-12-01T14:22:00Z"/>
  <w16cex:commentExtensible w16cex:durableId="23FA15F6" w16cex:dateUtc="2025-11-26T09:28:00Z"/>
  <w16cex:commentExtensible w16cex:durableId="49B9643B" w16cex:dateUtc="2025-10-01T08:35:00Z"/>
  <w16cex:commentExtensible w16cex:durableId="09DC3173" w16cex:dateUtc="2025-09-18T08:43:00Z"/>
  <w16cex:commentExtensible w16cex:durableId="017B8EC9" w16cex:dateUtc="2025-10-13T08:28:00Z"/>
  <w16cex:commentExtensible w16cex:durableId="3B2F1DDB" w16cex:dateUtc="2025-09-18T08:44:00Z"/>
  <w16cex:commentExtensible w16cex:durableId="12754F4D" w16cex:dateUtc="2025-09-18T08:48:00Z"/>
  <w16cex:commentExtensible w16cex:durableId="7C9D504C" w16cex:dateUtc="2025-09-18T08:53:00Z"/>
  <w16cex:commentExtensible w16cex:durableId="035525B1" w16cex:dateUtc="2025-10-01T08:36:00Z"/>
  <w16cex:commentExtensible w16cex:durableId="4C3E6D31" w16cex:dateUtc="2025-12-01T14:36:00Z"/>
  <w16cex:commentExtensible w16cex:durableId="7A726CD7" w16cex:dateUtc="2025-12-01T14:35:00Z"/>
  <w16cex:commentExtensible w16cex:durableId="359E60B6" w16cex:dateUtc="2025-12-01T13:30:00Z"/>
  <w16cex:commentExtensible w16cex:durableId="3386501C" w16cex:dateUtc="2025-11-26T09:53:00Z"/>
  <w16cex:commentExtensible w16cex:durableId="1A9A7F18" w16cex:dateUtc="2025-12-01T14:50:00Z"/>
  <w16cex:commentExtensible w16cex:durableId="4A1F85E0" w16cex:dateUtc="2025-12-01T22:26:00Z"/>
  <w16cex:commentExtensible w16cex:durableId="377F75BE" w16cex:dateUtc="2025-12-01T13: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581E9" w16cid:durableId="1F170ABD"/>
  <w16cid:commentId w16cid:paraId="64057A42" w16cid:durableId="4B3A5F3A"/>
  <w16cid:commentId w16cid:paraId="456FA5B5" w16cid:durableId="32CA48F5"/>
  <w16cid:commentId w16cid:paraId="073F6CAA" w16cid:durableId="7868E217"/>
  <w16cid:commentId w16cid:paraId="1D87240A" w16cid:durableId="7BCE6E4C"/>
  <w16cid:commentId w16cid:paraId="34E83A34" w16cid:durableId="0F3489F8"/>
  <w16cid:commentId w16cid:paraId="41B6B2E6" w16cid:durableId="3C6EF11E"/>
  <w16cid:commentId w16cid:paraId="3F3FC066" w16cid:durableId="7E77FC5A"/>
  <w16cid:commentId w16cid:paraId="22AA3E16" w16cid:durableId="5C7D6EAC"/>
  <w16cid:commentId w16cid:paraId="77F28905" w16cid:durableId="55B49996"/>
  <w16cid:commentId w16cid:paraId="48252D69" w16cid:durableId="4D7DC328"/>
  <w16cid:commentId w16cid:paraId="08155A56" w16cid:durableId="3E6322E7"/>
  <w16cid:commentId w16cid:paraId="1C2B221F" w16cid:durableId="005A4FB2"/>
  <w16cid:commentId w16cid:paraId="3427463D" w16cid:durableId="4E93E596"/>
  <w16cid:commentId w16cid:paraId="6BBBEAA8" w16cid:durableId="0AA26163"/>
  <w16cid:commentId w16cid:paraId="741CB79F" w16cid:durableId="64AADDC2"/>
  <w16cid:commentId w16cid:paraId="745A1B60" w16cid:durableId="75225575"/>
  <w16cid:commentId w16cid:paraId="1269B774" w16cid:durableId="2C06D51D"/>
  <w16cid:commentId w16cid:paraId="307C9EA3" w16cid:durableId="234352DD"/>
  <w16cid:commentId w16cid:paraId="585856CD" w16cid:durableId="0E10B916"/>
  <w16cid:commentId w16cid:paraId="550449AD" w16cid:durableId="23FA15F6"/>
  <w16cid:commentId w16cid:paraId="03965A18" w16cid:durableId="49B9643B"/>
  <w16cid:commentId w16cid:paraId="35B347AD" w16cid:durableId="09DC3173"/>
  <w16cid:commentId w16cid:paraId="321E4CB1" w16cid:durableId="017B8EC9"/>
  <w16cid:commentId w16cid:paraId="39D17C68" w16cid:durableId="3B2F1DDB"/>
  <w16cid:commentId w16cid:paraId="349E8357" w16cid:durableId="12754F4D"/>
  <w16cid:commentId w16cid:paraId="4021671D" w16cid:durableId="7C9D504C"/>
  <w16cid:commentId w16cid:paraId="2E9FC84C" w16cid:durableId="035525B1"/>
  <w16cid:commentId w16cid:paraId="1FFC731F" w16cid:durableId="4C3E6D31"/>
  <w16cid:commentId w16cid:paraId="6083405E" w16cid:durableId="7A726CD7"/>
  <w16cid:commentId w16cid:paraId="5848BC07" w16cid:durableId="359E60B6"/>
  <w16cid:commentId w16cid:paraId="195FC900" w16cid:durableId="3386501C"/>
  <w16cid:commentId w16cid:paraId="5A308658" w16cid:durableId="1A9A7F18"/>
  <w16cid:commentId w16cid:paraId="26312710" w16cid:durableId="4A1F85E0"/>
  <w16cid:commentId w16cid:paraId="3E7756F4" w16cid:durableId="377F75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B114F" w14:textId="77777777" w:rsidR="00781C05" w:rsidRPr="0073787F" w:rsidRDefault="00781C05" w:rsidP="001E2738">
      <w:pPr>
        <w:spacing w:after="0" w:line="240" w:lineRule="auto"/>
      </w:pPr>
      <w:r w:rsidRPr="0073787F">
        <w:separator/>
      </w:r>
    </w:p>
  </w:endnote>
  <w:endnote w:type="continuationSeparator" w:id="0">
    <w:p w14:paraId="25E993DF" w14:textId="77777777" w:rsidR="00781C05" w:rsidRPr="0073787F" w:rsidRDefault="00781C05" w:rsidP="001E2738">
      <w:pPr>
        <w:spacing w:after="0" w:line="240" w:lineRule="auto"/>
      </w:pPr>
      <w:r w:rsidRPr="0073787F">
        <w:continuationSeparator/>
      </w:r>
    </w:p>
  </w:endnote>
  <w:endnote w:type="continuationNotice" w:id="1">
    <w:p w14:paraId="3A9E0BC6" w14:textId="77777777" w:rsidR="00781C05" w:rsidRPr="0073787F" w:rsidRDefault="00781C0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2298295"/>
      <w:docPartObj>
        <w:docPartGallery w:val="Page Numbers (Bottom of Page)"/>
        <w:docPartUnique/>
      </w:docPartObj>
    </w:sdtPr>
    <w:sdtEndPr/>
    <w:sdtContent>
      <w:p w14:paraId="6C7522E6" w14:textId="379F51FE" w:rsidR="001E2738" w:rsidRPr="0073787F" w:rsidRDefault="001E2738">
        <w:pPr>
          <w:pStyle w:val="Footer"/>
          <w:jc w:val="right"/>
        </w:pPr>
        <w:r w:rsidRPr="0073787F">
          <w:fldChar w:fldCharType="begin"/>
        </w:r>
        <w:r w:rsidRPr="0073787F">
          <w:instrText xml:space="preserve"> PAGE   \* MERGEFORMAT </w:instrText>
        </w:r>
        <w:r w:rsidRPr="0073787F">
          <w:fldChar w:fldCharType="separate"/>
        </w:r>
        <w:r w:rsidRPr="0073787F">
          <w:t>2</w:t>
        </w:r>
        <w:r w:rsidRPr="0073787F">
          <w:fldChar w:fldCharType="end"/>
        </w:r>
      </w:p>
    </w:sdtContent>
  </w:sdt>
  <w:p w14:paraId="45B38F55" w14:textId="77777777" w:rsidR="001E2738" w:rsidRPr="0073787F" w:rsidRDefault="001E27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DBFD6" w14:textId="77777777" w:rsidR="00781C05" w:rsidRPr="0073787F" w:rsidRDefault="00781C05" w:rsidP="001E2738">
      <w:pPr>
        <w:spacing w:after="0" w:line="240" w:lineRule="auto"/>
      </w:pPr>
      <w:r w:rsidRPr="0073787F">
        <w:separator/>
      </w:r>
    </w:p>
  </w:footnote>
  <w:footnote w:type="continuationSeparator" w:id="0">
    <w:p w14:paraId="27C7A664" w14:textId="77777777" w:rsidR="00781C05" w:rsidRPr="0073787F" w:rsidRDefault="00781C05" w:rsidP="001E2738">
      <w:pPr>
        <w:spacing w:after="0" w:line="240" w:lineRule="auto"/>
      </w:pPr>
      <w:r w:rsidRPr="0073787F">
        <w:continuationSeparator/>
      </w:r>
    </w:p>
  </w:footnote>
  <w:footnote w:type="continuationNotice" w:id="1">
    <w:p w14:paraId="0F189042" w14:textId="77777777" w:rsidR="00781C05" w:rsidRPr="0073787F" w:rsidRDefault="00781C0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1BA"/>
    <w:multiLevelType w:val="hybridMultilevel"/>
    <w:tmpl w:val="89A61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F53F32"/>
    <w:multiLevelType w:val="hybridMultilevel"/>
    <w:tmpl w:val="A56E0BE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3F5F0C"/>
    <w:multiLevelType w:val="multilevel"/>
    <w:tmpl w:val="3346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77FAC"/>
    <w:multiLevelType w:val="hybridMultilevel"/>
    <w:tmpl w:val="9F283D2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FA3AB3"/>
    <w:multiLevelType w:val="multilevel"/>
    <w:tmpl w:val="5A1E9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7877AA"/>
    <w:multiLevelType w:val="multilevel"/>
    <w:tmpl w:val="049C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7441E"/>
    <w:multiLevelType w:val="multilevel"/>
    <w:tmpl w:val="F3D4C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221443"/>
    <w:multiLevelType w:val="multilevel"/>
    <w:tmpl w:val="DFE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1459F"/>
    <w:multiLevelType w:val="multilevel"/>
    <w:tmpl w:val="47A4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94AE2"/>
    <w:multiLevelType w:val="multilevel"/>
    <w:tmpl w:val="1D7A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9598C"/>
    <w:multiLevelType w:val="multilevel"/>
    <w:tmpl w:val="1C54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71E71"/>
    <w:multiLevelType w:val="multilevel"/>
    <w:tmpl w:val="2736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C45BF"/>
    <w:multiLevelType w:val="multilevel"/>
    <w:tmpl w:val="DDC4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B753B"/>
    <w:multiLevelType w:val="multilevel"/>
    <w:tmpl w:val="3928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2427F3"/>
    <w:multiLevelType w:val="multilevel"/>
    <w:tmpl w:val="B9EE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ED5434"/>
    <w:multiLevelType w:val="multilevel"/>
    <w:tmpl w:val="2524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2701B8"/>
    <w:multiLevelType w:val="multilevel"/>
    <w:tmpl w:val="2C20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FE3767"/>
    <w:multiLevelType w:val="hybridMultilevel"/>
    <w:tmpl w:val="8BC47508"/>
    <w:lvl w:ilvl="0" w:tplc="0809000F">
      <w:start w:val="1"/>
      <w:numFmt w:val="decimal"/>
      <w:lvlText w:val="%1."/>
      <w:lvlJc w:val="left"/>
      <w:pPr>
        <w:ind w:left="720" w:hanging="360"/>
      </w:pPr>
      <w:rPr>
        <w:rFonts w:hint="default"/>
      </w:rPr>
    </w:lvl>
    <w:lvl w:ilvl="1" w:tplc="314CA6DA">
      <w:start w:val="1"/>
      <w:numFmt w:val="lowerLetter"/>
      <w:lvlText w:val="%2."/>
      <w:lvlJc w:val="left"/>
      <w:pPr>
        <w:ind w:left="1440" w:hanging="360"/>
      </w:pPr>
      <w:rPr>
        <w:b w:val="0"/>
        <w:bCs w:val="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DFB4AE3"/>
    <w:multiLevelType w:val="multilevel"/>
    <w:tmpl w:val="680A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C1686B"/>
    <w:multiLevelType w:val="multilevel"/>
    <w:tmpl w:val="3DD0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A36343"/>
    <w:multiLevelType w:val="multilevel"/>
    <w:tmpl w:val="77BA8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2C60C0"/>
    <w:multiLevelType w:val="multilevel"/>
    <w:tmpl w:val="CEC87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0D0566"/>
    <w:multiLevelType w:val="multilevel"/>
    <w:tmpl w:val="6EB82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2553E7"/>
    <w:multiLevelType w:val="multilevel"/>
    <w:tmpl w:val="3476F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534DB5"/>
    <w:multiLevelType w:val="hybridMultilevel"/>
    <w:tmpl w:val="DEE820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FC26A76"/>
    <w:multiLevelType w:val="multilevel"/>
    <w:tmpl w:val="FF08A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F10812"/>
    <w:multiLevelType w:val="hybridMultilevel"/>
    <w:tmpl w:val="68F28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6773BEB"/>
    <w:multiLevelType w:val="multilevel"/>
    <w:tmpl w:val="DC5E8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F141AD"/>
    <w:multiLevelType w:val="hybridMultilevel"/>
    <w:tmpl w:val="7AB2649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5423F61"/>
    <w:multiLevelType w:val="multilevel"/>
    <w:tmpl w:val="3FBC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2F15B9"/>
    <w:multiLevelType w:val="multilevel"/>
    <w:tmpl w:val="1CA08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E843E5"/>
    <w:multiLevelType w:val="multilevel"/>
    <w:tmpl w:val="CAFA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211650">
    <w:abstractNumId w:val="3"/>
  </w:num>
  <w:num w:numId="2" w16cid:durableId="1053582578">
    <w:abstractNumId w:val="26"/>
  </w:num>
  <w:num w:numId="3" w16cid:durableId="82651187">
    <w:abstractNumId w:val="24"/>
  </w:num>
  <w:num w:numId="4" w16cid:durableId="821771859">
    <w:abstractNumId w:val="28"/>
  </w:num>
  <w:num w:numId="5" w16cid:durableId="322129081">
    <w:abstractNumId w:val="17"/>
  </w:num>
  <w:num w:numId="6" w16cid:durableId="1353845592">
    <w:abstractNumId w:val="1"/>
  </w:num>
  <w:num w:numId="7" w16cid:durableId="1506167372">
    <w:abstractNumId w:val="0"/>
  </w:num>
  <w:num w:numId="8" w16cid:durableId="322464810">
    <w:abstractNumId w:val="11"/>
  </w:num>
  <w:num w:numId="9" w16cid:durableId="388461912">
    <w:abstractNumId w:val="20"/>
  </w:num>
  <w:num w:numId="10" w16cid:durableId="247233462">
    <w:abstractNumId w:val="31"/>
  </w:num>
  <w:num w:numId="11" w16cid:durableId="1216158188">
    <w:abstractNumId w:val="12"/>
  </w:num>
  <w:num w:numId="12" w16cid:durableId="101145355">
    <w:abstractNumId w:val="13"/>
  </w:num>
  <w:num w:numId="13" w16cid:durableId="12734835">
    <w:abstractNumId w:val="5"/>
  </w:num>
  <w:num w:numId="14" w16cid:durableId="1871648487">
    <w:abstractNumId w:val="29"/>
  </w:num>
  <w:num w:numId="15" w16cid:durableId="2007172274">
    <w:abstractNumId w:val="14"/>
  </w:num>
  <w:num w:numId="16" w16cid:durableId="649094681">
    <w:abstractNumId w:val="16"/>
  </w:num>
  <w:num w:numId="17" w16cid:durableId="1649280204">
    <w:abstractNumId w:val="7"/>
  </w:num>
  <w:num w:numId="18" w16cid:durableId="613639038">
    <w:abstractNumId w:val="10"/>
  </w:num>
  <w:num w:numId="19" w16cid:durableId="951596963">
    <w:abstractNumId w:val="9"/>
  </w:num>
  <w:num w:numId="20" w16cid:durableId="275600568">
    <w:abstractNumId w:val="8"/>
  </w:num>
  <w:num w:numId="21" w16cid:durableId="1325402734">
    <w:abstractNumId w:val="25"/>
  </w:num>
  <w:num w:numId="22" w16cid:durableId="2049182124">
    <w:abstractNumId w:val="15"/>
  </w:num>
  <w:num w:numId="23" w16cid:durableId="340359094">
    <w:abstractNumId w:val="19"/>
  </w:num>
  <w:num w:numId="24" w16cid:durableId="551623129">
    <w:abstractNumId w:val="18"/>
  </w:num>
  <w:num w:numId="25" w16cid:durableId="1129208400">
    <w:abstractNumId w:val="2"/>
  </w:num>
  <w:num w:numId="26" w16cid:durableId="1106390849">
    <w:abstractNumId w:val="21"/>
  </w:num>
  <w:num w:numId="27" w16cid:durableId="1384256812">
    <w:abstractNumId w:val="4"/>
  </w:num>
  <w:num w:numId="28" w16cid:durableId="561258756">
    <w:abstractNumId w:val="27"/>
  </w:num>
  <w:num w:numId="29" w16cid:durableId="271018572">
    <w:abstractNumId w:val="23"/>
  </w:num>
  <w:num w:numId="30" w16cid:durableId="1157182849">
    <w:abstractNumId w:val="6"/>
  </w:num>
  <w:num w:numId="31" w16cid:durableId="7367951">
    <w:abstractNumId w:val="22"/>
  </w:num>
  <w:num w:numId="32" w16cid:durableId="2004356867">
    <w:abstractNumId w:val="30"/>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stermann, Peter">
    <w15:presenceInfo w15:providerId="AD" w15:userId="S::peter.ostermann@elavon.com::955fc125-f020-4e5b-9a42-49af9455e2d2"/>
  </w15:person>
  <w15:person w15:author="David Sant">
    <w15:presenceInfo w15:providerId="AD" w15:userId="S::David.Sant@hjsolicitors.co.uk::e843e587-fdd1-448a-977f-b9245a7cc81f"/>
  </w15:person>
  <w15:person w15:author="Teresa Byrne">
    <w15:presenceInfo w15:providerId="AD" w15:userId="S::teresa.byrne@wiseflow.ai::0e9da1fe-1f48-42f1-8fd3-c509c84a2db5"/>
  </w15:person>
  <w15:person w15:author="Otterbach, Jan T">
    <w15:presenceInfo w15:providerId="AD" w15:userId="S::jan.otterbach@elavon.com::0988a146-27b7-4f6e-aeff-ba1554e021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revisionView w:formatting="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F91"/>
    <w:rsid w:val="000004B2"/>
    <w:rsid w:val="000045FF"/>
    <w:rsid w:val="00006FDC"/>
    <w:rsid w:val="000248F0"/>
    <w:rsid w:val="00035D69"/>
    <w:rsid w:val="000465A4"/>
    <w:rsid w:val="000578FE"/>
    <w:rsid w:val="00063540"/>
    <w:rsid w:val="00064175"/>
    <w:rsid w:val="000727C9"/>
    <w:rsid w:val="000728E3"/>
    <w:rsid w:val="00073430"/>
    <w:rsid w:val="00086402"/>
    <w:rsid w:val="000C0EB5"/>
    <w:rsid w:val="000C4D3E"/>
    <w:rsid w:val="000C502E"/>
    <w:rsid w:val="000D093F"/>
    <w:rsid w:val="0010002E"/>
    <w:rsid w:val="0011253F"/>
    <w:rsid w:val="001265B6"/>
    <w:rsid w:val="00135E42"/>
    <w:rsid w:val="0015519D"/>
    <w:rsid w:val="001637FA"/>
    <w:rsid w:val="00173175"/>
    <w:rsid w:val="0017705B"/>
    <w:rsid w:val="00183AE5"/>
    <w:rsid w:val="00191CE0"/>
    <w:rsid w:val="00191FBF"/>
    <w:rsid w:val="0019250B"/>
    <w:rsid w:val="001952A5"/>
    <w:rsid w:val="00196C46"/>
    <w:rsid w:val="001B303A"/>
    <w:rsid w:val="001C1B7E"/>
    <w:rsid w:val="001D265E"/>
    <w:rsid w:val="001D5EE3"/>
    <w:rsid w:val="001E2738"/>
    <w:rsid w:val="001E33D0"/>
    <w:rsid w:val="001F04CD"/>
    <w:rsid w:val="001F7A0E"/>
    <w:rsid w:val="00204C93"/>
    <w:rsid w:val="00212A50"/>
    <w:rsid w:val="00232875"/>
    <w:rsid w:val="00241C2A"/>
    <w:rsid w:val="0024306F"/>
    <w:rsid w:val="002476FF"/>
    <w:rsid w:val="002513D3"/>
    <w:rsid w:val="00252BE6"/>
    <w:rsid w:val="00256726"/>
    <w:rsid w:val="00256B51"/>
    <w:rsid w:val="0026720C"/>
    <w:rsid w:val="0027108E"/>
    <w:rsid w:val="00285493"/>
    <w:rsid w:val="002A26DA"/>
    <w:rsid w:val="002A4BE1"/>
    <w:rsid w:val="002B4587"/>
    <w:rsid w:val="002B647B"/>
    <w:rsid w:val="002D52AA"/>
    <w:rsid w:val="002E0380"/>
    <w:rsid w:val="002F7981"/>
    <w:rsid w:val="003020B0"/>
    <w:rsid w:val="0030214F"/>
    <w:rsid w:val="003030E4"/>
    <w:rsid w:val="003053C8"/>
    <w:rsid w:val="00314755"/>
    <w:rsid w:val="00320D64"/>
    <w:rsid w:val="0032209C"/>
    <w:rsid w:val="00324C42"/>
    <w:rsid w:val="00325B5E"/>
    <w:rsid w:val="00333024"/>
    <w:rsid w:val="0034041B"/>
    <w:rsid w:val="003447D8"/>
    <w:rsid w:val="00350001"/>
    <w:rsid w:val="003616DD"/>
    <w:rsid w:val="00376F91"/>
    <w:rsid w:val="00381930"/>
    <w:rsid w:val="003903B2"/>
    <w:rsid w:val="00391808"/>
    <w:rsid w:val="003B0466"/>
    <w:rsid w:val="003B20C0"/>
    <w:rsid w:val="003B6629"/>
    <w:rsid w:val="003C0E26"/>
    <w:rsid w:val="003D4D52"/>
    <w:rsid w:val="003E582F"/>
    <w:rsid w:val="003E65FE"/>
    <w:rsid w:val="003F2150"/>
    <w:rsid w:val="004067CA"/>
    <w:rsid w:val="00431D20"/>
    <w:rsid w:val="0043415F"/>
    <w:rsid w:val="0044016A"/>
    <w:rsid w:val="00444B58"/>
    <w:rsid w:val="004454D7"/>
    <w:rsid w:val="004530E4"/>
    <w:rsid w:val="00465F7B"/>
    <w:rsid w:val="00466E97"/>
    <w:rsid w:val="00481312"/>
    <w:rsid w:val="00481AF6"/>
    <w:rsid w:val="004872A1"/>
    <w:rsid w:val="004B5B4B"/>
    <w:rsid w:val="004C7C04"/>
    <w:rsid w:val="004D06C0"/>
    <w:rsid w:val="004E573E"/>
    <w:rsid w:val="004F0644"/>
    <w:rsid w:val="004F73FC"/>
    <w:rsid w:val="0050007B"/>
    <w:rsid w:val="00507BB7"/>
    <w:rsid w:val="0051451E"/>
    <w:rsid w:val="00515463"/>
    <w:rsid w:val="00515C8B"/>
    <w:rsid w:val="005169AF"/>
    <w:rsid w:val="00524D74"/>
    <w:rsid w:val="00527DBC"/>
    <w:rsid w:val="0053044F"/>
    <w:rsid w:val="00531772"/>
    <w:rsid w:val="00533BB8"/>
    <w:rsid w:val="00540BAB"/>
    <w:rsid w:val="0054119A"/>
    <w:rsid w:val="00551532"/>
    <w:rsid w:val="005608BE"/>
    <w:rsid w:val="00565FEC"/>
    <w:rsid w:val="00571BDC"/>
    <w:rsid w:val="00577934"/>
    <w:rsid w:val="00581782"/>
    <w:rsid w:val="00583F6E"/>
    <w:rsid w:val="00590F07"/>
    <w:rsid w:val="005A7399"/>
    <w:rsid w:val="005B00A7"/>
    <w:rsid w:val="005B1DEC"/>
    <w:rsid w:val="005C1A3A"/>
    <w:rsid w:val="005C580A"/>
    <w:rsid w:val="005D08FB"/>
    <w:rsid w:val="005D64B1"/>
    <w:rsid w:val="005E79D7"/>
    <w:rsid w:val="005F5C36"/>
    <w:rsid w:val="00603802"/>
    <w:rsid w:val="00604448"/>
    <w:rsid w:val="00622C82"/>
    <w:rsid w:val="00624431"/>
    <w:rsid w:val="006313EF"/>
    <w:rsid w:val="006366FA"/>
    <w:rsid w:val="00650789"/>
    <w:rsid w:val="006657E7"/>
    <w:rsid w:val="00667849"/>
    <w:rsid w:val="006729AF"/>
    <w:rsid w:val="006746B9"/>
    <w:rsid w:val="0067650A"/>
    <w:rsid w:val="006876CC"/>
    <w:rsid w:val="0069407E"/>
    <w:rsid w:val="006961A9"/>
    <w:rsid w:val="00697B63"/>
    <w:rsid w:val="006A5195"/>
    <w:rsid w:val="006A5644"/>
    <w:rsid w:val="006A6F49"/>
    <w:rsid w:val="006C0266"/>
    <w:rsid w:val="006D0966"/>
    <w:rsid w:val="006D477E"/>
    <w:rsid w:val="006E6059"/>
    <w:rsid w:val="006F70B0"/>
    <w:rsid w:val="0070124B"/>
    <w:rsid w:val="00704290"/>
    <w:rsid w:val="0070538F"/>
    <w:rsid w:val="007238B3"/>
    <w:rsid w:val="007243E0"/>
    <w:rsid w:val="0073547F"/>
    <w:rsid w:val="0073588A"/>
    <w:rsid w:val="0073787F"/>
    <w:rsid w:val="00743A79"/>
    <w:rsid w:val="007619A8"/>
    <w:rsid w:val="00763DC4"/>
    <w:rsid w:val="00767696"/>
    <w:rsid w:val="00776DAB"/>
    <w:rsid w:val="00781C05"/>
    <w:rsid w:val="00785AC5"/>
    <w:rsid w:val="00790F63"/>
    <w:rsid w:val="007941A7"/>
    <w:rsid w:val="007944BD"/>
    <w:rsid w:val="007B7895"/>
    <w:rsid w:val="007C3FF9"/>
    <w:rsid w:val="007D2A13"/>
    <w:rsid w:val="007E1D23"/>
    <w:rsid w:val="007E3A11"/>
    <w:rsid w:val="007F3062"/>
    <w:rsid w:val="007F5082"/>
    <w:rsid w:val="00800F3C"/>
    <w:rsid w:val="00801186"/>
    <w:rsid w:val="008059CE"/>
    <w:rsid w:val="0080657A"/>
    <w:rsid w:val="00811454"/>
    <w:rsid w:val="008116C2"/>
    <w:rsid w:val="008200DB"/>
    <w:rsid w:val="00820167"/>
    <w:rsid w:val="00824D90"/>
    <w:rsid w:val="00825860"/>
    <w:rsid w:val="00832263"/>
    <w:rsid w:val="0084007E"/>
    <w:rsid w:val="0084180C"/>
    <w:rsid w:val="00847063"/>
    <w:rsid w:val="0084723F"/>
    <w:rsid w:val="00860634"/>
    <w:rsid w:val="00877D2F"/>
    <w:rsid w:val="008C3C0E"/>
    <w:rsid w:val="008C40E6"/>
    <w:rsid w:val="008F16E3"/>
    <w:rsid w:val="008F595D"/>
    <w:rsid w:val="0090378A"/>
    <w:rsid w:val="00911F0B"/>
    <w:rsid w:val="00914A5C"/>
    <w:rsid w:val="00923952"/>
    <w:rsid w:val="0095543A"/>
    <w:rsid w:val="009610BD"/>
    <w:rsid w:val="00962E11"/>
    <w:rsid w:val="00966FD5"/>
    <w:rsid w:val="00967BAB"/>
    <w:rsid w:val="00972F35"/>
    <w:rsid w:val="00974ED8"/>
    <w:rsid w:val="00975EC0"/>
    <w:rsid w:val="0097664D"/>
    <w:rsid w:val="0097665A"/>
    <w:rsid w:val="009863CE"/>
    <w:rsid w:val="00994966"/>
    <w:rsid w:val="009A2864"/>
    <w:rsid w:val="009A6E99"/>
    <w:rsid w:val="009B208D"/>
    <w:rsid w:val="009B6991"/>
    <w:rsid w:val="009B71A8"/>
    <w:rsid w:val="009C524F"/>
    <w:rsid w:val="009CB30C"/>
    <w:rsid w:val="009D1CCC"/>
    <w:rsid w:val="009D5CE4"/>
    <w:rsid w:val="009E1D28"/>
    <w:rsid w:val="009F19B7"/>
    <w:rsid w:val="009F238B"/>
    <w:rsid w:val="00A014A8"/>
    <w:rsid w:val="00A14E4A"/>
    <w:rsid w:val="00A31078"/>
    <w:rsid w:val="00A31A92"/>
    <w:rsid w:val="00A32663"/>
    <w:rsid w:val="00A35296"/>
    <w:rsid w:val="00A35CA5"/>
    <w:rsid w:val="00A35E29"/>
    <w:rsid w:val="00A45B21"/>
    <w:rsid w:val="00A45DB0"/>
    <w:rsid w:val="00A55C92"/>
    <w:rsid w:val="00A7228F"/>
    <w:rsid w:val="00A818C6"/>
    <w:rsid w:val="00A8515E"/>
    <w:rsid w:val="00A86C82"/>
    <w:rsid w:val="00AA17A5"/>
    <w:rsid w:val="00AA2316"/>
    <w:rsid w:val="00AA2502"/>
    <w:rsid w:val="00AA29E1"/>
    <w:rsid w:val="00AA5F5F"/>
    <w:rsid w:val="00AB6570"/>
    <w:rsid w:val="00AC4A01"/>
    <w:rsid w:val="00AE602A"/>
    <w:rsid w:val="00AE76A5"/>
    <w:rsid w:val="00AF5321"/>
    <w:rsid w:val="00B12621"/>
    <w:rsid w:val="00B15176"/>
    <w:rsid w:val="00B55BE4"/>
    <w:rsid w:val="00B7089A"/>
    <w:rsid w:val="00B72717"/>
    <w:rsid w:val="00B80DA5"/>
    <w:rsid w:val="00B91E3F"/>
    <w:rsid w:val="00B92785"/>
    <w:rsid w:val="00BA14BA"/>
    <w:rsid w:val="00BA14D9"/>
    <w:rsid w:val="00BB28F8"/>
    <w:rsid w:val="00BB5546"/>
    <w:rsid w:val="00BB7347"/>
    <w:rsid w:val="00BF4C4F"/>
    <w:rsid w:val="00BF5A0B"/>
    <w:rsid w:val="00BF7C94"/>
    <w:rsid w:val="00C00168"/>
    <w:rsid w:val="00C02835"/>
    <w:rsid w:val="00C03029"/>
    <w:rsid w:val="00C0495B"/>
    <w:rsid w:val="00C07E80"/>
    <w:rsid w:val="00C1075A"/>
    <w:rsid w:val="00C14649"/>
    <w:rsid w:val="00C208C6"/>
    <w:rsid w:val="00C2652B"/>
    <w:rsid w:val="00C31F0F"/>
    <w:rsid w:val="00C339A5"/>
    <w:rsid w:val="00C35AA4"/>
    <w:rsid w:val="00C360F7"/>
    <w:rsid w:val="00C45FFB"/>
    <w:rsid w:val="00C50715"/>
    <w:rsid w:val="00C56E02"/>
    <w:rsid w:val="00C605AB"/>
    <w:rsid w:val="00C70C0A"/>
    <w:rsid w:val="00C715FF"/>
    <w:rsid w:val="00C72798"/>
    <w:rsid w:val="00C74EC7"/>
    <w:rsid w:val="00C830DE"/>
    <w:rsid w:val="00C86B6A"/>
    <w:rsid w:val="00C90EDA"/>
    <w:rsid w:val="00C92102"/>
    <w:rsid w:val="00C925D6"/>
    <w:rsid w:val="00CB5C77"/>
    <w:rsid w:val="00CC48FB"/>
    <w:rsid w:val="00CC7B1F"/>
    <w:rsid w:val="00CD2400"/>
    <w:rsid w:val="00CD791F"/>
    <w:rsid w:val="00CE6C58"/>
    <w:rsid w:val="00D05F3E"/>
    <w:rsid w:val="00D11E5C"/>
    <w:rsid w:val="00D16DC3"/>
    <w:rsid w:val="00D219C4"/>
    <w:rsid w:val="00D2308C"/>
    <w:rsid w:val="00D239B2"/>
    <w:rsid w:val="00D4177E"/>
    <w:rsid w:val="00D4287A"/>
    <w:rsid w:val="00D42971"/>
    <w:rsid w:val="00D438EF"/>
    <w:rsid w:val="00D62A40"/>
    <w:rsid w:val="00D71347"/>
    <w:rsid w:val="00D72C2D"/>
    <w:rsid w:val="00D778BE"/>
    <w:rsid w:val="00D77D25"/>
    <w:rsid w:val="00D81AC8"/>
    <w:rsid w:val="00D858A3"/>
    <w:rsid w:val="00D95047"/>
    <w:rsid w:val="00D95F86"/>
    <w:rsid w:val="00DA4CF7"/>
    <w:rsid w:val="00DB1856"/>
    <w:rsid w:val="00DB1CE8"/>
    <w:rsid w:val="00DB3B8E"/>
    <w:rsid w:val="00DC27C1"/>
    <w:rsid w:val="00DC5876"/>
    <w:rsid w:val="00DE04B3"/>
    <w:rsid w:val="00DE2038"/>
    <w:rsid w:val="00DE468C"/>
    <w:rsid w:val="00DE5C90"/>
    <w:rsid w:val="00DF4534"/>
    <w:rsid w:val="00E04296"/>
    <w:rsid w:val="00E04AED"/>
    <w:rsid w:val="00E11837"/>
    <w:rsid w:val="00E11883"/>
    <w:rsid w:val="00E13708"/>
    <w:rsid w:val="00E1520C"/>
    <w:rsid w:val="00E1537F"/>
    <w:rsid w:val="00E4482C"/>
    <w:rsid w:val="00E5025A"/>
    <w:rsid w:val="00E5185B"/>
    <w:rsid w:val="00E54990"/>
    <w:rsid w:val="00E63317"/>
    <w:rsid w:val="00E660B7"/>
    <w:rsid w:val="00E80642"/>
    <w:rsid w:val="00E80984"/>
    <w:rsid w:val="00E910E7"/>
    <w:rsid w:val="00E943A0"/>
    <w:rsid w:val="00EA665E"/>
    <w:rsid w:val="00EB624F"/>
    <w:rsid w:val="00EC150B"/>
    <w:rsid w:val="00EC485E"/>
    <w:rsid w:val="00EC6E3D"/>
    <w:rsid w:val="00EE5079"/>
    <w:rsid w:val="00EF0176"/>
    <w:rsid w:val="00EF11CB"/>
    <w:rsid w:val="00EF5F65"/>
    <w:rsid w:val="00F02006"/>
    <w:rsid w:val="00F148EA"/>
    <w:rsid w:val="00F15344"/>
    <w:rsid w:val="00F172D4"/>
    <w:rsid w:val="00F218DA"/>
    <w:rsid w:val="00F2570F"/>
    <w:rsid w:val="00F25C4F"/>
    <w:rsid w:val="00F64DF9"/>
    <w:rsid w:val="00F701E3"/>
    <w:rsid w:val="00F76B71"/>
    <w:rsid w:val="00F862D1"/>
    <w:rsid w:val="00F8662C"/>
    <w:rsid w:val="00F92DF1"/>
    <w:rsid w:val="00F92EF3"/>
    <w:rsid w:val="00F93CD4"/>
    <w:rsid w:val="00F97E54"/>
    <w:rsid w:val="00FB121B"/>
    <w:rsid w:val="00FB7D61"/>
    <w:rsid w:val="00FC1DD1"/>
    <w:rsid w:val="00FC1E06"/>
    <w:rsid w:val="00FD12DB"/>
    <w:rsid w:val="00FE1CFB"/>
    <w:rsid w:val="00FE4B07"/>
    <w:rsid w:val="00FE67D4"/>
    <w:rsid w:val="00FF5B2F"/>
    <w:rsid w:val="031FAE1B"/>
    <w:rsid w:val="075D3272"/>
    <w:rsid w:val="0774C316"/>
    <w:rsid w:val="0778B197"/>
    <w:rsid w:val="0CC7CB87"/>
    <w:rsid w:val="0F9A88C2"/>
    <w:rsid w:val="12C5E52A"/>
    <w:rsid w:val="142723F7"/>
    <w:rsid w:val="16A4CE14"/>
    <w:rsid w:val="17E22967"/>
    <w:rsid w:val="1C75DD14"/>
    <w:rsid w:val="1D042277"/>
    <w:rsid w:val="21F8E50F"/>
    <w:rsid w:val="23E0845E"/>
    <w:rsid w:val="305BEA64"/>
    <w:rsid w:val="319C499F"/>
    <w:rsid w:val="349B7088"/>
    <w:rsid w:val="3B425732"/>
    <w:rsid w:val="3BC47E73"/>
    <w:rsid w:val="41052543"/>
    <w:rsid w:val="43865679"/>
    <w:rsid w:val="453A294A"/>
    <w:rsid w:val="45AB0961"/>
    <w:rsid w:val="4680E736"/>
    <w:rsid w:val="4685F6AE"/>
    <w:rsid w:val="4778D6E8"/>
    <w:rsid w:val="4BBCB54C"/>
    <w:rsid w:val="528D5F2F"/>
    <w:rsid w:val="52E1B968"/>
    <w:rsid w:val="58FCDFF2"/>
    <w:rsid w:val="5C37DA81"/>
    <w:rsid w:val="5DD37EE6"/>
    <w:rsid w:val="5FAAB8E2"/>
    <w:rsid w:val="60551BFC"/>
    <w:rsid w:val="6AECC560"/>
    <w:rsid w:val="6C04D104"/>
    <w:rsid w:val="72C9399C"/>
    <w:rsid w:val="7989BA11"/>
    <w:rsid w:val="7BDA42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F2FF0"/>
  <w15:chartTrackingRefBased/>
  <w15:docId w15:val="{C0200538-01E1-45B2-BC80-B12D2FD23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F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6F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F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F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F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F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6F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F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F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F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F91"/>
    <w:rPr>
      <w:rFonts w:eastAsiaTheme="majorEastAsia" w:cstheme="majorBidi"/>
      <w:color w:val="272727" w:themeColor="text1" w:themeTint="D8"/>
    </w:rPr>
  </w:style>
  <w:style w:type="paragraph" w:styleId="Title">
    <w:name w:val="Title"/>
    <w:basedOn w:val="Normal"/>
    <w:next w:val="Normal"/>
    <w:link w:val="TitleChar"/>
    <w:uiPriority w:val="10"/>
    <w:qFormat/>
    <w:rsid w:val="00376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F91"/>
    <w:pPr>
      <w:spacing w:before="160"/>
      <w:jc w:val="center"/>
    </w:pPr>
    <w:rPr>
      <w:i/>
      <w:iCs/>
      <w:color w:val="404040" w:themeColor="text1" w:themeTint="BF"/>
    </w:rPr>
  </w:style>
  <w:style w:type="character" w:customStyle="1" w:styleId="QuoteChar">
    <w:name w:val="Quote Char"/>
    <w:basedOn w:val="DefaultParagraphFont"/>
    <w:link w:val="Quote"/>
    <w:uiPriority w:val="29"/>
    <w:rsid w:val="00376F91"/>
    <w:rPr>
      <w:i/>
      <w:iCs/>
      <w:color w:val="404040" w:themeColor="text1" w:themeTint="BF"/>
    </w:rPr>
  </w:style>
  <w:style w:type="paragraph" w:styleId="ListParagraph">
    <w:name w:val="List Paragraph"/>
    <w:basedOn w:val="Normal"/>
    <w:uiPriority w:val="34"/>
    <w:qFormat/>
    <w:rsid w:val="00376F91"/>
    <w:pPr>
      <w:ind w:left="720"/>
      <w:contextualSpacing/>
    </w:pPr>
  </w:style>
  <w:style w:type="character" w:styleId="IntenseEmphasis">
    <w:name w:val="Intense Emphasis"/>
    <w:basedOn w:val="DefaultParagraphFont"/>
    <w:uiPriority w:val="21"/>
    <w:qFormat/>
    <w:rsid w:val="00376F91"/>
    <w:rPr>
      <w:i/>
      <w:iCs/>
      <w:color w:val="0F4761" w:themeColor="accent1" w:themeShade="BF"/>
    </w:rPr>
  </w:style>
  <w:style w:type="paragraph" w:styleId="IntenseQuote">
    <w:name w:val="Intense Quote"/>
    <w:basedOn w:val="Normal"/>
    <w:next w:val="Normal"/>
    <w:link w:val="IntenseQuoteChar"/>
    <w:uiPriority w:val="30"/>
    <w:qFormat/>
    <w:rsid w:val="00376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F91"/>
    <w:rPr>
      <w:i/>
      <w:iCs/>
      <w:color w:val="0F4761" w:themeColor="accent1" w:themeShade="BF"/>
    </w:rPr>
  </w:style>
  <w:style w:type="character" w:styleId="IntenseReference">
    <w:name w:val="Intense Reference"/>
    <w:basedOn w:val="DefaultParagraphFont"/>
    <w:uiPriority w:val="32"/>
    <w:qFormat/>
    <w:rsid w:val="00376F91"/>
    <w:rPr>
      <w:b/>
      <w:bCs/>
      <w:smallCaps/>
      <w:color w:val="0F4761" w:themeColor="accent1" w:themeShade="BF"/>
      <w:spacing w:val="5"/>
    </w:rPr>
  </w:style>
  <w:style w:type="paragraph" w:styleId="Header">
    <w:name w:val="header"/>
    <w:basedOn w:val="Normal"/>
    <w:link w:val="HeaderChar"/>
    <w:uiPriority w:val="99"/>
    <w:unhideWhenUsed/>
    <w:rsid w:val="001E27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2738"/>
  </w:style>
  <w:style w:type="paragraph" w:styleId="Footer">
    <w:name w:val="footer"/>
    <w:basedOn w:val="Normal"/>
    <w:link w:val="FooterChar"/>
    <w:uiPriority w:val="99"/>
    <w:unhideWhenUsed/>
    <w:rsid w:val="001E27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2738"/>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C72798"/>
    <w:pPr>
      <w:spacing w:after="0" w:line="240" w:lineRule="auto"/>
    </w:pPr>
  </w:style>
  <w:style w:type="paragraph" w:styleId="CommentSubject">
    <w:name w:val="annotation subject"/>
    <w:basedOn w:val="CommentText"/>
    <w:next w:val="CommentText"/>
    <w:link w:val="CommentSubjectChar"/>
    <w:uiPriority w:val="99"/>
    <w:semiHidden/>
    <w:unhideWhenUsed/>
    <w:rsid w:val="00E4482C"/>
    <w:rPr>
      <w:b/>
      <w:bCs/>
    </w:rPr>
  </w:style>
  <w:style w:type="character" w:customStyle="1" w:styleId="CommentSubjectChar">
    <w:name w:val="Comment Subject Char"/>
    <w:basedOn w:val="CommentTextChar"/>
    <w:link w:val="CommentSubject"/>
    <w:uiPriority w:val="99"/>
    <w:semiHidden/>
    <w:rsid w:val="00E4482C"/>
    <w:rPr>
      <w:b/>
      <w:bCs/>
      <w:sz w:val="20"/>
      <w:szCs w:val="20"/>
    </w:rPr>
  </w:style>
  <w:style w:type="table" w:styleId="TableGrid">
    <w:name w:val="Table Grid"/>
    <w:basedOn w:val="TableNormal"/>
    <w:uiPriority w:val="39"/>
    <w:rsid w:val="00E44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C1A3A"/>
    <w:rPr>
      <w:color w:val="467886" w:themeColor="hyperlink"/>
      <w:u w:val="single"/>
    </w:rPr>
  </w:style>
  <w:style w:type="paragraph" w:styleId="TOCHeading">
    <w:name w:val="TOC Heading"/>
    <w:basedOn w:val="Heading1"/>
    <w:next w:val="Normal"/>
    <w:uiPriority w:val="39"/>
    <w:unhideWhenUsed/>
    <w:qFormat/>
    <w:rsid w:val="005C1A3A"/>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5C1A3A"/>
    <w:pPr>
      <w:spacing w:before="120" w:after="0"/>
    </w:pPr>
    <w:rPr>
      <w:b/>
      <w:bCs/>
      <w:i/>
      <w:iCs/>
      <w:lang w:val="en-US"/>
    </w:rPr>
  </w:style>
  <w:style w:type="paragraph" w:styleId="TOC2">
    <w:name w:val="toc 2"/>
    <w:basedOn w:val="Normal"/>
    <w:next w:val="Normal"/>
    <w:autoRedefine/>
    <w:uiPriority w:val="39"/>
    <w:unhideWhenUsed/>
    <w:rsid w:val="005C1A3A"/>
    <w:pPr>
      <w:spacing w:before="120" w:after="0"/>
      <w:ind w:left="240"/>
    </w:pPr>
    <w:rPr>
      <w:b/>
      <w:bCs/>
      <w:sz w:val="22"/>
      <w:szCs w:val="22"/>
      <w:lang w:val="en-US"/>
    </w:rPr>
  </w:style>
  <w:style w:type="paragraph" w:styleId="NoSpacing">
    <w:name w:val="No Spacing"/>
    <w:uiPriority w:val="1"/>
    <w:qFormat/>
    <w:rsid w:val="009B71A8"/>
    <w:pPr>
      <w:spacing w:after="0" w:line="240" w:lineRule="auto"/>
    </w:pPr>
    <w:rPr>
      <w:lang w:val="en-US"/>
    </w:rPr>
  </w:style>
  <w:style w:type="character" w:styleId="Mention">
    <w:name w:val="Mention"/>
    <w:basedOn w:val="DefaultParagraphFont"/>
    <w:uiPriority w:val="99"/>
    <w:unhideWhenUsed/>
    <w:rsid w:val="009B71A8"/>
    <w:rPr>
      <w:color w:val="2B579A"/>
      <w:shd w:val="clear" w:color="auto" w:fill="E1DFDD"/>
    </w:rPr>
  </w:style>
  <w:style w:type="paragraph" w:customStyle="1" w:styleId="pf0">
    <w:name w:val="pf0"/>
    <w:basedOn w:val="Normal"/>
    <w:rsid w:val="00A35E29"/>
    <w:pPr>
      <w:spacing w:before="100" w:beforeAutospacing="1" w:after="100" w:afterAutospacing="1" w:line="240" w:lineRule="auto"/>
    </w:pPr>
    <w:rPr>
      <w:rFonts w:ascii="Times New Roman" w:eastAsia="Times New Roman" w:hAnsi="Times New Roman" w:cs="Times New Roman"/>
      <w:kern w:val="0"/>
      <w:lang w:val="de-DE" w:eastAsia="de-DE"/>
      <w14:ligatures w14:val="none"/>
    </w:rPr>
  </w:style>
  <w:style w:type="character" w:customStyle="1" w:styleId="cf01">
    <w:name w:val="cf01"/>
    <w:basedOn w:val="DefaultParagraphFont"/>
    <w:rsid w:val="00A35E29"/>
    <w:rPr>
      <w:rFonts w:ascii="Segoe UI" w:hAnsi="Segoe UI" w:cs="Segoe UI" w:hint="default"/>
      <w:b/>
      <w:bCs/>
      <w:color w:val="242424"/>
      <w:sz w:val="18"/>
      <w:szCs w:val="18"/>
      <w:shd w:val="clear" w:color="auto" w:fill="FFFFFF"/>
    </w:rPr>
  </w:style>
  <w:style w:type="character" w:customStyle="1" w:styleId="cf11">
    <w:name w:val="cf11"/>
    <w:basedOn w:val="DefaultParagraphFont"/>
    <w:rsid w:val="00A35E29"/>
    <w:rPr>
      <w:rFonts w:ascii="Segoe UI" w:hAnsi="Segoe UI" w:cs="Segoe UI" w:hint="default"/>
      <w:color w:val="242424"/>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743046">
      <w:bodyDiv w:val="1"/>
      <w:marLeft w:val="0"/>
      <w:marRight w:val="0"/>
      <w:marTop w:val="0"/>
      <w:marBottom w:val="0"/>
      <w:divBdr>
        <w:top w:val="none" w:sz="0" w:space="0" w:color="auto"/>
        <w:left w:val="none" w:sz="0" w:space="0" w:color="auto"/>
        <w:bottom w:val="none" w:sz="0" w:space="0" w:color="auto"/>
        <w:right w:val="none" w:sz="0" w:space="0" w:color="auto"/>
      </w:divBdr>
    </w:div>
    <w:div w:id="195126296">
      <w:bodyDiv w:val="1"/>
      <w:marLeft w:val="0"/>
      <w:marRight w:val="0"/>
      <w:marTop w:val="0"/>
      <w:marBottom w:val="0"/>
      <w:divBdr>
        <w:top w:val="none" w:sz="0" w:space="0" w:color="auto"/>
        <w:left w:val="none" w:sz="0" w:space="0" w:color="auto"/>
        <w:bottom w:val="none" w:sz="0" w:space="0" w:color="auto"/>
        <w:right w:val="none" w:sz="0" w:space="0" w:color="auto"/>
      </w:divBdr>
    </w:div>
    <w:div w:id="199322130">
      <w:bodyDiv w:val="1"/>
      <w:marLeft w:val="0"/>
      <w:marRight w:val="0"/>
      <w:marTop w:val="0"/>
      <w:marBottom w:val="0"/>
      <w:divBdr>
        <w:top w:val="none" w:sz="0" w:space="0" w:color="auto"/>
        <w:left w:val="none" w:sz="0" w:space="0" w:color="auto"/>
        <w:bottom w:val="none" w:sz="0" w:space="0" w:color="auto"/>
        <w:right w:val="none" w:sz="0" w:space="0" w:color="auto"/>
      </w:divBdr>
    </w:div>
    <w:div w:id="225996347">
      <w:bodyDiv w:val="1"/>
      <w:marLeft w:val="0"/>
      <w:marRight w:val="0"/>
      <w:marTop w:val="0"/>
      <w:marBottom w:val="0"/>
      <w:divBdr>
        <w:top w:val="none" w:sz="0" w:space="0" w:color="auto"/>
        <w:left w:val="none" w:sz="0" w:space="0" w:color="auto"/>
        <w:bottom w:val="none" w:sz="0" w:space="0" w:color="auto"/>
        <w:right w:val="none" w:sz="0" w:space="0" w:color="auto"/>
      </w:divBdr>
    </w:div>
    <w:div w:id="282808309">
      <w:bodyDiv w:val="1"/>
      <w:marLeft w:val="0"/>
      <w:marRight w:val="0"/>
      <w:marTop w:val="0"/>
      <w:marBottom w:val="0"/>
      <w:divBdr>
        <w:top w:val="none" w:sz="0" w:space="0" w:color="auto"/>
        <w:left w:val="none" w:sz="0" w:space="0" w:color="auto"/>
        <w:bottom w:val="none" w:sz="0" w:space="0" w:color="auto"/>
        <w:right w:val="none" w:sz="0" w:space="0" w:color="auto"/>
      </w:divBdr>
    </w:div>
    <w:div w:id="303506541">
      <w:bodyDiv w:val="1"/>
      <w:marLeft w:val="0"/>
      <w:marRight w:val="0"/>
      <w:marTop w:val="0"/>
      <w:marBottom w:val="0"/>
      <w:divBdr>
        <w:top w:val="none" w:sz="0" w:space="0" w:color="auto"/>
        <w:left w:val="none" w:sz="0" w:space="0" w:color="auto"/>
        <w:bottom w:val="none" w:sz="0" w:space="0" w:color="auto"/>
        <w:right w:val="none" w:sz="0" w:space="0" w:color="auto"/>
      </w:divBdr>
    </w:div>
    <w:div w:id="508299459">
      <w:bodyDiv w:val="1"/>
      <w:marLeft w:val="0"/>
      <w:marRight w:val="0"/>
      <w:marTop w:val="0"/>
      <w:marBottom w:val="0"/>
      <w:divBdr>
        <w:top w:val="none" w:sz="0" w:space="0" w:color="auto"/>
        <w:left w:val="none" w:sz="0" w:space="0" w:color="auto"/>
        <w:bottom w:val="none" w:sz="0" w:space="0" w:color="auto"/>
        <w:right w:val="none" w:sz="0" w:space="0" w:color="auto"/>
      </w:divBdr>
    </w:div>
    <w:div w:id="536621474">
      <w:bodyDiv w:val="1"/>
      <w:marLeft w:val="0"/>
      <w:marRight w:val="0"/>
      <w:marTop w:val="0"/>
      <w:marBottom w:val="0"/>
      <w:divBdr>
        <w:top w:val="none" w:sz="0" w:space="0" w:color="auto"/>
        <w:left w:val="none" w:sz="0" w:space="0" w:color="auto"/>
        <w:bottom w:val="none" w:sz="0" w:space="0" w:color="auto"/>
        <w:right w:val="none" w:sz="0" w:space="0" w:color="auto"/>
      </w:divBdr>
    </w:div>
    <w:div w:id="696660545">
      <w:bodyDiv w:val="1"/>
      <w:marLeft w:val="0"/>
      <w:marRight w:val="0"/>
      <w:marTop w:val="0"/>
      <w:marBottom w:val="0"/>
      <w:divBdr>
        <w:top w:val="none" w:sz="0" w:space="0" w:color="auto"/>
        <w:left w:val="none" w:sz="0" w:space="0" w:color="auto"/>
        <w:bottom w:val="none" w:sz="0" w:space="0" w:color="auto"/>
        <w:right w:val="none" w:sz="0" w:space="0" w:color="auto"/>
      </w:divBdr>
    </w:div>
    <w:div w:id="754596405">
      <w:bodyDiv w:val="1"/>
      <w:marLeft w:val="0"/>
      <w:marRight w:val="0"/>
      <w:marTop w:val="0"/>
      <w:marBottom w:val="0"/>
      <w:divBdr>
        <w:top w:val="none" w:sz="0" w:space="0" w:color="auto"/>
        <w:left w:val="none" w:sz="0" w:space="0" w:color="auto"/>
        <w:bottom w:val="none" w:sz="0" w:space="0" w:color="auto"/>
        <w:right w:val="none" w:sz="0" w:space="0" w:color="auto"/>
      </w:divBdr>
    </w:div>
    <w:div w:id="845360872">
      <w:bodyDiv w:val="1"/>
      <w:marLeft w:val="0"/>
      <w:marRight w:val="0"/>
      <w:marTop w:val="0"/>
      <w:marBottom w:val="0"/>
      <w:divBdr>
        <w:top w:val="none" w:sz="0" w:space="0" w:color="auto"/>
        <w:left w:val="none" w:sz="0" w:space="0" w:color="auto"/>
        <w:bottom w:val="none" w:sz="0" w:space="0" w:color="auto"/>
        <w:right w:val="none" w:sz="0" w:space="0" w:color="auto"/>
      </w:divBdr>
    </w:div>
    <w:div w:id="902104164">
      <w:bodyDiv w:val="1"/>
      <w:marLeft w:val="0"/>
      <w:marRight w:val="0"/>
      <w:marTop w:val="0"/>
      <w:marBottom w:val="0"/>
      <w:divBdr>
        <w:top w:val="none" w:sz="0" w:space="0" w:color="auto"/>
        <w:left w:val="none" w:sz="0" w:space="0" w:color="auto"/>
        <w:bottom w:val="none" w:sz="0" w:space="0" w:color="auto"/>
        <w:right w:val="none" w:sz="0" w:space="0" w:color="auto"/>
      </w:divBdr>
    </w:div>
    <w:div w:id="968783471">
      <w:bodyDiv w:val="1"/>
      <w:marLeft w:val="0"/>
      <w:marRight w:val="0"/>
      <w:marTop w:val="0"/>
      <w:marBottom w:val="0"/>
      <w:divBdr>
        <w:top w:val="none" w:sz="0" w:space="0" w:color="auto"/>
        <w:left w:val="none" w:sz="0" w:space="0" w:color="auto"/>
        <w:bottom w:val="none" w:sz="0" w:space="0" w:color="auto"/>
        <w:right w:val="none" w:sz="0" w:space="0" w:color="auto"/>
      </w:divBdr>
    </w:div>
    <w:div w:id="1046612147">
      <w:bodyDiv w:val="1"/>
      <w:marLeft w:val="0"/>
      <w:marRight w:val="0"/>
      <w:marTop w:val="0"/>
      <w:marBottom w:val="0"/>
      <w:divBdr>
        <w:top w:val="none" w:sz="0" w:space="0" w:color="auto"/>
        <w:left w:val="none" w:sz="0" w:space="0" w:color="auto"/>
        <w:bottom w:val="none" w:sz="0" w:space="0" w:color="auto"/>
        <w:right w:val="none" w:sz="0" w:space="0" w:color="auto"/>
      </w:divBdr>
    </w:div>
    <w:div w:id="1076829713">
      <w:bodyDiv w:val="1"/>
      <w:marLeft w:val="0"/>
      <w:marRight w:val="0"/>
      <w:marTop w:val="0"/>
      <w:marBottom w:val="0"/>
      <w:divBdr>
        <w:top w:val="none" w:sz="0" w:space="0" w:color="auto"/>
        <w:left w:val="none" w:sz="0" w:space="0" w:color="auto"/>
        <w:bottom w:val="none" w:sz="0" w:space="0" w:color="auto"/>
        <w:right w:val="none" w:sz="0" w:space="0" w:color="auto"/>
      </w:divBdr>
    </w:div>
    <w:div w:id="1123384665">
      <w:bodyDiv w:val="1"/>
      <w:marLeft w:val="0"/>
      <w:marRight w:val="0"/>
      <w:marTop w:val="0"/>
      <w:marBottom w:val="0"/>
      <w:divBdr>
        <w:top w:val="none" w:sz="0" w:space="0" w:color="auto"/>
        <w:left w:val="none" w:sz="0" w:space="0" w:color="auto"/>
        <w:bottom w:val="none" w:sz="0" w:space="0" w:color="auto"/>
        <w:right w:val="none" w:sz="0" w:space="0" w:color="auto"/>
      </w:divBdr>
    </w:div>
    <w:div w:id="1127160446">
      <w:bodyDiv w:val="1"/>
      <w:marLeft w:val="0"/>
      <w:marRight w:val="0"/>
      <w:marTop w:val="0"/>
      <w:marBottom w:val="0"/>
      <w:divBdr>
        <w:top w:val="none" w:sz="0" w:space="0" w:color="auto"/>
        <w:left w:val="none" w:sz="0" w:space="0" w:color="auto"/>
        <w:bottom w:val="none" w:sz="0" w:space="0" w:color="auto"/>
        <w:right w:val="none" w:sz="0" w:space="0" w:color="auto"/>
      </w:divBdr>
      <w:divsChild>
        <w:div w:id="2115510495">
          <w:marLeft w:val="0"/>
          <w:marRight w:val="0"/>
          <w:marTop w:val="0"/>
          <w:marBottom w:val="0"/>
          <w:divBdr>
            <w:top w:val="none" w:sz="0" w:space="0" w:color="auto"/>
            <w:left w:val="none" w:sz="0" w:space="0" w:color="auto"/>
            <w:bottom w:val="none" w:sz="0" w:space="0" w:color="auto"/>
            <w:right w:val="none" w:sz="0" w:space="0" w:color="auto"/>
          </w:divBdr>
        </w:div>
        <w:div w:id="484855725">
          <w:marLeft w:val="0"/>
          <w:marRight w:val="0"/>
          <w:marTop w:val="0"/>
          <w:marBottom w:val="0"/>
          <w:divBdr>
            <w:top w:val="none" w:sz="0" w:space="0" w:color="auto"/>
            <w:left w:val="none" w:sz="0" w:space="0" w:color="auto"/>
            <w:bottom w:val="none" w:sz="0" w:space="0" w:color="auto"/>
            <w:right w:val="none" w:sz="0" w:space="0" w:color="auto"/>
          </w:divBdr>
        </w:div>
      </w:divsChild>
    </w:div>
    <w:div w:id="1195925979">
      <w:bodyDiv w:val="1"/>
      <w:marLeft w:val="0"/>
      <w:marRight w:val="0"/>
      <w:marTop w:val="0"/>
      <w:marBottom w:val="0"/>
      <w:divBdr>
        <w:top w:val="none" w:sz="0" w:space="0" w:color="auto"/>
        <w:left w:val="none" w:sz="0" w:space="0" w:color="auto"/>
        <w:bottom w:val="none" w:sz="0" w:space="0" w:color="auto"/>
        <w:right w:val="none" w:sz="0" w:space="0" w:color="auto"/>
      </w:divBdr>
    </w:div>
    <w:div w:id="1260681248">
      <w:bodyDiv w:val="1"/>
      <w:marLeft w:val="0"/>
      <w:marRight w:val="0"/>
      <w:marTop w:val="0"/>
      <w:marBottom w:val="0"/>
      <w:divBdr>
        <w:top w:val="none" w:sz="0" w:space="0" w:color="auto"/>
        <w:left w:val="none" w:sz="0" w:space="0" w:color="auto"/>
        <w:bottom w:val="none" w:sz="0" w:space="0" w:color="auto"/>
        <w:right w:val="none" w:sz="0" w:space="0" w:color="auto"/>
      </w:divBdr>
    </w:div>
    <w:div w:id="1285698568">
      <w:bodyDiv w:val="1"/>
      <w:marLeft w:val="0"/>
      <w:marRight w:val="0"/>
      <w:marTop w:val="0"/>
      <w:marBottom w:val="0"/>
      <w:divBdr>
        <w:top w:val="none" w:sz="0" w:space="0" w:color="auto"/>
        <w:left w:val="none" w:sz="0" w:space="0" w:color="auto"/>
        <w:bottom w:val="none" w:sz="0" w:space="0" w:color="auto"/>
        <w:right w:val="none" w:sz="0" w:space="0" w:color="auto"/>
      </w:divBdr>
    </w:div>
    <w:div w:id="1306204509">
      <w:bodyDiv w:val="1"/>
      <w:marLeft w:val="0"/>
      <w:marRight w:val="0"/>
      <w:marTop w:val="0"/>
      <w:marBottom w:val="0"/>
      <w:divBdr>
        <w:top w:val="none" w:sz="0" w:space="0" w:color="auto"/>
        <w:left w:val="none" w:sz="0" w:space="0" w:color="auto"/>
        <w:bottom w:val="none" w:sz="0" w:space="0" w:color="auto"/>
        <w:right w:val="none" w:sz="0" w:space="0" w:color="auto"/>
      </w:divBdr>
    </w:div>
    <w:div w:id="1315600563">
      <w:bodyDiv w:val="1"/>
      <w:marLeft w:val="0"/>
      <w:marRight w:val="0"/>
      <w:marTop w:val="0"/>
      <w:marBottom w:val="0"/>
      <w:divBdr>
        <w:top w:val="none" w:sz="0" w:space="0" w:color="auto"/>
        <w:left w:val="none" w:sz="0" w:space="0" w:color="auto"/>
        <w:bottom w:val="none" w:sz="0" w:space="0" w:color="auto"/>
        <w:right w:val="none" w:sz="0" w:space="0" w:color="auto"/>
      </w:divBdr>
    </w:div>
    <w:div w:id="1327514413">
      <w:bodyDiv w:val="1"/>
      <w:marLeft w:val="0"/>
      <w:marRight w:val="0"/>
      <w:marTop w:val="0"/>
      <w:marBottom w:val="0"/>
      <w:divBdr>
        <w:top w:val="none" w:sz="0" w:space="0" w:color="auto"/>
        <w:left w:val="none" w:sz="0" w:space="0" w:color="auto"/>
        <w:bottom w:val="none" w:sz="0" w:space="0" w:color="auto"/>
        <w:right w:val="none" w:sz="0" w:space="0" w:color="auto"/>
      </w:divBdr>
    </w:div>
    <w:div w:id="1354770032">
      <w:bodyDiv w:val="1"/>
      <w:marLeft w:val="0"/>
      <w:marRight w:val="0"/>
      <w:marTop w:val="0"/>
      <w:marBottom w:val="0"/>
      <w:divBdr>
        <w:top w:val="none" w:sz="0" w:space="0" w:color="auto"/>
        <w:left w:val="none" w:sz="0" w:space="0" w:color="auto"/>
        <w:bottom w:val="none" w:sz="0" w:space="0" w:color="auto"/>
        <w:right w:val="none" w:sz="0" w:space="0" w:color="auto"/>
      </w:divBdr>
      <w:divsChild>
        <w:div w:id="1365449816">
          <w:marLeft w:val="0"/>
          <w:marRight w:val="0"/>
          <w:marTop w:val="0"/>
          <w:marBottom w:val="0"/>
          <w:divBdr>
            <w:top w:val="none" w:sz="0" w:space="0" w:color="auto"/>
            <w:left w:val="none" w:sz="0" w:space="0" w:color="auto"/>
            <w:bottom w:val="none" w:sz="0" w:space="0" w:color="auto"/>
            <w:right w:val="none" w:sz="0" w:space="0" w:color="auto"/>
          </w:divBdr>
        </w:div>
        <w:div w:id="416442381">
          <w:marLeft w:val="0"/>
          <w:marRight w:val="0"/>
          <w:marTop w:val="0"/>
          <w:marBottom w:val="0"/>
          <w:divBdr>
            <w:top w:val="none" w:sz="0" w:space="0" w:color="auto"/>
            <w:left w:val="none" w:sz="0" w:space="0" w:color="auto"/>
            <w:bottom w:val="none" w:sz="0" w:space="0" w:color="auto"/>
            <w:right w:val="none" w:sz="0" w:space="0" w:color="auto"/>
          </w:divBdr>
        </w:div>
      </w:divsChild>
    </w:div>
    <w:div w:id="1363942416">
      <w:bodyDiv w:val="1"/>
      <w:marLeft w:val="0"/>
      <w:marRight w:val="0"/>
      <w:marTop w:val="0"/>
      <w:marBottom w:val="0"/>
      <w:divBdr>
        <w:top w:val="none" w:sz="0" w:space="0" w:color="auto"/>
        <w:left w:val="none" w:sz="0" w:space="0" w:color="auto"/>
        <w:bottom w:val="none" w:sz="0" w:space="0" w:color="auto"/>
        <w:right w:val="none" w:sz="0" w:space="0" w:color="auto"/>
      </w:divBdr>
    </w:div>
    <w:div w:id="1410808141">
      <w:bodyDiv w:val="1"/>
      <w:marLeft w:val="0"/>
      <w:marRight w:val="0"/>
      <w:marTop w:val="0"/>
      <w:marBottom w:val="0"/>
      <w:divBdr>
        <w:top w:val="none" w:sz="0" w:space="0" w:color="auto"/>
        <w:left w:val="none" w:sz="0" w:space="0" w:color="auto"/>
        <w:bottom w:val="none" w:sz="0" w:space="0" w:color="auto"/>
        <w:right w:val="none" w:sz="0" w:space="0" w:color="auto"/>
      </w:divBdr>
    </w:div>
    <w:div w:id="1413158027">
      <w:bodyDiv w:val="1"/>
      <w:marLeft w:val="0"/>
      <w:marRight w:val="0"/>
      <w:marTop w:val="0"/>
      <w:marBottom w:val="0"/>
      <w:divBdr>
        <w:top w:val="none" w:sz="0" w:space="0" w:color="auto"/>
        <w:left w:val="none" w:sz="0" w:space="0" w:color="auto"/>
        <w:bottom w:val="none" w:sz="0" w:space="0" w:color="auto"/>
        <w:right w:val="none" w:sz="0" w:space="0" w:color="auto"/>
      </w:divBdr>
    </w:div>
    <w:div w:id="1539199925">
      <w:bodyDiv w:val="1"/>
      <w:marLeft w:val="0"/>
      <w:marRight w:val="0"/>
      <w:marTop w:val="0"/>
      <w:marBottom w:val="0"/>
      <w:divBdr>
        <w:top w:val="none" w:sz="0" w:space="0" w:color="auto"/>
        <w:left w:val="none" w:sz="0" w:space="0" w:color="auto"/>
        <w:bottom w:val="none" w:sz="0" w:space="0" w:color="auto"/>
        <w:right w:val="none" w:sz="0" w:space="0" w:color="auto"/>
      </w:divBdr>
    </w:div>
    <w:div w:id="1617059996">
      <w:bodyDiv w:val="1"/>
      <w:marLeft w:val="0"/>
      <w:marRight w:val="0"/>
      <w:marTop w:val="0"/>
      <w:marBottom w:val="0"/>
      <w:divBdr>
        <w:top w:val="none" w:sz="0" w:space="0" w:color="auto"/>
        <w:left w:val="none" w:sz="0" w:space="0" w:color="auto"/>
        <w:bottom w:val="none" w:sz="0" w:space="0" w:color="auto"/>
        <w:right w:val="none" w:sz="0" w:space="0" w:color="auto"/>
      </w:divBdr>
    </w:div>
    <w:div w:id="1651903644">
      <w:bodyDiv w:val="1"/>
      <w:marLeft w:val="0"/>
      <w:marRight w:val="0"/>
      <w:marTop w:val="0"/>
      <w:marBottom w:val="0"/>
      <w:divBdr>
        <w:top w:val="none" w:sz="0" w:space="0" w:color="auto"/>
        <w:left w:val="none" w:sz="0" w:space="0" w:color="auto"/>
        <w:bottom w:val="none" w:sz="0" w:space="0" w:color="auto"/>
        <w:right w:val="none" w:sz="0" w:space="0" w:color="auto"/>
      </w:divBdr>
    </w:div>
    <w:div w:id="1864437181">
      <w:bodyDiv w:val="1"/>
      <w:marLeft w:val="0"/>
      <w:marRight w:val="0"/>
      <w:marTop w:val="0"/>
      <w:marBottom w:val="0"/>
      <w:divBdr>
        <w:top w:val="none" w:sz="0" w:space="0" w:color="auto"/>
        <w:left w:val="none" w:sz="0" w:space="0" w:color="auto"/>
        <w:bottom w:val="none" w:sz="0" w:space="0" w:color="auto"/>
        <w:right w:val="none" w:sz="0" w:space="0" w:color="auto"/>
      </w:divBdr>
    </w:div>
    <w:div w:id="1948923673">
      <w:bodyDiv w:val="1"/>
      <w:marLeft w:val="0"/>
      <w:marRight w:val="0"/>
      <w:marTop w:val="0"/>
      <w:marBottom w:val="0"/>
      <w:divBdr>
        <w:top w:val="none" w:sz="0" w:space="0" w:color="auto"/>
        <w:left w:val="none" w:sz="0" w:space="0" w:color="auto"/>
        <w:bottom w:val="none" w:sz="0" w:space="0" w:color="auto"/>
        <w:right w:val="none" w:sz="0" w:space="0" w:color="auto"/>
      </w:divBdr>
    </w:div>
    <w:div w:id="2041934351">
      <w:bodyDiv w:val="1"/>
      <w:marLeft w:val="0"/>
      <w:marRight w:val="0"/>
      <w:marTop w:val="0"/>
      <w:marBottom w:val="0"/>
      <w:divBdr>
        <w:top w:val="none" w:sz="0" w:space="0" w:color="auto"/>
        <w:left w:val="none" w:sz="0" w:space="0" w:color="auto"/>
        <w:bottom w:val="none" w:sz="0" w:space="0" w:color="auto"/>
        <w:right w:val="none" w:sz="0" w:space="0" w:color="auto"/>
      </w:divBdr>
    </w:div>
    <w:div w:id="2053655353">
      <w:bodyDiv w:val="1"/>
      <w:marLeft w:val="0"/>
      <w:marRight w:val="0"/>
      <w:marTop w:val="0"/>
      <w:marBottom w:val="0"/>
      <w:divBdr>
        <w:top w:val="none" w:sz="0" w:space="0" w:color="auto"/>
        <w:left w:val="none" w:sz="0" w:space="0" w:color="auto"/>
        <w:bottom w:val="none" w:sz="0" w:space="0" w:color="auto"/>
        <w:right w:val="none" w:sz="0" w:space="0" w:color="auto"/>
      </w:divBdr>
    </w:div>
    <w:div w:id="2127235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mailto:flow@elavon.eu"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yperlink" Target="mailto:flow@elavon.eu"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https://api.elavon.wiseflow.ai" TargetMode="External"/><Relationship Id="rId25"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hyperlink" Target="https://sandbox.elavon.wiseflow.ai" TargetMode="Externa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footnotes" Target="footnotes.xml"/><Relationship Id="rId19" Type="http://schemas.openxmlformats.org/officeDocument/2006/relationships/hyperlink" Target="https://flow.elavon.eu"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831075EF-01FE-4570-AFB1-85F1D6A71556}">
    <t:Anchor>
      <t:Comment id="627443283"/>
    </t:Anchor>
    <t:History>
      <t:Event id="{949FCCDA-2B7C-4DB5-ADA7-2FE81D28B4AD}" time="2025-03-14T15:37:18.205Z">
        <t:Attribution userId="S::salah@wiseflow.ai::a076dbf2-b7e5-4ded-8211-aca8902ca45e" userProvider="AD" userName="Salah Gobara"/>
        <t:Anchor>
          <t:Comment id="627443283"/>
        </t:Anchor>
        <t:Create/>
      </t:Event>
      <t:Event id="{CAAE31B7-6807-4297-B172-4A84AF623CA1}" time="2025-03-14T15:37:18.205Z">
        <t:Attribution userId="S::salah@wiseflow.ai::a076dbf2-b7e5-4ded-8211-aca8902ca45e" userProvider="AD" userName="Salah Gobara"/>
        <t:Anchor>
          <t:Comment id="627443283"/>
        </t:Anchor>
        <t:Assign userId="S::teresa.byrne@wiseflow.ai::0e9da1fe-1f48-42f1-8fd3-c509c84a2db5" userProvider="AD" userName="Teresa Byrne"/>
      </t:Event>
      <t:Event id="{19736C53-A04A-4440-AAE2-46779E1D2337}" time="2025-03-14T15:37:18.205Z">
        <t:Attribution userId="S::salah@wiseflow.ai::a076dbf2-b7e5-4ded-8211-aca8902ca45e" userProvider="AD" userName="Salah Gobara"/>
        <t:Anchor>
          <t:Comment id="627443283"/>
        </t:Anchor>
        <t:SetTitle title="@Teresa - like with the comment above, we might just want to be careful with the wording here and relax it slightly"/>
      </t:Event>
    </t:History>
  </t:Task>
  <t:Task id="{90D4ACBF-AAE8-47B3-BB55-D3F3743F3BF9}">
    <t:Anchor>
      <t:Comment id="1504657122"/>
    </t:Anchor>
    <t:History>
      <t:Event id="{69E04AC1-ABC1-4BBF-BA0C-23A9C29B3BFC}" time="2025-03-14T15:47:00.97Z">
        <t:Attribution userId="S::salah@wiseflow.ai::a076dbf2-b7e5-4ded-8211-aca8902ca45e" userProvider="AD" userName="Salah Gobara"/>
        <t:Anchor>
          <t:Comment id="1504657122"/>
        </t:Anchor>
        <t:Create/>
      </t:Event>
      <t:Event id="{E1E0591B-BAAD-4A5B-97A8-C6EE2317DEC0}" time="2025-03-14T15:47:00.97Z">
        <t:Attribution userId="S::salah@wiseflow.ai::a076dbf2-b7e5-4ded-8211-aca8902ca45e" userProvider="AD" userName="Salah Gobara"/>
        <t:Anchor>
          <t:Comment id="1504657122"/>
        </t:Anchor>
        <t:Assign userId="S::teresa.byrne@wiseflow.ai::0e9da1fe-1f48-42f1-8fd3-c509c84a2db5" userProvider="AD" userName="Teresa Byrne"/>
      </t:Event>
      <t:Event id="{E0FD77DB-E3A1-47A5-8183-341EED686836}" time="2025-03-14T15:47:00.97Z">
        <t:Attribution userId="S::salah@wiseflow.ai::a076dbf2-b7e5-4ded-8211-aca8902ca45e" userProvider="AD" userName="Salah Gobara"/>
        <t:Anchor>
          <t:Comment id="1504657122"/>
        </t:Anchor>
        <t:SetTitle title="@Teresa - We might need to be careful again with the wording here. Lots of ways they could use this to make us to unwanted work. I think with this comment and all of the above ones lets use what Dave sent to us were the problems. I have listed them here…"/>
      </t:Event>
    </t:History>
  </t:Task>
  <t:Task id="{EA4221FC-5D29-4B8A-98B0-81F7C96C5523}">
    <t:Anchor>
      <t:Comment id="942565303"/>
    </t:Anchor>
    <t:History>
      <t:Event id="{F95517AC-1BA5-4906-8CF4-EC85DF9E5874}" time="2025-03-14T16:21:07.851Z">
        <t:Attribution userId="S::salah@wiseflow.ai::a076dbf2-b7e5-4ded-8211-aca8902ca45e" userProvider="AD" userName="Salah Gobara"/>
        <t:Anchor>
          <t:Comment id="942565303"/>
        </t:Anchor>
        <t:Create/>
      </t:Event>
      <t:Event id="{AF5FCA82-F9B4-445D-8B5C-2C53F5EDB9DC}" time="2025-03-14T16:21:07.851Z">
        <t:Attribution userId="S::salah@wiseflow.ai::a076dbf2-b7e5-4ded-8211-aca8902ca45e" userProvider="AD" userName="Salah Gobara"/>
        <t:Anchor>
          <t:Comment id="942565303"/>
        </t:Anchor>
        <t:Assign userId="S::teresa.byrne@wiseflow.ai::0e9da1fe-1f48-42f1-8fd3-c509c84a2db5" userProvider="AD" userName="Teresa Byrne"/>
      </t:Event>
      <t:Event id="{6060B126-9366-48B2-8826-8D3ADB5BDD08}" time="2025-03-14T16:21:07.851Z">
        <t:Attribution userId="S::salah@wiseflow.ai::a076dbf2-b7e5-4ded-8211-aca8902ca45e" userProvider="AD" userName="Salah Gobara"/>
        <t:Anchor>
          <t:Comment id="942565303"/>
        </t:Anchor>
        <t:SetTitle title="@Teresa - Setup fee might be too low here, we might need to get a better understanding of what they us to do. For example, if we are creating all of the onboarding forms and workflows might take us a couple of weeks. We might need to align on if we …"/>
      </t:Event>
    </t:History>
  </t:Task>
  <t:Task id="{CEED6FFF-222A-456C-A0CD-80797B76CAE8}">
    <t:Anchor>
      <t:Comment id="1721178651"/>
    </t:Anchor>
    <t:History>
      <t:Event id="{40E29F38-4642-4002-B873-FC4AD00EF565}" time="2025-03-14T15:55:35.538Z">
        <t:Attribution userId="S::salah@wiseflow.ai::a076dbf2-b7e5-4ded-8211-aca8902ca45e" userProvider="AD" userName="Salah Gobara"/>
        <t:Anchor>
          <t:Comment id="1721178651"/>
        </t:Anchor>
        <t:Create/>
      </t:Event>
      <t:Event id="{4B48C602-EAC8-43B0-B922-BFA785089E74}" time="2025-03-14T15:55:35.538Z">
        <t:Attribution userId="S::salah@wiseflow.ai::a076dbf2-b7e5-4ded-8211-aca8902ca45e" userProvider="AD" userName="Salah Gobara"/>
        <t:Anchor>
          <t:Comment id="1721178651"/>
        </t:Anchor>
        <t:Assign userId="S::teresa.byrne@wiseflow.ai::0e9da1fe-1f48-42f1-8fd3-c509c84a2db5" userProvider="AD" userName="Teresa Byrne"/>
      </t:Event>
      <t:Event id="{0899274C-C270-4CD6-9751-72AB6FDB5679}" time="2025-03-14T15:55:35.538Z">
        <t:Attribution userId="S::salah@wiseflow.ai::a076dbf2-b7e5-4ded-8211-aca8902ca45e" userProvider="AD" userName="Salah Gobara"/>
        <t:Anchor>
          <t:Comment id="1721178651"/>
        </t:Anchor>
        <t:SetTitle title="@Teresa - This would be the On Prem solution, we would be hosting on our side initially."/>
      </t:Event>
    </t:History>
  </t:Task>
  <t:Task id="{D6FB6D5D-334F-4DFD-BA4C-611327742317}">
    <t:Anchor>
      <t:Comment id="1862673917"/>
    </t:Anchor>
    <t:History>
      <t:Event id="{178F7D02-6311-4A07-AFE5-245414AACBA9}" time="2025-03-14T15:35:47.115Z">
        <t:Attribution userId="S::salah@wiseflow.ai::a076dbf2-b7e5-4ded-8211-aca8902ca45e" userProvider="AD" userName="Salah Gobara"/>
        <t:Anchor>
          <t:Comment id="1862673917"/>
        </t:Anchor>
        <t:Create/>
      </t:Event>
      <t:Event id="{E6F8EC04-7546-41A7-8D03-657A483A3E07}" time="2025-03-14T15:35:47.115Z">
        <t:Attribution userId="S::salah@wiseflow.ai::a076dbf2-b7e5-4ded-8211-aca8902ca45e" userProvider="AD" userName="Salah Gobara"/>
        <t:Anchor>
          <t:Comment id="1862673917"/>
        </t:Anchor>
        <t:Assign userId="S::teresa.byrne@wiseflow.ai::0e9da1fe-1f48-42f1-8fd3-c509c84a2db5" userProvider="AD" userName="Teresa Byrne"/>
      </t:Event>
      <t:Event id="{8C16B14F-DBF8-468F-B1E3-B2E3224E4379}" time="2025-03-14T15:35:47.115Z">
        <t:Attribution userId="S::salah@wiseflow.ai::a076dbf2-b7e5-4ded-8211-aca8902ca45e" userProvider="AD" userName="Salah Gobara"/>
        <t:Anchor>
          <t:Comment id="1862673917"/>
        </t:Anchor>
        <t:SetTitle title="@Teresa - Wording here might be too strong. We might not be able to automate the full process and remove all manual intervention, especially as we haven't seen the other enterprise onboarding teams processes. We might just want to relax this slightly."/>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SharedContentType xmlns="Microsoft.SharePoint.Taxonomy.ContentTypeSync" SourceId="892ce100-f48c-4d2e-967b-63d9bd68fd94" ContentTypeId="0x010100C4EF1D7FEF5EDF44BC0AF4BBAA48277D" PreviousValue="false" LastSyncTimeStamp="2016-09-16T16:06:33.11Z"/>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ClientName xmlns="d763179c-d1b7-4a5d-a5d8-b8128ce4627c">Vizopay Ltd</ClientName>
    <ClientCode xmlns="d763179c-d1b7-4a5d-a5d8-b8128ce4627c">7368</ClientCode>
    <MatterName xmlns="d763179c-d1b7-4a5d-a5d8-b8128ce4627c">Agreement with Elavon - Vizopay Ltd</MatterName>
    <MatterCode xmlns="d763179c-d1b7-4a5d-a5d8-b8128ce4627c">31643</MatterCode>
    <c0f648c22f194ccb8f65a1cc90df6d37 xmlns="d763179c-d1b7-4a5d-a5d8-b8128ce4627c">
      <Terms xmlns="http://schemas.microsoft.com/office/infopath/2007/PartnerControls">
        <TermInfo>
          <TermName>Technology</TermName>
          <TermId>52f04cff-1727-4fe6-b3bb-664ec4e9b6ed</TermId>
        </TermInfo>
      </Terms>
    </c0f648c22f194ccb8f65a1cc90df6d37>
    <Notes1 xmlns="d763179c-d1b7-4a5d-a5d8-b8128ce4627c" xmlns:ns1="http://www.w3.org/2001/XMLSchema-instance" ns1:nil="true"/>
    <TaxCatchAll xmlns="d763179c-d1b7-4a5d-a5d8-b8128ce4627c"/>
  </documentManagement>
</p:properties>
</file>

<file path=customXml/itemProps1.xml><?xml version="1.0" encoding="utf-8"?>
<ds:datastoreItem xmlns:ds="http://schemas.openxmlformats.org/officeDocument/2006/customXml" ds:itemID="{DBBEB090-7029-48DC-932C-FE06F9B7A260}">
  <ds:schemaRefs>
    <ds:schemaRef ds:uri="http://schemas.microsoft.com/sharepoint/v3/contenttype/forms"/>
  </ds:schemaRefs>
</ds:datastoreItem>
</file>

<file path=customXml/itemProps2.xml><?xml version="1.0" encoding="utf-8"?>
<ds:datastoreItem xmlns:ds="http://schemas.openxmlformats.org/officeDocument/2006/customXml" ds:itemID="{525AABAF-EC7D-4C56-8E70-598253E893D6}">
  <ds:schemaRefs>
    <ds:schemaRef ds:uri="http://schemas.microsoft.com/sharepoint/events"/>
  </ds:schemaRefs>
</ds:datastoreItem>
</file>

<file path=customXml/itemProps3.xml><?xml version="1.0" encoding="utf-8"?>
<ds:datastoreItem xmlns:ds="http://schemas.openxmlformats.org/officeDocument/2006/customXml" ds:itemID="{1842A872-CF92-4851-B11F-76ABBAED79CF}">
  <ds:schemaRefs>
    <ds:schemaRef ds:uri="Microsoft.SharePoint.Taxonomy.ContentTypeSync"/>
  </ds:schemaRefs>
</ds:datastoreItem>
</file>

<file path=customXml/itemProps4.xml><?xml version="1.0" encoding="utf-8"?>
<ds:datastoreItem xmlns:ds="http://schemas.openxmlformats.org/officeDocument/2006/customXml" ds:itemID="{801E2DCD-6359-42D4-ACC6-9916E55E77F0}">
  <ds:schemaRefs>
    <ds:schemaRef ds:uri="http://schemas.openxmlformats.org/officeDocument/2006/bibliography"/>
  </ds:schemaRefs>
</ds:datastoreItem>
</file>

<file path=customXml/itemProps5.xml><?xml version="1.0" encoding="utf-8"?>
<ds:datastoreItem xmlns:ds="http://schemas.openxmlformats.org/officeDocument/2006/customXml" ds:itemID="{97BC768F-2D24-43F5-9479-658187F53C9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3436</Words>
  <Characters>21341</Characters>
  <Application>Microsoft Office Word</Application>
  <DocSecurity>0</DocSecurity>
  <Lines>520</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Teresa Byrne</dc:creator>
  <cp:keywords/>
  <dc:description/>
  <cp:lastModifiedBy>David Sant</cp:lastModifiedBy>
  <cp:revision>2</cp:revision>
  <cp:lastPrinted>2025-03-25T08:43:00Z</cp:lastPrinted>
  <dcterms:created xsi:type="dcterms:W3CDTF">2025-12-01T22:27:00Z</dcterms:created>
  <dcterms:modified xsi:type="dcterms:W3CDTF">2025-12-01T22:27:00Z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0x010100C4EF1D7FEF5EDF44BC0AF4BBAA48277D00D3B1A9284EDCB249A7FEC3A03BF74A4D</vt:lpwstr>
  </property>
  <property fmtid="{D5CDD505-2E9C-101B-9397-08002B2CF9AE}" pid="3" name="MSIP_Label_320df1db-9955-4087-a541-42c2f5a9332e_Enabled">
    <vt:lpwstr>true</vt:lpwstr>
  </property>
  <property fmtid="{D5CDD505-2E9C-101B-9397-08002B2CF9AE}" pid="4" name="MSIP_Label_320df1db-9955-4087-a541-42c2f5a9332e_SetDate">
    <vt:lpwstr>2025-10-01T08:28:51Z</vt:lpwstr>
  </property>
  <property fmtid="{D5CDD505-2E9C-101B-9397-08002B2CF9AE}" pid="5" name="MSIP_Label_320df1db-9955-4087-a541-42c2f5a9332e_Method">
    <vt:lpwstr>Standard</vt:lpwstr>
  </property>
  <property fmtid="{D5CDD505-2E9C-101B-9397-08002B2CF9AE}" pid="6" name="MSIP_Label_320df1db-9955-4087-a541-42c2f5a9332e_Name">
    <vt:lpwstr>Confidential Information</vt:lpwstr>
  </property>
  <property fmtid="{D5CDD505-2E9C-101B-9397-08002B2CF9AE}" pid="7" name="MSIP_Label_320df1db-9955-4087-a541-42c2f5a9332e_SiteId">
    <vt:lpwstr>eef95730-77bf-4663-a55d-1ddff9335b5b</vt:lpwstr>
  </property>
  <property fmtid="{D5CDD505-2E9C-101B-9397-08002B2CF9AE}" pid="8" name="MSIP_Label_320df1db-9955-4087-a541-42c2f5a9332e_ActionId">
    <vt:lpwstr>b18314b1-18ef-4396-a180-0841663d6b45</vt:lpwstr>
  </property>
  <property fmtid="{D5CDD505-2E9C-101B-9397-08002B2CF9AE}" pid="9" name="MSIP_Label_320df1db-9955-4087-a541-42c2f5a9332e_ContentBits">
    <vt:lpwstr>0</vt:lpwstr>
  </property>
  <property fmtid="{D5CDD505-2E9C-101B-9397-08002B2CF9AE}" pid="10" name="MSIP_Label_320df1db-9955-4087-a541-42c2f5a9332e_Tag">
    <vt:lpwstr>10, 3, 0, 1</vt:lpwstr>
  </property>
  <property fmtid="{D5CDD505-2E9C-101B-9397-08002B2CF9AE}" pid="11" name="ContentType">
    <vt:lpwstr>DMS Document</vt:lpwstr>
  </property>
  <property fmtid="{D5CDD505-2E9C-101B-9397-08002B2CF9AE}" pid="12" name="Title">
    <vt:lpwstr/>
  </property>
  <property fmtid="{D5CDD505-2E9C-101B-9397-08002B2CF9AE}" pid="13" name="ClientName">
    <vt:lpwstr>Vizopay Ltd</vt:lpwstr>
  </property>
  <property fmtid="{D5CDD505-2E9C-101B-9397-08002B2CF9AE}" pid="14" name="ClientCode">
    <vt:lpwstr>7368</vt:lpwstr>
  </property>
  <property fmtid="{D5CDD505-2E9C-101B-9397-08002B2CF9AE}" pid="15" name="MatterName">
    <vt:lpwstr>Agreement with Elavon - Vizopay Ltd</vt:lpwstr>
  </property>
  <property fmtid="{D5CDD505-2E9C-101B-9397-08002B2CF9AE}" pid="16" name="MatterCode">
    <vt:lpwstr>31643</vt:lpwstr>
  </property>
  <property fmtid="{D5CDD505-2E9C-101B-9397-08002B2CF9AE}" pid="17" name="c0f648c22f194ccb8f65a1cc90df6d37">
    <vt:lpwstr>Technology|52f04cff-1727-4fe6-b3bb-664ec4e9b6ed</vt:lpwstr>
  </property>
  <property fmtid="{D5CDD505-2E9C-101B-9397-08002B2CF9AE}" pid="18" name="PracticeArea">
    <vt:lpwstr>-1;#Technology|52f04cff-1727-4fe6-b3bb-664ec4e9b6ed</vt:lpwstr>
  </property>
  <property fmtid="{D5CDD505-2E9C-101B-9397-08002B2CF9AE}" pid="19" name="Notes1">
    <vt:lpwstr/>
  </property>
  <property fmtid="{D5CDD505-2E9C-101B-9397-08002B2CF9AE}" pid="20" name="_dlc_DocIdItemGuid">
    <vt:lpwstr>56870f06-de80-4ef1-a41e-aabe0445b954</vt:lpwstr>
  </property>
  <property fmtid="{D5CDD505-2E9C-101B-9397-08002B2CF9AE}" pid="21" name="Created">
    <vt:lpwstr>2025-12-01T21:39:00+00:00</vt:lpwstr>
  </property>
  <property fmtid="{D5CDD505-2E9C-101B-9397-08002B2CF9AE}" pid="22" name="Modified">
    <vt:lpwstr>2025-12-01T22:24:00+00:00</vt:lpwstr>
  </property>
</Properties>
</file>