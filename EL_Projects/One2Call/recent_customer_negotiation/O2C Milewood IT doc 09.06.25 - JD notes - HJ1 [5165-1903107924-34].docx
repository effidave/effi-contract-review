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E965E" w14:textId="058D89D5" w:rsidR="007715EC" w:rsidRDefault="008A2C25" w:rsidP="007715EC">
      <w:pPr>
        <w:ind w:left="-851" w:right="-759"/>
        <w:rPr>
          <w:lang w:val="en-GB"/>
        </w:rPr>
      </w:pPr>
      <w:r>
        <w:rPr>
          <w:b/>
          <w:bCs/>
          <w:lang w:val="en-GB"/>
        </w:rPr>
        <w:t xml:space="preserve">Notes from proposal – JD </w:t>
      </w:r>
      <w:proofErr w:type="gramStart"/>
      <w:r>
        <w:rPr>
          <w:b/>
          <w:bCs/>
          <w:lang w:val="en-GB"/>
        </w:rPr>
        <w:t>edit;</w:t>
      </w:r>
      <w:proofErr w:type="gramEnd"/>
    </w:p>
    <w:p w14:paraId="5B6B28D0" w14:textId="77777777" w:rsidR="00D56756" w:rsidRDefault="00D56756" w:rsidP="007715EC">
      <w:pPr>
        <w:ind w:right="-759"/>
        <w:rPr>
          <w:lang w:val="en-GB"/>
        </w:rPr>
      </w:pPr>
    </w:p>
    <w:tbl>
      <w:tblPr>
        <w:tblStyle w:val="TableGrid"/>
        <w:tblW w:w="19704" w:type="dxa"/>
        <w:tblInd w:w="-1139" w:type="dxa"/>
        <w:tblLook w:val="04A0" w:firstRow="1" w:lastRow="0" w:firstColumn="1" w:lastColumn="0" w:noHBand="0" w:noVBand="1"/>
      </w:tblPr>
      <w:tblGrid>
        <w:gridCol w:w="1560"/>
        <w:gridCol w:w="9072"/>
        <w:gridCol w:w="9072"/>
      </w:tblGrid>
      <w:tr w:rsidR="00D56756" w:rsidRPr="00D56756" w14:paraId="57309932"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C69D4A8" w14:textId="77777777" w:rsidR="00D56756" w:rsidRPr="00D56756" w:rsidRDefault="00D56756" w:rsidP="00D56756">
            <w:pPr>
              <w:ind w:right="-759"/>
              <w:rPr>
                <w:rFonts w:eastAsia="Times New Roman" w:cs="Times New Roman"/>
                <w:b/>
                <w:bCs/>
                <w:lang w:val="en-GB"/>
              </w:rPr>
            </w:pPr>
            <w:r w:rsidRPr="00D56756">
              <w:rPr>
                <w:rFonts w:eastAsia="Times New Roman" w:cs="Times New Roman"/>
                <w:b/>
                <w:bCs/>
                <w:lang w:val="en-GB"/>
              </w:rPr>
              <w:t>Clause:</w:t>
            </w:r>
          </w:p>
        </w:tc>
        <w:tc>
          <w:tcPr>
            <w:tcW w:w="907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30FFB83" w14:textId="77777777" w:rsidR="00D56756" w:rsidRPr="00D56756" w:rsidRDefault="00D56756" w:rsidP="00D56756">
            <w:pPr>
              <w:ind w:right="-759"/>
              <w:rPr>
                <w:rFonts w:eastAsia="Times New Roman" w:cs="Times New Roman"/>
                <w:b/>
                <w:bCs/>
                <w:lang w:val="en-GB"/>
              </w:rPr>
            </w:pPr>
            <w:r w:rsidRPr="00D56756">
              <w:rPr>
                <w:rFonts w:eastAsia="Times New Roman" w:cs="Times New Roman"/>
                <w:b/>
                <w:bCs/>
                <w:lang w:val="en-GB"/>
              </w:rPr>
              <w:t>Comment:</w:t>
            </w:r>
          </w:p>
        </w:tc>
      </w:tr>
      <w:tr w:rsidR="00937F78" w:rsidRPr="00D56756" w14:paraId="704111C3"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4E67D4C7" w14:textId="3DC517F0" w:rsidR="00372110" w:rsidRDefault="00372110" w:rsidP="00D56756">
            <w:pPr>
              <w:ind w:right="-759"/>
              <w:rPr>
                <w:lang w:val="en-GB"/>
              </w:rPr>
            </w:pPr>
            <w:r>
              <w:rPr>
                <w:lang w:val="en-GB"/>
              </w:rPr>
              <w:t>SLA</w:t>
            </w:r>
          </w:p>
          <w:p w14:paraId="01BDB54A" w14:textId="2AEC82EF" w:rsidR="00937F78" w:rsidRPr="00D56756" w:rsidRDefault="00FC20F0" w:rsidP="00D56756">
            <w:pPr>
              <w:ind w:right="-759"/>
              <w:rPr>
                <w:lang w:val="en-GB"/>
              </w:rPr>
            </w:pPr>
            <w:r>
              <w:rPr>
                <w:lang w:val="en-GB"/>
              </w:rPr>
              <w:t>4.7</w:t>
            </w:r>
          </w:p>
        </w:tc>
        <w:tc>
          <w:tcPr>
            <w:tcW w:w="9072" w:type="dxa"/>
            <w:tcBorders>
              <w:top w:val="single" w:sz="4" w:space="0" w:color="auto"/>
              <w:left w:val="single" w:sz="4" w:space="0" w:color="auto"/>
              <w:bottom w:val="single" w:sz="4" w:space="0" w:color="auto"/>
              <w:right w:val="single" w:sz="4" w:space="0" w:color="auto"/>
            </w:tcBorders>
          </w:tcPr>
          <w:p w14:paraId="7835DF3E" w14:textId="78262BED" w:rsidR="00937F78" w:rsidRPr="00FC20F0" w:rsidRDefault="00FC20F0" w:rsidP="00FC20F0">
            <w:pPr>
              <w:ind w:left="28" w:right="177"/>
              <w:jc w:val="both"/>
              <w:rPr>
                <w:b/>
                <w:bCs/>
                <w:lang w:val="en-GB"/>
              </w:rPr>
            </w:pPr>
            <w:r>
              <w:rPr>
                <w:lang w:val="en-GB"/>
              </w:rPr>
              <w:t xml:space="preserve">I note this states that </w:t>
            </w:r>
            <w:r w:rsidR="003F6593">
              <w:rPr>
                <w:lang w:val="en-GB"/>
              </w:rPr>
              <w:t>“</w:t>
            </w:r>
            <w:r>
              <w:rPr>
                <w:lang w:val="en-GB"/>
              </w:rPr>
              <w:t xml:space="preserve">the </w:t>
            </w:r>
            <w:r w:rsidRPr="00FC20F0">
              <w:rPr>
                <w:lang w:val="en-GB"/>
              </w:rPr>
              <w:t>target response level for the aforementioned service levels is set at 80%, relative to the agreed</w:t>
            </w:r>
            <w:r>
              <w:rPr>
                <w:lang w:val="en-GB"/>
              </w:rPr>
              <w:t xml:space="preserve"> </w:t>
            </w:r>
            <w:r w:rsidRPr="00FC20F0">
              <w:rPr>
                <w:lang w:val="en-GB"/>
              </w:rPr>
              <w:t>support hours provided by the Company</w:t>
            </w:r>
            <w:r w:rsidR="003F6593">
              <w:rPr>
                <w:lang w:val="en-GB"/>
              </w:rPr>
              <w:t>”</w:t>
            </w:r>
            <w:r>
              <w:rPr>
                <w:lang w:val="en-GB"/>
              </w:rPr>
              <w:t xml:space="preserve">. I understand this to mean that the Service Levels in clause 4 will only be met </w:t>
            </w:r>
            <w:r w:rsidR="00C97858">
              <w:rPr>
                <w:lang w:val="en-GB"/>
              </w:rPr>
              <w:t xml:space="preserve">by One2Call </w:t>
            </w:r>
            <w:r>
              <w:rPr>
                <w:lang w:val="en-GB"/>
              </w:rPr>
              <w:t xml:space="preserve">80% of the time. </w:t>
            </w:r>
            <w:r w:rsidR="008A2C25" w:rsidRPr="00DE1AAF">
              <w:rPr>
                <w:b/>
                <w:bCs/>
                <w:color w:val="00B050"/>
                <w:lang w:val="en-GB"/>
              </w:rPr>
              <w:t>This feels low, would expect 90-95</w:t>
            </w:r>
            <w:r w:rsidR="00DE1AAF" w:rsidRPr="00DE1AAF">
              <w:rPr>
                <w:b/>
                <w:bCs/>
                <w:color w:val="00B050"/>
                <w:lang w:val="en-GB"/>
              </w:rPr>
              <w:t>%</w:t>
            </w:r>
            <w:proofErr w:type="gramStart"/>
            <w:r w:rsidR="008A2C25" w:rsidRPr="00DE1AAF">
              <w:rPr>
                <w:b/>
                <w:bCs/>
                <w:color w:val="00B050"/>
                <w:lang w:val="en-GB"/>
              </w:rPr>
              <w:t xml:space="preserve">+ </w:t>
            </w:r>
            <w:commentRangeStart w:id="0"/>
            <w:commentRangeStart w:id="1"/>
            <w:r w:rsidR="008A2C25" w:rsidRPr="00DE1AAF">
              <w:rPr>
                <w:b/>
                <w:bCs/>
                <w:color w:val="00B050"/>
                <w:lang w:val="en-GB"/>
              </w:rPr>
              <w:t>?</w:t>
            </w:r>
            <w:commentRangeEnd w:id="0"/>
            <w:proofErr w:type="gramEnd"/>
            <w:r w:rsidR="00F928E4">
              <w:rPr>
                <w:rStyle w:val="CommentReference"/>
                <w:lang w:val="en-GB"/>
              </w:rPr>
              <w:commentReference w:id="0"/>
            </w:r>
            <w:commentRangeEnd w:id="1"/>
            <w:r w:rsidR="00F928E4">
              <w:rPr>
                <w:rStyle w:val="CommentReference"/>
                <w:lang w:val="en-GB"/>
              </w:rPr>
              <w:commentReference w:id="1"/>
            </w:r>
          </w:p>
          <w:p w14:paraId="65E07DA5" w14:textId="025D3462" w:rsidR="00FC20F0" w:rsidRPr="00D56756" w:rsidRDefault="00FC20F0" w:rsidP="00FC20F0">
            <w:pPr>
              <w:ind w:left="28" w:right="177"/>
              <w:jc w:val="both"/>
              <w:rPr>
                <w:lang w:val="en-GB"/>
              </w:rPr>
            </w:pPr>
          </w:p>
        </w:tc>
      </w:tr>
      <w:tr w:rsidR="008A2C25" w:rsidRPr="00D56756" w14:paraId="5FB20095"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0B534920" w14:textId="37475896" w:rsidR="008A2C25" w:rsidRPr="00D56756" w:rsidRDefault="00372110" w:rsidP="00D56756">
            <w:pPr>
              <w:ind w:right="-759"/>
              <w:rPr>
                <w:lang w:val="en-GB"/>
              </w:rPr>
            </w:pPr>
            <w:r>
              <w:rPr>
                <w:lang w:val="en-GB"/>
              </w:rPr>
              <w:t xml:space="preserve">SLA </w:t>
            </w:r>
            <w:r w:rsidR="008A2C25">
              <w:rPr>
                <w:lang w:val="en-GB"/>
              </w:rPr>
              <w:t>7 Exclusions</w:t>
            </w:r>
          </w:p>
        </w:tc>
        <w:tc>
          <w:tcPr>
            <w:tcW w:w="9072" w:type="dxa"/>
            <w:tcBorders>
              <w:top w:val="single" w:sz="4" w:space="0" w:color="auto"/>
              <w:left w:val="single" w:sz="4" w:space="0" w:color="auto"/>
              <w:bottom w:val="single" w:sz="4" w:space="0" w:color="auto"/>
              <w:right w:val="single" w:sz="4" w:space="0" w:color="auto"/>
            </w:tcBorders>
          </w:tcPr>
          <w:p w14:paraId="194B4F61" w14:textId="399482D1" w:rsidR="008A2C25" w:rsidRPr="006951E8" w:rsidRDefault="008A2C25" w:rsidP="00622595">
            <w:pPr>
              <w:ind w:left="28" w:right="177"/>
              <w:jc w:val="both"/>
              <w:rPr>
                <w:lang w:val="en-GB"/>
              </w:rPr>
            </w:pPr>
            <w:r>
              <w:rPr>
                <w:lang w:val="en-GB"/>
              </w:rPr>
              <w:t xml:space="preserve">A very minor point but, the numbering in this clause is a little strange as I think 7.2 – 7.15 inclusive should all come under </w:t>
            </w:r>
            <w:commentRangeStart w:id="2"/>
            <w:r>
              <w:rPr>
                <w:lang w:val="en-GB"/>
              </w:rPr>
              <w:t>clause 7.1, as 7.1.1 – 7.1.14.</w:t>
            </w:r>
            <w:commentRangeEnd w:id="2"/>
            <w:r w:rsidR="00F928E4">
              <w:rPr>
                <w:rStyle w:val="CommentReference"/>
                <w:lang w:val="en-GB"/>
              </w:rPr>
              <w:commentReference w:id="2"/>
            </w:r>
          </w:p>
          <w:p w14:paraId="1528F7AA" w14:textId="4F75D0ED" w:rsidR="008A2C25" w:rsidRPr="00D56756" w:rsidRDefault="008A2C25" w:rsidP="00622595">
            <w:pPr>
              <w:ind w:left="28" w:right="177"/>
              <w:jc w:val="both"/>
              <w:rPr>
                <w:lang w:val="en-GB"/>
              </w:rPr>
            </w:pPr>
          </w:p>
        </w:tc>
      </w:tr>
      <w:tr w:rsidR="008A2C25" w:rsidRPr="00D56756" w14:paraId="1B6B76AC"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4ACD4D70" w14:textId="2AA637F9" w:rsidR="008A2C25" w:rsidRPr="00D56756" w:rsidRDefault="00372110" w:rsidP="00D56756">
            <w:pPr>
              <w:ind w:right="-759"/>
              <w:rPr>
                <w:lang w:val="en-GB"/>
              </w:rPr>
            </w:pPr>
            <w:r>
              <w:rPr>
                <w:lang w:val="en-GB"/>
              </w:rPr>
              <w:t xml:space="preserve">SLA </w:t>
            </w:r>
            <w:r w:rsidR="008A2C25">
              <w:rPr>
                <w:lang w:val="en-GB"/>
              </w:rPr>
              <w:t>9.2</w:t>
            </w:r>
          </w:p>
        </w:tc>
        <w:tc>
          <w:tcPr>
            <w:tcW w:w="9072" w:type="dxa"/>
            <w:tcBorders>
              <w:top w:val="single" w:sz="4" w:space="0" w:color="auto"/>
              <w:left w:val="single" w:sz="4" w:space="0" w:color="auto"/>
              <w:bottom w:val="single" w:sz="4" w:space="0" w:color="auto"/>
              <w:right w:val="single" w:sz="4" w:space="0" w:color="auto"/>
            </w:tcBorders>
          </w:tcPr>
          <w:p w14:paraId="4D9E34A7" w14:textId="7FDD5745" w:rsidR="008A2C25" w:rsidRPr="00DE1AAF" w:rsidRDefault="008A2C25" w:rsidP="00622595">
            <w:pPr>
              <w:ind w:left="28" w:right="177"/>
              <w:jc w:val="both"/>
              <w:rPr>
                <w:b/>
                <w:bCs/>
                <w:color w:val="00B050"/>
                <w:lang w:val="en-GB"/>
              </w:rPr>
            </w:pPr>
            <w:r>
              <w:rPr>
                <w:lang w:val="en-GB"/>
              </w:rPr>
              <w:t xml:space="preserve">This clause states that </w:t>
            </w:r>
            <w:r w:rsidRPr="00C95684">
              <w:rPr>
                <w:lang w:val="en-GB"/>
              </w:rPr>
              <w:t>the frequency and content of service review meetings/reports will align with the stipulations outlined in the relevant contract</w:t>
            </w:r>
            <w:r>
              <w:rPr>
                <w:lang w:val="en-GB"/>
              </w:rPr>
              <w:t xml:space="preserve">. </w:t>
            </w:r>
            <w:r w:rsidRPr="00DE1AAF">
              <w:rPr>
                <w:b/>
                <w:bCs/>
                <w:color w:val="00B050"/>
                <w:lang w:val="en-GB"/>
              </w:rPr>
              <w:t xml:space="preserve">Is it envisaged that various </w:t>
            </w:r>
            <w:commentRangeStart w:id="3"/>
            <w:r w:rsidRPr="00DE1AAF">
              <w:rPr>
                <w:b/>
                <w:bCs/>
                <w:color w:val="00B050"/>
                <w:lang w:val="en-GB"/>
              </w:rPr>
              <w:t xml:space="preserve">contracts </w:t>
            </w:r>
            <w:commentRangeEnd w:id="3"/>
            <w:r w:rsidR="008B0000">
              <w:rPr>
                <w:rStyle w:val="CommentReference"/>
                <w:lang w:val="en-GB"/>
              </w:rPr>
              <w:commentReference w:id="3"/>
            </w:r>
            <w:r w:rsidRPr="00DE1AAF">
              <w:rPr>
                <w:b/>
                <w:bCs/>
                <w:color w:val="00B050"/>
                <w:lang w:val="en-GB"/>
              </w:rPr>
              <w:t xml:space="preserve">will be entered into from time to time under this agreement? If so, each contract will need to be checked – </w:t>
            </w:r>
            <w:proofErr w:type="spellStart"/>
            <w:r w:rsidRPr="00DE1AAF">
              <w:rPr>
                <w:b/>
                <w:bCs/>
                <w:color w:val="00B050"/>
                <w:lang w:val="en-GB"/>
              </w:rPr>
              <w:t>ie</w:t>
            </w:r>
            <w:proofErr w:type="spellEnd"/>
            <w:r w:rsidRPr="00DE1AAF">
              <w:rPr>
                <w:b/>
                <w:bCs/>
                <w:color w:val="00B050"/>
                <w:lang w:val="en-GB"/>
              </w:rPr>
              <w:t xml:space="preserve">. </w:t>
            </w:r>
            <w:commentRangeStart w:id="4"/>
            <w:r w:rsidRPr="00DE1AAF">
              <w:rPr>
                <w:b/>
                <w:bCs/>
                <w:color w:val="00B050"/>
                <w:lang w:val="en-GB"/>
              </w:rPr>
              <w:t>We want to sign off pre- signature I think</w:t>
            </w:r>
            <w:commentRangeEnd w:id="4"/>
            <w:r w:rsidR="00355D71">
              <w:rPr>
                <w:rStyle w:val="CommentReference"/>
                <w:lang w:val="en-GB"/>
              </w:rPr>
              <w:commentReference w:id="4"/>
            </w:r>
          </w:p>
          <w:p w14:paraId="41209E73" w14:textId="08685A71" w:rsidR="008A2C25" w:rsidRPr="006951E8" w:rsidRDefault="008A2C25" w:rsidP="00023D0C">
            <w:pPr>
              <w:ind w:left="28" w:right="177"/>
              <w:jc w:val="both"/>
              <w:rPr>
                <w:i/>
                <w:iCs/>
                <w:lang w:val="en-GB"/>
              </w:rPr>
            </w:pPr>
          </w:p>
        </w:tc>
      </w:tr>
      <w:tr w:rsidR="008A2C25" w:rsidRPr="00D56756" w14:paraId="4967684E"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04B4769C" w14:textId="069DB670" w:rsidR="008A2C25" w:rsidRPr="00D56756" w:rsidRDefault="00372110" w:rsidP="00D56756">
            <w:pPr>
              <w:ind w:right="-759"/>
              <w:rPr>
                <w:lang w:val="en-GB"/>
              </w:rPr>
            </w:pPr>
            <w:r>
              <w:rPr>
                <w:lang w:val="en-GB"/>
              </w:rPr>
              <w:t xml:space="preserve">SLA </w:t>
            </w:r>
            <w:r w:rsidR="008A2C25">
              <w:rPr>
                <w:lang w:val="en-GB"/>
              </w:rPr>
              <w:t>9.3</w:t>
            </w:r>
          </w:p>
        </w:tc>
        <w:tc>
          <w:tcPr>
            <w:tcW w:w="9072" w:type="dxa"/>
            <w:tcBorders>
              <w:top w:val="single" w:sz="4" w:space="0" w:color="auto"/>
              <w:left w:val="single" w:sz="4" w:space="0" w:color="auto"/>
              <w:bottom w:val="single" w:sz="4" w:space="0" w:color="auto"/>
              <w:right w:val="single" w:sz="4" w:space="0" w:color="auto"/>
            </w:tcBorders>
          </w:tcPr>
          <w:p w14:paraId="2AA8625F" w14:textId="1AE62807" w:rsidR="008A2C25" w:rsidRPr="00DE1AAF" w:rsidRDefault="008A2C25" w:rsidP="009F2063">
            <w:pPr>
              <w:ind w:left="28" w:right="177"/>
              <w:jc w:val="both"/>
              <w:rPr>
                <w:b/>
                <w:bCs/>
                <w:color w:val="00B050"/>
                <w:lang w:val="en-GB"/>
              </w:rPr>
            </w:pPr>
            <w:r w:rsidRPr="009F2063">
              <w:rPr>
                <w:lang w:val="en-GB"/>
              </w:rPr>
              <w:t xml:space="preserve">A contract review meeting will be held between One2Call and the designated Customer Contract Manager approximately four months before contract renewal </w:t>
            </w:r>
            <w:r w:rsidRPr="00DE1AAF">
              <w:rPr>
                <w:b/>
                <w:bCs/>
                <w:color w:val="00B050"/>
                <w:lang w:val="en-GB"/>
              </w:rPr>
              <w:t xml:space="preserve">only where Milewood requests this. </w:t>
            </w:r>
            <w:commentRangeStart w:id="5"/>
            <w:r w:rsidRPr="00DE1AAF">
              <w:rPr>
                <w:b/>
                <w:bCs/>
                <w:color w:val="00B050"/>
                <w:lang w:val="en-GB"/>
              </w:rPr>
              <w:t xml:space="preserve">Please can we have this as a guaranteed meeting </w:t>
            </w:r>
            <w:r w:rsidR="00DE1AAF" w:rsidRPr="00DE1AAF">
              <w:rPr>
                <w:b/>
                <w:bCs/>
                <w:color w:val="00B050"/>
                <w:lang w:val="en-GB"/>
              </w:rPr>
              <w:t>that One2 Call will arrange.</w:t>
            </w:r>
            <w:commentRangeEnd w:id="5"/>
            <w:r w:rsidR="00355D71">
              <w:rPr>
                <w:rStyle w:val="CommentReference"/>
                <w:lang w:val="en-GB"/>
              </w:rPr>
              <w:commentReference w:id="5"/>
            </w:r>
          </w:p>
          <w:p w14:paraId="1A36F526" w14:textId="6A4D64E5" w:rsidR="008A2C25" w:rsidRPr="00D56756" w:rsidRDefault="008A2C25" w:rsidP="00622595">
            <w:pPr>
              <w:ind w:left="28" w:right="177"/>
              <w:jc w:val="both"/>
              <w:rPr>
                <w:lang w:val="en-GB"/>
              </w:rPr>
            </w:pPr>
          </w:p>
        </w:tc>
      </w:tr>
      <w:tr w:rsidR="008A2C25" w:rsidRPr="00D56756" w14:paraId="11EC7F1D"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212A4665" w14:textId="2AAAD395" w:rsidR="008A2C25" w:rsidRDefault="00372110" w:rsidP="00D56756">
            <w:pPr>
              <w:ind w:right="-759"/>
              <w:rPr>
                <w:lang w:val="en-GB"/>
              </w:rPr>
            </w:pPr>
            <w:r>
              <w:rPr>
                <w:lang w:val="en-GB"/>
              </w:rPr>
              <w:t xml:space="preserve">SLA </w:t>
            </w:r>
            <w:r w:rsidR="008A2C25">
              <w:rPr>
                <w:lang w:val="en-GB"/>
              </w:rPr>
              <w:t>10.3.4</w:t>
            </w:r>
          </w:p>
        </w:tc>
        <w:tc>
          <w:tcPr>
            <w:tcW w:w="9072" w:type="dxa"/>
            <w:tcBorders>
              <w:top w:val="single" w:sz="4" w:space="0" w:color="auto"/>
              <w:left w:val="single" w:sz="4" w:space="0" w:color="auto"/>
              <w:bottom w:val="single" w:sz="4" w:space="0" w:color="auto"/>
              <w:right w:val="single" w:sz="4" w:space="0" w:color="auto"/>
            </w:tcBorders>
          </w:tcPr>
          <w:p w14:paraId="1FCBDB69" w14:textId="02C49BE2" w:rsidR="008A2C25" w:rsidRPr="00DE1AAF" w:rsidRDefault="008A2C25" w:rsidP="00622595">
            <w:pPr>
              <w:ind w:left="28" w:right="177"/>
              <w:jc w:val="both"/>
              <w:rPr>
                <w:b/>
                <w:bCs/>
                <w:color w:val="00B050"/>
                <w:lang w:val="en-GB"/>
              </w:rPr>
            </w:pPr>
            <w:r w:rsidRPr="005F33C4">
              <w:rPr>
                <w:lang w:val="en-GB"/>
              </w:rPr>
              <w:t xml:space="preserve">If a hardware-related Incident is logged against an item </w:t>
            </w:r>
            <w:r w:rsidRPr="00D0539E">
              <w:rPr>
                <w:i/>
                <w:iCs/>
                <w:lang w:val="en-GB"/>
              </w:rPr>
              <w:t>within the manufacturer's warranty</w:t>
            </w:r>
            <w:r w:rsidRPr="005F33C4">
              <w:rPr>
                <w:lang w:val="en-GB"/>
              </w:rPr>
              <w:t xml:space="preserve">, </w:t>
            </w:r>
            <w:r>
              <w:rPr>
                <w:lang w:val="en-GB"/>
              </w:rPr>
              <w:t>One2Call</w:t>
            </w:r>
            <w:r w:rsidRPr="005F33C4">
              <w:rPr>
                <w:lang w:val="en-GB"/>
              </w:rPr>
              <w:t xml:space="preserve"> will coordinate with the third party to obtain the replacement part.</w:t>
            </w:r>
            <w:r>
              <w:rPr>
                <w:lang w:val="en-GB"/>
              </w:rPr>
              <w:t xml:space="preserve"> However, a</w:t>
            </w:r>
            <w:r w:rsidRPr="005F33C4">
              <w:rPr>
                <w:lang w:val="en-GB"/>
              </w:rPr>
              <w:t xml:space="preserve">t this point, the SLA ceases to be applicable. The third party may provide labour for the replacement part, or </w:t>
            </w:r>
            <w:r>
              <w:rPr>
                <w:lang w:val="en-GB"/>
              </w:rPr>
              <w:t>One2Call</w:t>
            </w:r>
            <w:r w:rsidRPr="005F33C4">
              <w:rPr>
                <w:lang w:val="en-GB"/>
              </w:rPr>
              <w:t xml:space="preserve"> will provide the labour as per the contract.</w:t>
            </w:r>
            <w:r>
              <w:rPr>
                <w:lang w:val="en-GB"/>
              </w:rPr>
              <w:t xml:space="preserve"> </w:t>
            </w:r>
            <w:commentRangeStart w:id="6"/>
            <w:r w:rsidRPr="00DE1AAF">
              <w:rPr>
                <w:b/>
                <w:bCs/>
                <w:color w:val="00B050"/>
                <w:lang w:val="en-GB"/>
              </w:rPr>
              <w:t>Should the SLA not apply to any replacement item provided?</w:t>
            </w:r>
            <w:commentRangeEnd w:id="6"/>
            <w:r w:rsidR="00355D71">
              <w:rPr>
                <w:rStyle w:val="CommentReference"/>
                <w:lang w:val="en-GB"/>
              </w:rPr>
              <w:commentReference w:id="6"/>
            </w:r>
          </w:p>
          <w:p w14:paraId="6DDB522D" w14:textId="77777777" w:rsidR="008A2C25" w:rsidRPr="005F33C4" w:rsidRDefault="008A2C25" w:rsidP="00D0539E">
            <w:pPr>
              <w:ind w:left="28" w:right="177"/>
              <w:jc w:val="both"/>
              <w:rPr>
                <w:lang w:val="en-GB"/>
              </w:rPr>
            </w:pPr>
          </w:p>
        </w:tc>
      </w:tr>
      <w:tr w:rsidR="008A2C25" w:rsidRPr="00D56756" w14:paraId="589EC972"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07DC7E72" w14:textId="0AB0BFED" w:rsidR="008A2C25" w:rsidRPr="00D56756" w:rsidRDefault="008A2C25" w:rsidP="00D56756">
            <w:pPr>
              <w:ind w:right="-759"/>
              <w:rPr>
                <w:lang w:val="en-GB"/>
              </w:rPr>
            </w:pPr>
            <w:r>
              <w:rPr>
                <w:lang w:val="en-GB"/>
              </w:rPr>
              <w:t>11</w:t>
            </w:r>
          </w:p>
        </w:tc>
        <w:tc>
          <w:tcPr>
            <w:tcW w:w="9072" w:type="dxa"/>
            <w:tcBorders>
              <w:top w:val="single" w:sz="4" w:space="0" w:color="auto"/>
              <w:left w:val="single" w:sz="4" w:space="0" w:color="auto"/>
              <w:bottom w:val="single" w:sz="4" w:space="0" w:color="auto"/>
              <w:right w:val="single" w:sz="4" w:space="0" w:color="auto"/>
            </w:tcBorders>
          </w:tcPr>
          <w:p w14:paraId="39BFAAFC" w14:textId="56986DD1" w:rsidR="008A2C25" w:rsidRPr="00DE1AAF" w:rsidRDefault="008A2C25" w:rsidP="00C071ED">
            <w:pPr>
              <w:ind w:left="28" w:right="177"/>
              <w:jc w:val="both"/>
              <w:rPr>
                <w:b/>
                <w:bCs/>
                <w:color w:val="00B050"/>
                <w:lang w:val="en-GB"/>
              </w:rPr>
            </w:pPr>
            <w:r>
              <w:rPr>
                <w:lang w:val="en-GB"/>
              </w:rPr>
              <w:t xml:space="preserve">This clause states that some downtime may apply. No downtime limit is set for maintenance and no service credits are offered if downtime goes beyond a certain percentage. </w:t>
            </w:r>
            <w:commentRangeStart w:id="7"/>
            <w:r w:rsidRPr="00DE1AAF">
              <w:rPr>
                <w:b/>
                <w:bCs/>
                <w:color w:val="00B050"/>
                <w:lang w:val="en-GB"/>
              </w:rPr>
              <w:t xml:space="preserve">Should we get credits / safety net of some sort here </w:t>
            </w:r>
            <w:proofErr w:type="spellStart"/>
            <w:r w:rsidRPr="00DE1AAF">
              <w:rPr>
                <w:b/>
                <w:bCs/>
                <w:color w:val="00B050"/>
                <w:lang w:val="en-GB"/>
              </w:rPr>
              <w:t>eg.</w:t>
            </w:r>
            <w:proofErr w:type="spellEnd"/>
            <w:r w:rsidRPr="00DE1AAF">
              <w:rPr>
                <w:b/>
                <w:bCs/>
                <w:color w:val="00B050"/>
                <w:lang w:val="en-GB"/>
              </w:rPr>
              <w:t xml:space="preserve"> if downtime is </w:t>
            </w:r>
            <w:proofErr w:type="gramStart"/>
            <w:r w:rsidRPr="00DE1AAF">
              <w:rPr>
                <w:b/>
                <w:bCs/>
                <w:color w:val="00B050"/>
                <w:lang w:val="en-GB"/>
              </w:rPr>
              <w:t>excessive</w:t>
            </w:r>
            <w:proofErr w:type="gramEnd"/>
            <w:r w:rsidRPr="00DE1AAF">
              <w:rPr>
                <w:b/>
                <w:bCs/>
                <w:color w:val="00B050"/>
                <w:lang w:val="en-GB"/>
              </w:rPr>
              <w:t xml:space="preserve"> we may want to terminate / be remedied?</w:t>
            </w:r>
            <w:commentRangeEnd w:id="7"/>
            <w:r w:rsidR="00CA5D88">
              <w:rPr>
                <w:rStyle w:val="CommentReference"/>
                <w:lang w:val="en-GB"/>
              </w:rPr>
              <w:commentReference w:id="7"/>
            </w:r>
          </w:p>
          <w:p w14:paraId="30EB9423" w14:textId="453F5514" w:rsidR="008A2C25" w:rsidRPr="00D56756" w:rsidRDefault="008A2C25" w:rsidP="00622595">
            <w:pPr>
              <w:ind w:left="28" w:right="177"/>
              <w:jc w:val="both"/>
              <w:rPr>
                <w:lang w:val="en-GB"/>
              </w:rPr>
            </w:pPr>
          </w:p>
        </w:tc>
      </w:tr>
      <w:tr w:rsidR="008A2C25" w:rsidRPr="00D56756" w14:paraId="559C96AB"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5EA3063C" w14:textId="5BA73F9B" w:rsidR="008A2C25" w:rsidRPr="00D56756" w:rsidRDefault="008A2C25" w:rsidP="00D56756">
            <w:pPr>
              <w:ind w:right="-759"/>
              <w:rPr>
                <w:lang w:val="en-GB"/>
              </w:rPr>
            </w:pPr>
            <w:r>
              <w:rPr>
                <w:lang w:val="en-GB"/>
              </w:rPr>
              <w:t>13.4 and 13.5</w:t>
            </w:r>
          </w:p>
        </w:tc>
        <w:tc>
          <w:tcPr>
            <w:tcW w:w="9072" w:type="dxa"/>
            <w:tcBorders>
              <w:top w:val="single" w:sz="4" w:space="0" w:color="auto"/>
              <w:left w:val="single" w:sz="4" w:space="0" w:color="auto"/>
              <w:bottom w:val="single" w:sz="4" w:space="0" w:color="auto"/>
              <w:right w:val="single" w:sz="4" w:space="0" w:color="auto"/>
            </w:tcBorders>
          </w:tcPr>
          <w:p w14:paraId="3A3FF281" w14:textId="12CF0547" w:rsidR="008A2C25" w:rsidRPr="00DE1AAF" w:rsidRDefault="008A2C25" w:rsidP="00BF54F6">
            <w:pPr>
              <w:ind w:left="28" w:right="177"/>
              <w:jc w:val="both"/>
              <w:rPr>
                <w:b/>
                <w:bCs/>
                <w:color w:val="00B050"/>
                <w:lang w:val="en-GB"/>
              </w:rPr>
            </w:pPr>
            <w:r w:rsidRPr="00BF54F6">
              <w:rPr>
                <w:lang w:val="en-GB"/>
              </w:rPr>
              <w:t>Resolution work outside of standard hours will incur charges as specified in the order.</w:t>
            </w:r>
            <w:r>
              <w:rPr>
                <w:lang w:val="en-GB"/>
              </w:rPr>
              <w:t xml:space="preserve"> </w:t>
            </w:r>
            <w:commentRangeStart w:id="8"/>
            <w:r w:rsidRPr="00DE1AAF">
              <w:rPr>
                <w:b/>
                <w:bCs/>
                <w:color w:val="00B050"/>
                <w:lang w:val="en-GB"/>
              </w:rPr>
              <w:t>Can we get the order please and confirm the extra charges? Probably needs to be clear that Milewood would like to approve charges before work is actioned unless an emergency?</w:t>
            </w:r>
            <w:commentRangeEnd w:id="8"/>
            <w:r w:rsidR="00CA5D88">
              <w:rPr>
                <w:rStyle w:val="CommentReference"/>
                <w:lang w:val="en-GB"/>
              </w:rPr>
              <w:commentReference w:id="8"/>
            </w:r>
          </w:p>
          <w:p w14:paraId="2F331440" w14:textId="5C8B417E" w:rsidR="008A2C25" w:rsidRPr="00D56756" w:rsidRDefault="008A2C25" w:rsidP="00FA3E4C">
            <w:pPr>
              <w:ind w:right="177"/>
              <w:jc w:val="both"/>
              <w:rPr>
                <w:lang w:val="en-GB"/>
              </w:rPr>
            </w:pPr>
          </w:p>
        </w:tc>
      </w:tr>
      <w:tr w:rsidR="008A2C25" w:rsidRPr="00D56756" w14:paraId="0AA48ACE"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734CF988" w14:textId="39D1027D" w:rsidR="008A2C25" w:rsidRPr="00D56756" w:rsidRDefault="008A2C25" w:rsidP="00D56756">
            <w:pPr>
              <w:ind w:right="-759"/>
              <w:rPr>
                <w:lang w:val="en-GB"/>
              </w:rPr>
            </w:pPr>
            <w:r>
              <w:rPr>
                <w:lang w:val="en-GB"/>
              </w:rPr>
              <w:t>14</w:t>
            </w:r>
          </w:p>
        </w:tc>
        <w:tc>
          <w:tcPr>
            <w:tcW w:w="9072" w:type="dxa"/>
            <w:tcBorders>
              <w:top w:val="single" w:sz="4" w:space="0" w:color="auto"/>
              <w:left w:val="single" w:sz="4" w:space="0" w:color="auto"/>
              <w:bottom w:val="single" w:sz="4" w:space="0" w:color="auto"/>
              <w:right w:val="single" w:sz="4" w:space="0" w:color="auto"/>
            </w:tcBorders>
          </w:tcPr>
          <w:p w14:paraId="225952C6" w14:textId="43891E1D" w:rsidR="008A2C25" w:rsidRPr="00DE1AAF" w:rsidRDefault="008A2C25" w:rsidP="00622595">
            <w:pPr>
              <w:ind w:left="28" w:right="177"/>
              <w:jc w:val="both"/>
              <w:rPr>
                <w:b/>
                <w:bCs/>
                <w:color w:val="00B050"/>
                <w:lang w:val="en-GB"/>
              </w:rPr>
            </w:pPr>
            <w:r>
              <w:rPr>
                <w:lang w:val="en-GB"/>
              </w:rPr>
              <w:t xml:space="preserve">Clause 14 refers to a “Change Control” process which is a defined term, but I cannot find where in the agreement this is defined. This is for the parties to agree changes to the Service mutually, but the agreement does not set out how this will be done. </w:t>
            </w:r>
            <w:r w:rsidRPr="00DE1AAF">
              <w:rPr>
                <w:b/>
                <w:bCs/>
                <w:color w:val="00B050"/>
                <w:lang w:val="en-GB"/>
              </w:rPr>
              <w:t>C</w:t>
            </w:r>
            <w:commentRangeStart w:id="9"/>
            <w:r w:rsidRPr="00DE1AAF">
              <w:rPr>
                <w:b/>
                <w:bCs/>
                <w:color w:val="00B050"/>
                <w:lang w:val="en-GB"/>
              </w:rPr>
              <w:t xml:space="preserve">an we please clarify this as it also contradicts clause 15.1 as discussed below. </w:t>
            </w:r>
            <w:commentRangeEnd w:id="9"/>
            <w:r w:rsidR="00CA5D88">
              <w:rPr>
                <w:rStyle w:val="CommentReference"/>
                <w:lang w:val="en-GB"/>
              </w:rPr>
              <w:commentReference w:id="9"/>
            </w:r>
          </w:p>
          <w:p w14:paraId="6B0DC752" w14:textId="77777777" w:rsidR="008A2C25" w:rsidRPr="00D56756" w:rsidRDefault="008A2C25" w:rsidP="00622595">
            <w:pPr>
              <w:ind w:left="28" w:right="177"/>
              <w:jc w:val="both"/>
              <w:rPr>
                <w:lang w:val="en-GB"/>
              </w:rPr>
            </w:pPr>
          </w:p>
        </w:tc>
      </w:tr>
      <w:tr w:rsidR="008A2C25" w:rsidRPr="00D56756" w14:paraId="52C760E8"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6870FC2E" w14:textId="5D2376FC" w:rsidR="008A2C25" w:rsidRDefault="008A2C25" w:rsidP="00D56756">
            <w:pPr>
              <w:ind w:right="-759"/>
              <w:rPr>
                <w:lang w:val="en-GB"/>
              </w:rPr>
            </w:pPr>
            <w:r>
              <w:rPr>
                <w:lang w:val="en-GB"/>
              </w:rPr>
              <w:t>15.1</w:t>
            </w:r>
          </w:p>
        </w:tc>
        <w:tc>
          <w:tcPr>
            <w:tcW w:w="9072" w:type="dxa"/>
            <w:tcBorders>
              <w:top w:val="single" w:sz="4" w:space="0" w:color="auto"/>
              <w:left w:val="single" w:sz="4" w:space="0" w:color="auto"/>
              <w:bottom w:val="single" w:sz="4" w:space="0" w:color="auto"/>
              <w:right w:val="single" w:sz="4" w:space="0" w:color="auto"/>
            </w:tcBorders>
          </w:tcPr>
          <w:p w14:paraId="34988162" w14:textId="77777777" w:rsidR="008A2C25" w:rsidRPr="00DE1AAF" w:rsidRDefault="008A2C25" w:rsidP="00622595">
            <w:pPr>
              <w:ind w:left="28" w:right="177"/>
              <w:jc w:val="both"/>
              <w:rPr>
                <w:b/>
                <w:bCs/>
                <w:color w:val="00B050"/>
                <w:lang w:val="en-GB"/>
              </w:rPr>
            </w:pPr>
            <w:commentRangeStart w:id="10"/>
            <w:r w:rsidRPr="00DE1AAF">
              <w:rPr>
                <w:b/>
                <w:bCs/>
                <w:color w:val="00B050"/>
                <w:lang w:val="en-GB"/>
              </w:rPr>
              <w:t>This clause rather contradicts clause 14 which states that any proposed changes to the Services shall be made by mutual agreement and a written change request.</w:t>
            </w:r>
            <w:commentRangeEnd w:id="10"/>
            <w:r w:rsidR="00071A7F">
              <w:rPr>
                <w:rStyle w:val="CommentReference"/>
                <w:lang w:val="en-GB"/>
              </w:rPr>
              <w:commentReference w:id="10"/>
            </w:r>
          </w:p>
          <w:p w14:paraId="59A84C4A" w14:textId="77777777" w:rsidR="008A2C25" w:rsidRPr="00DE1AAF" w:rsidRDefault="008A2C25" w:rsidP="00622595">
            <w:pPr>
              <w:ind w:left="28" w:right="177"/>
              <w:jc w:val="both"/>
              <w:rPr>
                <w:b/>
                <w:bCs/>
                <w:color w:val="00B050"/>
                <w:lang w:val="en-GB"/>
              </w:rPr>
            </w:pPr>
          </w:p>
          <w:p w14:paraId="28839BDC" w14:textId="7E550903" w:rsidR="008A2C25" w:rsidRPr="00DE1AAF" w:rsidRDefault="008A2C25" w:rsidP="008169C6">
            <w:pPr>
              <w:ind w:left="28" w:right="177"/>
              <w:jc w:val="both"/>
              <w:rPr>
                <w:b/>
                <w:bCs/>
                <w:color w:val="00B050"/>
                <w:lang w:val="en-GB"/>
              </w:rPr>
            </w:pPr>
            <w:r w:rsidRPr="00DE1AAF">
              <w:rPr>
                <w:b/>
                <w:bCs/>
                <w:color w:val="00B050"/>
                <w:lang w:val="en-GB"/>
              </w:rPr>
              <w:t xml:space="preserve">Clause 15.1 states that One2Call “retains the right to make modifications to these conditions at its discretion. The Customer will be bound by any revised conditions effective from the date of such changes. While the Company will make efforts to furnish the Customer with updated versions, it remains the Customer's responsibility to periodically check the Company's website at </w:t>
            </w:r>
            <w:hyperlink r:id="rId14" w:history="1">
              <w:r w:rsidRPr="00DE1AAF">
                <w:rPr>
                  <w:b/>
                  <w:bCs/>
                  <w:color w:val="00B050"/>
                  <w:lang w:val="en-GB"/>
                </w:rPr>
                <w:t>www.one2call.net/terms</w:t>
              </w:r>
            </w:hyperlink>
            <w:r w:rsidRPr="00DE1AAF">
              <w:rPr>
                <w:b/>
                <w:bCs/>
                <w:color w:val="00B050"/>
                <w:lang w:val="en-GB"/>
              </w:rPr>
              <w:t xml:space="preserve"> for any amendments. Posting changes to these conditions on </w:t>
            </w:r>
            <w:hyperlink r:id="rId15" w:history="1">
              <w:r w:rsidRPr="00DE1AAF">
                <w:rPr>
                  <w:b/>
                  <w:bCs/>
                  <w:color w:val="00B050"/>
                  <w:lang w:val="en-GB"/>
                </w:rPr>
                <w:t>www.one2call.net/terms</w:t>
              </w:r>
            </w:hyperlink>
            <w:r w:rsidRPr="00DE1AAF">
              <w:rPr>
                <w:b/>
                <w:bCs/>
                <w:color w:val="00B050"/>
                <w:lang w:val="en-GB"/>
              </w:rPr>
              <w:t xml:space="preserve"> will be considered sufficient notice to the Customer of such changes.” </w:t>
            </w:r>
          </w:p>
          <w:p w14:paraId="5BFF0CC1" w14:textId="77777777" w:rsidR="008A2C25" w:rsidRPr="00DE1AAF" w:rsidRDefault="008A2C25" w:rsidP="00134440">
            <w:pPr>
              <w:ind w:left="28" w:right="177"/>
              <w:jc w:val="both"/>
              <w:rPr>
                <w:b/>
                <w:bCs/>
                <w:color w:val="00B050"/>
                <w:lang w:val="en-GB"/>
              </w:rPr>
            </w:pPr>
          </w:p>
          <w:p w14:paraId="62992D0A" w14:textId="502F9BEF" w:rsidR="008A2C25" w:rsidRPr="00DE1AAF" w:rsidRDefault="008A2C25" w:rsidP="00134440">
            <w:pPr>
              <w:ind w:left="28" w:right="177"/>
              <w:jc w:val="both"/>
              <w:rPr>
                <w:b/>
                <w:bCs/>
                <w:color w:val="00B050"/>
                <w:lang w:val="en-GB"/>
              </w:rPr>
            </w:pPr>
            <w:r w:rsidRPr="00DE1AAF">
              <w:rPr>
                <w:b/>
                <w:bCs/>
                <w:color w:val="00B050"/>
                <w:lang w:val="en-GB"/>
              </w:rPr>
              <w:lastRenderedPageBreak/>
              <w:t xml:space="preserve">This is very risky for </w:t>
            </w:r>
            <w:proofErr w:type="gramStart"/>
            <w:r w:rsidRPr="00DE1AAF">
              <w:rPr>
                <w:b/>
                <w:bCs/>
                <w:color w:val="00B050"/>
                <w:lang w:val="en-GB"/>
              </w:rPr>
              <w:t>Milewood</w:t>
            </w:r>
            <w:proofErr w:type="gramEnd"/>
            <w:r w:rsidRPr="00DE1AAF">
              <w:rPr>
                <w:b/>
                <w:bCs/>
                <w:color w:val="00B050"/>
                <w:lang w:val="en-GB"/>
              </w:rPr>
              <w:t xml:space="preserve"> so we’d like to propose the following wording;</w:t>
            </w:r>
          </w:p>
          <w:p w14:paraId="2961CC2D" w14:textId="77777777" w:rsidR="008A2C25" w:rsidRPr="00DE1AAF" w:rsidRDefault="008A2C25" w:rsidP="00134440">
            <w:pPr>
              <w:ind w:left="28" w:right="177"/>
              <w:jc w:val="both"/>
              <w:rPr>
                <w:b/>
                <w:bCs/>
                <w:color w:val="00B050"/>
                <w:lang w:val="en-GB"/>
              </w:rPr>
            </w:pPr>
          </w:p>
          <w:p w14:paraId="27E29146" w14:textId="77777777" w:rsidR="008A2C25" w:rsidRPr="00DE1AAF" w:rsidRDefault="008A2C25" w:rsidP="00134440">
            <w:pPr>
              <w:ind w:left="28" w:right="177"/>
              <w:jc w:val="both"/>
              <w:rPr>
                <w:b/>
                <w:bCs/>
                <w:color w:val="00B050"/>
                <w:lang w:val="en-GB"/>
              </w:rPr>
            </w:pPr>
            <w:commentRangeStart w:id="11"/>
            <w:r w:rsidRPr="00DE1AAF">
              <w:rPr>
                <w:b/>
                <w:bCs/>
                <w:color w:val="00B050"/>
                <w:lang w:val="en-GB"/>
              </w:rPr>
              <w:t xml:space="preserve">“No addition to variation of, exclusion or attempted exclusion of these conditions shall be binding on the parties unless in writing and signed by a duly authorised representative of each party.” </w:t>
            </w:r>
          </w:p>
          <w:p w14:paraId="39EBE360" w14:textId="77777777" w:rsidR="008A2C25" w:rsidRPr="00DE1AAF" w:rsidRDefault="008A2C25" w:rsidP="00134440">
            <w:pPr>
              <w:ind w:left="28" w:right="177"/>
              <w:jc w:val="both"/>
              <w:rPr>
                <w:b/>
                <w:bCs/>
                <w:color w:val="00B050"/>
                <w:lang w:val="en-GB"/>
              </w:rPr>
            </w:pPr>
          </w:p>
          <w:p w14:paraId="297EB584" w14:textId="77777777" w:rsidR="008A2C25" w:rsidRPr="00DE1AAF" w:rsidRDefault="008A2C25" w:rsidP="00134440">
            <w:pPr>
              <w:ind w:left="28" w:right="177"/>
              <w:jc w:val="both"/>
              <w:rPr>
                <w:b/>
                <w:bCs/>
                <w:color w:val="00B050"/>
                <w:lang w:val="en-GB"/>
              </w:rPr>
            </w:pPr>
            <w:r w:rsidRPr="00DE1AAF">
              <w:rPr>
                <w:b/>
                <w:bCs/>
                <w:color w:val="00B050"/>
                <w:lang w:val="en-GB"/>
              </w:rPr>
              <w:t xml:space="preserve">This wording is taken from clause 2.2 of the Terms (below) so it is One2Call’s own clause and just adapted to “these conditions” to fit with the terms used in the SLA so they should find this acceptable. </w:t>
            </w:r>
            <w:commentRangeEnd w:id="11"/>
            <w:r w:rsidR="00071A7F">
              <w:rPr>
                <w:rStyle w:val="CommentReference"/>
                <w:lang w:val="en-GB"/>
              </w:rPr>
              <w:commentReference w:id="11"/>
            </w:r>
          </w:p>
          <w:p w14:paraId="518768AC" w14:textId="29689FC8" w:rsidR="008A2C25" w:rsidRPr="00DE1AAF" w:rsidRDefault="008A2C25" w:rsidP="00622595">
            <w:pPr>
              <w:ind w:left="28" w:right="177"/>
              <w:jc w:val="both"/>
              <w:rPr>
                <w:b/>
                <w:bCs/>
                <w:color w:val="00B050"/>
                <w:lang w:val="en-GB"/>
              </w:rPr>
            </w:pPr>
          </w:p>
        </w:tc>
      </w:tr>
      <w:tr w:rsidR="008A2C25" w:rsidRPr="00D56756" w14:paraId="6815B83F" w14:textId="77777777" w:rsidTr="007D7E99">
        <w:trPr>
          <w:gridAfter w:val="1"/>
          <w:wAfter w:w="9072" w:type="dxa"/>
        </w:trPr>
        <w:tc>
          <w:tcPr>
            <w:tcW w:w="15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2E062E1" w14:textId="7420AFEE" w:rsidR="008A2C25" w:rsidRPr="00D56756" w:rsidRDefault="008A2C25" w:rsidP="00D56756">
            <w:pPr>
              <w:ind w:right="-759"/>
              <w:rPr>
                <w:lang w:val="en-GB"/>
              </w:rPr>
            </w:pPr>
            <w:r>
              <w:rPr>
                <w:lang w:val="en-GB"/>
              </w:rPr>
              <w:lastRenderedPageBreak/>
              <w:t>Standard Terms &amp; Conditions of Business (Terms)</w:t>
            </w:r>
          </w:p>
        </w:tc>
        <w:tc>
          <w:tcPr>
            <w:tcW w:w="9072" w:type="dxa"/>
          </w:tcPr>
          <w:p w14:paraId="62115672" w14:textId="77777777" w:rsidR="008A2C25" w:rsidRPr="00DE1AAF" w:rsidRDefault="008A2C25" w:rsidP="008A2C25">
            <w:pPr>
              <w:ind w:left="28" w:right="177"/>
              <w:jc w:val="both"/>
              <w:rPr>
                <w:b/>
                <w:bCs/>
                <w:color w:val="00B050"/>
                <w:lang w:val="en-GB"/>
              </w:rPr>
            </w:pPr>
            <w:r>
              <w:rPr>
                <w:lang w:val="en-GB"/>
              </w:rPr>
              <w:t xml:space="preserve">The opening paragraph states that the Standard Terms &amp; Conditions of Business are dated 16 May 2023. </w:t>
            </w:r>
            <w:commentRangeStart w:id="12"/>
            <w:r w:rsidRPr="00DE1AAF">
              <w:rPr>
                <w:b/>
                <w:bCs/>
                <w:color w:val="00B050"/>
                <w:lang w:val="en-GB"/>
              </w:rPr>
              <w:t xml:space="preserve">These should not be backdated and should be dated on the date the agreement is entered into. </w:t>
            </w:r>
            <w:commentRangeEnd w:id="12"/>
            <w:r w:rsidR="00071A7F">
              <w:rPr>
                <w:rStyle w:val="CommentReference"/>
                <w:lang w:val="en-GB"/>
              </w:rPr>
              <w:commentReference w:id="12"/>
            </w:r>
          </w:p>
          <w:p w14:paraId="753E0A15" w14:textId="2D248A5F" w:rsidR="008A2C25" w:rsidRPr="00690129" w:rsidRDefault="008A2C25" w:rsidP="008A2C25">
            <w:pPr>
              <w:ind w:left="28" w:right="177"/>
              <w:jc w:val="both"/>
              <w:rPr>
                <w:lang w:val="en-GB"/>
              </w:rPr>
            </w:pPr>
          </w:p>
        </w:tc>
      </w:tr>
      <w:tr w:rsidR="008A2C25" w:rsidRPr="00D56756" w14:paraId="23B75D05" w14:textId="250A3B1E" w:rsidTr="007D7E99">
        <w:tc>
          <w:tcPr>
            <w:tcW w:w="10632" w:type="dxa"/>
            <w:gridSpan w:val="2"/>
            <w:tcBorders>
              <w:top w:val="single" w:sz="4" w:space="0" w:color="auto"/>
              <w:left w:val="single" w:sz="4" w:space="0" w:color="auto"/>
              <w:bottom w:val="single" w:sz="4" w:space="0" w:color="auto"/>
              <w:right w:val="single" w:sz="4" w:space="0" w:color="auto"/>
            </w:tcBorders>
          </w:tcPr>
          <w:p w14:paraId="4E9E2327" w14:textId="28E448F1" w:rsidR="008A2C25" w:rsidRPr="00D56756" w:rsidRDefault="008A2C25" w:rsidP="00622595">
            <w:pPr>
              <w:ind w:left="28" w:right="177"/>
              <w:jc w:val="both"/>
              <w:rPr>
                <w:lang w:val="en-GB"/>
              </w:rPr>
            </w:pPr>
          </w:p>
        </w:tc>
        <w:tc>
          <w:tcPr>
            <w:tcW w:w="9072" w:type="dxa"/>
            <w:tcBorders>
              <w:top w:val="single" w:sz="4" w:space="0" w:color="auto"/>
              <w:left w:val="single" w:sz="4" w:space="0" w:color="auto"/>
              <w:bottom w:val="single" w:sz="4" w:space="0" w:color="auto"/>
              <w:right w:val="single" w:sz="4" w:space="0" w:color="auto"/>
            </w:tcBorders>
          </w:tcPr>
          <w:p w14:paraId="148AB8E8" w14:textId="77777777" w:rsidR="008A2C25" w:rsidRPr="00D56756" w:rsidRDefault="008A2C25" w:rsidP="008A2C25">
            <w:pPr>
              <w:ind w:left="28" w:right="177"/>
              <w:jc w:val="both"/>
            </w:pPr>
          </w:p>
        </w:tc>
      </w:tr>
      <w:tr w:rsidR="008A2C25" w:rsidRPr="00D56756" w14:paraId="586FF857"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0CE3EB81" w14:textId="77777777" w:rsidR="008A2C25" w:rsidRDefault="008A2C25" w:rsidP="00D56756">
            <w:pPr>
              <w:ind w:right="-759"/>
              <w:rPr>
                <w:lang w:val="en-GB"/>
              </w:rPr>
            </w:pPr>
            <w:r>
              <w:rPr>
                <w:lang w:val="en-GB"/>
              </w:rPr>
              <w:t xml:space="preserve">“Data </w:t>
            </w:r>
          </w:p>
          <w:p w14:paraId="1ECE7B1F" w14:textId="77777777" w:rsidR="008A2C25" w:rsidRDefault="008A2C25" w:rsidP="00D56756">
            <w:pPr>
              <w:ind w:right="-759"/>
              <w:rPr>
                <w:lang w:val="en-GB"/>
              </w:rPr>
            </w:pPr>
            <w:r>
              <w:rPr>
                <w:lang w:val="en-GB"/>
              </w:rPr>
              <w:t xml:space="preserve">Protection </w:t>
            </w:r>
          </w:p>
          <w:p w14:paraId="72562422" w14:textId="77777777" w:rsidR="008A2C25" w:rsidRDefault="008A2C25" w:rsidP="00D56756">
            <w:pPr>
              <w:ind w:right="-759"/>
              <w:rPr>
                <w:lang w:val="en-GB"/>
              </w:rPr>
            </w:pPr>
            <w:r>
              <w:rPr>
                <w:lang w:val="en-GB"/>
              </w:rPr>
              <w:t xml:space="preserve">Laws” </w:t>
            </w:r>
          </w:p>
          <w:p w14:paraId="6DB51E51" w14:textId="77777777" w:rsidR="008A2C25" w:rsidRDefault="008A2C25" w:rsidP="00D56756">
            <w:pPr>
              <w:ind w:right="-759"/>
              <w:rPr>
                <w:lang w:val="en-GB"/>
              </w:rPr>
            </w:pPr>
            <w:r>
              <w:rPr>
                <w:lang w:val="en-GB"/>
              </w:rPr>
              <w:t xml:space="preserve">definition and </w:t>
            </w:r>
          </w:p>
          <w:p w14:paraId="5858EDE7" w14:textId="77777777" w:rsidR="008A2C25" w:rsidRDefault="008A2C25" w:rsidP="00D56756">
            <w:pPr>
              <w:ind w:right="-759"/>
              <w:rPr>
                <w:lang w:val="en-GB"/>
              </w:rPr>
            </w:pPr>
            <w:r>
              <w:rPr>
                <w:lang w:val="en-GB"/>
              </w:rPr>
              <w:t xml:space="preserve">“EU Data </w:t>
            </w:r>
          </w:p>
          <w:p w14:paraId="66ABA715" w14:textId="77777777" w:rsidR="008A2C25" w:rsidRDefault="008A2C25" w:rsidP="00D56756">
            <w:pPr>
              <w:ind w:right="-759"/>
              <w:rPr>
                <w:lang w:val="en-GB"/>
              </w:rPr>
            </w:pPr>
            <w:r>
              <w:rPr>
                <w:lang w:val="en-GB"/>
              </w:rPr>
              <w:t xml:space="preserve">Protection </w:t>
            </w:r>
          </w:p>
          <w:p w14:paraId="6235CD9C" w14:textId="77777777" w:rsidR="008A2C25" w:rsidRDefault="008A2C25" w:rsidP="00D56756">
            <w:pPr>
              <w:ind w:right="-759"/>
              <w:rPr>
                <w:lang w:val="en-GB"/>
              </w:rPr>
            </w:pPr>
            <w:r>
              <w:rPr>
                <w:lang w:val="en-GB"/>
              </w:rPr>
              <w:t xml:space="preserve">Laws” </w:t>
            </w:r>
          </w:p>
          <w:p w14:paraId="037180B3" w14:textId="451DB29D" w:rsidR="008A2C25" w:rsidRDefault="008A2C25" w:rsidP="00D56756">
            <w:pPr>
              <w:ind w:right="-759"/>
              <w:rPr>
                <w:lang w:val="en-GB"/>
              </w:rPr>
            </w:pPr>
            <w:r>
              <w:rPr>
                <w:lang w:val="en-GB"/>
              </w:rPr>
              <w:t>Definition.</w:t>
            </w:r>
          </w:p>
        </w:tc>
        <w:tc>
          <w:tcPr>
            <w:tcW w:w="9072" w:type="dxa"/>
            <w:tcBorders>
              <w:top w:val="single" w:sz="4" w:space="0" w:color="auto"/>
              <w:left w:val="single" w:sz="4" w:space="0" w:color="auto"/>
              <w:bottom w:val="single" w:sz="4" w:space="0" w:color="auto"/>
              <w:right w:val="single" w:sz="4" w:space="0" w:color="auto"/>
            </w:tcBorders>
          </w:tcPr>
          <w:p w14:paraId="346316D7" w14:textId="1F59FBD1" w:rsidR="008A2C25" w:rsidRPr="00FF2C29" w:rsidRDefault="008A2C25" w:rsidP="00622595">
            <w:pPr>
              <w:ind w:left="28" w:right="177"/>
              <w:jc w:val="both"/>
              <w:rPr>
                <w:lang w:val="en-GB"/>
              </w:rPr>
            </w:pPr>
            <w:r>
              <w:rPr>
                <w:lang w:val="en-GB"/>
              </w:rPr>
              <w:t xml:space="preserve">These are focused on EU legislation and seem outdated or inappropriate. I understand both parties are based in England so </w:t>
            </w:r>
            <w:commentRangeStart w:id="13"/>
            <w:r w:rsidRPr="00DE1AAF">
              <w:rPr>
                <w:b/>
                <w:bCs/>
                <w:color w:val="00B050"/>
                <w:lang w:val="en-GB"/>
              </w:rPr>
              <w:t>this should refer to English legislation including the UK GDPR and the Data Protection Act 2018 and the Privacy and Electronic Communications Regulations 2003 (SI 2003/2426). Will personal data be processed in Europe? Are EU Data Protection Laws applicable?</w:t>
            </w:r>
            <w:r>
              <w:rPr>
                <w:lang w:val="en-GB"/>
              </w:rPr>
              <w:t xml:space="preserve"> </w:t>
            </w:r>
            <w:commentRangeEnd w:id="13"/>
            <w:r w:rsidR="00071A7F">
              <w:rPr>
                <w:rStyle w:val="CommentReference"/>
                <w:lang w:val="en-GB"/>
              </w:rPr>
              <w:commentReference w:id="13"/>
            </w:r>
          </w:p>
        </w:tc>
      </w:tr>
      <w:tr w:rsidR="008A2C25" w:rsidRPr="00D56756" w14:paraId="0A83CC18"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556552B9" w14:textId="77777777" w:rsidR="008A2C25" w:rsidRDefault="008A2C25" w:rsidP="00D56756">
            <w:pPr>
              <w:ind w:right="-759"/>
              <w:rPr>
                <w:lang w:val="en-GB"/>
              </w:rPr>
            </w:pPr>
            <w:r>
              <w:rPr>
                <w:lang w:val="en-GB"/>
              </w:rPr>
              <w:t xml:space="preserve">“Charges” and </w:t>
            </w:r>
          </w:p>
          <w:p w14:paraId="2B237938" w14:textId="77777777" w:rsidR="008A2C25" w:rsidRDefault="008A2C25" w:rsidP="00D56756">
            <w:pPr>
              <w:ind w:right="-759"/>
              <w:rPr>
                <w:lang w:val="en-GB"/>
              </w:rPr>
            </w:pPr>
            <w:r>
              <w:rPr>
                <w:lang w:val="en-GB"/>
              </w:rPr>
              <w:t xml:space="preserve">“Fee” </w:t>
            </w:r>
          </w:p>
          <w:p w14:paraId="52CDE551" w14:textId="0AEE3669" w:rsidR="008A2C25" w:rsidRDefault="008A2C25" w:rsidP="00D56756">
            <w:pPr>
              <w:ind w:right="-759"/>
              <w:rPr>
                <w:lang w:val="en-GB"/>
              </w:rPr>
            </w:pPr>
            <w:r>
              <w:rPr>
                <w:lang w:val="en-GB"/>
              </w:rPr>
              <w:t>definitions.</w:t>
            </w:r>
          </w:p>
        </w:tc>
        <w:tc>
          <w:tcPr>
            <w:tcW w:w="9072" w:type="dxa"/>
            <w:tcBorders>
              <w:top w:val="single" w:sz="4" w:space="0" w:color="auto"/>
              <w:left w:val="single" w:sz="4" w:space="0" w:color="auto"/>
              <w:bottom w:val="single" w:sz="4" w:space="0" w:color="auto"/>
              <w:right w:val="single" w:sz="4" w:space="0" w:color="auto"/>
            </w:tcBorders>
          </w:tcPr>
          <w:p w14:paraId="67893913" w14:textId="77777777" w:rsidR="008A2C25" w:rsidRDefault="008A2C25" w:rsidP="00622595">
            <w:pPr>
              <w:ind w:left="28" w:right="177"/>
              <w:jc w:val="both"/>
              <w:rPr>
                <w:lang w:val="en-GB"/>
              </w:rPr>
            </w:pPr>
            <w:r>
              <w:rPr>
                <w:lang w:val="en-GB"/>
              </w:rPr>
              <w:t xml:space="preserve">There seems to be some </w:t>
            </w:r>
            <w:commentRangeStart w:id="14"/>
            <w:r>
              <w:rPr>
                <w:lang w:val="en-GB"/>
              </w:rPr>
              <w:t xml:space="preserve">duplication </w:t>
            </w:r>
            <w:commentRangeEnd w:id="14"/>
            <w:r w:rsidR="00071A7F">
              <w:rPr>
                <w:rStyle w:val="CommentReference"/>
                <w:lang w:val="en-GB"/>
              </w:rPr>
              <w:commentReference w:id="14"/>
            </w:r>
            <w:r>
              <w:rPr>
                <w:lang w:val="en-GB"/>
              </w:rPr>
              <w:t>here. I am not sure why both are needed. Neither defined terms seem to be used as fees and charges in the document are not capitalised. This creates some lack of clarity.</w:t>
            </w:r>
          </w:p>
          <w:p w14:paraId="3FE33562" w14:textId="6FA9FE2F" w:rsidR="008A2C25" w:rsidRPr="00FF2C29" w:rsidRDefault="008A2C25" w:rsidP="00622595">
            <w:pPr>
              <w:ind w:left="28" w:right="177"/>
              <w:jc w:val="both"/>
              <w:rPr>
                <w:lang w:val="en-GB"/>
              </w:rPr>
            </w:pPr>
          </w:p>
        </w:tc>
      </w:tr>
      <w:tr w:rsidR="008A2C25" w:rsidRPr="00D56756" w14:paraId="7773F8D3"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65C82DEF" w14:textId="77777777" w:rsidR="008A2C25" w:rsidRDefault="008A2C25" w:rsidP="00D56756">
            <w:pPr>
              <w:ind w:right="-759"/>
              <w:rPr>
                <w:lang w:val="en-GB"/>
              </w:rPr>
            </w:pPr>
            <w:r>
              <w:rPr>
                <w:lang w:val="en-GB"/>
              </w:rPr>
              <w:t xml:space="preserve">“Minimum </w:t>
            </w:r>
          </w:p>
          <w:p w14:paraId="4B97187E" w14:textId="77777777" w:rsidR="008A2C25" w:rsidRDefault="008A2C25" w:rsidP="00D56756">
            <w:pPr>
              <w:ind w:right="-759"/>
              <w:rPr>
                <w:lang w:val="en-GB"/>
              </w:rPr>
            </w:pPr>
            <w:r>
              <w:rPr>
                <w:lang w:val="en-GB"/>
              </w:rPr>
              <w:t xml:space="preserve">Term” </w:t>
            </w:r>
          </w:p>
          <w:p w14:paraId="24FBA2DD" w14:textId="7E937E79" w:rsidR="008A2C25" w:rsidRDefault="008A2C25" w:rsidP="00D56756">
            <w:pPr>
              <w:ind w:right="-759"/>
              <w:rPr>
                <w:lang w:val="en-GB"/>
              </w:rPr>
            </w:pPr>
            <w:r>
              <w:rPr>
                <w:lang w:val="en-GB"/>
              </w:rPr>
              <w:t>definition</w:t>
            </w:r>
          </w:p>
        </w:tc>
        <w:tc>
          <w:tcPr>
            <w:tcW w:w="9072" w:type="dxa"/>
            <w:tcBorders>
              <w:top w:val="single" w:sz="4" w:space="0" w:color="auto"/>
              <w:left w:val="single" w:sz="4" w:space="0" w:color="auto"/>
              <w:bottom w:val="single" w:sz="4" w:space="0" w:color="auto"/>
              <w:right w:val="single" w:sz="4" w:space="0" w:color="auto"/>
            </w:tcBorders>
          </w:tcPr>
          <w:p w14:paraId="7B67ECF4" w14:textId="388A7536" w:rsidR="008A2C25" w:rsidRPr="00DE1AAF" w:rsidRDefault="008A2C25" w:rsidP="00622595">
            <w:pPr>
              <w:ind w:left="28" w:right="177"/>
              <w:jc w:val="both"/>
              <w:rPr>
                <w:b/>
                <w:bCs/>
                <w:color w:val="00B050"/>
                <w:lang w:val="en-GB"/>
              </w:rPr>
            </w:pPr>
            <w:r>
              <w:rPr>
                <w:lang w:val="en-GB"/>
              </w:rPr>
              <w:t xml:space="preserve">This means “any minimum term for the provision of Services set out in an Order Form. </w:t>
            </w:r>
            <w:commentRangeStart w:id="15"/>
            <w:r w:rsidRPr="00763650">
              <w:rPr>
                <w:b/>
                <w:bCs/>
                <w:lang w:val="en-GB"/>
              </w:rPr>
              <w:t>Does this mean this could be a different period to that set out in the M</w:t>
            </w:r>
            <w:r>
              <w:rPr>
                <w:b/>
                <w:bCs/>
                <w:lang w:val="en-GB"/>
              </w:rPr>
              <w:t xml:space="preserve">aster </w:t>
            </w:r>
            <w:r w:rsidRPr="00763650">
              <w:rPr>
                <w:b/>
                <w:bCs/>
                <w:lang w:val="en-GB"/>
              </w:rPr>
              <w:t>S</w:t>
            </w:r>
            <w:r>
              <w:rPr>
                <w:b/>
                <w:bCs/>
                <w:lang w:val="en-GB"/>
              </w:rPr>
              <w:t xml:space="preserve">ervice </w:t>
            </w:r>
            <w:r w:rsidRPr="00763650">
              <w:rPr>
                <w:b/>
                <w:bCs/>
                <w:lang w:val="en-GB"/>
              </w:rPr>
              <w:t>A</w:t>
            </w:r>
            <w:r>
              <w:rPr>
                <w:b/>
                <w:bCs/>
                <w:lang w:val="en-GB"/>
              </w:rPr>
              <w:t>greement</w:t>
            </w:r>
            <w:r w:rsidRPr="00763650">
              <w:rPr>
                <w:b/>
                <w:bCs/>
                <w:lang w:val="en-GB"/>
              </w:rPr>
              <w:t>?</w:t>
            </w:r>
            <w:r>
              <w:rPr>
                <w:b/>
                <w:bCs/>
                <w:lang w:val="en-GB"/>
              </w:rPr>
              <w:t xml:space="preserve"> Each Order Form will therefore be checked. </w:t>
            </w:r>
            <w:r w:rsidRPr="00DE1AAF">
              <w:rPr>
                <w:b/>
                <w:bCs/>
                <w:color w:val="00B050"/>
                <w:lang w:val="en-GB"/>
              </w:rPr>
              <w:t xml:space="preserve">It should be clarified what the Minimum Term is, </w:t>
            </w:r>
            <w:commentRangeEnd w:id="15"/>
            <w:r w:rsidR="00071A7F">
              <w:rPr>
                <w:rStyle w:val="CommentReference"/>
                <w:lang w:val="en-GB"/>
              </w:rPr>
              <w:commentReference w:id="15"/>
            </w:r>
            <w:r w:rsidRPr="00DE1AAF">
              <w:rPr>
                <w:b/>
                <w:bCs/>
                <w:color w:val="00B050"/>
                <w:lang w:val="en-GB"/>
              </w:rPr>
              <w:t xml:space="preserve">as, from reading the Master Service Agreement, we understood this to be 24 months, however this definition implies it may be a different </w:t>
            </w:r>
            <w:proofErr w:type="gramStart"/>
            <w:r w:rsidRPr="00DE1AAF">
              <w:rPr>
                <w:b/>
                <w:bCs/>
                <w:color w:val="00B050"/>
                <w:lang w:val="en-GB"/>
              </w:rPr>
              <w:t>time period</w:t>
            </w:r>
            <w:proofErr w:type="gramEnd"/>
            <w:r w:rsidRPr="00DE1AAF">
              <w:rPr>
                <w:b/>
                <w:bCs/>
                <w:color w:val="00B050"/>
                <w:lang w:val="en-GB"/>
              </w:rPr>
              <w:t xml:space="preserve"> depending on each Order. This is important for clause 8.1 and 8.2 as discussed below.</w:t>
            </w:r>
          </w:p>
          <w:p w14:paraId="64A3B56D" w14:textId="6520EA1D" w:rsidR="008A2C25" w:rsidRPr="00FF2C29" w:rsidRDefault="008A2C25" w:rsidP="00622595">
            <w:pPr>
              <w:ind w:left="28" w:right="177"/>
              <w:jc w:val="both"/>
              <w:rPr>
                <w:lang w:val="en-GB"/>
              </w:rPr>
            </w:pPr>
          </w:p>
        </w:tc>
      </w:tr>
      <w:tr w:rsidR="008A2C25" w:rsidRPr="00D56756" w14:paraId="453C1327"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06047304" w14:textId="77777777" w:rsidR="008A2C25" w:rsidRDefault="008A2C25" w:rsidP="00D56756">
            <w:pPr>
              <w:ind w:right="-759"/>
              <w:rPr>
                <w:lang w:val="en-GB"/>
              </w:rPr>
            </w:pPr>
            <w:r>
              <w:rPr>
                <w:lang w:val="en-GB"/>
              </w:rPr>
              <w:t>“The Terms,</w:t>
            </w:r>
          </w:p>
          <w:p w14:paraId="73BD2323" w14:textId="77777777" w:rsidR="008A2C25" w:rsidRDefault="008A2C25" w:rsidP="00D56756">
            <w:pPr>
              <w:ind w:right="-759"/>
              <w:rPr>
                <w:lang w:val="en-GB"/>
              </w:rPr>
            </w:pPr>
            <w:r>
              <w:rPr>
                <w:lang w:val="en-GB"/>
              </w:rPr>
              <w:t xml:space="preserve">Commission, </w:t>
            </w:r>
          </w:p>
          <w:p w14:paraId="72A7D35C" w14:textId="39F9E8E1" w:rsidR="008A2C25" w:rsidRDefault="008A2C25" w:rsidP="00D56756">
            <w:pPr>
              <w:ind w:right="-759"/>
              <w:rPr>
                <w:lang w:val="en-GB"/>
              </w:rPr>
            </w:pPr>
            <w:r>
              <w:rPr>
                <w:lang w:val="en-GB"/>
              </w:rPr>
              <w:t>Controller….”</w:t>
            </w:r>
          </w:p>
        </w:tc>
        <w:tc>
          <w:tcPr>
            <w:tcW w:w="9072" w:type="dxa"/>
            <w:tcBorders>
              <w:top w:val="single" w:sz="4" w:space="0" w:color="auto"/>
              <w:left w:val="single" w:sz="4" w:space="0" w:color="auto"/>
              <w:bottom w:val="single" w:sz="4" w:space="0" w:color="auto"/>
              <w:right w:val="single" w:sz="4" w:space="0" w:color="auto"/>
            </w:tcBorders>
          </w:tcPr>
          <w:p w14:paraId="4367E09F" w14:textId="77777777" w:rsidR="008A2C25" w:rsidRDefault="008A2C25" w:rsidP="00622595">
            <w:pPr>
              <w:ind w:left="28" w:right="177"/>
              <w:jc w:val="both"/>
              <w:rPr>
                <w:lang w:val="en-GB"/>
              </w:rPr>
            </w:pPr>
            <w:r>
              <w:rPr>
                <w:lang w:val="en-GB"/>
              </w:rPr>
              <w:t xml:space="preserve">This should not refer to the </w:t>
            </w:r>
            <w:proofErr w:type="gramStart"/>
            <w:r>
              <w:rPr>
                <w:lang w:val="en-GB"/>
              </w:rPr>
              <w:t xml:space="preserve">GDPR, </w:t>
            </w:r>
            <w:commentRangeStart w:id="16"/>
            <w:r>
              <w:rPr>
                <w:lang w:val="en-GB"/>
              </w:rPr>
              <w:t>but</w:t>
            </w:r>
            <w:proofErr w:type="gramEnd"/>
            <w:r>
              <w:rPr>
                <w:lang w:val="en-GB"/>
              </w:rPr>
              <w:t xml:space="preserve"> </w:t>
            </w:r>
            <w:r w:rsidRPr="00DE1AAF">
              <w:rPr>
                <w:b/>
                <w:bCs/>
                <w:color w:val="00B050"/>
                <w:lang w:val="en-GB"/>
              </w:rPr>
              <w:t>should refer to</w:t>
            </w:r>
            <w:r>
              <w:rPr>
                <w:lang w:val="en-GB"/>
              </w:rPr>
              <w:t xml:space="preserve"> all </w:t>
            </w:r>
            <w:commentRangeEnd w:id="16"/>
            <w:r w:rsidR="00071A7F">
              <w:rPr>
                <w:rStyle w:val="CommentReference"/>
                <w:lang w:val="en-GB"/>
              </w:rPr>
              <w:commentReference w:id="16"/>
            </w:r>
            <w:r>
              <w:rPr>
                <w:lang w:val="en-GB"/>
              </w:rPr>
              <w:t>a</w:t>
            </w:r>
            <w:r w:rsidRPr="00813BC2">
              <w:rPr>
                <w:lang w:val="en-GB"/>
              </w:rPr>
              <w:t xml:space="preserve">pplicable </w:t>
            </w:r>
            <w:r>
              <w:rPr>
                <w:lang w:val="en-GB"/>
              </w:rPr>
              <w:t>l</w:t>
            </w:r>
            <w:r w:rsidRPr="00813BC2">
              <w:rPr>
                <w:lang w:val="en-GB"/>
              </w:rPr>
              <w:t>aws relating to the protection of personal data and the privacy of individuals, including the UK GDPR, the Data Protection Act 2018 and the Privacy and Electronic Communications Regulations 2003 (SI 2003/2426)</w:t>
            </w:r>
            <w:r>
              <w:rPr>
                <w:lang w:val="en-GB"/>
              </w:rPr>
              <w:t>.</w:t>
            </w:r>
          </w:p>
          <w:p w14:paraId="2B646324" w14:textId="354C47BD" w:rsidR="008A2C25" w:rsidRPr="00FF2C29" w:rsidRDefault="008A2C25" w:rsidP="00622595">
            <w:pPr>
              <w:ind w:left="28" w:right="177"/>
              <w:jc w:val="both"/>
              <w:rPr>
                <w:lang w:val="en-GB"/>
              </w:rPr>
            </w:pPr>
          </w:p>
        </w:tc>
      </w:tr>
      <w:tr w:rsidR="008A2C25" w:rsidRPr="00D56756" w14:paraId="3C9A2466"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17693B51" w14:textId="254787CD" w:rsidR="008A2C25" w:rsidRDefault="008A2C25" w:rsidP="00D56756">
            <w:pPr>
              <w:ind w:right="-759"/>
              <w:rPr>
                <w:lang w:val="en-GB"/>
              </w:rPr>
            </w:pPr>
            <w:r>
              <w:rPr>
                <w:lang w:val="en-GB"/>
              </w:rPr>
              <w:t>1.7</w:t>
            </w:r>
          </w:p>
        </w:tc>
        <w:tc>
          <w:tcPr>
            <w:tcW w:w="9072" w:type="dxa"/>
            <w:tcBorders>
              <w:top w:val="single" w:sz="4" w:space="0" w:color="auto"/>
              <w:left w:val="single" w:sz="4" w:space="0" w:color="auto"/>
              <w:bottom w:val="single" w:sz="4" w:space="0" w:color="auto"/>
              <w:right w:val="single" w:sz="4" w:space="0" w:color="auto"/>
            </w:tcBorders>
          </w:tcPr>
          <w:p w14:paraId="44318E8E" w14:textId="77777777" w:rsidR="008A2C25" w:rsidRPr="00DE1AAF" w:rsidRDefault="008A2C25" w:rsidP="00607AC1">
            <w:pPr>
              <w:ind w:right="177"/>
              <w:jc w:val="both"/>
              <w:rPr>
                <w:b/>
                <w:bCs/>
                <w:color w:val="00B050"/>
                <w:lang w:val="en-GB"/>
              </w:rPr>
            </w:pPr>
            <w:commentRangeStart w:id="17"/>
            <w:r w:rsidRPr="00DE1AAF">
              <w:rPr>
                <w:b/>
                <w:bCs/>
                <w:color w:val="00B050"/>
                <w:lang w:val="en-GB"/>
              </w:rPr>
              <w:t xml:space="preserve">Clauses </w:t>
            </w:r>
            <w:commentRangeEnd w:id="17"/>
            <w:r w:rsidR="00E274EB">
              <w:rPr>
                <w:rStyle w:val="CommentReference"/>
                <w:lang w:val="en-GB"/>
              </w:rPr>
              <w:commentReference w:id="17"/>
            </w:r>
            <w:r w:rsidRPr="00DE1AAF">
              <w:rPr>
                <w:b/>
                <w:bCs/>
                <w:color w:val="00B050"/>
                <w:lang w:val="en-GB"/>
              </w:rPr>
              <w:t xml:space="preserve">1.7, 2.1.2 and 2.3 all seem contradictory in terms of which document has priority if there is a conflict. This should be clarified and corrected. </w:t>
            </w:r>
          </w:p>
          <w:p w14:paraId="3C36A837" w14:textId="77777777" w:rsidR="008A2C25" w:rsidRPr="00DE1AAF" w:rsidRDefault="008A2C25" w:rsidP="00607AC1">
            <w:pPr>
              <w:ind w:right="177"/>
              <w:jc w:val="both"/>
              <w:rPr>
                <w:b/>
                <w:bCs/>
                <w:color w:val="00B050"/>
                <w:lang w:val="en-GB"/>
              </w:rPr>
            </w:pPr>
          </w:p>
          <w:p w14:paraId="17E01C87" w14:textId="77777777" w:rsidR="008A2C25" w:rsidRPr="00DE1AAF" w:rsidRDefault="008A2C25" w:rsidP="00607AC1">
            <w:pPr>
              <w:ind w:right="177"/>
              <w:jc w:val="both"/>
              <w:rPr>
                <w:b/>
                <w:bCs/>
                <w:color w:val="00B050"/>
                <w:lang w:val="en-GB"/>
              </w:rPr>
            </w:pPr>
            <w:r w:rsidRPr="00DE1AAF">
              <w:rPr>
                <w:b/>
                <w:bCs/>
                <w:color w:val="00B050"/>
                <w:lang w:val="en-GB"/>
              </w:rPr>
              <w:t xml:space="preserve">Clause 1.7 states that, in the event of a conflict between the General Terms and Conditions and the Services Term (being any specific terms and conditions set out separately or within a Service Agreement or with an Order which are specific to the Services being delivered) or the Order, the Service Terms will prevail over these Terms and the Order will prevail over the Service Terms. </w:t>
            </w:r>
            <w:proofErr w:type="gramStart"/>
            <w:r w:rsidRPr="00DE1AAF">
              <w:rPr>
                <w:b/>
                <w:bCs/>
                <w:color w:val="00B050"/>
                <w:lang w:val="en-GB"/>
              </w:rPr>
              <w:t>So</w:t>
            </w:r>
            <w:proofErr w:type="gramEnd"/>
            <w:r w:rsidRPr="00DE1AAF">
              <w:rPr>
                <w:b/>
                <w:bCs/>
                <w:color w:val="00B050"/>
                <w:lang w:val="en-GB"/>
              </w:rPr>
              <w:t xml:space="preserve"> the order of priority in the case of a conflict of terms is (1) what is in the Order (2) What is set out in any Service Term and then what is set out in these General Terms &amp; Conditions. It will therefore be important to check any </w:t>
            </w:r>
            <w:proofErr w:type="gramStart"/>
            <w:r w:rsidRPr="00DE1AAF">
              <w:rPr>
                <w:b/>
                <w:bCs/>
                <w:color w:val="00B050"/>
                <w:lang w:val="en-GB"/>
              </w:rPr>
              <w:t>Order</w:t>
            </w:r>
            <w:proofErr w:type="gramEnd"/>
            <w:r w:rsidRPr="00DE1AAF">
              <w:rPr>
                <w:b/>
                <w:bCs/>
                <w:color w:val="00B050"/>
                <w:lang w:val="en-GB"/>
              </w:rPr>
              <w:t xml:space="preserve"> or any Special Terms agreed to ensure there are no clauses included which will override these General Terms &amp; Conditions.</w:t>
            </w:r>
          </w:p>
          <w:p w14:paraId="3B15563D" w14:textId="0ADDF24C" w:rsidR="008A2C25" w:rsidRPr="00FF2C29" w:rsidRDefault="008A2C25" w:rsidP="00622595">
            <w:pPr>
              <w:ind w:left="28" w:right="177"/>
              <w:jc w:val="both"/>
              <w:rPr>
                <w:lang w:val="en-GB"/>
              </w:rPr>
            </w:pPr>
          </w:p>
        </w:tc>
      </w:tr>
      <w:tr w:rsidR="008A2C25" w:rsidRPr="00D56756" w14:paraId="67BFB832"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4C785817" w14:textId="6FDF5F91" w:rsidR="008A2C25" w:rsidRPr="00D56756" w:rsidRDefault="008A2C25" w:rsidP="00D56756">
            <w:pPr>
              <w:ind w:right="-759"/>
              <w:rPr>
                <w:lang w:val="en-GB"/>
              </w:rPr>
            </w:pPr>
            <w:r>
              <w:rPr>
                <w:lang w:val="en-GB"/>
              </w:rPr>
              <w:lastRenderedPageBreak/>
              <w:t>2.1.1 and 2.3</w:t>
            </w:r>
          </w:p>
        </w:tc>
        <w:tc>
          <w:tcPr>
            <w:tcW w:w="9072" w:type="dxa"/>
            <w:tcBorders>
              <w:top w:val="single" w:sz="4" w:space="0" w:color="auto"/>
              <w:left w:val="single" w:sz="4" w:space="0" w:color="auto"/>
              <w:bottom w:val="single" w:sz="4" w:space="0" w:color="auto"/>
              <w:right w:val="single" w:sz="4" w:space="0" w:color="auto"/>
            </w:tcBorders>
          </w:tcPr>
          <w:p w14:paraId="676221C7" w14:textId="77777777" w:rsidR="008A2C25" w:rsidRPr="00DE1AAF" w:rsidRDefault="008A2C25" w:rsidP="00DB76AB">
            <w:pPr>
              <w:ind w:left="28" w:right="177"/>
              <w:jc w:val="both"/>
              <w:rPr>
                <w:b/>
                <w:bCs/>
                <w:color w:val="00B050"/>
                <w:lang w:val="en-GB"/>
              </w:rPr>
            </w:pPr>
            <w:r w:rsidRPr="00DB76AB">
              <w:rPr>
                <w:b/>
                <w:bCs/>
                <w:lang w:val="en-GB"/>
              </w:rPr>
              <w:t>Clause 2.1.2 then seems to contradict clause 1.7</w:t>
            </w:r>
            <w:r>
              <w:rPr>
                <w:lang w:val="en-GB"/>
              </w:rPr>
              <w:t xml:space="preserve"> saying “</w:t>
            </w:r>
            <w:r w:rsidRPr="00954336">
              <w:rPr>
                <w:lang w:val="en-GB"/>
              </w:rPr>
              <w:t xml:space="preserve">These conditions and the schedules </w:t>
            </w:r>
            <w:proofErr w:type="gramStart"/>
            <w:r w:rsidRPr="00954336">
              <w:rPr>
                <w:lang w:val="en-GB"/>
              </w:rPr>
              <w:t>shall:…</w:t>
            </w:r>
            <w:proofErr w:type="gramEnd"/>
            <w:r w:rsidRPr="00954336">
              <w:rPr>
                <w:lang w:val="en-GB"/>
              </w:rPr>
              <w:t xml:space="preserve"> Prevail over any inconsistent terms or conditions between the parties, including but not limited to those contained in or referred to </w:t>
            </w:r>
            <w:r w:rsidRPr="00DB76AB">
              <w:rPr>
                <w:lang w:val="en-GB"/>
              </w:rPr>
              <w:t>in the customers purchase order,</w:t>
            </w:r>
            <w:r w:rsidRPr="00954336">
              <w:rPr>
                <w:lang w:val="en-GB"/>
              </w:rPr>
              <w:t xml:space="preserve"> confirmation of order, or specification, or implied by law, trade custom, practice or course of dealing.</w:t>
            </w:r>
            <w:r>
              <w:rPr>
                <w:lang w:val="en-GB"/>
              </w:rPr>
              <w:t xml:space="preserve">” </w:t>
            </w:r>
            <w:proofErr w:type="gramStart"/>
            <w:r w:rsidRPr="00DE1AAF">
              <w:rPr>
                <w:b/>
                <w:bCs/>
                <w:color w:val="00B050"/>
                <w:lang w:val="en-GB"/>
              </w:rPr>
              <w:t>So</w:t>
            </w:r>
            <w:proofErr w:type="gramEnd"/>
            <w:r w:rsidRPr="00DE1AAF">
              <w:rPr>
                <w:b/>
                <w:bCs/>
                <w:color w:val="00B050"/>
                <w:lang w:val="en-GB"/>
              </w:rPr>
              <w:t xml:space="preserve"> this now suggests the General Terms &amp; Conditions prevail over the purchase order although the defined term of Order is not used. Clarification should be sought to make sure Milewood understands which document prevails. </w:t>
            </w:r>
          </w:p>
          <w:p w14:paraId="3AB6C2E8" w14:textId="77777777" w:rsidR="008A2C25" w:rsidRDefault="008A2C25" w:rsidP="00954336">
            <w:pPr>
              <w:ind w:left="28" w:right="177"/>
              <w:jc w:val="both"/>
              <w:rPr>
                <w:lang w:val="en-GB"/>
              </w:rPr>
            </w:pPr>
          </w:p>
          <w:p w14:paraId="1060228A" w14:textId="77777777" w:rsidR="008A2C25" w:rsidRPr="00DE1AAF" w:rsidRDefault="008A2C25" w:rsidP="00954336">
            <w:pPr>
              <w:ind w:left="28" w:right="177"/>
              <w:jc w:val="both"/>
              <w:rPr>
                <w:b/>
                <w:bCs/>
                <w:color w:val="00B050"/>
                <w:lang w:val="en-GB"/>
              </w:rPr>
            </w:pPr>
            <w:r w:rsidRPr="00DE1AAF">
              <w:rPr>
                <w:b/>
                <w:bCs/>
                <w:color w:val="00B050"/>
                <w:lang w:val="en-GB"/>
              </w:rPr>
              <w:t xml:space="preserve">Clause 2.3 then further contradicts this stating: </w:t>
            </w:r>
          </w:p>
          <w:p w14:paraId="5319BCF5" w14:textId="77777777" w:rsidR="008A2C25" w:rsidRPr="00DB76AB" w:rsidRDefault="008A2C25" w:rsidP="00DB76AB">
            <w:pPr>
              <w:tabs>
                <w:tab w:val="left" w:pos="864"/>
              </w:tabs>
              <w:spacing w:before="164" w:line="289" w:lineRule="exact"/>
              <w:ind w:right="216"/>
              <w:textAlignment w:val="baseline"/>
              <w:rPr>
                <w:lang w:val="en-GB"/>
              </w:rPr>
            </w:pPr>
            <w:r w:rsidRPr="00DB76AB">
              <w:rPr>
                <w:lang w:val="en-GB"/>
              </w:rPr>
              <w:t>“If there is a conflict between any of the provisions of these General Terms &amp; Conditions and any provisions of any schedule (including any conditions within the order and any service terms incorporated therein) the conflict will be resolved according to the following order of priority:</w:t>
            </w:r>
          </w:p>
          <w:p w14:paraId="1D72DF05" w14:textId="77777777" w:rsidR="008A2C25" w:rsidRPr="00DB76AB" w:rsidRDefault="008A2C25" w:rsidP="00DB76AB">
            <w:pPr>
              <w:tabs>
                <w:tab w:val="left" w:pos="864"/>
              </w:tabs>
              <w:spacing w:before="221" w:line="229" w:lineRule="exact"/>
              <w:textAlignment w:val="baseline"/>
              <w:rPr>
                <w:lang w:val="en-GB"/>
              </w:rPr>
            </w:pPr>
            <w:r w:rsidRPr="00DB76AB">
              <w:rPr>
                <w:lang w:val="en-GB"/>
              </w:rPr>
              <w:t>2.3.1</w:t>
            </w:r>
            <w:r w:rsidRPr="00DB76AB">
              <w:rPr>
                <w:lang w:val="en-GB"/>
              </w:rPr>
              <w:tab/>
              <w:t xml:space="preserve">First: these General Terms &amp; </w:t>
            </w:r>
            <w:proofErr w:type="gramStart"/>
            <w:r w:rsidRPr="00DB76AB">
              <w:rPr>
                <w:lang w:val="en-GB"/>
              </w:rPr>
              <w:t>Conditions;</w:t>
            </w:r>
            <w:proofErr w:type="gramEnd"/>
          </w:p>
          <w:p w14:paraId="5AE27864" w14:textId="77777777" w:rsidR="008A2C25" w:rsidRPr="00DB76AB" w:rsidRDefault="008A2C25" w:rsidP="00DB76AB">
            <w:pPr>
              <w:tabs>
                <w:tab w:val="left" w:pos="864"/>
              </w:tabs>
              <w:spacing w:before="59" w:line="229" w:lineRule="exact"/>
              <w:textAlignment w:val="baseline"/>
              <w:rPr>
                <w:lang w:val="en-GB"/>
              </w:rPr>
            </w:pPr>
            <w:r w:rsidRPr="00DB76AB">
              <w:rPr>
                <w:lang w:val="en-GB"/>
              </w:rPr>
              <w:t>2.3.2</w:t>
            </w:r>
            <w:r w:rsidRPr="00DB76AB">
              <w:rPr>
                <w:lang w:val="en-GB"/>
              </w:rPr>
              <w:tab/>
              <w:t xml:space="preserve">Second: the conditions set out in the </w:t>
            </w:r>
            <w:proofErr w:type="gramStart"/>
            <w:r w:rsidRPr="00DB76AB">
              <w:rPr>
                <w:lang w:val="en-GB"/>
              </w:rPr>
              <w:t>Order;</w:t>
            </w:r>
            <w:proofErr w:type="gramEnd"/>
          </w:p>
          <w:p w14:paraId="3D31694C" w14:textId="77777777" w:rsidR="008A2C25" w:rsidRPr="00DB76AB" w:rsidRDefault="008A2C25" w:rsidP="00DB76AB">
            <w:pPr>
              <w:tabs>
                <w:tab w:val="left" w:pos="864"/>
              </w:tabs>
              <w:spacing w:before="64" w:line="229" w:lineRule="exact"/>
              <w:textAlignment w:val="baseline"/>
              <w:rPr>
                <w:lang w:val="en-GB"/>
              </w:rPr>
            </w:pPr>
            <w:r w:rsidRPr="00DB76AB">
              <w:rPr>
                <w:lang w:val="en-GB"/>
              </w:rPr>
              <w:t>2.3.3</w:t>
            </w:r>
            <w:r w:rsidRPr="00DB76AB">
              <w:rPr>
                <w:lang w:val="en-GB"/>
              </w:rPr>
              <w:tab/>
              <w:t>Third: the relevant service schedule; and</w:t>
            </w:r>
          </w:p>
          <w:p w14:paraId="2BA161B3" w14:textId="77777777" w:rsidR="008A2C25" w:rsidRPr="00DB76AB" w:rsidRDefault="008A2C25" w:rsidP="00DB76AB">
            <w:pPr>
              <w:tabs>
                <w:tab w:val="left" w:pos="864"/>
              </w:tabs>
              <w:spacing w:before="59" w:line="230" w:lineRule="exact"/>
              <w:textAlignment w:val="baseline"/>
              <w:rPr>
                <w:lang w:val="en-GB"/>
              </w:rPr>
            </w:pPr>
            <w:r w:rsidRPr="00DB76AB">
              <w:rPr>
                <w:lang w:val="en-GB"/>
              </w:rPr>
              <w:t>2.3.4</w:t>
            </w:r>
            <w:r w:rsidRPr="00DB76AB">
              <w:rPr>
                <w:lang w:val="en-GB"/>
              </w:rPr>
              <w:tab/>
              <w:t>Fourth: any addendum to these General Terms &amp; Conditions</w:t>
            </w:r>
            <w:proofErr w:type="gramStart"/>
            <w:r>
              <w:rPr>
                <w:lang w:val="en-GB"/>
              </w:rPr>
              <w:t>”.</w:t>
            </w:r>
            <w:r w:rsidRPr="00DB76AB">
              <w:rPr>
                <w:lang w:val="en-GB"/>
              </w:rPr>
              <w:t>.</w:t>
            </w:r>
            <w:proofErr w:type="gramEnd"/>
          </w:p>
          <w:p w14:paraId="692DE8BE" w14:textId="77777777" w:rsidR="008A2C25" w:rsidRDefault="008A2C25" w:rsidP="00954336">
            <w:pPr>
              <w:ind w:left="28" w:right="177"/>
              <w:jc w:val="both"/>
              <w:rPr>
                <w:lang w:val="en-GB"/>
              </w:rPr>
            </w:pPr>
          </w:p>
          <w:p w14:paraId="21469D43" w14:textId="77777777" w:rsidR="008A2C25" w:rsidRPr="00DE1AAF" w:rsidRDefault="008A2C25" w:rsidP="00954336">
            <w:pPr>
              <w:ind w:left="28" w:right="177"/>
              <w:jc w:val="both"/>
              <w:rPr>
                <w:b/>
                <w:bCs/>
                <w:color w:val="00B050"/>
                <w:lang w:val="en-GB"/>
              </w:rPr>
            </w:pPr>
            <w:proofErr w:type="gramStart"/>
            <w:r w:rsidRPr="00DE1AAF">
              <w:rPr>
                <w:b/>
                <w:bCs/>
                <w:color w:val="00B050"/>
                <w:lang w:val="en-GB"/>
              </w:rPr>
              <w:t>So</w:t>
            </w:r>
            <w:proofErr w:type="gramEnd"/>
            <w:r w:rsidRPr="00DE1AAF">
              <w:rPr>
                <w:b/>
                <w:bCs/>
                <w:color w:val="00B050"/>
                <w:lang w:val="en-GB"/>
              </w:rPr>
              <w:t xml:space="preserve"> this suggest a different order of priority again. </w:t>
            </w:r>
          </w:p>
          <w:p w14:paraId="2D0BDDD2" w14:textId="77777777" w:rsidR="008A2C25" w:rsidRDefault="008A2C25" w:rsidP="00954336">
            <w:pPr>
              <w:ind w:left="28" w:right="177"/>
              <w:jc w:val="both"/>
              <w:rPr>
                <w:b/>
                <w:bCs/>
                <w:lang w:val="en-GB"/>
              </w:rPr>
            </w:pPr>
          </w:p>
          <w:p w14:paraId="3FD84AF0" w14:textId="048E2E90" w:rsidR="008A2C25" w:rsidRPr="00D56756" w:rsidRDefault="008A2C25" w:rsidP="008A2C25">
            <w:pPr>
              <w:ind w:left="28" w:right="177"/>
              <w:jc w:val="both"/>
              <w:rPr>
                <w:lang w:val="en-GB"/>
              </w:rPr>
            </w:pPr>
          </w:p>
        </w:tc>
      </w:tr>
      <w:tr w:rsidR="008A2C25" w:rsidRPr="00D56756" w14:paraId="671FD0BA" w14:textId="1FD5EB88" w:rsidTr="00954336">
        <w:tc>
          <w:tcPr>
            <w:tcW w:w="1560" w:type="dxa"/>
            <w:tcBorders>
              <w:top w:val="single" w:sz="4" w:space="0" w:color="auto"/>
              <w:left w:val="single" w:sz="4" w:space="0" w:color="auto"/>
              <w:bottom w:val="single" w:sz="4" w:space="0" w:color="auto"/>
              <w:right w:val="single" w:sz="4" w:space="0" w:color="auto"/>
            </w:tcBorders>
          </w:tcPr>
          <w:p w14:paraId="410A3C4B" w14:textId="098293EF" w:rsidR="008A2C25" w:rsidRPr="00D56756" w:rsidRDefault="008A2C25" w:rsidP="00954336">
            <w:pPr>
              <w:ind w:right="-759"/>
              <w:rPr>
                <w:lang w:val="en-GB"/>
              </w:rPr>
            </w:pPr>
            <w:r>
              <w:rPr>
                <w:lang w:val="en-GB"/>
              </w:rPr>
              <w:t>2.2 and 13.16</w:t>
            </w:r>
          </w:p>
        </w:tc>
        <w:tc>
          <w:tcPr>
            <w:tcW w:w="9072" w:type="dxa"/>
            <w:tcBorders>
              <w:top w:val="single" w:sz="4" w:space="0" w:color="auto"/>
              <w:left w:val="single" w:sz="4" w:space="0" w:color="auto"/>
              <w:bottom w:val="single" w:sz="4" w:space="0" w:color="auto"/>
              <w:right w:val="single" w:sz="4" w:space="0" w:color="auto"/>
            </w:tcBorders>
          </w:tcPr>
          <w:p w14:paraId="7171FC9B" w14:textId="77777777" w:rsidR="008A2C25" w:rsidRDefault="008A2C25" w:rsidP="00954336">
            <w:pPr>
              <w:ind w:left="28" w:right="177"/>
              <w:jc w:val="both"/>
              <w:rPr>
                <w:lang w:val="en-GB"/>
              </w:rPr>
            </w:pPr>
            <w:commentRangeStart w:id="18"/>
            <w:r>
              <w:rPr>
                <w:lang w:val="en-GB"/>
              </w:rPr>
              <w:t xml:space="preserve">This </w:t>
            </w:r>
            <w:commentRangeEnd w:id="18"/>
            <w:r w:rsidR="00D31EB8">
              <w:rPr>
                <w:rStyle w:val="CommentReference"/>
                <w:lang w:val="en-GB"/>
              </w:rPr>
              <w:commentReference w:id="18"/>
            </w:r>
            <w:r>
              <w:rPr>
                <w:lang w:val="en-GB"/>
              </w:rPr>
              <w:t>clause states “</w:t>
            </w:r>
            <w:r w:rsidRPr="000643B6">
              <w:rPr>
                <w:lang w:val="en-GB"/>
              </w:rPr>
              <w:t xml:space="preserve">No addition to variation of, exclusion or attempted exclusion of any term of the contract shall be binding on the parties unless in writing and signed by a duly authorised representative of each party.” </w:t>
            </w:r>
            <w:r w:rsidRPr="000643B6">
              <w:rPr>
                <w:b/>
                <w:bCs/>
                <w:lang w:val="en-GB"/>
              </w:rPr>
              <w:t>However</w:t>
            </w:r>
            <w:r>
              <w:rPr>
                <w:b/>
                <w:bCs/>
                <w:lang w:val="en-GB"/>
              </w:rPr>
              <w:t>,</w:t>
            </w:r>
            <w:r w:rsidRPr="000643B6">
              <w:rPr>
                <w:b/>
                <w:bCs/>
                <w:lang w:val="en-GB"/>
              </w:rPr>
              <w:t xml:space="preserve"> clause 13.16 then contradicts this</w:t>
            </w:r>
            <w:r>
              <w:rPr>
                <w:lang w:val="en-GB"/>
              </w:rPr>
              <w:t xml:space="preserve"> stating “</w:t>
            </w:r>
            <w:r w:rsidRPr="000643B6">
              <w:rPr>
                <w:lang w:val="en-GB"/>
              </w:rPr>
              <w:t>One2call may change this Agreement (Terms and Conditions, AUP, and the Service Level Agreement) from time to time. In the event of a material adverse change One2call will give the Client at least ninety (90) days’ notice before the change is to take effect, save where compliance with any legal or regulatory obligation requires a shorter period of notice or no notice. The Client’s continued use of the Services following any such changes shall constitute the Client’s acceptance of such changes.</w:t>
            </w:r>
            <w:r>
              <w:rPr>
                <w:lang w:val="en-GB"/>
              </w:rPr>
              <w:t>”</w:t>
            </w:r>
          </w:p>
          <w:p w14:paraId="40B7D2D3" w14:textId="30685218" w:rsidR="008A2C25" w:rsidRPr="00D56756" w:rsidRDefault="008A2C25" w:rsidP="008A2C25">
            <w:pPr>
              <w:ind w:left="28" w:right="177"/>
              <w:jc w:val="both"/>
              <w:rPr>
                <w:lang w:val="en-GB"/>
              </w:rPr>
            </w:pPr>
            <w:r w:rsidRPr="00DE1AAF">
              <w:rPr>
                <w:b/>
                <w:bCs/>
                <w:color w:val="00B050"/>
                <w:lang w:val="en-GB"/>
              </w:rPr>
              <w:t>Please we remove 13.16 as clause 2.2 should apply, given (as discussed above in the SLA re clause 15) that Milewood is tied in for the Minimum Period</w:t>
            </w:r>
            <w:r>
              <w:rPr>
                <w:b/>
                <w:bCs/>
                <w:lang w:val="en-GB"/>
              </w:rPr>
              <w:t xml:space="preserve"> </w:t>
            </w:r>
          </w:p>
        </w:tc>
        <w:tc>
          <w:tcPr>
            <w:tcW w:w="9072" w:type="dxa"/>
          </w:tcPr>
          <w:p w14:paraId="6CB980C4" w14:textId="77777777" w:rsidR="008A2C25" w:rsidRPr="00D56756" w:rsidRDefault="008A2C25" w:rsidP="00954336">
            <w:pPr>
              <w:rPr>
                <w:lang w:val="en-GB"/>
              </w:rPr>
            </w:pPr>
          </w:p>
        </w:tc>
      </w:tr>
      <w:tr w:rsidR="008A2C25" w:rsidRPr="00D56756" w14:paraId="326DFFFD"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28B41539" w14:textId="60B67303" w:rsidR="008A2C25" w:rsidRPr="00D56756" w:rsidRDefault="008A2C25" w:rsidP="00954336">
            <w:pPr>
              <w:ind w:right="-759"/>
              <w:rPr>
                <w:lang w:val="en-GB"/>
              </w:rPr>
            </w:pPr>
            <w:r>
              <w:rPr>
                <w:lang w:val="en-GB"/>
              </w:rPr>
              <w:t>5.7</w:t>
            </w:r>
          </w:p>
        </w:tc>
        <w:tc>
          <w:tcPr>
            <w:tcW w:w="9072" w:type="dxa"/>
            <w:tcBorders>
              <w:top w:val="single" w:sz="4" w:space="0" w:color="auto"/>
              <w:left w:val="single" w:sz="4" w:space="0" w:color="auto"/>
              <w:bottom w:val="single" w:sz="4" w:space="0" w:color="auto"/>
              <w:right w:val="single" w:sz="4" w:space="0" w:color="auto"/>
            </w:tcBorders>
          </w:tcPr>
          <w:p w14:paraId="526719EC" w14:textId="77777777" w:rsidR="008A2C25" w:rsidRPr="00DE1AAF" w:rsidRDefault="008A2C25" w:rsidP="00DF0984">
            <w:pPr>
              <w:ind w:left="28" w:right="177"/>
              <w:jc w:val="both"/>
              <w:rPr>
                <w:b/>
                <w:bCs/>
                <w:color w:val="00B050"/>
                <w:lang w:val="en-GB"/>
              </w:rPr>
            </w:pPr>
            <w:r>
              <w:rPr>
                <w:lang w:val="en-GB"/>
              </w:rPr>
              <w:t xml:space="preserve">Clause 5.7 contains an indemnity under which Milewood must </w:t>
            </w:r>
            <w:r w:rsidRPr="00DF0984">
              <w:rPr>
                <w:lang w:val="en-GB"/>
              </w:rPr>
              <w:t>indemnify One2</w:t>
            </w:r>
            <w:r>
              <w:rPr>
                <w:lang w:val="en-GB"/>
              </w:rPr>
              <w:t>C</w:t>
            </w:r>
            <w:r w:rsidRPr="00DF0984">
              <w:rPr>
                <w:lang w:val="en-GB"/>
              </w:rPr>
              <w:t xml:space="preserve">all in respect of any costs, claims, damages or liabilities arising from any delay or failure by </w:t>
            </w:r>
            <w:r>
              <w:rPr>
                <w:lang w:val="en-GB"/>
              </w:rPr>
              <w:t xml:space="preserve">Milewood </w:t>
            </w:r>
            <w:r w:rsidRPr="00DF0984">
              <w:rPr>
                <w:lang w:val="en-GB"/>
              </w:rPr>
              <w:t>to comply with the provisions of this clause 5.</w:t>
            </w:r>
            <w:r>
              <w:rPr>
                <w:lang w:val="en-GB"/>
              </w:rPr>
              <w:t xml:space="preserve"> This is a wide and onerous indemnity. An indemnity is usually in respect of a specific risk. </w:t>
            </w:r>
            <w:r w:rsidRPr="00DE1AAF">
              <w:rPr>
                <w:b/>
                <w:bCs/>
                <w:color w:val="00B050"/>
                <w:lang w:val="en-GB"/>
              </w:rPr>
              <w:t>Here I would suggest trying to avoid giving an indemnity on the basis that One2Call should make a claim for a breach of clause 5 and prove and mitigate its losses. If One2Call will not accept this, I would suggest amending the indemnity clause as follows:</w:t>
            </w:r>
          </w:p>
          <w:p w14:paraId="585A58C9" w14:textId="77777777" w:rsidR="008A2C25" w:rsidRPr="00DE1AAF" w:rsidRDefault="008A2C25" w:rsidP="00DF0984">
            <w:pPr>
              <w:ind w:left="28" w:right="177"/>
              <w:jc w:val="both"/>
              <w:rPr>
                <w:b/>
                <w:bCs/>
                <w:color w:val="00B050"/>
                <w:lang w:val="en-GB"/>
              </w:rPr>
            </w:pPr>
          </w:p>
          <w:p w14:paraId="1D0CFFFF" w14:textId="77777777" w:rsidR="008A2C25" w:rsidRPr="00DE1AAF" w:rsidRDefault="008A2C25" w:rsidP="00DF0984">
            <w:pPr>
              <w:ind w:left="28" w:right="177"/>
              <w:jc w:val="both"/>
              <w:rPr>
                <w:b/>
                <w:bCs/>
                <w:color w:val="00B050"/>
                <w:lang w:val="en-GB"/>
              </w:rPr>
            </w:pPr>
            <w:r w:rsidRPr="00DE1AAF">
              <w:rPr>
                <w:b/>
                <w:bCs/>
                <w:color w:val="00B050"/>
                <w:lang w:val="en-GB"/>
              </w:rPr>
              <w:t>“</w:t>
            </w:r>
            <w:commentRangeStart w:id="19"/>
            <w:r w:rsidRPr="00DE1AAF">
              <w:rPr>
                <w:b/>
                <w:bCs/>
                <w:color w:val="00B050"/>
                <w:lang w:val="en-GB"/>
              </w:rPr>
              <w:t xml:space="preserve">The </w:t>
            </w:r>
            <w:commentRangeEnd w:id="19"/>
            <w:r w:rsidR="00D31EB8">
              <w:rPr>
                <w:rStyle w:val="CommentReference"/>
                <w:lang w:val="en-GB"/>
              </w:rPr>
              <w:commentReference w:id="19"/>
            </w:r>
            <w:r w:rsidRPr="00DE1AAF">
              <w:rPr>
                <w:b/>
                <w:bCs/>
                <w:color w:val="00B050"/>
                <w:lang w:val="en-GB"/>
              </w:rPr>
              <w:t xml:space="preserve">Client hereby acknowledges and agrees that One2call shall not be liable for any delay or failure to comply with its obligations </w:t>
            </w:r>
            <w:proofErr w:type="gramStart"/>
            <w:r w:rsidRPr="00DE1AAF">
              <w:rPr>
                <w:b/>
                <w:bCs/>
                <w:color w:val="00B050"/>
                <w:lang w:val="en-GB"/>
              </w:rPr>
              <w:t>hereunder, and</w:t>
            </w:r>
            <w:proofErr w:type="gramEnd"/>
            <w:r w:rsidRPr="00DE1AAF">
              <w:rPr>
                <w:b/>
                <w:bCs/>
                <w:color w:val="00B050"/>
                <w:lang w:val="en-GB"/>
              </w:rPr>
              <w:t xml:space="preserve"> shall indemnify One2call in full and on demand in respect of any </w:t>
            </w:r>
            <w:ins w:id="20" w:author="Ruth Chornolutskyy" w:date="2025-06-04T16:26:00Z">
              <w:r w:rsidRPr="00DE1AAF">
                <w:rPr>
                  <w:b/>
                  <w:bCs/>
                  <w:color w:val="00B050"/>
                  <w:lang w:val="en-GB"/>
                </w:rPr>
                <w:t xml:space="preserve">reasonable </w:t>
              </w:r>
            </w:ins>
            <w:r w:rsidRPr="00DE1AAF">
              <w:rPr>
                <w:b/>
                <w:bCs/>
                <w:color w:val="00B050"/>
                <w:lang w:val="en-GB"/>
              </w:rPr>
              <w:t>costs, claims, damages or liabilities arising from any delay or failure by the Client to comply with the provisions of this clause 5</w:t>
            </w:r>
            <w:ins w:id="21" w:author="Ruth Chornolutskyy" w:date="2025-06-04T16:26:00Z">
              <w:r w:rsidRPr="00DE1AAF">
                <w:rPr>
                  <w:b/>
                  <w:bCs/>
                  <w:color w:val="00B050"/>
                  <w:lang w:val="en-GB"/>
                </w:rPr>
                <w:t xml:space="preserve"> and One2</w:t>
              </w:r>
            </w:ins>
            <w:ins w:id="22" w:author="Ruth Chornolutskyy" w:date="2025-06-04T16:27:00Z">
              <w:r w:rsidRPr="00DE1AAF">
                <w:rPr>
                  <w:b/>
                  <w:bCs/>
                  <w:color w:val="00B050"/>
                  <w:lang w:val="en-GB"/>
                </w:rPr>
                <w:t>c</w:t>
              </w:r>
            </w:ins>
            <w:ins w:id="23" w:author="Ruth Chornolutskyy" w:date="2025-06-04T16:26:00Z">
              <w:r w:rsidRPr="00DE1AAF">
                <w:rPr>
                  <w:b/>
                  <w:bCs/>
                  <w:color w:val="00B050"/>
                  <w:lang w:val="en-GB"/>
                </w:rPr>
                <w:t>all shall mitigate its losses</w:t>
              </w:r>
            </w:ins>
            <w:r w:rsidRPr="00DE1AAF">
              <w:rPr>
                <w:b/>
                <w:bCs/>
                <w:color w:val="00B050"/>
                <w:lang w:val="en-GB"/>
              </w:rPr>
              <w:t>.</w:t>
            </w:r>
            <w:ins w:id="24" w:author="Ruth Chornolutskyy" w:date="2025-06-04T16:27:00Z">
              <w:r w:rsidRPr="00DE1AAF">
                <w:rPr>
                  <w:b/>
                  <w:bCs/>
                  <w:color w:val="00B050"/>
                  <w:lang w:val="en-GB"/>
                </w:rPr>
                <w:t xml:space="preserve"> The </w:t>
              </w:r>
            </w:ins>
            <w:ins w:id="25" w:author="Ruth Chornolutskyy" w:date="2025-06-04T16:28:00Z">
              <w:r w:rsidRPr="00DE1AAF">
                <w:rPr>
                  <w:b/>
                  <w:bCs/>
                  <w:color w:val="00B050"/>
                  <w:lang w:val="en-GB"/>
                </w:rPr>
                <w:t>Client shall have no liability under this clause 5.7 where One2call is at fault</w:t>
              </w:r>
            </w:ins>
            <w:r w:rsidRPr="00DE1AAF">
              <w:rPr>
                <w:b/>
                <w:bCs/>
                <w:color w:val="00B050"/>
                <w:lang w:val="en-GB"/>
              </w:rPr>
              <w:t>”</w:t>
            </w:r>
          </w:p>
          <w:p w14:paraId="1F9F0420" w14:textId="77777777" w:rsidR="008A2C25" w:rsidRPr="00D56756" w:rsidRDefault="008A2C25" w:rsidP="00D4608F">
            <w:pPr>
              <w:ind w:right="-759"/>
              <w:rPr>
                <w:lang w:val="en-GB"/>
              </w:rPr>
            </w:pPr>
          </w:p>
        </w:tc>
      </w:tr>
      <w:tr w:rsidR="008A2C25" w:rsidRPr="00D56756" w14:paraId="05F32DFD"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410267E0" w14:textId="3683A386" w:rsidR="008A2C25" w:rsidRPr="00D56756" w:rsidRDefault="008A2C25" w:rsidP="00954336">
            <w:pPr>
              <w:ind w:right="-759"/>
              <w:rPr>
                <w:lang w:val="en-GB"/>
              </w:rPr>
            </w:pPr>
            <w:r>
              <w:rPr>
                <w:lang w:val="en-GB"/>
              </w:rPr>
              <w:t>6.1</w:t>
            </w:r>
          </w:p>
        </w:tc>
        <w:tc>
          <w:tcPr>
            <w:tcW w:w="9072" w:type="dxa"/>
            <w:tcBorders>
              <w:top w:val="single" w:sz="4" w:space="0" w:color="auto"/>
              <w:left w:val="single" w:sz="4" w:space="0" w:color="auto"/>
              <w:bottom w:val="single" w:sz="4" w:space="0" w:color="auto"/>
              <w:right w:val="single" w:sz="4" w:space="0" w:color="auto"/>
            </w:tcBorders>
          </w:tcPr>
          <w:p w14:paraId="732518DA" w14:textId="0366066F" w:rsidR="008A2C25" w:rsidRPr="00DE1AAF" w:rsidRDefault="008A2C25" w:rsidP="0019169F">
            <w:pPr>
              <w:ind w:left="28" w:right="177"/>
              <w:jc w:val="both"/>
              <w:rPr>
                <w:b/>
                <w:bCs/>
                <w:color w:val="00B050"/>
                <w:lang w:val="en-GB"/>
              </w:rPr>
            </w:pPr>
            <w:r w:rsidRPr="0019169F">
              <w:rPr>
                <w:lang w:val="en-GB"/>
              </w:rPr>
              <w:t>One2</w:t>
            </w:r>
            <w:r>
              <w:rPr>
                <w:lang w:val="en-GB"/>
              </w:rPr>
              <w:t>C</w:t>
            </w:r>
            <w:r w:rsidRPr="0019169F">
              <w:rPr>
                <w:lang w:val="en-GB"/>
              </w:rPr>
              <w:t>all reserves the right to increase the Charges and will give at least 30 days’ written notice of any such intention.</w:t>
            </w:r>
            <w:r>
              <w:rPr>
                <w:lang w:val="en-GB"/>
              </w:rPr>
              <w:t xml:space="preserve"> </w:t>
            </w:r>
            <w:r w:rsidRPr="00DE1AAF">
              <w:rPr>
                <w:b/>
                <w:bCs/>
                <w:color w:val="00B050"/>
                <w:lang w:val="en-GB"/>
              </w:rPr>
              <w:t xml:space="preserve">Given there is no cap here or no limit to volume of increases, can we please build in </w:t>
            </w:r>
            <w:commentRangeStart w:id="26"/>
            <w:r w:rsidRPr="00DE1AAF">
              <w:rPr>
                <w:b/>
                <w:bCs/>
                <w:color w:val="00B050"/>
                <w:lang w:val="en-GB"/>
              </w:rPr>
              <w:t>a tolerance of 10%</w:t>
            </w:r>
            <w:commentRangeEnd w:id="26"/>
            <w:r w:rsidR="00D31EB8">
              <w:rPr>
                <w:rStyle w:val="CommentReference"/>
                <w:lang w:val="en-GB"/>
              </w:rPr>
              <w:commentReference w:id="26"/>
            </w:r>
            <w:r w:rsidRPr="00DE1AAF">
              <w:rPr>
                <w:b/>
                <w:bCs/>
                <w:color w:val="00B050"/>
                <w:lang w:val="en-GB"/>
              </w:rPr>
              <w:t xml:space="preserve"> &amp; no more than once per year? </w:t>
            </w:r>
          </w:p>
          <w:p w14:paraId="1457C37C" w14:textId="60224960" w:rsidR="008A2C25" w:rsidRPr="00D56756" w:rsidRDefault="008A2C25" w:rsidP="00DF0984">
            <w:pPr>
              <w:ind w:right="177"/>
              <w:jc w:val="both"/>
              <w:rPr>
                <w:lang w:val="en-GB"/>
              </w:rPr>
            </w:pPr>
          </w:p>
        </w:tc>
      </w:tr>
      <w:tr w:rsidR="008A2C25" w:rsidRPr="00D56756" w14:paraId="3D70DA24"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10825351" w14:textId="75714BD9" w:rsidR="008A2C25" w:rsidRPr="00D56756" w:rsidRDefault="008A2C25" w:rsidP="00954336">
            <w:pPr>
              <w:ind w:right="-759"/>
              <w:rPr>
                <w:lang w:val="en-GB"/>
              </w:rPr>
            </w:pPr>
            <w:r>
              <w:rPr>
                <w:lang w:val="en-GB"/>
              </w:rPr>
              <w:lastRenderedPageBreak/>
              <w:t>6.4</w:t>
            </w:r>
          </w:p>
        </w:tc>
        <w:tc>
          <w:tcPr>
            <w:tcW w:w="9072" w:type="dxa"/>
            <w:tcBorders>
              <w:top w:val="single" w:sz="4" w:space="0" w:color="auto"/>
              <w:left w:val="single" w:sz="4" w:space="0" w:color="auto"/>
              <w:bottom w:val="single" w:sz="4" w:space="0" w:color="auto"/>
              <w:right w:val="single" w:sz="4" w:space="0" w:color="auto"/>
            </w:tcBorders>
          </w:tcPr>
          <w:p w14:paraId="1677CCE1" w14:textId="121AC588" w:rsidR="008A2C25" w:rsidRPr="00DE1AAF" w:rsidRDefault="008A2C25" w:rsidP="00E22314">
            <w:pPr>
              <w:ind w:left="28" w:right="177"/>
              <w:jc w:val="both"/>
              <w:rPr>
                <w:b/>
                <w:bCs/>
                <w:color w:val="00B050"/>
                <w:lang w:val="en-GB"/>
              </w:rPr>
            </w:pPr>
            <w:r w:rsidRPr="00E22314">
              <w:rPr>
                <w:lang w:val="en-GB"/>
              </w:rPr>
              <w:t xml:space="preserve">Unless otherwise expressly set out to the contrary in the applicable Order Forms, </w:t>
            </w:r>
            <w:r>
              <w:rPr>
                <w:lang w:val="en-GB"/>
              </w:rPr>
              <w:t>Milewood must</w:t>
            </w:r>
            <w:r w:rsidRPr="00E22314">
              <w:rPr>
                <w:lang w:val="en-GB"/>
              </w:rPr>
              <w:t xml:space="preserve"> pay all expenses reasonably incurred by One2call that are attributable to the provision of the Goods and/or Services. </w:t>
            </w:r>
            <w:r>
              <w:rPr>
                <w:lang w:val="en-GB"/>
              </w:rPr>
              <w:t>This will</w:t>
            </w:r>
            <w:r w:rsidRPr="00E22314">
              <w:rPr>
                <w:lang w:val="en-GB"/>
              </w:rPr>
              <w:t xml:space="preserve"> include the cost of travel outside Working Hours to and from supported sites, attendance at meetings, and preparation of reports, telephone charges and courier costs</w:t>
            </w:r>
            <w:commentRangeStart w:id="27"/>
            <w:r w:rsidRPr="00E22314">
              <w:rPr>
                <w:lang w:val="en-GB"/>
              </w:rPr>
              <w:t>.</w:t>
            </w:r>
            <w:r>
              <w:rPr>
                <w:lang w:val="en-GB"/>
              </w:rPr>
              <w:t xml:space="preserve"> </w:t>
            </w:r>
            <w:r w:rsidRPr="00DE1AAF">
              <w:rPr>
                <w:b/>
                <w:bCs/>
                <w:color w:val="00B050"/>
                <w:lang w:val="en-GB"/>
              </w:rPr>
              <w:t xml:space="preserve">Can we set a limit </w:t>
            </w:r>
            <w:commentRangeEnd w:id="27"/>
            <w:r w:rsidR="00D31EB8">
              <w:rPr>
                <w:rStyle w:val="CommentReference"/>
                <w:lang w:val="en-GB"/>
              </w:rPr>
              <w:commentReference w:id="27"/>
            </w:r>
            <w:r w:rsidRPr="00DE1AAF">
              <w:rPr>
                <w:b/>
                <w:bCs/>
                <w:color w:val="00B050"/>
                <w:lang w:val="en-GB"/>
              </w:rPr>
              <w:t xml:space="preserve">where </w:t>
            </w:r>
            <w:proofErr w:type="spellStart"/>
            <w:r w:rsidRPr="00DE1AAF">
              <w:rPr>
                <w:b/>
                <w:bCs/>
                <w:color w:val="00B050"/>
                <w:lang w:val="en-GB"/>
              </w:rPr>
              <w:t>Milewood</w:t>
            </w:r>
            <w:proofErr w:type="spellEnd"/>
            <w:r w:rsidRPr="00DE1AAF">
              <w:rPr>
                <w:b/>
                <w:bCs/>
                <w:color w:val="00B050"/>
                <w:lang w:val="en-GB"/>
              </w:rPr>
              <w:t xml:space="preserve"> will approve </w:t>
            </w:r>
            <w:proofErr w:type="spellStart"/>
            <w:r w:rsidRPr="00DE1AAF">
              <w:rPr>
                <w:b/>
                <w:bCs/>
                <w:color w:val="00B050"/>
                <w:lang w:val="en-GB"/>
              </w:rPr>
              <w:t>eg</w:t>
            </w:r>
            <w:proofErr w:type="spellEnd"/>
            <w:r w:rsidRPr="00DE1AAF">
              <w:rPr>
                <w:b/>
                <w:bCs/>
                <w:color w:val="00B050"/>
                <w:lang w:val="en-GB"/>
              </w:rPr>
              <w:t xml:space="preserve"> above £xx? </w:t>
            </w:r>
          </w:p>
          <w:p w14:paraId="72C2FD00" w14:textId="03EF9374" w:rsidR="008A2C25" w:rsidRPr="00D56756" w:rsidRDefault="008A2C25" w:rsidP="0019169F">
            <w:pPr>
              <w:ind w:left="28" w:right="177"/>
              <w:jc w:val="both"/>
              <w:rPr>
                <w:lang w:val="en-GB"/>
              </w:rPr>
            </w:pPr>
          </w:p>
        </w:tc>
      </w:tr>
      <w:tr w:rsidR="008A2C25" w:rsidRPr="00D56756" w14:paraId="2B1044A5"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2D6D7BB5" w14:textId="29C6CBE9" w:rsidR="008A2C25" w:rsidRPr="00D56756" w:rsidRDefault="008A2C25" w:rsidP="00954336">
            <w:pPr>
              <w:ind w:right="-759"/>
              <w:rPr>
                <w:lang w:val="en-GB"/>
              </w:rPr>
            </w:pPr>
            <w:r>
              <w:rPr>
                <w:lang w:val="en-GB"/>
              </w:rPr>
              <w:t>7.2</w:t>
            </w:r>
          </w:p>
        </w:tc>
        <w:tc>
          <w:tcPr>
            <w:tcW w:w="9072" w:type="dxa"/>
            <w:tcBorders>
              <w:top w:val="single" w:sz="4" w:space="0" w:color="auto"/>
              <w:left w:val="single" w:sz="4" w:space="0" w:color="auto"/>
              <w:bottom w:val="single" w:sz="4" w:space="0" w:color="auto"/>
              <w:right w:val="single" w:sz="4" w:space="0" w:color="auto"/>
            </w:tcBorders>
          </w:tcPr>
          <w:p w14:paraId="4A897998" w14:textId="684EB5A9" w:rsidR="008A2C25" w:rsidRPr="00DE1AAF" w:rsidRDefault="008A2C25" w:rsidP="00F72E84">
            <w:pPr>
              <w:ind w:left="28" w:right="177"/>
              <w:jc w:val="both"/>
              <w:rPr>
                <w:b/>
                <w:bCs/>
                <w:color w:val="00B050"/>
                <w:lang w:val="en-GB"/>
              </w:rPr>
            </w:pPr>
            <w:r>
              <w:rPr>
                <w:lang w:val="en-GB"/>
              </w:rPr>
              <w:t xml:space="preserve">The </w:t>
            </w:r>
            <w:r w:rsidRPr="00F72E84">
              <w:rPr>
                <w:lang w:val="en-GB"/>
              </w:rPr>
              <w:t>maximum aggregate liability of One2</w:t>
            </w:r>
            <w:r>
              <w:rPr>
                <w:lang w:val="en-GB"/>
              </w:rPr>
              <w:t>C</w:t>
            </w:r>
            <w:r w:rsidRPr="00F72E84">
              <w:rPr>
                <w:lang w:val="en-GB"/>
              </w:rPr>
              <w:t>all (which</w:t>
            </w:r>
            <w:r>
              <w:rPr>
                <w:lang w:val="en-GB"/>
              </w:rPr>
              <w:t xml:space="preserve"> also</w:t>
            </w:r>
            <w:r w:rsidRPr="00F72E84">
              <w:rPr>
                <w:lang w:val="en-GB"/>
              </w:rPr>
              <w:t xml:space="preserve"> includes its respective agents and sub-contractors) shall not exceed four times the total Charges paid by Milewood under the relevant Order.</w:t>
            </w:r>
            <w:r>
              <w:rPr>
                <w:lang w:val="en-GB"/>
              </w:rPr>
              <w:t xml:space="preserve"> </w:t>
            </w:r>
            <w:r w:rsidRPr="00DE1AAF">
              <w:rPr>
                <w:b/>
                <w:bCs/>
                <w:color w:val="00B050"/>
                <w:lang w:val="en-GB"/>
              </w:rPr>
              <w:t xml:space="preserve">Is this amount reasonable given the value of loss Milewood may suffer? </w:t>
            </w:r>
            <w:commentRangeStart w:id="28"/>
            <w:r w:rsidR="00DE1AAF" w:rsidRPr="00DE1AAF">
              <w:rPr>
                <w:b/>
                <w:bCs/>
                <w:color w:val="00B050"/>
                <w:lang w:val="en-GB"/>
              </w:rPr>
              <w:t>Can we please</w:t>
            </w:r>
            <w:r w:rsidRPr="00DE1AAF">
              <w:rPr>
                <w:b/>
                <w:bCs/>
                <w:color w:val="00B050"/>
                <w:lang w:val="en-GB"/>
              </w:rPr>
              <w:t xml:space="preserve"> exclude data protection claims from this limitation of liability clause if One2Call will be getting access to a lot of personal data, particularly sensitive personal data as a data protection claim made against Milewood could potentially be very high even where One2Call is at fault, but a data subject can claim against either Milewood or One2Call and Milewood would only be able to claim back from One2Call the limitation amount. </w:t>
            </w:r>
            <w:commentRangeEnd w:id="28"/>
            <w:r w:rsidR="00D31EB8">
              <w:rPr>
                <w:rStyle w:val="CommentReference"/>
                <w:lang w:val="en-GB"/>
              </w:rPr>
              <w:commentReference w:id="28"/>
            </w:r>
            <w:r w:rsidRPr="00DE1AAF">
              <w:rPr>
                <w:b/>
                <w:bCs/>
                <w:color w:val="00B050"/>
                <w:lang w:val="en-GB"/>
              </w:rPr>
              <w:t xml:space="preserve">Clause 26 should be amended as discussed below as currently it places all risk on Milewood. </w:t>
            </w:r>
          </w:p>
          <w:p w14:paraId="5C2FA66B" w14:textId="3DD5EC17" w:rsidR="008A2C25" w:rsidRPr="00D56756" w:rsidRDefault="008A2C25" w:rsidP="00E22314">
            <w:pPr>
              <w:ind w:left="28" w:right="177"/>
              <w:jc w:val="both"/>
              <w:rPr>
                <w:lang w:val="en-GB"/>
              </w:rPr>
            </w:pPr>
          </w:p>
        </w:tc>
      </w:tr>
      <w:tr w:rsidR="008A2C25" w:rsidRPr="00D56756" w14:paraId="5FA4F7A5"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14FE7E77" w14:textId="0B14BBAB" w:rsidR="008A2C25" w:rsidRPr="00D56756" w:rsidRDefault="008A2C25" w:rsidP="00954336">
            <w:pPr>
              <w:ind w:right="-759"/>
              <w:rPr>
                <w:lang w:val="en-GB"/>
              </w:rPr>
            </w:pPr>
            <w:r>
              <w:rPr>
                <w:lang w:val="en-GB"/>
              </w:rPr>
              <w:t>7.3 and 7.4</w:t>
            </w:r>
          </w:p>
        </w:tc>
        <w:tc>
          <w:tcPr>
            <w:tcW w:w="9072" w:type="dxa"/>
            <w:tcBorders>
              <w:top w:val="single" w:sz="4" w:space="0" w:color="auto"/>
              <w:left w:val="single" w:sz="4" w:space="0" w:color="auto"/>
              <w:bottom w:val="single" w:sz="4" w:space="0" w:color="auto"/>
              <w:right w:val="single" w:sz="4" w:space="0" w:color="auto"/>
            </w:tcBorders>
          </w:tcPr>
          <w:p w14:paraId="35705242" w14:textId="047CC134" w:rsidR="008A2C25" w:rsidRPr="00DE1AAF" w:rsidRDefault="008A2C25" w:rsidP="00967253">
            <w:pPr>
              <w:ind w:left="28" w:right="177"/>
              <w:jc w:val="both"/>
              <w:rPr>
                <w:b/>
                <w:bCs/>
                <w:color w:val="00B050"/>
                <w:lang w:val="en-GB"/>
              </w:rPr>
            </w:pPr>
            <w:r>
              <w:rPr>
                <w:lang w:val="en-GB"/>
              </w:rPr>
              <w:t xml:space="preserve">These clauses set out circumstances in </w:t>
            </w:r>
            <w:proofErr w:type="spellStart"/>
            <w:r>
              <w:rPr>
                <w:lang w:val="en-GB"/>
              </w:rPr>
              <w:t>whicb</w:t>
            </w:r>
            <w:proofErr w:type="spellEnd"/>
            <w:r>
              <w:rPr>
                <w:lang w:val="en-GB"/>
              </w:rPr>
              <w:t xml:space="preserve"> One2Call will not be liable at all. </w:t>
            </w:r>
            <w:r w:rsidRPr="00DE1AAF">
              <w:rPr>
                <w:b/>
                <w:bCs/>
                <w:color w:val="00B050"/>
                <w:lang w:val="en-GB"/>
              </w:rPr>
              <w:t xml:space="preserve">Again, </w:t>
            </w:r>
            <w:commentRangeStart w:id="29"/>
            <w:r w:rsidRPr="00DE1AAF">
              <w:rPr>
                <w:b/>
                <w:bCs/>
                <w:color w:val="00B050"/>
                <w:lang w:val="en-GB"/>
              </w:rPr>
              <w:t xml:space="preserve">One2Call has no liability for third party actions. </w:t>
            </w:r>
            <w:r w:rsidR="00DE1AAF" w:rsidRPr="00DE1AAF">
              <w:rPr>
                <w:b/>
                <w:bCs/>
                <w:color w:val="00B050"/>
                <w:lang w:val="en-GB"/>
              </w:rPr>
              <w:t>What remedy would Milewood have here if third parties lose data etc?</w:t>
            </w:r>
            <w:commentRangeEnd w:id="29"/>
            <w:r w:rsidR="00D31EB8">
              <w:rPr>
                <w:rStyle w:val="CommentReference"/>
                <w:lang w:val="en-GB"/>
              </w:rPr>
              <w:commentReference w:id="29"/>
            </w:r>
          </w:p>
          <w:p w14:paraId="024657DA" w14:textId="7C4DA5E2" w:rsidR="008A2C25" w:rsidRPr="00D56756" w:rsidRDefault="008A2C25" w:rsidP="00954336">
            <w:pPr>
              <w:ind w:left="720" w:right="-759"/>
              <w:rPr>
                <w:lang w:val="en-GB"/>
              </w:rPr>
            </w:pPr>
          </w:p>
        </w:tc>
      </w:tr>
      <w:tr w:rsidR="008A2C25" w:rsidRPr="00D56756" w14:paraId="58EC2C37"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657FBBDE" w14:textId="53E41A22" w:rsidR="008A2C25" w:rsidRPr="00D56756" w:rsidRDefault="008A2C25" w:rsidP="00954336">
            <w:pPr>
              <w:ind w:right="-759"/>
              <w:rPr>
                <w:lang w:val="en-GB"/>
              </w:rPr>
            </w:pPr>
            <w:r>
              <w:rPr>
                <w:lang w:val="en-GB"/>
              </w:rPr>
              <w:t>8.5.4</w:t>
            </w:r>
          </w:p>
        </w:tc>
        <w:tc>
          <w:tcPr>
            <w:tcW w:w="9072" w:type="dxa"/>
            <w:tcBorders>
              <w:top w:val="single" w:sz="4" w:space="0" w:color="auto"/>
              <w:left w:val="single" w:sz="4" w:space="0" w:color="auto"/>
              <w:bottom w:val="single" w:sz="4" w:space="0" w:color="auto"/>
              <w:right w:val="single" w:sz="4" w:space="0" w:color="auto"/>
            </w:tcBorders>
          </w:tcPr>
          <w:p w14:paraId="19F0CAFF" w14:textId="77777777" w:rsidR="00DE1AAF" w:rsidRDefault="008A2C25" w:rsidP="003552A4">
            <w:pPr>
              <w:ind w:left="28" w:right="177"/>
              <w:jc w:val="both"/>
              <w:rPr>
                <w:lang w:val="en-GB"/>
              </w:rPr>
            </w:pPr>
            <w:r>
              <w:rPr>
                <w:lang w:val="en-GB"/>
              </w:rPr>
              <w:t xml:space="preserve">Milewood </w:t>
            </w:r>
            <w:r w:rsidRPr="003552A4">
              <w:rPr>
                <w:lang w:val="en-GB"/>
              </w:rPr>
              <w:t xml:space="preserve">can terminate on at least 90 day’s written notice to One2Call if it does not accept any increases made pursuant to clause 6.1 above, however clause </w:t>
            </w:r>
            <w:r>
              <w:rPr>
                <w:lang w:val="en-GB"/>
              </w:rPr>
              <w:t>8.2</w:t>
            </w:r>
            <w:r w:rsidRPr="003552A4">
              <w:rPr>
                <w:lang w:val="en-GB"/>
              </w:rPr>
              <w:t xml:space="preserve"> still</w:t>
            </w:r>
            <w:r>
              <w:rPr>
                <w:lang w:val="en-GB"/>
              </w:rPr>
              <w:t xml:space="preserve"> seems to apply</w:t>
            </w:r>
            <w:r w:rsidRPr="003552A4">
              <w:rPr>
                <w:lang w:val="en-GB"/>
              </w:rPr>
              <w:t xml:space="preserve"> </w:t>
            </w:r>
            <w:r>
              <w:rPr>
                <w:lang w:val="en-GB"/>
              </w:rPr>
              <w:t>and</w:t>
            </w:r>
            <w:r w:rsidRPr="003552A4">
              <w:rPr>
                <w:lang w:val="en-GB"/>
              </w:rPr>
              <w:t xml:space="preserve"> Milewood must pay all sums due for the Minimum Period. </w:t>
            </w:r>
          </w:p>
          <w:p w14:paraId="68C6D4CD" w14:textId="77777777" w:rsidR="00DE1AAF" w:rsidRDefault="00DE1AAF" w:rsidP="003552A4">
            <w:pPr>
              <w:ind w:left="28" w:right="177"/>
              <w:jc w:val="both"/>
              <w:rPr>
                <w:lang w:val="en-GB"/>
              </w:rPr>
            </w:pPr>
          </w:p>
          <w:p w14:paraId="70CB74AC" w14:textId="7970FAD9" w:rsidR="008A2C25" w:rsidRPr="00DE1AAF" w:rsidRDefault="00DE1AAF" w:rsidP="003552A4">
            <w:pPr>
              <w:ind w:left="28" w:right="177"/>
              <w:jc w:val="both"/>
              <w:rPr>
                <w:b/>
                <w:bCs/>
                <w:color w:val="00B050"/>
                <w:lang w:val="en-GB"/>
              </w:rPr>
            </w:pPr>
            <w:r w:rsidRPr="00DE1AAF">
              <w:rPr>
                <w:b/>
                <w:bCs/>
                <w:color w:val="00B050"/>
                <w:lang w:val="en-GB"/>
              </w:rPr>
              <w:t>Please can we amend this to:</w:t>
            </w:r>
          </w:p>
          <w:p w14:paraId="4847E105" w14:textId="77777777" w:rsidR="008A2C25" w:rsidRPr="00DE1AAF" w:rsidRDefault="008A2C25" w:rsidP="003552A4">
            <w:pPr>
              <w:ind w:left="28" w:right="177"/>
              <w:jc w:val="both"/>
              <w:rPr>
                <w:b/>
                <w:bCs/>
                <w:color w:val="00B050"/>
                <w:lang w:val="en-GB"/>
              </w:rPr>
            </w:pPr>
          </w:p>
          <w:p w14:paraId="08906472" w14:textId="77777777" w:rsidR="008A2C25" w:rsidRPr="00DE1AAF" w:rsidRDefault="008A2C25" w:rsidP="003552A4">
            <w:pPr>
              <w:ind w:left="28" w:right="177"/>
              <w:jc w:val="both"/>
              <w:rPr>
                <w:b/>
                <w:bCs/>
                <w:color w:val="00B050"/>
                <w:lang w:val="en-GB"/>
              </w:rPr>
            </w:pPr>
            <w:commentRangeStart w:id="30"/>
            <w:r w:rsidRPr="00DE1AAF">
              <w:rPr>
                <w:b/>
                <w:bCs/>
                <w:color w:val="00B050"/>
                <w:lang w:val="en-GB"/>
              </w:rPr>
              <w:t>“By the Client on at least 90 day’s written notice to One2call if it does not accept any increases made pursuant to clause 6.1 above</w:t>
            </w:r>
            <w:ins w:id="31" w:author="Ruth Chornolutskyy" w:date="2025-06-04T17:16:00Z">
              <w:r w:rsidRPr="00DE1AAF">
                <w:rPr>
                  <w:b/>
                  <w:bCs/>
                  <w:color w:val="00B050"/>
                  <w:lang w:val="en-GB"/>
                </w:rPr>
                <w:t xml:space="preserve"> and</w:t>
              </w:r>
            </w:ins>
            <w:ins w:id="32" w:author="Ruth Chornolutskyy" w:date="2025-06-06T17:20:00Z">
              <w:r w:rsidRPr="00DE1AAF">
                <w:rPr>
                  <w:b/>
                  <w:bCs/>
                  <w:color w:val="00B050"/>
                  <w:lang w:val="en-GB"/>
                </w:rPr>
                <w:t xml:space="preserve"> the Client may terminate </w:t>
              </w:r>
            </w:ins>
            <w:ins w:id="33" w:author="Ruth Chornolutskyy" w:date="2025-06-06T17:21:00Z">
              <w:r w:rsidRPr="00DE1AAF">
                <w:rPr>
                  <w:b/>
                  <w:bCs/>
                  <w:color w:val="00B050"/>
                  <w:lang w:val="en-GB"/>
                </w:rPr>
                <w:t>before any price increase takes effect</w:t>
              </w:r>
            </w:ins>
            <w:ins w:id="34" w:author="Ruth Chornolutskyy" w:date="2025-06-06T17:20:00Z">
              <w:r w:rsidRPr="00DE1AAF">
                <w:rPr>
                  <w:b/>
                  <w:bCs/>
                  <w:color w:val="00B050"/>
                  <w:lang w:val="en-GB"/>
                </w:rPr>
                <w:t xml:space="preserve"> and </w:t>
              </w:r>
            </w:ins>
            <w:ins w:id="35" w:author="Ruth Chornolutskyy" w:date="2025-06-06T17:24:00Z">
              <w:r w:rsidRPr="00DE1AAF">
                <w:rPr>
                  <w:b/>
                  <w:bCs/>
                  <w:color w:val="00B050"/>
                  <w:lang w:val="en-GB"/>
                </w:rPr>
                <w:t xml:space="preserve">any remaining Charges shall not be payable under </w:t>
              </w:r>
            </w:ins>
            <w:ins w:id="36" w:author="Ruth Chornolutskyy" w:date="2025-06-04T17:16:00Z">
              <w:r w:rsidRPr="00DE1AAF">
                <w:rPr>
                  <w:b/>
                  <w:bCs/>
                  <w:color w:val="00B050"/>
                  <w:lang w:val="en-GB"/>
                </w:rPr>
                <w:t>clause 8.2</w:t>
              </w:r>
            </w:ins>
            <w:r w:rsidRPr="00DE1AAF">
              <w:rPr>
                <w:b/>
                <w:bCs/>
                <w:color w:val="00B050"/>
                <w:lang w:val="en-GB"/>
              </w:rPr>
              <w:t>”.</w:t>
            </w:r>
            <w:commentRangeEnd w:id="30"/>
            <w:r w:rsidR="00446E75">
              <w:rPr>
                <w:rStyle w:val="CommentReference"/>
                <w:lang w:val="en-GB"/>
              </w:rPr>
              <w:commentReference w:id="30"/>
            </w:r>
          </w:p>
          <w:p w14:paraId="70571C78" w14:textId="3A72AD32" w:rsidR="008A2C25" w:rsidRPr="00D56756" w:rsidRDefault="008A2C25" w:rsidP="009A3D54">
            <w:pPr>
              <w:ind w:left="28" w:right="177"/>
              <w:jc w:val="both"/>
              <w:rPr>
                <w:lang w:val="en-GB"/>
              </w:rPr>
            </w:pPr>
          </w:p>
        </w:tc>
      </w:tr>
      <w:tr w:rsidR="008A2C25" w:rsidRPr="00D56756" w14:paraId="6D621A7F"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4A53E329" w14:textId="624FA565" w:rsidR="008A2C25" w:rsidRPr="00D56756" w:rsidRDefault="008A2C25" w:rsidP="00BD342E">
            <w:pPr>
              <w:ind w:left="28" w:right="177"/>
              <w:jc w:val="both"/>
              <w:rPr>
                <w:lang w:val="en-GB"/>
              </w:rPr>
            </w:pPr>
            <w:r>
              <w:rPr>
                <w:lang w:val="en-GB"/>
              </w:rPr>
              <w:t>11</w:t>
            </w:r>
          </w:p>
        </w:tc>
        <w:tc>
          <w:tcPr>
            <w:tcW w:w="9072" w:type="dxa"/>
            <w:tcBorders>
              <w:top w:val="single" w:sz="4" w:space="0" w:color="auto"/>
              <w:left w:val="single" w:sz="4" w:space="0" w:color="auto"/>
              <w:bottom w:val="single" w:sz="4" w:space="0" w:color="auto"/>
              <w:right w:val="single" w:sz="4" w:space="0" w:color="auto"/>
            </w:tcBorders>
          </w:tcPr>
          <w:p w14:paraId="2488FAF2" w14:textId="77777777" w:rsidR="008A2C25" w:rsidRPr="00DE1AAF" w:rsidRDefault="008A2C25" w:rsidP="001D7665">
            <w:pPr>
              <w:ind w:left="28" w:right="177"/>
              <w:jc w:val="both"/>
              <w:rPr>
                <w:b/>
                <w:bCs/>
                <w:color w:val="00B050"/>
                <w:lang w:val="en-GB"/>
              </w:rPr>
            </w:pPr>
            <w:commentRangeStart w:id="37"/>
            <w:r w:rsidRPr="00DE1AAF">
              <w:rPr>
                <w:b/>
                <w:bCs/>
                <w:color w:val="00B050"/>
                <w:lang w:val="en-GB"/>
              </w:rPr>
              <w:t>A clause should be added at clause 11 to state that Milewood shall not be obligated to pay any Charges, Fees or other sums due under the Agreement where a Force Majeure Event occurs. Milewood should not be paying for Services not provided.</w:t>
            </w:r>
            <w:commentRangeEnd w:id="37"/>
            <w:r w:rsidR="00446E75">
              <w:rPr>
                <w:rStyle w:val="CommentReference"/>
                <w:lang w:val="en-GB"/>
              </w:rPr>
              <w:commentReference w:id="37"/>
            </w:r>
          </w:p>
          <w:p w14:paraId="0F3E8ADE" w14:textId="513152BE" w:rsidR="008A2C25" w:rsidRPr="00D56756" w:rsidRDefault="008A2C25" w:rsidP="00497DBF">
            <w:pPr>
              <w:ind w:left="28" w:right="177"/>
              <w:jc w:val="both"/>
              <w:rPr>
                <w:lang w:val="en-GB"/>
              </w:rPr>
            </w:pPr>
          </w:p>
        </w:tc>
      </w:tr>
      <w:tr w:rsidR="008A2C25" w:rsidRPr="00D56756" w14:paraId="206E6122"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425E0C93" w14:textId="18687F16" w:rsidR="008A2C25" w:rsidRDefault="008A2C25" w:rsidP="00954336">
            <w:pPr>
              <w:ind w:right="-759"/>
              <w:rPr>
                <w:lang w:val="en-GB"/>
              </w:rPr>
            </w:pPr>
            <w:r>
              <w:rPr>
                <w:lang w:val="en-GB"/>
              </w:rPr>
              <w:t xml:space="preserve">13.16.1 </w:t>
            </w:r>
          </w:p>
        </w:tc>
        <w:tc>
          <w:tcPr>
            <w:tcW w:w="9072" w:type="dxa"/>
            <w:tcBorders>
              <w:top w:val="single" w:sz="4" w:space="0" w:color="auto"/>
              <w:left w:val="single" w:sz="4" w:space="0" w:color="auto"/>
              <w:bottom w:val="single" w:sz="4" w:space="0" w:color="auto"/>
              <w:right w:val="single" w:sz="4" w:space="0" w:color="auto"/>
            </w:tcBorders>
          </w:tcPr>
          <w:p w14:paraId="632689C7" w14:textId="7E543E88" w:rsidR="008A2C25" w:rsidRPr="00DE1AAF" w:rsidRDefault="008A2C25" w:rsidP="001D7665">
            <w:pPr>
              <w:ind w:left="28" w:right="177"/>
              <w:jc w:val="both"/>
              <w:rPr>
                <w:b/>
                <w:bCs/>
                <w:color w:val="00B050"/>
                <w:lang w:val="en-GB"/>
              </w:rPr>
            </w:pPr>
            <w:commentRangeStart w:id="38"/>
            <w:r w:rsidRPr="00DE1AAF">
              <w:rPr>
                <w:b/>
                <w:bCs/>
                <w:color w:val="00B050"/>
                <w:lang w:val="en-GB"/>
              </w:rPr>
              <w:t xml:space="preserve">13.16 </w:t>
            </w:r>
            <w:commentRangeEnd w:id="38"/>
            <w:r w:rsidR="00446E75">
              <w:rPr>
                <w:rStyle w:val="CommentReference"/>
                <w:lang w:val="en-GB"/>
              </w:rPr>
              <w:commentReference w:id="38"/>
            </w:r>
            <w:r w:rsidRPr="00DE1AAF">
              <w:rPr>
                <w:b/>
                <w:bCs/>
                <w:color w:val="00B050"/>
                <w:lang w:val="en-GB"/>
              </w:rPr>
              <w:t xml:space="preserve">to be removed as clause 2.2 should apply, given (as discussed above in the SLA re clause 15) that Milewood is tied in for the Minimum Period of making payment. </w:t>
            </w:r>
          </w:p>
          <w:p w14:paraId="2D152D0F" w14:textId="1EF4F67E" w:rsidR="008A2C25" w:rsidRDefault="008A2C25" w:rsidP="001D7665">
            <w:pPr>
              <w:ind w:left="28" w:right="177"/>
              <w:jc w:val="both"/>
              <w:rPr>
                <w:lang w:val="en-GB"/>
              </w:rPr>
            </w:pPr>
          </w:p>
        </w:tc>
      </w:tr>
      <w:tr w:rsidR="008A2C25" w:rsidRPr="00D56756" w14:paraId="1A892B7F"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08C0D5A2" w14:textId="14CCB7EC" w:rsidR="008A2C25" w:rsidRPr="00D56756" w:rsidRDefault="008A2C25" w:rsidP="00954336">
            <w:pPr>
              <w:ind w:right="-759"/>
              <w:rPr>
                <w:lang w:val="en-GB"/>
              </w:rPr>
            </w:pPr>
            <w:r>
              <w:rPr>
                <w:lang w:val="en-GB"/>
              </w:rPr>
              <w:t>18.3</w:t>
            </w:r>
          </w:p>
        </w:tc>
        <w:tc>
          <w:tcPr>
            <w:tcW w:w="9072" w:type="dxa"/>
            <w:tcBorders>
              <w:top w:val="single" w:sz="4" w:space="0" w:color="auto"/>
              <w:left w:val="single" w:sz="4" w:space="0" w:color="auto"/>
              <w:bottom w:val="single" w:sz="4" w:space="0" w:color="auto"/>
              <w:right w:val="single" w:sz="4" w:space="0" w:color="auto"/>
            </w:tcBorders>
          </w:tcPr>
          <w:p w14:paraId="0CB89189" w14:textId="77777777" w:rsidR="008A2C25" w:rsidRPr="00DE1AAF" w:rsidRDefault="008A2C25" w:rsidP="009A3D54">
            <w:pPr>
              <w:ind w:left="28" w:right="177"/>
              <w:jc w:val="both"/>
              <w:rPr>
                <w:b/>
                <w:bCs/>
                <w:color w:val="00B050"/>
                <w:lang w:val="en-GB"/>
              </w:rPr>
            </w:pPr>
            <w:commentRangeStart w:id="39"/>
            <w:r>
              <w:rPr>
                <w:lang w:val="en-GB"/>
              </w:rPr>
              <w:t xml:space="preserve">Clause </w:t>
            </w:r>
            <w:commentRangeEnd w:id="39"/>
            <w:r w:rsidR="00446E75">
              <w:rPr>
                <w:rStyle w:val="CommentReference"/>
                <w:lang w:val="en-GB"/>
              </w:rPr>
              <w:commentReference w:id="39"/>
            </w:r>
            <w:r>
              <w:rPr>
                <w:lang w:val="en-GB"/>
              </w:rPr>
              <w:t xml:space="preserve">18 gives </w:t>
            </w:r>
            <w:proofErr w:type="spellStart"/>
            <w:r>
              <w:rPr>
                <w:lang w:val="en-GB"/>
              </w:rPr>
              <w:t>Milewood</w:t>
            </w:r>
            <w:proofErr w:type="spellEnd"/>
            <w:r>
              <w:rPr>
                <w:lang w:val="en-GB"/>
              </w:rPr>
              <w:t xml:space="preserve"> the right to oppose the proposed appointment of any new subcontractors post the date of the Agreement. </w:t>
            </w:r>
            <w:r w:rsidRPr="00DE1AAF">
              <w:rPr>
                <w:b/>
                <w:bCs/>
                <w:color w:val="00B050"/>
                <w:lang w:val="en-GB"/>
              </w:rPr>
              <w:t xml:space="preserve">It seems like some text is missing from this clause. It does not state what </w:t>
            </w:r>
            <w:proofErr w:type="gramStart"/>
            <w:r w:rsidRPr="00DE1AAF">
              <w:rPr>
                <w:b/>
                <w:bCs/>
                <w:color w:val="00B050"/>
                <w:lang w:val="en-GB"/>
              </w:rPr>
              <w:t>actually happens</w:t>
            </w:r>
            <w:proofErr w:type="gramEnd"/>
            <w:r w:rsidRPr="00DE1AAF">
              <w:rPr>
                <w:b/>
                <w:bCs/>
                <w:color w:val="00B050"/>
                <w:lang w:val="en-GB"/>
              </w:rPr>
              <w:t xml:space="preserve"> if Milewood objects. </w:t>
            </w:r>
          </w:p>
          <w:p w14:paraId="68D04F90" w14:textId="6FE0579E" w:rsidR="008A2C25" w:rsidRPr="00D56756" w:rsidRDefault="008A2C25" w:rsidP="009A3D54">
            <w:pPr>
              <w:ind w:left="28" w:right="177"/>
              <w:jc w:val="both"/>
              <w:rPr>
                <w:lang w:val="en-GB"/>
              </w:rPr>
            </w:pPr>
          </w:p>
        </w:tc>
      </w:tr>
      <w:tr w:rsidR="008A2C25" w:rsidRPr="00D56756" w14:paraId="6B099557" w14:textId="77777777" w:rsidTr="00954336">
        <w:trPr>
          <w:gridAfter w:val="1"/>
          <w:wAfter w:w="9072" w:type="dxa"/>
        </w:trPr>
        <w:tc>
          <w:tcPr>
            <w:tcW w:w="1560" w:type="dxa"/>
            <w:tcBorders>
              <w:top w:val="single" w:sz="4" w:space="0" w:color="auto"/>
              <w:left w:val="single" w:sz="4" w:space="0" w:color="auto"/>
              <w:bottom w:val="single" w:sz="4" w:space="0" w:color="auto"/>
              <w:right w:val="single" w:sz="4" w:space="0" w:color="auto"/>
            </w:tcBorders>
          </w:tcPr>
          <w:p w14:paraId="520FDF82" w14:textId="77777777" w:rsidR="008A2C25" w:rsidRDefault="008A2C25" w:rsidP="00954336">
            <w:pPr>
              <w:ind w:right="-759"/>
              <w:rPr>
                <w:lang w:val="en-GB"/>
              </w:rPr>
            </w:pPr>
            <w:r>
              <w:rPr>
                <w:lang w:val="en-GB"/>
              </w:rPr>
              <w:t xml:space="preserve">26 (particularly clauses 26.3 </w:t>
            </w:r>
          </w:p>
          <w:p w14:paraId="1B5654FF" w14:textId="45FE670D" w:rsidR="008A2C25" w:rsidRPr="00D56756" w:rsidRDefault="008A2C25" w:rsidP="00954336">
            <w:pPr>
              <w:ind w:right="-759"/>
              <w:rPr>
                <w:lang w:val="en-GB"/>
              </w:rPr>
            </w:pPr>
            <w:r>
              <w:rPr>
                <w:lang w:val="en-GB"/>
              </w:rPr>
              <w:t>and 26.4)</w:t>
            </w:r>
          </w:p>
        </w:tc>
        <w:tc>
          <w:tcPr>
            <w:tcW w:w="9072" w:type="dxa"/>
            <w:tcBorders>
              <w:top w:val="single" w:sz="4" w:space="0" w:color="auto"/>
              <w:left w:val="single" w:sz="4" w:space="0" w:color="auto"/>
              <w:bottom w:val="single" w:sz="4" w:space="0" w:color="auto"/>
              <w:right w:val="single" w:sz="4" w:space="0" w:color="auto"/>
            </w:tcBorders>
          </w:tcPr>
          <w:p w14:paraId="161DBF47" w14:textId="61C25AE7" w:rsidR="00DE1AAF" w:rsidRPr="00DE1AAF" w:rsidRDefault="00DE1AAF" w:rsidP="00DE1AAF">
            <w:pPr>
              <w:ind w:right="177"/>
              <w:jc w:val="both"/>
              <w:rPr>
                <w:b/>
                <w:bCs/>
                <w:color w:val="EE0000"/>
                <w:lang w:val="en-GB"/>
              </w:rPr>
            </w:pPr>
            <w:commentRangeStart w:id="40"/>
            <w:r w:rsidRPr="00DE1AAF">
              <w:rPr>
                <w:b/>
                <w:bCs/>
                <w:color w:val="EE0000"/>
                <w:lang w:val="en-GB"/>
              </w:rPr>
              <w:t xml:space="preserve">This </w:t>
            </w:r>
            <w:commentRangeEnd w:id="40"/>
            <w:r w:rsidR="00DC1121">
              <w:rPr>
                <w:rStyle w:val="CommentReference"/>
                <w:lang w:val="en-GB"/>
              </w:rPr>
              <w:commentReference w:id="40"/>
            </w:r>
            <w:r w:rsidRPr="00DE1AAF">
              <w:rPr>
                <w:b/>
                <w:bCs/>
                <w:color w:val="EE0000"/>
                <w:lang w:val="en-GB"/>
              </w:rPr>
              <w:t xml:space="preserve">whole section is very </w:t>
            </w:r>
            <w:proofErr w:type="gramStart"/>
            <w:r w:rsidRPr="00DE1AAF">
              <w:rPr>
                <w:b/>
                <w:bCs/>
                <w:color w:val="EE0000"/>
                <w:lang w:val="en-GB"/>
              </w:rPr>
              <w:t>onerous  -</w:t>
            </w:r>
            <w:proofErr w:type="gramEnd"/>
            <w:r w:rsidRPr="00DE1AAF">
              <w:rPr>
                <w:b/>
                <w:bCs/>
                <w:color w:val="EE0000"/>
                <w:lang w:val="en-GB"/>
              </w:rPr>
              <w:t xml:space="preserve"> please can whole of clause 26 be removed and replaced with a standard data processing clause or the clause is removed and the parties enter into a separate standard data processing agreement under which One2Call must take responsibility for its actions as data processor. It cannot put all risk and liability on Milewood. </w:t>
            </w:r>
          </w:p>
          <w:p w14:paraId="5A077468" w14:textId="173961C0" w:rsidR="008A2C25" w:rsidRPr="00D56756" w:rsidRDefault="008A2C25" w:rsidP="00DE1AAF">
            <w:pPr>
              <w:ind w:right="177"/>
              <w:jc w:val="both"/>
              <w:rPr>
                <w:lang w:val="en-GB"/>
              </w:rPr>
            </w:pPr>
          </w:p>
        </w:tc>
      </w:tr>
      <w:tr w:rsidR="008A2C25" w:rsidRPr="00D56756" w14:paraId="448EA049" w14:textId="77777777" w:rsidTr="007D7E99">
        <w:trPr>
          <w:gridAfter w:val="1"/>
          <w:wAfter w:w="9072" w:type="dxa"/>
        </w:trPr>
        <w:tc>
          <w:tcPr>
            <w:tcW w:w="15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B48CF1F" w14:textId="2B7C8DFB" w:rsidR="008A2C25" w:rsidRDefault="008A2C25" w:rsidP="00954336">
            <w:pPr>
              <w:ind w:right="-759"/>
              <w:rPr>
                <w:lang w:val="en-GB"/>
              </w:rPr>
            </w:pPr>
            <w:bookmarkStart w:id="41" w:name="_Hlk200452382"/>
            <w:r>
              <w:rPr>
                <w:lang w:val="en-GB"/>
              </w:rPr>
              <w:t>Master Service Agreement</w:t>
            </w:r>
          </w:p>
        </w:tc>
        <w:tc>
          <w:tcPr>
            <w:tcW w:w="9072" w:type="dxa"/>
          </w:tcPr>
          <w:p w14:paraId="733EA00A" w14:textId="692750BD" w:rsidR="008A2C25" w:rsidRDefault="008A2C25" w:rsidP="00A63C9C">
            <w:pPr>
              <w:ind w:right="177"/>
              <w:jc w:val="both"/>
              <w:rPr>
                <w:lang w:val="en-GB"/>
              </w:rPr>
            </w:pPr>
          </w:p>
        </w:tc>
      </w:tr>
      <w:tr w:rsidR="008A2C25" w:rsidRPr="00D56756" w14:paraId="1B55DD2C" w14:textId="77777777" w:rsidTr="007D7E99">
        <w:trPr>
          <w:gridAfter w:val="1"/>
          <w:wAfter w:w="9072" w:type="dxa"/>
        </w:trPr>
        <w:tc>
          <w:tcPr>
            <w:tcW w:w="10632" w:type="dxa"/>
            <w:gridSpan w:val="2"/>
            <w:tcBorders>
              <w:top w:val="single" w:sz="4" w:space="0" w:color="auto"/>
              <w:left w:val="single" w:sz="4" w:space="0" w:color="auto"/>
              <w:bottom w:val="single" w:sz="4" w:space="0" w:color="auto"/>
              <w:right w:val="single" w:sz="4" w:space="0" w:color="auto"/>
            </w:tcBorders>
          </w:tcPr>
          <w:p w14:paraId="461EA5C8" w14:textId="77777777" w:rsidR="008A2C25" w:rsidRDefault="008A2C25" w:rsidP="009A3D54">
            <w:pPr>
              <w:ind w:left="28" w:right="177"/>
              <w:jc w:val="both"/>
              <w:rPr>
                <w:lang w:val="en-GB"/>
              </w:rPr>
            </w:pPr>
            <w:r>
              <w:rPr>
                <w:lang w:val="en-GB"/>
              </w:rPr>
              <w:t>This sets out as follows:</w:t>
            </w:r>
          </w:p>
          <w:p w14:paraId="20CACDD6" w14:textId="77777777" w:rsidR="008A2C25" w:rsidRDefault="008A2C25" w:rsidP="009A3D54">
            <w:pPr>
              <w:ind w:left="28" w:right="177"/>
              <w:jc w:val="both"/>
              <w:rPr>
                <w:lang w:val="en-GB"/>
              </w:rPr>
            </w:pPr>
          </w:p>
          <w:p w14:paraId="1F475EF7" w14:textId="77777777" w:rsidR="008A2C25" w:rsidRPr="005738EC" w:rsidRDefault="008A2C25" w:rsidP="00A559B7">
            <w:pPr>
              <w:pStyle w:val="ListParagraph"/>
              <w:numPr>
                <w:ilvl w:val="0"/>
                <w:numId w:val="26"/>
              </w:numPr>
              <w:ind w:right="177"/>
              <w:jc w:val="both"/>
              <w:rPr>
                <w:lang w:val="en-GB"/>
              </w:rPr>
            </w:pPr>
            <w:proofErr w:type="spellStart"/>
            <w:r w:rsidRPr="005738EC">
              <w:rPr>
                <w:lang w:val="en-GB"/>
              </w:rPr>
              <w:t>there s</w:t>
            </w:r>
            <w:proofErr w:type="spellEnd"/>
            <w:r w:rsidRPr="005738EC">
              <w:rPr>
                <w:lang w:val="en-GB"/>
              </w:rPr>
              <w:t xml:space="preserve"> a minimum period of 24 months</w:t>
            </w:r>
            <w:r>
              <w:rPr>
                <w:lang w:val="en-GB"/>
              </w:rPr>
              <w:t xml:space="preserve"> </w:t>
            </w:r>
          </w:p>
          <w:p w14:paraId="1012E381" w14:textId="2DAF9B1A" w:rsidR="008A2C25" w:rsidRPr="00DE1AAF" w:rsidRDefault="008A2C25" w:rsidP="00A559B7">
            <w:pPr>
              <w:pStyle w:val="ListParagraph"/>
              <w:numPr>
                <w:ilvl w:val="0"/>
                <w:numId w:val="26"/>
              </w:numPr>
              <w:ind w:right="177"/>
              <w:jc w:val="both"/>
              <w:rPr>
                <w:color w:val="00B050"/>
                <w:lang w:val="en-GB"/>
              </w:rPr>
            </w:pPr>
            <w:r w:rsidRPr="005738EC">
              <w:rPr>
                <w:lang w:val="en-GB"/>
              </w:rPr>
              <w:t xml:space="preserve">after the </w:t>
            </w:r>
            <w:proofErr w:type="gramStart"/>
            <w:r w:rsidRPr="005738EC">
              <w:rPr>
                <w:lang w:val="en-GB"/>
              </w:rPr>
              <w:t>24</w:t>
            </w:r>
            <w:r>
              <w:rPr>
                <w:lang w:val="en-GB"/>
              </w:rPr>
              <w:t xml:space="preserve"> </w:t>
            </w:r>
            <w:r w:rsidRPr="005738EC">
              <w:rPr>
                <w:lang w:val="en-GB"/>
              </w:rPr>
              <w:t>month</w:t>
            </w:r>
            <w:proofErr w:type="gramEnd"/>
            <w:r w:rsidRPr="005738EC">
              <w:rPr>
                <w:lang w:val="en-GB"/>
              </w:rPr>
              <w:t xml:space="preserve"> minimum period, the contract continues on a rolling 12 month basis unless terminated by Milewood giving 30 days’ notice on or at any time during the final 30 days of the agreement</w:t>
            </w:r>
            <w:commentRangeStart w:id="42"/>
            <w:r w:rsidRPr="005738EC">
              <w:rPr>
                <w:lang w:val="en-GB"/>
              </w:rPr>
              <w:t xml:space="preserve">, </w:t>
            </w:r>
            <w:r w:rsidRPr="00DE1AAF">
              <w:rPr>
                <w:b/>
                <w:bCs/>
                <w:color w:val="00B050"/>
                <w:lang w:val="en-GB"/>
              </w:rPr>
              <w:t xml:space="preserve">Does this mean in the final 30 days of the minimum period and in any renewal term? </w:t>
            </w:r>
            <w:commentRangeEnd w:id="42"/>
            <w:r w:rsidR="00DC1121">
              <w:rPr>
                <w:rStyle w:val="CommentReference"/>
                <w:lang w:val="en-GB"/>
              </w:rPr>
              <w:commentReference w:id="42"/>
            </w:r>
          </w:p>
          <w:p w14:paraId="3FAE8110" w14:textId="77777777" w:rsidR="008A2C25" w:rsidRPr="003D51AB" w:rsidRDefault="008A2C25" w:rsidP="003D51AB">
            <w:pPr>
              <w:pStyle w:val="ListParagraph"/>
              <w:ind w:left="388" w:right="177"/>
              <w:jc w:val="both"/>
              <w:rPr>
                <w:highlight w:val="yellow"/>
                <w:lang w:val="en-GB"/>
              </w:rPr>
            </w:pPr>
          </w:p>
          <w:p w14:paraId="249A1B4E" w14:textId="03B76523" w:rsidR="008A2C25" w:rsidRPr="00DE1AAF" w:rsidRDefault="00DE1AAF" w:rsidP="008B7968">
            <w:pPr>
              <w:pStyle w:val="ListParagraph"/>
              <w:ind w:left="388" w:right="177"/>
              <w:jc w:val="both"/>
              <w:rPr>
                <w:b/>
                <w:bCs/>
                <w:color w:val="00B050"/>
                <w:highlight w:val="yellow"/>
                <w:lang w:val="en-GB"/>
              </w:rPr>
            </w:pPr>
            <w:r w:rsidRPr="00DE1AAF">
              <w:rPr>
                <w:b/>
                <w:bCs/>
                <w:color w:val="00B050"/>
                <w:lang w:val="en-GB"/>
              </w:rPr>
              <w:t>We</w:t>
            </w:r>
            <w:r w:rsidR="008A2C25" w:rsidRPr="00DE1AAF">
              <w:rPr>
                <w:b/>
                <w:bCs/>
                <w:color w:val="00B050"/>
                <w:lang w:val="en-GB"/>
              </w:rPr>
              <w:t xml:space="preserve"> do not see how this works with clause 8.1 and 8.2 of the General Terms &amp; Conditions (discussed above) which states that the Agreement remains in force until terminated by either </w:t>
            </w:r>
            <w:commentRangeStart w:id="43"/>
            <w:r w:rsidR="008A2C25" w:rsidRPr="00DE1AAF">
              <w:rPr>
                <w:b/>
                <w:bCs/>
                <w:color w:val="00B050"/>
                <w:lang w:val="en-GB"/>
              </w:rPr>
              <w:t>party on the provision of not less than ninety (90) days’ notice in writing. If the MSA is terminated on just 30 days’ notice, presumably the agreement and any contracts under it should terminate. I suggest this is clarified.</w:t>
            </w:r>
            <w:commentRangeEnd w:id="43"/>
            <w:r w:rsidR="00DC1121">
              <w:rPr>
                <w:rStyle w:val="CommentReference"/>
                <w:lang w:val="en-GB"/>
              </w:rPr>
              <w:commentReference w:id="43"/>
            </w:r>
          </w:p>
          <w:p w14:paraId="471646AB" w14:textId="77777777" w:rsidR="008A2C25" w:rsidRPr="008B7968" w:rsidRDefault="008A2C25" w:rsidP="008B7968">
            <w:pPr>
              <w:pStyle w:val="ListParagraph"/>
              <w:ind w:left="388" w:right="177"/>
              <w:jc w:val="both"/>
              <w:rPr>
                <w:b/>
                <w:bCs/>
                <w:highlight w:val="yellow"/>
                <w:lang w:val="en-GB"/>
              </w:rPr>
            </w:pPr>
          </w:p>
          <w:p w14:paraId="3CA1E4F7" w14:textId="0561A8A9" w:rsidR="008A2C25" w:rsidRPr="00DE1AAF" w:rsidRDefault="008A2C25" w:rsidP="00A559B7">
            <w:pPr>
              <w:pStyle w:val="ListParagraph"/>
              <w:numPr>
                <w:ilvl w:val="0"/>
                <w:numId w:val="26"/>
              </w:numPr>
              <w:ind w:right="177"/>
              <w:jc w:val="both"/>
              <w:rPr>
                <w:color w:val="00B050"/>
                <w:lang w:val="en-GB"/>
              </w:rPr>
            </w:pPr>
            <w:r>
              <w:rPr>
                <w:lang w:val="en-GB"/>
              </w:rPr>
              <w:t xml:space="preserve">Under the Heading “Equipment” it states that another set of terms apply at </w:t>
            </w:r>
            <w:hyperlink r:id="rId16" w:history="1">
              <w:r w:rsidRPr="00466C3B">
                <w:rPr>
                  <w:rStyle w:val="Hyperlink"/>
                  <w:lang w:val="en-GB"/>
                </w:rPr>
                <w:t>www.one2call.net/terms</w:t>
              </w:r>
            </w:hyperlink>
            <w:r>
              <w:rPr>
                <w:lang w:val="en-GB"/>
              </w:rPr>
              <w:t xml:space="preserve"> </w:t>
            </w:r>
            <w:commentRangeStart w:id="44"/>
            <w:r>
              <w:rPr>
                <w:lang w:val="en-GB"/>
              </w:rPr>
              <w:t xml:space="preserve">This page sets out a whole selection of terms and </w:t>
            </w:r>
            <w:r w:rsidR="00DE1AAF" w:rsidRPr="00DE1AAF">
              <w:rPr>
                <w:color w:val="00B050"/>
                <w:lang w:val="en-GB"/>
              </w:rPr>
              <w:t>W</w:t>
            </w:r>
            <w:r w:rsidRPr="00DE1AAF">
              <w:rPr>
                <w:b/>
                <w:bCs/>
                <w:color w:val="00B050"/>
                <w:lang w:val="en-GB"/>
              </w:rPr>
              <w:t>hich actually apply as it may be necessary to review these also.</w:t>
            </w:r>
            <w:r w:rsidRPr="00DE1AAF">
              <w:rPr>
                <w:color w:val="00B050"/>
                <w:lang w:val="en-GB"/>
              </w:rPr>
              <w:t xml:space="preserve"> </w:t>
            </w:r>
            <w:commentRangeEnd w:id="44"/>
            <w:r w:rsidR="00DC1121">
              <w:rPr>
                <w:rStyle w:val="CommentReference"/>
                <w:lang w:val="en-GB"/>
              </w:rPr>
              <w:commentReference w:id="44"/>
            </w:r>
          </w:p>
          <w:p w14:paraId="29D99F37" w14:textId="77777777" w:rsidR="008A2C25" w:rsidRPr="00DE1AAF" w:rsidRDefault="008A2C25" w:rsidP="00D52A75">
            <w:pPr>
              <w:pStyle w:val="ListParagraph"/>
              <w:ind w:left="388" w:right="177"/>
              <w:jc w:val="both"/>
              <w:rPr>
                <w:color w:val="00B050"/>
                <w:lang w:val="en-GB"/>
              </w:rPr>
            </w:pPr>
          </w:p>
          <w:p w14:paraId="1CBDBF66" w14:textId="77777777" w:rsidR="008A2C25" w:rsidRDefault="008A2C25" w:rsidP="00A559B7">
            <w:pPr>
              <w:pStyle w:val="ListParagraph"/>
              <w:numPr>
                <w:ilvl w:val="0"/>
                <w:numId w:val="26"/>
              </w:numPr>
              <w:ind w:right="177"/>
              <w:jc w:val="both"/>
              <w:rPr>
                <w:lang w:val="en-GB"/>
              </w:rPr>
            </w:pPr>
            <w:r>
              <w:rPr>
                <w:lang w:val="en-GB"/>
              </w:rPr>
              <w:t>It should be noted that Milewood agrees to accept the Microsoft Agreement directly with Microsoft.</w:t>
            </w:r>
          </w:p>
          <w:p w14:paraId="36646B4C" w14:textId="77777777" w:rsidR="008A2C25" w:rsidRPr="00D52A75" w:rsidRDefault="008A2C25" w:rsidP="00D52A75">
            <w:pPr>
              <w:pStyle w:val="ListParagraph"/>
              <w:rPr>
                <w:lang w:val="en-GB"/>
              </w:rPr>
            </w:pPr>
          </w:p>
          <w:p w14:paraId="457501C6" w14:textId="64664039" w:rsidR="008A2C25" w:rsidRPr="00DE1AAF" w:rsidRDefault="008A2C25" w:rsidP="00D52A75">
            <w:pPr>
              <w:pStyle w:val="ListParagraph"/>
              <w:numPr>
                <w:ilvl w:val="0"/>
                <w:numId w:val="26"/>
              </w:numPr>
              <w:rPr>
                <w:color w:val="00B050"/>
                <w:lang w:val="en-GB"/>
              </w:rPr>
            </w:pPr>
            <w:r w:rsidRPr="00D52A75">
              <w:rPr>
                <w:lang w:val="en-GB"/>
              </w:rPr>
              <w:t xml:space="preserve">It should be noted that Milewood agrees that One2Call may cancel contracts with any current service providers or networks for the telephone numbers listed in the agreement on </w:t>
            </w:r>
            <w:proofErr w:type="spellStart"/>
            <w:r w:rsidRPr="00D52A75">
              <w:rPr>
                <w:lang w:val="en-GB"/>
              </w:rPr>
              <w:t>Milewood’s</w:t>
            </w:r>
            <w:proofErr w:type="spellEnd"/>
            <w:r w:rsidRPr="00D52A75">
              <w:rPr>
                <w:lang w:val="en-GB"/>
              </w:rPr>
              <w:t xml:space="preserve"> behalf. </w:t>
            </w:r>
            <w:proofErr w:type="gramStart"/>
            <w:r w:rsidRPr="00D52A75">
              <w:rPr>
                <w:lang w:val="en-GB"/>
              </w:rPr>
              <w:t>Again</w:t>
            </w:r>
            <w:proofErr w:type="gramEnd"/>
            <w:r w:rsidRPr="00D52A75">
              <w:rPr>
                <w:lang w:val="en-GB"/>
              </w:rPr>
              <w:t xml:space="preserve"> there is a reference to full terms and conditions at </w:t>
            </w:r>
            <w:hyperlink r:id="rId17" w:history="1">
              <w:r w:rsidRPr="00466C3B">
                <w:rPr>
                  <w:rStyle w:val="Hyperlink"/>
                  <w:lang w:val="en-GB"/>
                </w:rPr>
                <w:t>www.one2call.net/terms</w:t>
              </w:r>
            </w:hyperlink>
            <w:r>
              <w:rPr>
                <w:lang w:val="en-GB"/>
              </w:rPr>
              <w:t xml:space="preserve">. </w:t>
            </w:r>
            <w:r w:rsidRPr="00D52A75">
              <w:rPr>
                <w:lang w:val="en-GB"/>
              </w:rPr>
              <w:t xml:space="preserve">This page sets out a whole selection of terms and </w:t>
            </w:r>
            <w:commentRangeStart w:id="45"/>
            <w:r w:rsidR="00DE1AAF" w:rsidRPr="00DE1AAF">
              <w:rPr>
                <w:color w:val="00B050"/>
                <w:lang w:val="en-GB"/>
              </w:rPr>
              <w:t>Which terms</w:t>
            </w:r>
            <w:r w:rsidRPr="00DE1AAF">
              <w:rPr>
                <w:color w:val="00B050"/>
                <w:lang w:val="en-GB"/>
              </w:rPr>
              <w:t xml:space="preserve"> </w:t>
            </w:r>
            <w:commentRangeEnd w:id="45"/>
            <w:r w:rsidR="00DC1121">
              <w:rPr>
                <w:rStyle w:val="CommentReference"/>
                <w:lang w:val="en-GB"/>
              </w:rPr>
              <w:commentReference w:id="45"/>
            </w:r>
            <w:proofErr w:type="gramStart"/>
            <w:r w:rsidRPr="00DE1AAF">
              <w:rPr>
                <w:color w:val="00B050"/>
                <w:lang w:val="en-GB"/>
              </w:rPr>
              <w:t>actually apply</w:t>
            </w:r>
            <w:proofErr w:type="gramEnd"/>
            <w:r w:rsidRPr="00DE1AAF">
              <w:rPr>
                <w:color w:val="00B050"/>
                <w:lang w:val="en-GB"/>
              </w:rPr>
              <w:t xml:space="preserve"> as it may be necessary to review these also. </w:t>
            </w:r>
          </w:p>
          <w:p w14:paraId="125328EE" w14:textId="645FB138" w:rsidR="008A2C25" w:rsidRPr="00D56756" w:rsidRDefault="008A2C25" w:rsidP="009A3D54">
            <w:pPr>
              <w:ind w:left="28" w:right="177"/>
              <w:jc w:val="both"/>
              <w:rPr>
                <w:lang w:val="en-GB"/>
              </w:rPr>
            </w:pPr>
          </w:p>
        </w:tc>
      </w:tr>
      <w:bookmarkEnd w:id="41"/>
      <w:tr w:rsidR="008A2C25" w:rsidRPr="00D56756" w14:paraId="3D6D9190" w14:textId="77777777" w:rsidTr="00497755">
        <w:trPr>
          <w:gridAfter w:val="1"/>
          <w:wAfter w:w="9072" w:type="dxa"/>
        </w:trPr>
        <w:tc>
          <w:tcPr>
            <w:tcW w:w="10632" w:type="dxa"/>
            <w:gridSpan w:val="2"/>
            <w:tcBorders>
              <w:top w:val="single" w:sz="4" w:space="0" w:color="auto"/>
              <w:left w:val="single" w:sz="4" w:space="0" w:color="auto"/>
              <w:bottom w:val="single" w:sz="4" w:space="0" w:color="auto"/>
              <w:right w:val="single" w:sz="4" w:space="0" w:color="auto"/>
            </w:tcBorders>
          </w:tcPr>
          <w:p w14:paraId="0EE9E11B" w14:textId="5D13E8A2" w:rsidR="008A2C25" w:rsidRPr="00D52A75" w:rsidRDefault="008A2C25" w:rsidP="00D52A75">
            <w:pPr>
              <w:ind w:right="177"/>
              <w:jc w:val="both"/>
              <w:rPr>
                <w:lang w:val="en-GB"/>
              </w:rPr>
            </w:pPr>
          </w:p>
        </w:tc>
      </w:tr>
    </w:tbl>
    <w:p w14:paraId="3E34DD95" w14:textId="77777777" w:rsidR="00D56756" w:rsidRDefault="00D56756" w:rsidP="00D56756">
      <w:pPr>
        <w:ind w:left="-851" w:right="-759"/>
        <w:rPr>
          <w:lang w:val="en-GB"/>
        </w:rPr>
      </w:pPr>
    </w:p>
    <w:sectPr w:rsidR="00D56756" w:rsidSect="003C7BCC">
      <w:pgSz w:w="11907" w:h="16840" w:code="9"/>
      <w:pgMar w:top="1440" w:right="1797" w:bottom="1440" w:left="179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vid Sant" w:date="2025-06-10T14:47:00Z" w:initials="DS">
    <w:p w14:paraId="02B0F640" w14:textId="77777777" w:rsidR="00355D71" w:rsidRDefault="00F928E4" w:rsidP="00355D71">
      <w:pPr>
        <w:pStyle w:val="CommentText"/>
        <w:jc w:val="left"/>
      </w:pPr>
      <w:r>
        <w:rPr>
          <w:rStyle w:val="CommentReference"/>
        </w:rPr>
        <w:annotationRef/>
      </w:r>
      <w:r w:rsidR="00355D71">
        <w:rPr>
          <w:highlight w:val="yellow"/>
        </w:rPr>
        <w:t>For O2C</w:t>
      </w:r>
      <w:r w:rsidR="00355D71">
        <w:t>: We could refer the customer to 3.1.6 - “</w:t>
      </w:r>
      <w:r w:rsidR="00355D71">
        <w:rPr>
          <w:color w:val="374050"/>
        </w:rPr>
        <w:t>Any Incidents missing their target resolution will be escalated by the Service Desk to senior management within the Company. Immediate escalation awaits high-priority Incidents that miss their target resolution, with the Company providing written details to the Customer regarding the Incident and proposed rectification actions. “</w:t>
      </w:r>
    </w:p>
  </w:comment>
  <w:comment w:id="1" w:author="David Sant" w:date="2025-06-10T14:53:00Z" w:initials="DS">
    <w:p w14:paraId="01E0D058" w14:textId="77777777" w:rsidR="00355D71" w:rsidRDefault="00F928E4" w:rsidP="00355D71">
      <w:pPr>
        <w:pStyle w:val="CommentText"/>
        <w:jc w:val="left"/>
      </w:pPr>
      <w:r>
        <w:rPr>
          <w:rStyle w:val="CommentReference"/>
        </w:rPr>
        <w:annotationRef/>
      </w:r>
      <w:r w:rsidR="00355D71">
        <w:rPr>
          <w:highlight w:val="yellow"/>
        </w:rPr>
        <w:t>For O2C</w:t>
      </w:r>
      <w:r w:rsidR="00355D71">
        <w:t>: This is actually just a target response time to acknowledge and accept the issue.  It is not a target fix time.  From what I can tell, there is no target fix time in this SLA.  4.8.1 defines how the “resolution target” will be measured - but there is no SLA table with resolution times for P1, P2, P3</w:t>
      </w:r>
    </w:p>
  </w:comment>
  <w:comment w:id="2" w:author="David Sant" w:date="2025-06-10T14:55:00Z" w:initials="DS">
    <w:p w14:paraId="30176E9B" w14:textId="17FF541F" w:rsidR="00355D71" w:rsidRDefault="00F928E4" w:rsidP="00355D71">
      <w:pPr>
        <w:pStyle w:val="CommentText"/>
        <w:jc w:val="left"/>
      </w:pPr>
      <w:r>
        <w:rPr>
          <w:rStyle w:val="CommentReference"/>
        </w:rPr>
        <w:annotationRef/>
      </w:r>
      <w:r w:rsidR="00355D71">
        <w:rPr>
          <w:highlight w:val="yellow"/>
        </w:rPr>
        <w:t>For O2C:</w:t>
      </w:r>
      <w:r w:rsidR="00355D71">
        <w:t xml:space="preserve"> We can easily fix these typos</w:t>
      </w:r>
    </w:p>
  </w:comment>
  <w:comment w:id="3" w:author="David Sant" w:date="2025-06-10T14:57:00Z" w:initials="DS">
    <w:p w14:paraId="3B3B08B7" w14:textId="77777777" w:rsidR="00355D71" w:rsidRDefault="008B0000" w:rsidP="00355D71">
      <w:pPr>
        <w:pStyle w:val="CommentText"/>
        <w:jc w:val="left"/>
      </w:pPr>
      <w:r>
        <w:rPr>
          <w:rStyle w:val="CommentReference"/>
        </w:rPr>
        <w:annotationRef/>
      </w:r>
      <w:r w:rsidR="00355D71">
        <w:rPr>
          <w:highlight w:val="cyan"/>
        </w:rPr>
        <w:t>For Customer</w:t>
      </w:r>
      <w:r w:rsidR="00355D71">
        <w:t>:</w:t>
      </w:r>
    </w:p>
    <w:p w14:paraId="3719756E" w14:textId="77777777" w:rsidR="00355D71" w:rsidRDefault="00355D71" w:rsidP="00355D71">
      <w:pPr>
        <w:pStyle w:val="CommentText"/>
        <w:jc w:val="left"/>
      </w:pPr>
      <w:r>
        <w:t>This wording is drafted flexibly so that the SLA document can be provided alongside any contract.  The definition of “Contract” in clause 1.1 is</w:t>
      </w:r>
      <w:r>
        <w:rPr>
          <w:color w:val="000000"/>
        </w:rPr>
        <w:t xml:space="preserve"> </w:t>
      </w:r>
      <w:r>
        <w:rPr>
          <w:b/>
          <w:bCs/>
          <w:color w:val="374050"/>
        </w:rPr>
        <w:t>“Contract” or “Agreement”</w:t>
      </w:r>
      <w:r>
        <w:rPr>
          <w:color w:val="374050"/>
        </w:rPr>
        <w:t xml:space="preserve">: means the Customer’s order and the Company’s acceptance of it as defined in the General Terms and Conditions and described more specifically therein. </w:t>
      </w:r>
    </w:p>
  </w:comment>
  <w:comment w:id="4" w:author="David Sant" w:date="2025-06-11T12:07:00Z" w:initials="DS">
    <w:p w14:paraId="128C1A85" w14:textId="01D2CC4B" w:rsidR="00355D71" w:rsidRDefault="00355D71" w:rsidP="00355D71">
      <w:pPr>
        <w:pStyle w:val="CommentText"/>
        <w:jc w:val="left"/>
      </w:pPr>
      <w:r>
        <w:rPr>
          <w:rStyle w:val="CommentReference"/>
        </w:rPr>
        <w:annotationRef/>
      </w:r>
      <w:r>
        <w:rPr>
          <w:highlight w:val="yellow"/>
        </w:rPr>
        <w:t>For O2C</w:t>
      </w:r>
      <w:r>
        <w:t>: I assume this is the customer’s internal legal team telling them they want to review contracts</w:t>
      </w:r>
    </w:p>
  </w:comment>
  <w:comment w:id="5" w:author="David Sant" w:date="2025-06-11T12:08:00Z" w:initials="DS">
    <w:p w14:paraId="558AA293" w14:textId="77777777" w:rsidR="00355D71" w:rsidRDefault="00355D71" w:rsidP="00355D71">
      <w:pPr>
        <w:pStyle w:val="CommentText"/>
        <w:jc w:val="left"/>
      </w:pPr>
      <w:r>
        <w:rPr>
          <w:rStyle w:val="CommentReference"/>
        </w:rPr>
        <w:annotationRef/>
      </w:r>
      <w:r>
        <w:rPr>
          <w:highlight w:val="yellow"/>
        </w:rPr>
        <w:t>For O2C</w:t>
      </w:r>
      <w:r>
        <w:t>: Are you happy to have an obligation to arrange a meeting?</w:t>
      </w:r>
    </w:p>
  </w:comment>
  <w:comment w:id="6" w:author="David Sant" w:date="2025-06-11T12:11:00Z" w:initials="DS">
    <w:p w14:paraId="0EF400E3" w14:textId="77777777" w:rsidR="00355D71" w:rsidRDefault="00355D71" w:rsidP="00355D71">
      <w:pPr>
        <w:pStyle w:val="CommentText"/>
        <w:jc w:val="left"/>
      </w:pPr>
      <w:r>
        <w:rPr>
          <w:rStyle w:val="CommentReference"/>
        </w:rPr>
        <w:annotationRef/>
      </w:r>
      <w:r>
        <w:rPr>
          <w:highlight w:val="yellow"/>
        </w:rPr>
        <w:t>For O2C</w:t>
      </w:r>
      <w:r>
        <w:t>: The customer’s point is reasonable - the SLA should apply to future incidents involving the replacement hardware.  This is probably what the drafting intention was.  We can clarify this.</w:t>
      </w:r>
    </w:p>
  </w:comment>
  <w:comment w:id="7" w:author="David Sant" w:date="2025-06-11T12:18:00Z" w:initials="DS">
    <w:p w14:paraId="01C1C6D8" w14:textId="77777777" w:rsidR="00CA5D88" w:rsidRDefault="00CA5D88" w:rsidP="00CA5D88">
      <w:pPr>
        <w:pStyle w:val="CommentText"/>
        <w:jc w:val="left"/>
      </w:pPr>
      <w:r>
        <w:rPr>
          <w:rStyle w:val="CommentReference"/>
        </w:rPr>
        <w:annotationRef/>
      </w:r>
      <w:r>
        <w:rPr>
          <w:highlight w:val="yellow"/>
        </w:rPr>
        <w:t>For O2C</w:t>
      </w:r>
      <w:r>
        <w:t>: This is the customer’s legal team asking the customer whether they want to push for service credits.  This is really a commercial issue - if you are charging a premium rate for the services, they might reasonably expect a service credit regime.  But if you are very competitive on price, we could argue that service credits are not appropriate for this level of pricing, but that they would have standard protections for breach of contract, including termination for material breach.</w:t>
      </w:r>
    </w:p>
  </w:comment>
  <w:comment w:id="8" w:author="David Sant" w:date="2025-06-11T12:24:00Z" w:initials="DS">
    <w:p w14:paraId="0A2600DA" w14:textId="77777777" w:rsidR="00CA5D88" w:rsidRDefault="00CA5D88" w:rsidP="00CA5D88">
      <w:pPr>
        <w:pStyle w:val="CommentText"/>
        <w:jc w:val="left"/>
      </w:pPr>
      <w:r>
        <w:rPr>
          <w:rStyle w:val="CommentReference"/>
        </w:rPr>
        <w:annotationRef/>
      </w:r>
      <w:r>
        <w:rPr>
          <w:highlight w:val="cyan"/>
        </w:rPr>
        <w:t>For Customer</w:t>
      </w:r>
      <w:r>
        <w:t>: 13.5 makes clear that the charges must be agreed by you in advance - so this is already included.  Is the point that you would like to pre-approve some of this work in some circumstances?</w:t>
      </w:r>
    </w:p>
  </w:comment>
  <w:comment w:id="9" w:author="David Sant" w:date="2025-06-11T12:27:00Z" w:initials="DS">
    <w:p w14:paraId="75D80ECD" w14:textId="77777777" w:rsidR="00CA5D88" w:rsidRDefault="00CA5D88" w:rsidP="00CA5D88">
      <w:pPr>
        <w:pStyle w:val="CommentText"/>
        <w:jc w:val="left"/>
      </w:pPr>
      <w:r>
        <w:rPr>
          <w:rStyle w:val="CommentReference"/>
        </w:rPr>
        <w:annotationRef/>
      </w:r>
      <w:r>
        <w:rPr>
          <w:highlight w:val="cyan"/>
        </w:rPr>
        <w:t>For Customer</w:t>
      </w:r>
      <w:r>
        <w:t>: The terms distinguish between changes to the Services and changes to the Terms and Conditions.  Changes to the Services (i.e. adding or removing or amending the spec of the Services) fall under the change control process in clause 14.  Changes to the Terms and Conditions fall under the variation process in clause 15.  We can make this clearer and use defined terms here.</w:t>
      </w:r>
    </w:p>
  </w:comment>
  <w:comment w:id="10" w:author="David Sant" w:date="2025-06-11T12:27:00Z" w:initials="DS">
    <w:p w14:paraId="3B6CAE79" w14:textId="77777777" w:rsidR="00071A7F" w:rsidRDefault="00071A7F" w:rsidP="00071A7F">
      <w:pPr>
        <w:pStyle w:val="CommentText"/>
        <w:jc w:val="left"/>
      </w:pPr>
      <w:r>
        <w:rPr>
          <w:rStyle w:val="CommentReference"/>
        </w:rPr>
        <w:annotationRef/>
      </w:r>
      <w:r>
        <w:rPr>
          <w:highlight w:val="cyan"/>
        </w:rPr>
        <w:t>For Customer</w:t>
      </w:r>
      <w:r>
        <w:t>: See comment above</w:t>
      </w:r>
    </w:p>
  </w:comment>
  <w:comment w:id="11" w:author="David Sant" w:date="2025-06-11T12:30:00Z" w:initials="DS">
    <w:p w14:paraId="7EA015C0" w14:textId="77777777" w:rsidR="00071A7F" w:rsidRDefault="00071A7F" w:rsidP="00071A7F">
      <w:pPr>
        <w:pStyle w:val="CommentText"/>
        <w:jc w:val="left"/>
      </w:pPr>
      <w:r>
        <w:rPr>
          <w:rStyle w:val="CommentReference"/>
        </w:rPr>
        <w:annotationRef/>
      </w:r>
      <w:r>
        <w:t>F</w:t>
      </w:r>
      <w:r>
        <w:rPr>
          <w:highlight w:val="yellow"/>
        </w:rPr>
        <w:t>or O2C</w:t>
      </w:r>
      <w:r>
        <w:t>: Their proposal is reasonable - that the legal terms should not change without their agreement.  The one thing we could push for is that the terms could change for future orders - whereas all existing orders would remain under the old terms.  Let me know whether you anticipate future orders from this customer and I can do the drafting.</w:t>
      </w:r>
    </w:p>
  </w:comment>
  <w:comment w:id="12" w:author="David Sant" w:date="2025-06-11T12:30:00Z" w:initials="DS">
    <w:p w14:paraId="260EBEA4" w14:textId="77777777" w:rsidR="00071A7F" w:rsidRDefault="00071A7F" w:rsidP="00071A7F">
      <w:pPr>
        <w:pStyle w:val="CommentText"/>
        <w:jc w:val="left"/>
      </w:pPr>
      <w:r>
        <w:rPr>
          <w:rStyle w:val="CommentReference"/>
        </w:rPr>
        <w:annotationRef/>
      </w:r>
      <w:r>
        <w:rPr>
          <w:highlight w:val="yellow"/>
        </w:rPr>
        <w:t>For O2C</w:t>
      </w:r>
      <w:r>
        <w:t>:  I think this links to the above point - do we want to say that a revised set of terms applies to orders placed after a certain date?</w:t>
      </w:r>
    </w:p>
  </w:comment>
  <w:comment w:id="13" w:author="David Sant" w:date="2025-06-11T12:33:00Z" w:initials="DS">
    <w:p w14:paraId="1446DF45" w14:textId="77777777" w:rsidR="00071A7F" w:rsidRDefault="00071A7F" w:rsidP="00071A7F">
      <w:pPr>
        <w:pStyle w:val="CommentText"/>
        <w:jc w:val="left"/>
      </w:pPr>
      <w:r>
        <w:rPr>
          <w:rStyle w:val="CommentReference"/>
        </w:rPr>
        <w:annotationRef/>
      </w:r>
      <w:r>
        <w:rPr>
          <w:highlight w:val="cyan"/>
        </w:rPr>
        <w:t>For Customer</w:t>
      </w:r>
      <w:r>
        <w:t>: We can update this to refer to UK data protection laws</w:t>
      </w:r>
    </w:p>
  </w:comment>
  <w:comment w:id="14" w:author="David Sant" w:date="2025-06-11T12:34:00Z" w:initials="DS">
    <w:p w14:paraId="60EE8F83" w14:textId="77777777" w:rsidR="00071A7F" w:rsidRDefault="00071A7F" w:rsidP="00071A7F">
      <w:pPr>
        <w:pStyle w:val="CommentText"/>
        <w:jc w:val="left"/>
      </w:pPr>
      <w:r>
        <w:rPr>
          <w:rStyle w:val="CommentReference"/>
        </w:rPr>
        <w:annotationRef/>
      </w:r>
      <w:r>
        <w:rPr>
          <w:highlight w:val="cyan"/>
        </w:rPr>
        <w:t>For Custome</w:t>
      </w:r>
      <w:r>
        <w:t>r: Agreed - we can remove the duplication</w:t>
      </w:r>
    </w:p>
  </w:comment>
  <w:comment w:id="15" w:author="David Sant" w:date="2025-06-11T12:35:00Z" w:initials="DS">
    <w:p w14:paraId="77BE980D" w14:textId="77777777" w:rsidR="00D31EB8" w:rsidRDefault="00071A7F" w:rsidP="00D31EB8">
      <w:pPr>
        <w:pStyle w:val="CommentText"/>
        <w:jc w:val="left"/>
      </w:pPr>
      <w:r>
        <w:rPr>
          <w:rStyle w:val="CommentReference"/>
        </w:rPr>
        <w:annotationRef/>
      </w:r>
      <w:r w:rsidR="00D31EB8">
        <w:rPr>
          <w:highlight w:val="cyan"/>
        </w:rPr>
        <w:t>For Customer</w:t>
      </w:r>
      <w:r w:rsidR="00D31EB8">
        <w:t>: We can clarify this.  The point is that some services might be provided with a minimum term of 3 months whereas others might have a minimum term of 12 months.  These would be described on the relevant Order Form.</w:t>
      </w:r>
    </w:p>
  </w:comment>
  <w:comment w:id="16" w:author="David Sant" w:date="2025-06-11T12:36:00Z" w:initials="DS">
    <w:p w14:paraId="265291F9" w14:textId="576C572F" w:rsidR="00071A7F" w:rsidRDefault="00071A7F" w:rsidP="00071A7F">
      <w:pPr>
        <w:pStyle w:val="CommentText"/>
        <w:jc w:val="left"/>
      </w:pPr>
      <w:r>
        <w:rPr>
          <w:rStyle w:val="CommentReference"/>
        </w:rPr>
        <w:annotationRef/>
      </w:r>
      <w:r>
        <w:rPr>
          <w:highlight w:val="cyan"/>
        </w:rPr>
        <w:t>For Customer</w:t>
      </w:r>
      <w:r>
        <w:t>: We are happy to make this change</w:t>
      </w:r>
    </w:p>
  </w:comment>
  <w:comment w:id="17" w:author="David Sant" w:date="2025-06-11T12:39:00Z" w:initials="DS">
    <w:p w14:paraId="387A6392" w14:textId="77777777" w:rsidR="00D31EB8" w:rsidRDefault="00E274EB" w:rsidP="00D31EB8">
      <w:pPr>
        <w:pStyle w:val="CommentText"/>
        <w:jc w:val="left"/>
      </w:pPr>
      <w:r>
        <w:rPr>
          <w:rStyle w:val="CommentReference"/>
        </w:rPr>
        <w:annotationRef/>
      </w:r>
      <w:r w:rsidR="00D31EB8">
        <w:rPr>
          <w:highlight w:val="yellow"/>
        </w:rPr>
        <w:t>For O2C</w:t>
      </w:r>
      <w:r w:rsidR="00D31EB8">
        <w:t>: They are correct that these clauses are contradictory - they may have come from different agreements which were merged.  Do we want the details of an order to be able to override the standard terms?  This would be normal, but with a caveat that this only applies to orders signed by the parties (i.e. they cannot provide their own standard terms and conditions.)</w:t>
      </w:r>
    </w:p>
  </w:comment>
  <w:comment w:id="18" w:author="David Sant" w:date="2025-06-11T17:40:00Z" w:initials="DS">
    <w:p w14:paraId="725985FB" w14:textId="77777777" w:rsidR="00D31EB8" w:rsidRDefault="00D31EB8" w:rsidP="00D31EB8">
      <w:pPr>
        <w:pStyle w:val="CommentText"/>
        <w:jc w:val="left"/>
      </w:pPr>
      <w:r>
        <w:rPr>
          <w:rStyle w:val="CommentReference"/>
        </w:rPr>
        <w:annotationRef/>
      </w:r>
      <w:r>
        <w:t>See comments on SLA clauses 14 and 15</w:t>
      </w:r>
    </w:p>
  </w:comment>
  <w:comment w:id="19" w:author="David Sant" w:date="2025-06-11T17:42:00Z" w:initials="DS">
    <w:p w14:paraId="0364F997" w14:textId="77777777" w:rsidR="00D31EB8" w:rsidRDefault="00D31EB8" w:rsidP="00D31EB8">
      <w:pPr>
        <w:pStyle w:val="CommentText"/>
        <w:jc w:val="left"/>
      </w:pPr>
      <w:r>
        <w:rPr>
          <w:rStyle w:val="CommentReference"/>
        </w:rPr>
        <w:annotationRef/>
      </w:r>
      <w:r>
        <w:rPr>
          <w:highlight w:val="yellow"/>
        </w:rPr>
        <w:t>For O2C</w:t>
      </w:r>
      <w:r>
        <w:t>: They have disclosed their negotiation position here on the indemnity.  I suggest you accept their edits.</w:t>
      </w:r>
    </w:p>
  </w:comment>
  <w:comment w:id="26" w:author="David Sant" w:date="2025-06-11T17:42:00Z" w:initials="DS">
    <w:p w14:paraId="38E62232" w14:textId="77777777" w:rsidR="00D31EB8" w:rsidRDefault="00D31EB8" w:rsidP="00D31EB8">
      <w:pPr>
        <w:pStyle w:val="CommentText"/>
        <w:jc w:val="left"/>
      </w:pPr>
      <w:r>
        <w:rPr>
          <w:rStyle w:val="CommentReference"/>
        </w:rPr>
        <w:annotationRef/>
      </w:r>
      <w:r>
        <w:rPr>
          <w:highlight w:val="yellow"/>
        </w:rPr>
        <w:t>For O2C</w:t>
      </w:r>
      <w:r>
        <w:t>: Are you happy to cap price increases at 10% per year?</w:t>
      </w:r>
    </w:p>
  </w:comment>
  <w:comment w:id="27" w:author="David Sant" w:date="2025-06-11T17:43:00Z" w:initials="DS">
    <w:p w14:paraId="597B521F" w14:textId="77777777" w:rsidR="00D31EB8" w:rsidRDefault="00D31EB8" w:rsidP="00D31EB8">
      <w:pPr>
        <w:pStyle w:val="CommentText"/>
        <w:jc w:val="left"/>
      </w:pPr>
      <w:r>
        <w:rPr>
          <w:rStyle w:val="CommentReference"/>
        </w:rPr>
        <w:annotationRef/>
      </w:r>
      <w:r>
        <w:rPr>
          <w:highlight w:val="yellow"/>
        </w:rPr>
        <w:t>For O2</w:t>
      </w:r>
      <w:r>
        <w:t>C: Are you happy to have a threshold over which you must obtain approval for expenses?</w:t>
      </w:r>
    </w:p>
  </w:comment>
  <w:comment w:id="28" w:author="David Sant" w:date="2025-06-11T17:44:00Z" w:initials="DS">
    <w:p w14:paraId="30FDD710" w14:textId="77777777" w:rsidR="00D31EB8" w:rsidRDefault="00D31EB8" w:rsidP="00D31EB8">
      <w:pPr>
        <w:pStyle w:val="CommentText"/>
        <w:jc w:val="left"/>
      </w:pPr>
      <w:r>
        <w:rPr>
          <w:rStyle w:val="CommentReference"/>
        </w:rPr>
        <w:annotationRef/>
      </w:r>
      <w:r>
        <w:rPr>
          <w:highlight w:val="yellow"/>
        </w:rPr>
        <w:t>For O2C</w:t>
      </w:r>
      <w:r>
        <w:t>: Their lawyer wants higher liability for Data Protection.  This is a common request. We could offer a supercap, e.g. £250k? Or £500k?</w:t>
      </w:r>
    </w:p>
  </w:comment>
  <w:comment w:id="29" w:author="David Sant" w:date="2025-06-11T17:46:00Z" w:initials="DS">
    <w:p w14:paraId="7EFCE8BA" w14:textId="77777777" w:rsidR="00D31EB8" w:rsidRDefault="00D31EB8" w:rsidP="00D31EB8">
      <w:pPr>
        <w:pStyle w:val="CommentText"/>
        <w:jc w:val="left"/>
      </w:pPr>
      <w:r>
        <w:rPr>
          <w:rStyle w:val="CommentReference"/>
        </w:rPr>
        <w:annotationRef/>
      </w:r>
      <w:r>
        <w:rPr>
          <w:highlight w:val="yellow"/>
        </w:rPr>
        <w:t>For O2C</w:t>
      </w:r>
      <w:r>
        <w:t>: It would be normal for O2C (as a data processor) to be liable for the actions of any subprocessors (i.e. subcontractors of O2C).  We could offer that under the supercap?  But make clear that you are not liable under any direct relationships between the customer and the third party service provider.</w:t>
      </w:r>
    </w:p>
  </w:comment>
  <w:comment w:id="30" w:author="David Sant" w:date="2025-06-12T07:59:00Z" w:initials="DS">
    <w:p w14:paraId="5DF784C2" w14:textId="77777777" w:rsidR="00446E75" w:rsidRDefault="00446E75" w:rsidP="00446E75">
      <w:pPr>
        <w:pStyle w:val="CommentText"/>
        <w:jc w:val="left"/>
      </w:pPr>
      <w:r>
        <w:rPr>
          <w:rStyle w:val="CommentReference"/>
        </w:rPr>
        <w:annotationRef/>
      </w:r>
      <w:r>
        <w:rPr>
          <w:highlight w:val="yellow"/>
        </w:rPr>
        <w:t>For O2C</w:t>
      </w:r>
      <w:r>
        <w:t>: They make a reasonable point - that they need to be able to terminate if you increase the prices, but I think we need some more stability and certainty in this clause.  You need to be able to pass on any third party cost increases.  But for other increases we could allow them to terminate.  Or perhaps we would say that you will only exercise your right to increase prices at the end of the minimum term and then after the same period(s) again.  What do you think?</w:t>
      </w:r>
    </w:p>
  </w:comment>
  <w:comment w:id="37" w:author="David Sant" w:date="2025-06-12T08:01:00Z" w:initials="DS">
    <w:p w14:paraId="74E01C95" w14:textId="77777777" w:rsidR="00446E75" w:rsidRDefault="00446E75" w:rsidP="00446E75">
      <w:pPr>
        <w:pStyle w:val="CommentText"/>
        <w:jc w:val="left"/>
      </w:pPr>
      <w:r>
        <w:rPr>
          <w:rStyle w:val="CommentReference"/>
        </w:rPr>
        <w:annotationRef/>
      </w:r>
      <w:r>
        <w:rPr>
          <w:highlight w:val="yellow"/>
        </w:rPr>
        <w:t>For O2C</w:t>
      </w:r>
      <w:r>
        <w:t>: I presume force majeure is unlikely.  But are there any third party costs they must continue to pay during a period where they are not receiving the services?</w:t>
      </w:r>
    </w:p>
  </w:comment>
  <w:comment w:id="38" w:author="David Sant" w:date="2025-06-12T08:02:00Z" w:initials="DS">
    <w:p w14:paraId="1A458E24" w14:textId="77777777" w:rsidR="00446E75" w:rsidRDefault="00446E75" w:rsidP="00446E75">
      <w:pPr>
        <w:pStyle w:val="CommentText"/>
        <w:jc w:val="left"/>
      </w:pPr>
      <w:r>
        <w:rPr>
          <w:rStyle w:val="CommentReference"/>
        </w:rPr>
        <w:annotationRef/>
      </w:r>
      <w:r>
        <w:rPr>
          <w:highlight w:val="yellow"/>
        </w:rPr>
        <w:t>For O2</w:t>
      </w:r>
      <w:r>
        <w:t>C: See comments above about variation and change control</w:t>
      </w:r>
    </w:p>
  </w:comment>
  <w:comment w:id="39" w:author="David Sant" w:date="2025-06-12T08:03:00Z" w:initials="DS">
    <w:p w14:paraId="3D3A4CD8" w14:textId="77777777" w:rsidR="00446E75" w:rsidRDefault="00446E75" w:rsidP="00446E75">
      <w:pPr>
        <w:pStyle w:val="CommentText"/>
        <w:jc w:val="left"/>
      </w:pPr>
      <w:r>
        <w:rPr>
          <w:rStyle w:val="CommentReference"/>
        </w:rPr>
        <w:annotationRef/>
      </w:r>
      <w:r>
        <w:rPr>
          <w:highlight w:val="yellow"/>
        </w:rPr>
        <w:t>For O2C</w:t>
      </w:r>
      <w:r>
        <w:t xml:space="preserve">: I can complete this DP clause with something sensible.  </w:t>
      </w:r>
    </w:p>
  </w:comment>
  <w:comment w:id="40" w:author="David Sant" w:date="2025-06-12T08:05:00Z" w:initials="DS">
    <w:p w14:paraId="5674C259" w14:textId="77777777" w:rsidR="00DC1121" w:rsidRDefault="00DC1121" w:rsidP="00DC1121">
      <w:pPr>
        <w:pStyle w:val="CommentText"/>
        <w:jc w:val="left"/>
      </w:pPr>
      <w:r>
        <w:rPr>
          <w:rStyle w:val="CommentReference"/>
        </w:rPr>
        <w:annotationRef/>
      </w:r>
      <w:r>
        <w:rPr>
          <w:highlight w:val="yellow"/>
        </w:rPr>
        <w:t>For O2C</w:t>
      </w:r>
      <w:r>
        <w:t>: I will make sure we are using standard DP clauses</w:t>
      </w:r>
    </w:p>
  </w:comment>
  <w:comment w:id="42" w:author="David Sant" w:date="2025-06-12T08:06:00Z" w:initials="DS">
    <w:p w14:paraId="56E1B283" w14:textId="77777777" w:rsidR="00DC1121" w:rsidRDefault="00DC1121" w:rsidP="00DC1121">
      <w:pPr>
        <w:pStyle w:val="CommentText"/>
        <w:jc w:val="left"/>
      </w:pPr>
      <w:r>
        <w:rPr>
          <w:rStyle w:val="CommentReference"/>
        </w:rPr>
        <w:annotationRef/>
      </w:r>
      <w:r>
        <w:rPr>
          <w:highlight w:val="yellow"/>
        </w:rPr>
        <w:t>For O2C</w:t>
      </w:r>
      <w:r>
        <w:t>: Is your intention that the MSA renews for further periods of 12m and that they must give 30d notice to prevent renewal?</w:t>
      </w:r>
    </w:p>
  </w:comment>
  <w:comment w:id="43" w:author="David Sant" w:date="2025-06-12T08:06:00Z" w:initials="DS">
    <w:p w14:paraId="4A6C16CC" w14:textId="1177DEE5" w:rsidR="00DC1121" w:rsidRDefault="00DC1121" w:rsidP="00DC1121">
      <w:pPr>
        <w:pStyle w:val="CommentText"/>
        <w:jc w:val="left"/>
      </w:pPr>
      <w:r>
        <w:rPr>
          <w:rStyle w:val="CommentReference"/>
        </w:rPr>
        <w:annotationRef/>
      </w:r>
      <w:r>
        <w:rPr>
          <w:highlight w:val="yellow"/>
        </w:rPr>
        <w:t>For O2C</w:t>
      </w:r>
      <w:r>
        <w:t>: I can clarify the distinction between the MSA and orders made under it</w:t>
      </w:r>
    </w:p>
  </w:comment>
  <w:comment w:id="44" w:author="David Sant" w:date="2025-06-12T08:07:00Z" w:initials="DS">
    <w:p w14:paraId="3EAE9F81" w14:textId="77777777" w:rsidR="00DC1121" w:rsidRDefault="00DC1121" w:rsidP="00DC1121">
      <w:pPr>
        <w:pStyle w:val="CommentText"/>
        <w:jc w:val="left"/>
      </w:pPr>
      <w:r>
        <w:rPr>
          <w:rStyle w:val="CommentReference"/>
        </w:rPr>
        <w:annotationRef/>
      </w:r>
      <w:r>
        <w:rPr>
          <w:highlight w:val="yellow"/>
        </w:rPr>
        <w:t>For O2</w:t>
      </w:r>
      <w:r>
        <w:t>C: We can clarify that those other terms will apply to equipment</w:t>
      </w:r>
    </w:p>
  </w:comment>
  <w:comment w:id="45" w:author="David Sant" w:date="2025-06-12T08:07:00Z" w:initials="DS">
    <w:p w14:paraId="345A8541" w14:textId="77777777" w:rsidR="00DC1121" w:rsidRDefault="00DC1121" w:rsidP="00DC1121">
      <w:pPr>
        <w:pStyle w:val="CommentText"/>
        <w:jc w:val="left"/>
      </w:pPr>
      <w:r>
        <w:rPr>
          <w:rStyle w:val="CommentReference"/>
        </w:rPr>
        <w:annotationRef/>
      </w:r>
      <w:r>
        <w:rPr>
          <w:highlight w:val="yellow"/>
        </w:rPr>
        <w:t>For O2C</w:t>
      </w:r>
      <w:r>
        <w:t>: and here</w:t>
      </w:r>
      <w:bookmarkStart w:id="46" w:name="OpenAt"/>
      <w:bookmarkEnd w:id="46"/>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B0F640" w15:done="0"/>
  <w15:commentEx w15:paraId="01E0D058" w15:paraIdParent="02B0F640" w15:done="0"/>
  <w15:commentEx w15:paraId="30176E9B" w15:done="0"/>
  <w15:commentEx w15:paraId="3719756E" w15:done="0"/>
  <w15:commentEx w15:paraId="128C1A85" w15:done="0"/>
  <w15:commentEx w15:paraId="558AA293" w15:done="0"/>
  <w15:commentEx w15:paraId="0EF400E3" w15:done="0"/>
  <w15:commentEx w15:paraId="01C1C6D8" w15:done="0"/>
  <w15:commentEx w15:paraId="0A2600DA" w15:done="0"/>
  <w15:commentEx w15:paraId="75D80ECD" w15:done="0"/>
  <w15:commentEx w15:paraId="3B6CAE79" w15:done="0"/>
  <w15:commentEx w15:paraId="7EA015C0" w15:done="0"/>
  <w15:commentEx w15:paraId="260EBEA4" w15:done="0"/>
  <w15:commentEx w15:paraId="1446DF45" w15:done="0"/>
  <w15:commentEx w15:paraId="60EE8F83" w15:done="0"/>
  <w15:commentEx w15:paraId="77BE980D" w15:done="0"/>
  <w15:commentEx w15:paraId="265291F9" w15:done="0"/>
  <w15:commentEx w15:paraId="387A6392" w15:done="0"/>
  <w15:commentEx w15:paraId="725985FB" w15:done="0"/>
  <w15:commentEx w15:paraId="0364F997" w15:done="0"/>
  <w15:commentEx w15:paraId="38E62232" w15:done="0"/>
  <w15:commentEx w15:paraId="597B521F" w15:done="0"/>
  <w15:commentEx w15:paraId="30FDD710" w15:done="0"/>
  <w15:commentEx w15:paraId="7EFCE8BA" w15:done="0"/>
  <w15:commentEx w15:paraId="5DF784C2" w15:done="0"/>
  <w15:commentEx w15:paraId="74E01C95" w15:done="0"/>
  <w15:commentEx w15:paraId="1A458E24" w15:done="0"/>
  <w15:commentEx w15:paraId="3D3A4CD8" w15:done="0"/>
  <w15:commentEx w15:paraId="5674C259" w15:done="0"/>
  <w15:commentEx w15:paraId="56E1B283" w15:done="0"/>
  <w15:commentEx w15:paraId="4A6C16CC" w15:done="0"/>
  <w15:commentEx w15:paraId="3EAE9F81" w15:done="0"/>
  <w15:commentEx w15:paraId="345A85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0507F2A" w16cex:dateUtc="2025-06-10T13:47:00Z"/>
  <w16cex:commentExtensible w16cex:durableId="0CB47D72" w16cex:dateUtc="2025-06-10T13:53:00Z"/>
  <w16cex:commentExtensible w16cex:durableId="7968DA7A" w16cex:dateUtc="2025-06-10T13:55:00Z"/>
  <w16cex:commentExtensible w16cex:durableId="228A7D65" w16cex:dateUtc="2025-06-10T13:57:00Z"/>
  <w16cex:commentExtensible w16cex:durableId="3434A256" w16cex:dateUtc="2025-06-11T11:07:00Z"/>
  <w16cex:commentExtensible w16cex:durableId="4C794808" w16cex:dateUtc="2025-06-11T11:08:00Z"/>
  <w16cex:commentExtensible w16cex:durableId="65C40D97" w16cex:dateUtc="2025-06-11T11:11:00Z"/>
  <w16cex:commentExtensible w16cex:durableId="5BD2B801" w16cex:dateUtc="2025-06-11T11:18:00Z"/>
  <w16cex:commentExtensible w16cex:durableId="5425377A" w16cex:dateUtc="2025-06-11T11:24:00Z"/>
  <w16cex:commentExtensible w16cex:durableId="63BE2A14" w16cex:dateUtc="2025-06-11T11:27:00Z"/>
  <w16cex:commentExtensible w16cex:durableId="5248C527" w16cex:dateUtc="2025-06-11T11:27:00Z"/>
  <w16cex:commentExtensible w16cex:durableId="594B896D" w16cex:dateUtc="2025-06-11T11:30:00Z"/>
  <w16cex:commentExtensible w16cex:durableId="507906F7" w16cex:dateUtc="2025-06-11T11:30:00Z"/>
  <w16cex:commentExtensible w16cex:durableId="1C320488" w16cex:dateUtc="2025-06-11T11:33:00Z"/>
  <w16cex:commentExtensible w16cex:durableId="5F2A2272" w16cex:dateUtc="2025-06-11T11:34:00Z"/>
  <w16cex:commentExtensible w16cex:durableId="344C32AA" w16cex:dateUtc="2025-06-11T11:35:00Z"/>
  <w16cex:commentExtensible w16cex:durableId="312A3E42" w16cex:dateUtc="2025-06-11T11:36:00Z"/>
  <w16cex:commentExtensible w16cex:durableId="27166807" w16cex:dateUtc="2025-06-11T11:39:00Z"/>
  <w16cex:commentExtensible w16cex:durableId="1DAEA268" w16cex:dateUtc="2025-06-11T16:40:00Z"/>
  <w16cex:commentExtensible w16cex:durableId="7A92C78E" w16cex:dateUtc="2025-06-11T16:42:00Z"/>
  <w16cex:commentExtensible w16cex:durableId="2E544590" w16cex:dateUtc="2025-06-11T16:42:00Z"/>
  <w16cex:commentExtensible w16cex:durableId="14DFAFAF" w16cex:dateUtc="2025-06-11T16:43:00Z"/>
  <w16cex:commentExtensible w16cex:durableId="7D8759D1" w16cex:dateUtc="2025-06-11T16:44:00Z"/>
  <w16cex:commentExtensible w16cex:durableId="6B4E8965" w16cex:dateUtc="2025-06-11T16:46:00Z"/>
  <w16cex:commentExtensible w16cex:durableId="12A4119C" w16cex:dateUtc="2025-06-12T06:59:00Z"/>
  <w16cex:commentExtensible w16cex:durableId="4A30B9CB" w16cex:dateUtc="2025-06-12T07:01:00Z"/>
  <w16cex:commentExtensible w16cex:durableId="67C76CCF" w16cex:dateUtc="2025-06-12T07:02:00Z"/>
  <w16cex:commentExtensible w16cex:durableId="54C41A4A" w16cex:dateUtc="2025-06-12T07:03:00Z"/>
  <w16cex:commentExtensible w16cex:durableId="409C0233" w16cex:dateUtc="2025-06-12T07:05:00Z"/>
  <w16cex:commentExtensible w16cex:durableId="39F67404" w16cex:dateUtc="2025-06-12T07:06:00Z"/>
  <w16cex:commentExtensible w16cex:durableId="1ECB75A5" w16cex:dateUtc="2025-06-12T07:06:00Z"/>
  <w16cex:commentExtensible w16cex:durableId="23C5A93C" w16cex:dateUtc="2025-06-12T07:07:00Z"/>
  <w16cex:commentExtensible w16cex:durableId="3676717D" w16cex:dateUtc="2025-06-12T0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B0F640" w16cid:durableId="20507F2A"/>
  <w16cid:commentId w16cid:paraId="01E0D058" w16cid:durableId="0CB47D72"/>
  <w16cid:commentId w16cid:paraId="30176E9B" w16cid:durableId="7968DA7A"/>
  <w16cid:commentId w16cid:paraId="3719756E" w16cid:durableId="228A7D65"/>
  <w16cid:commentId w16cid:paraId="128C1A85" w16cid:durableId="3434A256"/>
  <w16cid:commentId w16cid:paraId="558AA293" w16cid:durableId="4C794808"/>
  <w16cid:commentId w16cid:paraId="0EF400E3" w16cid:durableId="65C40D97"/>
  <w16cid:commentId w16cid:paraId="01C1C6D8" w16cid:durableId="5BD2B801"/>
  <w16cid:commentId w16cid:paraId="0A2600DA" w16cid:durableId="5425377A"/>
  <w16cid:commentId w16cid:paraId="75D80ECD" w16cid:durableId="63BE2A14"/>
  <w16cid:commentId w16cid:paraId="3B6CAE79" w16cid:durableId="5248C527"/>
  <w16cid:commentId w16cid:paraId="7EA015C0" w16cid:durableId="594B896D"/>
  <w16cid:commentId w16cid:paraId="260EBEA4" w16cid:durableId="507906F7"/>
  <w16cid:commentId w16cid:paraId="1446DF45" w16cid:durableId="1C320488"/>
  <w16cid:commentId w16cid:paraId="60EE8F83" w16cid:durableId="5F2A2272"/>
  <w16cid:commentId w16cid:paraId="77BE980D" w16cid:durableId="344C32AA"/>
  <w16cid:commentId w16cid:paraId="265291F9" w16cid:durableId="312A3E42"/>
  <w16cid:commentId w16cid:paraId="387A6392" w16cid:durableId="27166807"/>
  <w16cid:commentId w16cid:paraId="725985FB" w16cid:durableId="1DAEA268"/>
  <w16cid:commentId w16cid:paraId="0364F997" w16cid:durableId="7A92C78E"/>
  <w16cid:commentId w16cid:paraId="38E62232" w16cid:durableId="2E544590"/>
  <w16cid:commentId w16cid:paraId="597B521F" w16cid:durableId="14DFAFAF"/>
  <w16cid:commentId w16cid:paraId="30FDD710" w16cid:durableId="7D8759D1"/>
  <w16cid:commentId w16cid:paraId="7EFCE8BA" w16cid:durableId="6B4E8965"/>
  <w16cid:commentId w16cid:paraId="5DF784C2" w16cid:durableId="12A4119C"/>
  <w16cid:commentId w16cid:paraId="74E01C95" w16cid:durableId="4A30B9CB"/>
  <w16cid:commentId w16cid:paraId="1A458E24" w16cid:durableId="67C76CCF"/>
  <w16cid:commentId w16cid:paraId="3D3A4CD8" w16cid:durableId="54C41A4A"/>
  <w16cid:commentId w16cid:paraId="5674C259" w16cid:durableId="409C0233"/>
  <w16cid:commentId w16cid:paraId="56E1B283" w16cid:durableId="39F67404"/>
  <w16cid:commentId w16cid:paraId="4A6C16CC" w16cid:durableId="1ECB75A5"/>
  <w16cid:commentId w16cid:paraId="3EAE9F81" w16cid:durableId="23C5A93C"/>
  <w16cid:commentId w16cid:paraId="345A8541" w16cid:durableId="367671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7E1C9" w14:textId="77777777" w:rsidR="00D56756" w:rsidRDefault="00D56756" w:rsidP="006F5D27">
      <w:r>
        <w:separator/>
      </w:r>
    </w:p>
  </w:endnote>
  <w:endnote w:type="continuationSeparator" w:id="0">
    <w:p w14:paraId="28B8B3EC" w14:textId="77777777" w:rsidR="00D56756" w:rsidRDefault="00D56756" w:rsidP="006F5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FB2B2" w14:textId="77777777" w:rsidR="00D56756" w:rsidRDefault="00D56756" w:rsidP="006F5D27">
      <w:r>
        <w:separator/>
      </w:r>
    </w:p>
  </w:footnote>
  <w:footnote w:type="continuationSeparator" w:id="0">
    <w:p w14:paraId="3A2C43D8" w14:textId="77777777" w:rsidR="00D56756" w:rsidRDefault="00D56756" w:rsidP="006F5D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4A21"/>
    <w:multiLevelType w:val="multilevel"/>
    <w:tmpl w:val="0A8E2FFE"/>
    <w:lvl w:ilvl="0">
      <w:start w:val="1"/>
      <w:numFmt w:val="decimal"/>
      <w:pStyle w:val="PartyNumber"/>
      <w:suff w:val="nothing"/>
      <w:lvlText w:val="(%1)"/>
      <w:lvlJc w:val="center"/>
      <w:pPr>
        <w:ind w:left="0" w:firstLine="0"/>
      </w:pPr>
      <w:rPr>
        <w:rFonts w:hint="default"/>
      </w:rPr>
    </w:lvl>
    <w:lvl w:ilvl="1">
      <w:start w:val="1"/>
      <w:numFmt w:val="decimal"/>
      <w:pStyle w:val="PartyNumber2"/>
      <w:suff w:val="nothing"/>
      <w:lvlText w:val="(%2)"/>
      <w:lvlJc w:val="center"/>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C31017"/>
    <w:multiLevelType w:val="multilevel"/>
    <w:tmpl w:val="7512C1F4"/>
    <w:name w:val="LA Schedules 22"/>
    <w:styleLink w:val="AppendixList"/>
    <w:lvl w:ilvl="0">
      <w:start w:val="1"/>
      <w:numFmt w:val="upperLetter"/>
      <w:pStyle w:val="AppendixMainHead"/>
      <w:suff w:val="nothing"/>
      <w:lvlText w:val="Appendix %1"/>
      <w:lvlJc w:val="left"/>
      <w:pPr>
        <w:ind w:left="0" w:firstLine="0"/>
      </w:pPr>
      <w:rPr>
        <w:rFonts w:hint="default"/>
        <w:b/>
        <w:bCs/>
        <w:i w:val="0"/>
        <w:iCs w:val="0"/>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 w15:restartNumberingAfterBreak="0">
    <w:nsid w:val="0B3065B8"/>
    <w:multiLevelType w:val="multilevel"/>
    <w:tmpl w:val="CE9CB548"/>
    <w:styleLink w:val="ListNumberTableTextList"/>
    <w:lvl w:ilvl="0">
      <w:start w:val="1"/>
      <w:numFmt w:val="decimal"/>
      <w:pStyle w:val="ListNumberTableText"/>
      <w:lvlText w:val="%1"/>
      <w:lvlJc w:val="left"/>
      <w:pPr>
        <w:ind w:left="397" w:hanging="397"/>
      </w:pPr>
      <w:rPr>
        <w:rFonts w:hint="default"/>
      </w:rPr>
    </w:lvl>
    <w:lvl w:ilvl="1">
      <w:start w:val="1"/>
      <w:numFmt w:val="none"/>
      <w:lvlText w:val="Not Defined"/>
      <w:lvlJc w:val="left"/>
      <w:pPr>
        <w:ind w:left="0" w:firstLine="0"/>
      </w:pPr>
      <w:rPr>
        <w:rFonts w:hint="default"/>
      </w:rPr>
    </w:lvl>
    <w:lvl w:ilvl="2">
      <w:start w:val="1"/>
      <w:numFmt w:val="none"/>
      <w:lvlText w:val="Not Defined"/>
      <w:lvlJc w:val="left"/>
      <w:pPr>
        <w:ind w:left="0" w:firstLine="0"/>
      </w:pPr>
      <w:rPr>
        <w:rFonts w:hint="default"/>
      </w:rPr>
    </w:lvl>
    <w:lvl w:ilvl="3">
      <w:start w:val="1"/>
      <w:numFmt w:val="none"/>
      <w:lvlText w:val="Not Defined"/>
      <w:lvlJc w:val="left"/>
      <w:pPr>
        <w:ind w:left="0" w:firstLine="0"/>
      </w:pPr>
      <w:rPr>
        <w:rFonts w:hint="default"/>
      </w:rPr>
    </w:lvl>
    <w:lvl w:ilvl="4">
      <w:start w:val="1"/>
      <w:numFmt w:val="none"/>
      <w:lvlText w:val="Not Defined"/>
      <w:lvlJc w:val="left"/>
      <w:pPr>
        <w:ind w:left="0" w:firstLine="0"/>
      </w:pPr>
      <w:rPr>
        <w:rFonts w:hint="default"/>
      </w:rPr>
    </w:lvl>
    <w:lvl w:ilvl="5">
      <w:start w:val="1"/>
      <w:numFmt w:val="none"/>
      <w:lvlText w:val="Not Defined"/>
      <w:lvlJc w:val="left"/>
      <w:pPr>
        <w:ind w:left="0" w:firstLine="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3" w15:restartNumberingAfterBreak="0">
    <w:nsid w:val="0C1B2253"/>
    <w:multiLevelType w:val="multilevel"/>
    <w:tmpl w:val="7512C1F4"/>
    <w:name w:val="LA Schedules 223"/>
    <w:numStyleLink w:val="AppendixList"/>
  </w:abstractNum>
  <w:abstractNum w:abstractNumId="4" w15:restartNumberingAfterBreak="0">
    <w:nsid w:val="0E3C3FCB"/>
    <w:multiLevelType w:val="multilevel"/>
    <w:tmpl w:val="FBB88030"/>
    <w:styleLink w:val="ListNumber2List"/>
    <w:lvl w:ilvl="0">
      <w:start w:val="1"/>
      <w:numFmt w:val="lowerLetter"/>
      <w:pStyle w:val="ListNumber2"/>
      <w:lvlText w:val="%1"/>
      <w:lvlJc w:val="left"/>
      <w:pPr>
        <w:ind w:left="720" w:hanging="720"/>
      </w:pPr>
      <w:rPr>
        <w:rFonts w:hint="default"/>
      </w:rPr>
    </w:lvl>
    <w:lvl w:ilvl="1">
      <w:start w:val="1"/>
      <w:numFmt w:val="lowerLetter"/>
      <w:pStyle w:val="ListNumber2Indent"/>
      <w:lvlText w:val="%2"/>
      <w:lvlJc w:val="left"/>
      <w:pPr>
        <w:ind w:left="1797" w:hanging="1077"/>
      </w:pPr>
      <w:rPr>
        <w:rFonts w:hint="default"/>
      </w:rPr>
    </w:lvl>
    <w:lvl w:ilvl="2">
      <w:start w:val="1"/>
      <w:numFmt w:val="lowerLetter"/>
      <w:pStyle w:val="ListNumber2Indent2"/>
      <w:lvlText w:val="%3"/>
      <w:lvlJc w:val="left"/>
      <w:pPr>
        <w:ind w:left="2517" w:hanging="720"/>
      </w:pPr>
      <w:rPr>
        <w:rFonts w:hint="default"/>
      </w:rPr>
    </w:lvl>
    <w:lvl w:ilvl="3">
      <w:start w:val="1"/>
      <w:numFmt w:val="lowerLetter"/>
      <w:pStyle w:val="ListNumber2Indent3"/>
      <w:lvlText w:val="%4"/>
      <w:lvlJc w:val="left"/>
      <w:pPr>
        <w:ind w:left="3238" w:hanging="721"/>
      </w:pPr>
      <w:rPr>
        <w:rFonts w:hint="default"/>
      </w:rPr>
    </w:lvl>
    <w:lvl w:ilvl="4">
      <w:start w:val="1"/>
      <w:numFmt w:val="lowerLetter"/>
      <w:pStyle w:val="ListNumber2Indent4"/>
      <w:lvlText w:val="%5"/>
      <w:lvlJc w:val="left"/>
      <w:pPr>
        <w:ind w:left="3958" w:hanging="720"/>
      </w:pPr>
      <w:rPr>
        <w:rFonts w:hint="default"/>
      </w:rPr>
    </w:lvl>
    <w:lvl w:ilvl="5">
      <w:start w:val="1"/>
      <w:numFmt w:val="none"/>
      <w:lvlText w:val="Not Defined"/>
      <w:lvlJc w:val="left"/>
      <w:pPr>
        <w:ind w:left="0" w:firstLine="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5" w15:restartNumberingAfterBreak="0">
    <w:nsid w:val="10EC7215"/>
    <w:multiLevelType w:val="multilevel"/>
    <w:tmpl w:val="2AC40E3A"/>
    <w:name w:val="LA Schedules"/>
    <w:styleLink w:val="Schedule1List"/>
    <w:lvl w:ilvl="0">
      <w:start w:val="1"/>
      <w:numFmt w:val="decimal"/>
      <w:pStyle w:val="Schmainhead"/>
      <w:suff w:val="nothing"/>
      <w:lvlText w:val="Schedule %1"/>
      <w:lvlJc w:val="left"/>
      <w:pPr>
        <w:ind w:left="0" w:firstLine="0"/>
      </w:pPr>
      <w:rPr>
        <w:rFonts w:hint="default"/>
      </w:rPr>
    </w:lvl>
    <w:lvl w:ilvl="1">
      <w:start w:val="1"/>
      <w:numFmt w:val="upperLetter"/>
      <w:pStyle w:val="SCHPARTHEAD"/>
      <w:suff w:val="nothing"/>
      <w:lvlText w:val="Part %2"/>
      <w:lvlJc w:val="left"/>
      <w:pPr>
        <w:ind w:left="0" w:firstLine="0"/>
      </w:pPr>
      <w:rPr>
        <w:rFonts w:hint="default"/>
      </w:rPr>
    </w:lvl>
    <w:lvl w:ilvl="2">
      <w:start w:val="1"/>
      <w:numFmt w:val="decimal"/>
      <w:pStyle w:val="Sch1stylelevel1"/>
      <w:lvlText w:val="%3."/>
      <w:lvlJc w:val="left"/>
      <w:pPr>
        <w:ind w:left="720" w:hanging="720"/>
      </w:pPr>
      <w:rPr>
        <w:rFonts w:hint="default"/>
      </w:rPr>
    </w:lvl>
    <w:lvl w:ilvl="3">
      <w:start w:val="1"/>
      <w:numFmt w:val="decimal"/>
      <w:pStyle w:val="Sch1stylelevel2"/>
      <w:lvlText w:val="%3.%4"/>
      <w:lvlJc w:val="left"/>
      <w:pPr>
        <w:ind w:left="720" w:hanging="720"/>
      </w:pPr>
      <w:rPr>
        <w:rFonts w:hint="default"/>
      </w:rPr>
    </w:lvl>
    <w:lvl w:ilvl="4">
      <w:start w:val="1"/>
      <w:numFmt w:val="decimal"/>
      <w:pStyle w:val="Sch1stylelevel3"/>
      <w:lvlText w:val="%3.%4.%5"/>
      <w:lvlJc w:val="left"/>
      <w:pPr>
        <w:ind w:left="1729" w:hanging="1009"/>
      </w:pPr>
      <w:rPr>
        <w:rFonts w:hint="default"/>
      </w:rPr>
    </w:lvl>
    <w:lvl w:ilvl="5">
      <w:start w:val="1"/>
      <w:numFmt w:val="lowerLetter"/>
      <w:pStyle w:val="Sch1stylelevel4"/>
      <w:lvlText w:val="%6."/>
      <w:lvlJc w:val="left"/>
      <w:pPr>
        <w:ind w:left="2449" w:hanging="72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123124B7"/>
    <w:multiLevelType w:val="hybridMultilevel"/>
    <w:tmpl w:val="5F4A31DC"/>
    <w:lvl w:ilvl="0" w:tplc="56EE4D2E">
      <w:start w:val="26"/>
      <w:numFmt w:val="bullet"/>
      <w:lvlText w:val="-"/>
      <w:lvlJc w:val="left"/>
      <w:pPr>
        <w:ind w:left="388" w:hanging="360"/>
      </w:pPr>
      <w:rPr>
        <w:rFonts w:ascii="Arial" w:eastAsiaTheme="minorHAnsi" w:hAnsi="Arial" w:cs="Arial" w:hint="default"/>
      </w:rPr>
    </w:lvl>
    <w:lvl w:ilvl="1" w:tplc="08090003" w:tentative="1">
      <w:start w:val="1"/>
      <w:numFmt w:val="bullet"/>
      <w:lvlText w:val="o"/>
      <w:lvlJc w:val="left"/>
      <w:pPr>
        <w:ind w:left="1108" w:hanging="360"/>
      </w:pPr>
      <w:rPr>
        <w:rFonts w:ascii="Courier New" w:hAnsi="Courier New" w:cs="Courier New" w:hint="default"/>
      </w:rPr>
    </w:lvl>
    <w:lvl w:ilvl="2" w:tplc="08090005" w:tentative="1">
      <w:start w:val="1"/>
      <w:numFmt w:val="bullet"/>
      <w:lvlText w:val=""/>
      <w:lvlJc w:val="left"/>
      <w:pPr>
        <w:ind w:left="1828" w:hanging="360"/>
      </w:pPr>
      <w:rPr>
        <w:rFonts w:ascii="Wingdings" w:hAnsi="Wingdings" w:hint="default"/>
      </w:rPr>
    </w:lvl>
    <w:lvl w:ilvl="3" w:tplc="08090001" w:tentative="1">
      <w:start w:val="1"/>
      <w:numFmt w:val="bullet"/>
      <w:lvlText w:val=""/>
      <w:lvlJc w:val="left"/>
      <w:pPr>
        <w:ind w:left="2548" w:hanging="360"/>
      </w:pPr>
      <w:rPr>
        <w:rFonts w:ascii="Symbol" w:hAnsi="Symbol" w:hint="default"/>
      </w:rPr>
    </w:lvl>
    <w:lvl w:ilvl="4" w:tplc="08090003" w:tentative="1">
      <w:start w:val="1"/>
      <w:numFmt w:val="bullet"/>
      <w:lvlText w:val="o"/>
      <w:lvlJc w:val="left"/>
      <w:pPr>
        <w:ind w:left="3268" w:hanging="360"/>
      </w:pPr>
      <w:rPr>
        <w:rFonts w:ascii="Courier New" w:hAnsi="Courier New" w:cs="Courier New" w:hint="default"/>
      </w:rPr>
    </w:lvl>
    <w:lvl w:ilvl="5" w:tplc="08090005" w:tentative="1">
      <w:start w:val="1"/>
      <w:numFmt w:val="bullet"/>
      <w:lvlText w:val=""/>
      <w:lvlJc w:val="left"/>
      <w:pPr>
        <w:ind w:left="3988" w:hanging="360"/>
      </w:pPr>
      <w:rPr>
        <w:rFonts w:ascii="Wingdings" w:hAnsi="Wingdings" w:hint="default"/>
      </w:rPr>
    </w:lvl>
    <w:lvl w:ilvl="6" w:tplc="08090001" w:tentative="1">
      <w:start w:val="1"/>
      <w:numFmt w:val="bullet"/>
      <w:lvlText w:val=""/>
      <w:lvlJc w:val="left"/>
      <w:pPr>
        <w:ind w:left="4708" w:hanging="360"/>
      </w:pPr>
      <w:rPr>
        <w:rFonts w:ascii="Symbol" w:hAnsi="Symbol" w:hint="default"/>
      </w:rPr>
    </w:lvl>
    <w:lvl w:ilvl="7" w:tplc="08090003" w:tentative="1">
      <w:start w:val="1"/>
      <w:numFmt w:val="bullet"/>
      <w:lvlText w:val="o"/>
      <w:lvlJc w:val="left"/>
      <w:pPr>
        <w:ind w:left="5428" w:hanging="360"/>
      </w:pPr>
      <w:rPr>
        <w:rFonts w:ascii="Courier New" w:hAnsi="Courier New" w:cs="Courier New" w:hint="default"/>
      </w:rPr>
    </w:lvl>
    <w:lvl w:ilvl="8" w:tplc="08090005" w:tentative="1">
      <w:start w:val="1"/>
      <w:numFmt w:val="bullet"/>
      <w:lvlText w:val=""/>
      <w:lvlJc w:val="left"/>
      <w:pPr>
        <w:ind w:left="6148" w:hanging="360"/>
      </w:pPr>
      <w:rPr>
        <w:rFonts w:ascii="Wingdings" w:hAnsi="Wingdings" w:hint="default"/>
      </w:rPr>
    </w:lvl>
  </w:abstractNum>
  <w:abstractNum w:abstractNumId="7" w15:restartNumberingAfterBreak="0">
    <w:nsid w:val="14F10B03"/>
    <w:multiLevelType w:val="multilevel"/>
    <w:tmpl w:val="C12435B2"/>
    <w:styleLink w:val="ListNumber2TableTextList"/>
    <w:lvl w:ilvl="0">
      <w:start w:val="1"/>
      <w:numFmt w:val="lowerLetter"/>
      <w:pStyle w:val="ListNumber2TableText"/>
      <w:lvlText w:val="%1"/>
      <w:lvlJc w:val="left"/>
      <w:pPr>
        <w:ind w:left="397" w:hanging="397"/>
      </w:pPr>
      <w:rPr>
        <w:rFonts w:hint="default"/>
      </w:rPr>
    </w:lvl>
    <w:lvl w:ilvl="1">
      <w:start w:val="1"/>
      <w:numFmt w:val="none"/>
      <w:lvlText w:val="Not Defined"/>
      <w:lvlJc w:val="left"/>
      <w:pPr>
        <w:ind w:left="0" w:firstLine="0"/>
      </w:pPr>
      <w:rPr>
        <w:rFonts w:hint="default"/>
      </w:rPr>
    </w:lvl>
    <w:lvl w:ilvl="2">
      <w:start w:val="1"/>
      <w:numFmt w:val="none"/>
      <w:lvlText w:val="Not Defined"/>
      <w:lvlJc w:val="left"/>
      <w:pPr>
        <w:ind w:left="0" w:firstLine="0"/>
      </w:pPr>
      <w:rPr>
        <w:rFonts w:hint="default"/>
      </w:rPr>
    </w:lvl>
    <w:lvl w:ilvl="3">
      <w:start w:val="1"/>
      <w:numFmt w:val="none"/>
      <w:lvlText w:val="Not Defined"/>
      <w:lvlJc w:val="left"/>
      <w:pPr>
        <w:ind w:left="0" w:firstLine="0"/>
      </w:pPr>
      <w:rPr>
        <w:rFonts w:hint="default"/>
      </w:rPr>
    </w:lvl>
    <w:lvl w:ilvl="4">
      <w:start w:val="1"/>
      <w:numFmt w:val="none"/>
      <w:lvlText w:val="Not Defined"/>
      <w:lvlJc w:val="left"/>
      <w:pPr>
        <w:ind w:left="0" w:firstLine="0"/>
      </w:pPr>
      <w:rPr>
        <w:rFonts w:hint="default"/>
      </w:rPr>
    </w:lvl>
    <w:lvl w:ilvl="5">
      <w:start w:val="1"/>
      <w:numFmt w:val="none"/>
      <w:lvlText w:val="Not Defined"/>
      <w:lvlJc w:val="left"/>
      <w:pPr>
        <w:ind w:left="0" w:firstLine="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8" w15:restartNumberingAfterBreak="0">
    <w:nsid w:val="1DF44E46"/>
    <w:multiLevelType w:val="multilevel"/>
    <w:tmpl w:val="2AC40E3A"/>
    <w:name w:val="LA Schedules2"/>
    <w:numStyleLink w:val="Schedule1List"/>
  </w:abstractNum>
  <w:abstractNum w:abstractNumId="9" w15:restartNumberingAfterBreak="0">
    <w:nsid w:val="1EDF15D8"/>
    <w:multiLevelType w:val="multilevel"/>
    <w:tmpl w:val="656C5A4A"/>
    <w:name w:val="LA Numbered Headings3"/>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tabs>
          <w:tab w:val="num" w:pos="720"/>
        </w:tabs>
        <w:ind w:left="1797" w:hanging="1077"/>
      </w:pPr>
      <w:rPr>
        <w:rFonts w:hint="default"/>
      </w:rPr>
    </w:lvl>
    <w:lvl w:ilvl="3">
      <w:start w:val="1"/>
      <w:numFmt w:val="lowerLetter"/>
      <w:lvlText w:val="%4."/>
      <w:lvlJc w:val="left"/>
      <w:pPr>
        <w:ind w:left="2517" w:hanging="720"/>
      </w:pPr>
      <w:rPr>
        <w:rFonts w:hint="default"/>
      </w:rPr>
    </w:lvl>
    <w:lvl w:ilvl="4">
      <w:start w:val="1"/>
      <w:numFmt w:val="lowerRoman"/>
      <w:lvlText w:val="%5."/>
      <w:lvlJc w:val="left"/>
      <w:pPr>
        <w:ind w:left="3238" w:hanging="721"/>
      </w:pPr>
      <w:rPr>
        <w:rFonts w:hint="default"/>
      </w:rPr>
    </w:lvl>
    <w:lvl w:ilvl="5">
      <w:start w:val="1"/>
      <w:numFmt w:val="bullet"/>
      <w:lvlText w:val=""/>
      <w:lvlJc w:val="left"/>
      <w:pPr>
        <w:ind w:left="3958" w:hanging="720"/>
      </w:pPr>
      <w:rPr>
        <w:rFonts w:ascii="Symbol" w:hAnsi="Symbol" w:cs="Times New Roman" w:hint="default"/>
        <w:color w:val="auto"/>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0" w15:restartNumberingAfterBreak="0">
    <w:nsid w:val="34137282"/>
    <w:multiLevelType w:val="multilevel"/>
    <w:tmpl w:val="C1E60FC0"/>
    <w:name w:val="LA Numbered Headings"/>
    <w:styleLink w:val="NumberedHeadingsList"/>
    <w:lvl w:ilvl="0">
      <w:start w:val="1"/>
      <w:numFmt w:val="decimal"/>
      <w:pStyle w:val="LAHeading1"/>
      <w:lvlText w:val="%1."/>
      <w:lvlJc w:val="left"/>
      <w:pPr>
        <w:ind w:left="720" w:hanging="720"/>
      </w:pPr>
      <w:rPr>
        <w:rFonts w:hint="default"/>
      </w:rPr>
    </w:lvl>
    <w:lvl w:ilvl="1">
      <w:start w:val="1"/>
      <w:numFmt w:val="decimal"/>
      <w:pStyle w:val="LAHeading2"/>
      <w:lvlText w:val="%1.%2"/>
      <w:lvlJc w:val="left"/>
      <w:pPr>
        <w:ind w:left="720" w:hanging="720"/>
      </w:pPr>
      <w:rPr>
        <w:rFonts w:hint="default"/>
      </w:rPr>
    </w:lvl>
    <w:lvl w:ilvl="2">
      <w:start w:val="1"/>
      <w:numFmt w:val="decimal"/>
      <w:pStyle w:val="LAHeading3"/>
      <w:lvlText w:val="%1.%2.%3"/>
      <w:lvlJc w:val="left"/>
      <w:pPr>
        <w:tabs>
          <w:tab w:val="num" w:pos="720"/>
        </w:tabs>
        <w:ind w:left="1797" w:hanging="1077"/>
      </w:pPr>
      <w:rPr>
        <w:rFonts w:hint="default"/>
      </w:rPr>
    </w:lvl>
    <w:lvl w:ilvl="3">
      <w:start w:val="1"/>
      <w:numFmt w:val="lowerLetter"/>
      <w:pStyle w:val="LAHeading4"/>
      <w:lvlText w:val="%4."/>
      <w:lvlJc w:val="left"/>
      <w:pPr>
        <w:ind w:left="2517" w:hanging="720"/>
      </w:pPr>
      <w:rPr>
        <w:rFonts w:hint="default"/>
      </w:rPr>
    </w:lvl>
    <w:lvl w:ilvl="4">
      <w:start w:val="1"/>
      <w:numFmt w:val="lowerRoman"/>
      <w:pStyle w:val="LAHeading5"/>
      <w:lvlText w:val="%5."/>
      <w:lvlJc w:val="left"/>
      <w:pPr>
        <w:ind w:left="3238" w:hanging="721"/>
      </w:pPr>
      <w:rPr>
        <w:rFonts w:hint="default"/>
      </w:rPr>
    </w:lvl>
    <w:lvl w:ilvl="5">
      <w:start w:val="1"/>
      <w:numFmt w:val="bullet"/>
      <w:pStyle w:val="LAHeading6"/>
      <w:lvlText w:val=""/>
      <w:lvlJc w:val="left"/>
      <w:pPr>
        <w:ind w:left="3958" w:hanging="720"/>
      </w:pPr>
      <w:rPr>
        <w:rFonts w:ascii="Symbol" w:hAnsi="Symbol" w:cs="Times New Roman" w:hint="default"/>
        <w:color w:val="auto"/>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1" w15:restartNumberingAfterBreak="0">
    <w:nsid w:val="3CB23D4B"/>
    <w:multiLevelType w:val="multilevel"/>
    <w:tmpl w:val="B150C944"/>
    <w:name w:val="LA Schedules 2"/>
    <w:styleLink w:val="Schedule2List"/>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729" w:hanging="1009"/>
      </w:pPr>
      <w:rPr>
        <w:rFonts w:hint="default"/>
      </w:rPr>
    </w:lvl>
    <w:lvl w:ilvl="3">
      <w:start w:val="1"/>
      <w:numFmt w:val="lowerLetter"/>
      <w:lvlText w:val="%4."/>
      <w:lvlJc w:val="left"/>
      <w:pPr>
        <w:ind w:left="2449" w:hanging="72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3E4068E5"/>
    <w:multiLevelType w:val="multilevel"/>
    <w:tmpl w:val="53B6EED8"/>
    <w:name w:val="LA Numbered Headings2"/>
    <w:styleLink w:val="HeadingsList"/>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797" w:hanging="1077"/>
      </w:pPr>
      <w:rPr>
        <w:rFonts w:hint="default"/>
      </w:rPr>
    </w:lvl>
    <w:lvl w:ilvl="3">
      <w:start w:val="1"/>
      <w:numFmt w:val="lowerLetter"/>
      <w:pStyle w:val="Heading4"/>
      <w:lvlText w:val="%4."/>
      <w:lvlJc w:val="left"/>
      <w:pPr>
        <w:ind w:left="2517" w:hanging="720"/>
      </w:pPr>
      <w:rPr>
        <w:rFonts w:hint="default"/>
      </w:rPr>
    </w:lvl>
    <w:lvl w:ilvl="4">
      <w:start w:val="1"/>
      <w:numFmt w:val="lowerRoman"/>
      <w:pStyle w:val="Heading5"/>
      <w:lvlText w:val="%5."/>
      <w:lvlJc w:val="left"/>
      <w:pPr>
        <w:ind w:left="3238" w:hanging="721"/>
      </w:pPr>
      <w:rPr>
        <w:rFonts w:hint="default"/>
      </w:rPr>
    </w:lvl>
    <w:lvl w:ilvl="5">
      <w:start w:val="1"/>
      <w:numFmt w:val="bullet"/>
      <w:pStyle w:val="Heading6"/>
      <w:lvlText w:val=""/>
      <w:lvlJc w:val="left"/>
      <w:pPr>
        <w:ind w:left="3958" w:hanging="720"/>
      </w:pPr>
      <w:rPr>
        <w:rFonts w:ascii="Symbol" w:hAnsi="Symbol" w:cs="Times New Roman" w:hint="default"/>
        <w:color w:val="auto"/>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13" w15:restartNumberingAfterBreak="0">
    <w:nsid w:val="3FB9689D"/>
    <w:multiLevelType w:val="multilevel"/>
    <w:tmpl w:val="265631D8"/>
    <w:name w:val="LA Body List2"/>
    <w:lvl w:ilvl="0">
      <w:start w:val="1"/>
      <w:numFmt w:val="upperLetter"/>
      <w:pStyle w:val="BackgroundNumbers"/>
      <w:lvlText w:val="(%1)"/>
      <w:lvlJc w:val="left"/>
      <w:pPr>
        <w:ind w:left="720" w:hanging="720"/>
      </w:pPr>
      <w:rPr>
        <w:rFonts w:hint="default"/>
      </w:rPr>
    </w:lvl>
    <w:lvl w:ilvl="1">
      <w:start w:val="1"/>
      <w:numFmt w:val="none"/>
      <w:lvlText w:val="Not Defined"/>
      <w:lvlJc w:val="left"/>
      <w:pPr>
        <w:ind w:left="0" w:firstLine="0"/>
      </w:pPr>
      <w:rPr>
        <w:rFonts w:hint="default"/>
      </w:rPr>
    </w:lvl>
    <w:lvl w:ilvl="2">
      <w:start w:val="1"/>
      <w:numFmt w:val="none"/>
      <w:lvlText w:val="Not Defined"/>
      <w:lvlJc w:val="left"/>
      <w:pPr>
        <w:ind w:left="0" w:firstLine="0"/>
      </w:pPr>
      <w:rPr>
        <w:rFonts w:hint="default"/>
      </w:rPr>
    </w:lvl>
    <w:lvl w:ilvl="3">
      <w:start w:val="1"/>
      <w:numFmt w:val="none"/>
      <w:lvlText w:val="Not Defined"/>
      <w:lvlJc w:val="left"/>
      <w:pPr>
        <w:ind w:left="0" w:firstLine="0"/>
      </w:pPr>
      <w:rPr>
        <w:rFonts w:hint="default"/>
      </w:rPr>
    </w:lvl>
    <w:lvl w:ilvl="4">
      <w:start w:val="1"/>
      <w:numFmt w:val="none"/>
      <w:lvlText w:val="Not Defined"/>
      <w:lvlJc w:val="left"/>
      <w:pPr>
        <w:ind w:left="0" w:firstLine="0"/>
      </w:pPr>
      <w:rPr>
        <w:rFonts w:hint="default"/>
      </w:rPr>
    </w:lvl>
    <w:lvl w:ilvl="5">
      <w:start w:val="1"/>
      <w:numFmt w:val="none"/>
      <w:lvlText w:val="Not Defined"/>
      <w:lvlJc w:val="left"/>
      <w:pPr>
        <w:ind w:left="0" w:firstLine="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14" w15:restartNumberingAfterBreak="0">
    <w:nsid w:val="457144C1"/>
    <w:multiLevelType w:val="multilevel"/>
    <w:tmpl w:val="8856C344"/>
    <w:styleLink w:val="ListNumberList"/>
    <w:lvl w:ilvl="0">
      <w:start w:val="1"/>
      <w:numFmt w:val="decimal"/>
      <w:pStyle w:val="ListNumber"/>
      <w:lvlText w:val="%1"/>
      <w:lvlJc w:val="left"/>
      <w:pPr>
        <w:ind w:left="720" w:hanging="720"/>
      </w:pPr>
      <w:rPr>
        <w:rFonts w:hint="default"/>
      </w:rPr>
    </w:lvl>
    <w:lvl w:ilvl="1">
      <w:start w:val="1"/>
      <w:numFmt w:val="decimal"/>
      <w:pStyle w:val="ListNumberIndent"/>
      <w:lvlText w:val="%2"/>
      <w:lvlJc w:val="left"/>
      <w:pPr>
        <w:ind w:left="1797" w:hanging="1077"/>
      </w:pPr>
      <w:rPr>
        <w:rFonts w:hint="default"/>
      </w:rPr>
    </w:lvl>
    <w:lvl w:ilvl="2">
      <w:start w:val="1"/>
      <w:numFmt w:val="decimal"/>
      <w:pStyle w:val="ListNumberIndent2"/>
      <w:lvlText w:val="%3"/>
      <w:lvlJc w:val="left"/>
      <w:pPr>
        <w:ind w:left="2517" w:hanging="720"/>
      </w:pPr>
      <w:rPr>
        <w:rFonts w:hint="default"/>
      </w:rPr>
    </w:lvl>
    <w:lvl w:ilvl="3">
      <w:start w:val="1"/>
      <w:numFmt w:val="decimal"/>
      <w:pStyle w:val="ListNumberIndent3"/>
      <w:lvlText w:val="%4"/>
      <w:lvlJc w:val="left"/>
      <w:pPr>
        <w:ind w:left="3238" w:hanging="721"/>
      </w:pPr>
      <w:rPr>
        <w:rFonts w:hint="default"/>
      </w:rPr>
    </w:lvl>
    <w:lvl w:ilvl="4">
      <w:start w:val="1"/>
      <w:numFmt w:val="decimal"/>
      <w:pStyle w:val="ListNumberIndent4"/>
      <w:lvlText w:val="%5"/>
      <w:lvlJc w:val="left"/>
      <w:pPr>
        <w:ind w:left="3958" w:hanging="720"/>
      </w:pPr>
      <w:rPr>
        <w:rFonts w:hint="default"/>
      </w:rPr>
    </w:lvl>
    <w:lvl w:ilvl="5">
      <w:start w:val="1"/>
      <w:numFmt w:val="none"/>
      <w:lvlText w:val="Not Defined"/>
      <w:lvlJc w:val="left"/>
      <w:pPr>
        <w:ind w:left="0" w:firstLine="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15" w15:restartNumberingAfterBreak="0">
    <w:nsid w:val="56E01EAA"/>
    <w:multiLevelType w:val="multilevel"/>
    <w:tmpl w:val="AD5E850E"/>
    <w:name w:val="LA Bullet List"/>
    <w:styleLink w:val="LABulletList"/>
    <w:lvl w:ilvl="0">
      <w:start w:val="1"/>
      <w:numFmt w:val="bullet"/>
      <w:pStyle w:val="LABullet"/>
      <w:lvlText w:val=""/>
      <w:lvlJc w:val="left"/>
      <w:pPr>
        <w:ind w:left="720" w:hanging="720"/>
      </w:pPr>
      <w:rPr>
        <w:rFonts w:ascii="Symbol" w:hAnsi="Symbol" w:cs="Times New Roman" w:hint="default"/>
        <w:color w:val="auto"/>
      </w:rPr>
    </w:lvl>
    <w:lvl w:ilvl="1">
      <w:start w:val="1"/>
      <w:numFmt w:val="bullet"/>
      <w:pStyle w:val="LABulletIndent"/>
      <w:lvlText w:val=""/>
      <w:lvlJc w:val="left"/>
      <w:pPr>
        <w:ind w:left="1797" w:hanging="1077"/>
      </w:pPr>
      <w:rPr>
        <w:rFonts w:ascii="Symbol" w:hAnsi="Symbol" w:cs="Times New Roman" w:hint="default"/>
        <w:color w:val="auto"/>
      </w:rPr>
    </w:lvl>
    <w:lvl w:ilvl="2">
      <w:start w:val="1"/>
      <w:numFmt w:val="bullet"/>
      <w:pStyle w:val="LABulletIndent2"/>
      <w:lvlText w:val=""/>
      <w:lvlJc w:val="left"/>
      <w:pPr>
        <w:ind w:left="2517" w:hanging="720"/>
      </w:pPr>
      <w:rPr>
        <w:rFonts w:ascii="Symbol" w:hAnsi="Symbol" w:cs="Times New Roman" w:hint="default"/>
        <w:color w:val="auto"/>
      </w:rPr>
    </w:lvl>
    <w:lvl w:ilvl="3">
      <w:start w:val="1"/>
      <w:numFmt w:val="bullet"/>
      <w:pStyle w:val="LABulletIndent3"/>
      <w:lvlText w:val=""/>
      <w:lvlJc w:val="left"/>
      <w:pPr>
        <w:ind w:left="3238" w:hanging="721"/>
      </w:pPr>
      <w:rPr>
        <w:rFonts w:ascii="Symbol" w:hAnsi="Symbol" w:cs="Times New Roman" w:hint="default"/>
        <w:color w:val="auto"/>
      </w:rPr>
    </w:lvl>
    <w:lvl w:ilvl="4">
      <w:start w:val="1"/>
      <w:numFmt w:val="bullet"/>
      <w:pStyle w:val="LABulletIndent4"/>
      <w:lvlText w:val=""/>
      <w:lvlJc w:val="left"/>
      <w:pPr>
        <w:ind w:left="3958" w:hanging="720"/>
      </w:pPr>
      <w:rPr>
        <w:rFonts w:ascii="Symbol" w:hAnsi="Symbol" w:cs="Times New Roman" w:hint="default"/>
        <w:color w:val="auto"/>
      </w:rPr>
    </w:lvl>
    <w:lvl w:ilvl="5">
      <w:start w:val="1"/>
      <w:numFmt w:val="none"/>
      <w:lvlText w:val="Not Defined"/>
      <w:lvlJc w:val="left"/>
      <w:pPr>
        <w:ind w:left="0" w:firstLine="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16" w15:restartNumberingAfterBreak="0">
    <w:nsid w:val="592F1E01"/>
    <w:multiLevelType w:val="multilevel"/>
    <w:tmpl w:val="23DACCD2"/>
    <w:name w:val="LA Body List"/>
    <w:lvl w:ilvl="0">
      <w:start w:val="1"/>
      <w:numFmt w:val="none"/>
      <w:pStyle w:val="LABody"/>
      <w:lvlText w:val=""/>
      <w:lvlJc w:val="left"/>
      <w:pPr>
        <w:ind w:left="0" w:firstLine="0"/>
      </w:pPr>
      <w:rPr>
        <w:rFonts w:hint="default"/>
      </w:rPr>
    </w:lvl>
    <w:lvl w:ilvl="1">
      <w:start w:val="1"/>
      <w:numFmt w:val="none"/>
      <w:pStyle w:val="LABodyIndent"/>
      <w:lvlText w:val=""/>
      <w:lvlJc w:val="left"/>
      <w:pPr>
        <w:ind w:left="720" w:hanging="720"/>
      </w:pPr>
      <w:rPr>
        <w:rFonts w:hint="default"/>
      </w:rPr>
    </w:lvl>
    <w:lvl w:ilvl="2">
      <w:start w:val="1"/>
      <w:numFmt w:val="none"/>
      <w:pStyle w:val="LABodyIndent2"/>
      <w:lvlText w:val=""/>
      <w:lvlJc w:val="left"/>
      <w:pPr>
        <w:ind w:left="1797" w:hanging="1077"/>
      </w:pPr>
      <w:rPr>
        <w:rFonts w:hint="default"/>
      </w:rPr>
    </w:lvl>
    <w:lvl w:ilvl="3">
      <w:start w:val="1"/>
      <w:numFmt w:val="none"/>
      <w:pStyle w:val="LABodyIndent3"/>
      <w:lvlText w:val=""/>
      <w:lvlJc w:val="left"/>
      <w:pPr>
        <w:ind w:left="2517" w:hanging="720"/>
      </w:pPr>
      <w:rPr>
        <w:rFonts w:hint="default"/>
      </w:rPr>
    </w:lvl>
    <w:lvl w:ilvl="4">
      <w:start w:val="1"/>
      <w:numFmt w:val="none"/>
      <w:pStyle w:val="LABodyIndent4"/>
      <w:lvlText w:val=""/>
      <w:lvlJc w:val="left"/>
      <w:pPr>
        <w:ind w:left="3238" w:hanging="721"/>
      </w:pPr>
      <w:rPr>
        <w:rFonts w:hint="default"/>
      </w:rPr>
    </w:lvl>
    <w:lvl w:ilvl="5">
      <w:start w:val="1"/>
      <w:numFmt w:val="none"/>
      <w:pStyle w:val="LABodyIndent5"/>
      <w:lvlText w:val=""/>
      <w:lvlJc w:val="left"/>
      <w:pPr>
        <w:ind w:left="3958" w:hanging="72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17" w15:restartNumberingAfterBreak="0">
    <w:nsid w:val="76DF17D1"/>
    <w:multiLevelType w:val="multilevel"/>
    <w:tmpl w:val="02B4F9E4"/>
    <w:lvl w:ilvl="0">
      <w:start w:val="1"/>
      <w:numFmt w:val="none"/>
      <w:pStyle w:val="SIgningText"/>
      <w:lvlText w:val="%1"/>
      <w:lvlJc w:val="left"/>
      <w:pPr>
        <w:ind w:left="0" w:firstLine="0"/>
      </w:pPr>
      <w:rPr>
        <w:rFonts w:hint="default"/>
      </w:rPr>
    </w:lvl>
    <w:lvl w:ilvl="1">
      <w:start w:val="1"/>
      <w:numFmt w:val="none"/>
      <w:lvlText w:val="%2"/>
      <w:lvlJc w:val="left"/>
      <w:pPr>
        <w:ind w:left="794" w:hanging="794"/>
      </w:pPr>
      <w:rPr>
        <w:rFonts w:hint="default"/>
      </w:rPr>
    </w:lvl>
    <w:lvl w:ilvl="2">
      <w:start w:val="1"/>
      <w:numFmt w:val="none"/>
      <w:lvlText w:val="%3"/>
      <w:lvlJc w:val="left"/>
      <w:pPr>
        <w:ind w:left="1588" w:hanging="794"/>
      </w:pPr>
      <w:rPr>
        <w:rFonts w:hint="default"/>
      </w:rPr>
    </w:lvl>
    <w:lvl w:ilvl="3">
      <w:start w:val="1"/>
      <w:numFmt w:val="none"/>
      <w:lvlText w:val=""/>
      <w:lvlJc w:val="left"/>
      <w:pPr>
        <w:ind w:left="2382" w:hanging="794"/>
      </w:pPr>
      <w:rPr>
        <w:rFonts w:hint="default"/>
      </w:rPr>
    </w:lvl>
    <w:lvl w:ilvl="4">
      <w:start w:val="1"/>
      <w:numFmt w:val="none"/>
      <w:lvlText w:val=""/>
      <w:lvlJc w:val="left"/>
      <w:pPr>
        <w:ind w:left="3176" w:hanging="795"/>
      </w:pPr>
      <w:rPr>
        <w:rFonts w:hint="default"/>
      </w:rPr>
    </w:lvl>
    <w:lvl w:ilvl="5">
      <w:start w:val="1"/>
      <w:numFmt w:val="none"/>
      <w:lvlText w:val=""/>
      <w:lvlJc w:val="left"/>
      <w:pPr>
        <w:ind w:left="3970" w:hanging="795"/>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9Not Defined"/>
      <w:lvlJc w:val="left"/>
      <w:pPr>
        <w:ind w:left="0" w:firstLine="0"/>
      </w:pPr>
      <w:rPr>
        <w:rFonts w:hint="default"/>
      </w:rPr>
    </w:lvl>
  </w:abstractNum>
  <w:abstractNum w:abstractNumId="18" w15:restartNumberingAfterBreak="0">
    <w:nsid w:val="7D02189F"/>
    <w:multiLevelType w:val="multilevel"/>
    <w:tmpl w:val="AC6ACA02"/>
    <w:name w:val="LA Schedules 23"/>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729" w:hanging="1009"/>
      </w:pPr>
      <w:rPr>
        <w:rFonts w:hint="default"/>
      </w:rPr>
    </w:lvl>
    <w:lvl w:ilvl="3">
      <w:start w:val="1"/>
      <w:numFmt w:val="lowerLetter"/>
      <w:lvlText w:val="%4."/>
      <w:lvlJc w:val="left"/>
      <w:pPr>
        <w:ind w:left="2449" w:hanging="72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9" w15:restartNumberingAfterBreak="0">
    <w:nsid w:val="7EB069CB"/>
    <w:multiLevelType w:val="multilevel"/>
    <w:tmpl w:val="2E0830F2"/>
    <w:lvl w:ilvl="0">
      <w:start w:val="1"/>
      <w:numFmt w:val="none"/>
      <w:lvlText w:val=""/>
      <w:lvlJc w:val="left"/>
      <w:pPr>
        <w:ind w:left="0" w:firstLine="0"/>
      </w:pPr>
      <w:rPr>
        <w:rFonts w:hint="default"/>
      </w:rPr>
    </w:lvl>
    <w:lvl w:ilvl="1">
      <w:start w:val="1"/>
      <w:numFmt w:val="none"/>
      <w:lvlText w:val=""/>
      <w:lvlJc w:val="left"/>
      <w:pPr>
        <w:ind w:left="794" w:hanging="794"/>
      </w:pPr>
      <w:rPr>
        <w:rFonts w:hint="default"/>
      </w:rPr>
    </w:lvl>
    <w:lvl w:ilvl="2">
      <w:start w:val="1"/>
      <w:numFmt w:val="none"/>
      <w:lvlText w:val=""/>
      <w:lvlJc w:val="left"/>
      <w:pPr>
        <w:ind w:left="1588" w:hanging="794"/>
      </w:pPr>
      <w:rPr>
        <w:rFonts w:hint="default"/>
      </w:rPr>
    </w:lvl>
    <w:lvl w:ilvl="3">
      <w:start w:val="1"/>
      <w:numFmt w:val="none"/>
      <w:lvlText w:val=""/>
      <w:lvlJc w:val="left"/>
      <w:pPr>
        <w:ind w:left="2381" w:hanging="793"/>
      </w:pPr>
      <w:rPr>
        <w:rFonts w:hint="default"/>
      </w:rPr>
    </w:lvl>
    <w:lvl w:ilvl="4">
      <w:start w:val="1"/>
      <w:numFmt w:val="none"/>
      <w:lvlText w:val=""/>
      <w:lvlJc w:val="left"/>
      <w:pPr>
        <w:ind w:left="3175" w:hanging="794"/>
      </w:pPr>
      <w:rPr>
        <w:rFonts w:hint="default"/>
      </w:rPr>
    </w:lvl>
    <w:lvl w:ilvl="5">
      <w:start w:val="1"/>
      <w:numFmt w:val="none"/>
      <w:lvlText w:val=""/>
      <w:lvlJc w:val="left"/>
      <w:pPr>
        <w:ind w:left="3969" w:hanging="794"/>
      </w:pPr>
      <w:rPr>
        <w:rFonts w:hint="default"/>
      </w:rPr>
    </w:lvl>
    <w:lvl w:ilvl="6">
      <w:start w:val="1"/>
      <w:numFmt w:val="none"/>
      <w:pStyle w:val="BodyTextIndent6"/>
      <w:lvlText w:val="Not Defined"/>
      <w:lvlJc w:val="left"/>
      <w:pPr>
        <w:ind w:left="0" w:firstLine="0"/>
      </w:pPr>
      <w:rPr>
        <w:rFonts w:hint="default"/>
      </w:rPr>
    </w:lvl>
    <w:lvl w:ilvl="7">
      <w:start w:val="1"/>
      <w:numFmt w:val="none"/>
      <w:pStyle w:val="BodyTextIndent7"/>
      <w:lvlText w:val="Not Defined"/>
      <w:lvlJc w:val="left"/>
      <w:pPr>
        <w:ind w:left="0" w:firstLine="0"/>
      </w:pPr>
      <w:rPr>
        <w:rFonts w:hint="default"/>
      </w:rPr>
    </w:lvl>
    <w:lvl w:ilvl="8">
      <w:start w:val="1"/>
      <w:numFmt w:val="none"/>
      <w:pStyle w:val="BodyTextIndent8"/>
      <w:lvlText w:val="Not Defined"/>
      <w:lvlJc w:val="left"/>
      <w:pPr>
        <w:ind w:left="0" w:firstLine="0"/>
      </w:pPr>
      <w:rPr>
        <w:rFonts w:hint="default"/>
      </w:rPr>
    </w:lvl>
  </w:abstractNum>
  <w:num w:numId="1" w16cid:durableId="945120236">
    <w:abstractNumId w:val="1"/>
  </w:num>
  <w:num w:numId="2" w16cid:durableId="481851967">
    <w:abstractNumId w:val="3"/>
  </w:num>
  <w:num w:numId="3" w16cid:durableId="656494611">
    <w:abstractNumId w:val="13"/>
  </w:num>
  <w:num w:numId="4" w16cid:durableId="175465521">
    <w:abstractNumId w:val="19"/>
  </w:num>
  <w:num w:numId="5" w16cid:durableId="1294674012">
    <w:abstractNumId w:val="12"/>
  </w:num>
  <w:num w:numId="6" w16cid:durableId="695738413">
    <w:abstractNumId w:val="16"/>
  </w:num>
  <w:num w:numId="7" w16cid:durableId="824055226">
    <w:abstractNumId w:val="15"/>
  </w:num>
  <w:num w:numId="8" w16cid:durableId="826701695">
    <w:abstractNumId w:val="15"/>
  </w:num>
  <w:num w:numId="9" w16cid:durableId="1486622769">
    <w:abstractNumId w:val="4"/>
  </w:num>
  <w:num w:numId="10" w16cid:durableId="83846608">
    <w:abstractNumId w:val="7"/>
  </w:num>
  <w:num w:numId="11" w16cid:durableId="794104778">
    <w:abstractNumId w:val="14"/>
  </w:num>
  <w:num w:numId="12" w16cid:durableId="755247786">
    <w:abstractNumId w:val="2"/>
  </w:num>
  <w:num w:numId="13" w16cid:durableId="1883594004">
    <w:abstractNumId w:val="10"/>
  </w:num>
  <w:num w:numId="14" w16cid:durableId="1732774985">
    <w:abstractNumId w:val="0"/>
  </w:num>
  <w:num w:numId="15" w16cid:durableId="656495267">
    <w:abstractNumId w:val="5"/>
  </w:num>
  <w:num w:numId="16" w16cid:durableId="1866868330">
    <w:abstractNumId w:val="11"/>
  </w:num>
  <w:num w:numId="17" w16cid:durableId="85341630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3088516">
    <w:abstractNumId w:val="8"/>
  </w:num>
  <w:num w:numId="19" w16cid:durableId="238833529">
    <w:abstractNumId w:val="16"/>
  </w:num>
  <w:num w:numId="20" w16cid:durableId="813370332">
    <w:abstractNumId w:val="12"/>
  </w:num>
  <w:num w:numId="21" w16cid:durableId="469396522">
    <w:abstractNumId w:val="12"/>
  </w:num>
  <w:num w:numId="22" w16cid:durableId="1295215344">
    <w:abstractNumId w:val="12"/>
  </w:num>
  <w:num w:numId="23" w16cid:durableId="1092628786">
    <w:abstractNumId w:val="12"/>
  </w:num>
  <w:num w:numId="24" w16cid:durableId="88897231">
    <w:abstractNumId w:val="12"/>
  </w:num>
  <w:num w:numId="25" w16cid:durableId="964887973">
    <w:abstractNumId w:val="12"/>
  </w:num>
  <w:num w:numId="26" w16cid:durableId="2014646013">
    <w:abstractNumId w:val="6"/>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Sant">
    <w15:presenceInfo w15:providerId="AD" w15:userId="S::David.Sant@hjsolicitors.co.uk::e843e587-fdd1-448a-977f-b9245a7cc81f"/>
  </w15:person>
  <w15:person w15:author="Ruth Chornolutskyy">
    <w15:presenceInfo w15:providerId="AD" w15:userId="S::RHC@la-law.com::61784c44-f546-4b9a-9a23-d55ab42c3d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756"/>
    <w:rsid w:val="00000CEB"/>
    <w:rsid w:val="00014842"/>
    <w:rsid w:val="000150F4"/>
    <w:rsid w:val="00015BCD"/>
    <w:rsid w:val="000226F2"/>
    <w:rsid w:val="00023D0C"/>
    <w:rsid w:val="00026090"/>
    <w:rsid w:val="00032F7E"/>
    <w:rsid w:val="00033E43"/>
    <w:rsid w:val="000347CA"/>
    <w:rsid w:val="00040FE5"/>
    <w:rsid w:val="00050960"/>
    <w:rsid w:val="00054EDC"/>
    <w:rsid w:val="0006129A"/>
    <w:rsid w:val="000643B6"/>
    <w:rsid w:val="00066EDC"/>
    <w:rsid w:val="00067A7B"/>
    <w:rsid w:val="00071A7F"/>
    <w:rsid w:val="00077F1A"/>
    <w:rsid w:val="000834F0"/>
    <w:rsid w:val="000855BC"/>
    <w:rsid w:val="000A0AEE"/>
    <w:rsid w:val="000A10BB"/>
    <w:rsid w:val="000B65BD"/>
    <w:rsid w:val="000C4E81"/>
    <w:rsid w:val="000C6A18"/>
    <w:rsid w:val="000D3C2E"/>
    <w:rsid w:val="000E1347"/>
    <w:rsid w:val="000E7133"/>
    <w:rsid w:val="000E79DF"/>
    <w:rsid w:val="000E7F53"/>
    <w:rsid w:val="000F359D"/>
    <w:rsid w:val="000F48FA"/>
    <w:rsid w:val="000F6EDD"/>
    <w:rsid w:val="00117439"/>
    <w:rsid w:val="001266A5"/>
    <w:rsid w:val="00134440"/>
    <w:rsid w:val="00136731"/>
    <w:rsid w:val="001460B0"/>
    <w:rsid w:val="00153399"/>
    <w:rsid w:val="00163AC9"/>
    <w:rsid w:val="00164839"/>
    <w:rsid w:val="00164BB3"/>
    <w:rsid w:val="00165415"/>
    <w:rsid w:val="0017348C"/>
    <w:rsid w:val="00182C7B"/>
    <w:rsid w:val="001835DD"/>
    <w:rsid w:val="0019169F"/>
    <w:rsid w:val="00197875"/>
    <w:rsid w:val="001A7A50"/>
    <w:rsid w:val="001B13DB"/>
    <w:rsid w:val="001C0744"/>
    <w:rsid w:val="001C08BF"/>
    <w:rsid w:val="001D7665"/>
    <w:rsid w:val="001E02C1"/>
    <w:rsid w:val="001F3039"/>
    <w:rsid w:val="00203D5E"/>
    <w:rsid w:val="00215401"/>
    <w:rsid w:val="00224375"/>
    <w:rsid w:val="00234EE9"/>
    <w:rsid w:val="00237EE2"/>
    <w:rsid w:val="00241636"/>
    <w:rsid w:val="00243FCA"/>
    <w:rsid w:val="002457C2"/>
    <w:rsid w:val="002464EC"/>
    <w:rsid w:val="00251684"/>
    <w:rsid w:val="00256F20"/>
    <w:rsid w:val="00262461"/>
    <w:rsid w:val="00265BD1"/>
    <w:rsid w:val="00266705"/>
    <w:rsid w:val="00274C4E"/>
    <w:rsid w:val="0027716B"/>
    <w:rsid w:val="00282522"/>
    <w:rsid w:val="00293B25"/>
    <w:rsid w:val="002A541F"/>
    <w:rsid w:val="002A6A63"/>
    <w:rsid w:val="002A750E"/>
    <w:rsid w:val="002A782B"/>
    <w:rsid w:val="002B0AC4"/>
    <w:rsid w:val="002C10D3"/>
    <w:rsid w:val="002C23F0"/>
    <w:rsid w:val="002C5B50"/>
    <w:rsid w:val="002D15B6"/>
    <w:rsid w:val="002D429D"/>
    <w:rsid w:val="002D6BF1"/>
    <w:rsid w:val="002F3CF1"/>
    <w:rsid w:val="002F5712"/>
    <w:rsid w:val="002F6C76"/>
    <w:rsid w:val="00301961"/>
    <w:rsid w:val="003101EF"/>
    <w:rsid w:val="00310BF7"/>
    <w:rsid w:val="0031221B"/>
    <w:rsid w:val="003126E5"/>
    <w:rsid w:val="00321E9A"/>
    <w:rsid w:val="00321F6A"/>
    <w:rsid w:val="00323E72"/>
    <w:rsid w:val="00344F30"/>
    <w:rsid w:val="003552A4"/>
    <w:rsid w:val="00355D71"/>
    <w:rsid w:val="0036329D"/>
    <w:rsid w:val="00363CD6"/>
    <w:rsid w:val="00372110"/>
    <w:rsid w:val="00373E95"/>
    <w:rsid w:val="003741B0"/>
    <w:rsid w:val="00384680"/>
    <w:rsid w:val="00385D6C"/>
    <w:rsid w:val="003939BD"/>
    <w:rsid w:val="00396497"/>
    <w:rsid w:val="003A25F1"/>
    <w:rsid w:val="003B1DF9"/>
    <w:rsid w:val="003B7DA8"/>
    <w:rsid w:val="003C5F11"/>
    <w:rsid w:val="003C64B4"/>
    <w:rsid w:val="003C7BCC"/>
    <w:rsid w:val="003D51AB"/>
    <w:rsid w:val="003D647A"/>
    <w:rsid w:val="003F6593"/>
    <w:rsid w:val="00411C0F"/>
    <w:rsid w:val="00416613"/>
    <w:rsid w:val="00421328"/>
    <w:rsid w:val="004314CD"/>
    <w:rsid w:val="00443E57"/>
    <w:rsid w:val="0044593F"/>
    <w:rsid w:val="00446E75"/>
    <w:rsid w:val="004663F6"/>
    <w:rsid w:val="0049209F"/>
    <w:rsid w:val="00494F8E"/>
    <w:rsid w:val="00497DBF"/>
    <w:rsid w:val="004A1DBD"/>
    <w:rsid w:val="004A33D8"/>
    <w:rsid w:val="004A7E5A"/>
    <w:rsid w:val="004B23DB"/>
    <w:rsid w:val="004B4E90"/>
    <w:rsid w:val="004D2067"/>
    <w:rsid w:val="004D5A81"/>
    <w:rsid w:val="004E1775"/>
    <w:rsid w:val="004F639E"/>
    <w:rsid w:val="004F78FA"/>
    <w:rsid w:val="00503ED2"/>
    <w:rsid w:val="00504268"/>
    <w:rsid w:val="00512668"/>
    <w:rsid w:val="00523D3E"/>
    <w:rsid w:val="005279A9"/>
    <w:rsid w:val="00531381"/>
    <w:rsid w:val="00557198"/>
    <w:rsid w:val="005578E5"/>
    <w:rsid w:val="005627F7"/>
    <w:rsid w:val="005738EC"/>
    <w:rsid w:val="0057489A"/>
    <w:rsid w:val="0057561C"/>
    <w:rsid w:val="00580B3C"/>
    <w:rsid w:val="0058572F"/>
    <w:rsid w:val="00590281"/>
    <w:rsid w:val="005905CD"/>
    <w:rsid w:val="00597C57"/>
    <w:rsid w:val="005A1DB6"/>
    <w:rsid w:val="005B3C74"/>
    <w:rsid w:val="005B40E6"/>
    <w:rsid w:val="005B6CD4"/>
    <w:rsid w:val="005C139E"/>
    <w:rsid w:val="005D6449"/>
    <w:rsid w:val="005E079D"/>
    <w:rsid w:val="005F33C4"/>
    <w:rsid w:val="00607AC1"/>
    <w:rsid w:val="0061549C"/>
    <w:rsid w:val="00621111"/>
    <w:rsid w:val="00622595"/>
    <w:rsid w:val="00625495"/>
    <w:rsid w:val="006351F9"/>
    <w:rsid w:val="00637EA3"/>
    <w:rsid w:val="006478F0"/>
    <w:rsid w:val="00650F32"/>
    <w:rsid w:val="00652D79"/>
    <w:rsid w:val="006540D1"/>
    <w:rsid w:val="00660CFD"/>
    <w:rsid w:val="00662D63"/>
    <w:rsid w:val="00667184"/>
    <w:rsid w:val="00667B0D"/>
    <w:rsid w:val="00680EF8"/>
    <w:rsid w:val="00690129"/>
    <w:rsid w:val="006951E8"/>
    <w:rsid w:val="006A4098"/>
    <w:rsid w:val="006B2524"/>
    <w:rsid w:val="006B5D9F"/>
    <w:rsid w:val="006C262E"/>
    <w:rsid w:val="006D44C1"/>
    <w:rsid w:val="006D568C"/>
    <w:rsid w:val="006E17A3"/>
    <w:rsid w:val="006E36EC"/>
    <w:rsid w:val="006F56C8"/>
    <w:rsid w:val="006F5D27"/>
    <w:rsid w:val="00701992"/>
    <w:rsid w:val="007028E8"/>
    <w:rsid w:val="00735DBB"/>
    <w:rsid w:val="007462AA"/>
    <w:rsid w:val="0074796E"/>
    <w:rsid w:val="00757402"/>
    <w:rsid w:val="00761EA6"/>
    <w:rsid w:val="00762C24"/>
    <w:rsid w:val="007635A6"/>
    <w:rsid w:val="00763650"/>
    <w:rsid w:val="007656A6"/>
    <w:rsid w:val="007715EC"/>
    <w:rsid w:val="00775321"/>
    <w:rsid w:val="007813A1"/>
    <w:rsid w:val="007951A6"/>
    <w:rsid w:val="007972AC"/>
    <w:rsid w:val="007A37E1"/>
    <w:rsid w:val="007A400E"/>
    <w:rsid w:val="007A471F"/>
    <w:rsid w:val="007B2FF2"/>
    <w:rsid w:val="007C7EFA"/>
    <w:rsid w:val="007D48C2"/>
    <w:rsid w:val="007D51E1"/>
    <w:rsid w:val="007E1F3C"/>
    <w:rsid w:val="007F7169"/>
    <w:rsid w:val="008035E6"/>
    <w:rsid w:val="00810F60"/>
    <w:rsid w:val="00813BC2"/>
    <w:rsid w:val="008169C6"/>
    <w:rsid w:val="008173A3"/>
    <w:rsid w:val="008177B8"/>
    <w:rsid w:val="00820F45"/>
    <w:rsid w:val="00822CB0"/>
    <w:rsid w:val="00830CB7"/>
    <w:rsid w:val="00833AEE"/>
    <w:rsid w:val="00852893"/>
    <w:rsid w:val="00854860"/>
    <w:rsid w:val="00855729"/>
    <w:rsid w:val="00856722"/>
    <w:rsid w:val="00865DAE"/>
    <w:rsid w:val="00870A24"/>
    <w:rsid w:val="008862C9"/>
    <w:rsid w:val="00886A0E"/>
    <w:rsid w:val="008915C9"/>
    <w:rsid w:val="00897121"/>
    <w:rsid w:val="008A14B5"/>
    <w:rsid w:val="008A2C25"/>
    <w:rsid w:val="008B0000"/>
    <w:rsid w:val="008B4E31"/>
    <w:rsid w:val="008B7968"/>
    <w:rsid w:val="008C2F96"/>
    <w:rsid w:val="008C74CE"/>
    <w:rsid w:val="008D73BF"/>
    <w:rsid w:val="008E11CA"/>
    <w:rsid w:val="008F4A47"/>
    <w:rsid w:val="0090412B"/>
    <w:rsid w:val="00904AD2"/>
    <w:rsid w:val="00921C6C"/>
    <w:rsid w:val="00921F39"/>
    <w:rsid w:val="00927846"/>
    <w:rsid w:val="00930B7F"/>
    <w:rsid w:val="0093271B"/>
    <w:rsid w:val="0093279B"/>
    <w:rsid w:val="00937F78"/>
    <w:rsid w:val="00943A44"/>
    <w:rsid w:val="00954336"/>
    <w:rsid w:val="00966BFC"/>
    <w:rsid w:val="00967253"/>
    <w:rsid w:val="0097290A"/>
    <w:rsid w:val="00974510"/>
    <w:rsid w:val="00977FA9"/>
    <w:rsid w:val="0099609A"/>
    <w:rsid w:val="009964D6"/>
    <w:rsid w:val="009A0BFE"/>
    <w:rsid w:val="009A3D54"/>
    <w:rsid w:val="009B0102"/>
    <w:rsid w:val="009B64C6"/>
    <w:rsid w:val="009C092F"/>
    <w:rsid w:val="009C72A0"/>
    <w:rsid w:val="009C7F88"/>
    <w:rsid w:val="009D7BD8"/>
    <w:rsid w:val="009E21E7"/>
    <w:rsid w:val="009E5959"/>
    <w:rsid w:val="009E6B91"/>
    <w:rsid w:val="009F13FA"/>
    <w:rsid w:val="009F2063"/>
    <w:rsid w:val="009F3DAC"/>
    <w:rsid w:val="009F4724"/>
    <w:rsid w:val="00A0059C"/>
    <w:rsid w:val="00A116F6"/>
    <w:rsid w:val="00A1448D"/>
    <w:rsid w:val="00A15D2E"/>
    <w:rsid w:val="00A24105"/>
    <w:rsid w:val="00A24EDD"/>
    <w:rsid w:val="00A3216C"/>
    <w:rsid w:val="00A3729B"/>
    <w:rsid w:val="00A40B12"/>
    <w:rsid w:val="00A43A9E"/>
    <w:rsid w:val="00A44883"/>
    <w:rsid w:val="00A44F6B"/>
    <w:rsid w:val="00A5348E"/>
    <w:rsid w:val="00A559B7"/>
    <w:rsid w:val="00A63C9C"/>
    <w:rsid w:val="00A70390"/>
    <w:rsid w:val="00A727C1"/>
    <w:rsid w:val="00AA2934"/>
    <w:rsid w:val="00AA71CC"/>
    <w:rsid w:val="00AC0792"/>
    <w:rsid w:val="00AC2BA9"/>
    <w:rsid w:val="00AD2207"/>
    <w:rsid w:val="00AD55EC"/>
    <w:rsid w:val="00AE1356"/>
    <w:rsid w:val="00AE40DD"/>
    <w:rsid w:val="00AE59C5"/>
    <w:rsid w:val="00AE5E88"/>
    <w:rsid w:val="00B16751"/>
    <w:rsid w:val="00B16C2B"/>
    <w:rsid w:val="00B16E29"/>
    <w:rsid w:val="00B257CE"/>
    <w:rsid w:val="00B3435A"/>
    <w:rsid w:val="00B35AC0"/>
    <w:rsid w:val="00B3683A"/>
    <w:rsid w:val="00B4053E"/>
    <w:rsid w:val="00B50F84"/>
    <w:rsid w:val="00B5159A"/>
    <w:rsid w:val="00B529E3"/>
    <w:rsid w:val="00B559D4"/>
    <w:rsid w:val="00B57E36"/>
    <w:rsid w:val="00B70193"/>
    <w:rsid w:val="00B716D8"/>
    <w:rsid w:val="00B72A89"/>
    <w:rsid w:val="00B7308D"/>
    <w:rsid w:val="00B757A1"/>
    <w:rsid w:val="00B769E8"/>
    <w:rsid w:val="00B77D6F"/>
    <w:rsid w:val="00B80E72"/>
    <w:rsid w:val="00B906CB"/>
    <w:rsid w:val="00BA4962"/>
    <w:rsid w:val="00BA52F1"/>
    <w:rsid w:val="00BA6717"/>
    <w:rsid w:val="00BB2869"/>
    <w:rsid w:val="00BD342E"/>
    <w:rsid w:val="00BD4792"/>
    <w:rsid w:val="00BF54F6"/>
    <w:rsid w:val="00BF5A3F"/>
    <w:rsid w:val="00C040C9"/>
    <w:rsid w:val="00C05974"/>
    <w:rsid w:val="00C071ED"/>
    <w:rsid w:val="00C17C65"/>
    <w:rsid w:val="00C21112"/>
    <w:rsid w:val="00C26998"/>
    <w:rsid w:val="00C312A6"/>
    <w:rsid w:val="00C33BB5"/>
    <w:rsid w:val="00C345B6"/>
    <w:rsid w:val="00C416F0"/>
    <w:rsid w:val="00C44217"/>
    <w:rsid w:val="00C46921"/>
    <w:rsid w:val="00C515AB"/>
    <w:rsid w:val="00C51E34"/>
    <w:rsid w:val="00C570BD"/>
    <w:rsid w:val="00C639FB"/>
    <w:rsid w:val="00C7333C"/>
    <w:rsid w:val="00C820D9"/>
    <w:rsid w:val="00C85965"/>
    <w:rsid w:val="00C95684"/>
    <w:rsid w:val="00C96699"/>
    <w:rsid w:val="00C97858"/>
    <w:rsid w:val="00CA050C"/>
    <w:rsid w:val="00CA565A"/>
    <w:rsid w:val="00CA5BCF"/>
    <w:rsid w:val="00CA5D88"/>
    <w:rsid w:val="00CB156A"/>
    <w:rsid w:val="00CB32FF"/>
    <w:rsid w:val="00CB3DBF"/>
    <w:rsid w:val="00CB5A78"/>
    <w:rsid w:val="00CC2293"/>
    <w:rsid w:val="00CD30A5"/>
    <w:rsid w:val="00CD5D3A"/>
    <w:rsid w:val="00CE5C1E"/>
    <w:rsid w:val="00CF0EE4"/>
    <w:rsid w:val="00CF62E6"/>
    <w:rsid w:val="00D04406"/>
    <w:rsid w:val="00D0539E"/>
    <w:rsid w:val="00D07A84"/>
    <w:rsid w:val="00D14D87"/>
    <w:rsid w:val="00D3017E"/>
    <w:rsid w:val="00D31670"/>
    <w:rsid w:val="00D31EB8"/>
    <w:rsid w:val="00D33D80"/>
    <w:rsid w:val="00D36993"/>
    <w:rsid w:val="00D4154A"/>
    <w:rsid w:val="00D427F8"/>
    <w:rsid w:val="00D4608F"/>
    <w:rsid w:val="00D507A3"/>
    <w:rsid w:val="00D50AB3"/>
    <w:rsid w:val="00D52A75"/>
    <w:rsid w:val="00D52BB1"/>
    <w:rsid w:val="00D53282"/>
    <w:rsid w:val="00D56756"/>
    <w:rsid w:val="00D61B50"/>
    <w:rsid w:val="00D6406A"/>
    <w:rsid w:val="00D65454"/>
    <w:rsid w:val="00D73713"/>
    <w:rsid w:val="00D82DB6"/>
    <w:rsid w:val="00D83D74"/>
    <w:rsid w:val="00D84518"/>
    <w:rsid w:val="00D95453"/>
    <w:rsid w:val="00DA184C"/>
    <w:rsid w:val="00DA3719"/>
    <w:rsid w:val="00DA581C"/>
    <w:rsid w:val="00DA7300"/>
    <w:rsid w:val="00DB6075"/>
    <w:rsid w:val="00DB7360"/>
    <w:rsid w:val="00DB76AB"/>
    <w:rsid w:val="00DC0534"/>
    <w:rsid w:val="00DC1121"/>
    <w:rsid w:val="00DD6AE1"/>
    <w:rsid w:val="00DE02D5"/>
    <w:rsid w:val="00DE1AAF"/>
    <w:rsid w:val="00DE241F"/>
    <w:rsid w:val="00DE60B6"/>
    <w:rsid w:val="00DF0488"/>
    <w:rsid w:val="00DF0984"/>
    <w:rsid w:val="00DF61B2"/>
    <w:rsid w:val="00E070A2"/>
    <w:rsid w:val="00E100E0"/>
    <w:rsid w:val="00E113C3"/>
    <w:rsid w:val="00E22314"/>
    <w:rsid w:val="00E23846"/>
    <w:rsid w:val="00E274EB"/>
    <w:rsid w:val="00E3230B"/>
    <w:rsid w:val="00E43CBD"/>
    <w:rsid w:val="00E46DC5"/>
    <w:rsid w:val="00E57820"/>
    <w:rsid w:val="00E57FD9"/>
    <w:rsid w:val="00E743C2"/>
    <w:rsid w:val="00E74F54"/>
    <w:rsid w:val="00E937C6"/>
    <w:rsid w:val="00EB71CD"/>
    <w:rsid w:val="00ED1BF4"/>
    <w:rsid w:val="00ED227F"/>
    <w:rsid w:val="00EE3781"/>
    <w:rsid w:val="00EF156A"/>
    <w:rsid w:val="00EF3E61"/>
    <w:rsid w:val="00EF4ECD"/>
    <w:rsid w:val="00F00EB8"/>
    <w:rsid w:val="00F01A80"/>
    <w:rsid w:val="00F113CC"/>
    <w:rsid w:val="00F23D4F"/>
    <w:rsid w:val="00F3484B"/>
    <w:rsid w:val="00F41C9B"/>
    <w:rsid w:val="00F42EBC"/>
    <w:rsid w:val="00F46261"/>
    <w:rsid w:val="00F476C0"/>
    <w:rsid w:val="00F540F6"/>
    <w:rsid w:val="00F55859"/>
    <w:rsid w:val="00F5710A"/>
    <w:rsid w:val="00F60D39"/>
    <w:rsid w:val="00F644D7"/>
    <w:rsid w:val="00F7068D"/>
    <w:rsid w:val="00F710B9"/>
    <w:rsid w:val="00F72E84"/>
    <w:rsid w:val="00F81B56"/>
    <w:rsid w:val="00F8266C"/>
    <w:rsid w:val="00F844F5"/>
    <w:rsid w:val="00F853A8"/>
    <w:rsid w:val="00F87ECD"/>
    <w:rsid w:val="00F928E4"/>
    <w:rsid w:val="00F93E9E"/>
    <w:rsid w:val="00F960B0"/>
    <w:rsid w:val="00FA2F95"/>
    <w:rsid w:val="00FA3E4C"/>
    <w:rsid w:val="00FA446A"/>
    <w:rsid w:val="00FA62C9"/>
    <w:rsid w:val="00FB12D9"/>
    <w:rsid w:val="00FB130C"/>
    <w:rsid w:val="00FB2422"/>
    <w:rsid w:val="00FB74C1"/>
    <w:rsid w:val="00FC20F0"/>
    <w:rsid w:val="00FC2656"/>
    <w:rsid w:val="00FC6008"/>
    <w:rsid w:val="00FD1191"/>
    <w:rsid w:val="00FE27AA"/>
    <w:rsid w:val="00FF1AA6"/>
    <w:rsid w:val="00FF2C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47CB01"/>
  <w15:chartTrackingRefBased/>
  <w15:docId w15:val="{15EC01F1-38FF-410B-8418-D32E64E67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3"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50C"/>
    <w:rPr>
      <w:rFonts w:ascii="Arial" w:hAnsi="Arial"/>
      <w:sz w:val="22"/>
      <w:szCs w:val="22"/>
      <w:lang w:val="en-US" w:eastAsia="en-US"/>
    </w:rPr>
  </w:style>
  <w:style w:type="paragraph" w:styleId="Heading1">
    <w:name w:val="heading 1"/>
    <w:basedOn w:val="Normal"/>
    <w:next w:val="Heading2"/>
    <w:link w:val="Heading1Char"/>
    <w:uiPriority w:val="9"/>
    <w:qFormat/>
    <w:rsid w:val="00CA5BCF"/>
    <w:pPr>
      <w:keepNext/>
      <w:numPr>
        <w:numId w:val="25"/>
      </w:numPr>
      <w:spacing w:after="240" w:line="276" w:lineRule="auto"/>
      <w:jc w:val="both"/>
      <w:outlineLvl w:val="0"/>
    </w:pPr>
    <w:rPr>
      <w:rFonts w:ascii="Arial Bold" w:eastAsiaTheme="majorEastAsia" w:hAnsi="Arial Bold" w:cstheme="majorBidi"/>
      <w:b/>
      <w:caps/>
      <w:lang w:val="en-GB"/>
    </w:rPr>
  </w:style>
  <w:style w:type="paragraph" w:styleId="Heading2">
    <w:name w:val="heading 2"/>
    <w:basedOn w:val="Heading1"/>
    <w:link w:val="Heading2Char"/>
    <w:uiPriority w:val="2"/>
    <w:qFormat/>
    <w:rsid w:val="00CA5BCF"/>
    <w:pPr>
      <w:keepNext w:val="0"/>
      <w:numPr>
        <w:ilvl w:val="1"/>
      </w:numPr>
      <w:outlineLvl w:val="1"/>
    </w:pPr>
    <w:rPr>
      <w:rFonts w:ascii="Arial" w:hAnsi="Arial"/>
      <w:b w:val="0"/>
      <w:caps w:val="0"/>
    </w:rPr>
  </w:style>
  <w:style w:type="paragraph" w:styleId="Heading3">
    <w:name w:val="heading 3"/>
    <w:basedOn w:val="Heading2"/>
    <w:link w:val="Heading3Char"/>
    <w:uiPriority w:val="2"/>
    <w:qFormat/>
    <w:rsid w:val="008173A3"/>
    <w:pPr>
      <w:numPr>
        <w:ilvl w:val="2"/>
      </w:numPr>
      <w:outlineLvl w:val="2"/>
    </w:pPr>
    <w:rPr>
      <w:szCs w:val="24"/>
    </w:rPr>
  </w:style>
  <w:style w:type="paragraph" w:styleId="Heading4">
    <w:name w:val="heading 4"/>
    <w:basedOn w:val="Heading3"/>
    <w:link w:val="Heading4Char"/>
    <w:uiPriority w:val="2"/>
    <w:qFormat/>
    <w:rsid w:val="008173A3"/>
    <w:pPr>
      <w:numPr>
        <w:ilvl w:val="3"/>
      </w:numPr>
      <w:outlineLvl w:val="3"/>
    </w:pPr>
    <w:rPr>
      <w:szCs w:val="22"/>
    </w:rPr>
  </w:style>
  <w:style w:type="paragraph" w:styleId="Heading5">
    <w:name w:val="heading 5"/>
    <w:basedOn w:val="Heading4"/>
    <w:link w:val="Heading5Char"/>
    <w:uiPriority w:val="2"/>
    <w:qFormat/>
    <w:rsid w:val="008173A3"/>
    <w:pPr>
      <w:numPr>
        <w:ilvl w:val="4"/>
      </w:numPr>
      <w:outlineLvl w:val="4"/>
    </w:pPr>
  </w:style>
  <w:style w:type="paragraph" w:styleId="Heading6">
    <w:name w:val="heading 6"/>
    <w:basedOn w:val="Heading5"/>
    <w:link w:val="Heading6Char"/>
    <w:uiPriority w:val="2"/>
    <w:qFormat/>
    <w:rsid w:val="008173A3"/>
    <w:pPr>
      <w:numPr>
        <w:ilvl w:val="5"/>
      </w:numPr>
      <w:outlineLvl w:val="5"/>
    </w:pPr>
  </w:style>
  <w:style w:type="paragraph" w:styleId="Heading7">
    <w:name w:val="heading 7"/>
    <w:basedOn w:val="Normal"/>
    <w:next w:val="Normal"/>
    <w:link w:val="Heading7Char"/>
    <w:uiPriority w:val="9"/>
    <w:semiHidden/>
    <w:unhideWhenUsed/>
    <w:qFormat/>
    <w:rsid w:val="00D567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67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67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Heading1">
    <w:name w:val="LA Heading 1"/>
    <w:basedOn w:val="Heading1"/>
    <w:next w:val="Heading2"/>
    <w:uiPriority w:val="2"/>
    <w:qFormat/>
    <w:rsid w:val="000150F4"/>
    <w:pPr>
      <w:numPr>
        <w:numId w:val="13"/>
      </w:numPr>
    </w:pPr>
    <w:rPr>
      <w:rFonts w:ascii="Arial" w:hAnsi="Arial"/>
    </w:rPr>
  </w:style>
  <w:style w:type="character" w:customStyle="1" w:styleId="Heading1Char">
    <w:name w:val="Heading 1 Char"/>
    <w:basedOn w:val="DefaultParagraphFont"/>
    <w:link w:val="Heading1"/>
    <w:uiPriority w:val="9"/>
    <w:rsid w:val="00CA5BCF"/>
    <w:rPr>
      <w:rFonts w:ascii="Arial Bold" w:eastAsiaTheme="majorEastAsia" w:hAnsi="Arial Bold" w:cstheme="majorBidi"/>
      <w:b/>
      <w:caps/>
      <w:sz w:val="22"/>
      <w:szCs w:val="22"/>
      <w:lang w:eastAsia="en-US"/>
    </w:rPr>
  </w:style>
  <w:style w:type="character" w:customStyle="1" w:styleId="Heading2Char">
    <w:name w:val="Heading 2 Char"/>
    <w:basedOn w:val="DefaultParagraphFont"/>
    <w:link w:val="Heading2"/>
    <w:uiPriority w:val="2"/>
    <w:rsid w:val="00CA5BCF"/>
    <w:rPr>
      <w:rFonts w:ascii="Arial" w:eastAsiaTheme="majorEastAsia" w:hAnsi="Arial" w:cstheme="majorBidi"/>
      <w:sz w:val="22"/>
      <w:szCs w:val="22"/>
      <w:lang w:eastAsia="en-US"/>
    </w:rPr>
  </w:style>
  <w:style w:type="paragraph" w:customStyle="1" w:styleId="LABody">
    <w:name w:val="LA Body"/>
    <w:basedOn w:val="Normal"/>
    <w:qFormat/>
    <w:rsid w:val="008173A3"/>
    <w:pPr>
      <w:numPr>
        <w:numId w:val="19"/>
      </w:numPr>
      <w:spacing w:after="240" w:line="276" w:lineRule="auto"/>
      <w:jc w:val="both"/>
    </w:pPr>
    <w:rPr>
      <w:rFonts w:eastAsiaTheme="minorHAnsi" w:cstheme="minorBidi"/>
      <w:lang w:val="en-GB"/>
    </w:rPr>
  </w:style>
  <w:style w:type="paragraph" w:customStyle="1" w:styleId="AgreementTitle">
    <w:name w:val="Agreement Title"/>
    <w:basedOn w:val="LABody"/>
    <w:uiPriority w:val="13"/>
    <w:semiHidden/>
    <w:qFormat/>
    <w:rsid w:val="008173A3"/>
    <w:pPr>
      <w:framePr w:wrap="around" w:vAnchor="page" w:hAnchor="text" w:xAlign="center" w:yAlign="center"/>
      <w:numPr>
        <w:numId w:val="0"/>
      </w:numPr>
      <w:tabs>
        <w:tab w:val="left" w:pos="4310"/>
      </w:tabs>
      <w:spacing w:after="0"/>
      <w:suppressOverlap/>
      <w:jc w:val="center"/>
    </w:pPr>
    <w:rPr>
      <w:b/>
      <w:sz w:val="26"/>
    </w:rPr>
  </w:style>
  <w:style w:type="numbering" w:customStyle="1" w:styleId="AppendixList">
    <w:name w:val="Appendix List"/>
    <w:uiPriority w:val="99"/>
    <w:rsid w:val="008173A3"/>
    <w:pPr>
      <w:numPr>
        <w:numId w:val="1"/>
      </w:numPr>
    </w:pPr>
  </w:style>
  <w:style w:type="paragraph" w:customStyle="1" w:styleId="AppendixMainHead">
    <w:name w:val="Appendix Main Head"/>
    <w:basedOn w:val="Normal"/>
    <w:next w:val="LABody"/>
    <w:uiPriority w:val="5"/>
    <w:qFormat/>
    <w:rsid w:val="008173A3"/>
    <w:pPr>
      <w:keepNext/>
      <w:numPr>
        <w:numId w:val="2"/>
      </w:numPr>
      <w:spacing w:after="240" w:line="276" w:lineRule="auto"/>
      <w:jc w:val="center"/>
      <w:outlineLvl w:val="0"/>
    </w:pPr>
    <w:rPr>
      <w:rFonts w:eastAsiaTheme="minorHAnsi" w:cstheme="minorBidi"/>
      <w:b/>
      <w:sz w:val="24"/>
      <w:lang w:val="en-GB"/>
    </w:rPr>
  </w:style>
  <w:style w:type="paragraph" w:customStyle="1" w:styleId="BackgroundNumbers">
    <w:name w:val="Background Numbers"/>
    <w:basedOn w:val="LABody"/>
    <w:uiPriority w:val="13"/>
    <w:semiHidden/>
    <w:qFormat/>
    <w:rsid w:val="008173A3"/>
    <w:pPr>
      <w:numPr>
        <w:numId w:val="3"/>
      </w:numPr>
    </w:pPr>
  </w:style>
  <w:style w:type="paragraph" w:styleId="BalloonText">
    <w:name w:val="Balloon Text"/>
    <w:basedOn w:val="Normal"/>
    <w:link w:val="BalloonTextChar"/>
    <w:uiPriority w:val="99"/>
    <w:semiHidden/>
    <w:rsid w:val="008173A3"/>
    <w:pPr>
      <w:jc w:val="both"/>
    </w:pPr>
    <w:rPr>
      <w:rFonts w:ascii="Segoe UI" w:eastAsiaTheme="minorHAnsi" w:hAnsi="Segoe UI" w:cs="Segoe UI"/>
      <w:sz w:val="18"/>
      <w:szCs w:val="18"/>
      <w:lang w:val="en-GB"/>
    </w:rPr>
  </w:style>
  <w:style w:type="character" w:customStyle="1" w:styleId="BalloonTextChar">
    <w:name w:val="Balloon Text Char"/>
    <w:basedOn w:val="DefaultParagraphFont"/>
    <w:link w:val="BalloonText"/>
    <w:uiPriority w:val="99"/>
    <w:semiHidden/>
    <w:rsid w:val="008173A3"/>
    <w:rPr>
      <w:rFonts w:ascii="Segoe UI" w:eastAsiaTheme="minorHAnsi" w:hAnsi="Segoe UI" w:cs="Segoe UI"/>
      <w:sz w:val="18"/>
      <w:szCs w:val="18"/>
      <w:lang w:eastAsia="en-US"/>
    </w:rPr>
  </w:style>
  <w:style w:type="paragraph" w:styleId="BodyText">
    <w:name w:val="Body Text"/>
    <w:basedOn w:val="Normal"/>
    <w:link w:val="BodyTextChar"/>
    <w:semiHidden/>
    <w:qFormat/>
    <w:rsid w:val="008173A3"/>
    <w:pPr>
      <w:spacing w:before="120" w:after="120" w:line="259" w:lineRule="auto"/>
      <w:jc w:val="both"/>
    </w:pPr>
    <w:rPr>
      <w:rFonts w:eastAsiaTheme="minorHAnsi" w:cstheme="minorBidi"/>
      <w:sz w:val="20"/>
      <w:lang w:val="en-GB"/>
    </w:rPr>
  </w:style>
  <w:style w:type="character" w:customStyle="1" w:styleId="BodyTextChar">
    <w:name w:val="Body Text Char"/>
    <w:basedOn w:val="DefaultParagraphFont"/>
    <w:link w:val="BodyText"/>
    <w:semiHidden/>
    <w:rsid w:val="008173A3"/>
    <w:rPr>
      <w:rFonts w:ascii="Arial" w:eastAsiaTheme="minorHAnsi" w:hAnsi="Arial" w:cstheme="minorBidi"/>
      <w:szCs w:val="22"/>
      <w:lang w:eastAsia="en-US"/>
    </w:rPr>
  </w:style>
  <w:style w:type="paragraph" w:styleId="BodyTextIndent">
    <w:name w:val="Body Text Indent"/>
    <w:basedOn w:val="BodyText"/>
    <w:link w:val="BodyTextIndentChar"/>
    <w:semiHidden/>
    <w:rsid w:val="008173A3"/>
    <w:pPr>
      <w:ind w:left="794" w:hanging="794"/>
    </w:pPr>
  </w:style>
  <w:style w:type="character" w:customStyle="1" w:styleId="BodyTextIndentChar">
    <w:name w:val="Body Text Indent Char"/>
    <w:basedOn w:val="DefaultParagraphFont"/>
    <w:link w:val="BodyTextIndent"/>
    <w:semiHidden/>
    <w:rsid w:val="008173A3"/>
    <w:rPr>
      <w:rFonts w:ascii="Arial" w:eastAsiaTheme="minorHAnsi" w:hAnsi="Arial" w:cstheme="minorBidi"/>
      <w:szCs w:val="22"/>
      <w:lang w:eastAsia="en-US"/>
    </w:rPr>
  </w:style>
  <w:style w:type="paragraph" w:styleId="BodyTextIndent2">
    <w:name w:val="Body Text Indent 2"/>
    <w:basedOn w:val="BodyTextIndent"/>
    <w:link w:val="BodyTextIndent2Char"/>
    <w:semiHidden/>
    <w:rsid w:val="008173A3"/>
    <w:pPr>
      <w:ind w:left="1588"/>
    </w:pPr>
  </w:style>
  <w:style w:type="character" w:customStyle="1" w:styleId="BodyTextIndent2Char">
    <w:name w:val="Body Text Indent 2 Char"/>
    <w:basedOn w:val="DefaultParagraphFont"/>
    <w:link w:val="BodyTextIndent2"/>
    <w:semiHidden/>
    <w:rsid w:val="008173A3"/>
    <w:rPr>
      <w:rFonts w:ascii="Arial" w:eastAsiaTheme="minorHAnsi" w:hAnsi="Arial" w:cstheme="minorBidi"/>
      <w:szCs w:val="22"/>
      <w:lang w:eastAsia="en-US"/>
    </w:rPr>
  </w:style>
  <w:style w:type="paragraph" w:styleId="BodyTextIndent3">
    <w:name w:val="Body Text Indent 3"/>
    <w:basedOn w:val="BodyTextIndent2"/>
    <w:link w:val="BodyTextIndent3Char"/>
    <w:semiHidden/>
    <w:qFormat/>
    <w:rsid w:val="008173A3"/>
    <w:pPr>
      <w:ind w:left="2381" w:hanging="793"/>
    </w:pPr>
  </w:style>
  <w:style w:type="character" w:customStyle="1" w:styleId="BodyTextIndent3Char">
    <w:name w:val="Body Text Indent 3 Char"/>
    <w:basedOn w:val="DefaultParagraphFont"/>
    <w:link w:val="BodyTextIndent3"/>
    <w:semiHidden/>
    <w:rsid w:val="008173A3"/>
    <w:rPr>
      <w:rFonts w:ascii="Arial" w:eastAsiaTheme="minorHAnsi" w:hAnsi="Arial" w:cstheme="minorBidi"/>
      <w:szCs w:val="22"/>
      <w:lang w:eastAsia="en-US"/>
    </w:rPr>
  </w:style>
  <w:style w:type="paragraph" w:customStyle="1" w:styleId="BodyTextIndent4">
    <w:name w:val="Body Text Indent 4"/>
    <w:basedOn w:val="BodyTextIndent3"/>
    <w:semiHidden/>
    <w:qFormat/>
    <w:rsid w:val="008173A3"/>
    <w:pPr>
      <w:tabs>
        <w:tab w:val="num" w:pos="643"/>
      </w:tabs>
      <w:ind w:left="643" w:hanging="360"/>
    </w:pPr>
  </w:style>
  <w:style w:type="paragraph" w:customStyle="1" w:styleId="BodyTextIndent5">
    <w:name w:val="Body Text Indent 5"/>
    <w:basedOn w:val="BodyTextIndent4"/>
    <w:semiHidden/>
    <w:qFormat/>
    <w:rsid w:val="008173A3"/>
  </w:style>
  <w:style w:type="paragraph" w:customStyle="1" w:styleId="BodyTextIndent6">
    <w:name w:val="Body Text Indent 6"/>
    <w:basedOn w:val="Normal"/>
    <w:semiHidden/>
    <w:qFormat/>
    <w:rsid w:val="008173A3"/>
    <w:pPr>
      <w:numPr>
        <w:ilvl w:val="6"/>
        <w:numId w:val="4"/>
      </w:numPr>
      <w:spacing w:before="120" w:after="120" w:line="259" w:lineRule="auto"/>
      <w:jc w:val="both"/>
    </w:pPr>
    <w:rPr>
      <w:rFonts w:eastAsiaTheme="minorHAnsi" w:cstheme="minorBidi"/>
      <w:sz w:val="20"/>
      <w:lang w:val="en-GB"/>
    </w:rPr>
  </w:style>
  <w:style w:type="paragraph" w:customStyle="1" w:styleId="BodyTextIndent7">
    <w:name w:val="Body Text Indent 7"/>
    <w:basedOn w:val="BodyTextIndent6"/>
    <w:semiHidden/>
    <w:qFormat/>
    <w:rsid w:val="008173A3"/>
    <w:pPr>
      <w:numPr>
        <w:ilvl w:val="7"/>
      </w:numPr>
    </w:pPr>
  </w:style>
  <w:style w:type="paragraph" w:customStyle="1" w:styleId="BodyTextIndent8">
    <w:name w:val="Body Text Indent 8"/>
    <w:basedOn w:val="BodyTextIndent7"/>
    <w:semiHidden/>
    <w:qFormat/>
    <w:rsid w:val="008173A3"/>
    <w:pPr>
      <w:numPr>
        <w:ilvl w:val="8"/>
      </w:numPr>
      <w:tabs>
        <w:tab w:val="num" w:pos="360"/>
      </w:tabs>
    </w:pPr>
  </w:style>
  <w:style w:type="paragraph" w:customStyle="1" w:styleId="BoldBodyText">
    <w:name w:val="Bold Body Text"/>
    <w:basedOn w:val="LABody"/>
    <w:uiPriority w:val="13"/>
    <w:semiHidden/>
    <w:qFormat/>
    <w:rsid w:val="008173A3"/>
    <w:pPr>
      <w:jc w:val="left"/>
    </w:pPr>
    <w:rPr>
      <w:b/>
    </w:rPr>
  </w:style>
  <w:style w:type="paragraph" w:styleId="Caption">
    <w:name w:val="caption"/>
    <w:basedOn w:val="Normal"/>
    <w:next w:val="Normal"/>
    <w:uiPriority w:val="35"/>
    <w:semiHidden/>
    <w:qFormat/>
    <w:rsid w:val="008173A3"/>
    <w:pPr>
      <w:spacing w:before="120" w:after="240" w:line="259" w:lineRule="auto"/>
      <w:jc w:val="both"/>
    </w:pPr>
    <w:rPr>
      <w:rFonts w:eastAsiaTheme="minorHAnsi" w:cstheme="minorBidi"/>
      <w:iCs/>
      <w:sz w:val="16"/>
      <w:szCs w:val="18"/>
      <w:lang w:val="en-GB"/>
    </w:rPr>
  </w:style>
  <w:style w:type="paragraph" w:styleId="CommentText">
    <w:name w:val="annotation text"/>
    <w:basedOn w:val="Normal"/>
    <w:link w:val="CommentTextChar"/>
    <w:uiPriority w:val="99"/>
    <w:semiHidden/>
    <w:rsid w:val="008173A3"/>
    <w:pPr>
      <w:spacing w:after="240"/>
      <w:jc w:val="both"/>
    </w:pPr>
    <w:rPr>
      <w:rFonts w:eastAsiaTheme="minorHAnsi" w:cstheme="minorBidi"/>
      <w:sz w:val="20"/>
      <w:szCs w:val="20"/>
      <w:lang w:val="en-GB"/>
    </w:rPr>
  </w:style>
  <w:style w:type="character" w:customStyle="1" w:styleId="CommentTextChar">
    <w:name w:val="Comment Text Char"/>
    <w:basedOn w:val="DefaultParagraphFont"/>
    <w:link w:val="CommentText"/>
    <w:uiPriority w:val="99"/>
    <w:semiHidden/>
    <w:rsid w:val="008173A3"/>
    <w:rPr>
      <w:rFonts w:ascii="Arial" w:eastAsiaTheme="minorHAnsi" w:hAnsi="Arial" w:cstheme="minorBidi"/>
      <w:lang w:eastAsia="en-US"/>
    </w:rPr>
  </w:style>
  <w:style w:type="paragraph" w:customStyle="1" w:styleId="CompanyName">
    <w:name w:val="Company Name"/>
    <w:basedOn w:val="LABody"/>
    <w:uiPriority w:val="13"/>
    <w:semiHidden/>
    <w:qFormat/>
    <w:rsid w:val="008173A3"/>
    <w:pPr>
      <w:framePr w:wrap="around" w:hAnchor="text" w:y="12759"/>
      <w:numPr>
        <w:numId w:val="0"/>
      </w:numPr>
      <w:tabs>
        <w:tab w:val="left" w:pos="1420"/>
      </w:tabs>
      <w:spacing w:after="0"/>
      <w:suppressOverlap/>
      <w:jc w:val="right"/>
    </w:pPr>
    <w:rPr>
      <w:b/>
    </w:rPr>
  </w:style>
  <w:style w:type="paragraph" w:customStyle="1" w:styleId="CompanyDetails">
    <w:name w:val="Company Details"/>
    <w:basedOn w:val="CompanyName"/>
    <w:uiPriority w:val="13"/>
    <w:semiHidden/>
    <w:qFormat/>
    <w:rsid w:val="008173A3"/>
    <w:pPr>
      <w:framePr w:wrap="around"/>
    </w:pPr>
    <w:rPr>
      <w:b w:val="0"/>
      <w:sz w:val="18"/>
    </w:rPr>
  </w:style>
  <w:style w:type="paragraph" w:customStyle="1" w:styleId="CoverPageLabel1">
    <w:name w:val="Cover Page Label 1"/>
    <w:basedOn w:val="Normal"/>
    <w:uiPriority w:val="99"/>
    <w:semiHidden/>
    <w:qFormat/>
    <w:rsid w:val="008173A3"/>
    <w:pPr>
      <w:spacing w:line="288" w:lineRule="auto"/>
      <w:contextualSpacing/>
    </w:pPr>
    <w:rPr>
      <w:rFonts w:eastAsiaTheme="minorHAnsi" w:cstheme="minorBidi"/>
      <w:b/>
      <w:caps/>
      <w:lang w:val="en-GB"/>
    </w:rPr>
  </w:style>
  <w:style w:type="paragraph" w:customStyle="1" w:styleId="CoverPageLabel2">
    <w:name w:val="Cover Page Label 2"/>
    <w:basedOn w:val="CoverPageLabel1"/>
    <w:uiPriority w:val="29"/>
    <w:semiHidden/>
    <w:qFormat/>
    <w:rsid w:val="008173A3"/>
    <w:pPr>
      <w:jc w:val="right"/>
    </w:pPr>
  </w:style>
  <w:style w:type="paragraph" w:customStyle="1" w:styleId="CoverPageLabel3">
    <w:name w:val="Cover Page Label 3"/>
    <w:basedOn w:val="CoverPageLabel2"/>
    <w:uiPriority w:val="29"/>
    <w:semiHidden/>
    <w:qFormat/>
    <w:rsid w:val="008173A3"/>
    <w:pPr>
      <w:spacing w:before="240" w:after="240"/>
      <w:contextualSpacing w:val="0"/>
      <w:jc w:val="center"/>
    </w:pPr>
  </w:style>
  <w:style w:type="paragraph" w:customStyle="1" w:styleId="CoverPageLabel4">
    <w:name w:val="Cover Page Label 4"/>
    <w:basedOn w:val="CoverPageLabel3"/>
    <w:uiPriority w:val="29"/>
    <w:semiHidden/>
    <w:qFormat/>
    <w:rsid w:val="008173A3"/>
  </w:style>
  <w:style w:type="paragraph" w:customStyle="1" w:styleId="CoverPageText">
    <w:name w:val="Cover Page Text"/>
    <w:basedOn w:val="Normal"/>
    <w:uiPriority w:val="99"/>
    <w:semiHidden/>
    <w:qFormat/>
    <w:rsid w:val="008173A3"/>
    <w:pPr>
      <w:jc w:val="right"/>
    </w:pPr>
    <w:rPr>
      <w:rFonts w:asciiTheme="minorHAnsi" w:eastAsiaTheme="minorHAnsi" w:hAnsiTheme="minorHAnsi" w:cstheme="minorBidi"/>
      <w:b/>
      <w:sz w:val="20"/>
      <w:lang w:val="en-GB"/>
    </w:rPr>
  </w:style>
  <w:style w:type="paragraph" w:customStyle="1" w:styleId="Dated">
    <w:name w:val="Dated"/>
    <w:basedOn w:val="LABody"/>
    <w:uiPriority w:val="13"/>
    <w:semiHidden/>
    <w:qFormat/>
    <w:rsid w:val="008173A3"/>
    <w:pPr>
      <w:spacing w:after="0"/>
      <w:jc w:val="left"/>
    </w:pPr>
    <w:rPr>
      <w:rFonts w:ascii="Arial Bold" w:hAnsi="Arial Bold"/>
      <w:b/>
      <w:caps/>
    </w:rPr>
  </w:style>
  <w:style w:type="character" w:customStyle="1" w:styleId="Definition">
    <w:name w:val="Definition"/>
    <w:basedOn w:val="DefaultParagraphFont"/>
    <w:uiPriority w:val="29"/>
    <w:semiHidden/>
    <w:qFormat/>
    <w:rsid w:val="008173A3"/>
    <w:rPr>
      <w:b/>
    </w:rPr>
  </w:style>
  <w:style w:type="paragraph" w:customStyle="1" w:styleId="DefinitionsBold">
    <w:name w:val="Definitions Bold"/>
    <w:basedOn w:val="LABody"/>
    <w:uiPriority w:val="13"/>
    <w:semiHidden/>
    <w:qFormat/>
    <w:rsid w:val="008173A3"/>
    <w:rPr>
      <w:b/>
      <w:bCs/>
    </w:rPr>
  </w:style>
  <w:style w:type="paragraph" w:customStyle="1" w:styleId="DetailsStyle">
    <w:name w:val="Details Style"/>
    <w:basedOn w:val="LABody"/>
    <w:uiPriority w:val="13"/>
    <w:semiHidden/>
    <w:qFormat/>
    <w:rsid w:val="008173A3"/>
    <w:pPr>
      <w:jc w:val="left"/>
    </w:pPr>
  </w:style>
  <w:style w:type="paragraph" w:styleId="Footer">
    <w:name w:val="footer"/>
    <w:basedOn w:val="Normal"/>
    <w:link w:val="FooterChar"/>
    <w:uiPriority w:val="99"/>
    <w:semiHidden/>
    <w:rsid w:val="008173A3"/>
    <w:pPr>
      <w:tabs>
        <w:tab w:val="center" w:pos="4513"/>
        <w:tab w:val="right" w:pos="9026"/>
      </w:tabs>
      <w:jc w:val="both"/>
    </w:pPr>
    <w:rPr>
      <w:rFonts w:eastAsiaTheme="minorHAnsi" w:cstheme="minorBidi"/>
      <w:lang w:val="en-GB"/>
    </w:rPr>
  </w:style>
  <w:style w:type="character" w:customStyle="1" w:styleId="FooterChar">
    <w:name w:val="Footer Char"/>
    <w:basedOn w:val="DefaultParagraphFont"/>
    <w:link w:val="Footer"/>
    <w:uiPriority w:val="99"/>
    <w:semiHidden/>
    <w:rsid w:val="008173A3"/>
    <w:rPr>
      <w:rFonts w:ascii="Arial" w:eastAsiaTheme="minorHAnsi" w:hAnsi="Arial" w:cstheme="minorBidi"/>
      <w:sz w:val="22"/>
      <w:szCs w:val="22"/>
      <w:lang w:eastAsia="en-US"/>
    </w:rPr>
  </w:style>
  <w:style w:type="paragraph" w:customStyle="1" w:styleId="DocumentReference">
    <w:name w:val="Document Reference"/>
    <w:basedOn w:val="Footer"/>
    <w:uiPriority w:val="13"/>
    <w:semiHidden/>
    <w:qFormat/>
    <w:rsid w:val="008173A3"/>
    <w:pPr>
      <w:jc w:val="right"/>
    </w:pPr>
    <w:rPr>
      <w:sz w:val="10"/>
    </w:rPr>
  </w:style>
  <w:style w:type="paragraph" w:styleId="Header">
    <w:name w:val="header"/>
    <w:basedOn w:val="Normal"/>
    <w:link w:val="HeaderChar"/>
    <w:uiPriority w:val="99"/>
    <w:semiHidden/>
    <w:rsid w:val="008173A3"/>
    <w:pPr>
      <w:tabs>
        <w:tab w:val="center" w:pos="4513"/>
        <w:tab w:val="right" w:pos="9026"/>
      </w:tabs>
      <w:jc w:val="both"/>
    </w:pPr>
    <w:rPr>
      <w:rFonts w:eastAsiaTheme="minorHAnsi" w:cstheme="minorBidi"/>
      <w:lang w:val="en-GB"/>
    </w:rPr>
  </w:style>
  <w:style w:type="character" w:customStyle="1" w:styleId="HeaderChar">
    <w:name w:val="Header Char"/>
    <w:basedOn w:val="DefaultParagraphFont"/>
    <w:link w:val="Header"/>
    <w:uiPriority w:val="99"/>
    <w:semiHidden/>
    <w:rsid w:val="008173A3"/>
    <w:rPr>
      <w:rFonts w:ascii="Arial" w:eastAsiaTheme="minorHAnsi" w:hAnsi="Arial" w:cstheme="minorBidi"/>
      <w:sz w:val="22"/>
      <w:szCs w:val="22"/>
      <w:lang w:eastAsia="en-US"/>
    </w:rPr>
  </w:style>
  <w:style w:type="paragraph" w:customStyle="1" w:styleId="DraftNumber">
    <w:name w:val="Draft Number"/>
    <w:basedOn w:val="Header"/>
    <w:uiPriority w:val="13"/>
    <w:semiHidden/>
    <w:qFormat/>
    <w:rsid w:val="008173A3"/>
    <w:pPr>
      <w:jc w:val="left"/>
    </w:pPr>
    <w:rPr>
      <w:sz w:val="18"/>
      <w:szCs w:val="18"/>
    </w:rPr>
  </w:style>
  <w:style w:type="paragraph" w:styleId="EndnoteText">
    <w:name w:val="endnote text"/>
    <w:basedOn w:val="Normal"/>
    <w:link w:val="EndnoteTextChar"/>
    <w:uiPriority w:val="99"/>
    <w:semiHidden/>
    <w:rsid w:val="008173A3"/>
    <w:pPr>
      <w:jc w:val="both"/>
    </w:pPr>
    <w:rPr>
      <w:rFonts w:eastAsiaTheme="minorHAnsi" w:cstheme="minorBidi"/>
      <w:sz w:val="20"/>
      <w:szCs w:val="20"/>
      <w:lang w:val="en-GB"/>
    </w:rPr>
  </w:style>
  <w:style w:type="character" w:customStyle="1" w:styleId="EndnoteTextChar">
    <w:name w:val="Endnote Text Char"/>
    <w:basedOn w:val="DefaultParagraphFont"/>
    <w:link w:val="EndnoteText"/>
    <w:uiPriority w:val="99"/>
    <w:semiHidden/>
    <w:rsid w:val="008173A3"/>
    <w:rPr>
      <w:rFonts w:ascii="Arial" w:eastAsiaTheme="minorHAnsi" w:hAnsi="Arial" w:cstheme="minorBidi"/>
      <w:lang w:eastAsia="en-US"/>
    </w:rPr>
  </w:style>
  <w:style w:type="paragraph" w:customStyle="1" w:styleId="ExecutionClause">
    <w:name w:val="Execution Clause"/>
    <w:basedOn w:val="Normal"/>
    <w:uiPriority w:val="29"/>
    <w:semiHidden/>
    <w:qFormat/>
    <w:rsid w:val="008173A3"/>
    <w:pPr>
      <w:spacing w:before="360"/>
    </w:pPr>
    <w:rPr>
      <w:rFonts w:eastAsiaTheme="minorHAnsi" w:cstheme="minorBidi"/>
      <w:lang w:val="en-GB"/>
    </w:rPr>
  </w:style>
  <w:style w:type="paragraph" w:customStyle="1" w:styleId="ExecutionClause2">
    <w:name w:val="Execution Clause 2"/>
    <w:basedOn w:val="ExecutionClause"/>
    <w:uiPriority w:val="29"/>
    <w:semiHidden/>
    <w:qFormat/>
    <w:rsid w:val="008173A3"/>
    <w:pPr>
      <w:spacing w:before="60" w:after="60"/>
      <w:jc w:val="right"/>
    </w:pPr>
  </w:style>
  <w:style w:type="paragraph" w:customStyle="1" w:styleId="ExecutionClause3">
    <w:name w:val="Execution Clause 3"/>
    <w:basedOn w:val="Normal"/>
    <w:uiPriority w:val="29"/>
    <w:semiHidden/>
    <w:qFormat/>
    <w:rsid w:val="008173A3"/>
    <w:pPr>
      <w:spacing w:before="120"/>
    </w:pPr>
    <w:rPr>
      <w:rFonts w:eastAsiaTheme="minorHAnsi" w:cstheme="minorBidi"/>
      <w:lang w:val="en-GB"/>
    </w:rPr>
  </w:style>
  <w:style w:type="paragraph" w:customStyle="1" w:styleId="ExecutionClause4">
    <w:name w:val="Execution Clause 4"/>
    <w:basedOn w:val="Normal"/>
    <w:uiPriority w:val="29"/>
    <w:semiHidden/>
    <w:qFormat/>
    <w:rsid w:val="008173A3"/>
    <w:pPr>
      <w:spacing w:before="60" w:after="60"/>
    </w:pPr>
    <w:rPr>
      <w:rFonts w:eastAsiaTheme="minorHAnsi" w:cstheme="minorBidi"/>
      <w:lang w:val="en-GB"/>
    </w:rPr>
  </w:style>
  <w:style w:type="paragraph" w:customStyle="1" w:styleId="ExecutionTab">
    <w:name w:val="Execution Tab"/>
    <w:basedOn w:val="ExecutionClause"/>
    <w:uiPriority w:val="29"/>
    <w:semiHidden/>
    <w:qFormat/>
    <w:rsid w:val="008173A3"/>
    <w:pPr>
      <w:tabs>
        <w:tab w:val="left" w:leader="dot" w:pos="4139"/>
      </w:tabs>
      <w:ind w:left="4139" w:hanging="4139"/>
    </w:pPr>
  </w:style>
  <w:style w:type="paragraph" w:customStyle="1" w:styleId="ExecutionTab2">
    <w:name w:val="Execution Tab 2"/>
    <w:basedOn w:val="ExecutionTab"/>
    <w:uiPriority w:val="29"/>
    <w:semiHidden/>
    <w:qFormat/>
    <w:rsid w:val="008173A3"/>
    <w:pPr>
      <w:tabs>
        <w:tab w:val="clear" w:pos="4139"/>
        <w:tab w:val="left" w:leader="dot" w:pos="5954"/>
      </w:tabs>
      <w:ind w:left="5954" w:hanging="5954"/>
    </w:pPr>
  </w:style>
  <w:style w:type="paragraph" w:customStyle="1" w:styleId="ExecutionTab3">
    <w:name w:val="Execution Tab 3"/>
    <w:basedOn w:val="Normal"/>
    <w:uiPriority w:val="29"/>
    <w:semiHidden/>
    <w:qFormat/>
    <w:rsid w:val="008173A3"/>
    <w:pPr>
      <w:tabs>
        <w:tab w:val="num" w:pos="1492"/>
        <w:tab w:val="left" w:leader="dot" w:pos="5954"/>
      </w:tabs>
      <w:spacing w:before="480"/>
      <w:ind w:left="6010" w:hanging="6010"/>
    </w:pPr>
    <w:rPr>
      <w:rFonts w:eastAsiaTheme="minorHAnsi" w:cstheme="minorBidi"/>
      <w:lang w:val="en-GB"/>
    </w:rPr>
  </w:style>
  <w:style w:type="paragraph" w:customStyle="1" w:styleId="ExecutiontabA">
    <w:name w:val="Execution tab A"/>
    <w:basedOn w:val="ExecutionTab"/>
    <w:uiPriority w:val="99"/>
    <w:semiHidden/>
    <w:qFormat/>
    <w:rsid w:val="008173A3"/>
    <w:pPr>
      <w:tabs>
        <w:tab w:val="clear" w:pos="4139"/>
        <w:tab w:val="left" w:leader="dot" w:pos="5954"/>
      </w:tabs>
      <w:ind w:left="5954" w:hanging="5954"/>
    </w:pPr>
  </w:style>
  <w:style w:type="paragraph" w:customStyle="1" w:styleId="ExecutionTabB">
    <w:name w:val="Execution Tab B"/>
    <w:basedOn w:val="Normal"/>
    <w:uiPriority w:val="99"/>
    <w:semiHidden/>
    <w:qFormat/>
    <w:rsid w:val="008173A3"/>
    <w:pPr>
      <w:tabs>
        <w:tab w:val="num" w:pos="360"/>
        <w:tab w:val="left" w:leader="dot" w:pos="2552"/>
      </w:tabs>
      <w:spacing w:before="480"/>
      <w:ind w:left="2552" w:hanging="2552"/>
    </w:pPr>
    <w:rPr>
      <w:rFonts w:eastAsiaTheme="minorHAnsi" w:cstheme="minorBidi"/>
      <w:sz w:val="20"/>
      <w:lang w:val="en-GB"/>
    </w:rPr>
  </w:style>
  <w:style w:type="paragraph" w:styleId="FootnoteText">
    <w:name w:val="footnote text"/>
    <w:basedOn w:val="Normal"/>
    <w:link w:val="FootnoteTextChar"/>
    <w:uiPriority w:val="99"/>
    <w:semiHidden/>
    <w:rsid w:val="008173A3"/>
    <w:pPr>
      <w:jc w:val="both"/>
    </w:pPr>
    <w:rPr>
      <w:rFonts w:eastAsiaTheme="minorHAnsi" w:cstheme="minorBidi"/>
      <w:sz w:val="20"/>
      <w:szCs w:val="20"/>
      <w:lang w:val="en-GB"/>
    </w:rPr>
  </w:style>
  <w:style w:type="character" w:customStyle="1" w:styleId="FootnoteTextChar">
    <w:name w:val="Footnote Text Char"/>
    <w:basedOn w:val="DefaultParagraphFont"/>
    <w:link w:val="FootnoteText"/>
    <w:uiPriority w:val="99"/>
    <w:semiHidden/>
    <w:rsid w:val="008173A3"/>
    <w:rPr>
      <w:rFonts w:ascii="Arial" w:eastAsiaTheme="minorHAnsi" w:hAnsi="Arial" w:cstheme="minorBidi"/>
      <w:lang w:eastAsia="en-US"/>
    </w:rPr>
  </w:style>
  <w:style w:type="character" w:customStyle="1" w:styleId="Heading3Char">
    <w:name w:val="Heading 3 Char"/>
    <w:basedOn w:val="DefaultParagraphFont"/>
    <w:link w:val="Heading3"/>
    <w:uiPriority w:val="2"/>
    <w:rsid w:val="008173A3"/>
    <w:rPr>
      <w:rFonts w:ascii="Arial" w:eastAsiaTheme="majorEastAsia" w:hAnsi="Arial" w:cstheme="majorBidi"/>
      <w:sz w:val="22"/>
      <w:szCs w:val="24"/>
      <w:lang w:eastAsia="en-US"/>
    </w:rPr>
  </w:style>
  <w:style w:type="character" w:customStyle="1" w:styleId="Heading4Char">
    <w:name w:val="Heading 4 Char"/>
    <w:basedOn w:val="DefaultParagraphFont"/>
    <w:link w:val="Heading4"/>
    <w:uiPriority w:val="2"/>
    <w:rsid w:val="008173A3"/>
    <w:rPr>
      <w:rFonts w:ascii="Arial" w:eastAsiaTheme="majorEastAsia" w:hAnsi="Arial" w:cstheme="majorBidi"/>
      <w:sz w:val="22"/>
      <w:szCs w:val="22"/>
      <w:lang w:eastAsia="en-US"/>
    </w:rPr>
  </w:style>
  <w:style w:type="character" w:customStyle="1" w:styleId="Heading5Char">
    <w:name w:val="Heading 5 Char"/>
    <w:basedOn w:val="DefaultParagraphFont"/>
    <w:link w:val="Heading5"/>
    <w:uiPriority w:val="2"/>
    <w:rsid w:val="008173A3"/>
    <w:rPr>
      <w:rFonts w:ascii="Arial" w:eastAsiaTheme="majorEastAsia" w:hAnsi="Arial" w:cstheme="majorBidi"/>
      <w:sz w:val="22"/>
      <w:szCs w:val="22"/>
      <w:lang w:eastAsia="en-US"/>
    </w:rPr>
  </w:style>
  <w:style w:type="character" w:customStyle="1" w:styleId="Heading6Char">
    <w:name w:val="Heading 6 Char"/>
    <w:basedOn w:val="DefaultParagraphFont"/>
    <w:link w:val="Heading6"/>
    <w:uiPriority w:val="2"/>
    <w:rsid w:val="008173A3"/>
    <w:rPr>
      <w:rFonts w:ascii="Arial" w:eastAsiaTheme="majorEastAsia" w:hAnsi="Arial" w:cstheme="majorBidi"/>
      <w:sz w:val="22"/>
      <w:szCs w:val="22"/>
      <w:lang w:eastAsia="en-US"/>
    </w:rPr>
  </w:style>
  <w:style w:type="paragraph" w:customStyle="1" w:styleId="HeadingL1">
    <w:name w:val="Heading L1"/>
    <w:basedOn w:val="Normal"/>
    <w:next w:val="LABody"/>
    <w:uiPriority w:val="1"/>
    <w:qFormat/>
    <w:rsid w:val="008173A3"/>
    <w:pPr>
      <w:spacing w:before="360" w:after="240" w:line="276" w:lineRule="auto"/>
      <w:jc w:val="both"/>
      <w:outlineLvl w:val="0"/>
    </w:pPr>
    <w:rPr>
      <w:rFonts w:eastAsiaTheme="minorHAnsi" w:cstheme="minorBidi"/>
      <w:b/>
      <w:sz w:val="28"/>
      <w:lang w:val="en-GB"/>
    </w:rPr>
  </w:style>
  <w:style w:type="paragraph" w:customStyle="1" w:styleId="HeadingL2">
    <w:name w:val="Heading L2"/>
    <w:basedOn w:val="HeadingL1"/>
    <w:next w:val="LABody"/>
    <w:uiPriority w:val="1"/>
    <w:qFormat/>
    <w:rsid w:val="008173A3"/>
    <w:pPr>
      <w:spacing w:before="240"/>
    </w:pPr>
    <w:rPr>
      <w:sz w:val="24"/>
    </w:rPr>
  </w:style>
  <w:style w:type="paragraph" w:customStyle="1" w:styleId="HeadingL3">
    <w:name w:val="Heading L3"/>
    <w:basedOn w:val="HeadingL2"/>
    <w:next w:val="LABody"/>
    <w:uiPriority w:val="1"/>
    <w:qFormat/>
    <w:rsid w:val="008173A3"/>
    <w:pPr>
      <w:spacing w:before="0"/>
    </w:pPr>
    <w:rPr>
      <w:sz w:val="22"/>
    </w:rPr>
  </w:style>
  <w:style w:type="numbering" w:customStyle="1" w:styleId="HeadingsList">
    <w:name w:val="Headings List"/>
    <w:uiPriority w:val="99"/>
    <w:rsid w:val="008173A3"/>
    <w:pPr>
      <w:numPr>
        <w:numId w:val="5"/>
      </w:numPr>
    </w:pPr>
  </w:style>
  <w:style w:type="character" w:styleId="Hyperlink">
    <w:name w:val="Hyperlink"/>
    <w:basedOn w:val="DefaultParagraphFont"/>
    <w:uiPriority w:val="99"/>
    <w:semiHidden/>
    <w:rsid w:val="008173A3"/>
    <w:rPr>
      <w:color w:val="0000FF" w:themeColor="hyperlink"/>
      <w:u w:val="single"/>
    </w:rPr>
  </w:style>
  <w:style w:type="paragraph" w:customStyle="1" w:styleId="LABodyIndent">
    <w:name w:val="LA Body Indent"/>
    <w:basedOn w:val="LABody"/>
    <w:uiPriority w:val="2"/>
    <w:qFormat/>
    <w:rsid w:val="008173A3"/>
    <w:pPr>
      <w:numPr>
        <w:ilvl w:val="1"/>
      </w:numPr>
    </w:pPr>
  </w:style>
  <w:style w:type="paragraph" w:customStyle="1" w:styleId="LABodyIndent2">
    <w:name w:val="LA Body Indent 2"/>
    <w:basedOn w:val="LABodyIndent"/>
    <w:uiPriority w:val="2"/>
    <w:qFormat/>
    <w:rsid w:val="008173A3"/>
    <w:pPr>
      <w:numPr>
        <w:ilvl w:val="2"/>
      </w:numPr>
    </w:pPr>
  </w:style>
  <w:style w:type="paragraph" w:customStyle="1" w:styleId="LABodyIndent3">
    <w:name w:val="LA Body Indent 3"/>
    <w:basedOn w:val="LABodyIndent2"/>
    <w:uiPriority w:val="2"/>
    <w:qFormat/>
    <w:rsid w:val="008173A3"/>
    <w:pPr>
      <w:numPr>
        <w:ilvl w:val="3"/>
      </w:numPr>
    </w:pPr>
  </w:style>
  <w:style w:type="paragraph" w:customStyle="1" w:styleId="LABodyIndent4">
    <w:name w:val="LA Body Indent 4"/>
    <w:basedOn w:val="LABodyIndent3"/>
    <w:uiPriority w:val="2"/>
    <w:qFormat/>
    <w:rsid w:val="008173A3"/>
    <w:pPr>
      <w:numPr>
        <w:ilvl w:val="4"/>
      </w:numPr>
    </w:pPr>
  </w:style>
  <w:style w:type="paragraph" w:customStyle="1" w:styleId="LABodyIndent5">
    <w:name w:val="LA Body Indent 5"/>
    <w:basedOn w:val="LABodyIndent4"/>
    <w:uiPriority w:val="2"/>
    <w:qFormat/>
    <w:rsid w:val="008173A3"/>
    <w:pPr>
      <w:numPr>
        <w:ilvl w:val="5"/>
      </w:numPr>
    </w:pPr>
  </w:style>
  <w:style w:type="paragraph" w:customStyle="1" w:styleId="LABodyTable">
    <w:name w:val="LA Body Table"/>
    <w:basedOn w:val="LABody"/>
    <w:uiPriority w:val="2"/>
    <w:qFormat/>
    <w:rsid w:val="008173A3"/>
    <w:pPr>
      <w:spacing w:before="60" w:after="60"/>
      <w:jc w:val="left"/>
    </w:pPr>
  </w:style>
  <w:style w:type="paragraph" w:customStyle="1" w:styleId="LABullet">
    <w:name w:val="LA Bullet"/>
    <w:basedOn w:val="Normal"/>
    <w:qFormat/>
    <w:rsid w:val="008173A3"/>
    <w:pPr>
      <w:numPr>
        <w:numId w:val="8"/>
      </w:numPr>
      <w:spacing w:after="240" w:line="276" w:lineRule="auto"/>
      <w:jc w:val="both"/>
    </w:pPr>
    <w:rPr>
      <w:rFonts w:eastAsiaTheme="minorHAnsi" w:cstheme="minorBidi"/>
      <w:lang w:val="en-GB"/>
    </w:rPr>
  </w:style>
  <w:style w:type="paragraph" w:customStyle="1" w:styleId="LABulletIndent">
    <w:name w:val="LA Bullet Indent"/>
    <w:basedOn w:val="LABullet"/>
    <w:uiPriority w:val="2"/>
    <w:qFormat/>
    <w:rsid w:val="008173A3"/>
    <w:pPr>
      <w:numPr>
        <w:ilvl w:val="1"/>
      </w:numPr>
    </w:pPr>
  </w:style>
  <w:style w:type="paragraph" w:customStyle="1" w:styleId="LABulletIndent2">
    <w:name w:val="LA Bullet Indent 2"/>
    <w:basedOn w:val="LABulletIndent"/>
    <w:uiPriority w:val="2"/>
    <w:qFormat/>
    <w:rsid w:val="008173A3"/>
    <w:pPr>
      <w:numPr>
        <w:ilvl w:val="2"/>
      </w:numPr>
    </w:pPr>
  </w:style>
  <w:style w:type="paragraph" w:customStyle="1" w:styleId="LABulletIndent3">
    <w:name w:val="LA Bullet Indent 3"/>
    <w:basedOn w:val="LABulletIndent2"/>
    <w:uiPriority w:val="2"/>
    <w:qFormat/>
    <w:rsid w:val="008173A3"/>
    <w:pPr>
      <w:numPr>
        <w:ilvl w:val="3"/>
      </w:numPr>
    </w:pPr>
  </w:style>
  <w:style w:type="paragraph" w:customStyle="1" w:styleId="LABulletIndent4">
    <w:name w:val="LA Bullet Indent 4"/>
    <w:basedOn w:val="LABulletIndent3"/>
    <w:uiPriority w:val="2"/>
    <w:qFormat/>
    <w:rsid w:val="008173A3"/>
    <w:pPr>
      <w:numPr>
        <w:ilvl w:val="4"/>
      </w:numPr>
    </w:pPr>
  </w:style>
  <w:style w:type="numbering" w:customStyle="1" w:styleId="LABulletList">
    <w:name w:val="LA Bullet List"/>
    <w:uiPriority w:val="99"/>
    <w:rsid w:val="008173A3"/>
    <w:pPr>
      <w:numPr>
        <w:numId w:val="7"/>
      </w:numPr>
    </w:pPr>
  </w:style>
  <w:style w:type="paragraph" w:customStyle="1" w:styleId="LABulletTable">
    <w:name w:val="LA Bullet Table"/>
    <w:basedOn w:val="LABullet"/>
    <w:uiPriority w:val="2"/>
    <w:qFormat/>
    <w:rsid w:val="008173A3"/>
    <w:pPr>
      <w:spacing w:before="60" w:after="60"/>
      <w:ind w:left="397" w:hanging="397"/>
    </w:pPr>
  </w:style>
  <w:style w:type="paragraph" w:customStyle="1" w:styleId="LAHeading2">
    <w:name w:val="LA Heading 2"/>
    <w:basedOn w:val="LAHeading1"/>
    <w:uiPriority w:val="2"/>
    <w:semiHidden/>
    <w:qFormat/>
    <w:rsid w:val="008173A3"/>
    <w:pPr>
      <w:keepNext w:val="0"/>
      <w:numPr>
        <w:ilvl w:val="1"/>
      </w:numPr>
      <w:spacing w:line="240" w:lineRule="auto"/>
      <w:outlineLvl w:val="1"/>
    </w:pPr>
    <w:rPr>
      <w:rFonts w:eastAsiaTheme="minorHAnsi" w:cstheme="minorBidi"/>
    </w:rPr>
  </w:style>
  <w:style w:type="paragraph" w:customStyle="1" w:styleId="LAHeading3">
    <w:name w:val="LA Heading 3"/>
    <w:basedOn w:val="LAHeading2"/>
    <w:uiPriority w:val="2"/>
    <w:semiHidden/>
    <w:qFormat/>
    <w:rsid w:val="008173A3"/>
    <w:pPr>
      <w:numPr>
        <w:ilvl w:val="2"/>
      </w:numPr>
      <w:outlineLvl w:val="2"/>
    </w:pPr>
  </w:style>
  <w:style w:type="paragraph" w:customStyle="1" w:styleId="LAHeading4">
    <w:name w:val="LA Heading 4"/>
    <w:basedOn w:val="LAHeading3"/>
    <w:uiPriority w:val="2"/>
    <w:semiHidden/>
    <w:qFormat/>
    <w:rsid w:val="008173A3"/>
    <w:pPr>
      <w:numPr>
        <w:ilvl w:val="3"/>
      </w:numPr>
      <w:outlineLvl w:val="3"/>
    </w:pPr>
  </w:style>
  <w:style w:type="paragraph" w:customStyle="1" w:styleId="LAHeading5">
    <w:name w:val="LA Heading 5"/>
    <w:basedOn w:val="LAHeading4"/>
    <w:uiPriority w:val="2"/>
    <w:semiHidden/>
    <w:qFormat/>
    <w:rsid w:val="008173A3"/>
    <w:pPr>
      <w:numPr>
        <w:ilvl w:val="4"/>
      </w:numPr>
      <w:outlineLvl w:val="4"/>
    </w:pPr>
  </w:style>
  <w:style w:type="paragraph" w:customStyle="1" w:styleId="LAHeading6">
    <w:name w:val="LA Heading 6"/>
    <w:basedOn w:val="LAHeading5"/>
    <w:uiPriority w:val="2"/>
    <w:semiHidden/>
    <w:qFormat/>
    <w:rsid w:val="008173A3"/>
    <w:pPr>
      <w:numPr>
        <w:ilvl w:val="5"/>
      </w:numPr>
      <w:outlineLvl w:val="5"/>
    </w:pPr>
  </w:style>
  <w:style w:type="paragraph" w:styleId="ListBullet2">
    <w:name w:val="List Bullet 2"/>
    <w:basedOn w:val="Normal"/>
    <w:uiPriority w:val="99"/>
    <w:semiHidden/>
    <w:rsid w:val="008173A3"/>
    <w:pPr>
      <w:spacing w:before="120" w:after="120" w:line="259" w:lineRule="auto"/>
      <w:contextualSpacing/>
      <w:jc w:val="both"/>
    </w:pPr>
    <w:rPr>
      <w:rFonts w:eastAsiaTheme="minorHAnsi" w:cstheme="minorBidi"/>
      <w:sz w:val="20"/>
      <w:lang w:val="en-GB"/>
    </w:rPr>
  </w:style>
  <w:style w:type="paragraph" w:styleId="ListBullet3">
    <w:name w:val="List Bullet 3"/>
    <w:basedOn w:val="Normal"/>
    <w:uiPriority w:val="99"/>
    <w:semiHidden/>
    <w:rsid w:val="008173A3"/>
    <w:pPr>
      <w:tabs>
        <w:tab w:val="num" w:pos="926"/>
      </w:tabs>
      <w:spacing w:before="120" w:after="120" w:line="259" w:lineRule="auto"/>
      <w:ind w:left="926" w:hanging="360"/>
      <w:contextualSpacing/>
      <w:jc w:val="both"/>
    </w:pPr>
    <w:rPr>
      <w:rFonts w:asciiTheme="minorHAnsi" w:eastAsiaTheme="minorHAnsi" w:hAnsiTheme="minorHAnsi" w:cstheme="minorBidi"/>
      <w:sz w:val="20"/>
      <w:lang w:val="en-GB"/>
    </w:rPr>
  </w:style>
  <w:style w:type="paragraph" w:styleId="ListNumber">
    <w:name w:val="List Number"/>
    <w:basedOn w:val="Normal"/>
    <w:uiPriority w:val="2"/>
    <w:rsid w:val="008173A3"/>
    <w:pPr>
      <w:numPr>
        <w:numId w:val="11"/>
      </w:numPr>
      <w:spacing w:after="240" w:line="300" w:lineRule="auto"/>
      <w:contextualSpacing/>
      <w:jc w:val="both"/>
    </w:pPr>
    <w:rPr>
      <w:rFonts w:eastAsiaTheme="minorHAnsi" w:cstheme="minorBidi"/>
      <w:lang w:val="en-GB"/>
    </w:rPr>
  </w:style>
  <w:style w:type="paragraph" w:styleId="ListNumber2">
    <w:name w:val="List Number 2"/>
    <w:basedOn w:val="Normal"/>
    <w:uiPriority w:val="3"/>
    <w:rsid w:val="008173A3"/>
    <w:pPr>
      <w:numPr>
        <w:numId w:val="9"/>
      </w:numPr>
      <w:spacing w:after="240" w:line="300" w:lineRule="auto"/>
      <w:contextualSpacing/>
      <w:jc w:val="both"/>
    </w:pPr>
    <w:rPr>
      <w:rFonts w:eastAsiaTheme="minorHAnsi" w:cstheme="minorBidi"/>
      <w:lang w:val="en-GB"/>
    </w:rPr>
  </w:style>
  <w:style w:type="paragraph" w:customStyle="1" w:styleId="ListNumber2Indent">
    <w:name w:val="List Number 2 Indent"/>
    <w:basedOn w:val="ListNumber2"/>
    <w:uiPriority w:val="3"/>
    <w:qFormat/>
    <w:rsid w:val="008173A3"/>
    <w:pPr>
      <w:numPr>
        <w:ilvl w:val="1"/>
      </w:numPr>
    </w:pPr>
  </w:style>
  <w:style w:type="paragraph" w:customStyle="1" w:styleId="ListNumber2Indent2">
    <w:name w:val="List Number 2 Indent 2"/>
    <w:basedOn w:val="ListNumber2Indent"/>
    <w:uiPriority w:val="3"/>
    <w:qFormat/>
    <w:rsid w:val="008173A3"/>
    <w:pPr>
      <w:numPr>
        <w:ilvl w:val="2"/>
      </w:numPr>
    </w:pPr>
  </w:style>
  <w:style w:type="paragraph" w:customStyle="1" w:styleId="ListNumber2Indent3">
    <w:name w:val="List Number 2 Indent 3"/>
    <w:basedOn w:val="ListNumber2Indent2"/>
    <w:uiPriority w:val="3"/>
    <w:qFormat/>
    <w:rsid w:val="008173A3"/>
    <w:pPr>
      <w:numPr>
        <w:ilvl w:val="3"/>
      </w:numPr>
    </w:pPr>
  </w:style>
  <w:style w:type="paragraph" w:customStyle="1" w:styleId="ListNumber2Indent4">
    <w:name w:val="List Number 2 Indent 4"/>
    <w:basedOn w:val="ListNumber2Indent3"/>
    <w:uiPriority w:val="3"/>
    <w:qFormat/>
    <w:rsid w:val="008173A3"/>
    <w:pPr>
      <w:numPr>
        <w:ilvl w:val="4"/>
      </w:numPr>
    </w:pPr>
  </w:style>
  <w:style w:type="numbering" w:customStyle="1" w:styleId="ListNumber2List">
    <w:name w:val="List Number 2 List"/>
    <w:uiPriority w:val="99"/>
    <w:rsid w:val="008173A3"/>
    <w:pPr>
      <w:numPr>
        <w:numId w:val="9"/>
      </w:numPr>
    </w:pPr>
  </w:style>
  <w:style w:type="paragraph" w:customStyle="1" w:styleId="ListNumber2TableText">
    <w:name w:val="List Number 2 Table Text"/>
    <w:basedOn w:val="ListNumber2"/>
    <w:uiPriority w:val="3"/>
    <w:qFormat/>
    <w:rsid w:val="008173A3"/>
    <w:pPr>
      <w:numPr>
        <w:numId w:val="10"/>
      </w:numPr>
      <w:spacing w:before="60" w:after="60"/>
    </w:pPr>
  </w:style>
  <w:style w:type="numbering" w:customStyle="1" w:styleId="ListNumber2TableTextList">
    <w:name w:val="List Number 2 Table Text List"/>
    <w:uiPriority w:val="99"/>
    <w:rsid w:val="008173A3"/>
    <w:pPr>
      <w:numPr>
        <w:numId w:val="10"/>
      </w:numPr>
    </w:pPr>
  </w:style>
  <w:style w:type="paragraph" w:customStyle="1" w:styleId="ListNumberIndent">
    <w:name w:val="List Number Indent"/>
    <w:basedOn w:val="ListNumber"/>
    <w:uiPriority w:val="2"/>
    <w:qFormat/>
    <w:rsid w:val="008173A3"/>
    <w:pPr>
      <w:numPr>
        <w:ilvl w:val="1"/>
      </w:numPr>
    </w:pPr>
  </w:style>
  <w:style w:type="paragraph" w:customStyle="1" w:styleId="ListNumberIndent2">
    <w:name w:val="List Number Indent 2"/>
    <w:basedOn w:val="ListNumberIndent"/>
    <w:uiPriority w:val="2"/>
    <w:qFormat/>
    <w:rsid w:val="008173A3"/>
    <w:pPr>
      <w:numPr>
        <w:ilvl w:val="2"/>
      </w:numPr>
    </w:pPr>
  </w:style>
  <w:style w:type="paragraph" w:customStyle="1" w:styleId="ListNumberIndent3">
    <w:name w:val="List Number Indent 3"/>
    <w:basedOn w:val="ListNumberIndent2"/>
    <w:uiPriority w:val="2"/>
    <w:qFormat/>
    <w:rsid w:val="008173A3"/>
    <w:pPr>
      <w:numPr>
        <w:ilvl w:val="3"/>
      </w:numPr>
    </w:pPr>
  </w:style>
  <w:style w:type="paragraph" w:customStyle="1" w:styleId="ListNumberIndent4">
    <w:name w:val="List Number Indent 4"/>
    <w:basedOn w:val="ListNumberIndent3"/>
    <w:uiPriority w:val="2"/>
    <w:qFormat/>
    <w:rsid w:val="008173A3"/>
    <w:pPr>
      <w:numPr>
        <w:ilvl w:val="4"/>
      </w:numPr>
    </w:pPr>
  </w:style>
  <w:style w:type="numbering" w:customStyle="1" w:styleId="ListNumberList">
    <w:name w:val="List Number List"/>
    <w:uiPriority w:val="99"/>
    <w:rsid w:val="008173A3"/>
    <w:pPr>
      <w:numPr>
        <w:numId w:val="11"/>
      </w:numPr>
    </w:pPr>
  </w:style>
  <w:style w:type="paragraph" w:customStyle="1" w:styleId="ListNumberTableText">
    <w:name w:val="List Number Table Text"/>
    <w:basedOn w:val="ListNumber"/>
    <w:uiPriority w:val="2"/>
    <w:qFormat/>
    <w:rsid w:val="008173A3"/>
    <w:pPr>
      <w:numPr>
        <w:numId w:val="12"/>
      </w:numPr>
      <w:spacing w:before="60" w:after="60"/>
      <w:jc w:val="left"/>
    </w:pPr>
  </w:style>
  <w:style w:type="numbering" w:customStyle="1" w:styleId="ListNumberTableTextList">
    <w:name w:val="List Number Table Text List"/>
    <w:uiPriority w:val="99"/>
    <w:rsid w:val="008173A3"/>
    <w:pPr>
      <w:numPr>
        <w:numId w:val="12"/>
      </w:numPr>
    </w:pPr>
  </w:style>
  <w:style w:type="paragraph" w:styleId="NoSpacing">
    <w:name w:val="No Spacing"/>
    <w:uiPriority w:val="99"/>
    <w:qFormat/>
    <w:rsid w:val="008173A3"/>
    <w:pPr>
      <w:jc w:val="both"/>
    </w:pPr>
    <w:rPr>
      <w:rFonts w:ascii="Arial" w:eastAsiaTheme="minorHAnsi" w:hAnsi="Arial" w:cstheme="minorBidi"/>
      <w:sz w:val="22"/>
      <w:szCs w:val="22"/>
      <w:lang w:eastAsia="en-US"/>
    </w:rPr>
  </w:style>
  <w:style w:type="numbering" w:customStyle="1" w:styleId="NumberedHeadingsList">
    <w:name w:val="Numbered Headings List"/>
    <w:uiPriority w:val="99"/>
    <w:rsid w:val="008173A3"/>
    <w:pPr>
      <w:numPr>
        <w:numId w:val="13"/>
      </w:numPr>
    </w:pPr>
  </w:style>
  <w:style w:type="character" w:styleId="PageNumber">
    <w:name w:val="page number"/>
    <w:basedOn w:val="DefaultParagraphFont"/>
    <w:uiPriority w:val="99"/>
    <w:semiHidden/>
    <w:rsid w:val="008173A3"/>
  </w:style>
  <w:style w:type="paragraph" w:customStyle="1" w:styleId="PageNumbers">
    <w:name w:val="Page Numbers"/>
    <w:basedOn w:val="Normal"/>
    <w:uiPriority w:val="13"/>
    <w:semiHidden/>
    <w:qFormat/>
    <w:rsid w:val="008173A3"/>
    <w:pPr>
      <w:jc w:val="center"/>
    </w:pPr>
    <w:rPr>
      <w:rFonts w:eastAsiaTheme="minorHAnsi" w:cstheme="minorBidi"/>
      <w:lang w:val="en-GB"/>
    </w:rPr>
  </w:style>
  <w:style w:type="paragraph" w:customStyle="1" w:styleId="PartyName">
    <w:name w:val="Party Name"/>
    <w:basedOn w:val="LABody"/>
    <w:uiPriority w:val="13"/>
    <w:semiHidden/>
    <w:qFormat/>
    <w:rsid w:val="008173A3"/>
    <w:pPr>
      <w:framePr w:wrap="around" w:vAnchor="page" w:hAnchor="text" w:xAlign="center" w:y="3403"/>
      <w:numPr>
        <w:numId w:val="0"/>
      </w:numPr>
      <w:spacing w:after="720"/>
      <w:ind w:left="-851"/>
      <w:suppressOverlap/>
      <w:jc w:val="center"/>
    </w:pPr>
    <w:rPr>
      <w:b/>
    </w:rPr>
  </w:style>
  <w:style w:type="paragraph" w:customStyle="1" w:styleId="PartyNumber">
    <w:name w:val="Party Number"/>
    <w:basedOn w:val="LABody"/>
    <w:uiPriority w:val="13"/>
    <w:semiHidden/>
    <w:qFormat/>
    <w:rsid w:val="008173A3"/>
    <w:pPr>
      <w:framePr w:wrap="around" w:vAnchor="page" w:hAnchor="text" w:xAlign="center" w:y="3403"/>
      <w:numPr>
        <w:numId w:val="14"/>
      </w:numPr>
      <w:suppressOverlap/>
      <w:jc w:val="center"/>
    </w:pPr>
    <w:rPr>
      <w:b/>
    </w:rPr>
  </w:style>
  <w:style w:type="paragraph" w:customStyle="1" w:styleId="PartyNumber2">
    <w:name w:val="Party Number 2"/>
    <w:basedOn w:val="PartyNumber"/>
    <w:uiPriority w:val="13"/>
    <w:semiHidden/>
    <w:qFormat/>
    <w:rsid w:val="008173A3"/>
    <w:pPr>
      <w:framePr w:wrap="around"/>
      <w:numPr>
        <w:ilvl w:val="1"/>
      </w:numPr>
    </w:pPr>
    <w:rPr>
      <w:b w:val="0"/>
    </w:rPr>
  </w:style>
  <w:style w:type="paragraph" w:customStyle="1" w:styleId="PartyText">
    <w:name w:val="Party Text"/>
    <w:basedOn w:val="Normal"/>
    <w:link w:val="PartyTextChar"/>
    <w:uiPriority w:val="29"/>
    <w:semiHidden/>
    <w:qFormat/>
    <w:rsid w:val="008173A3"/>
    <w:pPr>
      <w:jc w:val="center"/>
    </w:pPr>
    <w:rPr>
      <w:rFonts w:eastAsiaTheme="minorHAnsi" w:cstheme="minorBidi"/>
      <w:b/>
      <w:lang w:val="en-GB"/>
    </w:rPr>
  </w:style>
  <w:style w:type="character" w:customStyle="1" w:styleId="PartyTextChar">
    <w:name w:val="Party Text Char"/>
    <w:basedOn w:val="DefaultParagraphFont"/>
    <w:link w:val="PartyText"/>
    <w:uiPriority w:val="29"/>
    <w:semiHidden/>
    <w:rsid w:val="008173A3"/>
    <w:rPr>
      <w:rFonts w:ascii="Arial" w:eastAsiaTheme="minorHAnsi" w:hAnsi="Arial" w:cstheme="minorBidi"/>
      <w:b/>
      <w:sz w:val="22"/>
      <w:szCs w:val="22"/>
      <w:lang w:eastAsia="en-US"/>
    </w:rPr>
  </w:style>
  <w:style w:type="paragraph" w:customStyle="1" w:styleId="PartyType">
    <w:name w:val="Party Type"/>
    <w:basedOn w:val="CoverPageText"/>
    <w:uiPriority w:val="29"/>
    <w:semiHidden/>
    <w:qFormat/>
    <w:rsid w:val="008173A3"/>
    <w:pPr>
      <w:spacing w:before="120"/>
    </w:pPr>
    <w:rPr>
      <w:rFonts w:ascii="Arial" w:hAnsi="Arial"/>
      <w:sz w:val="22"/>
    </w:rPr>
  </w:style>
  <w:style w:type="character" w:styleId="PlaceholderText">
    <w:name w:val="Placeholder Text"/>
    <w:basedOn w:val="DefaultParagraphFont"/>
    <w:uiPriority w:val="99"/>
    <w:semiHidden/>
    <w:rsid w:val="008173A3"/>
    <w:rPr>
      <w:color w:val="808080"/>
    </w:rPr>
  </w:style>
  <w:style w:type="paragraph" w:customStyle="1" w:styleId="PrivacyDeliveryOptionsLabel">
    <w:name w:val="Privacy Delivery Options Label"/>
    <w:basedOn w:val="Normal"/>
    <w:uiPriority w:val="29"/>
    <w:semiHidden/>
    <w:qFormat/>
    <w:rsid w:val="008173A3"/>
    <w:rPr>
      <w:rFonts w:eastAsiaTheme="minorHAnsi" w:cstheme="minorBidi"/>
      <w:b/>
      <w:lang w:val="en-GB"/>
    </w:rPr>
  </w:style>
  <w:style w:type="paragraph" w:customStyle="1" w:styleId="Sch1stylelevel1">
    <w:name w:val="Sch 1style level 1"/>
    <w:basedOn w:val="Normal"/>
    <w:uiPriority w:val="4"/>
    <w:qFormat/>
    <w:rsid w:val="008173A3"/>
    <w:pPr>
      <w:keepNext/>
      <w:numPr>
        <w:ilvl w:val="2"/>
        <w:numId w:val="18"/>
      </w:numPr>
      <w:spacing w:after="240" w:line="276" w:lineRule="auto"/>
      <w:jc w:val="both"/>
      <w:outlineLvl w:val="2"/>
    </w:pPr>
    <w:rPr>
      <w:rFonts w:ascii="Arial Bold" w:eastAsiaTheme="minorHAnsi" w:hAnsi="Arial Bold" w:cstheme="minorBidi"/>
      <w:b/>
      <w:caps/>
      <w:lang w:val="en-GB"/>
    </w:rPr>
  </w:style>
  <w:style w:type="paragraph" w:customStyle="1" w:styleId="Sch1stylelevel2">
    <w:name w:val="Sch 1style level 2"/>
    <w:basedOn w:val="Sch1stylelevel1"/>
    <w:uiPriority w:val="4"/>
    <w:qFormat/>
    <w:rsid w:val="008173A3"/>
    <w:pPr>
      <w:numPr>
        <w:ilvl w:val="3"/>
      </w:numPr>
      <w:outlineLvl w:val="3"/>
    </w:pPr>
    <w:rPr>
      <w:rFonts w:ascii="Arial" w:hAnsi="Arial"/>
      <w:b w:val="0"/>
      <w:caps w:val="0"/>
    </w:rPr>
  </w:style>
  <w:style w:type="paragraph" w:customStyle="1" w:styleId="Sch1stylelevel3">
    <w:name w:val="Sch 1style level 3"/>
    <w:basedOn w:val="Sch1stylelevel2"/>
    <w:uiPriority w:val="4"/>
    <w:qFormat/>
    <w:rsid w:val="008173A3"/>
    <w:pPr>
      <w:numPr>
        <w:ilvl w:val="4"/>
      </w:numPr>
      <w:outlineLvl w:val="4"/>
    </w:pPr>
  </w:style>
  <w:style w:type="paragraph" w:customStyle="1" w:styleId="Sch1stylelevel4">
    <w:name w:val="Sch 1style level 4"/>
    <w:basedOn w:val="Sch1stylelevel3"/>
    <w:uiPriority w:val="4"/>
    <w:qFormat/>
    <w:rsid w:val="008173A3"/>
    <w:pPr>
      <w:numPr>
        <w:ilvl w:val="5"/>
      </w:numPr>
      <w:outlineLvl w:val="5"/>
    </w:pPr>
  </w:style>
  <w:style w:type="paragraph" w:customStyle="1" w:styleId="Sch2StyleLevel1">
    <w:name w:val="Sch 2Style Level 1"/>
    <w:basedOn w:val="Normal"/>
    <w:uiPriority w:val="4"/>
    <w:semiHidden/>
    <w:qFormat/>
    <w:rsid w:val="008173A3"/>
    <w:pPr>
      <w:spacing w:after="240" w:line="276" w:lineRule="auto"/>
      <w:jc w:val="both"/>
      <w:outlineLvl w:val="2"/>
    </w:pPr>
    <w:rPr>
      <w:rFonts w:eastAsiaTheme="minorHAnsi" w:cstheme="minorBidi"/>
      <w:lang w:val="en-GB"/>
    </w:rPr>
  </w:style>
  <w:style w:type="paragraph" w:customStyle="1" w:styleId="Sch2StyleLevel2">
    <w:name w:val="Sch 2Style Level 2"/>
    <w:basedOn w:val="Sch2StyleLevel1"/>
    <w:uiPriority w:val="4"/>
    <w:semiHidden/>
    <w:qFormat/>
    <w:rsid w:val="008173A3"/>
    <w:pPr>
      <w:numPr>
        <w:ilvl w:val="1"/>
      </w:numPr>
    </w:pPr>
  </w:style>
  <w:style w:type="paragraph" w:customStyle="1" w:styleId="Sch2StyleLevel3">
    <w:name w:val="Sch 2Style Level 3"/>
    <w:basedOn w:val="Sch2StyleLevel2"/>
    <w:uiPriority w:val="4"/>
    <w:semiHidden/>
    <w:qFormat/>
    <w:rsid w:val="008173A3"/>
    <w:pPr>
      <w:numPr>
        <w:ilvl w:val="2"/>
      </w:numPr>
    </w:pPr>
  </w:style>
  <w:style w:type="paragraph" w:customStyle="1" w:styleId="Sch2StyleLevel4">
    <w:name w:val="Sch 2Style Level 4"/>
    <w:basedOn w:val="Sch2StyleLevel3"/>
    <w:uiPriority w:val="4"/>
    <w:semiHidden/>
    <w:qFormat/>
    <w:rsid w:val="008173A3"/>
    <w:pPr>
      <w:numPr>
        <w:ilvl w:val="3"/>
      </w:numPr>
    </w:pPr>
  </w:style>
  <w:style w:type="paragraph" w:customStyle="1" w:styleId="Schmainhead">
    <w:name w:val="Sch main head"/>
    <w:basedOn w:val="Normal"/>
    <w:next w:val="LABody"/>
    <w:uiPriority w:val="3"/>
    <w:qFormat/>
    <w:rsid w:val="008173A3"/>
    <w:pPr>
      <w:keepNext/>
      <w:numPr>
        <w:numId w:val="18"/>
      </w:numPr>
      <w:spacing w:after="240" w:line="276" w:lineRule="auto"/>
      <w:jc w:val="center"/>
      <w:outlineLvl w:val="0"/>
    </w:pPr>
    <w:rPr>
      <w:rFonts w:eastAsiaTheme="minorHAnsi" w:cstheme="minorBidi"/>
      <w:b/>
      <w:lang w:val="en-GB"/>
    </w:rPr>
  </w:style>
  <w:style w:type="paragraph" w:customStyle="1" w:styleId="SCHPARTHEAD">
    <w:name w:val="SCH PART HEAD"/>
    <w:basedOn w:val="Schmainhead"/>
    <w:next w:val="LABody"/>
    <w:uiPriority w:val="3"/>
    <w:qFormat/>
    <w:rsid w:val="008173A3"/>
    <w:pPr>
      <w:numPr>
        <w:ilvl w:val="1"/>
      </w:numPr>
      <w:spacing w:before="240" w:line="300" w:lineRule="atLeast"/>
      <w:outlineLvl w:val="1"/>
    </w:pPr>
    <w:rPr>
      <w:rFonts w:ascii="Arial Bold" w:hAnsi="Arial Bold"/>
      <w:smallCaps/>
    </w:rPr>
  </w:style>
  <w:style w:type="numbering" w:customStyle="1" w:styleId="Schedule1List">
    <w:name w:val="Schedule 1 List"/>
    <w:uiPriority w:val="99"/>
    <w:rsid w:val="008173A3"/>
    <w:pPr>
      <w:numPr>
        <w:numId w:val="15"/>
      </w:numPr>
    </w:pPr>
  </w:style>
  <w:style w:type="numbering" w:customStyle="1" w:styleId="Schedule2List">
    <w:name w:val="Schedule 2 List"/>
    <w:uiPriority w:val="99"/>
    <w:rsid w:val="008173A3"/>
    <w:pPr>
      <w:numPr>
        <w:numId w:val="16"/>
      </w:numPr>
    </w:pPr>
  </w:style>
  <w:style w:type="paragraph" w:styleId="Signature">
    <w:name w:val="Signature"/>
    <w:basedOn w:val="Normal"/>
    <w:link w:val="SignatureChar"/>
    <w:uiPriority w:val="99"/>
    <w:semiHidden/>
    <w:rsid w:val="008173A3"/>
    <w:pPr>
      <w:ind w:left="4252"/>
      <w:jc w:val="both"/>
    </w:pPr>
    <w:rPr>
      <w:rFonts w:eastAsiaTheme="minorHAnsi" w:cstheme="minorBidi"/>
      <w:lang w:val="en-GB"/>
    </w:rPr>
  </w:style>
  <w:style w:type="character" w:customStyle="1" w:styleId="SignatureChar">
    <w:name w:val="Signature Char"/>
    <w:basedOn w:val="DefaultParagraphFont"/>
    <w:link w:val="Signature"/>
    <w:uiPriority w:val="99"/>
    <w:semiHidden/>
    <w:rsid w:val="008173A3"/>
    <w:rPr>
      <w:rFonts w:ascii="Arial" w:eastAsiaTheme="minorHAnsi" w:hAnsi="Arial" w:cstheme="minorBidi"/>
      <w:sz w:val="22"/>
      <w:szCs w:val="22"/>
      <w:lang w:eastAsia="en-US"/>
    </w:rPr>
  </w:style>
  <w:style w:type="paragraph" w:customStyle="1" w:styleId="SIgningText">
    <w:name w:val="SIgning Text"/>
    <w:basedOn w:val="Normal"/>
    <w:uiPriority w:val="99"/>
    <w:semiHidden/>
    <w:qFormat/>
    <w:rsid w:val="008173A3"/>
    <w:pPr>
      <w:numPr>
        <w:numId w:val="17"/>
      </w:numPr>
      <w:tabs>
        <w:tab w:val="num" w:pos="360"/>
      </w:tabs>
    </w:pPr>
    <w:rPr>
      <w:rFonts w:eastAsiaTheme="minorHAnsi" w:cstheme="minorBidi"/>
      <w:lang w:val="en-GB"/>
    </w:rPr>
  </w:style>
  <w:style w:type="table" w:styleId="TableGrid">
    <w:name w:val="Table Grid"/>
    <w:basedOn w:val="TableNormal"/>
    <w:uiPriority w:val="39"/>
    <w:rsid w:val="008173A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173A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autoRedefine/>
    <w:uiPriority w:val="39"/>
    <w:semiHidden/>
    <w:rsid w:val="008173A3"/>
    <w:pPr>
      <w:tabs>
        <w:tab w:val="left" w:pos="0"/>
        <w:tab w:val="left" w:pos="794"/>
        <w:tab w:val="right" w:leader="dot" w:pos="14175"/>
      </w:tabs>
      <w:spacing w:before="120" w:after="120" w:line="259" w:lineRule="auto"/>
      <w:contextualSpacing/>
      <w:jc w:val="both"/>
    </w:pPr>
    <w:rPr>
      <w:rFonts w:eastAsiaTheme="minorHAnsi" w:cstheme="minorBidi"/>
      <w:lang w:val="en-GB"/>
    </w:rPr>
  </w:style>
  <w:style w:type="paragraph" w:styleId="TOC2">
    <w:name w:val="toc 2"/>
    <w:basedOn w:val="TOC1"/>
    <w:autoRedefine/>
    <w:uiPriority w:val="39"/>
    <w:semiHidden/>
    <w:rsid w:val="008173A3"/>
    <w:pPr>
      <w:tabs>
        <w:tab w:val="clear" w:pos="0"/>
        <w:tab w:val="clear" w:pos="794"/>
        <w:tab w:val="clear" w:pos="14175"/>
      </w:tabs>
      <w:spacing w:before="240" w:after="240" w:line="288" w:lineRule="auto"/>
    </w:pPr>
  </w:style>
  <w:style w:type="paragraph" w:styleId="TOC3">
    <w:name w:val="toc 3"/>
    <w:basedOn w:val="TOC2"/>
    <w:autoRedefine/>
    <w:uiPriority w:val="39"/>
    <w:semiHidden/>
    <w:rsid w:val="008173A3"/>
  </w:style>
  <w:style w:type="paragraph" w:styleId="TOC4">
    <w:name w:val="toc 4"/>
    <w:basedOn w:val="TOC1"/>
    <w:next w:val="Normal"/>
    <w:autoRedefine/>
    <w:uiPriority w:val="39"/>
    <w:semiHidden/>
    <w:rsid w:val="008173A3"/>
    <w:pPr>
      <w:tabs>
        <w:tab w:val="clear" w:pos="794"/>
      </w:tabs>
    </w:pPr>
  </w:style>
  <w:style w:type="paragraph" w:styleId="TOCHeading">
    <w:name w:val="TOC Heading"/>
    <w:basedOn w:val="Heading1"/>
    <w:next w:val="Normal"/>
    <w:uiPriority w:val="39"/>
    <w:semiHidden/>
    <w:qFormat/>
    <w:rsid w:val="008173A3"/>
    <w:pPr>
      <w:numPr>
        <w:numId w:val="0"/>
      </w:numPr>
      <w:spacing w:after="60" w:line="257" w:lineRule="auto"/>
      <w:outlineLvl w:val="9"/>
    </w:pPr>
    <w:rPr>
      <w:b w:val="0"/>
      <w:caps w:val="0"/>
      <w:sz w:val="24"/>
    </w:rPr>
  </w:style>
  <w:style w:type="paragraph" w:customStyle="1" w:styleId="TOCSubheading">
    <w:name w:val="TOC Subheading"/>
    <w:basedOn w:val="LABody"/>
    <w:uiPriority w:val="13"/>
    <w:semiHidden/>
    <w:qFormat/>
    <w:rsid w:val="008173A3"/>
    <w:pPr>
      <w:numPr>
        <w:numId w:val="0"/>
      </w:numPr>
      <w:spacing w:before="120" w:after="160" w:line="257" w:lineRule="auto"/>
      <w:jc w:val="left"/>
    </w:pPr>
    <w:rPr>
      <w:b/>
      <w:sz w:val="20"/>
    </w:rPr>
  </w:style>
  <w:style w:type="character" w:styleId="UnresolvedMention">
    <w:name w:val="Unresolved Mention"/>
    <w:basedOn w:val="DefaultParagraphFont"/>
    <w:uiPriority w:val="99"/>
    <w:semiHidden/>
    <w:rsid w:val="008173A3"/>
    <w:rPr>
      <w:color w:val="605E5C"/>
      <w:shd w:val="clear" w:color="auto" w:fill="E1DFDD"/>
    </w:rPr>
  </w:style>
  <w:style w:type="paragraph" w:customStyle="1" w:styleId="AddressText">
    <w:name w:val="Address Text"/>
    <w:basedOn w:val="Normal"/>
    <w:uiPriority w:val="13"/>
    <w:semiHidden/>
    <w:qFormat/>
    <w:rsid w:val="007028E8"/>
    <w:pPr>
      <w:framePr w:hSpace="181" w:wrap="around" w:vAnchor="page" w:hAnchor="text" w:y="1532"/>
      <w:suppressOverlap/>
      <w:jc w:val="both"/>
    </w:pPr>
    <w:rPr>
      <w:rFonts w:eastAsiaTheme="minorHAnsi" w:cstheme="minorBidi"/>
      <w:sz w:val="16"/>
      <w:lang w:val="en-GB"/>
    </w:rPr>
  </w:style>
  <w:style w:type="paragraph" w:customStyle="1" w:styleId="AddressText2">
    <w:name w:val="Address Text2"/>
    <w:basedOn w:val="AddressText"/>
    <w:uiPriority w:val="13"/>
    <w:semiHidden/>
    <w:qFormat/>
    <w:rsid w:val="007028E8"/>
    <w:pPr>
      <w:framePr w:wrap="around"/>
    </w:pPr>
  </w:style>
  <w:style w:type="paragraph" w:styleId="BodyText2">
    <w:name w:val="Body Text 2"/>
    <w:basedOn w:val="Normal"/>
    <w:link w:val="BodyText2Char"/>
    <w:uiPriority w:val="99"/>
    <w:semiHidden/>
    <w:rsid w:val="007028E8"/>
    <w:pPr>
      <w:jc w:val="both"/>
    </w:pPr>
    <w:rPr>
      <w:rFonts w:ascii="Arial Bold" w:eastAsiaTheme="minorHAnsi" w:hAnsi="Arial Bold" w:cstheme="minorBidi"/>
      <w:b/>
      <w:bCs/>
      <w:lang w:val="en-GB"/>
    </w:rPr>
  </w:style>
  <w:style w:type="character" w:customStyle="1" w:styleId="BodyText2Char">
    <w:name w:val="Body Text 2 Char"/>
    <w:basedOn w:val="DefaultParagraphFont"/>
    <w:link w:val="BodyText2"/>
    <w:uiPriority w:val="99"/>
    <w:semiHidden/>
    <w:rsid w:val="007028E8"/>
    <w:rPr>
      <w:rFonts w:ascii="Arial Bold" w:eastAsiaTheme="minorHAnsi" w:hAnsi="Arial Bold" w:cstheme="minorBidi"/>
      <w:b/>
      <w:bCs/>
      <w:sz w:val="22"/>
      <w:szCs w:val="22"/>
      <w:lang w:eastAsia="en-US"/>
    </w:rPr>
  </w:style>
  <w:style w:type="paragraph" w:customStyle="1" w:styleId="EnclosuresandCopies">
    <w:name w:val="Enclosures and Copies"/>
    <w:basedOn w:val="Normal"/>
    <w:uiPriority w:val="13"/>
    <w:semiHidden/>
    <w:qFormat/>
    <w:rsid w:val="007028E8"/>
    <w:pPr>
      <w:spacing w:before="240"/>
    </w:pPr>
    <w:rPr>
      <w:rFonts w:eastAsiaTheme="minorHAnsi" w:cstheme="minorBidi"/>
      <w:sz w:val="16"/>
      <w:lang w:val="en-GB"/>
    </w:rPr>
  </w:style>
  <w:style w:type="paragraph" w:customStyle="1" w:styleId="HeaderLA">
    <w:name w:val="Header LA"/>
    <w:basedOn w:val="Normal"/>
    <w:uiPriority w:val="13"/>
    <w:semiHidden/>
    <w:qFormat/>
    <w:rsid w:val="007028E8"/>
    <w:pPr>
      <w:jc w:val="right"/>
    </w:pPr>
    <w:rPr>
      <w:rFonts w:eastAsiaTheme="minorHAnsi" w:cstheme="minorBidi"/>
      <w:lang w:val="en-GB"/>
    </w:rPr>
  </w:style>
  <w:style w:type="paragraph" w:customStyle="1" w:styleId="NoSpace">
    <w:name w:val="No Space"/>
    <w:basedOn w:val="NoSpacing"/>
    <w:uiPriority w:val="13"/>
    <w:semiHidden/>
    <w:qFormat/>
    <w:rsid w:val="007028E8"/>
    <w:pPr>
      <w:framePr w:hSpace="181" w:wrap="around" w:vAnchor="page" w:hAnchor="text" w:y="1532"/>
      <w:suppressOverlap/>
    </w:pPr>
    <w:rPr>
      <w:noProof/>
    </w:rPr>
  </w:style>
  <w:style w:type="paragraph" w:customStyle="1" w:styleId="RecipientText">
    <w:name w:val="Recipient Text"/>
    <w:basedOn w:val="Normal"/>
    <w:uiPriority w:val="13"/>
    <w:semiHidden/>
    <w:qFormat/>
    <w:rsid w:val="007028E8"/>
    <w:pPr>
      <w:framePr w:hSpace="181" w:wrap="around" w:vAnchor="page" w:hAnchor="text" w:y="1532"/>
      <w:suppressOverlap/>
      <w:jc w:val="both"/>
    </w:pPr>
    <w:rPr>
      <w:rFonts w:eastAsiaTheme="minorHAnsi" w:cstheme="minorBidi"/>
      <w:lang w:val="en-GB"/>
    </w:rPr>
  </w:style>
  <w:style w:type="paragraph" w:customStyle="1" w:styleId="ReferenceLabel">
    <w:name w:val="Reference Label"/>
    <w:basedOn w:val="RecipientText"/>
    <w:uiPriority w:val="13"/>
    <w:semiHidden/>
    <w:qFormat/>
    <w:rsid w:val="007028E8"/>
    <w:pPr>
      <w:framePr w:wrap="around"/>
      <w:jc w:val="left"/>
    </w:pPr>
    <w:rPr>
      <w:bCs/>
      <w:sz w:val="12"/>
    </w:rPr>
  </w:style>
  <w:style w:type="paragraph" w:customStyle="1" w:styleId="SenderCompany1">
    <w:name w:val="Sender Company1"/>
    <w:basedOn w:val="Normal"/>
    <w:uiPriority w:val="13"/>
    <w:semiHidden/>
    <w:qFormat/>
    <w:rsid w:val="007028E8"/>
    <w:pPr>
      <w:jc w:val="both"/>
    </w:pPr>
    <w:rPr>
      <w:rFonts w:eastAsiaTheme="minorHAnsi" w:cstheme="minorBidi"/>
      <w:b/>
      <w:lang w:val="en-GB"/>
    </w:rPr>
  </w:style>
  <w:style w:type="paragraph" w:customStyle="1" w:styleId="Sendercomp">
    <w:name w:val="Sendercomp"/>
    <w:basedOn w:val="Normal"/>
    <w:uiPriority w:val="13"/>
    <w:semiHidden/>
    <w:qFormat/>
    <w:rsid w:val="007028E8"/>
    <w:pPr>
      <w:jc w:val="both"/>
    </w:pPr>
    <w:rPr>
      <w:rFonts w:eastAsiaTheme="minorHAnsi" w:cstheme="minorBidi"/>
      <w:b/>
      <w:bCs/>
      <w:lang w:val="en-GB"/>
    </w:rPr>
  </w:style>
  <w:style w:type="paragraph" w:customStyle="1" w:styleId="Subject">
    <w:name w:val="Subject"/>
    <w:basedOn w:val="Normal"/>
    <w:uiPriority w:val="13"/>
    <w:semiHidden/>
    <w:qFormat/>
    <w:rsid w:val="007028E8"/>
    <w:pPr>
      <w:spacing w:after="240"/>
      <w:jc w:val="both"/>
    </w:pPr>
    <w:rPr>
      <w:rFonts w:eastAsiaTheme="minorHAnsi" w:cstheme="minorBidi"/>
      <w:b/>
      <w:bCs/>
      <w:sz w:val="26"/>
      <w:lang w:val="en-GB"/>
    </w:rPr>
  </w:style>
  <w:style w:type="table" w:customStyle="1" w:styleId="TableGrid2">
    <w:name w:val="Table Grid2"/>
    <w:basedOn w:val="TableNormal"/>
    <w:next w:val="TableGrid"/>
    <w:uiPriority w:val="39"/>
    <w:rsid w:val="007028E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limentBold">
    <w:name w:val="Compliment Bold"/>
    <w:basedOn w:val="Normal"/>
    <w:uiPriority w:val="13"/>
    <w:semiHidden/>
    <w:qFormat/>
    <w:rsid w:val="00F113CC"/>
    <w:pPr>
      <w:spacing w:after="260"/>
      <w:jc w:val="center"/>
    </w:pPr>
    <w:rPr>
      <w:rFonts w:ascii="Arial Bold" w:eastAsiaTheme="minorHAnsi" w:hAnsi="Arial Bold" w:cstheme="minorBidi"/>
      <w:b/>
      <w:caps/>
      <w:sz w:val="26"/>
      <w:lang w:val="en-GB"/>
    </w:rPr>
  </w:style>
  <w:style w:type="table" w:customStyle="1" w:styleId="TableGrid3">
    <w:name w:val="Table Grid3"/>
    <w:basedOn w:val="TableNormal"/>
    <w:next w:val="TableGrid"/>
    <w:uiPriority w:val="39"/>
    <w:rsid w:val="00F113C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h2Stylelevel10">
    <w:name w:val="Sch 2Style level 1"/>
    <w:basedOn w:val="Sch1stylelevel1"/>
    <w:uiPriority w:val="6"/>
    <w:qFormat/>
    <w:rsid w:val="00C33BB5"/>
    <w:rPr>
      <w:rFonts w:ascii="Arial" w:hAnsi="Arial"/>
      <w:b w:val="0"/>
      <w:caps w:val="0"/>
    </w:rPr>
  </w:style>
  <w:style w:type="paragraph" w:styleId="BodyText3">
    <w:name w:val="Body Text 3"/>
    <w:basedOn w:val="Normal"/>
    <w:link w:val="BodyText3Char"/>
    <w:uiPriority w:val="99"/>
    <w:semiHidden/>
    <w:rsid w:val="0099609A"/>
    <w:pPr>
      <w:spacing w:after="120"/>
      <w:jc w:val="both"/>
    </w:pPr>
    <w:rPr>
      <w:rFonts w:eastAsiaTheme="minorHAnsi" w:cstheme="minorBidi"/>
      <w:sz w:val="16"/>
      <w:szCs w:val="16"/>
      <w:lang w:val="en-GB"/>
    </w:rPr>
  </w:style>
  <w:style w:type="character" w:customStyle="1" w:styleId="BodyText3Char">
    <w:name w:val="Body Text 3 Char"/>
    <w:basedOn w:val="DefaultParagraphFont"/>
    <w:link w:val="BodyText3"/>
    <w:uiPriority w:val="99"/>
    <w:semiHidden/>
    <w:rsid w:val="0099609A"/>
    <w:rPr>
      <w:rFonts w:ascii="Arial" w:eastAsiaTheme="minorHAnsi" w:hAnsi="Arial" w:cstheme="minorBidi"/>
      <w:sz w:val="16"/>
      <w:szCs w:val="16"/>
      <w:lang w:eastAsia="en-US"/>
    </w:rPr>
  </w:style>
  <w:style w:type="paragraph" w:customStyle="1" w:styleId="ClientName">
    <w:name w:val="Client Name"/>
    <w:basedOn w:val="BodyText"/>
    <w:uiPriority w:val="13"/>
    <w:semiHidden/>
    <w:qFormat/>
    <w:rsid w:val="00870A24"/>
    <w:pPr>
      <w:spacing w:before="0" w:after="0" w:line="276" w:lineRule="auto"/>
    </w:pPr>
    <w:rPr>
      <w:sz w:val="22"/>
    </w:rPr>
  </w:style>
  <w:style w:type="paragraph" w:customStyle="1" w:styleId="PrivacyTitle">
    <w:name w:val="Privacy Title"/>
    <w:basedOn w:val="Header"/>
    <w:uiPriority w:val="13"/>
    <w:semiHidden/>
    <w:qFormat/>
    <w:rsid w:val="00870A24"/>
    <w:pPr>
      <w:spacing w:after="240" w:line="276" w:lineRule="auto"/>
      <w:jc w:val="center"/>
    </w:pPr>
    <w:rPr>
      <w:b/>
      <w:caps/>
      <w:u w:val="single"/>
    </w:rPr>
  </w:style>
  <w:style w:type="paragraph" w:customStyle="1" w:styleId="RepName">
    <w:name w:val="Rep Name"/>
    <w:basedOn w:val="ClientName"/>
    <w:uiPriority w:val="13"/>
    <w:semiHidden/>
    <w:qFormat/>
    <w:rsid w:val="00870A24"/>
  </w:style>
  <w:style w:type="paragraph" w:customStyle="1" w:styleId="DefinitionsBoldAllCaps">
    <w:name w:val="Definitions Bold All Caps"/>
    <w:basedOn w:val="DefinitionsBold"/>
    <w:uiPriority w:val="13"/>
    <w:semiHidden/>
    <w:qFormat/>
    <w:rsid w:val="002F5712"/>
    <w:pPr>
      <w:spacing w:after="400"/>
    </w:pPr>
    <w:rPr>
      <w:rFonts w:ascii="Arial Bold" w:hAnsi="Arial Bold"/>
      <w:caps/>
    </w:rPr>
  </w:style>
  <w:style w:type="character" w:customStyle="1" w:styleId="Heading7Char">
    <w:name w:val="Heading 7 Char"/>
    <w:basedOn w:val="DefaultParagraphFont"/>
    <w:link w:val="Heading7"/>
    <w:uiPriority w:val="9"/>
    <w:semiHidden/>
    <w:rsid w:val="00D56756"/>
    <w:rPr>
      <w:rFonts w:asciiTheme="minorHAnsi" w:eastAsiaTheme="majorEastAsia" w:hAnsiTheme="minorHAnsi" w:cstheme="majorBidi"/>
      <w:color w:val="595959" w:themeColor="text1" w:themeTint="A6"/>
      <w:sz w:val="22"/>
      <w:szCs w:val="22"/>
      <w:lang w:val="en-US" w:eastAsia="en-US"/>
    </w:rPr>
  </w:style>
  <w:style w:type="character" w:customStyle="1" w:styleId="Heading8Char">
    <w:name w:val="Heading 8 Char"/>
    <w:basedOn w:val="DefaultParagraphFont"/>
    <w:link w:val="Heading8"/>
    <w:uiPriority w:val="9"/>
    <w:semiHidden/>
    <w:rsid w:val="00D56756"/>
    <w:rPr>
      <w:rFonts w:asciiTheme="minorHAnsi" w:eastAsiaTheme="majorEastAsia" w:hAnsiTheme="minorHAnsi" w:cstheme="majorBidi"/>
      <w:i/>
      <w:iCs/>
      <w:color w:val="272727" w:themeColor="text1" w:themeTint="D8"/>
      <w:sz w:val="22"/>
      <w:szCs w:val="22"/>
      <w:lang w:val="en-US" w:eastAsia="en-US"/>
    </w:rPr>
  </w:style>
  <w:style w:type="character" w:customStyle="1" w:styleId="Heading9Char">
    <w:name w:val="Heading 9 Char"/>
    <w:basedOn w:val="DefaultParagraphFont"/>
    <w:link w:val="Heading9"/>
    <w:uiPriority w:val="9"/>
    <w:semiHidden/>
    <w:rsid w:val="00D56756"/>
    <w:rPr>
      <w:rFonts w:asciiTheme="minorHAnsi" w:eastAsiaTheme="majorEastAsia" w:hAnsiTheme="minorHAnsi" w:cstheme="majorBidi"/>
      <w:color w:val="272727" w:themeColor="text1" w:themeTint="D8"/>
      <w:sz w:val="22"/>
      <w:szCs w:val="22"/>
      <w:lang w:val="en-US" w:eastAsia="en-US"/>
    </w:rPr>
  </w:style>
  <w:style w:type="paragraph" w:styleId="Title">
    <w:name w:val="Title"/>
    <w:basedOn w:val="Normal"/>
    <w:next w:val="Normal"/>
    <w:link w:val="TitleChar"/>
    <w:uiPriority w:val="10"/>
    <w:qFormat/>
    <w:rsid w:val="00D567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756"/>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D567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756"/>
    <w:rPr>
      <w:rFonts w:asciiTheme="minorHAnsi" w:eastAsiaTheme="majorEastAsia" w:hAnsiTheme="minorHAnsi" w:cstheme="majorBidi"/>
      <w:color w:val="595959" w:themeColor="text1" w:themeTint="A6"/>
      <w:spacing w:val="15"/>
      <w:sz w:val="28"/>
      <w:szCs w:val="28"/>
      <w:lang w:val="en-US" w:eastAsia="en-US"/>
    </w:rPr>
  </w:style>
  <w:style w:type="paragraph" w:styleId="Quote">
    <w:name w:val="Quote"/>
    <w:basedOn w:val="Normal"/>
    <w:next w:val="Normal"/>
    <w:link w:val="QuoteChar"/>
    <w:uiPriority w:val="29"/>
    <w:qFormat/>
    <w:rsid w:val="00D567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6756"/>
    <w:rPr>
      <w:rFonts w:ascii="Arial" w:hAnsi="Arial"/>
      <w:i/>
      <w:iCs/>
      <w:color w:val="404040" w:themeColor="text1" w:themeTint="BF"/>
      <w:sz w:val="22"/>
      <w:szCs w:val="22"/>
      <w:lang w:val="en-US" w:eastAsia="en-US"/>
    </w:rPr>
  </w:style>
  <w:style w:type="paragraph" w:styleId="ListParagraph">
    <w:name w:val="List Paragraph"/>
    <w:basedOn w:val="Normal"/>
    <w:uiPriority w:val="34"/>
    <w:qFormat/>
    <w:rsid w:val="00D56756"/>
    <w:pPr>
      <w:ind w:left="720"/>
      <w:contextualSpacing/>
    </w:pPr>
  </w:style>
  <w:style w:type="character" w:styleId="IntenseEmphasis">
    <w:name w:val="Intense Emphasis"/>
    <w:basedOn w:val="DefaultParagraphFont"/>
    <w:uiPriority w:val="21"/>
    <w:qFormat/>
    <w:rsid w:val="00D56756"/>
    <w:rPr>
      <w:i/>
      <w:iCs/>
      <w:color w:val="365F91" w:themeColor="accent1" w:themeShade="BF"/>
    </w:rPr>
  </w:style>
  <w:style w:type="paragraph" w:styleId="IntenseQuote">
    <w:name w:val="Intense Quote"/>
    <w:basedOn w:val="Normal"/>
    <w:next w:val="Normal"/>
    <w:link w:val="IntenseQuoteChar"/>
    <w:uiPriority w:val="30"/>
    <w:qFormat/>
    <w:rsid w:val="00D567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56756"/>
    <w:rPr>
      <w:rFonts w:ascii="Arial" w:hAnsi="Arial"/>
      <w:i/>
      <w:iCs/>
      <w:color w:val="365F91" w:themeColor="accent1" w:themeShade="BF"/>
      <w:sz w:val="22"/>
      <w:szCs w:val="22"/>
      <w:lang w:val="en-US" w:eastAsia="en-US"/>
    </w:rPr>
  </w:style>
  <w:style w:type="character" w:styleId="IntenseReference">
    <w:name w:val="Intense Reference"/>
    <w:basedOn w:val="DefaultParagraphFont"/>
    <w:uiPriority w:val="32"/>
    <w:qFormat/>
    <w:rsid w:val="00D56756"/>
    <w:rPr>
      <w:b/>
      <w:bCs/>
      <w:smallCaps/>
      <w:color w:val="365F91" w:themeColor="accent1" w:themeShade="BF"/>
      <w:spacing w:val="5"/>
    </w:rPr>
  </w:style>
  <w:style w:type="paragraph" w:styleId="Revision">
    <w:name w:val="Revision"/>
    <w:hidden/>
    <w:uiPriority w:val="99"/>
    <w:semiHidden/>
    <w:rsid w:val="00321F6A"/>
    <w:rPr>
      <w:rFonts w:ascii="Arial" w:hAnsi="Arial"/>
      <w:sz w:val="22"/>
      <w:szCs w:val="22"/>
      <w:lang w:val="en-US" w:eastAsia="en-US"/>
    </w:rPr>
  </w:style>
  <w:style w:type="character" w:styleId="FollowedHyperlink">
    <w:name w:val="FollowedHyperlink"/>
    <w:basedOn w:val="DefaultParagraphFont"/>
    <w:uiPriority w:val="99"/>
    <w:semiHidden/>
    <w:unhideWhenUsed/>
    <w:rsid w:val="008B7968"/>
    <w:rPr>
      <w:color w:val="800080" w:themeColor="followedHyperlink"/>
      <w:u w:val="single"/>
    </w:rPr>
  </w:style>
  <w:style w:type="character" w:styleId="CommentReference">
    <w:name w:val="annotation reference"/>
    <w:basedOn w:val="DefaultParagraphFont"/>
    <w:uiPriority w:val="99"/>
    <w:semiHidden/>
    <w:unhideWhenUsed/>
    <w:rsid w:val="00F928E4"/>
    <w:rPr>
      <w:sz w:val="16"/>
      <w:szCs w:val="16"/>
    </w:rPr>
  </w:style>
  <w:style w:type="paragraph" w:styleId="CommentSubject">
    <w:name w:val="annotation subject"/>
    <w:basedOn w:val="CommentText"/>
    <w:next w:val="CommentText"/>
    <w:link w:val="CommentSubjectChar"/>
    <w:uiPriority w:val="99"/>
    <w:semiHidden/>
    <w:unhideWhenUsed/>
    <w:rsid w:val="00F928E4"/>
    <w:pPr>
      <w:spacing w:after="0"/>
      <w:jc w:val="left"/>
    </w:pPr>
    <w:rPr>
      <w:rFonts w:eastAsia="Times New Roman" w:cs="Times New Roman"/>
      <w:b/>
      <w:bCs/>
      <w:lang w:val="en-US"/>
    </w:rPr>
  </w:style>
  <w:style w:type="character" w:customStyle="1" w:styleId="CommentSubjectChar">
    <w:name w:val="Comment Subject Char"/>
    <w:basedOn w:val="CommentTextChar"/>
    <w:link w:val="CommentSubject"/>
    <w:uiPriority w:val="99"/>
    <w:semiHidden/>
    <w:rsid w:val="00F928E4"/>
    <w:rPr>
      <w:rFonts w:ascii="Arial" w:eastAsiaTheme="minorHAnsi" w:hAnsi="Arial" w:cstheme="minorBidi"/>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666334">
      <w:bodyDiv w:val="1"/>
      <w:marLeft w:val="0"/>
      <w:marRight w:val="0"/>
      <w:marTop w:val="0"/>
      <w:marBottom w:val="0"/>
      <w:divBdr>
        <w:top w:val="none" w:sz="0" w:space="0" w:color="auto"/>
        <w:left w:val="none" w:sz="0" w:space="0" w:color="auto"/>
        <w:bottom w:val="none" w:sz="0" w:space="0" w:color="auto"/>
        <w:right w:val="none" w:sz="0" w:space="0" w:color="auto"/>
      </w:divBdr>
    </w:div>
    <w:div w:id="1142960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ustomXml" Target="../customXml/item4.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www.one2call.net/terms" TargetMode="External"/><Relationship Id="rId2" Type="http://schemas.openxmlformats.org/officeDocument/2006/relationships/customXml" Target="../customXml/item2.xml"/><Relationship Id="rId16" Type="http://schemas.openxmlformats.org/officeDocument/2006/relationships/hyperlink" Target="http://www.one2call.net/term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customXml" Target="../customXml/item7.xml"/><Relationship Id="rId5" Type="http://schemas.openxmlformats.org/officeDocument/2006/relationships/styles" Target="styles.xml"/><Relationship Id="rId15" Type="http://schemas.openxmlformats.org/officeDocument/2006/relationships/hyperlink" Target="http://www.one2call.net/terms" TargetMode="External"/><Relationship Id="rId23" Type="http://schemas.openxmlformats.org/officeDocument/2006/relationships/customXml" Target="../customXml/item6.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one2call.net/terms" TargetMode="External"/><Relationship Id="rId22"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3.xml><?xml version="1.0" encoding="utf-8"?>
<p:properties xmlns:p="http://schemas.microsoft.com/office/2006/metadata/properties" xmlns:xsi="http://www.w3.org/2001/XMLSchema-instance" xmlns:pc="http://schemas.microsoft.com/office/infopath/2007/PartnerControls">
  <documentManagement>
    <ClientName xmlns="d763179c-d1b7-4a5d-a5d8-b8128ce4627c">One2Call Limited</ClientName>
    <ClientCode xmlns="d763179c-d1b7-4a5d-a5d8-b8128ce4627c">5165</ClientCode>
    <MatterName xmlns="d763179c-d1b7-4a5d-a5d8-b8128ce4627c">Review of Terms and Conditions of Sale 2025 - One2Call Limited</MatterName>
    <MatterCode xmlns="d763179c-d1b7-4a5d-a5d8-b8128ce4627c">28474</MatterCode>
    <c0f648c22f194ccb8f65a1cc90df6d37 xmlns="d763179c-d1b7-4a5d-a5d8-b8128ce4627c">
      <Terms xmlns="http://schemas.microsoft.com/office/infopath/2007/PartnerControls">
        <TermInfo>
          <TermName>Commercial</TermName>
          <TermId>edecf845-62b3-4ffa-86a2-a9d6e551abf3</TermId>
        </TermInfo>
      </Terms>
    </c0f648c22f194ccb8f65a1cc90df6d37>
    <Notes1 xmlns="d763179c-d1b7-4a5d-a5d8-b8128ce4627c" xmlns:ns1="http://www.w3.org/2001/XMLSchema-instance" ns1:nil="true"/>
    <TaxCatchAll xmlns="d763179c-d1b7-4a5d-a5d8-b8128ce4627c">
      <Value>1</Value>
    </TaxCatchAll>
    <_dlc_DocId xmlns="d763179c-d1b7-4a5d-a5d8-b8128ce4627c">5165-1903107924-34</_dlc_DocId>
    <_dlc_DocIdUrl xmlns="d763179c-d1b7-4a5d-a5d8-b8128ce4627c">
      <Url>https://inhousesolicitors004.sharepoint.com/sites/5165/28474/_layouts/15/DocIdRedir.aspx?ID=5165-1903107924-34</Url>
      <Description>5165-1903107924-34</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MS Document" ma:contentTypeID="0x010100C4EF1D7FEF5EDF44BC0AF4BBAA48277D0035F7773185D8AB49A92319B3B848E67E" ma:contentTypeVersion="10" ma:contentTypeDescription="Create a new document." ma:contentTypeScope="" ma:versionID="c94af5fb8a407d847db95f98e637bb20">
  <xsd:schema xmlns:xsd="http://www.w3.org/2001/XMLSchema" xmlns:xs="http://www.w3.org/2001/XMLSchema" xmlns:p="http://schemas.microsoft.com/office/2006/metadata/properties" xmlns:ns2="d763179c-d1b7-4a5d-a5d8-b8128ce4627c" targetNamespace="http://schemas.microsoft.com/office/2006/metadata/properties" ma:root="true" ma:fieldsID="dbd9240a67548af964ec27b65b50f4d2" ns2:_="">
    <xsd:import namespace="d763179c-d1b7-4a5d-a5d8-b8128ce4627c"/>
    <xsd:element name="properties">
      <xsd:complexType>
        <xsd:sequence>
          <xsd:element name="documentManagement">
            <xsd:complexType>
              <xsd:all>
                <xsd:element ref="ns2:ClientName" minOccurs="0"/>
                <xsd:element ref="ns2:ClientCode" minOccurs="0"/>
                <xsd:element ref="ns2:MatterName" minOccurs="0"/>
                <xsd:element ref="ns2:MatterCode" minOccurs="0"/>
                <xsd:element ref="ns2:Notes1" minOccurs="0"/>
                <xsd:element ref="ns2:_dlc_DocId" minOccurs="0"/>
                <xsd:element ref="ns2:_dlc_DocIdUrl" minOccurs="0"/>
                <xsd:element ref="ns2:_dlc_DocIdPersistId" minOccurs="0"/>
                <xsd:element ref="ns2:c0f648c22f194ccb8f65a1cc90df6d37"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3179c-d1b7-4a5d-a5d8-b8128ce4627c" elementFormDefault="qualified">
    <xsd:import namespace="http://schemas.microsoft.com/office/2006/documentManagement/types"/>
    <xsd:import namespace="http://schemas.microsoft.com/office/infopath/2007/PartnerControls"/>
    <xsd:element name="ClientName" ma:index="2" nillable="true" ma:displayName="ClientName" ma:default="One2Call Limited" ma:internalName="ClientName" ma:readOnly="false">
      <xsd:simpleType>
        <xsd:restriction base="dms:Text"/>
      </xsd:simpleType>
    </xsd:element>
    <xsd:element name="ClientCode" ma:index="3" nillable="true" ma:displayName="ClientCode" ma:default="5165" ma:internalName="ClientCode" ma:readOnly="false">
      <xsd:simpleType>
        <xsd:restriction base="dms:Text"/>
      </xsd:simpleType>
    </xsd:element>
    <xsd:element name="MatterName" ma:index="4" nillable="true" ma:displayName="MatterName" ma:default="Review of Terms and Conditions of Sale 2025 - One2Call Limited" ma:internalName="MatterName" ma:readOnly="false">
      <xsd:simpleType>
        <xsd:restriction base="dms:Text"/>
      </xsd:simpleType>
    </xsd:element>
    <xsd:element name="MatterCode" ma:index="5" nillable="true" ma:displayName="MatterCode" ma:default="28474" ma:internalName="MatterCode" ma:readOnly="false">
      <xsd:simpleType>
        <xsd:restriction base="dms:Text"/>
      </xsd:simpleType>
    </xsd:element>
    <xsd:element name="Notes1" ma:index="7" nillable="true" ma:displayName="Notes" ma:internalName="Notes1">
      <xsd:simpleType>
        <xsd:restriction base="dms:Note">
          <xsd:maxLength value="255"/>
        </xsd:restriction>
      </xsd:simpleType>
    </xsd:element>
    <xsd:element name="_dlc_DocId" ma:index="13" nillable="true" ma:displayName="Document ID Value" ma:description="The value of the document ID assigned to this item."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element name="c0f648c22f194ccb8f65a1cc90df6d37" ma:index="16" nillable="true" ma:taxonomy="true" ma:internalName="c0f648c22f194ccb8f65a1cc90df6d37" ma:taxonomyFieldName="PracticeArea" ma:displayName="PracticeArea" ma:default="1;#Commercial|edecf845-62b3-4ffa-86a2-a9d6e551abf3" ma:fieldId="{c0f648c2-2f19-4ccb-8f65-a1cc90df6d37}" ma:sspId="892ce100-f48c-4d2e-967b-63d9bd68fd94" ma:termSetId="69121127-451f-46c0-a70c-da1c57ad7187"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bec845eb-1434-4b4d-bd8f-832a48643bb3}" ma:internalName="TaxCatchAll" ma:showField="CatchAllData" ma:web="02332f08-0826-4346-8631-fcbcb409d67d">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bec845eb-1434-4b4d-bd8f-832a48643bb3}" ma:internalName="TaxCatchAllLabel" ma:readOnly="true" ma:showField="CatchAllDataLabel" ma:web="02332f08-0826-4346-8631-fcbcb409d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SharedContentType xmlns="Microsoft.SharePoint.Taxonomy.ContentTypeSync" SourceId="892ce100-f48c-4d2e-967b-63d9bd68fd94" ContentTypeId="0x010100C4EF1D7FEF5EDF44BC0AF4BBAA48277D" PreviousValue="false" LastSyncTimeStamp="2016-09-16T16:06:33.11Z"/>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37CFEF-3592-48E8-8493-88FC7756AE5C}">
  <ds:schemaRefs>
    <ds:schemaRef ds:uri="http://schemas.openxmlformats.org/officeDocument/2006/bibliography"/>
  </ds:schemaRefs>
</ds:datastoreItem>
</file>

<file path=customXml/itemProps2.xml><?xml version="1.0" encoding="utf-8"?>
<ds:datastoreItem xmlns:ds="http://schemas.openxmlformats.org/officeDocument/2006/customXml" ds:itemID="{C4A1560A-1AB5-4CF8-B138-AF6523B02287}">
  <ds:schemaRefs>
    <ds:schemaRef ds:uri="http://www.imanage.com/work/xmlschema"/>
  </ds:schemaRefs>
</ds:datastoreItem>
</file>

<file path=customXml/itemProps3.xml><?xml version="1.0" encoding="utf-8"?>
<ds:datastoreItem xmlns:ds="http://schemas.openxmlformats.org/officeDocument/2006/customXml" ds:itemID="{437FEFBB-FF47-4CF4-A799-AABAD13B27A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E197761-8CA7-41BD-A58F-75CC68D508B7}"/>
</file>

<file path=customXml/itemProps5.xml><?xml version="1.0" encoding="utf-8"?>
<ds:datastoreItem xmlns:ds="http://schemas.openxmlformats.org/officeDocument/2006/customXml" ds:itemID="{5FB5259F-63C7-4AA4-A79D-5DD829AAAAB2}"/>
</file>

<file path=customXml/itemProps6.xml><?xml version="1.0" encoding="utf-8"?>
<ds:datastoreItem xmlns:ds="http://schemas.openxmlformats.org/officeDocument/2006/customXml" ds:itemID="{F1928440-AF84-4F24-A817-B864A9024AEA}"/>
</file>

<file path=customXml/itemProps7.xml><?xml version="1.0" encoding="utf-8"?>
<ds:datastoreItem xmlns:ds="http://schemas.openxmlformats.org/officeDocument/2006/customXml" ds:itemID="{3F5FCD61-5FB2-4B35-9948-2D70B5BD0DCE}"/>
</file>

<file path=docProps/app.xml><?xml version="1.0" encoding="utf-8"?>
<Properties xmlns="http://schemas.openxmlformats.org/officeDocument/2006/extended-properties" xmlns:vt="http://schemas.openxmlformats.org/officeDocument/2006/docPropsVTypes">
  <Template>Normal.dotm</Template>
  <TotalTime>0</TotalTime>
  <Pages>5</Pages>
  <Words>2440</Words>
  <Characters>12019</Characters>
  <Application>Microsoft Office Word</Application>
  <DocSecurity>4</DocSecurity>
  <Lines>282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Chornolutskyy</dc:creator>
  <cp:keywords/>
  <dc:description/>
  <cp:lastModifiedBy>David Sant</cp:lastModifiedBy>
  <cp:revision>2</cp:revision>
  <dcterms:created xsi:type="dcterms:W3CDTF">2025-06-12T07:08:00Z</dcterms:created>
  <dcterms:modified xsi:type="dcterms:W3CDTF">2025-06-12T07:08:00Z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0x010100C4EF1D7FEF5EDF44BC0AF4BBAA48277D0035F7773185D8AB49A92319B3B848E67E</vt:lpwstr>
  </property>
  <property fmtid="{D5CDD505-2E9C-101B-9397-08002B2CF9AE}" pid="3" name="ContentType">
    <vt:lpwstr>DMS Document</vt:lpwstr>
  </property>
  <property fmtid="{D5CDD505-2E9C-101B-9397-08002B2CF9AE}" pid="4" name="Title">
    <vt:lpwstr/>
  </property>
  <property fmtid="{D5CDD505-2E9C-101B-9397-08002B2CF9AE}" pid="5" name="ClientName">
    <vt:lpwstr>One2Call Limited</vt:lpwstr>
  </property>
  <property fmtid="{D5CDD505-2E9C-101B-9397-08002B2CF9AE}" pid="6" name="ClientCode">
    <vt:lpwstr>5165</vt:lpwstr>
  </property>
  <property fmtid="{D5CDD505-2E9C-101B-9397-08002B2CF9AE}" pid="7" name="MatterName">
    <vt:lpwstr>Review of Terms and Conditions of Sale 2025 - One2Call Limited</vt:lpwstr>
  </property>
  <property fmtid="{D5CDD505-2E9C-101B-9397-08002B2CF9AE}" pid="8" name="MatterCode">
    <vt:lpwstr>28474</vt:lpwstr>
  </property>
  <property fmtid="{D5CDD505-2E9C-101B-9397-08002B2CF9AE}" pid="9" name="c0f648c22f194ccb8f65a1cc90df6d37">
    <vt:lpwstr>Commercial|edecf845-62b3-4ffa-86a2-a9d6e551abf3</vt:lpwstr>
  </property>
  <property fmtid="{D5CDD505-2E9C-101B-9397-08002B2CF9AE}" pid="10" name="PracticeArea">
    <vt:lpwstr>1;#Commercial|edecf845-62b3-4ffa-86a2-a9d6e551abf3</vt:lpwstr>
  </property>
  <property fmtid="{D5CDD505-2E9C-101B-9397-08002B2CF9AE}" pid="11" name="Notes1">
    <vt:lpwstr/>
  </property>
  <property fmtid="{D5CDD505-2E9C-101B-9397-08002B2CF9AE}" pid="12" name="_dlc_DocIdItemGuid">
    <vt:lpwstr>bbae16f7-89a3-4f39-b1f3-10cac1cb8f61</vt:lpwstr>
  </property>
</Properties>
</file>