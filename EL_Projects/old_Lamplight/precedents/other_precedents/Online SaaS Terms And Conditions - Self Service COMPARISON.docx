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281EB" w14:textId="25AE9762" w:rsidR="0032071B" w:rsidRPr="0032071B" w:rsidRDefault="00FD6FD0" w:rsidP="00AA1B09">
      <w:pPr>
        <w:pStyle w:val="DescriptiveHeading"/>
        <w:rPr>
          <w:i/>
          <w:iCs/>
        </w:rPr>
      </w:pPr>
      <w:r w:rsidRPr="0032071B">
        <w:rPr>
          <w:i/>
          <w:iCs/>
          <w:highlight w:val="yellow"/>
        </w:rPr>
        <w:t>[Explanatory note</w:t>
      </w:r>
      <w:r w:rsidR="0032071B" w:rsidRPr="0032071B">
        <w:rPr>
          <w:i/>
          <w:iCs/>
          <w:highlight w:val="yellow"/>
        </w:rPr>
        <w:t>s</w:t>
      </w:r>
      <w:r w:rsidR="0032071B">
        <w:rPr>
          <w:i/>
          <w:iCs/>
        </w:rPr>
        <w:t xml:space="preserve"> – remove before use</w:t>
      </w:r>
      <w:r w:rsidRPr="0032071B">
        <w:rPr>
          <w:i/>
          <w:iCs/>
        </w:rPr>
        <w:t xml:space="preserve">:  </w:t>
      </w:r>
    </w:p>
    <w:p w14:paraId="1B2018AC" w14:textId="77777777" w:rsidR="0032071B" w:rsidRPr="0032071B" w:rsidRDefault="00FD6FD0" w:rsidP="0032071B">
      <w:pPr>
        <w:pStyle w:val="DescriptiveHeading"/>
        <w:numPr>
          <w:ilvl w:val="0"/>
          <w:numId w:val="41"/>
        </w:numPr>
        <w:rPr>
          <w:i/>
          <w:iCs/>
          <w:highlight w:val="yellow"/>
        </w:rPr>
      </w:pPr>
      <w:r w:rsidRPr="0032071B">
        <w:rPr>
          <w:b w:val="0"/>
          <w:bCs/>
          <w:i/>
          <w:iCs/>
        </w:rPr>
        <w:t>these terms are designed to be compatible with a self-service e-commerce model and can also be used as the legal terms to support a negotiated order form, which can be e-signed or physically signed.</w:t>
      </w:r>
    </w:p>
    <w:p w14:paraId="264B2106" w14:textId="13B997D3" w:rsidR="00FD6FD0" w:rsidRPr="0032071B" w:rsidRDefault="0032071B" w:rsidP="0032071B">
      <w:pPr>
        <w:pStyle w:val="DescriptiveHeading"/>
        <w:numPr>
          <w:ilvl w:val="0"/>
          <w:numId w:val="41"/>
        </w:numPr>
        <w:rPr>
          <w:i/>
          <w:iCs/>
          <w:highlight w:val="yellow"/>
        </w:rPr>
      </w:pPr>
      <w:r w:rsidRPr="0032071B">
        <w:rPr>
          <w:b w:val="0"/>
          <w:bCs/>
          <w:i/>
          <w:iCs/>
        </w:rPr>
        <w:t>Comments are tagged as “INFO” (information only) or “QUESTION”</w:t>
      </w:r>
      <w:r w:rsidR="00FD6FD0" w:rsidRPr="0032071B">
        <w:rPr>
          <w:b w:val="0"/>
          <w:bCs/>
          <w:i/>
          <w:iCs/>
        </w:rPr>
        <w:t>]</w:t>
      </w:r>
    </w:p>
    <w:p w14:paraId="104920F7" w14:textId="1B4F3839" w:rsidR="00AA1B09" w:rsidRPr="00042850" w:rsidRDefault="00122E2D" w:rsidP="00AA1B09">
      <w:pPr>
        <w:pStyle w:val="DescriptiveHeading"/>
      </w:pPr>
      <w:r>
        <w:t>Subscription Terms and Conditions</w:t>
      </w:r>
    </w:p>
    <w:p w14:paraId="60826C1C" w14:textId="77777777" w:rsidR="00AA1B09" w:rsidRPr="00042850" w:rsidRDefault="00AA1B09" w:rsidP="003E03D7">
      <w:pPr>
        <w:pStyle w:val="TitleClause"/>
        <w:pPrChange w:id="157" w:author="David Sant" w:date="2025-12-03T15:34:00Z" w16du:dateUtc="2025-12-03T15:34:00Z">
          <w:pPr>
            <w:pStyle w:val="TitleClause"/>
            <w:numPr>
              <w:numId w:val="2"/>
            </w:numPr>
          </w:pPr>
        </w:pPrChange>
      </w:pPr>
      <w:r w:rsidRPr="00042850">
        <w:fldChar w:fldCharType="begin"/>
      </w:r>
      <w:r w:rsidRPr="00042850">
        <w:instrText>TC "1. Interpretation" \l 1</w:instrText>
      </w:r>
      <w:r w:rsidRPr="00042850">
        <w:fldChar w:fldCharType="end"/>
      </w:r>
      <w:bookmarkStart w:id="158" w:name="a588274"/>
      <w:bookmarkStart w:id="159" w:name="_Toc256000000"/>
      <w:r w:rsidRPr="00042850">
        <w:t>Interpretation</w:t>
      </w:r>
      <w:bookmarkEnd w:id="158"/>
      <w:bookmarkEnd w:id="159"/>
    </w:p>
    <w:p w14:paraId="067A59D9" w14:textId="0B1AC1E9" w:rsidR="00AA1B09" w:rsidRPr="00042850" w:rsidRDefault="00AA1B09" w:rsidP="003E03D7">
      <w:pPr>
        <w:pStyle w:val="Untitledsubclause1"/>
        <w:pPrChange w:id="160" w:author="David Sant" w:date="2025-12-03T15:34:00Z" w16du:dateUtc="2025-12-03T15:34:00Z">
          <w:pPr>
            <w:pStyle w:val="Untitledsubclause1"/>
            <w:numPr>
              <w:numId w:val="2"/>
            </w:numPr>
          </w:pPr>
        </w:pPrChange>
      </w:pPr>
      <w:bookmarkStart w:id="161" w:name="a945568"/>
      <w:r w:rsidRPr="00042850">
        <w:t xml:space="preserve">The definitions and rules of interpretation in this clause apply in this </w:t>
      </w:r>
      <w:ins w:id="162" w:author="David Sant" w:date="2025-12-03T15:34:00Z" w16du:dateUtc="2025-12-03T15:34:00Z">
        <w:r w:rsidR="00FE7453">
          <w:t>A</w:t>
        </w:r>
        <w:r w:rsidRPr="00042850">
          <w:t>greement</w:t>
        </w:r>
      </w:ins>
      <w:r w:rsidRPr="00042850">
        <w:t>.</w:t>
      </w:r>
      <w:bookmarkEnd w:id="161"/>
    </w:p>
    <w:p w14:paraId="25C183DE" w14:textId="7153BFEC" w:rsidR="00C159E2" w:rsidRDefault="00C159E2" w:rsidP="00AA1B09">
      <w:pPr>
        <w:pStyle w:val="DefinedTermPara"/>
        <w:rPr>
          <w:ins w:id="163" w:author="David Sant" w:date="2025-12-03T15:34:00Z" w16du:dateUtc="2025-12-03T15:34:00Z"/>
          <w:rStyle w:val="DefTerm"/>
        </w:rPr>
      </w:pPr>
      <w:bookmarkStart w:id="164" w:name="a304964"/>
      <w:bookmarkStart w:id="165" w:name="a951312"/>
      <w:ins w:id="166" w:author="David Sant" w:date="2025-12-03T15:34:00Z" w16du:dateUtc="2025-12-03T15:34:00Z">
        <w:r>
          <w:rPr>
            <w:rStyle w:val="DefTerm"/>
          </w:rPr>
          <w:t>Agreement</w:t>
        </w:r>
        <w:r w:rsidRPr="00C159E2">
          <w:rPr>
            <w:rStyle w:val="DefTerm"/>
            <w:b w:val="0"/>
            <w:bCs/>
          </w:rPr>
          <w:t>: means</w:t>
        </w:r>
        <w:r>
          <w:rPr>
            <w:rStyle w:val="DefTerm"/>
            <w:b w:val="0"/>
            <w:bCs/>
          </w:rPr>
          <w:t xml:space="preserve"> th</w:t>
        </w:r>
        <w:r w:rsidR="00A21A65">
          <w:rPr>
            <w:rStyle w:val="DefTerm"/>
            <w:b w:val="0"/>
            <w:bCs/>
          </w:rPr>
          <w:t>e terms of an Order, including the Order Details</w:t>
        </w:r>
        <w:r w:rsidR="00A3305E">
          <w:rPr>
            <w:rStyle w:val="DefTerm"/>
            <w:b w:val="0"/>
            <w:bCs/>
          </w:rPr>
          <w:t xml:space="preserve"> and incorporating these Terms and Conditions</w:t>
        </w:r>
        <w:r w:rsidR="00FE7453">
          <w:rPr>
            <w:rStyle w:val="DefTerm"/>
            <w:b w:val="0"/>
            <w:bCs/>
          </w:rPr>
          <w:t>.</w:t>
        </w:r>
      </w:ins>
    </w:p>
    <w:p w14:paraId="06B65759" w14:textId="5C74D224" w:rsidR="00543589" w:rsidRPr="00042850" w:rsidRDefault="00543589" w:rsidP="00543589">
      <w:pPr>
        <w:pStyle w:val="DefinedTermPara"/>
        <w:rPr>
          <w:ins w:id="167" w:author="David Sant" w:date="2025-12-03T15:34:00Z" w16du:dateUtc="2025-12-03T15:34:00Z"/>
        </w:rPr>
      </w:pPr>
      <w:bookmarkStart w:id="168" w:name="a952964"/>
      <w:bookmarkEnd w:id="164"/>
      <w:ins w:id="169" w:author="David Sant" w:date="2025-12-03T15:34:00Z" w16du:dateUtc="2025-12-03T15:34:00Z">
        <w:r w:rsidRPr="00042850">
          <w:rPr>
            <w:rStyle w:val="DefTerm"/>
          </w:rPr>
          <w:t>Applicable Data Protection Laws</w:t>
        </w:r>
        <w:r w:rsidRPr="00042850">
          <w:t>: means</w:t>
        </w:r>
        <w:r w:rsidR="00613BD2">
          <w:t xml:space="preserve"> </w:t>
        </w:r>
        <w:r w:rsidR="00613BD2" w:rsidRPr="00613BD2">
          <w:t>all applicable data protection and privacy legislation in force from time to time in the UK including the UK GDPR; the Data Protection Act 2018 (DPA 2018) (and regulations made thereunder); the Privacy and Electronic Communications Regulations 2003 (SI 2003/2426) as amended</w:t>
        </w:r>
        <w:r w:rsidR="000336B3">
          <w:t xml:space="preserve"> </w:t>
        </w:r>
        <w:commentRangeStart w:id="170"/>
        <w:r w:rsidR="00613BD2" w:rsidRPr="00613BD2">
          <w:t>and</w:t>
        </w:r>
        <w:r w:rsidR="00E61A6D">
          <w:t xml:space="preserve">, </w:t>
        </w:r>
        <w:r w:rsidR="00E006E2">
          <w:t>where applicable</w:t>
        </w:r>
        <w:r w:rsidR="003C5549">
          <w:t>,</w:t>
        </w:r>
        <w:r w:rsidR="00613BD2" w:rsidRPr="00613BD2">
          <w:t xml:space="preserve"> all legislation and regulatory requirements in force from time to time </w:t>
        </w:r>
        <w:r w:rsidR="00E006E2">
          <w:t xml:space="preserve">in other jurisdictions </w:t>
        </w:r>
        <w:r w:rsidR="00613BD2" w:rsidRPr="00613BD2">
          <w:t xml:space="preserve">which apply to a party relating to the use of personal data </w:t>
        </w:r>
        <w:commentRangeEnd w:id="170"/>
        <w:r w:rsidR="00FD6FD0">
          <w:rPr>
            <w:rStyle w:val="CommentReference"/>
            <w:rFonts w:eastAsia="Arial"/>
            <w:lang w:eastAsia="en-GB"/>
          </w:rPr>
          <w:commentReference w:id="170"/>
        </w:r>
        <w:r w:rsidR="00613BD2" w:rsidRPr="00613BD2">
          <w:t>(including, without limitation, the privacy of electronic communications)</w:t>
        </w:r>
        <w:r w:rsidR="000336B3">
          <w:t>.</w:t>
        </w:r>
        <w:bookmarkEnd w:id="168"/>
      </w:ins>
    </w:p>
    <w:p w14:paraId="1ED58DFC" w14:textId="23D7EEDB" w:rsidR="00AA1B09" w:rsidRPr="00042850" w:rsidRDefault="00AA1B09" w:rsidP="00AA1B09">
      <w:pPr>
        <w:pStyle w:val="DefinedTermPara"/>
        <w:rPr>
          <w:rStyle w:val="DefTerm"/>
        </w:rPr>
      </w:pPr>
      <w:r w:rsidRPr="00042850">
        <w:rPr>
          <w:rStyle w:val="DefTerm"/>
        </w:rPr>
        <w:t>Authorised Users</w:t>
      </w:r>
      <w:r w:rsidRPr="00042850">
        <w:t>: those employees, agents</w:t>
      </w:r>
      <w:del w:id="171" w:author="David Sant" w:date="2025-12-03T15:34:00Z" w16du:dateUtc="2025-12-03T15:34:00Z">
        <w:r w:rsidR="00000000">
          <w:delText xml:space="preserve"> and</w:delText>
        </w:r>
      </w:del>
      <w:ins w:id="172" w:author="David Sant" w:date="2025-12-03T15:34:00Z" w16du:dateUtc="2025-12-03T15:34:00Z">
        <w:r w:rsidR="00C00EE5">
          <w:t>,</w:t>
        </w:r>
      </w:ins>
      <w:r w:rsidRPr="00042850">
        <w:t xml:space="preserve"> independent contractors</w:t>
      </w:r>
      <w:r w:rsidR="00C00EE5">
        <w:t xml:space="preserve"> </w:t>
      </w:r>
      <w:del w:id="173" w:author="David Sant" w:date="2025-12-03T15:34:00Z" w16du:dateUtc="2025-12-03T15:34:00Z">
        <w:r w:rsidR="00000000">
          <w:delText>of the Customer</w:delText>
        </w:r>
      </w:del>
      <w:ins w:id="174" w:author="David Sant" w:date="2025-12-03T15:34:00Z" w16du:dateUtc="2025-12-03T15:34:00Z">
        <w:r w:rsidR="00165749">
          <w:t xml:space="preserve">and </w:t>
        </w:r>
        <w:commentRangeStart w:id="175"/>
        <w:r w:rsidR="00165749">
          <w:t xml:space="preserve">any other </w:t>
        </w:r>
        <w:r w:rsidR="00C00EE5">
          <w:t>users</w:t>
        </w:r>
        <w:commentRangeEnd w:id="175"/>
        <w:r w:rsidR="00165749">
          <w:rPr>
            <w:rStyle w:val="CommentReference"/>
            <w:rFonts w:eastAsia="Arial"/>
            <w:lang w:eastAsia="en-GB"/>
          </w:rPr>
          <w:commentReference w:id="175"/>
        </w:r>
      </w:ins>
      <w:r w:rsidR="00C00EE5">
        <w:t xml:space="preserve"> </w:t>
      </w:r>
      <w:r w:rsidRPr="00042850">
        <w:t xml:space="preserve">who are authorised </w:t>
      </w:r>
      <w:ins w:id="176" w:author="David Sant" w:date="2025-12-03T15:34:00Z" w16du:dateUtc="2025-12-03T15:34:00Z">
        <w:r w:rsidR="008D148E">
          <w:t xml:space="preserve">or invited </w:t>
        </w:r>
      </w:ins>
      <w:r w:rsidRPr="00042850">
        <w:t>by the Customer to use the Services and the Documentation</w:t>
      </w:r>
      <w:del w:id="177" w:author="David Sant" w:date="2025-12-03T15:34:00Z" w16du:dateUtc="2025-12-03T15:34:00Z">
        <w:r w:rsidR="00000000">
          <w:delText xml:space="preserve">, as further described in </w:delText>
        </w:r>
        <w:r w:rsidR="00000000">
          <w:fldChar w:fldCharType="begin"/>
        </w:r>
        <w:r w:rsidR="00000000">
          <w:delInstrText>PAGEREF a859728\#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a859728 \h \w</w:delInstrText>
        </w:r>
        <w:r w:rsidR="00000000">
          <w:fldChar w:fldCharType="separate"/>
        </w:r>
        <w:r w:rsidR="00000000">
          <w:delText>2.2(d)</w:delText>
        </w:r>
        <w:r w:rsidR="00000000">
          <w:fldChar w:fldCharType="end"/>
        </w:r>
        <w:r w:rsidR="00000000">
          <w:delText>.</w:delText>
        </w:r>
      </w:del>
      <w:ins w:id="178" w:author="David Sant" w:date="2025-12-03T15:34:00Z" w16du:dateUtc="2025-12-03T15:34:00Z">
        <w:r w:rsidR="00FE0DCC">
          <w:t xml:space="preserve"> for the Customer’s internal business purposes</w:t>
        </w:r>
        <w:r w:rsidRPr="00042850">
          <w:t>.</w:t>
        </w:r>
      </w:ins>
      <w:bookmarkEnd w:id="165"/>
    </w:p>
    <w:p w14:paraId="01B4C036" w14:textId="3009E021" w:rsidR="00AA1B09" w:rsidRPr="00802997" w:rsidRDefault="00AA1B09" w:rsidP="00AA1B09">
      <w:pPr>
        <w:pStyle w:val="DefinedTermPara"/>
        <w:rPr>
          <w:rStyle w:val="DefTerm"/>
          <w:b w:val="0"/>
        </w:rPr>
      </w:pPr>
      <w:bookmarkStart w:id="179" w:name="a455822"/>
      <w:r w:rsidRPr="00042850">
        <w:rPr>
          <w:rStyle w:val="DefTerm"/>
        </w:rPr>
        <w:t>Business Day</w:t>
      </w:r>
      <w:r w:rsidRPr="00295F6E">
        <w:rPr>
          <w:rStyle w:val="DefTerm"/>
          <w:rPrChange w:id="180" w:author="David Sant" w:date="2025-12-03T15:34:00Z" w16du:dateUtc="2025-12-03T15:34:00Z">
            <w:rPr/>
          </w:rPrChange>
        </w:rPr>
        <w:t xml:space="preserve">: </w:t>
      </w:r>
      <w:r w:rsidRPr="00295F6E">
        <w:rPr>
          <w:rStyle w:val="DefTerm"/>
          <w:b w:val="0"/>
          <w:rPrChange w:id="181" w:author="David Sant" w:date="2025-12-03T15:34:00Z" w16du:dateUtc="2025-12-03T15:34:00Z">
            <w:rPr/>
          </w:rPrChange>
        </w:rPr>
        <w:t>a day other than a Saturday, Sunday or public holiday in England when banks in London are open for business.</w:t>
      </w:r>
      <w:bookmarkEnd w:id="179"/>
      <w:commentRangeStart w:id="182"/>
      <w:commentRangeEnd w:id="182"/>
      <w:r w:rsidR="007823FA">
        <w:rPr>
          <w:rStyle w:val="CommentReference"/>
          <w:rFonts w:eastAsia="Arial"/>
          <w:lang w:eastAsia="en-GB"/>
        </w:rPr>
        <w:commentReference w:id="182"/>
      </w:r>
    </w:p>
    <w:p w14:paraId="2DF301C8" w14:textId="77777777" w:rsidR="00000000" w:rsidRDefault="00000000" w:rsidP="000C276E">
      <w:pPr>
        <w:pStyle w:val="DefinedTermPara"/>
        <w:rPr>
          <w:del w:id="183" w:author="David Sant" w:date="2025-12-03T15:34:00Z" w16du:dateUtc="2025-12-03T15:34:00Z"/>
          <w:rStyle w:val="DefTerm"/>
        </w:rPr>
      </w:pPr>
      <w:bookmarkStart w:id="184" w:name="a170593"/>
      <w:del w:id="185" w:author="David Sant" w:date="2025-12-03T15:34:00Z" w16du:dateUtc="2025-12-03T15:34:00Z">
        <w:r>
          <w:rPr>
            <w:rStyle w:val="DefTerm"/>
          </w:rPr>
          <w:delText>Change of Control</w:delText>
        </w:r>
        <w:r>
          <w:delText xml:space="preserve">: [shall be as defined in section 1124 of the Corporation Tax Act 2010, and the expression </w:delText>
        </w:r>
        <w:r>
          <w:rPr>
            <w:b/>
          </w:rPr>
          <w:delText>change of control</w:delText>
        </w:r>
        <w:r>
          <w:delText xml:space="preserve"> shall be interpreted accordingly </w:delText>
        </w:r>
        <w:r>
          <w:rPr>
            <w:b/>
          </w:rPr>
          <w:delText>OR</w:delText>
        </w:r>
        <w:r>
          <w:delText xml:space="preserve"> the beneficial ownership of more than 50% of the issued share capital of a company or the legal power to direct or cause the direction of the general management of the company, and </w:delText>
        </w:r>
        <w:r>
          <w:rPr>
            <w:b/>
          </w:rPr>
          <w:delText>controls</w:delText>
        </w:r>
        <w:r>
          <w:delText xml:space="preserve">, </w:delText>
        </w:r>
        <w:r>
          <w:rPr>
            <w:b/>
          </w:rPr>
          <w:delText>controlled</w:delText>
        </w:r>
        <w:r>
          <w:delText xml:space="preserve"> and the expression </w:delText>
        </w:r>
        <w:r>
          <w:rPr>
            <w:b/>
          </w:rPr>
          <w:delText>change of control</w:delText>
        </w:r>
        <w:r>
          <w:delText xml:space="preserve"> shall be interpreted accordingly.]</w:delText>
        </w:r>
        <w:bookmarkEnd w:id="184"/>
      </w:del>
    </w:p>
    <w:p w14:paraId="5E98254E" w14:textId="77777777" w:rsidR="00000000" w:rsidRPr="00527D15" w:rsidRDefault="00000000" w:rsidP="000C276E">
      <w:pPr>
        <w:pStyle w:val="DefinedTermPara"/>
        <w:rPr>
          <w:del w:id="186" w:author="David Sant" w:date="2025-12-03T15:34:00Z" w16du:dateUtc="2025-12-03T15:34:00Z"/>
        </w:rPr>
      </w:pPr>
      <w:bookmarkStart w:id="187" w:name="a260945"/>
      <w:del w:id="188" w:author="David Sant" w:date="2025-12-03T15:34:00Z" w16du:dateUtc="2025-12-03T15:34:00Z">
        <w:r>
          <w:rPr>
            <w:rStyle w:val="DefTerm"/>
          </w:rPr>
          <w:delText>Confidential Information</w:delText>
        </w:r>
        <w:r>
          <w:delText xml:space="preserve">: information that is proprietary or confidential and is either clearly labelled as such or identified as Confidential Information in </w:delText>
        </w:r>
        <w:r>
          <w:fldChar w:fldCharType="begin"/>
        </w:r>
        <w:r>
          <w:delInstrText>PAGEREF a811676\# "'clause '"  \h</w:delInstrText>
        </w:r>
        <w:r>
          <w:fldChar w:fldCharType="separate"/>
        </w:r>
        <w:r>
          <w:delText xml:space="preserve">clause </w:delText>
        </w:r>
        <w:r>
          <w:fldChar w:fldCharType="end"/>
        </w:r>
        <w:r>
          <w:fldChar w:fldCharType="begin"/>
        </w:r>
        <w:r>
          <w:rPr>
            <w:highlight w:val="lightGray"/>
          </w:rPr>
          <w:delInstrText>REF a811676 \h \w</w:delInstrText>
        </w:r>
        <w:r>
          <w:fldChar w:fldCharType="separate"/>
        </w:r>
        <w:r>
          <w:delText>11.1</w:delText>
        </w:r>
        <w:r>
          <w:fldChar w:fldCharType="end"/>
        </w:r>
        <w:r>
          <w:rPr>
            <w:rStyle w:val="Hyperlink"/>
          </w:rPr>
          <w:delText>.</w:delText>
        </w:r>
        <w:bookmarkEnd w:id="187"/>
      </w:del>
    </w:p>
    <w:p w14:paraId="0DDBFE66" w14:textId="77777777" w:rsidR="00000000" w:rsidRPr="00527D15" w:rsidRDefault="00000000" w:rsidP="000C276E">
      <w:pPr>
        <w:pStyle w:val="DefinedTermPara"/>
        <w:rPr>
          <w:del w:id="189" w:author="David Sant" w:date="2025-12-03T15:34:00Z" w16du:dateUtc="2025-12-03T15:34:00Z"/>
        </w:rPr>
      </w:pPr>
      <w:del w:id="190" w:author="David Sant" w:date="2025-12-03T15:34:00Z" w16du:dateUtc="2025-12-03T15:34:00Z">
        <w:r>
          <w:rPr>
            <w:rStyle w:val="DefTerm"/>
          </w:rPr>
          <w:delText>Contract year</w:delText>
        </w:r>
        <w:r>
          <w:delText>: a 12 month period commencing on the Effective Date or any anniversary of it.</w:delText>
        </w:r>
      </w:del>
    </w:p>
    <w:p w14:paraId="108A87F9" w14:textId="424F910E" w:rsidR="00AA1B09" w:rsidRPr="00295F6E" w:rsidRDefault="0036027A" w:rsidP="00295F6E">
      <w:pPr>
        <w:pStyle w:val="DefinedTermPara"/>
        <w:rPr>
          <w:ins w:id="191" w:author="David Sant" w:date="2025-12-03T15:34:00Z" w16du:dateUtc="2025-12-03T15:34:00Z"/>
          <w:rStyle w:val="DefTerm"/>
          <w:b w:val="0"/>
          <w:bCs/>
        </w:rPr>
      </w:pPr>
      <w:ins w:id="192" w:author="David Sant" w:date="2025-12-03T15:34:00Z" w16du:dateUtc="2025-12-03T15:34:00Z">
        <w:r>
          <w:rPr>
            <w:rStyle w:val="DefTerm"/>
          </w:rPr>
          <w:t>Confidential Information</w:t>
        </w:r>
        <w:r w:rsidRPr="00295F6E">
          <w:rPr>
            <w:rStyle w:val="DefTerm"/>
          </w:rPr>
          <w:t xml:space="preserve"> </w:t>
        </w:r>
        <w:r w:rsidR="00450E4A" w:rsidRPr="00295F6E">
          <w:rPr>
            <w:rStyle w:val="DefTerm"/>
            <w:b w:val="0"/>
            <w:bCs/>
          </w:rPr>
          <w:t>has the meaning set out in clause 1</w:t>
        </w:r>
        <w:r w:rsidR="00F069B0">
          <w:rPr>
            <w:rStyle w:val="DefTerm"/>
            <w:b w:val="0"/>
            <w:bCs/>
          </w:rPr>
          <w:t>1</w:t>
        </w:r>
        <w:r w:rsidR="00450E4A" w:rsidRPr="00295F6E">
          <w:rPr>
            <w:rStyle w:val="DefTerm"/>
            <w:b w:val="0"/>
            <w:bCs/>
          </w:rPr>
          <w:t>.1</w:t>
        </w:r>
      </w:ins>
    </w:p>
    <w:p w14:paraId="375650A5" w14:textId="039C266C" w:rsidR="00ED342A" w:rsidRPr="00464217" w:rsidRDefault="00ED342A" w:rsidP="00AA1B09">
      <w:pPr>
        <w:pStyle w:val="DefinedTermPara"/>
        <w:rPr>
          <w:ins w:id="193" w:author="David Sant" w:date="2025-12-03T15:34:00Z" w16du:dateUtc="2025-12-03T15:34:00Z"/>
          <w:rStyle w:val="DefTerm"/>
          <w:b w:val="0"/>
          <w:bCs/>
        </w:rPr>
      </w:pPr>
      <w:commentRangeStart w:id="194"/>
      <w:ins w:id="195" w:author="David Sant" w:date="2025-12-03T15:34:00Z" w16du:dateUtc="2025-12-03T15:34:00Z">
        <w:r w:rsidRPr="00464217">
          <w:rPr>
            <w:rStyle w:val="DefTerm"/>
          </w:rPr>
          <w:t>Customer Branding</w:t>
        </w:r>
        <w:commentRangeEnd w:id="194"/>
        <w:r w:rsidR="004A1C9C" w:rsidRPr="00464217">
          <w:rPr>
            <w:rStyle w:val="CommentReference"/>
            <w:rFonts w:eastAsia="Arial"/>
            <w:lang w:eastAsia="en-GB"/>
          </w:rPr>
          <w:commentReference w:id="194"/>
        </w:r>
        <w:r w:rsidRPr="00464217">
          <w:rPr>
            <w:rStyle w:val="DefTerm"/>
          </w:rPr>
          <w:t xml:space="preserve">: </w:t>
        </w:r>
        <w:r w:rsidRPr="00464217">
          <w:rPr>
            <w:rStyle w:val="DefTerm"/>
            <w:b w:val="0"/>
            <w:bCs/>
          </w:rPr>
          <w:t xml:space="preserve">the branding elements of the Customer </w:t>
        </w:r>
        <w:r w:rsidR="00B92A54" w:rsidRPr="00464217">
          <w:rPr>
            <w:rStyle w:val="DefTerm"/>
            <w:b w:val="0"/>
            <w:bCs/>
          </w:rPr>
          <w:t>(includ</w:t>
        </w:r>
        <w:r w:rsidR="00E852E7" w:rsidRPr="00464217">
          <w:rPr>
            <w:rStyle w:val="DefTerm"/>
            <w:b w:val="0"/>
            <w:bCs/>
          </w:rPr>
          <w:t>ing</w:t>
        </w:r>
        <w:r w:rsidR="00B92A54" w:rsidRPr="00464217">
          <w:rPr>
            <w:rStyle w:val="DefTerm"/>
            <w:b w:val="0"/>
            <w:bCs/>
          </w:rPr>
          <w:t xml:space="preserve"> </w:t>
        </w:r>
        <w:r w:rsidR="00E852E7" w:rsidRPr="00464217">
          <w:rPr>
            <w:rStyle w:val="DefTerm"/>
            <w:b w:val="0"/>
            <w:bCs/>
          </w:rPr>
          <w:t xml:space="preserve">any </w:t>
        </w:r>
        <w:r w:rsidR="00B92A54" w:rsidRPr="00464217">
          <w:rPr>
            <w:rStyle w:val="DefTerm"/>
            <w:b w:val="0"/>
            <w:bCs/>
          </w:rPr>
          <w:t xml:space="preserve">registered or unregistered </w:t>
        </w:r>
        <w:proofErr w:type="gramStart"/>
        <w:r w:rsidR="00B92A54" w:rsidRPr="00464217">
          <w:rPr>
            <w:rStyle w:val="DefTerm"/>
            <w:b w:val="0"/>
            <w:bCs/>
          </w:rPr>
          <w:t>trade marks</w:t>
        </w:r>
        <w:proofErr w:type="gramEnd"/>
        <w:r w:rsidR="00B92A54" w:rsidRPr="00464217">
          <w:rPr>
            <w:rStyle w:val="DefTerm"/>
            <w:b w:val="0"/>
            <w:bCs/>
          </w:rPr>
          <w:t xml:space="preserve">) </w:t>
        </w:r>
        <w:r w:rsidRPr="00464217">
          <w:rPr>
            <w:rStyle w:val="DefTerm"/>
            <w:b w:val="0"/>
            <w:bCs/>
          </w:rPr>
          <w:t>that are to be applied to the Platform</w:t>
        </w:r>
        <w:r w:rsidR="007E390B" w:rsidRPr="00464217">
          <w:rPr>
            <w:rStyle w:val="DefTerm"/>
            <w:b w:val="0"/>
            <w:bCs/>
          </w:rPr>
          <w:t>, where relevant</w:t>
        </w:r>
        <w:r w:rsidRPr="00464217">
          <w:rPr>
            <w:rStyle w:val="DefTerm"/>
            <w:b w:val="0"/>
            <w:bCs/>
          </w:rPr>
          <w:t>.</w:t>
        </w:r>
        <w:r w:rsidR="00740CED" w:rsidRPr="00464217">
          <w:rPr>
            <w:rStyle w:val="DefTerm"/>
            <w:b w:val="0"/>
            <w:bCs/>
          </w:rPr>
          <w:t>]</w:t>
        </w:r>
      </w:ins>
    </w:p>
    <w:p w14:paraId="2D8F1E85" w14:textId="51BD2993" w:rsidR="00AA1B09" w:rsidRPr="00042850" w:rsidRDefault="00AA1B09" w:rsidP="00AA1B09">
      <w:pPr>
        <w:pStyle w:val="DefinedTermPara"/>
        <w:rPr>
          <w:b/>
        </w:rPr>
      </w:pPr>
      <w:bookmarkStart w:id="196" w:name="a119221"/>
      <w:bookmarkStart w:id="197" w:name="a561116"/>
      <w:r w:rsidRPr="00042850">
        <w:rPr>
          <w:rStyle w:val="DefTerm"/>
        </w:rPr>
        <w:lastRenderedPageBreak/>
        <w:t>Customer Data</w:t>
      </w:r>
      <w:r w:rsidRPr="00042850">
        <w:t xml:space="preserve">: the data inputted by the </w:t>
      </w:r>
      <w:proofErr w:type="spellStart"/>
      <w:r w:rsidRPr="00042850">
        <w:t>Custoer</w:t>
      </w:r>
      <w:proofErr w:type="spellEnd"/>
      <w:r w:rsidRPr="00042850">
        <w:t xml:space="preserve">, Authorised Users, or the Supplier on the Customer's behalf for the purpose of using the Services or facilitating the Customer's use of the Services. </w:t>
      </w:r>
      <w:bookmarkEnd w:id="196"/>
      <w:bookmarkEnd w:id="197"/>
    </w:p>
    <w:p w14:paraId="5AD64C3C" w14:textId="03416EE9" w:rsidR="00293713" w:rsidRPr="00AC3972" w:rsidRDefault="00293713" w:rsidP="00AA1B09">
      <w:pPr>
        <w:pStyle w:val="DefinedTermPara"/>
        <w:rPr>
          <w:ins w:id="198" w:author="David Sant" w:date="2025-12-03T15:34:00Z" w16du:dateUtc="2025-12-03T15:34:00Z"/>
          <w:b/>
        </w:rPr>
      </w:pPr>
      <w:bookmarkStart w:id="199" w:name="a441496"/>
      <w:ins w:id="200" w:author="David Sant" w:date="2025-12-03T15:34:00Z" w16du:dateUtc="2025-12-03T15:34:00Z">
        <w:r w:rsidRPr="00042850">
          <w:rPr>
            <w:rStyle w:val="DefTerm"/>
          </w:rPr>
          <w:t>Customer Personal Data</w:t>
        </w:r>
        <w:r w:rsidRPr="00042850">
          <w:t xml:space="preserve">: any personal data </w:t>
        </w:r>
        <w:r w:rsidRPr="00042850">
          <w:rPr>
            <w:bCs/>
          </w:rPr>
          <w:t xml:space="preserve">which the Supplier processes in connection with this </w:t>
        </w:r>
        <w:r w:rsidR="00FE7453">
          <w:rPr>
            <w:bCs/>
          </w:rPr>
          <w:t>Agreement</w:t>
        </w:r>
        <w:r w:rsidRPr="00042850">
          <w:rPr>
            <w:bCs/>
          </w:rPr>
          <w:t>, in the capacity of a processor on behalf of the Customer</w:t>
        </w:r>
        <w:r w:rsidR="004A3456" w:rsidRPr="00042850">
          <w:rPr>
            <w:bCs/>
          </w:rPr>
          <w:t xml:space="preserve">, as referred to in the </w:t>
        </w:r>
        <w:r w:rsidR="005B5484">
          <w:rPr>
            <w:bCs/>
          </w:rPr>
          <w:t xml:space="preserve">Data Protection </w:t>
        </w:r>
        <w:r w:rsidR="00B56D1A">
          <w:rPr>
            <w:bCs/>
          </w:rPr>
          <w:t>Particulars</w:t>
        </w:r>
        <w:r w:rsidRPr="00042850">
          <w:rPr>
            <w:bCs/>
          </w:rPr>
          <w:t>.</w:t>
        </w:r>
        <w:bookmarkEnd w:id="199"/>
      </w:ins>
    </w:p>
    <w:p w14:paraId="49A6E9DC" w14:textId="62E2C2EA" w:rsidR="00AC3972" w:rsidRDefault="00464217" w:rsidP="00AA1B09">
      <w:pPr>
        <w:pStyle w:val="DefinedTermPara"/>
        <w:rPr>
          <w:ins w:id="201" w:author="David Sant" w:date="2025-12-03T15:34:00Z" w16du:dateUtc="2025-12-03T15:34:00Z"/>
          <w:b/>
        </w:rPr>
      </w:pPr>
      <w:ins w:id="202" w:author="David Sant" w:date="2025-12-03T15:34:00Z" w16du:dateUtc="2025-12-03T15:34:00Z">
        <w:r>
          <w:rPr>
            <w:rStyle w:val="DefTerm"/>
          </w:rPr>
          <w:t>[</w:t>
        </w:r>
        <w:commentRangeStart w:id="203"/>
        <w:r w:rsidR="00AC3972">
          <w:rPr>
            <w:rStyle w:val="DefTerm"/>
          </w:rPr>
          <w:t>Customer</w:t>
        </w:r>
        <w:r w:rsidR="00962F00">
          <w:rPr>
            <w:rStyle w:val="DefTerm"/>
          </w:rPr>
          <w:t>’s</w:t>
        </w:r>
        <w:r w:rsidR="00AC3972">
          <w:rPr>
            <w:rStyle w:val="DefTerm"/>
          </w:rPr>
          <w:t xml:space="preserve"> Services</w:t>
        </w:r>
        <w:commentRangeEnd w:id="203"/>
        <w:r>
          <w:rPr>
            <w:rStyle w:val="CommentReference"/>
            <w:rFonts w:eastAsia="Arial"/>
            <w:lang w:eastAsia="en-GB"/>
          </w:rPr>
          <w:commentReference w:id="203"/>
        </w:r>
        <w:r w:rsidR="00AC3972" w:rsidRPr="00AC3972">
          <w:t>:</w:t>
        </w:r>
        <w:r w:rsidR="00AC3972">
          <w:t xml:space="preserve"> the website(s) or other services operated by the Customer which </w:t>
        </w:r>
        <w:r w:rsidR="00467710">
          <w:t>integrate with</w:t>
        </w:r>
        <w:r w:rsidR="00F2304D">
          <w:t xml:space="preserve"> or incorporate</w:t>
        </w:r>
        <w:r w:rsidR="00467710">
          <w:t xml:space="preserve"> the Services.</w:t>
        </w:r>
        <w:r>
          <w:t>]</w:t>
        </w:r>
        <w:r w:rsidR="00AC3972">
          <w:t xml:space="preserve"> </w:t>
        </w:r>
        <w:r w:rsidR="00AC3972">
          <w:rPr>
            <w:b/>
          </w:rPr>
          <w:t xml:space="preserve"> </w:t>
        </w:r>
      </w:ins>
    </w:p>
    <w:p w14:paraId="0050E7CA" w14:textId="2488C03E" w:rsidR="00E46A87" w:rsidRPr="00E46A87" w:rsidRDefault="00E46A87" w:rsidP="00E46A87">
      <w:pPr>
        <w:pStyle w:val="DefinedTermPara"/>
        <w:rPr>
          <w:ins w:id="204" w:author="David Sant" w:date="2025-12-03T15:34:00Z" w16du:dateUtc="2025-12-03T15:34:00Z"/>
          <w:b/>
        </w:rPr>
      </w:pPr>
      <w:ins w:id="205" w:author="David Sant" w:date="2025-12-03T15:34:00Z" w16du:dateUtc="2025-12-03T15:34:00Z">
        <w:r>
          <w:rPr>
            <w:rStyle w:val="DefTerm"/>
          </w:rPr>
          <w:t>Data Protection Particulars</w:t>
        </w:r>
        <w:r w:rsidRPr="00B55C7E">
          <w:rPr>
            <w:rStyle w:val="DefTerm"/>
            <w:b w:val="0"/>
            <w:bCs/>
          </w:rPr>
          <w:t>:</w:t>
        </w:r>
        <w:r>
          <w:rPr>
            <w:rStyle w:val="DefTerm"/>
          </w:rPr>
          <w:t xml:space="preserve"> </w:t>
        </w:r>
        <w:r w:rsidRPr="00B55C7E">
          <w:rPr>
            <w:rStyle w:val="DefTerm"/>
            <w:b w:val="0"/>
            <w:bCs/>
          </w:rPr>
          <w:t>t</w:t>
        </w:r>
        <w:r>
          <w:rPr>
            <w:rStyle w:val="DefTerm"/>
            <w:b w:val="0"/>
            <w:bCs/>
          </w:rPr>
          <w:t xml:space="preserve">he particulars of processing, setting out the </w:t>
        </w:r>
        <w:r w:rsidRPr="00042850">
          <w:t>scope, nature and purpose of processing by the Supplier, the duration of the processing and the types of personal data and categories of data subject</w:t>
        </w:r>
        <w:r>
          <w:rPr>
            <w:rStyle w:val="DefTerm"/>
            <w:b w:val="0"/>
            <w:bCs/>
          </w:rPr>
          <w:t xml:space="preserve"> for the Customer Personal Data, </w:t>
        </w:r>
        <w:commentRangeStart w:id="206"/>
        <w:r>
          <w:rPr>
            <w:rStyle w:val="DefTerm"/>
            <w:b w:val="0"/>
            <w:bCs/>
          </w:rPr>
          <w:t xml:space="preserve">as set out in </w:t>
        </w:r>
        <w:r w:rsidR="00464217">
          <w:rPr>
            <w:rStyle w:val="DefTerm"/>
            <w:b w:val="0"/>
            <w:bCs/>
          </w:rPr>
          <w:t xml:space="preserve">Annex 1, as may be varied by </w:t>
        </w:r>
        <w:r w:rsidR="00B55C7E" w:rsidRPr="00464217">
          <w:rPr>
            <w:rStyle w:val="DefTerm"/>
            <w:b w:val="0"/>
            <w:bCs/>
          </w:rPr>
          <w:t>the Order Details</w:t>
        </w:r>
        <w:commentRangeEnd w:id="206"/>
        <w:r w:rsidR="00464217">
          <w:rPr>
            <w:rStyle w:val="CommentReference"/>
            <w:rFonts w:eastAsia="Arial"/>
            <w:lang w:eastAsia="en-GB"/>
          </w:rPr>
          <w:commentReference w:id="206"/>
        </w:r>
        <w:r>
          <w:rPr>
            <w:rStyle w:val="DefTerm"/>
            <w:b w:val="0"/>
            <w:bCs/>
          </w:rPr>
          <w:t>.</w:t>
        </w:r>
      </w:ins>
    </w:p>
    <w:p w14:paraId="66929D98" w14:textId="3906FB3B" w:rsidR="00AA1B09" w:rsidRPr="00042850" w:rsidRDefault="00AA1B09" w:rsidP="00AA1B09">
      <w:pPr>
        <w:pStyle w:val="DefinedTermPara"/>
        <w:rPr>
          <w:rStyle w:val="DefTerm"/>
        </w:rPr>
      </w:pPr>
      <w:bookmarkStart w:id="207" w:name="a926035"/>
      <w:commentRangeStart w:id="208"/>
      <w:r w:rsidRPr="00042850">
        <w:rPr>
          <w:rStyle w:val="DefTerm"/>
        </w:rPr>
        <w:t>Documentation</w:t>
      </w:r>
      <w:commentRangeEnd w:id="208"/>
      <w:r w:rsidR="0032071B">
        <w:rPr>
          <w:rStyle w:val="CommentReference"/>
          <w:rFonts w:eastAsia="Arial"/>
          <w:lang w:eastAsia="en-GB"/>
        </w:rPr>
        <w:commentReference w:id="208"/>
      </w:r>
      <w:r w:rsidRPr="00042850">
        <w:t xml:space="preserve">: the </w:t>
      </w:r>
      <w:del w:id="209" w:author="David Sant" w:date="2025-12-03T15:34:00Z" w16du:dateUtc="2025-12-03T15:34:00Z">
        <w:r w:rsidR="00000000">
          <w:delText>document(s) and other materials</w:delText>
        </w:r>
      </w:del>
      <w:ins w:id="210" w:author="David Sant" w:date="2025-12-03T15:34:00Z" w16du:dateUtc="2025-12-03T15:34:00Z">
        <w:r w:rsidRPr="00042850">
          <w:t>document</w:t>
        </w:r>
        <w:r w:rsidR="00DF6CB8">
          <w:t>ation</w:t>
        </w:r>
      </w:ins>
      <w:r w:rsidRPr="00042850">
        <w:t xml:space="preserve"> made available to the Customer by the Supplier</w:t>
      </w:r>
      <w:r w:rsidR="00150726">
        <w:t xml:space="preserve"> </w:t>
      </w:r>
      <w:del w:id="211" w:author="David Sant" w:date="2025-12-03T15:34:00Z" w16du:dateUtc="2025-12-03T15:34:00Z">
        <w:r w:rsidR="00000000">
          <w:delText xml:space="preserve">online via [INSERT WEB ADDRESS] or such other web address notified by the Supplier to the Customer from time to time which sets out </w:delText>
        </w:r>
      </w:del>
      <w:ins w:id="212" w:author="David Sant" w:date="2025-12-03T15:34:00Z" w16du:dateUtc="2025-12-03T15:34:00Z">
        <w:r w:rsidR="00150726">
          <w:t>which may include</w:t>
        </w:r>
        <w:r w:rsidRPr="00042850">
          <w:t xml:space="preserve"> </w:t>
        </w:r>
      </w:ins>
      <w:r w:rsidRPr="00042850">
        <w:t xml:space="preserve">a description of the Services and </w:t>
      </w:r>
      <w:del w:id="213" w:author="David Sant" w:date="2025-12-03T15:34:00Z" w16du:dateUtc="2025-12-03T15:34:00Z">
        <w:r w:rsidR="00000000">
          <w:delText xml:space="preserve">the </w:delText>
        </w:r>
      </w:del>
      <w:r w:rsidRPr="00042850">
        <w:t xml:space="preserve">user instructions for the </w:t>
      </w:r>
      <w:r w:rsidRPr="00150726">
        <w:rPr>
          <w:rStyle w:val="DefTerm"/>
          <w:b w:val="0"/>
          <w:rPrChange w:id="214" w:author="David Sant" w:date="2025-12-03T15:34:00Z" w16du:dateUtc="2025-12-03T15:34:00Z">
            <w:rPr/>
          </w:rPrChange>
        </w:rPr>
        <w:t>Services.</w:t>
      </w:r>
      <w:bookmarkEnd w:id="207"/>
    </w:p>
    <w:p w14:paraId="5BE0D94E" w14:textId="77777777" w:rsidR="00000000" w:rsidRPr="00507A33" w:rsidRDefault="00000000" w:rsidP="000C276E">
      <w:pPr>
        <w:pStyle w:val="DefinedTermPara"/>
        <w:rPr>
          <w:del w:id="215" w:author="David Sant" w:date="2025-12-03T15:34:00Z" w16du:dateUtc="2025-12-03T15:34:00Z"/>
          <w:b/>
        </w:rPr>
      </w:pPr>
      <w:bookmarkStart w:id="216" w:name="a997257"/>
      <w:del w:id="217" w:author="David Sant" w:date="2025-12-03T15:34:00Z" w16du:dateUtc="2025-12-03T15:34:00Z">
        <w:r>
          <w:rPr>
            <w:rStyle w:val="DefTerm"/>
          </w:rPr>
          <w:delText>Effective Date</w:delText>
        </w:r>
        <w:r>
          <w:delText>: the date of this agreement.</w:delText>
        </w:r>
      </w:del>
    </w:p>
    <w:p w14:paraId="4BB939CF" w14:textId="5BFD5B21" w:rsidR="005F5CEA" w:rsidRPr="00042850" w:rsidRDefault="00000000" w:rsidP="005F5CEA">
      <w:pPr>
        <w:pStyle w:val="DefinedTermPara"/>
        <w:rPr>
          <w:ins w:id="218" w:author="David Sant" w:date="2025-12-03T15:34:00Z" w16du:dateUtc="2025-12-03T15:34:00Z"/>
          <w:b/>
        </w:rPr>
      </w:pPr>
      <w:del w:id="219" w:author="David Sant" w:date="2025-12-03T15:34:00Z" w16du:dateUtc="2025-12-03T15:34:00Z">
        <w:r>
          <w:rPr>
            <w:rStyle w:val="DefTerm"/>
          </w:rPr>
          <w:delText>[</w:delText>
        </w:r>
      </w:del>
      <w:ins w:id="220" w:author="David Sant" w:date="2025-12-03T15:34:00Z" w16du:dateUtc="2025-12-03T15:34:00Z">
        <w:r w:rsidR="005F5CEA" w:rsidRPr="00042850">
          <w:rPr>
            <w:rStyle w:val="DefTerm"/>
          </w:rPr>
          <w:t>Effective Date</w:t>
        </w:r>
        <w:commentRangeStart w:id="221"/>
        <w:commentRangeEnd w:id="221"/>
        <w:r w:rsidR="00FC6419">
          <w:rPr>
            <w:rStyle w:val="CommentReference"/>
            <w:rFonts w:eastAsia="Arial"/>
            <w:lang w:eastAsia="en-GB"/>
          </w:rPr>
          <w:commentReference w:id="221"/>
        </w:r>
        <w:r w:rsidR="005F5CEA" w:rsidRPr="00042850">
          <w:t xml:space="preserve">: </w:t>
        </w:r>
        <w:bookmarkEnd w:id="216"/>
        <w:r w:rsidR="0032071B" w:rsidRPr="0032071B">
          <w:t xml:space="preserve">(a) if the parties have executed an Order Form or written agreement incorporating these Terms and Conditions, the date such Order Form or written agreement is executed by the parties; or (b) if the </w:t>
        </w:r>
        <w:r w:rsidR="0032071B">
          <w:t>Customer</w:t>
        </w:r>
        <w:r w:rsidR="0032071B" w:rsidRPr="0032071B">
          <w:t xml:space="preserve"> places the Order through the </w:t>
        </w:r>
        <w:r w:rsidR="0032071B">
          <w:t>Platform</w:t>
        </w:r>
        <w:r w:rsidR="0032071B" w:rsidRPr="0032071B">
          <w:t xml:space="preserve">, </w:t>
        </w:r>
        <w:r w:rsidR="00027041" w:rsidRPr="00042850">
          <w:t xml:space="preserve">the date </w:t>
        </w:r>
        <w:r w:rsidR="002D2C04">
          <w:t>of the</w:t>
        </w:r>
        <w:r w:rsidR="00252D22">
          <w:t xml:space="preserve"> </w:t>
        </w:r>
        <w:r w:rsidR="0032071B">
          <w:t xml:space="preserve">Online </w:t>
        </w:r>
        <w:commentRangeStart w:id="222"/>
        <w:r w:rsidR="00252D22">
          <w:t xml:space="preserve">Order </w:t>
        </w:r>
        <w:r w:rsidR="002D2C04">
          <w:t>Confirmation</w:t>
        </w:r>
        <w:commentRangeEnd w:id="222"/>
        <w:r w:rsidR="00464217">
          <w:rPr>
            <w:rStyle w:val="CommentReference"/>
            <w:rFonts w:eastAsia="Arial"/>
            <w:lang w:eastAsia="en-GB"/>
          </w:rPr>
          <w:commentReference w:id="222"/>
        </w:r>
        <w:r w:rsidR="00027041" w:rsidRPr="00042850">
          <w:t>.</w:t>
        </w:r>
      </w:ins>
    </w:p>
    <w:p w14:paraId="1B7218C2" w14:textId="6EED82D0" w:rsidR="005F5CEA" w:rsidRPr="00FD7688" w:rsidRDefault="005F5CEA" w:rsidP="005F5CEA">
      <w:pPr>
        <w:pStyle w:val="DefinedTermPara"/>
        <w:rPr>
          <w:ins w:id="223" w:author="David Sant" w:date="2025-12-03T15:34:00Z" w16du:dateUtc="2025-12-03T15:34:00Z"/>
          <w:rStyle w:val="DefTerm"/>
        </w:rPr>
      </w:pPr>
      <w:bookmarkStart w:id="224" w:name="a801140"/>
      <w:ins w:id="225" w:author="David Sant" w:date="2025-12-03T15:34:00Z" w16du:dateUtc="2025-12-03T15:34:00Z">
        <w:r w:rsidRPr="00042850">
          <w:rPr>
            <w:rStyle w:val="DefTerm"/>
          </w:rPr>
          <w:t>EU GDPR</w:t>
        </w:r>
        <w:r w:rsidRPr="00042850">
          <w:rPr>
            <w:rStyle w:val="DefTerm"/>
            <w:b w:val="0"/>
            <w:bCs/>
          </w:rPr>
          <w:t>: the General Data Protection Regulation ((EU) 2016/679).</w:t>
        </w:r>
        <w:bookmarkEnd w:id="224"/>
      </w:ins>
    </w:p>
    <w:p w14:paraId="426450A7" w14:textId="232B233A" w:rsidR="00FD7688" w:rsidRPr="00CE4F62" w:rsidRDefault="00FD7688" w:rsidP="005F5CEA">
      <w:pPr>
        <w:pStyle w:val="DefinedTermPara"/>
        <w:rPr>
          <w:ins w:id="226" w:author="David Sant" w:date="2025-12-03T15:34:00Z" w16du:dateUtc="2025-12-03T15:34:00Z"/>
          <w:rFonts w:eastAsia="Arial"/>
          <w:b/>
        </w:rPr>
      </w:pPr>
      <w:ins w:id="227" w:author="David Sant" w:date="2025-12-03T15:34:00Z" w16du:dateUtc="2025-12-03T15:34:00Z">
        <w:r>
          <w:rPr>
            <w:rStyle w:val="DefTerm"/>
          </w:rPr>
          <w:t xml:space="preserve">Fees: </w:t>
        </w:r>
        <w:r w:rsidRPr="00FD7688">
          <w:rPr>
            <w:rStyle w:val="DefTerm"/>
            <w:b w:val="0"/>
            <w:bCs/>
          </w:rPr>
          <w:t xml:space="preserve">the fees </w:t>
        </w:r>
        <w:r w:rsidRPr="00042850">
          <w:t xml:space="preserve">payable by the Customer to the Supplier for the </w:t>
        </w:r>
        <w:r>
          <w:t>Services</w:t>
        </w:r>
        <w:r w:rsidRPr="00042850">
          <w:t xml:space="preserve">, </w:t>
        </w:r>
        <w:commentRangeStart w:id="228"/>
        <w:r w:rsidR="002826A0">
          <w:t xml:space="preserve">as set out in the </w:t>
        </w:r>
        <w:r w:rsidR="005404E9">
          <w:t>Order Details</w:t>
        </w:r>
        <w:commentRangeEnd w:id="228"/>
        <w:r w:rsidR="0069215E">
          <w:rPr>
            <w:rStyle w:val="CommentReference"/>
            <w:rFonts w:eastAsia="Arial"/>
            <w:lang w:eastAsia="en-GB"/>
          </w:rPr>
          <w:commentReference w:id="228"/>
        </w:r>
        <w:r w:rsidR="002826A0">
          <w:t xml:space="preserve">, </w:t>
        </w:r>
        <w:r>
          <w:t>including any Set</w:t>
        </w:r>
        <w:r w:rsidR="00645CDE">
          <w:t>-</w:t>
        </w:r>
        <w:r>
          <w:t>up Fees</w:t>
        </w:r>
        <w:r w:rsidR="00884D5F">
          <w:t xml:space="preserve">, </w:t>
        </w:r>
        <w:r>
          <w:t>Subscription Fees</w:t>
        </w:r>
        <w:r w:rsidR="00884D5F">
          <w:t>, Supp</w:t>
        </w:r>
        <w:r w:rsidR="00C44E82">
          <w:t>ort Fees and Other Fees</w:t>
        </w:r>
        <w:r w:rsidR="00615610">
          <w:t>.</w:t>
        </w:r>
        <w:r>
          <w:t xml:space="preserve"> </w:t>
        </w:r>
      </w:ins>
    </w:p>
    <w:p w14:paraId="35F8278B" w14:textId="229C503A" w:rsidR="00AA1B09" w:rsidRDefault="00AA1B09" w:rsidP="00AA1B09">
      <w:pPr>
        <w:pStyle w:val="DefinedTermPara"/>
      </w:pPr>
      <w:bookmarkStart w:id="229" w:name="a836428"/>
      <w:commentRangeStart w:id="230"/>
      <w:r w:rsidRPr="00042850">
        <w:rPr>
          <w:rStyle w:val="DefTerm"/>
        </w:rPr>
        <w:t xml:space="preserve">Heightened </w:t>
      </w:r>
      <w:commentRangeEnd w:id="230"/>
      <w:r w:rsidR="00464217">
        <w:rPr>
          <w:rStyle w:val="CommentReference"/>
          <w:rFonts w:eastAsia="Arial"/>
          <w:lang w:eastAsia="en-GB"/>
        </w:rPr>
        <w:commentReference w:id="230"/>
      </w:r>
      <w:r w:rsidRPr="00042850">
        <w:rPr>
          <w:rStyle w:val="DefTerm"/>
        </w:rPr>
        <w:t>Cybersecurity Requirements</w:t>
      </w:r>
      <w:r w:rsidRPr="00042850">
        <w:t>: any laws, regulations, codes, guidance (from regulatory and advisory bodies</w:t>
      </w:r>
      <w:del w:id="231" w:author="David Sant" w:date="2025-12-03T15:34:00Z" w16du:dateUtc="2025-12-03T15:34:00Z">
        <w:r w:rsidR="00000000">
          <w:delText>. Whether</w:delText>
        </w:r>
      </w:del>
      <w:ins w:id="232" w:author="David Sant" w:date="2025-12-03T15:34:00Z" w16du:dateUtc="2025-12-03T15:34:00Z">
        <w:r w:rsidR="005F5CEA" w:rsidRPr="00042850">
          <w:t>, w</w:t>
        </w:r>
        <w:r w:rsidRPr="00042850">
          <w:t>hether</w:t>
        </w:r>
      </w:ins>
      <w:r w:rsidRPr="00042850">
        <w:t xml:space="preserve"> mandatory or not), international and national standards, </w:t>
      </w:r>
      <w:del w:id="233" w:author="David Sant" w:date="2025-12-03T15:34:00Z" w16du:dateUtc="2025-12-03T15:34:00Z">
        <w:r w:rsidR="00000000">
          <w:delText>[</w:delText>
        </w:r>
      </w:del>
      <w:r w:rsidRPr="00042850">
        <w:t>industry schemes</w:t>
      </w:r>
      <w:del w:id="234" w:author="David Sant" w:date="2025-12-03T15:34:00Z" w16du:dateUtc="2025-12-03T15:34:00Z">
        <w:r w:rsidR="00000000">
          <w:delText>]</w:delText>
        </w:r>
      </w:del>
      <w:r w:rsidRPr="00042850">
        <w:t xml:space="preserve"> and sanctions, which are applicable to </w:t>
      </w:r>
      <w:ins w:id="235" w:author="David Sant" w:date="2025-12-03T15:34:00Z" w16du:dateUtc="2025-12-03T15:34:00Z">
        <w:r w:rsidRPr="00042850">
          <w:t xml:space="preserve">either </w:t>
        </w:r>
      </w:ins>
      <w:r w:rsidRPr="00042850">
        <w:t xml:space="preserve">the Customer </w:t>
      </w:r>
      <w:del w:id="236" w:author="David Sant" w:date="2025-12-03T15:34:00Z" w16du:dateUtc="2025-12-03T15:34:00Z">
        <w:r w:rsidR="00000000">
          <w:delText>[(</w:delText>
        </w:r>
      </w:del>
      <w:ins w:id="237" w:author="David Sant" w:date="2025-12-03T15:34:00Z" w16du:dateUtc="2025-12-03T15:34:00Z">
        <w:r w:rsidRPr="00042850">
          <w:t>or an Authorised User (</w:t>
        </w:r>
      </w:ins>
      <w:r w:rsidRPr="00042850">
        <w:t>but not the Supplier</w:t>
      </w:r>
      <w:del w:id="238" w:author="David Sant" w:date="2025-12-03T15:34:00Z" w16du:dateUtc="2025-12-03T15:34:00Z">
        <w:r w:rsidR="00000000">
          <w:delText>)]</w:delText>
        </w:r>
      </w:del>
      <w:ins w:id="239" w:author="David Sant" w:date="2025-12-03T15:34:00Z" w16du:dateUtc="2025-12-03T15:34:00Z">
        <w:r w:rsidRPr="00042850">
          <w:t>)</w:t>
        </w:r>
      </w:ins>
      <w:r w:rsidRPr="00042850">
        <w:t xml:space="preserve"> relating to security of network and information systems and security breach and incident reporting requirements, which may include the cybersecurity Directive ((EU) 2016/1148), Commission Implementing Regulation ((EU) 2018/151), the Network and Information systems Regulations 2018 (SI 506/2018), all as amended or updated from time to time. </w:t>
      </w:r>
      <w:r w:rsidRPr="00042850">
        <w:fldChar w:fldCharType="begin"/>
      </w:r>
      <w:r w:rsidRPr="00042850">
        <w:fldChar w:fldCharType="end"/>
      </w:r>
      <w:bookmarkEnd w:id="229"/>
      <w:del w:id="240" w:author="David Sant" w:date="2025-12-03T15:34:00Z" w16du:dateUtc="2025-12-03T15:34:00Z">
        <w:r w:rsidR="00000000">
          <w:delText>]</w:delText>
        </w:r>
      </w:del>
    </w:p>
    <w:p w14:paraId="57730C5A" w14:textId="77777777" w:rsidR="00A83AB3" w:rsidRPr="00042850" w:rsidRDefault="00A83AB3" w:rsidP="00A83AB3">
      <w:pPr>
        <w:pStyle w:val="DefinedTermPara"/>
        <w:rPr>
          <w:ins w:id="241" w:author="David Sant" w:date="2025-12-03T15:34:00Z" w16du:dateUtc="2025-12-03T15:34:00Z"/>
          <w:rStyle w:val="DefTerm"/>
        </w:rPr>
      </w:pPr>
      <w:commentRangeStart w:id="242"/>
      <w:ins w:id="243" w:author="David Sant" w:date="2025-12-03T15:34:00Z" w16du:dateUtc="2025-12-03T15:34:00Z">
        <w:r>
          <w:rPr>
            <w:rStyle w:val="DefTerm"/>
          </w:rPr>
          <w:t>Improvements</w:t>
        </w:r>
        <w:commentRangeEnd w:id="242"/>
        <w:r w:rsidR="003E0458">
          <w:rPr>
            <w:rStyle w:val="CommentReference"/>
            <w:rFonts w:eastAsia="Arial"/>
            <w:lang w:eastAsia="en-GB"/>
          </w:rPr>
          <w:commentReference w:id="242"/>
        </w:r>
        <w:r w:rsidRPr="00042850">
          <w:rPr>
            <w:rStyle w:val="DefTerm"/>
            <w:b w:val="0"/>
            <w:bCs/>
          </w:rPr>
          <w:t xml:space="preserve">: </w:t>
        </w:r>
        <w:r w:rsidRPr="00042850">
          <w:t>any improvement, enhancement or modifications to the Platform, the Services, or the functionality or features offered by them, whether following requests or feedback from the Customer or suggestions made by the Supplier</w:t>
        </w:r>
        <w:r w:rsidRPr="00042850">
          <w:rPr>
            <w:rStyle w:val="DefTerm"/>
            <w:b w:val="0"/>
            <w:bCs/>
          </w:rPr>
          <w:t>.</w:t>
        </w:r>
      </w:ins>
    </w:p>
    <w:p w14:paraId="0130A593" w14:textId="666F63A7" w:rsidR="00AA1B09" w:rsidRPr="00B82D80" w:rsidRDefault="00AA1B09" w:rsidP="00B82D80">
      <w:pPr>
        <w:pStyle w:val="DefinedTermPara"/>
        <w:rPr>
          <w:b/>
        </w:rPr>
      </w:pPr>
      <w:bookmarkStart w:id="244" w:name="a246852"/>
      <w:r w:rsidRPr="00042850">
        <w:rPr>
          <w:rStyle w:val="DefTerm"/>
        </w:rPr>
        <w:t>Initial Subscription Term</w:t>
      </w:r>
      <w:r w:rsidRPr="00042850">
        <w:t xml:space="preserve">: the initial term of </w:t>
      </w:r>
      <w:del w:id="245" w:author="David Sant" w:date="2025-12-03T15:34:00Z" w16du:dateUtc="2025-12-03T15:34:00Z">
        <w:r w:rsidR="00000000">
          <w:delText xml:space="preserve">this agreement </w:delText>
        </w:r>
      </w:del>
      <w:ins w:id="246" w:author="David Sant" w:date="2025-12-03T15:34:00Z" w16du:dateUtc="2025-12-03T15:34:00Z">
        <w:r w:rsidR="00B82D80">
          <w:t>the</w:t>
        </w:r>
        <w:r w:rsidRPr="00042850">
          <w:t xml:space="preserve"> </w:t>
        </w:r>
        <w:r w:rsidR="00B82D80">
          <w:t>relevant Services</w:t>
        </w:r>
        <w:r w:rsidRPr="00042850">
          <w:t xml:space="preserve"> </w:t>
        </w:r>
      </w:ins>
      <w:r w:rsidRPr="00042850">
        <w:t>as set out in</w:t>
      </w:r>
      <w:r w:rsidR="005F5CEA" w:rsidRPr="00042850">
        <w:t xml:space="preserve"> </w:t>
      </w:r>
      <w:del w:id="247" w:author="David Sant" w:date="2025-12-03T15:34:00Z" w16du:dateUtc="2025-12-03T15:34:00Z">
        <w:r w:rsidR="00000000">
          <w:fldChar w:fldCharType="begin"/>
        </w:r>
        <w:r w:rsidR="00000000">
          <w:rPr>
            <w:highlight w:val="lightGray"/>
          </w:rPr>
          <w:delInstrText>REF a325941 \h \w</w:delInstrText>
        </w:r>
        <w:r w:rsidR="00000000">
          <w:fldChar w:fldCharType="separate"/>
        </w:r>
        <w:r w:rsidR="00000000">
          <w:delText>Schedule 2</w:delText>
        </w:r>
        <w:r w:rsidR="00000000">
          <w:fldChar w:fldCharType="end"/>
        </w:r>
        <w:r w:rsidR="00000000">
          <w:delText>.</w:delText>
        </w:r>
      </w:del>
      <w:ins w:id="248" w:author="David Sant" w:date="2025-12-03T15:34:00Z" w16du:dateUtc="2025-12-03T15:34:00Z">
        <w:r w:rsidR="005F5CEA" w:rsidRPr="00042850">
          <w:t xml:space="preserve">the </w:t>
        </w:r>
        <w:r w:rsidR="005404E9">
          <w:t>Order Details</w:t>
        </w:r>
        <w:r w:rsidR="005A1B97">
          <w:t>, commencing on the Subscription Start Date</w:t>
        </w:r>
        <w:r w:rsidRPr="00042850">
          <w:t>.</w:t>
        </w:r>
        <w:bookmarkEnd w:id="244"/>
        <w:commentRangeStart w:id="249"/>
        <w:commentRangeEnd w:id="249"/>
        <w:r w:rsidR="00FB1BFB">
          <w:rPr>
            <w:rStyle w:val="CommentReference"/>
            <w:rFonts w:eastAsia="Arial"/>
            <w:lang w:eastAsia="en-GB"/>
          </w:rPr>
          <w:commentReference w:id="249"/>
        </w:r>
      </w:ins>
    </w:p>
    <w:p w14:paraId="5A4EF2DB" w14:textId="77777777" w:rsidR="00000000" w:rsidRDefault="00000000" w:rsidP="000C276E">
      <w:pPr>
        <w:pStyle w:val="DefinedTermPara"/>
        <w:rPr>
          <w:del w:id="250" w:author="David Sant" w:date="2025-12-03T15:34:00Z" w16du:dateUtc="2025-12-03T15:34:00Z"/>
          <w:rStyle w:val="DefTerm"/>
        </w:rPr>
      </w:pPr>
      <w:bookmarkStart w:id="251" w:name="a541869"/>
      <w:del w:id="252" w:author="David Sant" w:date="2025-12-03T15:34:00Z" w16du:dateUtc="2025-12-03T15:34:00Z">
        <w:r>
          <w:rPr>
            <w:rStyle w:val="DefTerm"/>
          </w:rPr>
          <w:lastRenderedPageBreak/>
          <w:delText>[Mandatory Policies</w:delText>
        </w:r>
        <w:r>
          <w:delText xml:space="preserve">: the [Customer's </w:delText>
        </w:r>
        <w:r>
          <w:rPr>
            <w:b/>
          </w:rPr>
          <w:delText>OR</w:delText>
        </w:r>
        <w:r>
          <w:delText xml:space="preserve"> Supplier's] business policies [and codes] [attached </w:delText>
        </w:r>
        <w:r>
          <w:rPr>
            <w:b/>
          </w:rPr>
          <w:delText>OR</w:delText>
        </w:r>
        <w:r>
          <w:delText xml:space="preserve"> listed] in </w:delText>
        </w:r>
        <w:r>
          <w:fldChar w:fldCharType="begin"/>
        </w:r>
        <w:r>
          <w:rPr>
            <w:highlight w:val="lightGray"/>
          </w:rPr>
          <w:delInstrText>REF a486123 \h \w</w:delInstrText>
        </w:r>
        <w:r>
          <w:fldChar w:fldCharType="separate"/>
        </w:r>
        <w:r>
          <w:delText>Schedule 3</w:delText>
        </w:r>
        <w:r>
          <w:fldChar w:fldCharType="end"/>
        </w:r>
        <w:r>
          <w:delText xml:space="preserve">, as amended by notification to the [Supplier </w:delText>
        </w:r>
        <w:r>
          <w:rPr>
            <w:b/>
          </w:rPr>
          <w:delText>OR</w:delText>
        </w:r>
        <w:r>
          <w:delText xml:space="preserve"> Customer] from time to time.]</w:delText>
        </w:r>
        <w:bookmarkEnd w:id="251"/>
      </w:del>
    </w:p>
    <w:p w14:paraId="35DE4E3E" w14:textId="56B38992" w:rsidR="005343FE" w:rsidRPr="003941A0" w:rsidRDefault="005343FE" w:rsidP="00AA1B09">
      <w:pPr>
        <w:pStyle w:val="DefinedTermPara"/>
        <w:rPr>
          <w:ins w:id="253" w:author="David Sant" w:date="2025-12-03T15:34:00Z" w16du:dateUtc="2025-12-03T15:34:00Z"/>
          <w:b/>
        </w:rPr>
      </w:pPr>
      <w:ins w:id="254" w:author="David Sant" w:date="2025-12-03T15:34:00Z" w16du:dateUtc="2025-12-03T15:34:00Z">
        <w:r w:rsidRPr="00042850">
          <w:rPr>
            <w:b/>
          </w:rPr>
          <w:t>Intellectual Property Rights</w:t>
        </w:r>
        <w:r w:rsidRPr="00042850">
          <w:rPr>
            <w:bCs/>
          </w:rPr>
          <w:t xml:space="preserve">:  patents, utility models, rights to inventions, copyright and neighbouring and related rights, all other rights in the nature of copyright, </w:t>
        </w:r>
        <w:proofErr w:type="spellStart"/>
        <w:r w:rsidRPr="00042850">
          <w:rPr>
            <w:bCs/>
          </w:rPr>
          <w:t>trade marks</w:t>
        </w:r>
        <w:proofErr w:type="spellEnd"/>
        <w:r w:rsidRPr="00042850">
          <w:rPr>
            <w:bCs/>
          </w:rPr>
          <w:t xml:space="preserve"> and service marks, business names and domain names, rights in get-up and trade dress, goodwill and the right to sue for passing off or unfair competition, rights in designs, database rights,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ins>
    </w:p>
    <w:p w14:paraId="11F4CDB7" w14:textId="4D329B60" w:rsidR="00AA1B09" w:rsidRPr="003E03D7" w:rsidRDefault="00AA1B09" w:rsidP="00AA1B09">
      <w:pPr>
        <w:pStyle w:val="DefinedTermPara"/>
        <w:rPr>
          <w:b/>
          <w:rPrChange w:id="255" w:author="David Sant" w:date="2025-12-03T15:34:00Z" w16du:dateUtc="2025-12-03T15:34:00Z">
            <w:rPr>
              <w:rStyle w:val="DefTerm"/>
              <w:rFonts w:eastAsia="Arial Unicode MS"/>
            </w:rPr>
          </w:rPrChange>
        </w:rPr>
      </w:pPr>
      <w:bookmarkStart w:id="256" w:name="a735260"/>
      <w:commentRangeStart w:id="257"/>
      <w:r w:rsidRPr="00042850">
        <w:rPr>
          <w:rStyle w:val="DefTerm"/>
        </w:rPr>
        <w:t>Normal Business Hours</w:t>
      </w:r>
      <w:commentRangeEnd w:id="257"/>
      <w:del w:id="258" w:author="David Sant" w:date="2025-12-03T15:34:00Z" w16du:dateUtc="2025-12-03T15:34:00Z">
        <w:r w:rsidR="00000000">
          <w:delText>: [8</w:delText>
        </w:r>
      </w:del>
      <w:ins w:id="259" w:author="David Sant" w:date="2025-12-03T15:34:00Z" w16du:dateUtc="2025-12-03T15:34:00Z">
        <w:r w:rsidR="004A1E28">
          <w:rPr>
            <w:rStyle w:val="CommentReference"/>
            <w:rFonts w:eastAsia="Arial"/>
            <w:lang w:eastAsia="en-GB"/>
          </w:rPr>
          <w:commentReference w:id="257"/>
        </w:r>
        <w:r w:rsidRPr="00042850">
          <w:t xml:space="preserve">: </w:t>
        </w:r>
        <w:r w:rsidR="001F6977">
          <w:t>9</w:t>
        </w:r>
      </w:ins>
      <w:r w:rsidRPr="00042850">
        <w:t xml:space="preserve">.00 am </w:t>
      </w:r>
      <w:ins w:id="260" w:author="David Sant" w:date="2025-12-03T15:34:00Z" w16du:dateUtc="2025-12-03T15:34:00Z">
        <w:r w:rsidR="001F6977">
          <w:t xml:space="preserve">CET </w:t>
        </w:r>
      </w:ins>
      <w:r w:rsidRPr="00042850">
        <w:t xml:space="preserve">to </w:t>
      </w:r>
      <w:del w:id="261" w:author="David Sant" w:date="2025-12-03T15:34:00Z" w16du:dateUtc="2025-12-03T15:34:00Z">
        <w:r w:rsidR="00000000">
          <w:delText>6</w:delText>
        </w:r>
      </w:del>
      <w:ins w:id="262" w:author="David Sant" w:date="2025-12-03T15:34:00Z" w16du:dateUtc="2025-12-03T15:34:00Z">
        <w:r w:rsidR="005A0D67">
          <w:t>5</w:t>
        </w:r>
      </w:ins>
      <w:r w:rsidRPr="00042850">
        <w:t>.00 pm</w:t>
      </w:r>
      <w:del w:id="263" w:author="David Sant" w:date="2025-12-03T15:34:00Z" w16du:dateUtc="2025-12-03T15:34:00Z">
        <w:r w:rsidR="00000000">
          <w:delText>] local UK time</w:delText>
        </w:r>
      </w:del>
      <w:ins w:id="264" w:author="David Sant" w:date="2025-12-03T15:34:00Z" w16du:dateUtc="2025-12-03T15:34:00Z">
        <w:r w:rsidRPr="00042850">
          <w:t xml:space="preserve"> </w:t>
        </w:r>
        <w:r w:rsidR="005A0D67">
          <w:t>CET</w:t>
        </w:r>
      </w:ins>
      <w:r w:rsidRPr="00042850">
        <w:t>, each Business Day.</w:t>
      </w:r>
      <w:bookmarkEnd w:id="256"/>
    </w:p>
    <w:p w14:paraId="021071FD" w14:textId="58779531" w:rsidR="00E73724" w:rsidRPr="00E73724" w:rsidRDefault="00000000" w:rsidP="00AA1B09">
      <w:pPr>
        <w:pStyle w:val="DefinedTermPara"/>
        <w:rPr>
          <w:ins w:id="265" w:author="David Sant" w:date="2025-12-03T15:34:00Z" w16du:dateUtc="2025-12-03T15:34:00Z"/>
          <w:rFonts w:eastAsia="Arial"/>
          <w:b/>
        </w:rPr>
      </w:pPr>
      <w:bookmarkStart w:id="266" w:name="a595679"/>
      <w:del w:id="267" w:author="David Sant" w:date="2025-12-03T15:34:00Z" w16du:dateUtc="2025-12-03T15:34:00Z">
        <w:r>
          <w:rPr>
            <w:rStyle w:val="DefTerm"/>
          </w:rPr>
          <w:delText>Renewal</w:delText>
        </w:r>
      </w:del>
      <w:commentRangeStart w:id="268"/>
      <w:ins w:id="269" w:author="David Sant" w:date="2025-12-03T15:34:00Z" w16du:dateUtc="2025-12-03T15:34:00Z">
        <w:r w:rsidR="001D3ABD" w:rsidRPr="00042850">
          <w:rPr>
            <w:rStyle w:val="DefTerm"/>
          </w:rPr>
          <w:t>Notice</w:t>
        </w:r>
      </w:ins>
      <w:r w:rsidR="001D3ABD" w:rsidRPr="00042850">
        <w:rPr>
          <w:rStyle w:val="DefTerm"/>
        </w:rPr>
        <w:t xml:space="preserve"> Period</w:t>
      </w:r>
      <w:commentRangeEnd w:id="268"/>
      <w:del w:id="270" w:author="David Sant" w:date="2025-12-03T15:34:00Z" w16du:dateUtc="2025-12-03T15:34:00Z">
        <w:r>
          <w:delText>:</w:delText>
        </w:r>
      </w:del>
      <w:ins w:id="271" w:author="David Sant" w:date="2025-12-03T15:34:00Z" w16du:dateUtc="2025-12-03T15:34:00Z">
        <w:r w:rsidR="00F56B00">
          <w:rPr>
            <w:rStyle w:val="CommentReference"/>
            <w:rFonts w:eastAsia="Arial"/>
            <w:lang w:eastAsia="en-GB"/>
          </w:rPr>
          <w:commentReference w:id="268"/>
        </w:r>
        <w:r w:rsidR="001D3ABD" w:rsidRPr="00042850">
          <w:t xml:space="preserve">: </w:t>
        </w:r>
        <w:r w:rsidR="000A294A">
          <w:t>if</w:t>
        </w:r>
      </w:ins>
      <w:r w:rsidR="000A294A">
        <w:t xml:space="preserve"> the </w:t>
      </w:r>
      <w:ins w:id="272" w:author="David Sant" w:date="2025-12-03T15:34:00Z" w16du:dateUtc="2025-12-03T15:34:00Z">
        <w:r w:rsidR="000A294A">
          <w:t>Customer is giving notice</w:t>
        </w:r>
        <w:r w:rsidR="00E73724">
          <w:t>:</w:t>
        </w:r>
      </w:ins>
    </w:p>
    <w:p w14:paraId="771107E9" w14:textId="21117B09" w:rsidR="00E73724" w:rsidRPr="00E73724" w:rsidRDefault="000A294A" w:rsidP="00E73724">
      <w:pPr>
        <w:pStyle w:val="DefinedTermNumber"/>
        <w:rPr>
          <w:ins w:id="273" w:author="David Sant" w:date="2025-12-03T15:34:00Z" w16du:dateUtc="2025-12-03T15:34:00Z"/>
          <w:rFonts w:eastAsia="Arial"/>
          <w:b/>
        </w:rPr>
      </w:pPr>
      <w:ins w:id="274" w:author="David Sant" w:date="2025-12-03T15:34:00Z" w16du:dateUtc="2025-12-03T15:34:00Z">
        <w:r>
          <w:t>via the Platform, the</w:t>
        </w:r>
        <w:r w:rsidR="001B74B8">
          <w:t xml:space="preserve"> Customer</w:t>
        </w:r>
        <w:r>
          <w:t xml:space="preserve"> can do so at any point prior to the expiry of the </w:t>
        </w:r>
        <w:r w:rsidR="00E73724">
          <w:t>Subscription Term</w:t>
        </w:r>
        <w:r w:rsidR="001B74B8">
          <w:t xml:space="preserve"> or Trial Period</w:t>
        </w:r>
        <w:r w:rsidR="007A349F">
          <w:t>, as applicable</w:t>
        </w:r>
        <w:r w:rsidR="00E73724">
          <w:t>; or</w:t>
        </w:r>
      </w:ins>
    </w:p>
    <w:p w14:paraId="1DBE7E6C" w14:textId="7EA36AFD" w:rsidR="001D3ABD" w:rsidRPr="00D36BF4" w:rsidRDefault="00E73724" w:rsidP="00704CEE">
      <w:pPr>
        <w:pStyle w:val="DefinedTermNumber"/>
        <w:rPr>
          <w:rFonts w:eastAsia="Arial"/>
          <w:b/>
        </w:rPr>
        <w:pPrChange w:id="275" w:author="David Sant" w:date="2025-12-03T15:34:00Z" w16du:dateUtc="2025-12-03T15:34:00Z">
          <w:pPr>
            <w:pStyle w:val="DefinedTermPara"/>
          </w:pPr>
        </w:pPrChange>
      </w:pPr>
      <w:ins w:id="276" w:author="David Sant" w:date="2025-12-03T15:34:00Z" w16du:dateUtc="2025-12-03T15:34:00Z">
        <w:r>
          <w:t>by contacting the Supplier in writing</w:t>
        </w:r>
        <w:r w:rsidR="006604B0">
          <w:t xml:space="preserve">, the notice </w:t>
        </w:r>
      </w:ins>
      <w:r w:rsidR="006604B0">
        <w:t xml:space="preserve">period </w:t>
      </w:r>
      <w:del w:id="277" w:author="David Sant" w:date="2025-12-03T15:34:00Z" w16du:dateUtc="2025-12-03T15:34:00Z">
        <w:r w:rsidR="00000000">
          <w:delText xml:space="preserve">described in </w:delText>
        </w:r>
        <w:r w:rsidR="00000000">
          <w:fldChar w:fldCharType="begin"/>
        </w:r>
        <w:r w:rsidR="00000000">
          <w:delInstrText>PAGEREF a819484\#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a819484 \h \w</w:delInstrText>
        </w:r>
        <w:r w:rsidR="00000000">
          <w:fldChar w:fldCharType="separate"/>
        </w:r>
        <w:r w:rsidR="00000000">
          <w:delText>14.1</w:delText>
        </w:r>
        <w:r w:rsidR="00000000">
          <w:fldChar w:fldCharType="end"/>
        </w:r>
        <w:r w:rsidR="00000000">
          <w:delText>.</w:delText>
        </w:r>
      </w:del>
      <w:ins w:id="278" w:author="David Sant" w:date="2025-12-03T15:34:00Z" w16du:dateUtc="2025-12-03T15:34:00Z">
        <w:r w:rsidR="006604B0">
          <w:t xml:space="preserve">shall be </w:t>
        </w:r>
        <w:r w:rsidR="00452A8D">
          <w:t xml:space="preserve">the </w:t>
        </w:r>
        <w:r w:rsidR="007C69D9">
          <w:t>period set out in the Order Details</w:t>
        </w:r>
        <w:r w:rsidR="009C5C5C">
          <w:t xml:space="preserve"> or</w:t>
        </w:r>
        <w:r w:rsidR="00417B40">
          <w:t>, if it is not set out in the Order Details</w:t>
        </w:r>
        <w:r w:rsidR="009C5C5C">
          <w:t xml:space="preserve">, </w:t>
        </w:r>
        <w:r w:rsidR="00704CEE">
          <w:t>30</w:t>
        </w:r>
        <w:r w:rsidR="009C5C5C">
          <w:t xml:space="preserve"> days</w:t>
        </w:r>
        <w:r w:rsidR="007C69D9">
          <w:t>.</w:t>
        </w:r>
      </w:ins>
      <w:bookmarkEnd w:id="266"/>
    </w:p>
    <w:p w14:paraId="338C694F" w14:textId="5E4C6538" w:rsidR="00D36BF4" w:rsidRPr="00675F88" w:rsidRDefault="00000000" w:rsidP="00AA1B09">
      <w:pPr>
        <w:pStyle w:val="DefinedTermPara"/>
        <w:rPr>
          <w:ins w:id="279" w:author="David Sant" w:date="2025-12-03T15:34:00Z" w16du:dateUtc="2025-12-03T15:34:00Z"/>
          <w:rFonts w:eastAsia="Arial"/>
          <w:b/>
        </w:rPr>
      </w:pPr>
      <w:del w:id="280" w:author="David Sant" w:date="2025-12-03T15:34:00Z" w16du:dateUtc="2025-12-03T15:34:00Z">
        <w:r>
          <w:rPr>
            <w:rStyle w:val="DefTerm"/>
          </w:rPr>
          <w:delText>Services</w:delText>
        </w:r>
      </w:del>
      <w:commentRangeStart w:id="281"/>
      <w:ins w:id="282" w:author="David Sant" w:date="2025-12-03T15:34:00Z" w16du:dateUtc="2025-12-03T15:34:00Z">
        <w:r w:rsidR="00D36BF4">
          <w:rPr>
            <w:rStyle w:val="DefTerm"/>
          </w:rPr>
          <w:t>Other Fees</w:t>
        </w:r>
        <w:r w:rsidR="00D36BF4" w:rsidRPr="00D36BF4">
          <w:t>:</w:t>
        </w:r>
        <w:r w:rsidR="00D36BF4" w:rsidRPr="00D36BF4">
          <w:rPr>
            <w:rFonts w:eastAsia="Arial"/>
            <w:bCs/>
          </w:rPr>
          <w:t xml:space="preserve"> </w:t>
        </w:r>
        <w:commentRangeEnd w:id="281"/>
        <w:r w:rsidR="008B0896">
          <w:rPr>
            <w:rStyle w:val="CommentReference"/>
            <w:rFonts w:eastAsia="Arial"/>
            <w:lang w:eastAsia="en-GB"/>
          </w:rPr>
          <w:commentReference w:id="281"/>
        </w:r>
        <w:r w:rsidR="00D36BF4" w:rsidRPr="00D36BF4">
          <w:rPr>
            <w:rFonts w:eastAsia="Arial"/>
            <w:bCs/>
          </w:rPr>
          <w:t xml:space="preserve">any </w:t>
        </w:r>
        <w:r w:rsidR="00BD5B7E">
          <w:rPr>
            <w:rFonts w:eastAsia="Arial"/>
            <w:bCs/>
          </w:rPr>
          <w:t>f</w:t>
        </w:r>
        <w:r w:rsidR="00D36BF4">
          <w:rPr>
            <w:rFonts w:eastAsia="Arial"/>
            <w:bCs/>
          </w:rPr>
          <w:t xml:space="preserve">ees set out in the </w:t>
        </w:r>
        <w:r w:rsidR="005404E9">
          <w:rPr>
            <w:rFonts w:eastAsia="Arial"/>
            <w:bCs/>
          </w:rPr>
          <w:t>Order Details</w:t>
        </w:r>
        <w:r w:rsidR="000D05CC">
          <w:rPr>
            <w:rFonts w:eastAsia="Arial"/>
            <w:bCs/>
          </w:rPr>
          <w:t xml:space="preserve"> which are not Set-up Fees, Subscription Fees</w:t>
        </w:r>
        <w:r w:rsidR="00BD5B7E">
          <w:rPr>
            <w:rFonts w:eastAsia="Arial"/>
            <w:bCs/>
          </w:rPr>
          <w:t xml:space="preserve"> or Support Fees</w:t>
        </w:r>
        <w:r w:rsidR="00D36BF4">
          <w:rPr>
            <w:rFonts w:eastAsia="Arial"/>
            <w:bCs/>
          </w:rPr>
          <w:t xml:space="preserve">, including </w:t>
        </w:r>
        <w:r w:rsidR="00EB0A13">
          <w:rPr>
            <w:rFonts w:eastAsia="Arial"/>
            <w:bCs/>
          </w:rPr>
          <w:t xml:space="preserve">(without limitation) </w:t>
        </w:r>
        <w:r w:rsidR="00D36BF4">
          <w:rPr>
            <w:rFonts w:eastAsia="Arial"/>
            <w:bCs/>
          </w:rPr>
          <w:t>for customisation of the Services.</w:t>
        </w:r>
      </w:ins>
    </w:p>
    <w:p w14:paraId="7DED5ABB" w14:textId="44D51B1F" w:rsidR="00675F88" w:rsidRPr="00093C39" w:rsidRDefault="00675F88" w:rsidP="00AA1B09">
      <w:pPr>
        <w:pStyle w:val="DefinedTermPara"/>
        <w:rPr>
          <w:ins w:id="283" w:author="David Sant" w:date="2025-12-03T15:34:00Z" w16du:dateUtc="2025-12-03T15:34:00Z"/>
          <w:rFonts w:eastAsia="Arial"/>
          <w:b/>
        </w:rPr>
      </w:pPr>
      <w:ins w:id="284" w:author="David Sant" w:date="2025-12-03T15:34:00Z" w16du:dateUtc="2025-12-03T15:34:00Z">
        <w:r>
          <w:rPr>
            <w:rStyle w:val="DefTerm"/>
          </w:rPr>
          <w:t>Order</w:t>
        </w:r>
        <w:r w:rsidRPr="00675F88">
          <w:rPr>
            <w:rStyle w:val="DefTerm"/>
            <w:b w:val="0"/>
            <w:bCs/>
          </w:rPr>
          <w:t>:</w:t>
        </w:r>
        <w:r w:rsidRPr="00675F88">
          <w:rPr>
            <w:rFonts w:eastAsia="Arial"/>
            <w:b/>
            <w:bCs/>
          </w:rPr>
          <w:t xml:space="preserve"> </w:t>
        </w:r>
        <w:r w:rsidR="005404E9">
          <w:rPr>
            <w:rFonts w:eastAsia="Arial"/>
          </w:rPr>
          <w:t>a</w:t>
        </w:r>
        <w:r w:rsidR="006547A3">
          <w:rPr>
            <w:rFonts w:eastAsia="Arial"/>
          </w:rPr>
          <w:t>n</w:t>
        </w:r>
        <w:r w:rsidR="005404E9">
          <w:rPr>
            <w:rFonts w:eastAsia="Arial"/>
          </w:rPr>
          <w:t xml:space="preserve"> agreement between the parties</w:t>
        </w:r>
        <w:r w:rsidR="00BD1F7E">
          <w:rPr>
            <w:rFonts w:eastAsia="Arial"/>
          </w:rPr>
          <w:t>,</w:t>
        </w:r>
        <w:r w:rsidR="00BD1F7E" w:rsidRPr="00BD1F7E">
          <w:rPr>
            <w:rFonts w:eastAsia="Arial"/>
          </w:rPr>
          <w:t xml:space="preserve"> </w:t>
        </w:r>
        <w:r w:rsidR="00BD1F7E">
          <w:rPr>
            <w:rFonts w:eastAsia="Arial"/>
          </w:rPr>
          <w:t>incorporating these Terms and Conditions,</w:t>
        </w:r>
        <w:r w:rsidR="00AD5236">
          <w:rPr>
            <w:rFonts w:eastAsia="Arial"/>
          </w:rPr>
          <w:t xml:space="preserve"> under which the Customer agrees to </w:t>
        </w:r>
        <w:proofErr w:type="gramStart"/>
        <w:r w:rsidR="00AD5236">
          <w:rPr>
            <w:rFonts w:eastAsia="Arial"/>
          </w:rPr>
          <w:t>purchase</w:t>
        </w:r>
        <w:proofErr w:type="gramEnd"/>
        <w:r w:rsidR="00AD5236">
          <w:rPr>
            <w:rFonts w:eastAsia="Arial"/>
          </w:rPr>
          <w:t xml:space="preserve"> and the Supplier agrees to provide </w:t>
        </w:r>
        <w:r w:rsidR="001213DE">
          <w:rPr>
            <w:rFonts w:eastAsia="Arial"/>
          </w:rPr>
          <w:t xml:space="preserve">the </w:t>
        </w:r>
        <w:r w:rsidR="00AD5236">
          <w:rPr>
            <w:rFonts w:eastAsia="Arial"/>
          </w:rPr>
          <w:t>Services</w:t>
        </w:r>
        <w:r w:rsidR="00202079">
          <w:rPr>
            <w:rFonts w:eastAsia="Arial"/>
          </w:rPr>
          <w:t>,</w:t>
        </w:r>
        <w:r w:rsidR="00AD5236">
          <w:rPr>
            <w:rFonts w:eastAsia="Arial"/>
          </w:rPr>
          <w:t xml:space="preserve"> </w:t>
        </w:r>
        <w:r w:rsidR="00BD1F7E">
          <w:rPr>
            <w:rFonts w:eastAsia="Arial"/>
          </w:rPr>
          <w:t>as</w:t>
        </w:r>
        <w:r w:rsidR="00202079">
          <w:rPr>
            <w:rFonts w:eastAsia="Arial"/>
          </w:rPr>
          <w:t xml:space="preserve"> </w:t>
        </w:r>
        <w:r w:rsidR="00AB6B32">
          <w:rPr>
            <w:rFonts w:eastAsia="Arial"/>
          </w:rPr>
          <w:t>set out in the Order Details</w:t>
        </w:r>
        <w:r w:rsidR="005404E9">
          <w:rPr>
            <w:rFonts w:eastAsia="Arial"/>
          </w:rPr>
          <w:t>.</w:t>
        </w:r>
      </w:ins>
    </w:p>
    <w:p w14:paraId="03217576" w14:textId="05C2C5AC" w:rsidR="00093C39" w:rsidRPr="00093C39" w:rsidRDefault="0032071B" w:rsidP="00093C39">
      <w:pPr>
        <w:pStyle w:val="DefinedTermPara"/>
        <w:rPr>
          <w:ins w:id="285" w:author="David Sant" w:date="2025-12-03T15:34:00Z" w16du:dateUtc="2025-12-03T15:34:00Z"/>
        </w:rPr>
      </w:pPr>
      <w:ins w:id="286" w:author="David Sant" w:date="2025-12-03T15:34:00Z" w16du:dateUtc="2025-12-03T15:34:00Z">
        <w:r>
          <w:rPr>
            <w:b/>
            <w:bCs/>
          </w:rPr>
          <w:t>Online Order Confirmation</w:t>
        </w:r>
        <w:commentRangeStart w:id="287"/>
        <w:commentRangeEnd w:id="287"/>
        <w:r w:rsidR="00095DC5">
          <w:rPr>
            <w:rStyle w:val="CommentReference"/>
            <w:rFonts w:eastAsia="Arial"/>
            <w:lang w:eastAsia="en-GB"/>
          </w:rPr>
          <w:commentReference w:id="287"/>
        </w:r>
        <w:r w:rsidR="00093C39">
          <w:t xml:space="preserve">: an email from the Supplier to the Customer stating that the Supplier accepts an Order placed by the Customer through </w:t>
        </w:r>
        <w:r w:rsidR="000D2C2C">
          <w:t>the Platform</w:t>
        </w:r>
        <w:r w:rsidR="00AE6C00">
          <w:t xml:space="preserve"> and which</w:t>
        </w:r>
        <w:r w:rsidR="00460542">
          <w:t xml:space="preserve"> </w:t>
        </w:r>
        <w:r w:rsidR="00DC1597">
          <w:t>sets out</w:t>
        </w:r>
        <w:r w:rsidR="00AE6C00">
          <w:t xml:space="preserve"> the </w:t>
        </w:r>
        <w:r w:rsidR="00DC1597">
          <w:t>Order Details</w:t>
        </w:r>
        <w:r w:rsidR="00093C39">
          <w:t>.</w:t>
        </w:r>
      </w:ins>
    </w:p>
    <w:p w14:paraId="5439D649" w14:textId="5773A43C" w:rsidR="007F7D2A" w:rsidRPr="002841C3" w:rsidRDefault="00E36234" w:rsidP="00AA1B09">
      <w:pPr>
        <w:pStyle w:val="DefinedTermPara"/>
        <w:rPr>
          <w:ins w:id="288" w:author="David Sant" w:date="2025-12-03T15:34:00Z" w16du:dateUtc="2025-12-03T15:34:00Z"/>
          <w:rFonts w:eastAsia="Arial"/>
          <w:b/>
        </w:rPr>
      </w:pPr>
      <w:ins w:id="289" w:author="David Sant" w:date="2025-12-03T15:34:00Z" w16du:dateUtc="2025-12-03T15:34:00Z">
        <w:r w:rsidRPr="00E36234">
          <w:rPr>
            <w:rFonts w:eastAsia="Arial"/>
            <w:b/>
          </w:rPr>
          <w:t xml:space="preserve">Order Details: </w:t>
        </w:r>
        <w:r w:rsidRPr="00E36234">
          <w:rPr>
            <w:rFonts w:eastAsia="Arial"/>
            <w:bCs/>
          </w:rPr>
          <w:t>the description</w:t>
        </w:r>
        <w:r w:rsidR="00702A0E">
          <w:rPr>
            <w:rFonts w:eastAsia="Arial"/>
            <w:bCs/>
          </w:rPr>
          <w:t>s</w:t>
        </w:r>
        <w:r w:rsidRPr="00E36234">
          <w:rPr>
            <w:rFonts w:eastAsia="Arial"/>
            <w:bCs/>
          </w:rPr>
          <w:t xml:space="preserve"> of the Services, </w:t>
        </w:r>
        <w:r w:rsidR="007A2A2A">
          <w:rPr>
            <w:rFonts w:eastAsia="Arial"/>
            <w:bCs/>
          </w:rPr>
          <w:t>Fees</w:t>
        </w:r>
        <w:r w:rsidRPr="00E36234">
          <w:rPr>
            <w:rFonts w:eastAsia="Arial"/>
            <w:bCs/>
          </w:rPr>
          <w:t xml:space="preserve">, </w:t>
        </w:r>
        <w:r w:rsidR="00EF1F04">
          <w:rPr>
            <w:rFonts w:eastAsia="Arial"/>
            <w:bCs/>
          </w:rPr>
          <w:t>Subscription</w:t>
        </w:r>
        <w:r w:rsidRPr="00E36234">
          <w:rPr>
            <w:rFonts w:eastAsia="Arial"/>
            <w:bCs/>
          </w:rPr>
          <w:t xml:space="preserve"> Start Date, Initial </w:t>
        </w:r>
        <w:r w:rsidR="00EF1F04">
          <w:rPr>
            <w:rFonts w:eastAsia="Arial"/>
            <w:bCs/>
          </w:rPr>
          <w:t xml:space="preserve">Subscription </w:t>
        </w:r>
        <w:r w:rsidRPr="00E36234">
          <w:rPr>
            <w:rFonts w:eastAsia="Arial"/>
            <w:bCs/>
          </w:rPr>
          <w:t xml:space="preserve">Period, the details of any </w:t>
        </w:r>
        <w:r w:rsidR="00EF1F04">
          <w:rPr>
            <w:rFonts w:eastAsia="Arial"/>
            <w:bCs/>
          </w:rPr>
          <w:t>T</w:t>
        </w:r>
        <w:r w:rsidRPr="00E36234">
          <w:rPr>
            <w:rFonts w:eastAsia="Arial"/>
            <w:bCs/>
          </w:rPr>
          <w:t xml:space="preserve">rial </w:t>
        </w:r>
        <w:r w:rsidR="00EF1F04">
          <w:rPr>
            <w:rFonts w:eastAsia="Arial"/>
            <w:bCs/>
          </w:rPr>
          <w:t>P</w:t>
        </w:r>
        <w:r w:rsidRPr="00E36234">
          <w:rPr>
            <w:rFonts w:eastAsia="Arial"/>
            <w:bCs/>
          </w:rPr>
          <w:t>eriod, and other material terms relating to the Services</w:t>
        </w:r>
        <w:r w:rsidR="002841C3">
          <w:rPr>
            <w:rFonts w:eastAsia="Arial"/>
            <w:bCs/>
          </w:rPr>
          <w:t xml:space="preserve"> (which</w:t>
        </w:r>
        <w:r w:rsidRPr="00E36234">
          <w:rPr>
            <w:rFonts w:eastAsia="Arial"/>
            <w:bCs/>
          </w:rPr>
          <w:t xml:space="preserve"> </w:t>
        </w:r>
        <w:r w:rsidR="000018D7">
          <w:rPr>
            <w:rFonts w:eastAsia="Arial"/>
            <w:bCs/>
          </w:rPr>
          <w:t xml:space="preserve">may be supplemented by </w:t>
        </w:r>
        <w:r w:rsidR="00702A0E">
          <w:rPr>
            <w:rFonts w:eastAsia="Arial"/>
            <w:bCs/>
          </w:rPr>
          <w:t>the</w:t>
        </w:r>
        <w:r w:rsidR="000018D7">
          <w:rPr>
            <w:rFonts w:eastAsia="Arial"/>
            <w:bCs/>
          </w:rPr>
          <w:t xml:space="preserve"> </w:t>
        </w:r>
        <w:r w:rsidR="004C0FC7">
          <w:rPr>
            <w:rFonts w:eastAsia="Arial"/>
            <w:bCs/>
          </w:rPr>
          <w:t>Documentation</w:t>
        </w:r>
        <w:r w:rsidR="001532EA">
          <w:rPr>
            <w:rFonts w:eastAsia="Arial"/>
            <w:bCs/>
          </w:rPr>
          <w:t xml:space="preserve"> </w:t>
        </w:r>
        <w:r w:rsidR="00127638">
          <w:rPr>
            <w:rFonts w:eastAsia="Arial"/>
            <w:bCs/>
          </w:rPr>
          <w:t>for</w:t>
        </w:r>
        <w:r w:rsidR="001532EA">
          <w:rPr>
            <w:rFonts w:eastAsia="Arial"/>
            <w:bCs/>
          </w:rPr>
          <w:t xml:space="preserve"> the specific Services</w:t>
        </w:r>
        <w:r w:rsidR="002841C3">
          <w:rPr>
            <w:rFonts w:eastAsia="Arial"/>
            <w:bCs/>
          </w:rPr>
          <w:t xml:space="preserve">), </w:t>
        </w:r>
        <w:r w:rsidR="002841C3">
          <w:t>as set out in (a) an Order Form or written agreement incorporating these Terms and Conditions; or (b)</w:t>
        </w:r>
        <w:r w:rsidR="002841C3" w:rsidRPr="00DF535E">
          <w:t xml:space="preserve"> </w:t>
        </w:r>
        <w:r w:rsidR="002841C3" w:rsidRPr="0032071B">
          <w:t xml:space="preserve">if the </w:t>
        </w:r>
        <w:r w:rsidR="002841C3">
          <w:t>Customer</w:t>
        </w:r>
        <w:r w:rsidR="002841C3" w:rsidRPr="0032071B">
          <w:t xml:space="preserve"> places the Order through the </w:t>
        </w:r>
        <w:r w:rsidR="002841C3">
          <w:t>Platform</w:t>
        </w:r>
        <w:r w:rsidR="002841C3" w:rsidRPr="0032071B">
          <w:t xml:space="preserve">, </w:t>
        </w:r>
        <w:r w:rsidR="002841C3" w:rsidRPr="00042850">
          <w:t xml:space="preserve">the </w:t>
        </w:r>
        <w:r w:rsidR="0032071B">
          <w:rPr>
            <w:rFonts w:eastAsia="Arial"/>
            <w:bCs/>
          </w:rPr>
          <w:t>Online Order Confirmation</w:t>
        </w:r>
        <w:r w:rsidRPr="00E36234">
          <w:rPr>
            <w:rFonts w:eastAsia="Arial"/>
            <w:bCs/>
          </w:rPr>
          <w:t>.</w:t>
        </w:r>
        <w:r w:rsidR="002841C3">
          <w:rPr>
            <w:rFonts w:eastAsia="Arial"/>
            <w:bCs/>
          </w:rPr>
          <w:t xml:space="preserve">  </w:t>
        </w:r>
      </w:ins>
    </w:p>
    <w:p w14:paraId="7DDADD6A" w14:textId="53A8A0AE" w:rsidR="009D79C8" w:rsidRPr="00042850" w:rsidRDefault="009D79C8" w:rsidP="00AA1B09">
      <w:pPr>
        <w:pStyle w:val="DefinedTermPara"/>
        <w:rPr>
          <w:ins w:id="290" w:author="David Sant" w:date="2025-12-03T15:34:00Z" w16du:dateUtc="2025-12-03T15:34:00Z"/>
          <w:rFonts w:eastAsia="Arial"/>
          <w:b/>
        </w:rPr>
      </w:pPr>
      <w:ins w:id="291" w:author="David Sant" w:date="2025-12-03T15:34:00Z" w16du:dateUtc="2025-12-03T15:34:00Z">
        <w:r w:rsidRPr="00042850">
          <w:rPr>
            <w:rStyle w:val="DefTerm"/>
          </w:rPr>
          <w:t>Payment Terms</w:t>
        </w:r>
        <w:r w:rsidRPr="00042850">
          <w:rPr>
            <w:rStyle w:val="DefTerm"/>
            <w:b w:val="0"/>
            <w:bCs/>
          </w:rPr>
          <w:t xml:space="preserve">: </w:t>
        </w:r>
        <w:commentRangeStart w:id="292"/>
        <w:r w:rsidRPr="00042850">
          <w:rPr>
            <w:rStyle w:val="DefTerm"/>
            <w:b w:val="0"/>
            <w:bCs/>
          </w:rPr>
          <w:t xml:space="preserve">the </w:t>
        </w:r>
        <w:r w:rsidR="0008377C">
          <w:rPr>
            <w:rStyle w:val="DefTerm"/>
            <w:b w:val="0"/>
            <w:bCs/>
          </w:rPr>
          <w:t xml:space="preserve">method and </w:t>
        </w:r>
        <w:r w:rsidRPr="00042850">
          <w:rPr>
            <w:rStyle w:val="DefTerm"/>
            <w:b w:val="0"/>
            <w:bCs/>
          </w:rPr>
          <w:t xml:space="preserve">terms of payment specified in the </w:t>
        </w:r>
        <w:r w:rsidR="00AB3A3B">
          <w:rPr>
            <w:rStyle w:val="DefTerm"/>
            <w:b w:val="0"/>
            <w:bCs/>
          </w:rPr>
          <w:t>Order</w:t>
        </w:r>
        <w:r w:rsidRPr="00042850">
          <w:rPr>
            <w:rStyle w:val="DefTerm"/>
            <w:b w:val="0"/>
            <w:bCs/>
          </w:rPr>
          <w:t xml:space="preserve"> D</w:t>
        </w:r>
        <w:commentRangeEnd w:id="292"/>
        <w:r w:rsidR="00C753F8">
          <w:rPr>
            <w:rStyle w:val="CommentReference"/>
            <w:rFonts w:eastAsia="Arial"/>
            <w:lang w:eastAsia="en-GB"/>
          </w:rPr>
          <w:commentReference w:id="292"/>
        </w:r>
        <w:r w:rsidRPr="00042850">
          <w:rPr>
            <w:rStyle w:val="DefTerm"/>
            <w:b w:val="0"/>
            <w:bCs/>
          </w:rPr>
          <w:t>etails.</w:t>
        </w:r>
      </w:ins>
    </w:p>
    <w:p w14:paraId="70B86E4C" w14:textId="75566898" w:rsidR="00CB1949" w:rsidRPr="003D542D" w:rsidRDefault="00CB1949" w:rsidP="00AA1B09">
      <w:pPr>
        <w:pStyle w:val="DefinedTermPara"/>
        <w:rPr>
          <w:ins w:id="293" w:author="David Sant" w:date="2025-12-03T15:34:00Z" w16du:dateUtc="2025-12-03T15:34:00Z"/>
          <w:rStyle w:val="DefTerm"/>
        </w:rPr>
      </w:pPr>
      <w:commentRangeStart w:id="294"/>
      <w:ins w:id="295" w:author="David Sant" w:date="2025-12-03T15:34:00Z" w16du:dateUtc="2025-12-03T15:34:00Z">
        <w:r w:rsidRPr="00042850">
          <w:rPr>
            <w:rStyle w:val="DefTerm"/>
          </w:rPr>
          <w:t>Platform</w:t>
        </w:r>
        <w:r w:rsidRPr="00042850">
          <w:rPr>
            <w:rStyle w:val="DefTerm"/>
            <w:b w:val="0"/>
            <w:bCs/>
          </w:rPr>
          <w:t xml:space="preserve">: </w:t>
        </w:r>
        <w:commentRangeEnd w:id="294"/>
        <w:r w:rsidR="0025718A">
          <w:rPr>
            <w:rStyle w:val="CommentReference"/>
            <w:rFonts w:eastAsia="Arial"/>
            <w:lang w:eastAsia="en-GB"/>
          </w:rPr>
          <w:commentReference w:id="294"/>
        </w:r>
        <w:r w:rsidR="00D406ED">
          <w:rPr>
            <w:rStyle w:val="DefTerm"/>
            <w:b w:val="0"/>
            <w:bCs/>
          </w:rPr>
          <w:t>the platform</w:t>
        </w:r>
        <w:r w:rsidR="003B7024">
          <w:rPr>
            <w:rStyle w:val="DefTerm"/>
            <w:b w:val="0"/>
            <w:bCs/>
          </w:rPr>
          <w:t>(s)</w:t>
        </w:r>
        <w:r w:rsidR="00D406ED">
          <w:rPr>
            <w:rStyle w:val="DefTerm"/>
            <w:b w:val="0"/>
            <w:bCs/>
          </w:rPr>
          <w:t xml:space="preserve"> through which the Supplier provides the </w:t>
        </w:r>
        <w:r w:rsidR="00FC67C7">
          <w:rPr>
            <w:rStyle w:val="DefTerm"/>
            <w:b w:val="0"/>
            <w:bCs/>
          </w:rPr>
          <w:t>Services to the Customer</w:t>
        </w:r>
        <w:r w:rsidR="00171D7D">
          <w:rPr>
            <w:rStyle w:val="DefTerm"/>
            <w:b w:val="0"/>
            <w:bCs/>
          </w:rPr>
          <w:t xml:space="preserve">, including the Software and </w:t>
        </w:r>
        <w:r w:rsidR="00BB0EB8">
          <w:rPr>
            <w:rStyle w:val="DefTerm"/>
            <w:b w:val="0"/>
            <w:bCs/>
          </w:rPr>
          <w:t>infrastructure</w:t>
        </w:r>
        <w:r w:rsidRPr="00042850">
          <w:rPr>
            <w:rStyle w:val="DefTerm"/>
            <w:b w:val="0"/>
            <w:bCs/>
          </w:rPr>
          <w:t>.</w:t>
        </w:r>
      </w:ins>
    </w:p>
    <w:p w14:paraId="6D349157" w14:textId="2E4816BD" w:rsidR="00470572" w:rsidRPr="00FE7758" w:rsidRDefault="00470572" w:rsidP="00AA1B09">
      <w:pPr>
        <w:pStyle w:val="DefinedTermPara"/>
        <w:rPr>
          <w:ins w:id="296" w:author="David Sant" w:date="2025-12-03T15:34:00Z" w16du:dateUtc="2025-12-03T15:34:00Z"/>
          <w:rStyle w:val="DefTerm"/>
        </w:rPr>
      </w:pPr>
      <w:bookmarkStart w:id="297" w:name="a517186"/>
      <w:ins w:id="298" w:author="David Sant" w:date="2025-12-03T15:34:00Z" w16du:dateUtc="2025-12-03T15:34:00Z">
        <w:r w:rsidRPr="00042850">
          <w:rPr>
            <w:rStyle w:val="DefTerm"/>
          </w:rPr>
          <w:t>Purpose</w:t>
        </w:r>
        <w:r w:rsidRPr="00042850">
          <w:rPr>
            <w:rStyle w:val="DefTerm"/>
            <w:b w:val="0"/>
            <w:bCs/>
          </w:rPr>
          <w:t xml:space="preserve">: the purposes for which the Customer Personal Data is processed, as set out </w:t>
        </w:r>
        <w:bookmarkEnd w:id="297"/>
        <w:r w:rsidR="009D392C" w:rsidRPr="00704CEE">
          <w:rPr>
            <w:rStyle w:val="DefTerm"/>
            <w:b w:val="0"/>
          </w:rPr>
          <w:t xml:space="preserve">in the </w:t>
        </w:r>
        <w:r w:rsidR="009D392C">
          <w:rPr>
            <w:rStyle w:val="DefTerm"/>
            <w:b w:val="0"/>
            <w:bCs/>
          </w:rPr>
          <w:t>Data Protection Particulars</w:t>
        </w:r>
        <w:r w:rsidRPr="00042850">
          <w:rPr>
            <w:rStyle w:val="DefTerm"/>
            <w:b w:val="0"/>
            <w:bCs/>
          </w:rPr>
          <w:t>.</w:t>
        </w:r>
      </w:ins>
    </w:p>
    <w:p w14:paraId="38E652E5" w14:textId="56D0F4DD" w:rsidR="00AA1B09" w:rsidRPr="0073632F" w:rsidRDefault="00AA1B09" w:rsidP="00AA1B09">
      <w:pPr>
        <w:pStyle w:val="DefinedTermPara"/>
        <w:rPr>
          <w:b/>
          <w:rPrChange w:id="299" w:author="David Sant" w:date="2025-12-03T15:34:00Z" w16du:dateUtc="2025-12-03T15:34:00Z">
            <w:rPr>
              <w:rStyle w:val="DefTerm"/>
              <w:rFonts w:eastAsia="Arial Unicode MS"/>
            </w:rPr>
          </w:rPrChange>
        </w:rPr>
      </w:pPr>
      <w:bookmarkStart w:id="300" w:name="a525598"/>
      <w:commentRangeStart w:id="301"/>
      <w:ins w:id="302" w:author="David Sant" w:date="2025-12-03T15:34:00Z" w16du:dateUtc="2025-12-03T15:34:00Z">
        <w:r w:rsidRPr="00042850">
          <w:rPr>
            <w:rStyle w:val="DefTerm"/>
          </w:rPr>
          <w:lastRenderedPageBreak/>
          <w:t>Services</w:t>
        </w:r>
        <w:commentRangeEnd w:id="301"/>
        <w:r w:rsidR="00E923FC">
          <w:rPr>
            <w:rStyle w:val="CommentReference"/>
            <w:rFonts w:eastAsia="Arial"/>
            <w:lang w:eastAsia="en-GB"/>
          </w:rPr>
          <w:commentReference w:id="301"/>
        </w:r>
      </w:ins>
      <w:r w:rsidRPr="00042850">
        <w:t>: the subscription</w:t>
      </w:r>
      <w:ins w:id="303" w:author="David Sant" w:date="2025-12-03T15:34:00Z" w16du:dateUtc="2025-12-03T15:34:00Z">
        <w:r w:rsidR="00F47EB2">
          <w:t>-based</w:t>
        </w:r>
      </w:ins>
      <w:r w:rsidRPr="00042850">
        <w:t xml:space="preserve"> services provided by the Supplier to the Customer under this </w:t>
      </w:r>
      <w:del w:id="304" w:author="David Sant" w:date="2025-12-03T15:34:00Z" w16du:dateUtc="2025-12-03T15:34:00Z">
        <w:r w:rsidR="00000000">
          <w:delText>agreement via [INSERT WEB ADDRESS] or any other website notified to the Customer by the Supplier from time to time, as</w:delText>
        </w:r>
      </w:del>
      <w:ins w:id="305" w:author="David Sant" w:date="2025-12-03T15:34:00Z" w16du:dateUtc="2025-12-03T15:34:00Z">
        <w:r w:rsidR="00FE7453">
          <w:t>Agreement</w:t>
        </w:r>
        <w:r w:rsidR="000648FF">
          <w:t xml:space="preserve"> via the </w:t>
        </w:r>
        <w:r w:rsidR="000648FF" w:rsidRPr="0002422C">
          <w:t>Platform</w:t>
        </w:r>
        <w:r w:rsidR="00A80040" w:rsidRPr="0002422C">
          <w:t>,</w:t>
        </w:r>
        <w:r w:rsidR="00A80040">
          <w:t xml:space="preserve"> as</w:t>
        </w:r>
        <w:r w:rsidR="001438D9">
          <w:t xml:space="preserve"> </w:t>
        </w:r>
        <w:r w:rsidR="003805ED">
          <w:t xml:space="preserve">specified in the </w:t>
        </w:r>
        <w:r w:rsidR="005404E9">
          <w:t>Order Details</w:t>
        </w:r>
        <w:r w:rsidR="00FE7453">
          <w:t>,</w:t>
        </w:r>
        <w:r w:rsidR="00A80040">
          <w:t xml:space="preserve"> and as may be</w:t>
        </w:r>
      </w:ins>
      <w:r w:rsidR="00A80040">
        <w:t xml:space="preserve"> more particularly described in the Documentation</w:t>
      </w:r>
      <w:r w:rsidRPr="00042850">
        <w:t>.</w:t>
      </w:r>
      <w:bookmarkEnd w:id="300"/>
    </w:p>
    <w:p w14:paraId="4747AD76" w14:textId="7D814091" w:rsidR="0073632F" w:rsidRPr="00042850" w:rsidRDefault="0073632F" w:rsidP="00AA1B09">
      <w:pPr>
        <w:pStyle w:val="DefinedTermPara"/>
        <w:rPr>
          <w:ins w:id="306" w:author="David Sant" w:date="2025-12-03T15:34:00Z" w16du:dateUtc="2025-12-03T15:34:00Z"/>
          <w:rStyle w:val="DefTerm"/>
        </w:rPr>
      </w:pPr>
      <w:ins w:id="307" w:author="David Sant" w:date="2025-12-03T15:34:00Z" w16du:dateUtc="2025-12-03T15:34:00Z">
        <w:r>
          <w:rPr>
            <w:rStyle w:val="DefTerm"/>
          </w:rPr>
          <w:t>Set</w:t>
        </w:r>
        <w:r w:rsidR="002E608D">
          <w:rPr>
            <w:rStyle w:val="DefTerm"/>
          </w:rPr>
          <w:t>-up Fees</w:t>
        </w:r>
        <w:r w:rsidR="002E608D" w:rsidRPr="002E608D">
          <w:rPr>
            <w:rStyle w:val="DefTerm"/>
            <w:b w:val="0"/>
            <w:bCs/>
          </w:rPr>
          <w:t xml:space="preserve">: the </w:t>
        </w:r>
        <w:r w:rsidR="002E608D">
          <w:rPr>
            <w:rStyle w:val="DefTerm"/>
            <w:b w:val="0"/>
            <w:bCs/>
          </w:rPr>
          <w:t>set-up fees payable for the Services</w:t>
        </w:r>
        <w:r w:rsidR="004E6632">
          <w:rPr>
            <w:rStyle w:val="DefTerm"/>
            <w:b w:val="0"/>
            <w:bCs/>
          </w:rPr>
          <w:t xml:space="preserve">, as set out in the </w:t>
        </w:r>
        <w:r w:rsidR="005404E9">
          <w:rPr>
            <w:rStyle w:val="DefTerm"/>
            <w:b w:val="0"/>
            <w:bCs/>
          </w:rPr>
          <w:t>Order Details</w:t>
        </w:r>
        <w:r w:rsidR="004E6632">
          <w:rPr>
            <w:rStyle w:val="DefTerm"/>
            <w:b w:val="0"/>
            <w:bCs/>
          </w:rPr>
          <w:t>.</w:t>
        </w:r>
      </w:ins>
    </w:p>
    <w:p w14:paraId="7706F387" w14:textId="3A5D875F" w:rsidR="00AA1B09" w:rsidRPr="00042850" w:rsidRDefault="00AA1B09" w:rsidP="00AA1B09">
      <w:pPr>
        <w:pStyle w:val="DefinedTermPara"/>
        <w:rPr>
          <w:rStyle w:val="DefTerm"/>
        </w:rPr>
      </w:pPr>
      <w:bookmarkStart w:id="308" w:name="a839242"/>
      <w:r w:rsidRPr="00042850">
        <w:rPr>
          <w:rStyle w:val="DefTerm"/>
        </w:rPr>
        <w:t>Software</w:t>
      </w:r>
      <w:r w:rsidRPr="00042850">
        <w:t>: the online software applications provided by the Supplier as part of the Services.</w:t>
      </w:r>
      <w:bookmarkEnd w:id="308"/>
    </w:p>
    <w:p w14:paraId="60B9882A" w14:textId="6B1B31A2" w:rsidR="00AA1B09" w:rsidRPr="00922126" w:rsidRDefault="00AA1B09" w:rsidP="00AA1B09">
      <w:pPr>
        <w:pStyle w:val="DefinedTermPara"/>
        <w:rPr>
          <w:ins w:id="309" w:author="David Sant" w:date="2025-12-03T15:34:00Z" w16du:dateUtc="2025-12-03T15:34:00Z"/>
          <w:rFonts w:eastAsia="Arial"/>
          <w:b/>
        </w:rPr>
      </w:pPr>
      <w:bookmarkStart w:id="310" w:name="a973374"/>
      <w:r w:rsidRPr="00042850">
        <w:rPr>
          <w:rStyle w:val="DefTerm"/>
        </w:rPr>
        <w:t>Subscription Fees</w:t>
      </w:r>
      <w:r w:rsidRPr="00042850">
        <w:t xml:space="preserve">: </w:t>
      </w:r>
      <w:commentRangeStart w:id="311"/>
      <w:r w:rsidRPr="00042850">
        <w:t xml:space="preserve">the subscription fees payable </w:t>
      </w:r>
      <w:del w:id="312" w:author="David Sant" w:date="2025-12-03T15:34:00Z" w16du:dateUtc="2025-12-03T15:34:00Z">
        <w:r w:rsidR="00000000">
          <w:delText xml:space="preserve">by the Customer to the Supplier </w:delText>
        </w:r>
      </w:del>
      <w:r w:rsidRPr="00042850">
        <w:t xml:space="preserve">for the </w:t>
      </w:r>
      <w:del w:id="313" w:author="David Sant" w:date="2025-12-03T15:34:00Z" w16du:dateUtc="2025-12-03T15:34:00Z">
        <w:r w:rsidR="00000000">
          <w:delText>User Subscriptions</w:delText>
        </w:r>
      </w:del>
      <w:ins w:id="314" w:author="David Sant" w:date="2025-12-03T15:34:00Z" w16du:dateUtc="2025-12-03T15:34:00Z">
        <w:r w:rsidR="006321F1">
          <w:t>Services</w:t>
        </w:r>
      </w:ins>
      <w:r w:rsidRPr="00042850">
        <w:t xml:space="preserve">, as set out </w:t>
      </w:r>
      <w:r w:rsidR="00CB1949" w:rsidRPr="00042850">
        <w:t xml:space="preserve">in </w:t>
      </w:r>
      <w:del w:id="315" w:author="David Sant" w:date="2025-12-03T15:34:00Z" w16du:dateUtc="2025-12-03T15:34:00Z">
        <w:r w:rsidR="00000000">
          <w:fldChar w:fldCharType="begin"/>
        </w:r>
        <w:r w:rsidR="00000000">
          <w:delInstrText>PAGEREF a171538\# "'paragraph '"  \h</w:delInstrText>
        </w:r>
        <w:r w:rsidR="00000000">
          <w:fldChar w:fldCharType="separate"/>
        </w:r>
        <w:r w:rsidR="00000000">
          <w:delText xml:space="preserve">paragraph </w:delText>
        </w:r>
        <w:r w:rsidR="00000000">
          <w:fldChar w:fldCharType="end"/>
        </w:r>
        <w:r w:rsidR="00000000">
          <w:fldChar w:fldCharType="begin"/>
        </w:r>
        <w:r w:rsidR="00000000">
          <w:rPr>
            <w:highlight w:val="lightGray"/>
          </w:rPr>
          <w:delInstrText>REF a171538 \h \w</w:delInstrText>
        </w:r>
        <w:r w:rsidR="00000000">
          <w:fldChar w:fldCharType="separate"/>
        </w:r>
        <w:r w:rsidR="00000000">
          <w:delText>1</w:delText>
        </w:r>
        <w:r w:rsidR="00000000">
          <w:fldChar w:fldCharType="end"/>
        </w:r>
      </w:del>
      <w:ins w:id="316" w:author="David Sant" w:date="2025-12-03T15:34:00Z" w16du:dateUtc="2025-12-03T15:34:00Z">
        <w:r w:rsidR="00CB1949" w:rsidRPr="00042850">
          <w:t xml:space="preserve">the </w:t>
        </w:r>
        <w:r w:rsidR="005404E9">
          <w:t>Order Details</w:t>
        </w:r>
        <w:r w:rsidRPr="00042850">
          <w:t>.</w:t>
        </w:r>
        <w:bookmarkEnd w:id="310"/>
        <w:commentRangeEnd w:id="311"/>
        <w:r w:rsidR="00602D71">
          <w:rPr>
            <w:rStyle w:val="CommentReference"/>
            <w:rFonts w:eastAsia="Arial"/>
            <w:lang w:eastAsia="en-GB"/>
          </w:rPr>
          <w:commentReference w:id="311"/>
        </w:r>
      </w:ins>
    </w:p>
    <w:p w14:paraId="495D5419" w14:textId="0D4C043F" w:rsidR="00922126" w:rsidRPr="00875C1E" w:rsidRDefault="00922126" w:rsidP="00875C1E">
      <w:pPr>
        <w:pStyle w:val="DefinedTermPara"/>
        <w:rPr>
          <w:rStyle w:val="DefTerm"/>
        </w:rPr>
      </w:pPr>
      <w:commentRangeStart w:id="317"/>
      <w:ins w:id="318" w:author="David Sant" w:date="2025-12-03T15:34:00Z" w16du:dateUtc="2025-12-03T15:34:00Z">
        <w:r w:rsidRPr="0022007D">
          <w:rPr>
            <w:rStyle w:val="None"/>
            <w:b/>
            <w:bCs/>
          </w:rPr>
          <w:t xml:space="preserve">Subscription </w:t>
        </w:r>
        <w:r>
          <w:rPr>
            <w:rStyle w:val="None"/>
            <w:b/>
            <w:bCs/>
          </w:rPr>
          <w:t>Start Date</w:t>
        </w:r>
        <w:commentRangeEnd w:id="317"/>
        <w:r w:rsidR="0037197E">
          <w:rPr>
            <w:rStyle w:val="CommentReference"/>
            <w:rFonts w:eastAsia="Arial"/>
            <w:lang w:eastAsia="en-GB"/>
          </w:rPr>
          <w:commentReference w:id="317"/>
        </w:r>
        <w:r>
          <w:rPr>
            <w:rStyle w:val="Hyperlink1"/>
          </w:rPr>
          <w:t xml:space="preserve">: the date the Services go live, as set out in the </w:t>
        </w:r>
        <w:r w:rsidR="005404E9">
          <w:rPr>
            <w:rStyle w:val="Hyperlink1"/>
          </w:rPr>
          <w:t>Order Details</w:t>
        </w:r>
        <w:r w:rsidR="001552FD">
          <w:rPr>
            <w:rStyle w:val="Hyperlink1"/>
          </w:rPr>
          <w:t xml:space="preserve">, </w:t>
        </w:r>
        <w:commentRangeStart w:id="319"/>
        <w:r w:rsidR="00875C1E">
          <w:t>or, if no such date is set out in the Order Details, the date</w:t>
        </w:r>
      </w:ins>
      <w:r w:rsidR="00875C1E">
        <w:t xml:space="preserve"> </w:t>
      </w:r>
      <w:r w:rsidR="00EF4479">
        <w:t xml:space="preserve">of </w:t>
      </w:r>
      <w:del w:id="320" w:author="David Sant" w:date="2025-12-03T15:34:00Z" w16du:dateUtc="2025-12-03T15:34:00Z">
        <w:r w:rsidR="00000000">
          <w:fldChar w:fldCharType="begin"/>
        </w:r>
        <w:r w:rsidR="00000000">
          <w:rPr>
            <w:highlight w:val="lightGray"/>
          </w:rPr>
          <w:delInstrText>REF a167493 \h \w</w:delInstrText>
        </w:r>
        <w:r w:rsidR="00000000">
          <w:fldChar w:fldCharType="separate"/>
        </w:r>
        <w:r w:rsidR="00000000">
          <w:delText>Schedule 1</w:delText>
        </w:r>
        <w:r w:rsidR="00000000">
          <w:fldChar w:fldCharType="end"/>
        </w:r>
        <w:r w:rsidR="00000000">
          <w:delText>.</w:delText>
        </w:r>
      </w:del>
      <w:ins w:id="321" w:author="David Sant" w:date="2025-12-03T15:34:00Z" w16du:dateUtc="2025-12-03T15:34:00Z">
        <w:r w:rsidR="00EF4479">
          <w:t xml:space="preserve">the </w:t>
        </w:r>
        <w:r w:rsidR="0032071B">
          <w:t>Online Order Confirmation</w:t>
        </w:r>
        <w:commentRangeEnd w:id="319"/>
        <w:r w:rsidR="00E923FC">
          <w:rPr>
            <w:rStyle w:val="CommentReference"/>
            <w:rFonts w:eastAsia="Arial"/>
            <w:lang w:eastAsia="en-GB"/>
          </w:rPr>
          <w:commentReference w:id="319"/>
        </w:r>
        <w:r>
          <w:rPr>
            <w:rStyle w:val="Hyperlink1"/>
          </w:rPr>
          <w:t>.</w:t>
        </w:r>
      </w:ins>
    </w:p>
    <w:p w14:paraId="48A9927E" w14:textId="49C75AF0" w:rsidR="00AA1B09" w:rsidRPr="00042850" w:rsidRDefault="00AA1B09" w:rsidP="00AA1B09">
      <w:pPr>
        <w:pStyle w:val="DefinedTermPara"/>
        <w:rPr>
          <w:b/>
          <w:rPrChange w:id="322" w:author="David Sant" w:date="2025-12-03T15:34:00Z" w16du:dateUtc="2025-12-03T15:34:00Z">
            <w:rPr>
              <w:rStyle w:val="DefTerm"/>
              <w:rFonts w:eastAsia="Arial Unicode MS"/>
            </w:rPr>
          </w:rPrChange>
        </w:rPr>
      </w:pPr>
      <w:bookmarkStart w:id="323" w:name="a417671"/>
      <w:r w:rsidRPr="00042850">
        <w:rPr>
          <w:rStyle w:val="DefTerm"/>
        </w:rPr>
        <w:t>Subscription Term</w:t>
      </w:r>
      <w:r w:rsidRPr="00042850">
        <w:t xml:space="preserve">: </w:t>
      </w:r>
      <w:del w:id="324" w:author="David Sant" w:date="2025-12-03T15:34:00Z" w16du:dateUtc="2025-12-03T15:34:00Z">
        <w:r w:rsidR="00000000">
          <w:delText xml:space="preserve">has the meaning given in </w:delText>
        </w:r>
        <w:r w:rsidR="00000000">
          <w:fldChar w:fldCharType="begin"/>
        </w:r>
        <w:r w:rsidR="00000000">
          <w:delInstrText>PAGEREF a819484\#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a819484 \h \w</w:delInstrText>
        </w:r>
        <w:r w:rsidR="00000000">
          <w:fldChar w:fldCharType="separate"/>
        </w:r>
        <w:r w:rsidR="00000000">
          <w:delText>14.1</w:delText>
        </w:r>
        <w:r w:rsidR="00000000">
          <w:fldChar w:fldCharType="end"/>
        </w:r>
        <w:r w:rsidR="00000000">
          <w:delText xml:space="preserve">  (</w:delText>
        </w:r>
      </w:del>
      <w:ins w:id="325" w:author="David Sant" w:date="2025-12-03T15:34:00Z" w16du:dateUtc="2025-12-03T15:34:00Z">
        <w:r w:rsidR="00B82D80">
          <w:t xml:space="preserve">the duration of the relevant Services, </w:t>
        </w:r>
      </w:ins>
      <w:r w:rsidR="00B82D80">
        <w:t>being</w:t>
      </w:r>
      <w:r w:rsidR="0029283B">
        <w:t xml:space="preserve"> the Initial Subscription Term together with any subsequent Renewal Periods</w:t>
      </w:r>
      <w:del w:id="326" w:author="David Sant" w:date="2025-12-03T15:34:00Z" w16du:dateUtc="2025-12-03T15:34:00Z">
        <w:r w:rsidR="00000000">
          <w:delText>).</w:delText>
        </w:r>
      </w:del>
      <w:ins w:id="327" w:author="David Sant" w:date="2025-12-03T15:34:00Z" w16du:dateUtc="2025-12-03T15:34:00Z">
        <w:r w:rsidR="0029283B">
          <w:t>.</w:t>
        </w:r>
      </w:ins>
      <w:bookmarkEnd w:id="323"/>
    </w:p>
    <w:p w14:paraId="49DBA86B" w14:textId="7FF87516" w:rsidR="00C44E82" w:rsidRPr="00042850" w:rsidRDefault="00C44E82" w:rsidP="00AA1B09">
      <w:pPr>
        <w:pStyle w:val="DefinedTermPara"/>
        <w:rPr>
          <w:ins w:id="328" w:author="David Sant" w:date="2025-12-03T15:34:00Z" w16du:dateUtc="2025-12-03T15:34:00Z"/>
          <w:rStyle w:val="DefTerm"/>
        </w:rPr>
      </w:pPr>
      <w:commentRangeStart w:id="329"/>
      <w:r>
        <w:rPr>
          <w:rStyle w:val="DefTerm"/>
        </w:rPr>
        <w:t xml:space="preserve">Support </w:t>
      </w:r>
      <w:del w:id="330" w:author="David Sant" w:date="2025-12-03T15:34:00Z" w16du:dateUtc="2025-12-03T15:34:00Z">
        <w:r w:rsidR="00000000">
          <w:rPr>
            <w:rStyle w:val="DefTerm"/>
          </w:rPr>
          <w:delText>Services</w:delText>
        </w:r>
      </w:del>
      <w:ins w:id="331" w:author="David Sant" w:date="2025-12-03T15:34:00Z" w16du:dateUtc="2025-12-03T15:34:00Z">
        <w:r>
          <w:rPr>
            <w:rStyle w:val="DefTerm"/>
          </w:rPr>
          <w:t>Fees</w:t>
        </w:r>
        <w:r w:rsidRPr="00C44E82">
          <w:rPr>
            <w:rStyle w:val="DefTerm"/>
            <w:b w:val="0"/>
            <w:bCs/>
          </w:rPr>
          <w:t xml:space="preserve">: </w:t>
        </w:r>
        <w:r w:rsidR="00DB1BAB">
          <w:rPr>
            <w:rStyle w:val="DefTerm"/>
            <w:b w:val="0"/>
            <w:bCs/>
          </w:rPr>
          <w:t>any</w:t>
        </w:r>
        <w:r w:rsidR="00455DC1">
          <w:rPr>
            <w:rStyle w:val="DefTerm"/>
            <w:b w:val="0"/>
            <w:bCs/>
          </w:rPr>
          <w:t xml:space="preserve"> fees payable in respect of any support </w:t>
        </w:r>
        <w:r w:rsidR="00E25D6F">
          <w:rPr>
            <w:rStyle w:val="DefTerm"/>
            <w:b w:val="0"/>
            <w:bCs/>
          </w:rPr>
          <w:t xml:space="preserve">and maintenance </w:t>
        </w:r>
        <w:r w:rsidR="00455DC1">
          <w:rPr>
            <w:rStyle w:val="DefTerm"/>
            <w:b w:val="0"/>
            <w:bCs/>
          </w:rPr>
          <w:t xml:space="preserve">services </w:t>
        </w:r>
        <w:r w:rsidR="00745952">
          <w:rPr>
            <w:rStyle w:val="DefTerm"/>
            <w:b w:val="0"/>
            <w:bCs/>
          </w:rPr>
          <w:t>in relation to</w:t>
        </w:r>
        <w:r w:rsidR="00455DC1">
          <w:rPr>
            <w:rStyle w:val="DefTerm"/>
            <w:b w:val="0"/>
            <w:bCs/>
          </w:rPr>
          <w:t xml:space="preserve"> the Services, if applicable, as set out in the Order Details. </w:t>
        </w:r>
        <w:r>
          <w:rPr>
            <w:rStyle w:val="DefTerm"/>
          </w:rPr>
          <w:t xml:space="preserve"> </w:t>
        </w:r>
        <w:commentRangeEnd w:id="329"/>
        <w:r w:rsidR="00DA6E7B">
          <w:rPr>
            <w:rStyle w:val="CommentReference"/>
            <w:rFonts w:eastAsia="Arial"/>
            <w:lang w:eastAsia="en-GB"/>
          </w:rPr>
          <w:commentReference w:id="329"/>
        </w:r>
      </w:ins>
    </w:p>
    <w:p w14:paraId="2C65C072" w14:textId="7950FC1F" w:rsidR="00AA1B09" w:rsidRPr="00DC6188" w:rsidRDefault="00AA1B09" w:rsidP="00AA1B09">
      <w:pPr>
        <w:pStyle w:val="DefinedTermPara"/>
        <w:rPr>
          <w:ins w:id="332" w:author="David Sant" w:date="2025-12-03T15:34:00Z" w16du:dateUtc="2025-12-03T15:34:00Z"/>
          <w:b/>
        </w:rPr>
      </w:pPr>
      <w:bookmarkStart w:id="333" w:name="a625548"/>
      <w:commentRangeStart w:id="334"/>
      <w:ins w:id="335" w:author="David Sant" w:date="2025-12-03T15:34:00Z" w16du:dateUtc="2025-12-03T15:34:00Z">
        <w:r w:rsidRPr="00042850">
          <w:rPr>
            <w:rStyle w:val="DefTerm"/>
          </w:rPr>
          <w:t>Support</w:t>
        </w:r>
      </w:ins>
      <w:r w:rsidRPr="00042850">
        <w:rPr>
          <w:rStyle w:val="DefTerm"/>
        </w:rPr>
        <w:t xml:space="preserve"> </w:t>
      </w:r>
      <w:r w:rsidR="00BC31A1">
        <w:rPr>
          <w:rStyle w:val="DefTerm"/>
        </w:rPr>
        <w:t>Policy</w:t>
      </w:r>
      <w:commentRangeEnd w:id="334"/>
      <w:r w:rsidR="00704CEE">
        <w:rPr>
          <w:rStyle w:val="CommentReference"/>
          <w:rFonts w:eastAsia="Arial"/>
          <w:lang w:eastAsia="en-GB"/>
        </w:rPr>
        <w:commentReference w:id="334"/>
      </w:r>
      <w:r w:rsidRPr="00042850">
        <w:t xml:space="preserve">: the Supplier's policy for providing support </w:t>
      </w:r>
      <w:ins w:id="336" w:author="David Sant" w:date="2025-12-03T15:34:00Z" w16du:dateUtc="2025-12-03T15:34:00Z">
        <w:r w:rsidR="00E25D6F">
          <w:t xml:space="preserve">and maintenance </w:t>
        </w:r>
        <w:r w:rsidR="00745952">
          <w:t xml:space="preserve">services </w:t>
        </w:r>
      </w:ins>
      <w:r w:rsidRPr="00042850">
        <w:t>in relation to the Services</w:t>
      </w:r>
      <w:ins w:id="337" w:author="David Sant" w:date="2025-12-03T15:34:00Z" w16du:dateUtc="2025-12-03T15:34:00Z">
        <w:r w:rsidR="000A1C30">
          <w:t>, including</w:t>
        </w:r>
        <w:r w:rsidR="00E801DE">
          <w:t xml:space="preserve"> in relation to any defined service levels</w:t>
        </w:r>
        <w:r w:rsidR="009431D1">
          <w:t>,</w:t>
        </w:r>
      </w:ins>
      <w:r w:rsidR="009431D1">
        <w:t xml:space="preserve"> </w:t>
      </w:r>
      <w:r w:rsidR="007C2636">
        <w:t xml:space="preserve">as </w:t>
      </w:r>
      <w:del w:id="338" w:author="David Sant" w:date="2025-12-03T15:34:00Z" w16du:dateUtc="2025-12-03T15:34:00Z">
        <w:r w:rsidR="00000000">
          <w:delText xml:space="preserve">made available at [INSERT WEB ADDRESS] or such other website address as may be notified to </w:delText>
        </w:r>
      </w:del>
      <w:ins w:id="339" w:author="David Sant" w:date="2025-12-03T15:34:00Z" w16du:dateUtc="2025-12-03T15:34:00Z">
        <w:r w:rsidR="007C2636">
          <w:t xml:space="preserve">set out in </w:t>
        </w:r>
      </w:ins>
      <w:r w:rsidR="007C2636">
        <w:t xml:space="preserve">the </w:t>
      </w:r>
      <w:del w:id="340" w:author="David Sant" w:date="2025-12-03T15:34:00Z" w16du:dateUtc="2025-12-03T15:34:00Z">
        <w:r w:rsidR="00000000">
          <w:delText>Customer from time</w:delText>
        </w:r>
      </w:del>
      <w:ins w:id="341" w:author="David Sant" w:date="2025-12-03T15:34:00Z" w16du:dateUtc="2025-12-03T15:34:00Z">
        <w:r w:rsidR="007C2636">
          <w:t>Order Details</w:t>
        </w:r>
        <w:r w:rsidRPr="00042850">
          <w:t>.</w:t>
        </w:r>
        <w:bookmarkEnd w:id="333"/>
      </w:ins>
    </w:p>
    <w:p w14:paraId="695CCD02" w14:textId="5EA81D8F" w:rsidR="00DC6188" w:rsidRPr="00DC6188" w:rsidRDefault="00DC6188" w:rsidP="00DC6188">
      <w:pPr>
        <w:pStyle w:val="DefinedTermPara"/>
        <w:rPr>
          <w:ins w:id="342" w:author="David Sant" w:date="2025-12-03T15:34:00Z" w16du:dateUtc="2025-12-03T15:34:00Z"/>
          <w:rFonts w:eastAsia="Arial"/>
          <w:bCs/>
        </w:rPr>
      </w:pPr>
      <w:commentRangeStart w:id="343"/>
      <w:ins w:id="344" w:author="David Sant" w:date="2025-12-03T15:34:00Z" w16du:dateUtc="2025-12-03T15:34:00Z">
        <w:r>
          <w:rPr>
            <w:rStyle w:val="None"/>
            <w:b/>
            <w:bCs/>
          </w:rPr>
          <w:t>Trial Period</w:t>
        </w:r>
        <w:r>
          <w:rPr>
            <w:rStyle w:val="Hyperlink1"/>
          </w:rPr>
          <w:t xml:space="preserve">: </w:t>
        </w:r>
        <w:commentRangeEnd w:id="343"/>
        <w:r w:rsidR="00E52548">
          <w:rPr>
            <w:rStyle w:val="CommentReference"/>
            <w:rFonts w:eastAsia="Arial"/>
            <w:lang w:eastAsia="en-GB"/>
          </w:rPr>
          <w:commentReference w:id="343"/>
        </w:r>
        <w:r>
          <w:rPr>
            <w:rStyle w:val="Hyperlink1"/>
          </w:rPr>
          <w:t xml:space="preserve">any trial period for the Services, if set out in the </w:t>
        </w:r>
        <w:r w:rsidR="0032071B">
          <w:rPr>
            <w:rStyle w:val="Hyperlink1"/>
          </w:rPr>
          <w:t>Online Order Confirmation</w:t>
        </w:r>
        <w:r>
          <w:rPr>
            <w:rStyle w:val="Hyperlink1"/>
          </w:rPr>
          <w:t>.</w:t>
        </w:r>
      </w:ins>
    </w:p>
    <w:p w14:paraId="55CB72FA" w14:textId="32E52B2C" w:rsidR="00CB1949" w:rsidRPr="00042850" w:rsidRDefault="00CB1949" w:rsidP="00AA1B09">
      <w:pPr>
        <w:pStyle w:val="DefinedTermPara"/>
        <w:rPr>
          <w:b/>
        </w:rPr>
      </w:pPr>
      <w:ins w:id="345" w:author="David Sant" w:date="2025-12-03T15:34:00Z" w16du:dateUtc="2025-12-03T15:34:00Z">
        <w:r w:rsidRPr="00042850">
          <w:rPr>
            <w:b/>
          </w:rPr>
          <w:t xml:space="preserve">UK GDPR: </w:t>
        </w:r>
        <w:r w:rsidRPr="00042850">
          <w:rPr>
            <w:bCs/>
          </w:rPr>
          <w:t>has the meaning given</w:t>
        </w:r>
      </w:ins>
      <w:r w:rsidRPr="00042850">
        <w:rPr>
          <w:bCs/>
        </w:rPr>
        <w:t xml:space="preserve"> to </w:t>
      </w:r>
      <w:del w:id="346" w:author="David Sant" w:date="2025-12-03T15:34:00Z" w16du:dateUtc="2025-12-03T15:34:00Z">
        <w:r w:rsidR="00000000">
          <w:delText>time</w:delText>
        </w:r>
      </w:del>
      <w:ins w:id="347" w:author="David Sant" w:date="2025-12-03T15:34:00Z" w16du:dateUtc="2025-12-03T15:34:00Z">
        <w:r w:rsidRPr="00042850">
          <w:rPr>
            <w:bCs/>
          </w:rPr>
          <w:t>it in the Data Protection Act 2018</w:t>
        </w:r>
      </w:ins>
      <w:r w:rsidRPr="00042850">
        <w:rPr>
          <w:bCs/>
        </w:rPr>
        <w:t>.</w:t>
      </w:r>
    </w:p>
    <w:p w14:paraId="569492A1" w14:textId="4D3E370F" w:rsidR="00AA1B09" w:rsidRPr="00042850" w:rsidRDefault="00AA1B09" w:rsidP="00AA1B09">
      <w:pPr>
        <w:pStyle w:val="DefinedTermPara"/>
        <w:rPr>
          <w:rStyle w:val="DefTerm"/>
        </w:rPr>
      </w:pPr>
      <w:bookmarkStart w:id="348" w:name="a954152"/>
      <w:commentRangeStart w:id="349"/>
      <w:r w:rsidRPr="00042850">
        <w:rPr>
          <w:rStyle w:val="DefTerm"/>
        </w:rPr>
        <w:t>User Subscriptions</w:t>
      </w:r>
      <w:r w:rsidRPr="00042850">
        <w:t>:</w:t>
      </w:r>
      <w:r w:rsidR="00B6697A">
        <w:t xml:space="preserve"> </w:t>
      </w:r>
      <w:r w:rsidRPr="00042850">
        <w:t xml:space="preserve">the user subscriptions purchased by the Customer </w:t>
      </w:r>
      <w:del w:id="350" w:author="David Sant" w:date="2025-12-03T15:34:00Z" w16du:dateUtc="2025-12-03T15:34:00Z">
        <w:r w:rsidR="00000000">
          <w:delText xml:space="preserve">pursuant to </w:delText>
        </w:r>
        <w:r w:rsidR="00000000">
          <w:fldChar w:fldCharType="begin"/>
        </w:r>
        <w:r w:rsidR="00000000">
          <w:delInstrText>PAGEREF a877439\# "'clause '"  \h</w:delInstrText>
        </w:r>
        <w:r w:rsidR="00000000">
          <w:fldChar w:fldCharType="separate"/>
        </w:r>
        <w:r w:rsidR="00000000">
          <w:delText xml:space="preserve">clause </w:delText>
        </w:r>
        <w:r w:rsidR="00000000">
          <w:fldChar w:fldCharType="end"/>
        </w:r>
        <w:r w:rsidR="00000000">
          <w:fldChar w:fldCharType="begin"/>
        </w:r>
        <w:r w:rsidR="00000000">
          <w:rPr>
            <w:highlight w:val="lightGray"/>
          </w:rPr>
          <w:delInstrText>REF a877439 \h \w</w:delInstrText>
        </w:r>
        <w:r w:rsidR="00000000">
          <w:fldChar w:fldCharType="separate"/>
        </w:r>
        <w:r w:rsidR="00000000">
          <w:delText>9.1</w:delText>
        </w:r>
        <w:r w:rsidR="00000000">
          <w:fldChar w:fldCharType="end"/>
        </w:r>
      </w:del>
      <w:ins w:id="351" w:author="David Sant" w:date="2025-12-03T15:34:00Z" w16du:dateUtc="2025-12-03T15:34:00Z">
        <w:r w:rsidR="002A3BA9">
          <w:t>via the Subscription Fees</w:t>
        </w:r>
        <w:r w:rsidR="004121A9">
          <w:t xml:space="preserve">, </w:t>
        </w:r>
        <w:r w:rsidR="00970E34">
          <w:t>each of</w:t>
        </w:r>
      </w:ins>
      <w:r w:rsidR="00970E34">
        <w:t xml:space="preserve"> which </w:t>
      </w:r>
      <w:del w:id="352" w:author="David Sant" w:date="2025-12-03T15:34:00Z" w16du:dateUtc="2025-12-03T15:34:00Z">
        <w:r w:rsidR="00000000">
          <w:delText>entitle</w:delText>
        </w:r>
      </w:del>
      <w:ins w:id="353" w:author="David Sant" w:date="2025-12-03T15:34:00Z" w16du:dateUtc="2025-12-03T15:34:00Z">
        <w:r w:rsidRPr="00042850">
          <w:t>entitle</w:t>
        </w:r>
        <w:r w:rsidR="00970E34">
          <w:t>s</w:t>
        </w:r>
        <w:r w:rsidR="00B6697A">
          <w:t xml:space="preserve"> a</w:t>
        </w:r>
        <w:r w:rsidR="00BE44D8">
          <w:t>n individual</w:t>
        </w:r>
      </w:ins>
      <w:r w:rsidR="00BE44D8">
        <w:t xml:space="preserve"> Authorised </w:t>
      </w:r>
      <w:del w:id="354" w:author="David Sant" w:date="2025-12-03T15:34:00Z" w16du:dateUtc="2025-12-03T15:34:00Z">
        <w:r w:rsidR="00000000">
          <w:delText>Users</w:delText>
        </w:r>
      </w:del>
      <w:ins w:id="355" w:author="David Sant" w:date="2025-12-03T15:34:00Z" w16du:dateUtc="2025-12-03T15:34:00Z">
        <w:r w:rsidR="00BE44D8">
          <w:t>User</w:t>
        </w:r>
      </w:ins>
      <w:r w:rsidRPr="00042850">
        <w:t xml:space="preserve"> to access and use </w:t>
      </w:r>
      <w:ins w:id="356" w:author="David Sant" w:date="2025-12-03T15:34:00Z" w16du:dateUtc="2025-12-03T15:34:00Z">
        <w:r w:rsidR="00233F26">
          <w:t xml:space="preserve">certain features of </w:t>
        </w:r>
      </w:ins>
      <w:r w:rsidRPr="00042850">
        <w:t xml:space="preserve">the Services and the Documentation in accordance with this </w:t>
      </w:r>
      <w:del w:id="357" w:author="David Sant" w:date="2025-12-03T15:34:00Z" w16du:dateUtc="2025-12-03T15:34:00Z">
        <w:r w:rsidR="00000000">
          <w:delText>agreement.</w:delText>
        </w:r>
      </w:del>
      <w:ins w:id="358" w:author="David Sant" w:date="2025-12-03T15:34:00Z" w16du:dateUtc="2025-12-03T15:34:00Z">
        <w:r w:rsidR="00FE7453">
          <w:t>Agreement</w:t>
        </w:r>
        <w:r w:rsidRPr="00042850">
          <w:t>.</w:t>
        </w:r>
        <w:bookmarkEnd w:id="348"/>
        <w:commentRangeEnd w:id="349"/>
        <w:r w:rsidR="007E163F">
          <w:rPr>
            <w:rStyle w:val="CommentReference"/>
            <w:rFonts w:eastAsia="Arial"/>
            <w:lang w:eastAsia="en-GB"/>
          </w:rPr>
          <w:commentReference w:id="349"/>
        </w:r>
      </w:ins>
    </w:p>
    <w:p w14:paraId="1CCA13B1" w14:textId="77777777" w:rsidR="00AA1B09" w:rsidRPr="00042850" w:rsidRDefault="00AA1B09" w:rsidP="00AA1B09">
      <w:pPr>
        <w:pStyle w:val="DefinedTermPara"/>
        <w:rPr>
          <w:b/>
        </w:rPr>
      </w:pPr>
      <w:bookmarkStart w:id="359" w:name="a373261"/>
      <w:r w:rsidRPr="00042850">
        <w:rPr>
          <w:rStyle w:val="DefTerm"/>
        </w:rPr>
        <w:t>Virus</w:t>
      </w:r>
      <w:r w:rsidRPr="00042850">
        <w:t xml:space="preserve">: </w:t>
      </w:r>
      <w:proofErr w:type="spellStart"/>
      <w:r w:rsidRPr="00042850">
        <w:t>any thing</w:t>
      </w:r>
      <w:proofErr w:type="spellEnd"/>
      <w:r w:rsidRPr="00042850">
        <w:t xml:space="preserve"> or device (including any software, code, file or programme) which may: prevent, impair or otherwise adversely affect the operation of any computer software, hardware or network, any telecommunications service, equipment or network or any other service or device; prevent, impair or otherwise adversely affect access to or the operation of any programme or data, including the reliability of any programme or data (whether by re-arranging, altering or erasing the programme or data in whole or part or otherwise); or adversely affect the user experience, including worms, trojan horses, viruses and other similar things or devices.</w:t>
      </w:r>
      <w:bookmarkEnd w:id="359"/>
    </w:p>
    <w:p w14:paraId="0F6221AE" w14:textId="6126FEA6" w:rsidR="00AA1B09" w:rsidRDefault="00AA1B09" w:rsidP="00AA1B09">
      <w:pPr>
        <w:pStyle w:val="DefinedTermPara"/>
      </w:pPr>
      <w:bookmarkStart w:id="360" w:name="a407908"/>
      <w:r w:rsidRPr="00042850">
        <w:rPr>
          <w:rStyle w:val="DefTerm"/>
        </w:rPr>
        <w:t>Vulnerability</w:t>
      </w:r>
      <w:r w:rsidRPr="00042850">
        <w:t>: a weakness in the computational logic (for example, code) found in software and hardware components that when exploited, results in a negative impact to the confidentiality, integrity, or availability</w:t>
      </w:r>
      <w:r w:rsidRPr="00042850">
        <w:t>,</w:t>
      </w:r>
      <w:r w:rsidRPr="00042850">
        <w:t xml:space="preserve"> and the term </w:t>
      </w:r>
      <w:r w:rsidRPr="00042850">
        <w:rPr>
          <w:rStyle w:val="DefTerm"/>
        </w:rPr>
        <w:t>Vulnerabilities</w:t>
      </w:r>
      <w:r w:rsidRPr="00042850">
        <w:t xml:space="preserve"> shall be </w:t>
      </w:r>
      <w:r>
        <w:t>interpreted</w:t>
      </w:r>
      <w:r w:rsidRPr="00042850">
        <w:t xml:space="preserve"> accordingly. </w:t>
      </w:r>
      <w:r w:rsidRPr="00042850">
        <w:fldChar w:fldCharType="begin"/>
      </w:r>
      <w:r w:rsidRPr="00042850">
        <w:fldChar w:fldCharType="end"/>
      </w:r>
      <w:bookmarkEnd w:id="360"/>
    </w:p>
    <w:p w14:paraId="47424385" w14:textId="77777777" w:rsidR="00083F07" w:rsidRPr="00042850" w:rsidRDefault="00083F07" w:rsidP="00AA1B09">
      <w:pPr>
        <w:pStyle w:val="DefinedTermPara"/>
      </w:pPr>
    </w:p>
    <w:p w14:paraId="42B2C26A" w14:textId="30040743" w:rsidR="00AA1B09" w:rsidRPr="00042850" w:rsidRDefault="00AA1B09" w:rsidP="003E03D7">
      <w:pPr>
        <w:pStyle w:val="Untitledsubclause1"/>
        <w:pPrChange w:id="361" w:author="David Sant" w:date="2025-12-03T15:34:00Z" w16du:dateUtc="2025-12-03T15:34:00Z">
          <w:pPr>
            <w:pStyle w:val="Untitledsubclause1"/>
            <w:numPr>
              <w:numId w:val="2"/>
            </w:numPr>
          </w:pPr>
        </w:pPrChange>
      </w:pPr>
      <w:bookmarkStart w:id="362" w:name="a209059"/>
      <w:bookmarkStart w:id="363" w:name="a467414"/>
      <w:r w:rsidRPr="00042850">
        <w:t xml:space="preserve">Clause, schedule and paragraph headings shall not affect the interpretation of this </w:t>
      </w:r>
      <w:r w:rsidR="00FE7453">
        <w:t>Agreement</w:t>
      </w:r>
      <w:r w:rsidRPr="00042850">
        <w:t>.</w:t>
      </w:r>
      <w:bookmarkEnd w:id="362"/>
      <w:bookmarkEnd w:id="363"/>
    </w:p>
    <w:p w14:paraId="5ED92ACE" w14:textId="259770D4" w:rsidR="00AA1B09" w:rsidRPr="00042850" w:rsidRDefault="00AA1B09" w:rsidP="003E03D7">
      <w:pPr>
        <w:pStyle w:val="Untitledsubclause1"/>
        <w:pPrChange w:id="364" w:author="David Sant" w:date="2025-12-03T15:34:00Z" w16du:dateUtc="2025-12-03T15:34:00Z">
          <w:pPr>
            <w:pStyle w:val="Untitledsubclause1"/>
            <w:numPr>
              <w:numId w:val="2"/>
            </w:numPr>
          </w:pPr>
        </w:pPrChange>
      </w:pPr>
      <w:bookmarkStart w:id="365" w:name="a646994"/>
      <w:r w:rsidRPr="00042850">
        <w:t>A person includes an individual, corporate or unincorporated body (</w:t>
      </w:r>
      <w:proofErr w:type="gramStart"/>
      <w:r w:rsidRPr="00042850">
        <w:t>whether or not</w:t>
      </w:r>
      <w:proofErr w:type="gramEnd"/>
      <w:r w:rsidRPr="00042850">
        <w:t xml:space="preserve"> having separate legal personality</w:t>
      </w:r>
      <w:r w:rsidRPr="00042850">
        <w:t>).</w:t>
      </w:r>
      <w:bookmarkEnd w:id="365"/>
    </w:p>
    <w:p w14:paraId="4C4C19EB" w14:textId="3DD0468A" w:rsidR="00AA1B09" w:rsidRPr="00042850" w:rsidRDefault="00AA1B09" w:rsidP="003E03D7">
      <w:pPr>
        <w:pStyle w:val="Untitledsubclause1"/>
        <w:pPrChange w:id="366" w:author="David Sant" w:date="2025-12-03T15:34:00Z" w16du:dateUtc="2025-12-03T15:34:00Z">
          <w:pPr>
            <w:pStyle w:val="Untitledsubclause1"/>
            <w:numPr>
              <w:numId w:val="2"/>
            </w:numPr>
          </w:pPr>
        </w:pPrChange>
      </w:pPr>
      <w:bookmarkStart w:id="367" w:name="a67611"/>
      <w:r w:rsidRPr="00042850">
        <w:t xml:space="preserve">A reference to a company </w:t>
      </w:r>
      <w:r w:rsidRPr="00042850">
        <w:t>shall include</w:t>
      </w:r>
      <w:r w:rsidRPr="00042850">
        <w:t xml:space="preserve"> any company, corporation or other body corporate, wherever and however incorporated or established.</w:t>
      </w:r>
      <w:bookmarkEnd w:id="367"/>
    </w:p>
    <w:p w14:paraId="1E8B3A98" w14:textId="74773BF5" w:rsidR="00AA1B09" w:rsidRPr="00042850" w:rsidRDefault="00AA1B09" w:rsidP="003E03D7">
      <w:pPr>
        <w:pStyle w:val="Untitledsubclause1"/>
        <w:pPrChange w:id="368" w:author="David Sant" w:date="2025-12-03T15:34:00Z" w16du:dateUtc="2025-12-03T15:34:00Z">
          <w:pPr>
            <w:pStyle w:val="Untitledsubclause1"/>
            <w:numPr>
              <w:numId w:val="2"/>
            </w:numPr>
          </w:pPr>
        </w:pPrChange>
      </w:pPr>
      <w:bookmarkStart w:id="369" w:name="a163350"/>
      <w:r w:rsidRPr="00042850">
        <w:t xml:space="preserve">Unless the context otherwise requires, words in the singular </w:t>
      </w:r>
      <w:r w:rsidRPr="00042850">
        <w:t>shall include</w:t>
      </w:r>
      <w:r w:rsidRPr="00042850">
        <w:t xml:space="preserve"> the plural </w:t>
      </w:r>
      <w:proofErr w:type="gramStart"/>
      <w:r w:rsidRPr="00042850">
        <w:t>and in the plural</w:t>
      </w:r>
      <w:proofErr w:type="gramEnd"/>
      <w:r w:rsidRPr="00042850">
        <w:t xml:space="preserve"> </w:t>
      </w:r>
      <w:r w:rsidRPr="00042850">
        <w:t>shall include</w:t>
      </w:r>
      <w:r w:rsidRPr="00042850">
        <w:t xml:space="preserve"> the singular.</w:t>
      </w:r>
      <w:bookmarkEnd w:id="369"/>
    </w:p>
    <w:p w14:paraId="5E53941C" w14:textId="1D441786" w:rsidR="00AA1B09" w:rsidRPr="00042850" w:rsidRDefault="00AA1B09" w:rsidP="003E03D7">
      <w:pPr>
        <w:pStyle w:val="Untitledsubclause1"/>
        <w:pPrChange w:id="370" w:author="David Sant" w:date="2025-12-03T15:34:00Z" w16du:dateUtc="2025-12-03T15:34:00Z">
          <w:pPr>
            <w:pStyle w:val="Untitledsubclause1"/>
            <w:numPr>
              <w:numId w:val="2"/>
            </w:numPr>
          </w:pPr>
        </w:pPrChange>
      </w:pPr>
      <w:bookmarkStart w:id="371" w:name="a779026"/>
      <w:r w:rsidRPr="00042850">
        <w:t xml:space="preserve">Unless the context otherwise requires, a reference to one gender </w:t>
      </w:r>
      <w:r w:rsidRPr="00042850">
        <w:t>shall include</w:t>
      </w:r>
      <w:r w:rsidRPr="00042850">
        <w:t xml:space="preserve"> a reference to the other genders. </w:t>
      </w:r>
      <w:bookmarkEnd w:id="371"/>
    </w:p>
    <w:p w14:paraId="4765ED88" w14:textId="07B3BCEE" w:rsidR="00AA1B09" w:rsidRPr="00042850" w:rsidRDefault="00AA1B09" w:rsidP="00CF7C95">
      <w:pPr>
        <w:pStyle w:val="Untitledsubclause1"/>
      </w:pPr>
      <w:bookmarkStart w:id="372" w:name="a339116"/>
      <w:r w:rsidRPr="00042850">
        <w:t xml:space="preserve">A reference to a statute or statutory provision is a reference to it as it is in force as at the date of this </w:t>
      </w:r>
      <w:r w:rsidR="00FE7453">
        <w:t>Agreement</w:t>
      </w:r>
      <w:r w:rsidRPr="00042850">
        <w:t>.</w:t>
      </w:r>
      <w:bookmarkEnd w:id="372"/>
    </w:p>
    <w:p w14:paraId="2C5661CF" w14:textId="2B7E0DBB" w:rsidR="00AA1B09" w:rsidRPr="00042850" w:rsidRDefault="00AA1B09" w:rsidP="00CF7C95">
      <w:pPr>
        <w:pStyle w:val="Untitledsubclause1"/>
      </w:pPr>
      <w:bookmarkStart w:id="373" w:name="a326664"/>
      <w:r w:rsidRPr="00042850">
        <w:t xml:space="preserve">A reference to a statute or statutory provision </w:t>
      </w:r>
      <w:r w:rsidRPr="00042850">
        <w:t xml:space="preserve">shall include </w:t>
      </w:r>
      <w:r w:rsidRPr="00042850">
        <w:t xml:space="preserve">all subordinate legislation made as at the date of this </w:t>
      </w:r>
      <w:r w:rsidR="00FE7453">
        <w:t>Agreement</w:t>
      </w:r>
      <w:r w:rsidRPr="00042850">
        <w:t xml:space="preserve"> under that statute or statutory provision.</w:t>
      </w:r>
      <w:bookmarkEnd w:id="373"/>
    </w:p>
    <w:p w14:paraId="08F30F27" w14:textId="6CB27300" w:rsidR="00AA1B09" w:rsidRPr="00042850" w:rsidRDefault="00AA1B09" w:rsidP="00CF7C95">
      <w:pPr>
        <w:pStyle w:val="Untitledsubclause1"/>
      </w:pPr>
      <w:bookmarkStart w:id="374" w:name="a114753"/>
      <w:r w:rsidRPr="00042850">
        <w:t xml:space="preserve">A reference to </w:t>
      </w:r>
      <w:r w:rsidRPr="003E03D7">
        <w:rPr>
          <w:rPrChange w:id="375" w:author="David Sant" w:date="2025-12-03T15:34:00Z" w16du:dateUtc="2025-12-03T15:34:00Z">
            <w:rPr>
              <w:b/>
            </w:rPr>
          </w:rPrChange>
        </w:rPr>
        <w:t>writing</w:t>
      </w:r>
      <w:r w:rsidRPr="00042850">
        <w:t xml:space="preserve"> or </w:t>
      </w:r>
      <w:r w:rsidRPr="003E03D7">
        <w:rPr>
          <w:rPrChange w:id="376" w:author="David Sant" w:date="2025-12-03T15:34:00Z" w16du:dateUtc="2025-12-03T15:34:00Z">
            <w:rPr>
              <w:b/>
            </w:rPr>
          </w:rPrChange>
        </w:rPr>
        <w:t>written</w:t>
      </w:r>
      <w:r w:rsidRPr="00042850">
        <w:t xml:space="preserve"> </w:t>
      </w:r>
      <w:r w:rsidRPr="00042850">
        <w:t>includes e-mail.</w:t>
      </w:r>
      <w:bookmarkEnd w:id="374"/>
    </w:p>
    <w:p w14:paraId="6F99138C" w14:textId="0FA0BAE4" w:rsidR="00AA1B09" w:rsidRPr="00042850" w:rsidRDefault="00AA1B09" w:rsidP="00CF7C95">
      <w:pPr>
        <w:pStyle w:val="Untitledsubclause1"/>
      </w:pPr>
      <w:bookmarkStart w:id="377" w:name="a176250"/>
      <w:r w:rsidRPr="00042850">
        <w:t xml:space="preserve">References to clauses are to the clauses </w:t>
      </w:r>
      <w:r w:rsidRPr="00042850">
        <w:t>of th</w:t>
      </w:r>
      <w:r w:rsidR="00B94D70">
        <w:t>ese Terms and Conditions</w:t>
      </w:r>
      <w:r w:rsidRPr="00042850">
        <w:t>.</w:t>
      </w:r>
      <w:bookmarkEnd w:id="377"/>
    </w:p>
    <w:p w14:paraId="5E8FCD88" w14:textId="58472A59" w:rsidR="00AA1B09" w:rsidRPr="00042850" w:rsidRDefault="00AA1B09" w:rsidP="003E03D7">
      <w:pPr>
        <w:pStyle w:val="TitleClause"/>
        <w:pPrChange w:id="378" w:author="David Sant" w:date="2025-12-03T15:34:00Z" w16du:dateUtc="2025-12-03T15:34:00Z">
          <w:pPr>
            <w:pStyle w:val="TitleClause"/>
            <w:numPr>
              <w:numId w:val="2"/>
            </w:numPr>
          </w:pPr>
        </w:pPrChange>
      </w:pPr>
      <w:r w:rsidRPr="00042850">
        <w:fldChar w:fldCharType="begin"/>
      </w:r>
      <w:r w:rsidRPr="00042850">
        <w:instrText>TC "2. User subscriptions" \l 1</w:instrText>
      </w:r>
      <w:r w:rsidRPr="00042850">
        <w:fldChar w:fldCharType="end"/>
      </w:r>
      <w:r w:rsidR="00B7459D">
        <w:t>Licence terms</w:t>
      </w:r>
    </w:p>
    <w:p w14:paraId="3EC74ADC" w14:textId="2EE3D68A" w:rsidR="00AB6F73" w:rsidRDefault="007C021A" w:rsidP="00475CE0">
      <w:pPr>
        <w:pStyle w:val="Untitledsubclause1"/>
        <w:pPrChange w:id="379" w:author="David Sant" w:date="2025-12-03T15:34:00Z" w16du:dateUtc="2025-12-03T15:34:00Z">
          <w:pPr>
            <w:pStyle w:val="Untitledsubclause1"/>
            <w:numPr>
              <w:numId w:val="2"/>
            </w:numPr>
          </w:pPr>
        </w:pPrChange>
      </w:pPr>
      <w:bookmarkStart w:id="380" w:name="a997761"/>
      <w:r>
        <w:t xml:space="preserve">During the Subscription Term, and </w:t>
      </w:r>
      <w:r w:rsidR="0003418E">
        <w:t>s</w:t>
      </w:r>
      <w:r w:rsidR="00AA1B09" w:rsidRPr="00042850">
        <w:t>ubject</w:t>
      </w:r>
      <w:r w:rsidR="00AA1B09" w:rsidRPr="00042850">
        <w:t xml:space="preserve"> to the Customer </w:t>
      </w:r>
      <w:r w:rsidR="00B7459D">
        <w:t>paying</w:t>
      </w:r>
      <w:r w:rsidR="00B7459D">
        <w:t xml:space="preserve"> the </w:t>
      </w:r>
      <w:r w:rsidR="00B7459D">
        <w:t>Fees</w:t>
      </w:r>
      <w:r w:rsidR="00AA1B09" w:rsidRPr="00042850">
        <w:t>,</w:t>
      </w:r>
      <w:r w:rsidR="00AA1B09" w:rsidRPr="00042850">
        <w:t xml:space="preserve"> the  restrictions set out in this </w:t>
      </w:r>
      <w:r w:rsidR="002A1FA3">
        <w:t>clause 2</w:t>
      </w:r>
      <w:r w:rsidR="00343F25">
        <w:t>,</w:t>
      </w:r>
      <w:r w:rsidR="00AA1B09" w:rsidRPr="00042850">
        <w:t xml:space="preserve"> and the other terms and conditions of this </w:t>
      </w:r>
      <w:r w:rsidR="00FE7453">
        <w:t>Agreement</w:t>
      </w:r>
      <w:r w:rsidR="00AA1B09" w:rsidRPr="00042850">
        <w:t xml:space="preserve">, the Supplier hereby grants to the Customer a non-exclusive, non-transferable right </w:t>
      </w:r>
      <w:r w:rsidR="00000000">
        <w:t xml:space="preserve">and licence, without the right to grant sublicences, </w:t>
      </w:r>
      <w:r w:rsidR="00902C8B" w:rsidRPr="00042850">
        <w:t xml:space="preserve">to </w:t>
      </w:r>
      <w:r w:rsidR="00902C8B">
        <w:t xml:space="preserve">use </w:t>
      </w:r>
      <w:r w:rsidR="00C45350">
        <w:t xml:space="preserve">(and </w:t>
      </w:r>
      <w:r w:rsidR="009F5E1B">
        <w:t xml:space="preserve">to </w:t>
      </w:r>
      <w:r w:rsidR="00C45350">
        <w:t xml:space="preserve">permit </w:t>
      </w:r>
      <w:r w:rsidR="00A85ADB">
        <w:t>Authorised Users to</w:t>
      </w:r>
      <w:r w:rsidR="00C45350">
        <w:t xml:space="preserve"> use</w:t>
      </w:r>
      <w:r w:rsidR="00C45350">
        <w:t>)</w:t>
      </w:r>
      <w:r w:rsidR="00C45350">
        <w:t xml:space="preserve"> </w:t>
      </w:r>
      <w:r w:rsidR="00902C8B">
        <w:t xml:space="preserve">the Services </w:t>
      </w:r>
      <w:r w:rsidR="00D6172D">
        <w:t xml:space="preserve">and the Documentation </w:t>
      </w:r>
      <w:commentRangeStart w:id="381"/>
      <w:r w:rsidR="00475CE0">
        <w:t>f</w:t>
      </w:r>
      <w:r w:rsidR="00902C8B">
        <w:t xml:space="preserve">or the </w:t>
      </w:r>
      <w:r w:rsidR="007E163F">
        <w:t>Customer’s</w:t>
      </w:r>
      <w:r w:rsidR="007E163F">
        <w:t xml:space="preserve"> internal business </w:t>
      </w:r>
      <w:r w:rsidR="007E163F">
        <w:t>purposes</w:t>
      </w:r>
      <w:commentRangeEnd w:id="381"/>
      <w:r w:rsidR="00E52548">
        <w:rPr>
          <w:rStyle w:val="CommentReference"/>
          <w:rFonts w:eastAsia="Arial"/>
          <w:lang w:eastAsia="en-GB"/>
        </w:rPr>
        <w:commentReference w:id="381"/>
      </w:r>
      <w:r w:rsidR="0003418E">
        <w:t>.</w:t>
      </w:r>
      <w:r w:rsidR="00902C8B" w:rsidRPr="00042850">
        <w:t xml:space="preserve"> </w:t>
      </w:r>
      <w:bookmarkEnd w:id="380"/>
    </w:p>
    <w:p w14:paraId="3AA05480" w14:textId="46AB9598" w:rsidR="00AA1B09" w:rsidRPr="00042850" w:rsidRDefault="004121A9" w:rsidP="003E03D7">
      <w:pPr>
        <w:pStyle w:val="Untitledsubclause1"/>
        <w:pPrChange w:id="382" w:author="David Sant" w:date="2025-12-03T15:34:00Z" w16du:dateUtc="2025-12-03T15:34:00Z">
          <w:pPr>
            <w:pStyle w:val="Untitledsubclause1"/>
            <w:numPr>
              <w:numId w:val="2"/>
            </w:numPr>
          </w:pPr>
        </w:pPrChange>
      </w:pPr>
      <w:bookmarkStart w:id="383" w:name="a491978"/>
      <w:commentRangeStart w:id="384"/>
      <w:r>
        <w:t xml:space="preserve">If the Services are sold on a per-user basis, as set out in the </w:t>
      </w:r>
      <w:r w:rsidR="005404E9">
        <w:t>Order Details</w:t>
      </w:r>
      <w:commentRangeEnd w:id="384"/>
      <w:r w:rsidR="00E52548">
        <w:rPr>
          <w:rStyle w:val="CommentReference"/>
          <w:rFonts w:eastAsia="Arial"/>
          <w:lang w:eastAsia="en-GB"/>
        </w:rPr>
        <w:commentReference w:id="384"/>
      </w:r>
      <w:r w:rsidR="00AA1B09" w:rsidRPr="00042850">
        <w:t>,</w:t>
      </w:r>
      <w:r>
        <w:t xml:space="preserve"> </w:t>
      </w:r>
      <w:r w:rsidR="00AA1B09" w:rsidRPr="00042850">
        <w:t>the Customer undertakes that:</w:t>
      </w:r>
      <w:bookmarkEnd w:id="383"/>
    </w:p>
    <w:p w14:paraId="33D672DD" w14:textId="77777777" w:rsidR="00AA1B09" w:rsidRPr="00042850" w:rsidRDefault="00AA1B09" w:rsidP="003E03D7">
      <w:pPr>
        <w:pStyle w:val="Untitledsubclause2"/>
        <w:pPrChange w:id="385" w:author="David Sant" w:date="2025-12-03T15:34:00Z" w16du:dateUtc="2025-12-03T15:34:00Z">
          <w:pPr>
            <w:pStyle w:val="Untitledsubclause2"/>
            <w:numPr>
              <w:numId w:val="2"/>
            </w:numPr>
          </w:pPr>
        </w:pPrChange>
      </w:pPr>
      <w:bookmarkStart w:id="386" w:name="a767641"/>
      <w:r w:rsidRPr="00042850">
        <w:t xml:space="preserve">the maximum number of Authorised Users that it authorises to access and use the </w:t>
      </w:r>
      <w:proofErr w:type="gramStart"/>
      <w:r w:rsidRPr="00042850">
        <w:t>Services</w:t>
      </w:r>
      <w:proofErr w:type="gramEnd"/>
      <w:r w:rsidRPr="00042850">
        <w:t xml:space="preserve"> and the Documentation shall not exceed the number of User Subscriptions it has purchased from time to time;</w:t>
      </w:r>
      <w:bookmarkEnd w:id="386"/>
    </w:p>
    <w:p w14:paraId="45016340" w14:textId="77777777" w:rsidR="00AA1B09" w:rsidRPr="00042850" w:rsidRDefault="00AA1B09" w:rsidP="003E03D7">
      <w:pPr>
        <w:pStyle w:val="Untitledsubclause2"/>
        <w:pPrChange w:id="387" w:author="David Sant" w:date="2025-12-03T15:34:00Z" w16du:dateUtc="2025-12-03T15:34:00Z">
          <w:pPr>
            <w:pStyle w:val="Untitledsubclause2"/>
            <w:numPr>
              <w:numId w:val="2"/>
            </w:numPr>
          </w:pPr>
        </w:pPrChange>
      </w:pPr>
      <w:bookmarkStart w:id="388" w:name="a684781"/>
      <w:r w:rsidRPr="00042850">
        <w:t xml:space="preserve">it will not allow or suffer any User Subscription to be used by more than one individual Authorised User unless it has been reassigned in its entirety to another individual Authorised User, in which case the prior Authorised User shall no longer have any right to access or use the Services and/or </w:t>
      </w:r>
      <w:proofErr w:type="gramStart"/>
      <w:r w:rsidRPr="00042850">
        <w:t>Documentation;</w:t>
      </w:r>
      <w:bookmarkEnd w:id="388"/>
      <w:proofErr w:type="gramEnd"/>
    </w:p>
    <w:p w14:paraId="6149555B" w14:textId="3F96B29F" w:rsidR="00AA1B09" w:rsidRPr="00042850" w:rsidRDefault="00AA1B09" w:rsidP="003E03D7">
      <w:pPr>
        <w:pStyle w:val="Untitledsubclause2"/>
        <w:pPrChange w:id="389" w:author="David Sant" w:date="2025-12-03T15:34:00Z" w16du:dateUtc="2025-12-03T15:34:00Z">
          <w:pPr>
            <w:pStyle w:val="Untitledsubclause2"/>
            <w:numPr>
              <w:numId w:val="2"/>
            </w:numPr>
          </w:pPr>
        </w:pPrChange>
      </w:pPr>
      <w:bookmarkStart w:id="390" w:name="a464519"/>
      <w:r w:rsidRPr="00042850">
        <w:lastRenderedPageBreak/>
        <w:t xml:space="preserve">each Authorised User shall keep a secure password for their use of the Services and Documentation and that each Authorised User shall keep their password </w:t>
      </w:r>
      <w:proofErr w:type="gramStart"/>
      <w:r w:rsidRPr="00042850">
        <w:t>confidential;</w:t>
      </w:r>
      <w:bookmarkEnd w:id="390"/>
      <w:proofErr w:type="gramEnd"/>
    </w:p>
    <w:p w14:paraId="555C6C5C" w14:textId="1F13937B" w:rsidR="00AA1B09" w:rsidRPr="00042850" w:rsidRDefault="00AA1B09" w:rsidP="003E03D7">
      <w:pPr>
        <w:pStyle w:val="Untitledsubclause2"/>
        <w:pPrChange w:id="391" w:author="David Sant" w:date="2025-12-03T15:34:00Z" w16du:dateUtc="2025-12-03T15:34:00Z">
          <w:pPr>
            <w:pStyle w:val="Untitledsubclause2"/>
            <w:numPr>
              <w:numId w:val="2"/>
            </w:numPr>
          </w:pPr>
        </w:pPrChange>
      </w:pPr>
      <w:bookmarkStart w:id="392" w:name="a859728"/>
      <w:commentRangeStart w:id="393"/>
      <w:r w:rsidRPr="00042850">
        <w:t xml:space="preserve">it shall maintain a written, up to date list of current Authorised Users and provide such list to the Supplier within </w:t>
      </w:r>
      <w:r w:rsidR="00524502">
        <w:t>[</w:t>
      </w:r>
      <w:r w:rsidRPr="00524502">
        <w:rPr>
          <w:highlight w:val="yellow"/>
          <w:rPrChange w:id="394" w:author="David Sant" w:date="2025-12-03T15:34:00Z" w16du:dateUtc="2025-12-03T15:34:00Z">
            <w:rPr/>
          </w:rPrChange>
        </w:rPr>
        <w:t>5</w:t>
      </w:r>
      <w:r w:rsidR="00524502">
        <w:t>]</w:t>
      </w:r>
      <w:r w:rsidRPr="00042850">
        <w:t xml:space="preserve"> Business Days of the Supplier's written request at any time or times</w:t>
      </w:r>
      <w:bookmarkEnd w:id="392"/>
      <w:r w:rsidRPr="00042850">
        <w:t>;</w:t>
      </w:r>
      <w:commentRangeEnd w:id="393"/>
      <w:r w:rsidR="00E06653">
        <w:rPr>
          <w:rStyle w:val="CommentReference"/>
          <w:rFonts w:eastAsia="Arial"/>
          <w:lang w:eastAsia="en-GB"/>
        </w:rPr>
        <w:commentReference w:id="393"/>
      </w:r>
    </w:p>
    <w:p w14:paraId="55B5D944" w14:textId="724380B9" w:rsidR="00AA1B09" w:rsidRPr="00042850" w:rsidRDefault="00AA1B09" w:rsidP="003E03D7">
      <w:pPr>
        <w:pStyle w:val="Untitledsubclause2"/>
        <w:pPrChange w:id="395" w:author="David Sant" w:date="2025-12-03T15:34:00Z" w16du:dateUtc="2025-12-03T15:34:00Z">
          <w:pPr>
            <w:pStyle w:val="Untitledsubclause2"/>
            <w:numPr>
              <w:numId w:val="2"/>
            </w:numPr>
          </w:pPr>
        </w:pPrChange>
      </w:pPr>
      <w:bookmarkStart w:id="396" w:name="a674100"/>
      <w:commentRangeStart w:id="397"/>
      <w:r w:rsidRPr="00042850">
        <w:t xml:space="preserve">it shall permit the Supplier or the Supplier's designated auditor to audit the Services </w:t>
      </w:r>
      <w:proofErr w:type="gramStart"/>
      <w:r w:rsidRPr="00042850">
        <w:t>in order to</w:t>
      </w:r>
      <w:proofErr w:type="gramEnd"/>
      <w:r w:rsidRPr="00042850">
        <w:t xml:space="preserve"> establish the name and password of each Authorised User and the Customer's data processing facilities to audit compliance with this </w:t>
      </w:r>
      <w:r w:rsidR="00FE7453">
        <w:t>Agreement</w:t>
      </w:r>
      <w:r w:rsidRPr="00042850">
        <w:t xml:space="preserve">. Each such audit may be conducted no more than </w:t>
      </w:r>
      <w:r w:rsidRPr="00042850">
        <w:t>once</w:t>
      </w:r>
      <w:r w:rsidRPr="00042850">
        <w:t xml:space="preserve"> per </w:t>
      </w:r>
      <w:r w:rsidRPr="00042850">
        <w:t>quarter</w:t>
      </w:r>
      <w:r w:rsidRPr="00042850">
        <w:t xml:space="preserve">, at the Supplier's expense, and this right shall be exercised with reasonable prior notice, in such a manner as not to substantially interfere with the Customer's normal conduct of </w:t>
      </w:r>
      <w:proofErr w:type="gramStart"/>
      <w:r w:rsidRPr="00042850">
        <w:t>business;</w:t>
      </w:r>
      <w:bookmarkEnd w:id="396"/>
      <w:proofErr w:type="gramEnd"/>
    </w:p>
    <w:p w14:paraId="3C5CE95C" w14:textId="22AE1D2A" w:rsidR="00AA1B09" w:rsidRPr="00042850" w:rsidRDefault="00AA1B09" w:rsidP="003E03D7">
      <w:pPr>
        <w:pStyle w:val="Untitledsubclause2"/>
        <w:pPrChange w:id="398" w:author="David Sant" w:date="2025-12-03T15:34:00Z" w16du:dateUtc="2025-12-03T15:34:00Z">
          <w:pPr>
            <w:pStyle w:val="Untitledsubclause2"/>
            <w:numPr>
              <w:numId w:val="2"/>
            </w:numPr>
          </w:pPr>
        </w:pPrChange>
      </w:pPr>
      <w:bookmarkStart w:id="399" w:name="a496563"/>
      <w:r w:rsidRPr="00042850">
        <w:t xml:space="preserve">if any of the audits referred to in </w:t>
      </w:r>
      <w:r w:rsidRPr="00042850">
        <w:fldChar w:fldCharType="begin"/>
      </w:r>
      <w:r w:rsidRPr="00042850">
        <w:instrText>PAGEREF a674100\# "'clause '"  \h</w:instrText>
      </w:r>
      <w:r w:rsidRPr="00042850">
        <w:fldChar w:fldCharType="separate"/>
      </w:r>
      <w:r w:rsidR="00EF4D3F" w:rsidRPr="00042850">
        <w:rPr>
          <w:noProof/>
        </w:rPr>
        <w:t xml:space="preserve">clause </w:t>
      </w:r>
      <w:r w:rsidRPr="00042850">
        <w:fldChar w:fldCharType="end"/>
      </w:r>
      <w:r w:rsidRPr="00042850">
        <w:fldChar w:fldCharType="begin"/>
      </w:r>
      <w:r w:rsidRPr="00042850">
        <w:instrText>REF a674100 \h \w</w:instrText>
      </w:r>
      <w:r w:rsidR="00042850">
        <w:instrText xml:space="preserve"> \* MERGEFORMAT </w:instrText>
      </w:r>
      <w:r w:rsidRPr="00042850">
        <w:fldChar w:fldCharType="separate"/>
      </w:r>
      <w:r w:rsidR="00EF4D3F">
        <w:t>2.2(e)</w:t>
      </w:r>
      <w:r w:rsidRPr="00042850">
        <w:fldChar w:fldCharType="end"/>
      </w:r>
      <w:r w:rsidRPr="00042850">
        <w:t xml:space="preserve"> reveal that any password has been provided to any individual who is not an Authorised User, then without prejudice to the Supplier's other rights, the Customer shall promptly disable such passwords and the Supplier shall not issue any new passwords to any such individual; and</w:t>
      </w:r>
      <w:bookmarkEnd w:id="399"/>
    </w:p>
    <w:p w14:paraId="5371383A" w14:textId="67862251" w:rsidR="00AA1B09" w:rsidRDefault="00AA1B09" w:rsidP="003E03D7">
      <w:pPr>
        <w:pStyle w:val="Untitledsubclause2"/>
        <w:pPrChange w:id="400" w:author="David Sant" w:date="2025-12-03T15:34:00Z" w16du:dateUtc="2025-12-03T15:34:00Z">
          <w:pPr>
            <w:pStyle w:val="Untitledsubclause2"/>
            <w:numPr>
              <w:numId w:val="2"/>
            </w:numPr>
          </w:pPr>
        </w:pPrChange>
      </w:pPr>
      <w:bookmarkStart w:id="401" w:name="a776211"/>
      <w:r w:rsidRPr="00042850">
        <w:t xml:space="preserve">if any of the audits referred to in </w:t>
      </w:r>
      <w:r w:rsidRPr="00042850">
        <w:fldChar w:fldCharType="begin"/>
      </w:r>
      <w:r w:rsidRPr="00042850">
        <w:instrText>PAGEREF a674100\# "'clause '"  \h</w:instrText>
      </w:r>
      <w:r w:rsidRPr="00042850">
        <w:fldChar w:fldCharType="separate"/>
      </w:r>
      <w:r w:rsidR="00EF4D3F" w:rsidRPr="00042850">
        <w:rPr>
          <w:noProof/>
        </w:rPr>
        <w:t xml:space="preserve">clause </w:t>
      </w:r>
      <w:r w:rsidRPr="00042850">
        <w:fldChar w:fldCharType="end"/>
      </w:r>
      <w:r w:rsidRPr="00042850">
        <w:fldChar w:fldCharType="begin"/>
      </w:r>
      <w:r w:rsidRPr="00042850">
        <w:instrText>REF a674100 \h \w</w:instrText>
      </w:r>
      <w:r w:rsidR="00042850">
        <w:instrText xml:space="preserve"> \* MERGEFORMAT </w:instrText>
      </w:r>
      <w:r w:rsidRPr="00042850">
        <w:fldChar w:fldCharType="separate"/>
      </w:r>
      <w:r w:rsidR="00EF4D3F">
        <w:t>2.2(e)</w:t>
      </w:r>
      <w:r w:rsidRPr="00042850">
        <w:fldChar w:fldCharType="end"/>
      </w:r>
      <w:r w:rsidRPr="00042850">
        <w:t xml:space="preserve"> reveal that the Customer has underpaid Subscription Fees to the Supplier, then without prejudice to the Supplier's other rights, the Customer shall pay to the Supplier an amount equal to such underpayment within </w:t>
      </w:r>
      <w:r w:rsidR="00524502">
        <w:t>[</w:t>
      </w:r>
      <w:r w:rsidRPr="00524502">
        <w:rPr>
          <w:highlight w:val="yellow"/>
          <w:rPrChange w:id="402" w:author="David Sant" w:date="2025-12-03T15:34:00Z" w16du:dateUtc="2025-12-03T15:34:00Z">
            <w:rPr/>
          </w:rPrChange>
        </w:rPr>
        <w:t>10</w:t>
      </w:r>
      <w:r w:rsidR="00524502">
        <w:t>]</w:t>
      </w:r>
      <w:r w:rsidRPr="00042850">
        <w:t xml:space="preserve"> Business Days of the date of the relevant audit.</w:t>
      </w:r>
      <w:bookmarkEnd w:id="401"/>
      <w:commentRangeEnd w:id="397"/>
      <w:r w:rsidR="00E06653">
        <w:rPr>
          <w:rStyle w:val="CommentReference"/>
          <w:rFonts w:eastAsia="Arial"/>
          <w:lang w:eastAsia="en-GB"/>
        </w:rPr>
        <w:commentReference w:id="397"/>
      </w:r>
    </w:p>
    <w:p w14:paraId="3986DFB0" w14:textId="1FDF679A" w:rsidR="000744E0" w:rsidRDefault="0016310D" w:rsidP="0048775F">
      <w:pPr>
        <w:pStyle w:val="Untitledsubclause1"/>
      </w:pPr>
      <w:commentRangeStart w:id="403"/>
      <w:r>
        <w:t>If the Services are sold on a per-user basis</w:t>
      </w:r>
      <w:commentRangeEnd w:id="403"/>
      <w:r>
        <w:rPr>
          <w:rStyle w:val="CommentReference"/>
          <w:rFonts w:eastAsia="Arial"/>
          <w:lang w:eastAsia="en-GB"/>
        </w:rPr>
        <w:commentReference w:id="403"/>
      </w:r>
      <w:r>
        <w:t xml:space="preserve">, as set out in the </w:t>
      </w:r>
      <w:r w:rsidR="005404E9">
        <w:t>Order Details</w:t>
      </w:r>
      <w:r w:rsidR="000744E0">
        <w:t>:</w:t>
      </w:r>
    </w:p>
    <w:p w14:paraId="06403BE2" w14:textId="77777777" w:rsidR="0048775F" w:rsidRPr="00042850" w:rsidRDefault="0048775F" w:rsidP="000744E0">
      <w:pPr>
        <w:pStyle w:val="Untitledsubclause2"/>
      </w:pPr>
      <w:r w:rsidRPr="00042850">
        <w:t xml:space="preserve">Subject to </w:t>
      </w:r>
      <w:r w:rsidRPr="00042850">
        <w:fldChar w:fldCharType="begin"/>
      </w:r>
      <w:r w:rsidRPr="00042850">
        <w:instrText>PAGEREF a911140\# "'clause '"  \h</w:instrText>
      </w:r>
      <w:r w:rsidRPr="00042850">
        <w:fldChar w:fldCharType="separate"/>
      </w:r>
      <w:r w:rsidR="00EF4D3F" w:rsidRPr="00042850">
        <w:rPr>
          <w:noProof/>
        </w:rPr>
        <w:t xml:space="preserve">clause </w:t>
      </w:r>
      <w:r w:rsidRPr="00042850">
        <w:fldChar w:fldCharType="end"/>
      </w:r>
      <w:r w:rsidRPr="00042850">
        <w:fldChar w:fldCharType="begin"/>
      </w:r>
      <w:r w:rsidRPr="00042850">
        <w:instrText>REF a911140 \h \w</w:instrText>
      </w:r>
      <w:r>
        <w:instrText xml:space="preserve"> \* MERGEFORMAT </w:instrText>
      </w:r>
      <w:r w:rsidRPr="00042850">
        <w:fldChar w:fldCharType="separate"/>
      </w:r>
      <w:r w:rsidR="00EF4D3F">
        <w:t>2.3(b)</w:t>
      </w:r>
      <w:r w:rsidRPr="00042850">
        <w:fldChar w:fldCharType="end"/>
      </w:r>
      <w:r w:rsidRPr="00042850">
        <w:t xml:space="preserve"> and </w:t>
      </w:r>
      <w:r w:rsidRPr="00042850">
        <w:fldChar w:fldCharType="begin"/>
      </w:r>
      <w:r w:rsidRPr="00042850">
        <w:instrText>PAGEREF a801736\# "'clause '"  \h</w:instrText>
      </w:r>
      <w:r w:rsidRPr="00042850">
        <w:fldChar w:fldCharType="separate"/>
      </w:r>
      <w:r w:rsidR="00EF4D3F" w:rsidRPr="00042850">
        <w:rPr>
          <w:noProof/>
        </w:rPr>
        <w:t xml:space="preserve">clause </w:t>
      </w:r>
      <w:r w:rsidRPr="00042850">
        <w:fldChar w:fldCharType="end"/>
      </w:r>
      <w:r w:rsidRPr="00042850">
        <w:fldChar w:fldCharType="begin"/>
      </w:r>
      <w:r w:rsidRPr="00042850">
        <w:instrText>REF a801736 \h \w</w:instrText>
      </w:r>
      <w:r>
        <w:instrText xml:space="preserve"> \* MERGEFORMAT </w:instrText>
      </w:r>
      <w:r w:rsidRPr="00042850">
        <w:fldChar w:fldCharType="separate"/>
      </w:r>
      <w:r w:rsidR="00EF4D3F">
        <w:t>2.3(c)</w:t>
      </w:r>
      <w:r w:rsidRPr="00042850">
        <w:fldChar w:fldCharType="end"/>
      </w:r>
      <w:r w:rsidRPr="00042850">
        <w:t xml:space="preserve">, the Customer may, from time to time during any Subscription Term, purchase additional User Subscriptions in excess of the number set out in the </w:t>
      </w:r>
      <w:r w:rsidR="005404E9">
        <w:t>Order Details</w:t>
      </w:r>
      <w:r w:rsidRPr="00042850">
        <w:t xml:space="preserve"> and the Supplier shall grant access to the Services and the Documentation to such additional Authorised Users in accordance with the provisions of this </w:t>
      </w:r>
      <w:r w:rsidR="00FE7453">
        <w:t>Agreement</w:t>
      </w:r>
      <w:r w:rsidRPr="00042850">
        <w:t>.</w:t>
      </w:r>
    </w:p>
    <w:p w14:paraId="6945F184" w14:textId="77777777" w:rsidR="0048775F" w:rsidRPr="00042850" w:rsidRDefault="0048775F" w:rsidP="000744E0">
      <w:pPr>
        <w:pStyle w:val="Untitledsubclause2"/>
      </w:pPr>
      <w:bookmarkStart w:id="404" w:name="a911140"/>
      <w:commentRangeStart w:id="405"/>
      <w:r w:rsidRPr="00042850">
        <w:t xml:space="preserve">If the Customer wishes to purchase additional User Subscriptions, the Customer shall notify the Supplier in writing. The Supplier shall evaluate such request for additional User Subscriptions and respond to the Customer with approval or rejection of the request </w:t>
      </w:r>
      <w:r w:rsidRPr="00042850">
        <w:t xml:space="preserve">(such approval not to be unreasonably withheld). Where the Supplier approves the request, the Supplier shall activate the additional User Subscriptions within </w:t>
      </w:r>
      <w:r w:rsidR="00524502">
        <w:t>[</w:t>
      </w:r>
      <w:r w:rsidRPr="00524502">
        <w:rPr>
          <w:highlight w:val="yellow"/>
        </w:rPr>
        <w:t>5</w:t>
      </w:r>
      <w:r w:rsidR="00524502">
        <w:t>]</w:t>
      </w:r>
      <w:r w:rsidRPr="00042850">
        <w:t xml:space="preserve"> days of its approval of the Customer's request.</w:t>
      </w:r>
      <w:bookmarkEnd w:id="404"/>
    </w:p>
    <w:p w14:paraId="3B4F396F" w14:textId="77777777" w:rsidR="005425B3" w:rsidRDefault="0048775F" w:rsidP="00480816">
      <w:pPr>
        <w:pStyle w:val="Untitledsubclause2"/>
      </w:pPr>
      <w:bookmarkStart w:id="406" w:name="a801736"/>
      <w:r w:rsidRPr="00042850">
        <w:t>If the Supplier approves the Customer's request to purchase additional User Subscriptions, the Customer shall pay to the Supplier the relevant fees for such additional User Subscriptions as agreed by the parties in writing</w:t>
      </w:r>
      <w:r w:rsidR="00D56B67">
        <w:t xml:space="preserve"> in accordance with the Payment Terms</w:t>
      </w:r>
      <w:r w:rsidR="005425B3">
        <w:t>.</w:t>
      </w:r>
    </w:p>
    <w:p w14:paraId="695B210D" w14:textId="77777777" w:rsidR="0048775F" w:rsidRPr="00042850" w:rsidRDefault="005425B3" w:rsidP="00480816">
      <w:pPr>
        <w:pStyle w:val="Untitledsubclause2"/>
      </w:pPr>
      <w:r>
        <w:lastRenderedPageBreak/>
        <w:t>I</w:t>
      </w:r>
      <w:r w:rsidR="0048775F" w:rsidRPr="00042850">
        <w:t>f such additional User Subscriptions are purchased by the Customer part way through a payment period, such fees shall be pro-rated from the date of activation by the Supplier for the remainder of that period.</w:t>
      </w:r>
      <w:bookmarkEnd w:id="406"/>
      <w:commentRangeEnd w:id="405"/>
      <w:r w:rsidR="00E06653">
        <w:rPr>
          <w:rStyle w:val="CommentReference"/>
          <w:rFonts w:eastAsia="Arial"/>
          <w:lang w:eastAsia="en-GB"/>
        </w:rPr>
        <w:commentReference w:id="405"/>
      </w:r>
    </w:p>
    <w:p w14:paraId="184393B7" w14:textId="547237F8" w:rsidR="00AA1B09" w:rsidRPr="00042850" w:rsidRDefault="00AA1B09" w:rsidP="003E03D7">
      <w:pPr>
        <w:pStyle w:val="Untitledsubclause1"/>
        <w:pPrChange w:id="407" w:author="David Sant" w:date="2025-12-03T15:34:00Z" w16du:dateUtc="2025-12-03T15:34:00Z">
          <w:pPr>
            <w:pStyle w:val="Untitledsubclause1"/>
            <w:numPr>
              <w:numId w:val="2"/>
            </w:numPr>
          </w:pPr>
        </w:pPrChange>
      </w:pPr>
      <w:bookmarkStart w:id="408" w:name="a793646"/>
      <w:commentRangeStart w:id="409"/>
      <w:r w:rsidRPr="00042850">
        <w:t xml:space="preserve">The </w:t>
      </w:r>
      <w:commentRangeEnd w:id="409"/>
      <w:r w:rsidR="009142E7">
        <w:rPr>
          <w:rStyle w:val="CommentReference"/>
          <w:rFonts w:eastAsia="Arial"/>
          <w:lang w:eastAsia="en-GB"/>
        </w:rPr>
        <w:commentReference w:id="409"/>
      </w:r>
      <w:r w:rsidRPr="00042850">
        <w:t>Customer shall not access, store, distribute or transmit</w:t>
      </w:r>
      <w:r w:rsidRPr="00042850">
        <w:t xml:space="preserve"> any material </w:t>
      </w:r>
      <w:proofErr w:type="gramStart"/>
      <w:r w:rsidRPr="00042850">
        <w:t>during the course of</w:t>
      </w:r>
      <w:proofErr w:type="gramEnd"/>
      <w:r w:rsidRPr="00042850">
        <w:t xml:space="preserve"> its use of the Services that:</w:t>
      </w:r>
      <w:bookmarkEnd w:id="408"/>
    </w:p>
    <w:p w14:paraId="73868262" w14:textId="77777777" w:rsidR="00AA1B09" w:rsidRPr="00042850" w:rsidRDefault="00AA1B09" w:rsidP="003E03D7">
      <w:pPr>
        <w:pStyle w:val="Untitledsubclause2"/>
        <w:pPrChange w:id="410" w:author="David Sant" w:date="2025-12-03T15:34:00Z" w16du:dateUtc="2025-12-03T15:34:00Z">
          <w:pPr>
            <w:pStyle w:val="Untitledsubclause2"/>
            <w:numPr>
              <w:numId w:val="2"/>
            </w:numPr>
          </w:pPr>
        </w:pPrChange>
      </w:pPr>
      <w:bookmarkStart w:id="411" w:name="a555949"/>
      <w:r w:rsidRPr="00042850">
        <w:t xml:space="preserve">is unlawful, harmful, threatening, defamatory, obscene, infringing, harassing or racially or ethnically </w:t>
      </w:r>
      <w:proofErr w:type="gramStart"/>
      <w:r w:rsidRPr="00042850">
        <w:t>offensive;</w:t>
      </w:r>
      <w:bookmarkEnd w:id="411"/>
      <w:proofErr w:type="gramEnd"/>
    </w:p>
    <w:p w14:paraId="0A44DE91" w14:textId="77777777" w:rsidR="00AA1B09" w:rsidRPr="00042850" w:rsidRDefault="00AA1B09" w:rsidP="003E03D7">
      <w:pPr>
        <w:pStyle w:val="Untitledsubclause2"/>
        <w:pPrChange w:id="412" w:author="David Sant" w:date="2025-12-03T15:34:00Z" w16du:dateUtc="2025-12-03T15:34:00Z">
          <w:pPr>
            <w:pStyle w:val="Untitledsubclause2"/>
            <w:numPr>
              <w:numId w:val="2"/>
            </w:numPr>
          </w:pPr>
        </w:pPrChange>
      </w:pPr>
      <w:bookmarkStart w:id="413" w:name="a951157"/>
      <w:r w:rsidRPr="00042850">
        <w:t xml:space="preserve">facilitates illegal </w:t>
      </w:r>
      <w:proofErr w:type="gramStart"/>
      <w:r w:rsidRPr="00042850">
        <w:t>activity;</w:t>
      </w:r>
      <w:bookmarkEnd w:id="413"/>
      <w:proofErr w:type="gramEnd"/>
    </w:p>
    <w:p w14:paraId="0F1B28FC" w14:textId="77777777" w:rsidR="00AA1B09" w:rsidRPr="00042850" w:rsidRDefault="00AA1B09" w:rsidP="003E03D7">
      <w:pPr>
        <w:pStyle w:val="Untitledsubclause2"/>
        <w:pPrChange w:id="414" w:author="David Sant" w:date="2025-12-03T15:34:00Z" w16du:dateUtc="2025-12-03T15:34:00Z">
          <w:pPr>
            <w:pStyle w:val="Untitledsubclause2"/>
            <w:numPr>
              <w:numId w:val="2"/>
            </w:numPr>
          </w:pPr>
        </w:pPrChange>
      </w:pPr>
      <w:bookmarkStart w:id="415" w:name="a765530"/>
      <w:r w:rsidRPr="00042850">
        <w:t xml:space="preserve">depicts sexually explicit </w:t>
      </w:r>
      <w:proofErr w:type="gramStart"/>
      <w:r w:rsidRPr="00042850">
        <w:t>images;</w:t>
      </w:r>
      <w:bookmarkEnd w:id="415"/>
      <w:proofErr w:type="gramEnd"/>
    </w:p>
    <w:p w14:paraId="200009E4" w14:textId="77777777" w:rsidR="00AA1B09" w:rsidRPr="00042850" w:rsidRDefault="00AA1B09" w:rsidP="003E03D7">
      <w:pPr>
        <w:pStyle w:val="Untitledsubclause2"/>
        <w:pPrChange w:id="416" w:author="David Sant" w:date="2025-12-03T15:34:00Z" w16du:dateUtc="2025-12-03T15:34:00Z">
          <w:pPr>
            <w:pStyle w:val="Untitledsubclause2"/>
            <w:numPr>
              <w:numId w:val="2"/>
            </w:numPr>
          </w:pPr>
        </w:pPrChange>
      </w:pPr>
      <w:bookmarkStart w:id="417" w:name="a587993"/>
      <w:r w:rsidRPr="00042850">
        <w:t xml:space="preserve">promotes unlawful </w:t>
      </w:r>
      <w:proofErr w:type="gramStart"/>
      <w:r w:rsidRPr="00042850">
        <w:t>violence;</w:t>
      </w:r>
      <w:bookmarkEnd w:id="417"/>
      <w:proofErr w:type="gramEnd"/>
    </w:p>
    <w:p w14:paraId="3C88281A" w14:textId="77777777" w:rsidR="00AA1B09" w:rsidRPr="00042850" w:rsidRDefault="00AA1B09" w:rsidP="003E03D7">
      <w:pPr>
        <w:pStyle w:val="Untitledsubclause2"/>
        <w:pPrChange w:id="418" w:author="David Sant" w:date="2025-12-03T15:34:00Z" w16du:dateUtc="2025-12-03T15:34:00Z">
          <w:pPr>
            <w:pStyle w:val="Untitledsubclause2"/>
            <w:numPr>
              <w:numId w:val="2"/>
            </w:numPr>
          </w:pPr>
        </w:pPrChange>
      </w:pPr>
      <w:bookmarkStart w:id="419" w:name="a855026"/>
      <w:r w:rsidRPr="00042850">
        <w:t>is discriminatory based on race, gender, colour, religious belief, sexual orientation, disability; or</w:t>
      </w:r>
      <w:bookmarkEnd w:id="419"/>
    </w:p>
    <w:p w14:paraId="4E7730BB" w14:textId="77777777" w:rsidR="00AA1B09" w:rsidRPr="00042850" w:rsidRDefault="00AA1B09" w:rsidP="003E03D7">
      <w:pPr>
        <w:pStyle w:val="Untitledsubclause2"/>
        <w:pPrChange w:id="420" w:author="David Sant" w:date="2025-12-03T15:34:00Z" w16du:dateUtc="2025-12-03T15:34:00Z">
          <w:pPr>
            <w:pStyle w:val="Untitledsubclause2"/>
            <w:numPr>
              <w:numId w:val="2"/>
            </w:numPr>
          </w:pPr>
        </w:pPrChange>
      </w:pPr>
      <w:bookmarkStart w:id="421" w:name="a631375"/>
      <w:r w:rsidRPr="00042850">
        <w:t xml:space="preserve">is otherwise illegal or causes damage or injury to any person or </w:t>
      </w:r>
      <w:proofErr w:type="gramStart"/>
      <w:r w:rsidRPr="00042850">
        <w:t>property;</w:t>
      </w:r>
      <w:bookmarkEnd w:id="421"/>
      <w:proofErr w:type="gramEnd"/>
    </w:p>
    <w:p w14:paraId="4D95541E" w14:textId="609B10EF" w:rsidR="00AA1B09" w:rsidRPr="00042850" w:rsidRDefault="00AA1B09" w:rsidP="00AA1B09">
      <w:pPr>
        <w:pStyle w:val="Parasubclause1"/>
      </w:pPr>
      <w:r w:rsidRPr="00042850">
        <w:t xml:space="preserve">and the Supplier reserves the right, without liability or prejudice to its other rights to the Customer, to </w:t>
      </w:r>
      <w:r w:rsidR="008F0C49">
        <w:t xml:space="preserve">remove and/or </w:t>
      </w:r>
      <w:r w:rsidRPr="00042850">
        <w:t>disable the Customer's access to any material that breaches the provisions of this clause.</w:t>
      </w:r>
    </w:p>
    <w:p w14:paraId="74C8E919" w14:textId="77777777" w:rsidR="00AA1B09" w:rsidRPr="00042850" w:rsidRDefault="00AA1B09" w:rsidP="00CF7C95">
      <w:pPr>
        <w:pStyle w:val="Untitledsubclause1"/>
      </w:pPr>
      <w:bookmarkStart w:id="422" w:name="a1053926"/>
      <w:commentRangeStart w:id="423"/>
      <w:r w:rsidRPr="00042850">
        <w:t>The Customer shall not:</w:t>
      </w:r>
      <w:bookmarkEnd w:id="422"/>
      <w:commentRangeEnd w:id="423"/>
      <w:r w:rsidR="00E52548">
        <w:rPr>
          <w:rStyle w:val="CommentReference"/>
          <w:rFonts w:eastAsia="Arial"/>
          <w:lang w:eastAsia="en-GB"/>
        </w:rPr>
        <w:commentReference w:id="423"/>
      </w:r>
    </w:p>
    <w:p w14:paraId="5AA35AFE" w14:textId="12BDFB59" w:rsidR="00AA1B09" w:rsidRPr="00042850" w:rsidRDefault="00AA1B09" w:rsidP="00CF7C95">
      <w:pPr>
        <w:pStyle w:val="Untitledsubclause2"/>
      </w:pPr>
      <w:bookmarkStart w:id="424" w:name="a348904"/>
      <w:r w:rsidRPr="00042850">
        <w:t xml:space="preserve">except as may be allowed by any applicable law which is incapable of exclusion by agreement between the parties and except to the extent expressly permitted under this </w:t>
      </w:r>
      <w:r w:rsidR="00FE7453">
        <w:t>Agreement</w:t>
      </w:r>
      <w:r w:rsidRPr="00042850">
        <w:t>:</w:t>
      </w:r>
      <w:bookmarkEnd w:id="424"/>
    </w:p>
    <w:p w14:paraId="47E6A64D" w14:textId="73D34E99" w:rsidR="00AA1B09" w:rsidRPr="00042850" w:rsidRDefault="00AA1B09" w:rsidP="00CF7C95">
      <w:pPr>
        <w:pStyle w:val="Untitledsubclause3"/>
      </w:pPr>
      <w:bookmarkStart w:id="425" w:name="a342267"/>
      <w:r w:rsidRPr="00042850">
        <w:t>attempt to copy, modify, duplicate, create derivative works from, frame, mirror, republish, download, display, transmit, or distribute all or any portion of the Software</w:t>
      </w:r>
      <w:r w:rsidR="00000000">
        <w:t>, the Services</w:t>
      </w:r>
      <w:r w:rsidRPr="00042850">
        <w:t xml:space="preserve"> and/or Documentation (as applicable) in any form or media or by any means; or</w:t>
      </w:r>
      <w:bookmarkEnd w:id="425"/>
    </w:p>
    <w:p w14:paraId="7686C49E" w14:textId="511C013D" w:rsidR="00AA1B09" w:rsidRPr="00042850" w:rsidRDefault="00AA1B09" w:rsidP="00CF7C95">
      <w:pPr>
        <w:pStyle w:val="Untitledsubclause3"/>
      </w:pPr>
      <w:bookmarkStart w:id="426" w:name="a283548"/>
      <w:r w:rsidRPr="00042850">
        <w:t>attempt to de-compile, reverse compile, disassemble, reverse engineer or otherwise reduce to human-perceivable form all or any part of the Software</w:t>
      </w:r>
      <w:r>
        <w:t xml:space="preserve"> or the Services</w:t>
      </w:r>
      <w:r w:rsidRPr="00042850">
        <w:t>; or</w:t>
      </w:r>
      <w:bookmarkEnd w:id="426"/>
    </w:p>
    <w:p w14:paraId="2B31C9C6" w14:textId="77777777" w:rsidR="00AA1B09" w:rsidRPr="00042850" w:rsidRDefault="00AA1B09" w:rsidP="00CF7C95">
      <w:pPr>
        <w:pStyle w:val="Untitledsubclause2"/>
      </w:pPr>
      <w:bookmarkStart w:id="427" w:name="a1020559"/>
      <w:r w:rsidRPr="00042850">
        <w:t xml:space="preserve">access all or any part of the Services and Documentation </w:t>
      </w:r>
      <w:proofErr w:type="gramStart"/>
      <w:r w:rsidRPr="00042850">
        <w:t>in order to</w:t>
      </w:r>
      <w:proofErr w:type="gramEnd"/>
      <w:r w:rsidRPr="00042850">
        <w:t xml:space="preserve"> build a product or service which competes with the Services and/or the Documentation; or</w:t>
      </w:r>
      <w:bookmarkEnd w:id="427"/>
    </w:p>
    <w:p w14:paraId="30168BD2" w14:textId="70AA1E33" w:rsidR="00AA1B09" w:rsidRPr="00042850" w:rsidRDefault="00AA1B09" w:rsidP="00CF7C95">
      <w:pPr>
        <w:pStyle w:val="Untitledsubclause2"/>
      </w:pPr>
      <w:bookmarkStart w:id="428" w:name="a543944"/>
      <w:r w:rsidRPr="00042850">
        <w:t>use the Services and/or Documentation to provide services to third parties</w:t>
      </w:r>
      <w:r w:rsidR="00CF57F3">
        <w:t xml:space="preserve"> who are not Authorised Users</w:t>
      </w:r>
      <w:r w:rsidRPr="00042850">
        <w:t>; or</w:t>
      </w:r>
      <w:bookmarkEnd w:id="428"/>
    </w:p>
    <w:p w14:paraId="6BFEB76D" w14:textId="0EC97660" w:rsidR="00AA1B09" w:rsidRPr="00042850" w:rsidRDefault="00AA1B09" w:rsidP="00CF7C95">
      <w:pPr>
        <w:pStyle w:val="Untitledsubclause2"/>
      </w:pPr>
      <w:bookmarkStart w:id="429" w:name="a973788"/>
      <w:r w:rsidRPr="00042850">
        <w:t xml:space="preserve">subject to </w:t>
      </w:r>
      <w:r w:rsidRPr="00042850">
        <w:fldChar w:fldCharType="begin"/>
      </w:r>
      <w:r w:rsidRPr="00042850">
        <w:instrText>PAGEREF a761267\#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a761267 \h \w</w:instrText>
      </w:r>
      <w:r w:rsidR="00042850">
        <w:instrText xml:space="preserve"> \* MERGEFORMAT </w:instrText>
      </w:r>
      <w:r w:rsidRPr="00042850">
        <w:fldChar w:fldCharType="separate"/>
      </w:r>
      <w:r w:rsidR="00F069B0">
        <w:t>21.1</w:t>
      </w:r>
      <w:r w:rsidRPr="00042850">
        <w:fldChar w:fldCharType="end"/>
      </w:r>
      <w:r w:rsidRPr="00042850">
        <w:t>, license, sell, rent, lease, transfer, assign, distribute, display, disclose, or otherwise commercially exploit, or otherwise make the Services and/or Documentation available to any third party</w:t>
      </w:r>
      <w:r w:rsidR="00000000">
        <w:t xml:space="preserve"> except the Authorised Users</w:t>
      </w:r>
      <w:r w:rsidR="00894DFF">
        <w:t>;</w:t>
      </w:r>
      <w:r w:rsidRPr="00042850">
        <w:t xml:space="preserve"> or</w:t>
      </w:r>
      <w:bookmarkEnd w:id="429"/>
    </w:p>
    <w:p w14:paraId="25CFBD05" w14:textId="1ED81EE7" w:rsidR="00AA1B09" w:rsidRPr="00042850" w:rsidRDefault="00AA1B09" w:rsidP="00CF7C95">
      <w:pPr>
        <w:pStyle w:val="Untitledsubclause2"/>
      </w:pPr>
      <w:bookmarkStart w:id="430" w:name="a153098"/>
      <w:r w:rsidRPr="00042850">
        <w:t>attempt to obtain, or assist third parties in obtaining, access to the Services and/or Documentation, other than as provided under this</w:t>
      </w:r>
      <w:r w:rsidR="00D861C6">
        <w:t xml:space="preserve"> </w:t>
      </w:r>
      <w:r w:rsidR="00D861C6">
        <w:t>clause 2</w:t>
      </w:r>
      <w:r w:rsidRPr="00042850">
        <w:t>;</w:t>
      </w:r>
      <w:r w:rsidRPr="00042850">
        <w:t xml:space="preserve"> or</w:t>
      </w:r>
      <w:bookmarkEnd w:id="430"/>
    </w:p>
    <w:p w14:paraId="2D933C5D" w14:textId="458AB955" w:rsidR="00AA1B09" w:rsidRPr="00042850" w:rsidRDefault="00AA1B09" w:rsidP="00CF7C95">
      <w:pPr>
        <w:pStyle w:val="Untitledsubclause2"/>
      </w:pPr>
      <w:bookmarkStart w:id="431" w:name="a495433"/>
      <w:r w:rsidRPr="00042850">
        <w:lastRenderedPageBreak/>
        <w:t xml:space="preserve">introduce or permit the introduction </w:t>
      </w:r>
      <w:proofErr w:type="gramStart"/>
      <w:r w:rsidRPr="00042850">
        <w:t>of,</w:t>
      </w:r>
      <w:proofErr w:type="gramEnd"/>
      <w:r w:rsidRPr="00042850">
        <w:t xml:space="preserve"> any Virus or Vulnerability into the </w:t>
      </w:r>
      <w:r w:rsidR="00D861C6">
        <w:t>Software</w:t>
      </w:r>
      <w:r w:rsidR="00D861C6">
        <w:t xml:space="preserve"> or the </w:t>
      </w:r>
      <w:r w:rsidRPr="00042850">
        <w:t xml:space="preserve">Supplier's network and information systems. </w:t>
      </w:r>
      <w:bookmarkEnd w:id="431"/>
    </w:p>
    <w:p w14:paraId="047F8392" w14:textId="77777777" w:rsidR="00AA1B09" w:rsidRPr="00042850" w:rsidRDefault="00AA1B09" w:rsidP="00CF7C95">
      <w:pPr>
        <w:pStyle w:val="Untitledsubclause1"/>
      </w:pPr>
      <w:bookmarkStart w:id="432" w:name="a428221"/>
      <w:r w:rsidRPr="00042850">
        <w:t>The Customer shall use all reasonable endeavours to prevent any unauthorised access to, or use of, the Services and/or the Documentation and, in the event of any such unauthorised access or use, promptly notify the Supplier.</w:t>
      </w:r>
      <w:bookmarkEnd w:id="432"/>
    </w:p>
    <w:p w14:paraId="2AE72BF7" w14:textId="4A04915A" w:rsidR="00AA1B09" w:rsidRPr="00042850" w:rsidRDefault="00AA1B09" w:rsidP="00CF7C95">
      <w:pPr>
        <w:pStyle w:val="Untitledsubclause1"/>
      </w:pPr>
      <w:bookmarkStart w:id="433" w:name="a907209"/>
      <w:commentRangeStart w:id="434"/>
      <w:r w:rsidRPr="00042850">
        <w:t xml:space="preserve">The rights provided under this </w:t>
      </w:r>
      <w:r w:rsidR="00AB676B">
        <w:t>Agreement</w:t>
      </w:r>
      <w:r w:rsidRPr="00042850">
        <w:t xml:space="preserve"> are granted to the Customer </w:t>
      </w:r>
      <w:proofErr w:type="gramStart"/>
      <w:r w:rsidRPr="00042850">
        <w:t>only, and</w:t>
      </w:r>
      <w:proofErr w:type="gramEnd"/>
      <w:r w:rsidRPr="00042850">
        <w:t xml:space="preserve"> shall not be considered granted to any subsidiary or holding company of the Customer.</w:t>
      </w:r>
      <w:bookmarkEnd w:id="433"/>
      <w:commentRangeEnd w:id="434"/>
      <w:r w:rsidR="00A96BB3">
        <w:rPr>
          <w:rStyle w:val="CommentReference"/>
          <w:rFonts w:eastAsia="Arial"/>
          <w:lang w:eastAsia="en-GB"/>
        </w:rPr>
        <w:commentReference w:id="434"/>
      </w:r>
    </w:p>
    <w:p w14:paraId="25298BDD" w14:textId="44DCB612" w:rsidR="00AA1B09" w:rsidRPr="00042850" w:rsidRDefault="00AA1B09" w:rsidP="003E03D7">
      <w:pPr>
        <w:pStyle w:val="TitleClause"/>
        <w:pPrChange w:id="435" w:author="David Sant" w:date="2025-12-03T15:34:00Z" w16du:dateUtc="2025-12-03T15:34:00Z">
          <w:pPr>
            <w:pStyle w:val="TitleClause"/>
            <w:numPr>
              <w:numId w:val="2"/>
            </w:numPr>
          </w:pPr>
        </w:pPrChange>
      </w:pPr>
      <w:r w:rsidRPr="00042850">
        <w:fldChar w:fldCharType="begin"/>
      </w:r>
      <w:r w:rsidRPr="00042850">
        <w:instrText>TC "4. Services" \l 1</w:instrText>
      </w:r>
      <w:r w:rsidRPr="00042850">
        <w:fldChar w:fldCharType="end"/>
      </w:r>
      <w:bookmarkStart w:id="436" w:name="a207627"/>
      <w:bookmarkStart w:id="437" w:name="_Toc256000003"/>
      <w:r w:rsidRPr="00042850">
        <w:t>Services</w:t>
      </w:r>
      <w:bookmarkEnd w:id="436"/>
      <w:bookmarkEnd w:id="437"/>
    </w:p>
    <w:p w14:paraId="45E75256" w14:textId="4EF1678E" w:rsidR="00AA1B09" w:rsidRPr="00042850" w:rsidRDefault="00AA1B09" w:rsidP="003E03D7">
      <w:pPr>
        <w:pStyle w:val="Untitledsubclause1"/>
        <w:pPrChange w:id="438" w:author="David Sant" w:date="2025-12-03T15:34:00Z" w16du:dateUtc="2025-12-03T15:34:00Z">
          <w:pPr>
            <w:pStyle w:val="Untitledsubclause1"/>
            <w:numPr>
              <w:numId w:val="2"/>
            </w:numPr>
          </w:pPr>
        </w:pPrChange>
      </w:pPr>
      <w:bookmarkStart w:id="439" w:name="a381119"/>
      <w:r w:rsidRPr="00042850">
        <w:t xml:space="preserve">The Supplier shall, during the Subscription Term, provide the Services and make available the Documentation to the Customer on and subject to the terms of this </w:t>
      </w:r>
      <w:r w:rsidR="00FE7453">
        <w:t>Agreement</w:t>
      </w:r>
      <w:r w:rsidRPr="00042850">
        <w:t>.</w:t>
      </w:r>
      <w:bookmarkEnd w:id="439"/>
    </w:p>
    <w:p w14:paraId="10BD5DA6" w14:textId="3A8B9011" w:rsidR="00AA1B09" w:rsidRDefault="00AA1B09" w:rsidP="00B127A0">
      <w:pPr>
        <w:pStyle w:val="Untitledsubclause1"/>
        <w:pPrChange w:id="440" w:author="David Sant" w:date="2025-12-03T15:34:00Z" w16du:dateUtc="2025-12-03T15:34:00Z">
          <w:pPr>
            <w:pStyle w:val="Untitledsubclause1"/>
            <w:numPr>
              <w:numId w:val="2"/>
            </w:numPr>
          </w:pPr>
        </w:pPrChange>
      </w:pPr>
      <w:bookmarkStart w:id="441" w:name="a789714"/>
      <w:r w:rsidRPr="00042850">
        <w:t xml:space="preserve">The Supplier shall use commercially reasonable endeavours to make the Services available </w:t>
      </w:r>
      <w:bookmarkStart w:id="442" w:name="a142199"/>
      <w:r w:rsidR="00316621">
        <w:t xml:space="preserve">and </w:t>
      </w:r>
      <w:r w:rsidR="00704CEE">
        <w:t xml:space="preserve">shall </w:t>
      </w:r>
      <w:r w:rsidR="00316621">
        <w:t xml:space="preserve">provide support and </w:t>
      </w:r>
      <w:r w:rsidR="00316621">
        <w:t xml:space="preserve">maintenance </w:t>
      </w:r>
      <w:bookmarkEnd w:id="442"/>
      <w:r w:rsidR="00316621">
        <w:t xml:space="preserve">for </w:t>
      </w:r>
      <w:r w:rsidR="00316621">
        <w:t>the Services</w:t>
      </w:r>
      <w:bookmarkStart w:id="443" w:name="a522681"/>
      <w:bookmarkEnd w:id="441"/>
      <w:r w:rsidRPr="00042850">
        <w:t xml:space="preserve"> in accordance with </w:t>
      </w:r>
      <w:r w:rsidR="00E25D6F">
        <w:t>its</w:t>
      </w:r>
      <w:r w:rsidR="00562F8E">
        <w:t xml:space="preserve"> </w:t>
      </w:r>
      <w:r w:rsidRPr="00042850">
        <w:t xml:space="preserve">Support </w:t>
      </w:r>
      <w:r w:rsidRPr="00042850">
        <w:t xml:space="preserve">Policy </w:t>
      </w:r>
      <w:r w:rsidR="00CA5AA0">
        <w:t xml:space="preserve">for the </w:t>
      </w:r>
      <w:r w:rsidR="00562F8E">
        <w:t xml:space="preserve">relevant </w:t>
      </w:r>
      <w:r w:rsidR="00CA5AA0">
        <w:t>Services</w:t>
      </w:r>
      <w:r w:rsidR="00000000">
        <w:t xml:space="preserve"> in effect at the time that the Services are provided.  The Supplier may amend the Support Policy in its sole and absolute discretion from time to time except that any such amendments shall not materially alter the support services to the Customer’s detriment. The Customer may purchase enhanced support services separately at the Supplier's then current </w:t>
      </w:r>
      <w:proofErr w:type="gramStart"/>
      <w:r w:rsidR="00000000">
        <w:t>rates.</w:t>
      </w:r>
      <w:r w:rsidRPr="00042850">
        <w:t>.</w:t>
      </w:r>
      <w:bookmarkEnd w:id="443"/>
      <w:proofErr w:type="gramEnd"/>
    </w:p>
    <w:p w14:paraId="622C75B6" w14:textId="7AE12D00" w:rsidR="00793DEC" w:rsidRDefault="00793DEC" w:rsidP="003E03D7">
      <w:pPr>
        <w:pStyle w:val="Untitledsubclause1"/>
      </w:pPr>
      <w:commentRangeStart w:id="444"/>
      <w:r>
        <w:t>The Supplier may, at it</w:t>
      </w:r>
      <w:r w:rsidR="001C5AEC">
        <w:t>s discretion, update the Software and change the operation of the Services from time to time</w:t>
      </w:r>
      <w:r w:rsidR="00C533C9">
        <w:t xml:space="preserve">, provided that </w:t>
      </w:r>
      <w:r w:rsidR="005E3E7A">
        <w:t>such updates and changes shall not result in a material</w:t>
      </w:r>
      <w:r w:rsidR="00C533C9" w:rsidRPr="00C533C9">
        <w:t xml:space="preserve"> reduction in functionality</w:t>
      </w:r>
      <w:r w:rsidR="005E3E7A">
        <w:t>.</w:t>
      </w:r>
      <w:commentRangeEnd w:id="444"/>
      <w:r w:rsidR="005E3E7A">
        <w:rPr>
          <w:rStyle w:val="CommentReference"/>
          <w:rFonts w:eastAsia="Arial"/>
          <w:lang w:eastAsia="en-GB"/>
        </w:rPr>
        <w:commentReference w:id="444"/>
      </w:r>
    </w:p>
    <w:p w14:paraId="73513EC1" w14:textId="77777777" w:rsidR="00155C35" w:rsidRPr="00155C35" w:rsidRDefault="00F05F5B" w:rsidP="00F05F5B">
      <w:pPr>
        <w:pStyle w:val="Untitledsubclause1"/>
        <w:rPr>
          <w:rStyle w:val="Hyperlink4"/>
          <w:rFonts w:eastAsia="Arial"/>
        </w:rPr>
      </w:pPr>
      <w:r>
        <w:rPr>
          <w:rStyle w:val="Hyperlink4"/>
          <w:rFonts w:cs="Arial Unicode MS"/>
        </w:rPr>
        <w:t xml:space="preserve">Where the Order Details include a </w:t>
      </w:r>
      <w:commentRangeStart w:id="445"/>
      <w:r>
        <w:rPr>
          <w:rStyle w:val="Hyperlink4"/>
          <w:rFonts w:cs="Arial Unicode MS"/>
        </w:rPr>
        <w:t>Trial Period</w:t>
      </w:r>
      <w:commentRangeEnd w:id="445"/>
      <w:r w:rsidR="008D7ACD">
        <w:rPr>
          <w:rStyle w:val="CommentReference"/>
          <w:rFonts w:eastAsia="Arial"/>
          <w:lang w:eastAsia="en-GB"/>
        </w:rPr>
        <w:commentReference w:id="445"/>
      </w:r>
      <w:r w:rsidR="00155C35">
        <w:rPr>
          <w:rStyle w:val="Hyperlink4"/>
          <w:rFonts w:cs="Arial Unicode MS"/>
        </w:rPr>
        <w:t>:</w:t>
      </w:r>
    </w:p>
    <w:p w14:paraId="5059A476" w14:textId="7ECE7901" w:rsidR="00D655DE" w:rsidRPr="00D655DE" w:rsidRDefault="00217AB0" w:rsidP="00155C35">
      <w:pPr>
        <w:pStyle w:val="Untitledsubclause2"/>
        <w:rPr>
          <w:rFonts w:eastAsia="Arial"/>
        </w:rPr>
      </w:pPr>
      <w:r>
        <w:t>during the Trial Period, and s</w:t>
      </w:r>
      <w:r w:rsidRPr="00042850">
        <w:t xml:space="preserve">ubject to the Customer </w:t>
      </w:r>
      <w:proofErr w:type="gramStart"/>
      <w:r>
        <w:t xml:space="preserve">complying </w:t>
      </w:r>
      <w:r w:rsidR="00D655DE">
        <w:t>at all times</w:t>
      </w:r>
      <w:proofErr w:type="gramEnd"/>
      <w:r w:rsidR="00D655DE">
        <w:t xml:space="preserve"> </w:t>
      </w:r>
      <w:r>
        <w:t>with</w:t>
      </w:r>
      <w:r w:rsidR="00D655DE">
        <w:t>:</w:t>
      </w:r>
    </w:p>
    <w:p w14:paraId="13EE675F" w14:textId="6501E3F3" w:rsidR="00D655DE" w:rsidRPr="00D655DE" w:rsidRDefault="00217AB0" w:rsidP="00D655DE">
      <w:pPr>
        <w:pStyle w:val="Untitledsubclause3"/>
        <w:rPr>
          <w:rFonts w:eastAsia="Arial"/>
        </w:rPr>
      </w:pPr>
      <w:r>
        <w:t xml:space="preserve">the Supplier’s </w:t>
      </w:r>
      <w:proofErr w:type="gramStart"/>
      <w:r>
        <w:t>instructions</w:t>
      </w:r>
      <w:r w:rsidR="00D655DE">
        <w:t>;</w:t>
      </w:r>
      <w:proofErr w:type="gramEnd"/>
    </w:p>
    <w:p w14:paraId="2630B5F2" w14:textId="3AA5C588" w:rsidR="00D655DE" w:rsidRPr="00D655DE" w:rsidRDefault="00217AB0" w:rsidP="00D655DE">
      <w:pPr>
        <w:pStyle w:val="Untitledsubclause3"/>
        <w:rPr>
          <w:rFonts w:eastAsia="Arial"/>
        </w:rPr>
      </w:pPr>
      <w:r w:rsidRPr="00042850">
        <w:t xml:space="preserve">the restrictions set out in </w:t>
      </w:r>
      <w:r w:rsidR="00FF676D">
        <w:t>clauses 2</w:t>
      </w:r>
      <w:r w:rsidR="00D74745">
        <w:t>.</w:t>
      </w:r>
      <w:r w:rsidR="00E1520D">
        <w:t>2</w:t>
      </w:r>
      <w:r w:rsidR="00D74745">
        <w:t xml:space="preserve"> to </w:t>
      </w:r>
      <w:proofErr w:type="gramStart"/>
      <w:r w:rsidR="00D74745">
        <w:t>2.</w:t>
      </w:r>
      <w:r w:rsidR="00E1520D">
        <w:t>5</w:t>
      </w:r>
      <w:r w:rsidR="00D655DE">
        <w:t>;</w:t>
      </w:r>
      <w:proofErr w:type="gramEnd"/>
    </w:p>
    <w:p w14:paraId="191832DF" w14:textId="02939FE8" w:rsidR="00847D43" w:rsidRPr="00847D43" w:rsidRDefault="00847D43" w:rsidP="00D655DE">
      <w:pPr>
        <w:pStyle w:val="Untitledsubclause3"/>
        <w:rPr>
          <w:rFonts w:eastAsia="Arial"/>
        </w:rPr>
      </w:pPr>
      <w:r>
        <w:rPr>
          <w:rStyle w:val="Hyperlink4"/>
          <w:rFonts w:cs="Arial Unicode MS"/>
        </w:rPr>
        <w:t>such other conditions as may be set out in the Order Details as applying to the Trial Period</w:t>
      </w:r>
      <w:r>
        <w:t>; and</w:t>
      </w:r>
    </w:p>
    <w:p w14:paraId="7E448736" w14:textId="77777777" w:rsidR="00847D43" w:rsidRPr="00847D43" w:rsidRDefault="00146262" w:rsidP="00D655DE">
      <w:pPr>
        <w:pStyle w:val="Untitledsubclause3"/>
        <w:rPr>
          <w:rFonts w:eastAsia="Arial"/>
        </w:rPr>
      </w:pPr>
      <w:r>
        <w:t>where relevant to the Trial Period,</w:t>
      </w:r>
      <w:r w:rsidR="00217AB0" w:rsidRPr="00042850">
        <w:t xml:space="preserve"> the other terms and conditions of this </w:t>
      </w:r>
      <w:r w:rsidR="00217AB0">
        <w:t>Agreement</w:t>
      </w:r>
      <w:r w:rsidR="00BC2C39">
        <w:t xml:space="preserve">,  </w:t>
      </w:r>
    </w:p>
    <w:p w14:paraId="0D450FFA" w14:textId="782F55FF" w:rsidR="00FA2B47" w:rsidRPr="00FA2B47" w:rsidRDefault="00FA2B47" w:rsidP="009E3482">
      <w:pPr>
        <w:pStyle w:val="Untitledsubclause2"/>
        <w:numPr>
          <w:ilvl w:val="0"/>
          <w:numId w:val="0"/>
        </w:numPr>
        <w:ind w:left="1555"/>
        <w:rPr>
          <w:rFonts w:eastAsia="Arial"/>
        </w:rPr>
      </w:pPr>
      <w:r w:rsidRPr="00042850">
        <w:t>the Supplier hereby grants to the Customer a non-exclusive, non-transferable</w:t>
      </w:r>
      <w:r w:rsidRPr="00C739BE">
        <w:t>, revocable</w:t>
      </w:r>
      <w:r w:rsidRPr="00042850">
        <w:t xml:space="preserve"> right to </w:t>
      </w:r>
      <w:r>
        <w:t xml:space="preserve">use (and to permit Authorised Users to use) the Services and the Documentation for the limited purposes of assessing </w:t>
      </w:r>
      <w:r w:rsidR="009D5235">
        <w:t>whether to proceed to a subscription for the relevant Services;</w:t>
      </w:r>
      <w:r w:rsidR="009E3482">
        <w:t xml:space="preserve"> and</w:t>
      </w:r>
    </w:p>
    <w:p w14:paraId="67A53434" w14:textId="0497D1F2" w:rsidR="00F05F5B" w:rsidRPr="00012EFB" w:rsidRDefault="00C22A5A" w:rsidP="00155C35">
      <w:pPr>
        <w:pStyle w:val="Untitledsubclause2"/>
        <w:rPr>
          <w:rStyle w:val="Hyperlink4"/>
          <w:rFonts w:eastAsia="Arial"/>
        </w:rPr>
      </w:pPr>
      <w:r>
        <w:rPr>
          <w:rStyle w:val="Hyperlink4"/>
          <w:rFonts w:cs="Arial Unicode MS"/>
        </w:rPr>
        <w:t>clause</w:t>
      </w:r>
      <w:r w:rsidR="004F16E8">
        <w:rPr>
          <w:rStyle w:val="Hyperlink4"/>
          <w:rFonts w:cs="Arial Unicode MS"/>
        </w:rPr>
        <w:t>s</w:t>
      </w:r>
      <w:r>
        <w:rPr>
          <w:rStyle w:val="Hyperlink4"/>
          <w:rFonts w:cs="Arial Unicode MS"/>
        </w:rPr>
        <w:t xml:space="preserve"> 3.2</w:t>
      </w:r>
      <w:r w:rsidR="008D7ACD">
        <w:rPr>
          <w:rStyle w:val="Hyperlink4"/>
          <w:rFonts w:cs="Arial Unicode MS"/>
        </w:rPr>
        <w:t xml:space="preserve"> (Support)</w:t>
      </w:r>
      <w:r w:rsidR="004F16E8">
        <w:rPr>
          <w:rStyle w:val="Hyperlink4"/>
          <w:rFonts w:cs="Arial Unicode MS"/>
        </w:rPr>
        <w:t>, 8.1 (Supplier’s oblig</w:t>
      </w:r>
      <w:r w:rsidR="009E6BB1">
        <w:rPr>
          <w:rStyle w:val="Hyperlink4"/>
          <w:rFonts w:cs="Arial Unicode MS"/>
        </w:rPr>
        <w:t>a</w:t>
      </w:r>
      <w:r w:rsidR="004F16E8">
        <w:rPr>
          <w:rStyle w:val="Hyperlink4"/>
          <w:rFonts w:cs="Arial Unicode MS"/>
        </w:rPr>
        <w:t>tions) and 13.2 (Supplier’s indemnity)</w:t>
      </w:r>
      <w:r w:rsidR="008D7ACD">
        <w:rPr>
          <w:rStyle w:val="Hyperlink4"/>
          <w:rFonts w:cs="Arial Unicode MS"/>
        </w:rPr>
        <w:t xml:space="preserve"> shall not apply to the Trial Period</w:t>
      </w:r>
      <w:r w:rsidR="009E3482">
        <w:rPr>
          <w:rStyle w:val="Hyperlink4"/>
          <w:rFonts w:cs="Arial Unicode MS"/>
        </w:rPr>
        <w:t>.</w:t>
      </w:r>
    </w:p>
    <w:p w14:paraId="21EF2D84" w14:textId="6D450E05" w:rsidR="002B473D" w:rsidRDefault="002B473D" w:rsidP="002B473D">
      <w:pPr>
        <w:pStyle w:val="TitleClause"/>
        <w:rPr>
          <w:rStyle w:val="Hyperlink4"/>
          <w:rFonts w:eastAsia="Arial"/>
        </w:rPr>
      </w:pPr>
      <w:r>
        <w:rPr>
          <w:rStyle w:val="Hyperlink4"/>
          <w:rFonts w:eastAsia="Arial"/>
        </w:rPr>
        <w:lastRenderedPageBreak/>
        <w:t>Orders</w:t>
      </w:r>
    </w:p>
    <w:p w14:paraId="28C7E3BA" w14:textId="637B5442" w:rsidR="000456BC" w:rsidRDefault="002B473D" w:rsidP="00EF50D0">
      <w:pPr>
        <w:pStyle w:val="Untitledsubclause1"/>
        <w:rPr>
          <w:rStyle w:val="Hyperlink4"/>
          <w:rFonts w:eastAsia="Arial"/>
        </w:rPr>
      </w:pPr>
      <w:r w:rsidRPr="002B473D">
        <w:rPr>
          <w:rStyle w:val="Hyperlink4"/>
          <w:rFonts w:eastAsia="Arial"/>
        </w:rPr>
        <w:t>If there is an inconsistency between</w:t>
      </w:r>
      <w:r w:rsidR="000456BC">
        <w:rPr>
          <w:rStyle w:val="Hyperlink4"/>
          <w:rFonts w:eastAsia="Arial"/>
        </w:rPr>
        <w:t>:</w:t>
      </w:r>
    </w:p>
    <w:p w14:paraId="2E181DCF" w14:textId="576881AB" w:rsidR="002B473D" w:rsidRPr="00E06653" w:rsidRDefault="002B473D" w:rsidP="000456BC">
      <w:pPr>
        <w:pStyle w:val="Untitledsubclause2"/>
        <w:rPr>
          <w:rStyle w:val="Hyperlink4"/>
        </w:rPr>
      </w:pPr>
      <w:r w:rsidRPr="002B473D">
        <w:rPr>
          <w:rStyle w:val="Hyperlink4"/>
          <w:rFonts w:eastAsia="Arial"/>
        </w:rPr>
        <w:t>any of the provisions in the</w:t>
      </w:r>
      <w:r>
        <w:rPr>
          <w:rStyle w:val="Hyperlink4"/>
          <w:rFonts w:eastAsia="Arial"/>
        </w:rPr>
        <w:t xml:space="preserve">se Terms and Conditions and </w:t>
      </w:r>
      <w:r w:rsidR="006B05D4">
        <w:rPr>
          <w:rStyle w:val="Hyperlink4"/>
          <w:rFonts w:eastAsia="Arial"/>
        </w:rPr>
        <w:t>any Order Details</w:t>
      </w:r>
      <w:r w:rsidR="00EF50D0">
        <w:rPr>
          <w:rStyle w:val="Hyperlink4"/>
          <w:rFonts w:eastAsia="Arial"/>
        </w:rPr>
        <w:t xml:space="preserve"> </w:t>
      </w:r>
      <w:r w:rsidR="00EF50D0" w:rsidRPr="002B473D">
        <w:rPr>
          <w:rStyle w:val="Hyperlink4"/>
          <w:rFonts w:eastAsia="Arial"/>
        </w:rPr>
        <w:t xml:space="preserve">the </w:t>
      </w:r>
      <w:commentRangeStart w:id="446"/>
      <w:r w:rsidR="00EF50D0">
        <w:rPr>
          <w:rStyle w:val="Hyperlink4"/>
          <w:rFonts w:eastAsia="Arial"/>
        </w:rPr>
        <w:t xml:space="preserve">Order Details shall take priority over </w:t>
      </w:r>
      <w:r w:rsidR="00EF50D0" w:rsidRPr="002B473D">
        <w:rPr>
          <w:rStyle w:val="Hyperlink4"/>
          <w:rFonts w:eastAsia="Arial"/>
        </w:rPr>
        <w:t>the</w:t>
      </w:r>
      <w:r w:rsidR="00EF50D0">
        <w:rPr>
          <w:rStyle w:val="Hyperlink4"/>
          <w:rFonts w:eastAsia="Arial"/>
        </w:rPr>
        <w:t>se Terms and Conditions</w:t>
      </w:r>
      <w:commentRangeEnd w:id="446"/>
      <w:r w:rsidR="00A7585E">
        <w:rPr>
          <w:rStyle w:val="CommentReference"/>
          <w:rFonts w:eastAsia="Arial"/>
          <w:lang w:eastAsia="en-GB"/>
        </w:rPr>
        <w:commentReference w:id="446"/>
      </w:r>
      <w:r w:rsidR="000456BC">
        <w:rPr>
          <w:rStyle w:val="Hyperlink4"/>
          <w:rFonts w:eastAsia="Arial"/>
        </w:rPr>
        <w:t>;</w:t>
      </w:r>
      <w:r w:rsidR="006D7171" w:rsidRPr="00E06653">
        <w:rPr>
          <w:rStyle w:val="Hyperlink4"/>
        </w:rPr>
        <w:t xml:space="preserve"> and</w:t>
      </w:r>
    </w:p>
    <w:p w14:paraId="7945F72F" w14:textId="510DAF36" w:rsidR="000456BC" w:rsidRPr="006D7171" w:rsidRDefault="000456BC" w:rsidP="006D7171">
      <w:pPr>
        <w:pStyle w:val="Untitledsubclause2"/>
        <w:rPr>
          <w:rStyle w:val="Hyperlink4"/>
          <w:rFonts w:eastAsia="Arial"/>
          <w:bCs/>
        </w:rPr>
      </w:pPr>
      <w:r>
        <w:rPr>
          <w:rFonts w:eastAsia="Arial"/>
          <w:bCs/>
        </w:rPr>
        <w:t xml:space="preserve">the </w:t>
      </w:r>
      <w:r w:rsidR="00866E5A">
        <w:rPr>
          <w:rFonts w:eastAsia="Arial"/>
          <w:bCs/>
        </w:rPr>
        <w:t xml:space="preserve">descriptions of </w:t>
      </w:r>
      <w:r w:rsidR="00866E5A" w:rsidRPr="00866E5A">
        <w:rPr>
          <w:rFonts w:eastAsia="Arial"/>
          <w:bCs/>
        </w:rPr>
        <w:t xml:space="preserve">the Services, Fees, Subscription Start Date, Initial Subscription Period, the details of any Trial Period, and other material terms relating to the Services as they </w:t>
      </w:r>
      <w:r w:rsidR="006D7171">
        <w:rPr>
          <w:rFonts w:eastAsia="Arial"/>
          <w:bCs/>
        </w:rPr>
        <w:t>(</w:t>
      </w:r>
      <w:proofErr w:type="spellStart"/>
      <w:r w:rsidR="006D7171">
        <w:rPr>
          <w:rFonts w:eastAsia="Arial"/>
          <w:bCs/>
        </w:rPr>
        <w:t>i</w:t>
      </w:r>
      <w:proofErr w:type="spellEnd"/>
      <w:r w:rsidR="006D7171">
        <w:rPr>
          <w:rFonts w:eastAsia="Arial"/>
          <w:bCs/>
        </w:rPr>
        <w:t xml:space="preserve">) </w:t>
      </w:r>
      <w:r w:rsidR="00866E5A" w:rsidRPr="00866E5A">
        <w:rPr>
          <w:rFonts w:eastAsia="Arial"/>
          <w:bCs/>
        </w:rPr>
        <w:t xml:space="preserve">appear </w:t>
      </w:r>
      <w:r w:rsidR="0085497A">
        <w:rPr>
          <w:rFonts w:eastAsia="Arial"/>
          <w:bCs/>
        </w:rPr>
        <w:t>in the Documentation</w:t>
      </w:r>
      <w:r w:rsidR="00866E5A" w:rsidRPr="00866E5A">
        <w:rPr>
          <w:rFonts w:eastAsia="Arial"/>
          <w:bCs/>
        </w:rPr>
        <w:t xml:space="preserve"> or </w:t>
      </w:r>
      <w:r w:rsidR="006D7171">
        <w:rPr>
          <w:rFonts w:eastAsia="Arial"/>
          <w:bCs/>
        </w:rPr>
        <w:t xml:space="preserve">(ii) </w:t>
      </w:r>
      <w:r w:rsidR="00866E5A" w:rsidRPr="00866E5A">
        <w:rPr>
          <w:rFonts w:eastAsia="Arial"/>
          <w:bCs/>
        </w:rPr>
        <w:t xml:space="preserve">are included </w:t>
      </w:r>
      <w:r w:rsidR="0085497A">
        <w:rPr>
          <w:rFonts w:eastAsia="Arial"/>
          <w:bCs/>
        </w:rPr>
        <w:t xml:space="preserve">directly </w:t>
      </w:r>
      <w:r w:rsidR="00866E5A" w:rsidRPr="00866E5A">
        <w:rPr>
          <w:rFonts w:eastAsia="Arial"/>
          <w:bCs/>
        </w:rPr>
        <w:t xml:space="preserve">in </w:t>
      </w:r>
      <w:r w:rsidR="0085497A">
        <w:rPr>
          <w:rFonts w:eastAsia="Arial"/>
          <w:bCs/>
        </w:rPr>
        <w:t>the</w:t>
      </w:r>
      <w:r w:rsidR="00866E5A" w:rsidRPr="00866E5A">
        <w:rPr>
          <w:rFonts w:eastAsia="Arial"/>
          <w:bCs/>
        </w:rPr>
        <w:t xml:space="preserve"> </w:t>
      </w:r>
      <w:r w:rsidR="0032071B">
        <w:rPr>
          <w:rFonts w:eastAsia="Arial"/>
          <w:bCs/>
        </w:rPr>
        <w:t>Online Order Confirmation</w:t>
      </w:r>
      <w:r w:rsidR="006D7171">
        <w:rPr>
          <w:rFonts w:eastAsia="Arial"/>
          <w:bCs/>
        </w:rPr>
        <w:t xml:space="preserve">, </w:t>
      </w:r>
      <w:commentRangeStart w:id="447"/>
      <w:r w:rsidR="006D7171">
        <w:rPr>
          <w:rFonts w:eastAsia="Arial"/>
          <w:bCs/>
        </w:rPr>
        <w:t xml:space="preserve">the </w:t>
      </w:r>
      <w:r w:rsidR="0032071B">
        <w:rPr>
          <w:rFonts w:eastAsia="Arial"/>
          <w:bCs/>
        </w:rPr>
        <w:t>Online Order Confirmation</w:t>
      </w:r>
      <w:r w:rsidR="006D7171">
        <w:rPr>
          <w:rFonts w:eastAsia="Arial"/>
          <w:bCs/>
        </w:rPr>
        <w:t xml:space="preserve"> shall take priority.</w:t>
      </w:r>
      <w:commentRangeEnd w:id="447"/>
      <w:r w:rsidR="00124AC4">
        <w:rPr>
          <w:rStyle w:val="CommentReference"/>
          <w:rFonts w:eastAsia="Arial"/>
          <w:lang w:eastAsia="en-GB"/>
        </w:rPr>
        <w:commentReference w:id="447"/>
      </w:r>
    </w:p>
    <w:p w14:paraId="11145CC0" w14:textId="18D0D06D" w:rsidR="00245522" w:rsidRPr="00245522" w:rsidRDefault="00245522" w:rsidP="00245522">
      <w:pPr>
        <w:pStyle w:val="Untitledsubclause1"/>
        <w:rPr>
          <w:rStyle w:val="Hyperlink4"/>
          <w:rFonts w:eastAsia="Arial"/>
        </w:rPr>
      </w:pPr>
      <w:commentRangeStart w:id="448"/>
      <w:r w:rsidRPr="00245522">
        <w:rPr>
          <w:rStyle w:val="Hyperlink4"/>
          <w:rFonts w:eastAsia="Arial"/>
        </w:rPr>
        <w:t xml:space="preserve">Where </w:t>
      </w:r>
      <w:commentRangeEnd w:id="448"/>
      <w:r w:rsidR="00D13E07">
        <w:rPr>
          <w:rStyle w:val="CommentReference"/>
          <w:rFonts w:eastAsia="Arial"/>
          <w:lang w:eastAsia="en-GB"/>
        </w:rPr>
        <w:commentReference w:id="448"/>
      </w:r>
      <w:r w:rsidR="002841C3">
        <w:rPr>
          <w:rStyle w:val="Hyperlink4"/>
          <w:rFonts w:eastAsia="Arial"/>
        </w:rPr>
        <w:t xml:space="preserve">an Order is placed through the Platform (if this is enabled by </w:t>
      </w:r>
      <w:r w:rsidR="00993A96">
        <w:rPr>
          <w:rStyle w:val="Hyperlink4"/>
          <w:rFonts w:eastAsia="Arial"/>
        </w:rPr>
        <w:t>the Supplier</w:t>
      </w:r>
      <w:r w:rsidR="002841C3">
        <w:rPr>
          <w:rStyle w:val="Hyperlink4"/>
          <w:rFonts w:eastAsia="Arial"/>
        </w:rPr>
        <w:t>)</w:t>
      </w:r>
      <w:r w:rsidRPr="00245522">
        <w:rPr>
          <w:rStyle w:val="Hyperlink4"/>
          <w:rFonts w:eastAsia="Arial"/>
        </w:rPr>
        <w:t xml:space="preserve">: </w:t>
      </w:r>
    </w:p>
    <w:p w14:paraId="5536F629" w14:textId="06924F21" w:rsidR="00245522" w:rsidRPr="00245522" w:rsidRDefault="00245522" w:rsidP="00993A96">
      <w:pPr>
        <w:pStyle w:val="Untitledsubclause2"/>
        <w:rPr>
          <w:rStyle w:val="Hyperlink4"/>
          <w:rFonts w:eastAsia="Arial"/>
        </w:rPr>
      </w:pPr>
      <w:r w:rsidRPr="00245522">
        <w:rPr>
          <w:rStyle w:val="Hyperlink4"/>
          <w:rFonts w:eastAsia="Arial"/>
        </w:rPr>
        <w:t xml:space="preserve">The </w:t>
      </w:r>
      <w:r w:rsidR="00993A96">
        <w:rPr>
          <w:rStyle w:val="Hyperlink4"/>
          <w:rFonts w:eastAsia="Arial"/>
        </w:rPr>
        <w:t xml:space="preserve">Customer </w:t>
      </w:r>
      <w:r w:rsidRPr="00245522">
        <w:rPr>
          <w:rStyle w:val="Hyperlink4"/>
          <w:rFonts w:eastAsia="Arial"/>
        </w:rPr>
        <w:t xml:space="preserve">must follow the onscreen prompts.  </w:t>
      </w:r>
    </w:p>
    <w:p w14:paraId="388E5684" w14:textId="737D1A55" w:rsidR="00245522" w:rsidRPr="00245522" w:rsidRDefault="00245522" w:rsidP="00993A96">
      <w:pPr>
        <w:pStyle w:val="Untitledsubclause2"/>
        <w:rPr>
          <w:rStyle w:val="Hyperlink4"/>
          <w:rFonts w:eastAsia="Arial"/>
        </w:rPr>
      </w:pPr>
      <w:r w:rsidRPr="00245522">
        <w:rPr>
          <w:rStyle w:val="Hyperlink4"/>
          <w:rFonts w:eastAsia="Arial"/>
        </w:rPr>
        <w:t xml:space="preserve">Each “order” </w:t>
      </w:r>
      <w:r w:rsidR="00993A96">
        <w:rPr>
          <w:rStyle w:val="Hyperlink4"/>
          <w:rFonts w:eastAsia="Arial"/>
        </w:rPr>
        <w:t xml:space="preserve">made through the website </w:t>
      </w:r>
      <w:r w:rsidRPr="00245522">
        <w:rPr>
          <w:rStyle w:val="Hyperlink4"/>
          <w:rFonts w:eastAsia="Arial"/>
        </w:rPr>
        <w:t xml:space="preserve">is an offer by the </w:t>
      </w:r>
      <w:r w:rsidR="00993A96">
        <w:rPr>
          <w:rStyle w:val="Hyperlink4"/>
          <w:rFonts w:eastAsia="Arial"/>
        </w:rPr>
        <w:t xml:space="preserve">Customer </w:t>
      </w:r>
      <w:r w:rsidRPr="00245522">
        <w:rPr>
          <w:rStyle w:val="Hyperlink4"/>
          <w:rFonts w:eastAsia="Arial"/>
        </w:rPr>
        <w:t xml:space="preserve">to </w:t>
      </w:r>
      <w:r w:rsidR="00993A96">
        <w:rPr>
          <w:rStyle w:val="Hyperlink4"/>
          <w:rFonts w:eastAsia="Arial"/>
        </w:rPr>
        <w:t>purchase</w:t>
      </w:r>
      <w:r w:rsidRPr="00245522">
        <w:rPr>
          <w:rStyle w:val="Hyperlink4"/>
          <w:rFonts w:eastAsia="Arial"/>
        </w:rPr>
        <w:t xml:space="preserve"> the </w:t>
      </w:r>
      <w:r w:rsidR="00993A96">
        <w:rPr>
          <w:rStyle w:val="Hyperlink4"/>
          <w:rFonts w:eastAsia="Arial"/>
        </w:rPr>
        <w:t>selected</w:t>
      </w:r>
      <w:r w:rsidRPr="00245522">
        <w:rPr>
          <w:rStyle w:val="Hyperlink4"/>
          <w:rFonts w:eastAsia="Arial"/>
        </w:rPr>
        <w:t xml:space="preserve"> Services, subject to these Terms and Conditions</w:t>
      </w:r>
      <w:r w:rsidR="00993A96">
        <w:rPr>
          <w:rStyle w:val="Hyperlink4"/>
          <w:rFonts w:eastAsia="Arial"/>
        </w:rPr>
        <w:t xml:space="preserve"> </w:t>
      </w:r>
      <w:r w:rsidRPr="00245522">
        <w:rPr>
          <w:rStyle w:val="Hyperlink4"/>
          <w:rFonts w:eastAsia="Arial"/>
        </w:rPr>
        <w:t>(a “</w:t>
      </w:r>
      <w:r w:rsidRPr="00E0365E">
        <w:rPr>
          <w:rStyle w:val="Hyperlink4"/>
          <w:rFonts w:eastAsia="Arial"/>
          <w:b/>
          <w:bCs/>
        </w:rPr>
        <w:t xml:space="preserve">Request </w:t>
      </w:r>
      <w:proofErr w:type="gramStart"/>
      <w:r w:rsidRPr="00E0365E">
        <w:rPr>
          <w:rStyle w:val="Hyperlink4"/>
          <w:rFonts w:eastAsia="Arial"/>
          <w:b/>
          <w:bCs/>
        </w:rPr>
        <w:t>For</w:t>
      </w:r>
      <w:proofErr w:type="gramEnd"/>
      <w:r w:rsidRPr="00E0365E">
        <w:rPr>
          <w:rStyle w:val="Hyperlink4"/>
          <w:rFonts w:eastAsia="Arial"/>
          <w:b/>
          <w:bCs/>
        </w:rPr>
        <w:t xml:space="preserve"> Services</w:t>
      </w:r>
      <w:r w:rsidRPr="00245522">
        <w:rPr>
          <w:rStyle w:val="Hyperlink4"/>
          <w:rFonts w:eastAsia="Arial"/>
        </w:rPr>
        <w:t>”).</w:t>
      </w:r>
    </w:p>
    <w:p w14:paraId="4799D4B4" w14:textId="1AC111AB" w:rsidR="00245522" w:rsidRPr="00245522" w:rsidRDefault="00245522" w:rsidP="00E0365E">
      <w:pPr>
        <w:pStyle w:val="Untitledsubclause2"/>
        <w:rPr>
          <w:rStyle w:val="Hyperlink4"/>
          <w:rFonts w:eastAsia="Arial"/>
        </w:rPr>
      </w:pPr>
      <w:r w:rsidRPr="00245522">
        <w:rPr>
          <w:rStyle w:val="Hyperlink4"/>
          <w:rFonts w:eastAsia="Arial"/>
        </w:rPr>
        <w:t xml:space="preserve">The </w:t>
      </w:r>
      <w:r w:rsidR="00E0365E">
        <w:rPr>
          <w:rStyle w:val="Hyperlink4"/>
          <w:rFonts w:eastAsia="Arial"/>
        </w:rPr>
        <w:t xml:space="preserve">Customer </w:t>
      </w:r>
      <w:r w:rsidRPr="00245522">
        <w:rPr>
          <w:rStyle w:val="Hyperlink4"/>
          <w:rFonts w:eastAsia="Arial"/>
        </w:rPr>
        <w:t xml:space="preserve">must check the Request </w:t>
      </w:r>
      <w:proofErr w:type="gramStart"/>
      <w:r w:rsidRPr="00245522">
        <w:rPr>
          <w:rStyle w:val="Hyperlink4"/>
          <w:rFonts w:eastAsia="Arial"/>
        </w:rPr>
        <w:t>For</w:t>
      </w:r>
      <w:proofErr w:type="gramEnd"/>
      <w:r w:rsidRPr="00245522">
        <w:rPr>
          <w:rStyle w:val="Hyperlink4"/>
          <w:rFonts w:eastAsia="Arial"/>
        </w:rPr>
        <w:t xml:space="preserve"> Services carefully before submitting it.  The </w:t>
      </w:r>
      <w:r w:rsidR="00E0365E">
        <w:rPr>
          <w:rStyle w:val="Hyperlink4"/>
          <w:rFonts w:eastAsia="Arial"/>
        </w:rPr>
        <w:t xml:space="preserve">Customer </w:t>
      </w:r>
      <w:r w:rsidRPr="00245522">
        <w:rPr>
          <w:rStyle w:val="Hyperlink4"/>
          <w:rFonts w:eastAsia="Arial"/>
        </w:rPr>
        <w:t>is responsible for ensuring that the information it has provided and the selections it has made are complete and accurate.</w:t>
      </w:r>
    </w:p>
    <w:p w14:paraId="7381D38E" w14:textId="25F81F91" w:rsidR="00245522" w:rsidRPr="00245522" w:rsidRDefault="00245522" w:rsidP="00E0365E">
      <w:pPr>
        <w:pStyle w:val="Untitledsubclause2"/>
        <w:rPr>
          <w:rStyle w:val="Hyperlink4"/>
          <w:rFonts w:eastAsia="Arial"/>
        </w:rPr>
      </w:pPr>
      <w:r w:rsidRPr="00245522">
        <w:rPr>
          <w:rStyle w:val="Hyperlink4"/>
          <w:rFonts w:eastAsia="Arial"/>
        </w:rPr>
        <w:t xml:space="preserve">After the </w:t>
      </w:r>
      <w:r w:rsidR="00E0365E">
        <w:rPr>
          <w:rStyle w:val="Hyperlink4"/>
          <w:rFonts w:eastAsia="Arial"/>
        </w:rPr>
        <w:t>Customer submits</w:t>
      </w:r>
      <w:r w:rsidRPr="00245522">
        <w:rPr>
          <w:rStyle w:val="Hyperlink4"/>
          <w:rFonts w:eastAsia="Arial"/>
        </w:rPr>
        <w:t xml:space="preserve"> the Request </w:t>
      </w:r>
      <w:proofErr w:type="gramStart"/>
      <w:r w:rsidRPr="00245522">
        <w:rPr>
          <w:rStyle w:val="Hyperlink4"/>
          <w:rFonts w:eastAsia="Arial"/>
        </w:rPr>
        <w:t>For</w:t>
      </w:r>
      <w:proofErr w:type="gramEnd"/>
      <w:r w:rsidRPr="00245522">
        <w:rPr>
          <w:rStyle w:val="Hyperlink4"/>
          <w:rFonts w:eastAsia="Arial"/>
        </w:rPr>
        <w:t xml:space="preserve"> Services, the </w:t>
      </w:r>
      <w:r w:rsidR="00E0365E">
        <w:rPr>
          <w:rStyle w:val="Hyperlink4"/>
          <w:rFonts w:eastAsia="Arial"/>
        </w:rPr>
        <w:t xml:space="preserve">Customer </w:t>
      </w:r>
      <w:r w:rsidRPr="00245522">
        <w:rPr>
          <w:rStyle w:val="Hyperlink4"/>
          <w:rFonts w:eastAsia="Arial"/>
        </w:rPr>
        <w:t xml:space="preserve">will receive an email from </w:t>
      </w:r>
      <w:r w:rsidR="00E0365E">
        <w:rPr>
          <w:rStyle w:val="Hyperlink4"/>
          <w:rFonts w:eastAsia="Arial"/>
        </w:rPr>
        <w:t>the Supplier</w:t>
      </w:r>
      <w:r w:rsidRPr="00245522">
        <w:rPr>
          <w:rStyle w:val="Hyperlink4"/>
          <w:rFonts w:eastAsia="Arial"/>
        </w:rPr>
        <w:t xml:space="preserve"> acknowledging that </w:t>
      </w:r>
      <w:r w:rsidR="00E0365E">
        <w:rPr>
          <w:rStyle w:val="Hyperlink4"/>
          <w:rFonts w:eastAsia="Arial"/>
        </w:rPr>
        <w:t>the Supplier</w:t>
      </w:r>
      <w:r w:rsidRPr="00245522">
        <w:rPr>
          <w:rStyle w:val="Hyperlink4"/>
          <w:rFonts w:eastAsia="Arial"/>
        </w:rPr>
        <w:t xml:space="preserve"> has received it, but this does not mean that </w:t>
      </w:r>
      <w:r w:rsidR="00E0365E">
        <w:rPr>
          <w:rStyle w:val="Hyperlink4"/>
          <w:rFonts w:eastAsia="Arial"/>
        </w:rPr>
        <w:t>the Supplier</w:t>
      </w:r>
      <w:r w:rsidRPr="00245522">
        <w:rPr>
          <w:rStyle w:val="Hyperlink4"/>
          <w:rFonts w:eastAsia="Arial"/>
        </w:rPr>
        <w:t xml:space="preserve"> has accepted the Request For Services. </w:t>
      </w:r>
      <w:r w:rsidR="00E0365E">
        <w:rPr>
          <w:rStyle w:val="Hyperlink4"/>
          <w:rFonts w:eastAsia="Arial"/>
        </w:rPr>
        <w:t>The Supplier’s</w:t>
      </w:r>
      <w:r w:rsidRPr="00245522">
        <w:rPr>
          <w:rStyle w:val="Hyperlink4"/>
          <w:rFonts w:eastAsia="Arial"/>
        </w:rPr>
        <w:t xml:space="preserve"> acceptance of the Request </w:t>
      </w:r>
      <w:proofErr w:type="gramStart"/>
      <w:r w:rsidRPr="00245522">
        <w:rPr>
          <w:rStyle w:val="Hyperlink4"/>
          <w:rFonts w:eastAsia="Arial"/>
        </w:rPr>
        <w:t>For</w:t>
      </w:r>
      <w:proofErr w:type="gramEnd"/>
      <w:r w:rsidRPr="00245522">
        <w:rPr>
          <w:rStyle w:val="Hyperlink4"/>
          <w:rFonts w:eastAsia="Arial"/>
        </w:rPr>
        <w:t xml:space="preserve"> Services will take place as described in clause </w:t>
      </w:r>
      <w:r w:rsidR="00E0365E">
        <w:rPr>
          <w:rStyle w:val="Hyperlink4"/>
          <w:rFonts w:eastAsia="Arial"/>
        </w:rPr>
        <w:t>4.2(f)</w:t>
      </w:r>
      <w:r w:rsidRPr="00245522">
        <w:rPr>
          <w:rStyle w:val="Hyperlink4"/>
          <w:rFonts w:eastAsia="Arial"/>
        </w:rPr>
        <w:t>.</w:t>
      </w:r>
    </w:p>
    <w:p w14:paraId="569DEA71" w14:textId="625A4958" w:rsidR="00245522" w:rsidRPr="00245522" w:rsidRDefault="00E0365E" w:rsidP="00E0365E">
      <w:pPr>
        <w:pStyle w:val="Untitledsubclause2"/>
        <w:rPr>
          <w:rStyle w:val="Hyperlink4"/>
          <w:rFonts w:eastAsia="Arial"/>
        </w:rPr>
      </w:pPr>
      <w:r>
        <w:rPr>
          <w:rStyle w:val="Hyperlink4"/>
          <w:rFonts w:eastAsia="Arial"/>
        </w:rPr>
        <w:t>The Supplier</w:t>
      </w:r>
      <w:r w:rsidR="00245522" w:rsidRPr="00245522">
        <w:rPr>
          <w:rStyle w:val="Hyperlink4"/>
          <w:rFonts w:eastAsia="Arial"/>
        </w:rPr>
        <w:t xml:space="preserve"> may need to arrange meetings or calls with the </w:t>
      </w:r>
      <w:r>
        <w:rPr>
          <w:rStyle w:val="Hyperlink4"/>
          <w:rFonts w:eastAsia="Arial"/>
        </w:rPr>
        <w:t xml:space="preserve">Customer </w:t>
      </w:r>
      <w:r w:rsidR="00245522" w:rsidRPr="00245522">
        <w:rPr>
          <w:rStyle w:val="Hyperlink4"/>
          <w:rFonts w:eastAsia="Arial"/>
        </w:rPr>
        <w:t xml:space="preserve">to discuss the Request </w:t>
      </w:r>
      <w:proofErr w:type="gramStart"/>
      <w:r w:rsidR="00245522" w:rsidRPr="00245522">
        <w:rPr>
          <w:rStyle w:val="Hyperlink4"/>
          <w:rFonts w:eastAsia="Arial"/>
        </w:rPr>
        <w:t>For</w:t>
      </w:r>
      <w:proofErr w:type="gramEnd"/>
      <w:r w:rsidR="00245522" w:rsidRPr="00245522">
        <w:rPr>
          <w:rStyle w:val="Hyperlink4"/>
          <w:rFonts w:eastAsia="Arial"/>
        </w:rPr>
        <w:t xml:space="preserve"> Services and the proposed Order Details prior to deciding whether to accept or reject the Request For Services. </w:t>
      </w:r>
    </w:p>
    <w:p w14:paraId="0337D4A2" w14:textId="755817C1" w:rsidR="00245522" w:rsidRPr="00245522" w:rsidRDefault="00E0365E" w:rsidP="00E0365E">
      <w:pPr>
        <w:pStyle w:val="Untitledsubclause2"/>
        <w:rPr>
          <w:rStyle w:val="Hyperlink4"/>
          <w:rFonts w:eastAsia="Arial"/>
        </w:rPr>
      </w:pPr>
      <w:r>
        <w:rPr>
          <w:rStyle w:val="Hyperlink4"/>
          <w:rFonts w:eastAsia="Arial"/>
        </w:rPr>
        <w:t>The Supplier’s</w:t>
      </w:r>
      <w:r w:rsidR="00245522" w:rsidRPr="00245522">
        <w:rPr>
          <w:rStyle w:val="Hyperlink4"/>
          <w:rFonts w:eastAsia="Arial"/>
        </w:rPr>
        <w:t xml:space="preserve"> acceptance of the Request </w:t>
      </w:r>
      <w:proofErr w:type="gramStart"/>
      <w:r w:rsidR="00245522" w:rsidRPr="00245522">
        <w:rPr>
          <w:rStyle w:val="Hyperlink4"/>
          <w:rFonts w:eastAsia="Arial"/>
        </w:rPr>
        <w:t>For</w:t>
      </w:r>
      <w:proofErr w:type="gramEnd"/>
      <w:r w:rsidR="00245522" w:rsidRPr="00245522">
        <w:rPr>
          <w:rStyle w:val="Hyperlink4"/>
          <w:rFonts w:eastAsia="Arial"/>
        </w:rPr>
        <w:t xml:space="preserve"> Services takes place when </w:t>
      </w:r>
      <w:r>
        <w:rPr>
          <w:rStyle w:val="Hyperlink4"/>
          <w:rFonts w:eastAsia="Arial"/>
        </w:rPr>
        <w:t>the Supplier</w:t>
      </w:r>
      <w:r w:rsidR="00245522" w:rsidRPr="00245522">
        <w:rPr>
          <w:rStyle w:val="Hyperlink4"/>
          <w:rFonts w:eastAsia="Arial"/>
        </w:rPr>
        <w:t xml:space="preserve"> sends the </w:t>
      </w:r>
      <w:r w:rsidR="0032071B">
        <w:rPr>
          <w:rStyle w:val="Hyperlink4"/>
          <w:rFonts w:eastAsia="Arial"/>
        </w:rPr>
        <w:t>Online Order Confirmation</w:t>
      </w:r>
      <w:r w:rsidR="00245522" w:rsidRPr="00245522">
        <w:rPr>
          <w:rStyle w:val="Hyperlink4"/>
          <w:rFonts w:eastAsia="Arial"/>
        </w:rPr>
        <w:t xml:space="preserve">, at which point the </w:t>
      </w:r>
      <w:r w:rsidR="00FE7453">
        <w:rPr>
          <w:rStyle w:val="Hyperlink4"/>
          <w:rFonts w:eastAsia="Arial"/>
        </w:rPr>
        <w:t>Agreement</w:t>
      </w:r>
      <w:r w:rsidR="00245522" w:rsidRPr="00245522">
        <w:rPr>
          <w:rStyle w:val="Hyperlink4"/>
          <w:rFonts w:eastAsia="Arial"/>
        </w:rPr>
        <w:t xml:space="preserve"> between </w:t>
      </w:r>
      <w:r w:rsidR="007D5FF5">
        <w:rPr>
          <w:rStyle w:val="Hyperlink4"/>
          <w:rFonts w:eastAsia="Arial"/>
        </w:rPr>
        <w:t>the Supplier</w:t>
      </w:r>
      <w:r w:rsidR="00245522" w:rsidRPr="00245522">
        <w:rPr>
          <w:rStyle w:val="Hyperlink4"/>
          <w:rFonts w:eastAsia="Arial"/>
        </w:rPr>
        <w:t xml:space="preserve"> and the </w:t>
      </w:r>
      <w:r w:rsidR="007D5FF5">
        <w:rPr>
          <w:rStyle w:val="Hyperlink4"/>
          <w:rFonts w:eastAsia="Arial"/>
        </w:rPr>
        <w:t xml:space="preserve">Customer </w:t>
      </w:r>
      <w:r w:rsidR="00245522" w:rsidRPr="00245522">
        <w:rPr>
          <w:rStyle w:val="Hyperlink4"/>
          <w:rFonts w:eastAsia="Arial"/>
        </w:rPr>
        <w:t xml:space="preserve">will come into existence. The </w:t>
      </w:r>
      <w:r w:rsidR="00FE7453">
        <w:rPr>
          <w:rStyle w:val="Hyperlink4"/>
          <w:rFonts w:eastAsia="Arial"/>
        </w:rPr>
        <w:t>Agreement</w:t>
      </w:r>
      <w:r w:rsidR="00245522" w:rsidRPr="00245522">
        <w:rPr>
          <w:rStyle w:val="Hyperlink4"/>
          <w:rFonts w:eastAsia="Arial"/>
        </w:rPr>
        <w:t xml:space="preserve"> will relate only to those Services confirmed in the </w:t>
      </w:r>
      <w:r w:rsidR="0032071B">
        <w:rPr>
          <w:rStyle w:val="Hyperlink4"/>
          <w:rFonts w:eastAsia="Arial"/>
        </w:rPr>
        <w:t>Online Order Confirmation</w:t>
      </w:r>
      <w:r w:rsidR="00245522" w:rsidRPr="00245522">
        <w:rPr>
          <w:rStyle w:val="Hyperlink4"/>
          <w:rFonts w:eastAsia="Arial"/>
        </w:rPr>
        <w:t xml:space="preserve">.  If the </w:t>
      </w:r>
      <w:r w:rsidR="007D5FF5">
        <w:rPr>
          <w:rStyle w:val="Hyperlink4"/>
          <w:rFonts w:eastAsia="Arial"/>
        </w:rPr>
        <w:t xml:space="preserve">Customer </w:t>
      </w:r>
      <w:r w:rsidR="00245522" w:rsidRPr="00245522">
        <w:rPr>
          <w:rStyle w:val="Hyperlink4"/>
          <w:rFonts w:eastAsia="Arial"/>
        </w:rPr>
        <w:t xml:space="preserve">reasonably considers that the </w:t>
      </w:r>
      <w:r w:rsidR="0032071B">
        <w:rPr>
          <w:rStyle w:val="Hyperlink4"/>
          <w:rFonts w:eastAsia="Arial"/>
        </w:rPr>
        <w:t>Online Order Confirmation</w:t>
      </w:r>
      <w:r w:rsidR="00245522" w:rsidRPr="00245522">
        <w:rPr>
          <w:rStyle w:val="Hyperlink4"/>
          <w:rFonts w:eastAsia="Arial"/>
        </w:rPr>
        <w:t xml:space="preserve"> does not accurately reflect its Request </w:t>
      </w:r>
      <w:proofErr w:type="gramStart"/>
      <w:r w:rsidR="00245522" w:rsidRPr="00245522">
        <w:rPr>
          <w:rStyle w:val="Hyperlink4"/>
          <w:rFonts w:eastAsia="Arial"/>
        </w:rPr>
        <w:t>For</w:t>
      </w:r>
      <w:proofErr w:type="gramEnd"/>
      <w:r w:rsidR="00245522" w:rsidRPr="00245522">
        <w:rPr>
          <w:rStyle w:val="Hyperlink4"/>
          <w:rFonts w:eastAsia="Arial"/>
        </w:rPr>
        <w:t xml:space="preserve"> Services, the </w:t>
      </w:r>
      <w:r w:rsidR="007D5FF5">
        <w:rPr>
          <w:rStyle w:val="Hyperlink4"/>
          <w:rFonts w:eastAsia="Arial"/>
        </w:rPr>
        <w:t xml:space="preserve">Customer </w:t>
      </w:r>
      <w:r w:rsidR="00245522" w:rsidRPr="00245522">
        <w:rPr>
          <w:rStyle w:val="Hyperlink4"/>
          <w:rFonts w:eastAsia="Arial"/>
        </w:rPr>
        <w:t xml:space="preserve">must inform </w:t>
      </w:r>
      <w:r w:rsidR="007D5FF5">
        <w:rPr>
          <w:rStyle w:val="Hyperlink4"/>
          <w:rFonts w:eastAsia="Arial"/>
        </w:rPr>
        <w:t>the Supplier</w:t>
      </w:r>
      <w:r w:rsidR="00245522" w:rsidRPr="00245522">
        <w:rPr>
          <w:rStyle w:val="Hyperlink4"/>
          <w:rFonts w:eastAsia="Arial"/>
        </w:rPr>
        <w:t xml:space="preserve"> immediately and must not make or allow use of the Services.</w:t>
      </w:r>
    </w:p>
    <w:p w14:paraId="1DA6D8E4" w14:textId="30CD49ED" w:rsidR="00361F7C" w:rsidRPr="00146262" w:rsidRDefault="00245522" w:rsidP="00146262">
      <w:pPr>
        <w:pStyle w:val="Untitledsubclause2"/>
        <w:rPr>
          <w:rStyle w:val="Hyperlink4"/>
          <w:rFonts w:eastAsia="Arial"/>
        </w:rPr>
      </w:pPr>
      <w:r w:rsidRPr="00245522">
        <w:rPr>
          <w:rStyle w:val="Hyperlink4"/>
          <w:rFonts w:eastAsia="Arial"/>
        </w:rPr>
        <w:t xml:space="preserve">Prior to </w:t>
      </w:r>
      <w:r w:rsidR="007D5FF5">
        <w:rPr>
          <w:rStyle w:val="Hyperlink4"/>
          <w:rFonts w:eastAsia="Arial"/>
        </w:rPr>
        <w:t>the Supplier</w:t>
      </w:r>
      <w:r w:rsidRPr="00245522">
        <w:rPr>
          <w:rStyle w:val="Hyperlink4"/>
          <w:rFonts w:eastAsia="Arial"/>
        </w:rPr>
        <w:t xml:space="preserve"> issuing an </w:t>
      </w:r>
      <w:r w:rsidR="0032071B">
        <w:rPr>
          <w:rStyle w:val="Hyperlink4"/>
          <w:rFonts w:eastAsia="Arial"/>
        </w:rPr>
        <w:t>Online Order Confirmation</w:t>
      </w:r>
      <w:r w:rsidRPr="00245522">
        <w:rPr>
          <w:rStyle w:val="Hyperlink4"/>
          <w:rFonts w:eastAsia="Arial"/>
        </w:rPr>
        <w:t xml:space="preserve"> for a Request </w:t>
      </w:r>
      <w:proofErr w:type="gramStart"/>
      <w:r w:rsidRPr="00245522">
        <w:rPr>
          <w:rStyle w:val="Hyperlink4"/>
          <w:rFonts w:eastAsia="Arial"/>
        </w:rPr>
        <w:t>For</w:t>
      </w:r>
      <w:proofErr w:type="gramEnd"/>
      <w:r w:rsidRPr="00245522">
        <w:rPr>
          <w:rStyle w:val="Hyperlink4"/>
          <w:rFonts w:eastAsia="Arial"/>
        </w:rPr>
        <w:t xml:space="preserve"> Services, </w:t>
      </w:r>
      <w:r w:rsidR="007D5FF5">
        <w:rPr>
          <w:rStyle w:val="Hyperlink4"/>
          <w:rFonts w:eastAsia="Arial"/>
        </w:rPr>
        <w:t>the Supplier</w:t>
      </w:r>
      <w:r w:rsidRPr="00245522">
        <w:rPr>
          <w:rStyle w:val="Hyperlink4"/>
          <w:rFonts w:eastAsia="Arial"/>
        </w:rPr>
        <w:t xml:space="preserve"> may reject the Request For Services for any reason (the “</w:t>
      </w:r>
      <w:r w:rsidRPr="007D5FF5">
        <w:rPr>
          <w:rStyle w:val="Hyperlink4"/>
          <w:rFonts w:eastAsia="Arial"/>
          <w:b/>
          <w:bCs/>
        </w:rPr>
        <w:t>Rejected Order</w:t>
      </w:r>
      <w:r w:rsidRPr="00245522">
        <w:rPr>
          <w:rStyle w:val="Hyperlink4"/>
          <w:rFonts w:eastAsia="Arial"/>
        </w:rPr>
        <w:t>”).  In this situation (</w:t>
      </w:r>
      <w:proofErr w:type="spellStart"/>
      <w:r w:rsidRPr="00245522">
        <w:rPr>
          <w:rStyle w:val="Hyperlink4"/>
          <w:rFonts w:eastAsia="Arial"/>
        </w:rPr>
        <w:t>i</w:t>
      </w:r>
      <w:proofErr w:type="spellEnd"/>
      <w:r w:rsidRPr="00245522">
        <w:rPr>
          <w:rStyle w:val="Hyperlink4"/>
          <w:rFonts w:eastAsia="Arial"/>
        </w:rPr>
        <w:t xml:space="preserve">) no contract shall be formed in relation to the relevant services, (ii) </w:t>
      </w:r>
      <w:r w:rsidR="007D5FF5">
        <w:rPr>
          <w:rStyle w:val="Hyperlink4"/>
          <w:rFonts w:eastAsia="Arial"/>
        </w:rPr>
        <w:t>the Supplier</w:t>
      </w:r>
      <w:r w:rsidRPr="00245522">
        <w:rPr>
          <w:rStyle w:val="Hyperlink4"/>
          <w:rFonts w:eastAsia="Arial"/>
        </w:rPr>
        <w:t xml:space="preserve"> will not issue an </w:t>
      </w:r>
      <w:r w:rsidR="0032071B">
        <w:rPr>
          <w:rStyle w:val="Hyperlink4"/>
          <w:rFonts w:eastAsia="Arial"/>
        </w:rPr>
        <w:t>Online Order Confirmation</w:t>
      </w:r>
      <w:r w:rsidRPr="00245522">
        <w:rPr>
          <w:rStyle w:val="Hyperlink4"/>
          <w:rFonts w:eastAsia="Arial"/>
        </w:rPr>
        <w:t xml:space="preserve"> for the Rejected Order, and (iii) if the </w:t>
      </w:r>
      <w:r w:rsidR="007D5FF5">
        <w:rPr>
          <w:rStyle w:val="Hyperlink4"/>
          <w:rFonts w:eastAsia="Arial"/>
        </w:rPr>
        <w:t xml:space="preserve">Customer </w:t>
      </w:r>
      <w:r w:rsidRPr="00245522">
        <w:rPr>
          <w:rStyle w:val="Hyperlink4"/>
          <w:rFonts w:eastAsia="Arial"/>
        </w:rPr>
        <w:t xml:space="preserve">has already paid for the Rejected Order, </w:t>
      </w:r>
      <w:r w:rsidR="007D5FF5">
        <w:rPr>
          <w:rStyle w:val="Hyperlink4"/>
          <w:rFonts w:eastAsia="Arial"/>
        </w:rPr>
        <w:t>the Supplier</w:t>
      </w:r>
      <w:r w:rsidRPr="00245522">
        <w:rPr>
          <w:rStyle w:val="Hyperlink4"/>
          <w:rFonts w:eastAsia="Arial"/>
        </w:rPr>
        <w:t xml:space="preserve"> will refund the relevant amount paid.</w:t>
      </w:r>
    </w:p>
    <w:commentRangeStart w:id="449"/>
    <w:p w14:paraId="4BBE6A91" w14:textId="193551EF" w:rsidR="00AA1B09" w:rsidRPr="00042850" w:rsidRDefault="00AA1B09" w:rsidP="003E03D7">
      <w:pPr>
        <w:pStyle w:val="TitleClause"/>
        <w:pPrChange w:id="450" w:author="David Sant" w:date="2025-12-03T15:34:00Z" w16du:dateUtc="2025-12-03T15:34:00Z">
          <w:pPr>
            <w:pStyle w:val="TitleClause"/>
            <w:numPr>
              <w:numId w:val="2"/>
            </w:numPr>
          </w:pPr>
        </w:pPrChange>
      </w:pPr>
      <w:r w:rsidRPr="00042850">
        <w:lastRenderedPageBreak/>
        <w:fldChar w:fldCharType="begin"/>
      </w:r>
      <w:r w:rsidRPr="00042850">
        <w:instrText>TC "5. Data protection" \l 1</w:instrText>
      </w:r>
      <w:r w:rsidRPr="00042850">
        <w:fldChar w:fldCharType="end"/>
      </w:r>
      <w:bookmarkStart w:id="451" w:name="a391801"/>
      <w:bookmarkStart w:id="452" w:name="_Toc256000004"/>
      <w:r w:rsidRPr="00042850">
        <w:t>Data protection</w:t>
      </w:r>
      <w:bookmarkEnd w:id="451"/>
      <w:bookmarkEnd w:id="452"/>
      <w:commentRangeEnd w:id="449"/>
      <w:r w:rsidR="00B4382A">
        <w:rPr>
          <w:rStyle w:val="CommentReference"/>
          <w:rFonts w:eastAsia="Arial"/>
          <w:b w:val="0"/>
          <w:kern w:val="0"/>
          <w:lang w:eastAsia="en-GB"/>
        </w:rPr>
        <w:commentReference w:id="449"/>
      </w:r>
    </w:p>
    <w:p w14:paraId="630B1E88" w14:textId="2A05A646" w:rsidR="00AA1B09" w:rsidRPr="00042850" w:rsidRDefault="006F3C8A" w:rsidP="00AA1B09">
      <w:pPr>
        <w:pStyle w:val="Untitledsubclause1"/>
      </w:pPr>
      <w:r w:rsidRPr="00042850">
        <w:t xml:space="preserve">For the purposes of this </w:t>
      </w:r>
      <w:r w:rsidR="00926245" w:rsidRPr="00042850">
        <w:t xml:space="preserve">clause </w:t>
      </w:r>
      <w:r w:rsidR="00481912" w:rsidRPr="00042850">
        <w:fldChar w:fldCharType="begin"/>
      </w:r>
      <w:r w:rsidR="00481912" w:rsidRPr="00042850">
        <w:instrText xml:space="preserve"> REF a391801 \r \h </w:instrText>
      </w:r>
      <w:r w:rsidR="00042850">
        <w:instrText xml:space="preserve"> \* MERGEFORMAT </w:instrText>
      </w:r>
      <w:r w:rsidR="00481912" w:rsidRPr="00042850">
        <w:fldChar w:fldCharType="separate"/>
      </w:r>
      <w:r w:rsidR="00F069B0">
        <w:t>5</w:t>
      </w:r>
      <w:r w:rsidR="00481912" w:rsidRPr="00042850">
        <w:fldChar w:fldCharType="end"/>
      </w:r>
      <w:r w:rsidRPr="00042850">
        <w:t xml:space="preserve">, the terms </w:t>
      </w:r>
      <w:r w:rsidRPr="00042850">
        <w:rPr>
          <w:b/>
          <w:bCs/>
        </w:rPr>
        <w:t>controller</w:t>
      </w:r>
      <w:r w:rsidRPr="00042850">
        <w:t xml:space="preserve">, </w:t>
      </w:r>
      <w:r w:rsidRPr="00042850">
        <w:rPr>
          <w:b/>
          <w:bCs/>
        </w:rPr>
        <w:t>processor</w:t>
      </w:r>
      <w:r w:rsidRPr="00042850">
        <w:t xml:space="preserve">, </w:t>
      </w:r>
      <w:r w:rsidRPr="00042850">
        <w:rPr>
          <w:b/>
          <w:bCs/>
        </w:rPr>
        <w:t>data subject</w:t>
      </w:r>
      <w:r w:rsidRPr="00042850">
        <w:t xml:space="preserve">, </w:t>
      </w:r>
      <w:r w:rsidRPr="00042850">
        <w:rPr>
          <w:b/>
          <w:bCs/>
        </w:rPr>
        <w:t>personal data</w:t>
      </w:r>
      <w:r w:rsidRPr="00042850">
        <w:t xml:space="preserve">, </w:t>
      </w:r>
      <w:r w:rsidRPr="00042850">
        <w:rPr>
          <w:b/>
          <w:bCs/>
        </w:rPr>
        <w:t>personal data breach</w:t>
      </w:r>
      <w:r w:rsidRPr="00042850">
        <w:t xml:space="preserve"> and </w:t>
      </w:r>
      <w:r w:rsidRPr="00042850">
        <w:rPr>
          <w:b/>
          <w:bCs/>
        </w:rPr>
        <w:t>processing</w:t>
      </w:r>
      <w:r w:rsidRPr="00042850">
        <w:t xml:space="preserve"> shall have the meaning given to them in the </w:t>
      </w:r>
      <w:r w:rsidR="00956B2E">
        <w:t>Applicable Data Protection Laws</w:t>
      </w:r>
      <w:r w:rsidRPr="00042850">
        <w:t>.</w:t>
      </w:r>
    </w:p>
    <w:p w14:paraId="4677937A" w14:textId="6865D431" w:rsidR="006F3C8A" w:rsidRPr="00042850" w:rsidRDefault="00481912" w:rsidP="00AA1B09">
      <w:pPr>
        <w:pStyle w:val="Untitledsubclause1"/>
      </w:pPr>
      <w:bookmarkStart w:id="453" w:name="_Ref74156217"/>
      <w:r w:rsidRPr="00042850">
        <w:t xml:space="preserve">Both parties will comply with all applicable requirements of Applicable Data Protection Laws. This </w:t>
      </w:r>
      <w:r w:rsidR="00926245" w:rsidRPr="00042850">
        <w:t xml:space="preserve">clause </w:t>
      </w:r>
      <w:r w:rsidR="009C1A52" w:rsidRPr="00042850">
        <w:fldChar w:fldCharType="begin"/>
      </w:r>
      <w:r w:rsidR="009C1A52" w:rsidRPr="00042850">
        <w:instrText xml:space="preserve"> REF a391801 \r \h </w:instrText>
      </w:r>
      <w:r w:rsidR="00042850">
        <w:instrText xml:space="preserve"> \* MERGEFORMAT </w:instrText>
      </w:r>
      <w:r w:rsidR="009C1A52" w:rsidRPr="00042850">
        <w:fldChar w:fldCharType="separate"/>
      </w:r>
      <w:r w:rsidR="00F069B0">
        <w:t>5</w:t>
      </w:r>
      <w:r w:rsidR="009C1A52" w:rsidRPr="00042850">
        <w:fldChar w:fldCharType="end"/>
      </w:r>
      <w:r w:rsidRPr="00042850">
        <w:t xml:space="preserve"> is in addition to, and does not relieve, remove or replace, a party's obligations or rights under Applicable Data Protection Laws.</w:t>
      </w:r>
      <w:bookmarkEnd w:id="453"/>
    </w:p>
    <w:p w14:paraId="49C53BAB" w14:textId="2390D1D8" w:rsidR="00E46AB5" w:rsidRPr="00042850" w:rsidRDefault="00176E84" w:rsidP="00E06653">
      <w:pPr>
        <w:pStyle w:val="Untitledsubclause1"/>
      </w:pPr>
      <w:bookmarkStart w:id="454" w:name="a963735"/>
      <w:r w:rsidRPr="00042850">
        <w:t>The parties have determined that, for the purposes of Applicable Data Protection Laws</w:t>
      </w:r>
      <w:r w:rsidR="00E06653">
        <w:t xml:space="preserve"> </w:t>
      </w:r>
      <w:bookmarkStart w:id="455" w:name="a740710"/>
      <w:r w:rsidR="00E06653" w:rsidRPr="00042850">
        <w:t xml:space="preserve">the Supplier shall process the Customer Personal data, as a </w:t>
      </w:r>
      <w:commentRangeStart w:id="456"/>
      <w:r w:rsidR="00E06653" w:rsidRPr="00042850">
        <w:t xml:space="preserve">processor </w:t>
      </w:r>
      <w:commentRangeEnd w:id="456"/>
      <w:r w:rsidR="00E06653">
        <w:rPr>
          <w:rStyle w:val="CommentReference"/>
          <w:rFonts w:eastAsia="Arial"/>
          <w:lang w:eastAsia="en-GB"/>
        </w:rPr>
        <w:commentReference w:id="456"/>
      </w:r>
      <w:r w:rsidR="00E06653" w:rsidRPr="00042850">
        <w:t>on behalf of the Customer</w:t>
      </w:r>
      <w:bookmarkEnd w:id="455"/>
      <w:r w:rsidR="00E06653">
        <w:t>.</w:t>
      </w:r>
      <w:bookmarkEnd w:id="454"/>
      <w:r w:rsidR="00E06653" w:rsidRPr="00042850">
        <w:t xml:space="preserve"> </w:t>
      </w:r>
    </w:p>
    <w:p w14:paraId="1BEDA6E9" w14:textId="06D3802D" w:rsidR="001D2EAD" w:rsidRPr="00042850" w:rsidRDefault="00926245" w:rsidP="001D2EAD">
      <w:pPr>
        <w:pStyle w:val="Untitledsubclause1"/>
      </w:pPr>
      <w:r w:rsidRPr="00042850">
        <w:t xml:space="preserve">Should the determination in </w:t>
      </w:r>
      <w:r w:rsidRPr="00042850">
        <w:fldChar w:fldCharType="begin"/>
      </w:r>
      <w:r w:rsidRPr="00042850">
        <w:instrText>PAGEREF a963735\#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a963735 \h \w</w:instrText>
      </w:r>
      <w:r w:rsidR="00042850">
        <w:instrText xml:space="preserve"> \* MERGEFORMAT </w:instrText>
      </w:r>
      <w:r w:rsidRPr="00042850">
        <w:fldChar w:fldCharType="separate"/>
      </w:r>
      <w:r w:rsidR="00F069B0">
        <w:t>5.3</w:t>
      </w:r>
      <w:r w:rsidRPr="00042850">
        <w:fldChar w:fldCharType="end"/>
      </w:r>
      <w:r w:rsidRPr="00042850">
        <w:t xml:space="preserve"> change, then each party shall work together in good faith to make any changes which are necessary to this clause</w:t>
      </w:r>
      <w:r w:rsidR="001C3A37" w:rsidRPr="00042850">
        <w:t xml:space="preserve"> </w:t>
      </w:r>
      <w:r w:rsidR="001C3A37" w:rsidRPr="00042850">
        <w:fldChar w:fldCharType="begin"/>
      </w:r>
      <w:r w:rsidR="001C3A37" w:rsidRPr="00042850">
        <w:instrText xml:space="preserve"> REF a391801 \r \h </w:instrText>
      </w:r>
      <w:r w:rsidR="00042850">
        <w:instrText xml:space="preserve"> \* MERGEFORMAT </w:instrText>
      </w:r>
      <w:r w:rsidR="001C3A37" w:rsidRPr="00042850">
        <w:fldChar w:fldCharType="separate"/>
      </w:r>
      <w:r w:rsidR="00F069B0">
        <w:t>5</w:t>
      </w:r>
      <w:r w:rsidR="001C3A37" w:rsidRPr="00042850">
        <w:fldChar w:fldCharType="end"/>
      </w:r>
      <w:r w:rsidR="001C3A37" w:rsidRPr="00042850">
        <w:t xml:space="preserve"> or other parts of the </w:t>
      </w:r>
      <w:r w:rsidR="00FE7453">
        <w:t>Agreement</w:t>
      </w:r>
      <w:r w:rsidR="001C3A37" w:rsidRPr="00042850">
        <w:t>.</w:t>
      </w:r>
    </w:p>
    <w:p w14:paraId="680A36A4" w14:textId="244C86F7" w:rsidR="001C0090" w:rsidRPr="00042850" w:rsidRDefault="00FC0EFF" w:rsidP="001D2EAD">
      <w:pPr>
        <w:pStyle w:val="Untitledsubclause1"/>
      </w:pPr>
      <w:commentRangeStart w:id="457"/>
      <w:r>
        <w:t xml:space="preserve">The Customer warrants that </w:t>
      </w:r>
      <w:r w:rsidR="00243327">
        <w:t xml:space="preserve">it has an appropriate privacy policy in place </w:t>
      </w:r>
      <w:r w:rsidR="00FA0869">
        <w:t xml:space="preserve">in relation to the processing and collection of Customer Personal </w:t>
      </w:r>
      <w:r w:rsidR="00736430">
        <w:t>Data</w:t>
      </w:r>
      <w:r w:rsidR="00932BE2">
        <w:t xml:space="preserve"> </w:t>
      </w:r>
      <w:r w:rsidR="004522FE">
        <w:t xml:space="preserve">undertaken </w:t>
      </w:r>
      <w:r w:rsidR="00932BE2">
        <w:t xml:space="preserve">by the Supplier </w:t>
      </w:r>
      <w:r w:rsidR="004522FE">
        <w:t>on behalf of the Customer in relation to the Services</w:t>
      </w:r>
      <w:r w:rsidR="00CC29E6">
        <w:t xml:space="preserve">, that this has been </w:t>
      </w:r>
      <w:r w:rsidR="00845C8F">
        <w:t>brought to the attention of relevant data subjects and that (where required) consent has been obtained from such data subjects</w:t>
      </w:r>
      <w:r w:rsidR="004522FE">
        <w:t>.</w:t>
      </w:r>
      <w:commentRangeEnd w:id="457"/>
      <w:r w:rsidR="00653636">
        <w:rPr>
          <w:rStyle w:val="CommentReference"/>
          <w:rFonts w:eastAsia="Arial"/>
          <w:lang w:eastAsia="en-GB"/>
        </w:rPr>
        <w:commentReference w:id="457"/>
      </w:r>
    </w:p>
    <w:p w14:paraId="4C437CBC" w14:textId="284D3DD3" w:rsidR="00094C7C" w:rsidRPr="00042850" w:rsidRDefault="00094C7C" w:rsidP="00094C7C">
      <w:pPr>
        <w:pStyle w:val="Untitledsubclause1"/>
      </w:pPr>
      <w:bookmarkStart w:id="458" w:name="a820833"/>
      <w:r w:rsidRPr="00042850">
        <w:t xml:space="preserve">In relation to the Customer Personal Data, the </w:t>
      </w:r>
      <w:r>
        <w:t>Data Protection Particulars</w:t>
      </w:r>
      <w:commentRangeStart w:id="459"/>
      <w:commentRangeEnd w:id="459"/>
      <w:r w:rsidR="0016274A">
        <w:rPr>
          <w:rStyle w:val="CommentReference"/>
          <w:rFonts w:eastAsia="Arial"/>
          <w:lang w:eastAsia="en-GB"/>
        </w:rPr>
        <w:commentReference w:id="459"/>
      </w:r>
      <w:r w:rsidRPr="00042850">
        <w:t xml:space="preserve"> set out the scope, nature and purpose of processing by the Supplier, the duration of the processing and the types of personal data and categories of data subject.</w:t>
      </w:r>
    </w:p>
    <w:p w14:paraId="5A145D30" w14:textId="58A43033" w:rsidR="00194C57" w:rsidRPr="00042850" w:rsidRDefault="0022529F" w:rsidP="001D2EAD">
      <w:pPr>
        <w:pStyle w:val="Untitledsubclause1"/>
      </w:pPr>
      <w:commentRangeStart w:id="460"/>
      <w:r w:rsidRPr="00042850">
        <w:t xml:space="preserve">Without prejudice to the generality of clause </w:t>
      </w:r>
      <w:r w:rsidRPr="00042850">
        <w:fldChar w:fldCharType="begin"/>
      </w:r>
      <w:r w:rsidRPr="00042850">
        <w:instrText xml:space="preserve"> REF _Ref74156217 \r \h </w:instrText>
      </w:r>
      <w:r w:rsidR="00042850">
        <w:instrText xml:space="preserve"> \* MERGEFORMAT </w:instrText>
      </w:r>
      <w:r w:rsidRPr="00042850">
        <w:fldChar w:fldCharType="separate"/>
      </w:r>
      <w:r w:rsidR="00F069B0">
        <w:t>5.</w:t>
      </w:r>
      <w:r w:rsidR="00822496">
        <w:t>2</w:t>
      </w:r>
      <w:r w:rsidRPr="00042850">
        <w:fldChar w:fldCharType="end"/>
      </w:r>
      <w:r w:rsidRPr="00042850">
        <w:t xml:space="preserve"> the Supplier shall, in relation to Customer Personal Data:</w:t>
      </w:r>
      <w:bookmarkEnd w:id="458"/>
      <w:commentRangeEnd w:id="460"/>
      <w:r w:rsidR="004E1135">
        <w:rPr>
          <w:rStyle w:val="CommentReference"/>
          <w:rFonts w:eastAsia="Arial"/>
          <w:lang w:eastAsia="en-GB"/>
        </w:rPr>
        <w:commentReference w:id="460"/>
      </w:r>
    </w:p>
    <w:p w14:paraId="1551A00E" w14:textId="4057428A" w:rsidR="0022529F" w:rsidRPr="00042850" w:rsidRDefault="00176B5B" w:rsidP="0022529F">
      <w:pPr>
        <w:pStyle w:val="Untitledsubclause2"/>
      </w:pPr>
      <w:bookmarkStart w:id="461" w:name="a684078"/>
      <w:r w:rsidRPr="00042850">
        <w:t xml:space="preserve">process that Customer Personal Data only on the documented instructions of the Customer, which shall be to process the Customer Personal Data for the </w:t>
      </w:r>
      <w:r w:rsidR="00612E82" w:rsidRPr="00042850">
        <w:t>P</w:t>
      </w:r>
      <w:r w:rsidRPr="00042850">
        <w:t xml:space="preserve">urpose, unless the Supplier is required by </w:t>
      </w:r>
      <w:r w:rsidR="00765C2A">
        <w:t xml:space="preserve">applicable </w:t>
      </w:r>
      <w:r w:rsidR="00AC00C3">
        <w:t>l</w:t>
      </w:r>
      <w:r w:rsidRPr="00042850">
        <w:t>aw</w:t>
      </w:r>
      <w:r w:rsidR="00765C2A">
        <w:t>s</w:t>
      </w:r>
      <w:r w:rsidRPr="00042850">
        <w:t xml:space="preserve"> to otherwise process that Customer Personal Data. Where the Supplier is relying on </w:t>
      </w:r>
      <w:r w:rsidR="00AC00C3">
        <w:t>a legal obligation</w:t>
      </w:r>
      <w:r w:rsidRPr="00042850">
        <w:t xml:space="preserve"> as the basis for processing Customer Processor Data, the Supplier shall notify the Customer of this before performing the processing required by the </w:t>
      </w:r>
      <w:r w:rsidR="00765C2A">
        <w:t>a</w:t>
      </w:r>
      <w:r w:rsidRPr="00042850">
        <w:t xml:space="preserve">pplicable </w:t>
      </w:r>
      <w:r w:rsidR="00765C2A">
        <w:t>l</w:t>
      </w:r>
      <w:r w:rsidRPr="00042850">
        <w:t xml:space="preserve">aws unless those </w:t>
      </w:r>
      <w:r w:rsidR="00765C2A">
        <w:t>l</w:t>
      </w:r>
      <w:r w:rsidRPr="00042850">
        <w:t xml:space="preserve">aws prohibit the Provider from so notifying the </w:t>
      </w:r>
      <w:proofErr w:type="gramStart"/>
      <w:r w:rsidRPr="00042850">
        <w:t>Customer;</w:t>
      </w:r>
      <w:bookmarkEnd w:id="461"/>
      <w:proofErr w:type="gramEnd"/>
    </w:p>
    <w:p w14:paraId="1D0AD288" w14:textId="7031D308" w:rsidR="00431D82" w:rsidRPr="00042850" w:rsidRDefault="00431D82" w:rsidP="00431D82">
      <w:pPr>
        <w:pStyle w:val="Untitledsubclause2"/>
      </w:pPr>
      <w:r w:rsidRPr="00042850">
        <w:t xml:space="preserve">ensure that it has in place </w:t>
      </w:r>
      <w:commentRangeStart w:id="462"/>
      <w:r w:rsidRPr="00042850">
        <w:t>appropriate technical and organisational measures</w:t>
      </w:r>
      <w:commentRangeEnd w:id="462"/>
      <w:r w:rsidR="004E1135">
        <w:rPr>
          <w:rStyle w:val="CommentReference"/>
          <w:rFonts w:eastAsia="Arial"/>
          <w:lang w:eastAsia="en-GB"/>
        </w:rPr>
        <w:commentReference w:id="462"/>
      </w:r>
      <w:r w:rsidRPr="00042850">
        <w:t>, to protect against unauthorised or unlawful processing of</w:t>
      </w:r>
      <w:r w:rsidR="003A3FD6" w:rsidRPr="00042850">
        <w:t xml:space="preserve"> Customer</w:t>
      </w:r>
      <w:r w:rsidRPr="00042850">
        <w:t xml:space="preserve"> Personal Data and against accidental loss or destruction of, or damage to, </w:t>
      </w:r>
      <w:r w:rsidR="003A3FD6" w:rsidRPr="00042850">
        <w:t xml:space="preserve">Customer </w:t>
      </w:r>
      <w:r w:rsidRPr="00042850">
        <w:t xml:space="preserve">Personal Data, appropriate to the harm that might result from the unauthorised or unlawful processing or accidental loss, destruction or damage and the nature of the data to be protected, having regard to the state of technological development and the cost of implementing any measures; </w:t>
      </w:r>
    </w:p>
    <w:p w14:paraId="05EF763D" w14:textId="448ADD90" w:rsidR="00B8636A" w:rsidRPr="00042850" w:rsidRDefault="00F0782F" w:rsidP="0022529F">
      <w:pPr>
        <w:pStyle w:val="Untitledsubclause2"/>
      </w:pPr>
      <w:r w:rsidRPr="00042850">
        <w:lastRenderedPageBreak/>
        <w:t xml:space="preserve">ensure that any personnel engaged and authorised by the Supplier to process Customer Personal Data have committed themselves to confidentiality or are under an appropriate statutory or common law obligation of </w:t>
      </w:r>
      <w:proofErr w:type="gramStart"/>
      <w:r w:rsidRPr="00042850">
        <w:t>confidentiality;</w:t>
      </w:r>
      <w:proofErr w:type="gramEnd"/>
    </w:p>
    <w:p w14:paraId="1E62B043" w14:textId="7F549C4D" w:rsidR="006A53CE" w:rsidRPr="00042850" w:rsidRDefault="006A53CE" w:rsidP="0022529F">
      <w:pPr>
        <w:pStyle w:val="Untitledsubclause2"/>
      </w:pPr>
      <w:bookmarkStart w:id="463" w:name="a981204"/>
      <w:r w:rsidRPr="00042850">
        <w:t xml:space="preserve">assist the Customer insofar as this is possible (taking into account the nature of the processing and the information available to the Supplier), and </w:t>
      </w:r>
      <w:commentRangeStart w:id="464"/>
      <w:r w:rsidRPr="00042850">
        <w:t xml:space="preserve">at the Customer's cost </w:t>
      </w:r>
      <w:commentRangeEnd w:id="464"/>
      <w:r w:rsidR="004E1135">
        <w:rPr>
          <w:rStyle w:val="CommentReference"/>
          <w:rFonts w:eastAsia="Arial"/>
          <w:lang w:eastAsia="en-GB"/>
        </w:rPr>
        <w:commentReference w:id="464"/>
      </w:r>
      <w:r w:rsidRPr="00042850">
        <w:t>and written request, in responding to any request from a data subject and in ensuring the Customer's compliance with its obligations under Applicable Data Protection Laws with respect to security, breach notifications, impact assessments and consultations with supervisory authorities or regulators;</w:t>
      </w:r>
      <w:bookmarkEnd w:id="463"/>
    </w:p>
    <w:p w14:paraId="6BFD3AF8" w14:textId="58C51617" w:rsidR="00CD546B" w:rsidRPr="00042850" w:rsidRDefault="00CD546B" w:rsidP="0022529F">
      <w:pPr>
        <w:pStyle w:val="Untitledsubclause2"/>
      </w:pPr>
      <w:bookmarkStart w:id="465" w:name="a280696"/>
      <w:r w:rsidRPr="00042850">
        <w:t xml:space="preserve">notify the Customer without undue delay on becoming aware of a personal data breach involving the Customer Personal </w:t>
      </w:r>
      <w:proofErr w:type="gramStart"/>
      <w:r w:rsidRPr="00042850">
        <w:t>Data;</w:t>
      </w:r>
      <w:bookmarkEnd w:id="465"/>
      <w:proofErr w:type="gramEnd"/>
    </w:p>
    <w:p w14:paraId="1BED5403" w14:textId="1E1E6C5D" w:rsidR="00CD546B" w:rsidRPr="00042850" w:rsidRDefault="0064136A" w:rsidP="0022529F">
      <w:pPr>
        <w:pStyle w:val="Untitledsubclause2"/>
      </w:pPr>
      <w:bookmarkStart w:id="466" w:name="a567101"/>
      <w:r w:rsidRPr="00042850">
        <w:t xml:space="preserve">at the written direction of the Customer, delete or return Customer Personal Data and copies thereof to the Customer on termination of the </w:t>
      </w:r>
      <w:r w:rsidR="00FE7453">
        <w:t>Agreement</w:t>
      </w:r>
      <w:r w:rsidRPr="00042850">
        <w:t xml:space="preserve"> unless the Supplier is required by </w:t>
      </w:r>
      <w:r w:rsidR="00765C2A">
        <w:t>a</w:t>
      </w:r>
      <w:r w:rsidRPr="00042850">
        <w:t xml:space="preserve">pplicable </w:t>
      </w:r>
      <w:r w:rsidR="00765C2A">
        <w:t>l</w:t>
      </w:r>
      <w:r w:rsidRPr="00042850">
        <w:t xml:space="preserve">aw to continue to </w:t>
      </w:r>
      <w:r w:rsidR="00962FF8" w:rsidRPr="00042850">
        <w:t xml:space="preserve">store or to </w:t>
      </w:r>
      <w:r w:rsidRPr="00042850">
        <w:t xml:space="preserve">process that Customer Personal Data. For the purposes of this </w:t>
      </w:r>
      <w:r w:rsidRPr="00042850">
        <w:fldChar w:fldCharType="begin"/>
      </w:r>
      <w:r w:rsidRPr="00042850">
        <w:instrText>PAGEREF a567101\#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a567101 \h \w</w:instrText>
      </w:r>
      <w:r w:rsidR="00042850">
        <w:instrText xml:space="preserve"> \* MERGEFORMAT </w:instrText>
      </w:r>
      <w:r w:rsidRPr="00042850">
        <w:fldChar w:fldCharType="separate"/>
      </w:r>
      <w:r w:rsidR="00F069B0">
        <w:t>5.7(f)</w:t>
      </w:r>
      <w:r w:rsidRPr="00042850">
        <w:fldChar w:fldCharType="end"/>
      </w:r>
      <w:r w:rsidRPr="00042850">
        <w:t xml:space="preserve"> Customer Personal Data shall be considered deleted where it is put beyond further use by the Supplier; and</w:t>
      </w:r>
      <w:bookmarkEnd w:id="466"/>
    </w:p>
    <w:p w14:paraId="7EF2E67D" w14:textId="1A609ED0" w:rsidR="00962FF8" w:rsidRPr="00042850" w:rsidRDefault="00630D94" w:rsidP="0022529F">
      <w:pPr>
        <w:pStyle w:val="Untitledsubclause2"/>
      </w:pPr>
      <w:r w:rsidRPr="00042850">
        <w:t xml:space="preserve">maintain records to demonstrate its compliance with this clause </w:t>
      </w:r>
      <w:r w:rsidRPr="00042850">
        <w:fldChar w:fldCharType="begin"/>
      </w:r>
      <w:r w:rsidRPr="00042850">
        <w:instrText xml:space="preserve"> REF a391801 \w \h </w:instrText>
      </w:r>
      <w:r w:rsidR="00042850">
        <w:instrText xml:space="preserve"> \* MERGEFORMAT </w:instrText>
      </w:r>
      <w:r w:rsidRPr="00042850">
        <w:fldChar w:fldCharType="separate"/>
      </w:r>
      <w:r w:rsidR="00F069B0">
        <w:t>5</w:t>
      </w:r>
      <w:r w:rsidRPr="00042850">
        <w:fldChar w:fldCharType="end"/>
      </w:r>
      <w:r w:rsidRPr="00042850">
        <w:t xml:space="preserve"> and allow for reasonable audits by the Customer or the Customer's designated auditor, for this purpose, on reasonable written notice</w:t>
      </w:r>
      <w:r w:rsidR="00223306" w:rsidRPr="00042850">
        <w:t>.</w:t>
      </w:r>
    </w:p>
    <w:p w14:paraId="76EDD70E" w14:textId="2269028A" w:rsidR="00B04990" w:rsidRPr="00042850" w:rsidRDefault="00B04990" w:rsidP="00B04990">
      <w:pPr>
        <w:pStyle w:val="Untitledsubclause1"/>
      </w:pPr>
      <w:bookmarkStart w:id="467" w:name="a540433"/>
      <w:r w:rsidRPr="00042850">
        <w:t xml:space="preserve">The Customer hereby provides its </w:t>
      </w:r>
      <w:commentRangeStart w:id="468"/>
      <w:r w:rsidRPr="00042850">
        <w:t xml:space="preserve">prior, general authorisation </w:t>
      </w:r>
      <w:commentRangeEnd w:id="468"/>
      <w:r w:rsidR="004E1135">
        <w:rPr>
          <w:rStyle w:val="CommentReference"/>
          <w:rFonts w:eastAsia="Arial"/>
          <w:lang w:eastAsia="en-GB"/>
        </w:rPr>
        <w:commentReference w:id="468"/>
      </w:r>
      <w:r w:rsidRPr="00042850">
        <w:t>for the Supplier to:</w:t>
      </w:r>
      <w:bookmarkEnd w:id="467"/>
    </w:p>
    <w:p w14:paraId="3193295C" w14:textId="52856AE7" w:rsidR="00B04990" w:rsidRPr="00042850" w:rsidRDefault="006F0832" w:rsidP="00B04990">
      <w:pPr>
        <w:pStyle w:val="Untitledsubclause2"/>
      </w:pPr>
      <w:bookmarkStart w:id="469" w:name="a371740"/>
      <w:r w:rsidRPr="00042850">
        <w:t>appoint processors to process the Customer Personal Data, provided that the Supplier:</w:t>
      </w:r>
      <w:bookmarkEnd w:id="469"/>
    </w:p>
    <w:p w14:paraId="63630D63" w14:textId="6AFBF265" w:rsidR="006F0832" w:rsidRPr="00042850" w:rsidRDefault="00FC39E2" w:rsidP="006F0832">
      <w:pPr>
        <w:pStyle w:val="Untitledsubclause3"/>
      </w:pPr>
      <w:bookmarkStart w:id="470" w:name="a774401"/>
      <w:r w:rsidRPr="00042850">
        <w:t xml:space="preserve">shall ensure that the terms on which it appoints such processors comply with Applicable Data Protection Laws, and are consistent with the obligations imposed on the Supplier in this clause </w:t>
      </w:r>
      <w:r w:rsidRPr="00042850">
        <w:fldChar w:fldCharType="begin"/>
      </w:r>
      <w:r w:rsidRPr="00042850">
        <w:instrText xml:space="preserve"> REF a391801 \w \h </w:instrText>
      </w:r>
      <w:r w:rsidR="00042850">
        <w:instrText xml:space="preserve"> \* MERGEFORMAT </w:instrText>
      </w:r>
      <w:r w:rsidRPr="00042850">
        <w:fldChar w:fldCharType="separate"/>
      </w:r>
      <w:r w:rsidR="00F069B0">
        <w:t>5</w:t>
      </w:r>
      <w:r w:rsidRPr="00042850">
        <w:fldChar w:fldCharType="end"/>
      </w:r>
      <w:r w:rsidRPr="00042850">
        <w:t>;</w:t>
      </w:r>
      <w:bookmarkEnd w:id="470"/>
    </w:p>
    <w:p w14:paraId="1715733C" w14:textId="77777777" w:rsidR="009D508D" w:rsidRPr="00042850" w:rsidRDefault="009D508D" w:rsidP="009D508D">
      <w:pPr>
        <w:pStyle w:val="Untitledsubclause3"/>
      </w:pPr>
      <w:r w:rsidRPr="00042850">
        <w:t>shall remain responsible for the acts and omission of any such processor as if they were the acts and omissions of the Supplier; and</w:t>
      </w:r>
    </w:p>
    <w:p w14:paraId="732DBEB9" w14:textId="3A9F296E" w:rsidR="00FC39E2" w:rsidRPr="00042850" w:rsidRDefault="009D508D" w:rsidP="009D508D">
      <w:pPr>
        <w:pStyle w:val="Untitledsubclause3"/>
      </w:pPr>
      <w:r w:rsidRPr="00042850">
        <w:t>shall inform the Customer of any intended changes concerning the addition or replacement of the processors, thereby giving the Customer the opportunity to object to such changes provided that if the Customer objects to the changes and cannot demonstrate, to the Supplier's reasonable satisfaction, that the objection is due to an actual or likely breach of Applicable Data Protection Law, the Customer shall indemnify the Supplier for any losses, damages, costs (including legal fees) and expenses suffered by the Supplier in accommodating the objection.</w:t>
      </w:r>
    </w:p>
    <w:p w14:paraId="07052380" w14:textId="62B8D285" w:rsidR="007A3ABB" w:rsidRPr="00042850" w:rsidRDefault="007A3ABB" w:rsidP="007A3ABB">
      <w:pPr>
        <w:pStyle w:val="Untitledsubclause2"/>
      </w:pPr>
      <w:bookmarkStart w:id="471" w:name="a186319"/>
      <w:commentRangeStart w:id="472"/>
      <w:r w:rsidRPr="00042850">
        <w:t xml:space="preserve">transfer </w:t>
      </w:r>
      <w:commentRangeEnd w:id="472"/>
      <w:r w:rsidR="00F27721">
        <w:rPr>
          <w:rStyle w:val="CommentReference"/>
          <w:rFonts w:eastAsia="Arial"/>
          <w:lang w:eastAsia="en-GB"/>
        </w:rPr>
        <w:commentReference w:id="472"/>
      </w:r>
      <w:r w:rsidRPr="00042850">
        <w:t xml:space="preserve">Customer Personal Data outside of the </w:t>
      </w:r>
      <w:r w:rsidR="00496DAF" w:rsidRPr="00F27721">
        <w:t>UK and EEA</w:t>
      </w:r>
      <w:r w:rsidRPr="00042850">
        <w:t xml:space="preserve"> as required for the Purpose, provided that the Supplier shall ensure that all such transfers are </w:t>
      </w:r>
      <w:proofErr w:type="gramStart"/>
      <w:r w:rsidRPr="00042850">
        <w:t>effected</w:t>
      </w:r>
      <w:proofErr w:type="gramEnd"/>
      <w:r w:rsidRPr="00042850">
        <w:t xml:space="preserve"> in accordance with Applicable Data Protection Laws. For these </w:t>
      </w:r>
      <w:r w:rsidRPr="00042850">
        <w:lastRenderedPageBreak/>
        <w:t xml:space="preserve">purposes, the Customer shall promptly comply with any reasonable request of the Supplier, including any request to </w:t>
      </w:r>
      <w:proofErr w:type="gramStart"/>
      <w:r w:rsidRPr="00042850">
        <w:t>enter into</w:t>
      </w:r>
      <w:proofErr w:type="gramEnd"/>
      <w:r w:rsidRPr="00042850">
        <w:t xml:space="preserve"> standard data protection clauses adopted by the EU Commission from time to time (where the EU GDPR applies to the transfer) or adopted by the Commissioner from time to time (where the UK GDPR applies to the transfer).</w:t>
      </w:r>
      <w:bookmarkEnd w:id="471"/>
    </w:p>
    <w:p w14:paraId="6E8AB91A" w14:textId="2FA3EDBD" w:rsidR="00D42036" w:rsidRPr="00042850" w:rsidRDefault="00896784" w:rsidP="000F59FC">
      <w:pPr>
        <w:pStyle w:val="Untitledsubclause1"/>
      </w:pPr>
      <w:bookmarkStart w:id="473" w:name="a467012"/>
      <w:r w:rsidRPr="00042850">
        <w:t xml:space="preserve">Either party may, at any time on not less than 30 days' notice, revise </w:t>
      </w:r>
      <w:r w:rsidR="00D42036" w:rsidRPr="00042850">
        <w:t>cl</w:t>
      </w:r>
      <w:r w:rsidRPr="00042850">
        <w:t xml:space="preserve">ause </w:t>
      </w:r>
      <w:r w:rsidR="00D42036" w:rsidRPr="00042850">
        <w:fldChar w:fldCharType="begin"/>
      </w:r>
      <w:r w:rsidR="00D42036" w:rsidRPr="00042850">
        <w:instrText xml:space="preserve"> REF a391801 \w \h </w:instrText>
      </w:r>
      <w:r w:rsidR="00042850">
        <w:instrText xml:space="preserve"> \* MERGEFORMAT </w:instrText>
      </w:r>
      <w:r w:rsidR="00D42036" w:rsidRPr="00042850">
        <w:fldChar w:fldCharType="separate"/>
      </w:r>
      <w:r w:rsidR="00F069B0">
        <w:t>5</w:t>
      </w:r>
      <w:r w:rsidR="00D42036" w:rsidRPr="00042850">
        <w:fldChar w:fldCharType="end"/>
      </w:r>
      <w:r w:rsidRPr="00042850">
        <w:t xml:space="preserve"> by replacing it</w:t>
      </w:r>
      <w:r w:rsidR="00D42036" w:rsidRPr="00042850">
        <w:t>s relevant provisions</w:t>
      </w:r>
      <w:r w:rsidRPr="00042850">
        <w:t xml:space="preserve"> with any applicable controller to processor standard clauses or similar terms forming part of an applicable certification scheme (which shall apply when replaced by attachment to this </w:t>
      </w:r>
      <w:r w:rsidR="00FE7453">
        <w:t>Agreement</w:t>
      </w:r>
      <w:r w:rsidRPr="00042850">
        <w:t>).</w:t>
      </w:r>
      <w:bookmarkEnd w:id="473"/>
    </w:p>
    <w:p w14:paraId="3C9F29CA" w14:textId="77777777" w:rsidR="00AA1B09" w:rsidRPr="00042850" w:rsidRDefault="00AA1B09" w:rsidP="003E03D7">
      <w:pPr>
        <w:pStyle w:val="TitleClause"/>
        <w:pPrChange w:id="474" w:author="David Sant" w:date="2025-12-03T15:34:00Z" w16du:dateUtc="2025-12-03T15:34:00Z">
          <w:pPr>
            <w:pStyle w:val="TitleClause"/>
            <w:numPr>
              <w:numId w:val="2"/>
            </w:numPr>
          </w:pPr>
        </w:pPrChange>
      </w:pPr>
      <w:r w:rsidRPr="00042850">
        <w:fldChar w:fldCharType="begin"/>
      </w:r>
      <w:r w:rsidRPr="00042850">
        <w:instrText>TC "6. Third party providers" \l 1</w:instrText>
      </w:r>
      <w:r w:rsidRPr="00042850">
        <w:fldChar w:fldCharType="end"/>
      </w:r>
      <w:bookmarkStart w:id="475" w:name="a248076"/>
      <w:bookmarkStart w:id="476" w:name="_Toc256000005"/>
      <w:r w:rsidRPr="00042850">
        <w:t>Third party providers</w:t>
      </w:r>
      <w:bookmarkEnd w:id="475"/>
      <w:bookmarkEnd w:id="476"/>
    </w:p>
    <w:p w14:paraId="4112F0D1" w14:textId="56F3CAA4" w:rsidR="00AA1B09" w:rsidRPr="00042850" w:rsidRDefault="00AA1B09" w:rsidP="00AA1B09">
      <w:pPr>
        <w:pStyle w:val="NoNumUntitledsubclause1"/>
      </w:pPr>
      <w:bookmarkStart w:id="477" w:name="a465229"/>
      <w:r w:rsidRPr="00042850">
        <w:t xml:space="preserve">The Customer acknowledges that the Services may enable or assist it to access the website content of, correspond with, and purchase products and services from, third parties via third-party websites and that it does so solely at its own risk. </w:t>
      </w:r>
      <w:commentRangeStart w:id="478"/>
      <w:commentRangeEnd w:id="478"/>
      <w:r w:rsidR="00332B16">
        <w:rPr>
          <w:rStyle w:val="CommentReference"/>
          <w:rFonts w:eastAsia="Arial"/>
          <w:lang w:eastAsia="en-GB"/>
        </w:rPr>
        <w:commentReference w:id="478"/>
      </w:r>
      <w:r w:rsidRPr="00042850">
        <w:t xml:space="preserve">The Supplier makes no representation, warranty or commitment and shall have no liability or obligation whatsoever in relation to the content or use of, or correspondence with, any such third-party website, or any transactions completed, and any contract </w:t>
      </w:r>
      <w:proofErr w:type="gramStart"/>
      <w:r w:rsidRPr="00042850">
        <w:t>entered into</w:t>
      </w:r>
      <w:proofErr w:type="gramEnd"/>
      <w:r w:rsidRPr="00042850">
        <w:t xml:space="preserve"> by the Customer, with any such third party.  Any contract entered </w:t>
      </w:r>
      <w:proofErr w:type="gramStart"/>
      <w:r w:rsidRPr="00042850">
        <w:t>into</w:t>
      </w:r>
      <w:proofErr w:type="gramEnd"/>
      <w:r w:rsidRPr="00042850">
        <w:t xml:space="preserve"> and any transaction completed via any third-party website is between the Customer and the relevant third party, and not the Supplier.  The Supplier recommends that the Customer refers to the third party's website terms and conditions and privacy policy prior to using the relevant third-party website. </w:t>
      </w:r>
      <w:r w:rsidRPr="00042850">
        <w:t xml:space="preserve"> </w:t>
      </w:r>
      <w:r w:rsidRPr="00042850">
        <w:t>The Supplier does not endorse or approve any third-party website nor the content of any of the third-party website made available via the Services.</w:t>
      </w:r>
      <w:bookmarkEnd w:id="477"/>
    </w:p>
    <w:p w14:paraId="0EAD51E1" w14:textId="77777777" w:rsidR="00AA1B09" w:rsidRPr="00042850" w:rsidRDefault="00AA1B09" w:rsidP="000A4CBF">
      <w:pPr>
        <w:pStyle w:val="TitleClause"/>
      </w:pPr>
      <w:r w:rsidRPr="00042850">
        <w:fldChar w:fldCharType="begin"/>
      </w:r>
      <w:r w:rsidRPr="00042850">
        <w:instrText>TC "7. Supplier's obligations" \l 1</w:instrText>
      </w:r>
      <w:r w:rsidRPr="00042850">
        <w:fldChar w:fldCharType="end"/>
      </w:r>
      <w:bookmarkStart w:id="479" w:name="a646812"/>
      <w:bookmarkStart w:id="480" w:name="_Toc256000006"/>
      <w:r w:rsidRPr="00042850">
        <w:t>Supplier's obligations</w:t>
      </w:r>
      <w:bookmarkEnd w:id="479"/>
      <w:bookmarkEnd w:id="480"/>
    </w:p>
    <w:p w14:paraId="2A2AD0F3" w14:textId="5B9DAE9A" w:rsidR="00AA1B09" w:rsidRPr="00042850" w:rsidRDefault="00AA1B09" w:rsidP="000A4CBF">
      <w:pPr>
        <w:pStyle w:val="Untitledsubclause1"/>
      </w:pPr>
      <w:bookmarkStart w:id="481" w:name="a836484"/>
      <w:r w:rsidRPr="00042850">
        <w:t xml:space="preserve">The Supplier </w:t>
      </w:r>
      <w:r>
        <w:t>shall perform</w:t>
      </w:r>
      <w:r w:rsidRPr="00042850">
        <w:t xml:space="preserve"> the Services substantially in accordance with the Documentation</w:t>
      </w:r>
      <w:r w:rsidR="00CF7C95">
        <w:t xml:space="preserve"> and the </w:t>
      </w:r>
      <w:r w:rsidR="00CF7C95">
        <w:rPr>
          <w:rFonts w:eastAsia="Arial"/>
          <w:bCs/>
        </w:rPr>
        <w:t>Online Order Confirmation</w:t>
      </w:r>
      <w:r w:rsidRPr="00042850">
        <w:t xml:space="preserve"> </w:t>
      </w:r>
      <w:r w:rsidR="0032071B">
        <w:t>(</w:t>
      </w:r>
      <w:r w:rsidR="00CF7C95">
        <w:t xml:space="preserve">as set out in </w:t>
      </w:r>
      <w:r w:rsidR="0032071B">
        <w:t xml:space="preserve">clause 4.1(b)) </w:t>
      </w:r>
      <w:r w:rsidRPr="00042850">
        <w:t>and with reasonable skill and care.</w:t>
      </w:r>
      <w:bookmarkEnd w:id="481"/>
    </w:p>
    <w:p w14:paraId="479EB432" w14:textId="76F3BB88" w:rsidR="00AA1B09" w:rsidRPr="00042850" w:rsidRDefault="00AA1B09" w:rsidP="000A4CBF">
      <w:pPr>
        <w:pStyle w:val="Untitledsubclause1"/>
      </w:pPr>
      <w:bookmarkStart w:id="482" w:name="a736307"/>
      <w:r w:rsidRPr="00042850">
        <w:t xml:space="preserve">The </w:t>
      </w:r>
      <w:r>
        <w:t>Supplier's obligations</w:t>
      </w:r>
      <w:r w:rsidRPr="00042850">
        <w:t xml:space="preserve"> at </w:t>
      </w:r>
      <w:r w:rsidRPr="00042850">
        <w:fldChar w:fldCharType="begin"/>
      </w:r>
      <w:r w:rsidRPr="00042850">
        <w:instrText>PAGEREF a836484\# "'clause '"  \h</w:instrText>
      </w:r>
      <w:r w:rsidRPr="00042850">
        <w:fldChar w:fldCharType="separate"/>
      </w:r>
      <w:r w:rsidR="00822496" w:rsidRPr="00042850">
        <w:rPr>
          <w:noProof/>
        </w:rPr>
        <w:t xml:space="preserve">clause </w:t>
      </w:r>
      <w:r w:rsidRPr="00042850">
        <w:fldChar w:fldCharType="end"/>
      </w:r>
      <w:r>
        <w:fldChar w:fldCharType="begin"/>
      </w:r>
      <w:r>
        <w:rPr>
          <w:highlight w:val="lightGray"/>
        </w:rPr>
        <w:instrText>REF a836484 \h \w</w:instrText>
      </w:r>
      <w:r>
        <w:fldChar w:fldCharType="separate"/>
      </w:r>
      <w:r w:rsidR="00F069B0">
        <w:rPr>
          <w:highlight w:val="lightGray"/>
          <w:rPrChange w:id="483" w:author="David Sant" w:date="2025-12-03T15:34:00Z" w16du:dateUtc="2025-12-03T15:34:00Z">
            <w:rPr/>
          </w:rPrChange>
        </w:rPr>
        <w:t>7.1</w:t>
      </w:r>
      <w:r>
        <w:fldChar w:fldCharType="end"/>
      </w:r>
      <w:r w:rsidRPr="00042850">
        <w:t xml:space="preserve"> shall not apply to the extent of any non-conformance which is caused by use of the Services contrary to the Supplier's instructions, or modification or alteration of the Services by any party other than the Supplier or the Supplier's duly authorised contractors or agents. </w:t>
      </w:r>
      <w:commentRangeStart w:id="484"/>
      <w:r w:rsidRPr="00042850">
        <w:t xml:space="preserve">If the Services do not conform with the </w:t>
      </w:r>
      <w:r>
        <w:t xml:space="preserve">terms of </w:t>
      </w:r>
      <w:r w:rsidR="00332B16" w:rsidRPr="00042850">
        <w:fldChar w:fldCharType="begin"/>
      </w:r>
      <w:r w:rsidR="00332B16" w:rsidRPr="00042850">
        <w:instrText>PAGEREF a836484\# "'clause '"  \h</w:instrText>
      </w:r>
      <w:r w:rsidR="00332B16" w:rsidRPr="00042850">
        <w:fldChar w:fldCharType="separate"/>
      </w:r>
      <w:r w:rsidR="00822496" w:rsidRPr="00042850">
        <w:rPr>
          <w:noProof/>
        </w:rPr>
        <w:t xml:space="preserve">clause </w:t>
      </w:r>
      <w:r w:rsidR="00332B16" w:rsidRPr="00042850">
        <w:fldChar w:fldCharType="end"/>
      </w:r>
      <w:r w:rsidR="00332B16" w:rsidRPr="00042850">
        <w:fldChar w:fldCharType="begin"/>
      </w:r>
      <w:r w:rsidR="00332B16" w:rsidRPr="00042850">
        <w:instrText>REF a836484 \h \w</w:instrText>
      </w:r>
      <w:r w:rsidR="00332B16">
        <w:instrText xml:space="preserve"> \* MERGEFORMAT </w:instrText>
      </w:r>
      <w:r w:rsidR="00332B16" w:rsidRPr="00042850">
        <w:fldChar w:fldCharType="separate"/>
      </w:r>
      <w:r w:rsidR="00F069B0">
        <w:t>7</w:t>
      </w:r>
      <w:r w:rsidR="00822496">
        <w:t>.1</w:t>
      </w:r>
      <w:r w:rsidR="00332B16" w:rsidRPr="00042850">
        <w:fldChar w:fldCharType="end"/>
      </w:r>
      <w:r w:rsidRPr="00042850">
        <w:t xml:space="preserve">, </w:t>
      </w:r>
      <w:r w:rsidR="00332B16">
        <w:t>the</w:t>
      </w:r>
      <w:r w:rsidR="00332B16">
        <w:t xml:space="preserve"> </w:t>
      </w:r>
      <w:r w:rsidRPr="00042850">
        <w:t>Supplier will, at its expense, use reasonable commercial endeavours to correct any such non-conformance promptly</w:t>
      </w:r>
      <w:r w:rsidRPr="00042850">
        <w:t>, or provide the Customer with an alternative means of accomplishing the desired performance. Such correction or substitution</w:t>
      </w:r>
      <w:r w:rsidRPr="00042850">
        <w:t xml:space="preserve"> constitutes the Customer's sole and exclusive remedy for any breach of the undertaking set out in </w:t>
      </w:r>
      <w:r w:rsidRPr="00042850">
        <w:fldChar w:fldCharType="begin"/>
      </w:r>
      <w:r w:rsidRPr="00042850">
        <w:instrText>PAGEREF a836484\#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a836484 \h \w</w:instrText>
      </w:r>
      <w:r w:rsidR="00042850">
        <w:instrText xml:space="preserve"> \* MERGEFORMAT </w:instrText>
      </w:r>
      <w:r w:rsidRPr="00042850">
        <w:fldChar w:fldCharType="separate"/>
      </w:r>
      <w:r w:rsidR="00F069B0">
        <w:t>7</w:t>
      </w:r>
      <w:r w:rsidR="00822496">
        <w:t>.1</w:t>
      </w:r>
      <w:r w:rsidRPr="00042850">
        <w:fldChar w:fldCharType="end"/>
      </w:r>
      <w:r w:rsidRPr="00042850">
        <w:t xml:space="preserve">.  </w:t>
      </w:r>
      <w:bookmarkEnd w:id="482"/>
      <w:commentRangeEnd w:id="484"/>
      <w:r w:rsidR="00032E5A">
        <w:rPr>
          <w:rStyle w:val="CommentReference"/>
          <w:rFonts w:eastAsia="Arial"/>
          <w:lang w:eastAsia="en-GB"/>
        </w:rPr>
        <w:commentReference w:id="484"/>
      </w:r>
    </w:p>
    <w:p w14:paraId="2E73CBAA" w14:textId="77777777" w:rsidR="00AA1B09" w:rsidRPr="00042850" w:rsidRDefault="00AA1B09" w:rsidP="000A4CBF">
      <w:pPr>
        <w:pStyle w:val="Untitledsubclause1"/>
      </w:pPr>
      <w:bookmarkStart w:id="485" w:name="a188652"/>
      <w:r w:rsidRPr="00042850">
        <w:t>The Supplier:</w:t>
      </w:r>
      <w:bookmarkEnd w:id="485"/>
    </w:p>
    <w:p w14:paraId="2B590902" w14:textId="77777777" w:rsidR="00AA1B09" w:rsidRPr="00042850" w:rsidRDefault="00AA1B09" w:rsidP="000A4CBF">
      <w:pPr>
        <w:pStyle w:val="Untitledsubclause2"/>
      </w:pPr>
      <w:bookmarkStart w:id="486" w:name="a302418"/>
      <w:commentRangeStart w:id="487"/>
      <w:r w:rsidRPr="00042850">
        <w:t>does not warrant that</w:t>
      </w:r>
      <w:commentRangeEnd w:id="487"/>
      <w:r w:rsidR="00A7585E">
        <w:rPr>
          <w:rStyle w:val="CommentReference"/>
          <w:rFonts w:eastAsia="Arial"/>
          <w:lang w:eastAsia="en-GB"/>
        </w:rPr>
        <w:commentReference w:id="487"/>
      </w:r>
      <w:r w:rsidRPr="00042850">
        <w:t>:</w:t>
      </w:r>
      <w:bookmarkEnd w:id="486"/>
    </w:p>
    <w:p w14:paraId="11BB59D0" w14:textId="0A9E5C8D" w:rsidR="00AA1B09" w:rsidRPr="00042850" w:rsidRDefault="00AA1B09" w:rsidP="000A4CBF">
      <w:pPr>
        <w:pStyle w:val="Untitledsubclause3"/>
      </w:pPr>
      <w:bookmarkStart w:id="488" w:name="a148941"/>
      <w:r w:rsidRPr="00042850">
        <w:lastRenderedPageBreak/>
        <w:t>the Customer's use of the Services will be uninterrupted or error-free; or</w:t>
      </w:r>
      <w:bookmarkEnd w:id="488"/>
    </w:p>
    <w:p w14:paraId="5B7129FF" w14:textId="65CA9EF2" w:rsidR="00AA1B09" w:rsidRPr="00032E5A" w:rsidRDefault="00AA1B09" w:rsidP="000A4CBF">
      <w:pPr>
        <w:pStyle w:val="Untitledsubclause3"/>
      </w:pPr>
      <w:bookmarkStart w:id="489" w:name="a358865"/>
      <w:r w:rsidRPr="00032E5A">
        <w:t>that the Services, Documentation and/or the information obtained by the Customer through the Services will meet the Customer's requirements; or</w:t>
      </w:r>
      <w:r w:rsidRPr="00032E5A">
        <w:fldChar w:fldCharType="begin"/>
      </w:r>
      <w:r w:rsidRPr="00032E5A">
        <w:fldChar w:fldCharType="end"/>
      </w:r>
      <w:bookmarkEnd w:id="489"/>
    </w:p>
    <w:p w14:paraId="1F6506A3" w14:textId="17A3E560" w:rsidR="00AA1B09" w:rsidRPr="00032E5A" w:rsidRDefault="00AA1B09" w:rsidP="000A4CBF">
      <w:pPr>
        <w:pStyle w:val="Untitledsubclause3"/>
      </w:pPr>
      <w:bookmarkStart w:id="490" w:name="a357996"/>
      <w:r w:rsidRPr="00032E5A">
        <w:t>the Software or the Services will be free from Vulnerabilities or Viruses</w:t>
      </w:r>
      <w:bookmarkEnd w:id="490"/>
      <w:r w:rsidR="00F27721">
        <w:t>; or</w:t>
      </w:r>
    </w:p>
    <w:p w14:paraId="08207450" w14:textId="62F544E0" w:rsidR="00AA1B09" w:rsidRPr="00042850" w:rsidRDefault="00AA1B09" w:rsidP="000A4CBF">
      <w:pPr>
        <w:pStyle w:val="Untitledsubclause3"/>
      </w:pPr>
      <w:bookmarkStart w:id="491" w:name="a604086"/>
      <w:r w:rsidRPr="00042850">
        <w:t>the Software, Documentation or Services will comply with any Heightened Cybersecurity Requirements.</w:t>
      </w:r>
      <w:r w:rsidRPr="00042850">
        <w:fldChar w:fldCharType="begin"/>
      </w:r>
      <w:r w:rsidRPr="00042850">
        <w:fldChar w:fldCharType="end"/>
      </w:r>
      <w:bookmarkEnd w:id="491"/>
    </w:p>
    <w:p w14:paraId="4EED35E0" w14:textId="76603444" w:rsidR="00230BEE" w:rsidRDefault="00AA1B09" w:rsidP="000A4CBF">
      <w:pPr>
        <w:pStyle w:val="Untitledsubclause2"/>
      </w:pPr>
      <w:bookmarkStart w:id="492" w:name="a587661"/>
      <w:r w:rsidRPr="00042850">
        <w:t xml:space="preserve">is not responsible for any delays, delivery failures, or any other loss or damage resulting from the transfer of data over communications networks and facilities, including the internet, and the Customer acknowledges that the Services and Documentation may be subject to limitations, delays and other problems inherent in the use of such communications </w:t>
      </w:r>
      <w:proofErr w:type="gramStart"/>
      <w:r w:rsidRPr="00042850">
        <w:t>facilities</w:t>
      </w:r>
      <w:r w:rsidR="00230BEE">
        <w:t>;</w:t>
      </w:r>
      <w:proofErr w:type="gramEnd"/>
    </w:p>
    <w:p w14:paraId="325714A0" w14:textId="0ECE702C" w:rsidR="00AA1B09" w:rsidRPr="00042850" w:rsidRDefault="00230BEE" w:rsidP="0084603C">
      <w:pPr>
        <w:pStyle w:val="Untitledsubclause2"/>
      </w:pPr>
      <w:r>
        <w:t xml:space="preserve">is not responsible for any </w:t>
      </w:r>
      <w:r w:rsidR="00C72364">
        <w:t>problems cause</w:t>
      </w:r>
      <w:r w:rsidR="0084603C">
        <w:t xml:space="preserve">d by </w:t>
      </w:r>
      <w:r w:rsidR="00C72364">
        <w:t xml:space="preserve">the failure of the Customer or any Authorised User to </w:t>
      </w:r>
      <w:r w:rsidR="0084603C">
        <w:t xml:space="preserve">ensure </w:t>
      </w:r>
      <w:r w:rsidR="0084603C" w:rsidRPr="00042850">
        <w:t>that its network and systems comply with the relevant specifications provided by the Supplier from time to time</w:t>
      </w:r>
      <w:r w:rsidR="0084603C">
        <w:t>.</w:t>
      </w:r>
      <w:bookmarkEnd w:id="492"/>
    </w:p>
    <w:p w14:paraId="51BF156B" w14:textId="28135B6C" w:rsidR="00AA1B09" w:rsidRPr="00042850" w:rsidRDefault="00AA1B09" w:rsidP="003E03D7">
      <w:pPr>
        <w:pStyle w:val="Untitledsubclause1"/>
        <w:pPrChange w:id="493" w:author="David Sant" w:date="2025-12-03T15:34:00Z" w16du:dateUtc="2025-12-03T15:34:00Z">
          <w:pPr>
            <w:pStyle w:val="Untitledsubclause1"/>
            <w:numPr>
              <w:numId w:val="2"/>
            </w:numPr>
          </w:pPr>
        </w:pPrChange>
      </w:pPr>
      <w:bookmarkStart w:id="494" w:name="a1026977"/>
      <w:commentRangeStart w:id="495"/>
      <w:r w:rsidRPr="00042850">
        <w:t xml:space="preserve">This </w:t>
      </w:r>
      <w:r w:rsidR="00FE7453">
        <w:t>Agreement</w:t>
      </w:r>
      <w:r w:rsidRPr="00042850">
        <w:t xml:space="preserve"> shall not prevent the Supplier</w:t>
      </w:r>
      <w:commentRangeEnd w:id="495"/>
      <w:r w:rsidR="00A7585E">
        <w:rPr>
          <w:rStyle w:val="CommentReference"/>
          <w:rFonts w:eastAsia="Arial"/>
          <w:lang w:eastAsia="en-GB"/>
        </w:rPr>
        <w:commentReference w:id="495"/>
      </w:r>
      <w:r w:rsidRPr="00042850">
        <w:t xml:space="preserve"> from entering into similar agreements with third parties, or from independently developing, using, selling or licensing documentation, products and/or services which are </w:t>
      </w:r>
      <w:proofErr w:type="gramStart"/>
      <w:r w:rsidRPr="00042850">
        <w:t>similar to</w:t>
      </w:r>
      <w:proofErr w:type="gramEnd"/>
      <w:r w:rsidRPr="00042850">
        <w:t xml:space="preserve"> those provided under this </w:t>
      </w:r>
      <w:r w:rsidR="00FE7453">
        <w:t>Agreement</w:t>
      </w:r>
      <w:r w:rsidRPr="00042850">
        <w:t>.</w:t>
      </w:r>
      <w:bookmarkEnd w:id="494"/>
    </w:p>
    <w:p w14:paraId="2AA58BCE" w14:textId="09A7008D" w:rsidR="00AA1B09" w:rsidRPr="00042850" w:rsidRDefault="00AA1B09" w:rsidP="003E03D7">
      <w:pPr>
        <w:pStyle w:val="Untitledsubclause1"/>
        <w:pPrChange w:id="496" w:author="David Sant" w:date="2025-12-03T15:34:00Z" w16du:dateUtc="2025-12-03T15:34:00Z">
          <w:pPr>
            <w:pStyle w:val="Untitledsubclause1"/>
            <w:numPr>
              <w:numId w:val="2"/>
            </w:numPr>
          </w:pPr>
        </w:pPrChange>
      </w:pPr>
      <w:bookmarkStart w:id="497" w:name="a414097"/>
      <w:r w:rsidRPr="00042850">
        <w:t xml:space="preserve">The Supplier warrants that it has and will maintain all necessary licences, consents, and permissions necessary for the performance of its obligations under this </w:t>
      </w:r>
      <w:r w:rsidR="00FE7453">
        <w:t>Agreement</w:t>
      </w:r>
      <w:r w:rsidRPr="00042850">
        <w:t>.</w:t>
      </w:r>
      <w:bookmarkEnd w:id="497"/>
    </w:p>
    <w:p w14:paraId="2BF120D3" w14:textId="599B991F" w:rsidR="00AA1B09" w:rsidRPr="00042850" w:rsidRDefault="00AA1B09" w:rsidP="003E03D7">
      <w:pPr>
        <w:pStyle w:val="Untitledsubclause1"/>
        <w:pPrChange w:id="498" w:author="David Sant" w:date="2025-12-03T15:34:00Z" w16du:dateUtc="2025-12-03T15:34:00Z">
          <w:pPr>
            <w:pStyle w:val="Untitledsubclause1"/>
            <w:numPr>
              <w:numId w:val="2"/>
            </w:numPr>
          </w:pPr>
        </w:pPrChange>
      </w:pPr>
      <w:bookmarkStart w:id="499" w:name="a352298"/>
      <w:commentRangeStart w:id="500"/>
      <w:r w:rsidRPr="00042850">
        <w:t xml:space="preserve">The </w:t>
      </w:r>
      <w:commentRangeEnd w:id="500"/>
      <w:r w:rsidR="003927A3">
        <w:rPr>
          <w:rStyle w:val="CommentReference"/>
          <w:rFonts w:eastAsia="Arial"/>
          <w:lang w:eastAsia="en-GB"/>
        </w:rPr>
        <w:commentReference w:id="500"/>
      </w:r>
      <w:r w:rsidRPr="00042850">
        <w:t xml:space="preserve">Supplier shall follow its </w:t>
      </w:r>
      <w:r w:rsidR="008D783F">
        <w:t xml:space="preserve">standard </w:t>
      </w:r>
      <w:r w:rsidRPr="00042850">
        <w:t>archiving procedures for Customer Data. In the event of any loss or damage to Customer Data, the Customer's sole and exclusive remedy against the Supplier shall be for the Supplier to use reasonable commercial endeavours to restore the lost or damaged Customer Data from the latest back-up of such Customer Data maintained by the Supplier</w:t>
      </w:r>
      <w:r w:rsidRPr="00042850">
        <w:t>.</w:t>
      </w:r>
      <w:r w:rsidRPr="00042850">
        <w:t xml:space="preserve"> The Supplier shall not be responsible for any loss, destruction, alteration or disclosure of Customer Data caused by any third party (except those third parties sub-contracted by the Supplier to perform services related to Customer Data maintenance and back-up</w:t>
      </w:r>
      <w:r w:rsidRPr="00042850">
        <w:t xml:space="preserve"> for which it shall remain fully liable</w:t>
      </w:r>
      <w:r w:rsidRPr="00042850">
        <w:t>.</w:t>
      </w:r>
      <w:bookmarkEnd w:id="499"/>
    </w:p>
    <w:p w14:paraId="5C8500F6" w14:textId="77777777" w:rsidR="00AA1B09" w:rsidRPr="00042850" w:rsidRDefault="00AA1B09" w:rsidP="003E03D7">
      <w:pPr>
        <w:pStyle w:val="TitleClause"/>
        <w:pPrChange w:id="501" w:author="David Sant" w:date="2025-12-03T15:34:00Z" w16du:dateUtc="2025-12-03T15:34:00Z">
          <w:pPr>
            <w:pStyle w:val="TitleClause"/>
            <w:numPr>
              <w:numId w:val="2"/>
            </w:numPr>
          </w:pPr>
        </w:pPrChange>
      </w:pPr>
      <w:r w:rsidRPr="00042850">
        <w:fldChar w:fldCharType="begin"/>
      </w:r>
      <w:r w:rsidRPr="00042850">
        <w:instrText>TC "8. Customer's obligations" \l 1</w:instrText>
      </w:r>
      <w:r w:rsidRPr="00042850">
        <w:fldChar w:fldCharType="end"/>
      </w:r>
      <w:bookmarkStart w:id="502" w:name="a783898"/>
      <w:bookmarkStart w:id="503" w:name="_Toc256000007"/>
      <w:r w:rsidRPr="00042850">
        <w:t>Customer's obligations</w:t>
      </w:r>
      <w:bookmarkEnd w:id="502"/>
      <w:bookmarkEnd w:id="503"/>
    </w:p>
    <w:p w14:paraId="7582D40D" w14:textId="77777777" w:rsidR="00AA1B09" w:rsidRPr="00042850" w:rsidRDefault="00AA1B09" w:rsidP="003E03D7">
      <w:pPr>
        <w:pStyle w:val="Untitledsubclause1"/>
        <w:pPrChange w:id="504" w:author="David Sant" w:date="2025-12-03T15:34:00Z" w16du:dateUtc="2025-12-03T15:34:00Z">
          <w:pPr>
            <w:pStyle w:val="Untitledsubclause1"/>
            <w:numPr>
              <w:numId w:val="2"/>
            </w:numPr>
          </w:pPr>
        </w:pPrChange>
      </w:pPr>
      <w:bookmarkStart w:id="505" w:name="a674493"/>
      <w:r w:rsidRPr="00042850">
        <w:t>The Customer shall:</w:t>
      </w:r>
      <w:bookmarkEnd w:id="505"/>
    </w:p>
    <w:p w14:paraId="370DEC23" w14:textId="77777777" w:rsidR="00AA1B09" w:rsidRPr="00042850" w:rsidRDefault="00AA1B09" w:rsidP="003E03D7">
      <w:pPr>
        <w:pStyle w:val="Untitledsubclause2"/>
        <w:pPrChange w:id="506" w:author="David Sant" w:date="2025-12-03T15:34:00Z" w16du:dateUtc="2025-12-03T15:34:00Z">
          <w:pPr>
            <w:pStyle w:val="Untitledsubclause2"/>
            <w:numPr>
              <w:numId w:val="2"/>
            </w:numPr>
          </w:pPr>
        </w:pPrChange>
      </w:pPr>
      <w:bookmarkStart w:id="507" w:name="a471548"/>
      <w:r w:rsidRPr="00042850">
        <w:t>provide the Supplier with:</w:t>
      </w:r>
      <w:bookmarkEnd w:id="507"/>
    </w:p>
    <w:p w14:paraId="2C28C678" w14:textId="414E2C4E" w:rsidR="00AA1B09" w:rsidRPr="00042850" w:rsidRDefault="00AA1B09" w:rsidP="003E03D7">
      <w:pPr>
        <w:pStyle w:val="Untitledsubclause3"/>
        <w:pPrChange w:id="508" w:author="David Sant" w:date="2025-12-03T15:34:00Z" w16du:dateUtc="2025-12-03T15:34:00Z">
          <w:pPr>
            <w:pStyle w:val="Untitledsubclause3"/>
            <w:numPr>
              <w:numId w:val="2"/>
            </w:numPr>
          </w:pPr>
        </w:pPrChange>
      </w:pPr>
      <w:bookmarkStart w:id="509" w:name="a80385"/>
      <w:r w:rsidRPr="00042850">
        <w:t xml:space="preserve">all necessary co-operation in relation to this </w:t>
      </w:r>
      <w:r w:rsidR="00FE7453">
        <w:t>Agreement</w:t>
      </w:r>
      <w:r w:rsidRPr="00042850">
        <w:t>; and</w:t>
      </w:r>
      <w:bookmarkEnd w:id="509"/>
    </w:p>
    <w:p w14:paraId="3352B592" w14:textId="77777777" w:rsidR="00AA1B09" w:rsidRPr="00042850" w:rsidRDefault="00AA1B09" w:rsidP="003E03D7">
      <w:pPr>
        <w:pStyle w:val="Untitledsubclause3"/>
        <w:pPrChange w:id="510" w:author="David Sant" w:date="2025-12-03T15:34:00Z" w16du:dateUtc="2025-12-03T15:34:00Z">
          <w:pPr>
            <w:pStyle w:val="Untitledsubclause3"/>
            <w:numPr>
              <w:numId w:val="2"/>
            </w:numPr>
          </w:pPr>
        </w:pPrChange>
      </w:pPr>
      <w:bookmarkStart w:id="511" w:name="a253877"/>
      <w:r w:rsidRPr="00042850">
        <w:t xml:space="preserve">all necessary access to such information as may be required by the </w:t>
      </w:r>
      <w:proofErr w:type="gramStart"/>
      <w:r w:rsidRPr="00042850">
        <w:t>Supplier;</w:t>
      </w:r>
      <w:bookmarkEnd w:id="511"/>
      <w:proofErr w:type="gramEnd"/>
    </w:p>
    <w:p w14:paraId="070C82ED" w14:textId="77777777" w:rsidR="00AA1B09" w:rsidRPr="00042850" w:rsidRDefault="00AA1B09" w:rsidP="00AA1B09">
      <w:pPr>
        <w:pStyle w:val="Parasubclause2"/>
      </w:pPr>
      <w:r w:rsidRPr="00042850">
        <w:lastRenderedPageBreak/>
        <w:t xml:space="preserve">in order to provide the Services, including but not limited to Customer Data, security access information and configuration </w:t>
      </w:r>
      <w:proofErr w:type="gramStart"/>
      <w:r w:rsidRPr="00042850">
        <w:t>services;</w:t>
      </w:r>
      <w:proofErr w:type="gramEnd"/>
    </w:p>
    <w:p w14:paraId="06076C42" w14:textId="0F1F219B" w:rsidR="00AA1B09" w:rsidRPr="00042850" w:rsidRDefault="00AA1B09" w:rsidP="003E03D7">
      <w:pPr>
        <w:pStyle w:val="Untitledsubclause2"/>
        <w:pPrChange w:id="512" w:author="David Sant" w:date="2025-12-03T15:34:00Z" w16du:dateUtc="2025-12-03T15:34:00Z">
          <w:pPr>
            <w:pStyle w:val="Untitledsubclause2"/>
            <w:numPr>
              <w:numId w:val="2"/>
            </w:numPr>
          </w:pPr>
        </w:pPrChange>
      </w:pPr>
      <w:bookmarkStart w:id="513" w:name="a264558"/>
      <w:r w:rsidRPr="00042850">
        <w:t xml:space="preserve">without affecting its other obligations under this </w:t>
      </w:r>
      <w:r w:rsidR="00FE7453">
        <w:t>Agreement</w:t>
      </w:r>
      <w:r w:rsidRPr="00042850">
        <w:t xml:space="preserve">, comply with all applicable laws and regulations with respect to its activities under this </w:t>
      </w:r>
      <w:proofErr w:type="gramStart"/>
      <w:r w:rsidR="00FE7453">
        <w:t>Agreement</w:t>
      </w:r>
      <w:r w:rsidRPr="00042850">
        <w:t>;</w:t>
      </w:r>
      <w:bookmarkEnd w:id="513"/>
      <w:proofErr w:type="gramEnd"/>
    </w:p>
    <w:p w14:paraId="65D0CF41" w14:textId="461A13DB" w:rsidR="00AA1B09" w:rsidRPr="00042850" w:rsidRDefault="00AA1B09" w:rsidP="000A4CBF">
      <w:pPr>
        <w:pStyle w:val="Untitledsubclause2"/>
      </w:pPr>
      <w:bookmarkStart w:id="514" w:name="a232514"/>
      <w:r w:rsidRPr="00042850">
        <w:t xml:space="preserve">carry out all other Customer responsibilities set out in this </w:t>
      </w:r>
      <w:r w:rsidR="00FE7453">
        <w:t>Agreement</w:t>
      </w:r>
      <w:r w:rsidRPr="00042850">
        <w:t xml:space="preserve"> in a timely and efficient manner. In the event of any delays in the Customer's provision of such assistance as agreed by the parties, the Supplier may adjust any agreed timetable or delivery schedule as reasonably </w:t>
      </w:r>
      <w:proofErr w:type="gramStart"/>
      <w:r w:rsidRPr="00042850">
        <w:t>necessary;</w:t>
      </w:r>
      <w:bookmarkEnd w:id="514"/>
      <w:proofErr w:type="gramEnd"/>
    </w:p>
    <w:p w14:paraId="16ABE20F" w14:textId="395307B4" w:rsidR="00AA1B09" w:rsidRPr="00042850" w:rsidRDefault="00AA1B09" w:rsidP="000A4CBF">
      <w:pPr>
        <w:pStyle w:val="Untitledsubclause2"/>
      </w:pPr>
      <w:bookmarkStart w:id="515" w:name="a328646"/>
      <w:r w:rsidRPr="00042850">
        <w:t xml:space="preserve">ensure that the Authorised Users use the Services and the Documentation in accordance with the terms and conditions of this </w:t>
      </w:r>
      <w:r w:rsidR="00FE7453">
        <w:t>Agreement</w:t>
      </w:r>
      <w:r w:rsidRPr="00042850">
        <w:t xml:space="preserve"> and </w:t>
      </w:r>
      <w:commentRangeStart w:id="516"/>
      <w:r w:rsidRPr="00042850">
        <w:t xml:space="preserve">shall be responsible for any Authorised User's breach of this </w:t>
      </w:r>
      <w:r w:rsidR="00FE7453">
        <w:t>Agreement</w:t>
      </w:r>
      <w:r w:rsidRPr="00042850">
        <w:t>;</w:t>
      </w:r>
      <w:bookmarkEnd w:id="515"/>
      <w:commentRangeEnd w:id="516"/>
      <w:r w:rsidR="00F913AD">
        <w:rPr>
          <w:rStyle w:val="CommentReference"/>
          <w:rFonts w:eastAsia="Arial"/>
          <w:lang w:eastAsia="en-GB"/>
        </w:rPr>
        <w:commentReference w:id="516"/>
      </w:r>
    </w:p>
    <w:p w14:paraId="5B0C0D13" w14:textId="10970161" w:rsidR="00AA1B09" w:rsidRPr="00042850" w:rsidRDefault="00AA1B09" w:rsidP="000A4CBF">
      <w:pPr>
        <w:pStyle w:val="Untitledsubclause2"/>
      </w:pPr>
      <w:bookmarkStart w:id="517" w:name="a1040249"/>
      <w:r w:rsidRPr="00042850">
        <w:t xml:space="preserve">obtain and shall maintain all necessary licences, consents, and permissions necessary for the Supplier, its contractors and agents to perform their obligations under this </w:t>
      </w:r>
      <w:r w:rsidR="00FE7453">
        <w:t>Agreement</w:t>
      </w:r>
      <w:r w:rsidRPr="00042850">
        <w:t xml:space="preserve">, including without limitation the </w:t>
      </w:r>
      <w:proofErr w:type="gramStart"/>
      <w:r w:rsidRPr="00042850">
        <w:t>Services;</w:t>
      </w:r>
      <w:bookmarkEnd w:id="517"/>
      <w:proofErr w:type="gramEnd"/>
    </w:p>
    <w:p w14:paraId="785E7182" w14:textId="77777777" w:rsidR="00AA1B09" w:rsidRPr="00042850" w:rsidRDefault="00AA1B09" w:rsidP="000A4CBF">
      <w:pPr>
        <w:pStyle w:val="Untitledsubclause2"/>
      </w:pPr>
      <w:bookmarkStart w:id="518" w:name="a905437"/>
      <w:r w:rsidRPr="00042850">
        <w:t>ensure that its network and systems comply with the relevant specifications provided by the Supplier from time to time; and</w:t>
      </w:r>
      <w:bookmarkEnd w:id="518"/>
    </w:p>
    <w:p w14:paraId="5A357FBC" w14:textId="0C1CAE8C" w:rsidR="00AA1B09" w:rsidRPr="00042850" w:rsidRDefault="00AA1B09" w:rsidP="000A4CBF">
      <w:pPr>
        <w:pStyle w:val="Untitledsubclause2"/>
      </w:pPr>
      <w:bookmarkStart w:id="519" w:name="a1044295"/>
      <w:r w:rsidRPr="00042850">
        <w:t xml:space="preserve">be, to the extent permitted by law and except as otherwise expressly provided in this </w:t>
      </w:r>
      <w:r w:rsidR="00FE7453">
        <w:t>Agreement</w:t>
      </w:r>
      <w:r w:rsidRPr="00042850">
        <w:t>, solely responsible for procuring, maintaining and securing its network connections and telecommunications links from its systems to the Supplier's data centres, and all problems, conditions, delays, delivery failures and all other loss or damage arising from or relating to the Customer's network connections or telecommunications links or caused by the internet.</w:t>
      </w:r>
      <w:bookmarkEnd w:id="519"/>
    </w:p>
    <w:p w14:paraId="517244B5" w14:textId="77777777" w:rsidR="00AA1B09" w:rsidRPr="00042850" w:rsidRDefault="00AA1B09" w:rsidP="000A4CBF">
      <w:pPr>
        <w:pStyle w:val="Untitledsubclause1"/>
      </w:pPr>
      <w:bookmarkStart w:id="520" w:name="a101858"/>
      <w:r w:rsidRPr="00042850">
        <w:t xml:space="preserve">The Customer shall own all right, title and interest in and to </w:t>
      </w:r>
      <w:proofErr w:type="gramStart"/>
      <w:r w:rsidRPr="00042850">
        <w:t>all of</w:t>
      </w:r>
      <w:proofErr w:type="gramEnd"/>
      <w:r w:rsidRPr="00042850">
        <w:t xml:space="preserve"> the Customer Data that is not personal data and shall have sole responsibility for the legality, reliability, integrity, accuracy and quality of all such Customer Data.</w:t>
      </w:r>
      <w:bookmarkEnd w:id="520"/>
    </w:p>
    <w:p w14:paraId="27C2C5CC" w14:textId="77777777" w:rsidR="00AA1B09" w:rsidRPr="00042850" w:rsidRDefault="00AA1B09" w:rsidP="000A4CBF">
      <w:pPr>
        <w:pStyle w:val="TitleClause"/>
      </w:pPr>
      <w:r w:rsidRPr="00042850">
        <w:fldChar w:fldCharType="begin"/>
      </w:r>
      <w:r w:rsidRPr="00042850">
        <w:instrText>TC "9. Charges and payment" \l 1</w:instrText>
      </w:r>
      <w:r w:rsidRPr="00042850">
        <w:fldChar w:fldCharType="end"/>
      </w:r>
      <w:bookmarkStart w:id="521" w:name="a627723"/>
      <w:bookmarkStart w:id="522" w:name="_Toc256000008"/>
      <w:r w:rsidRPr="00042850">
        <w:t>Charges and payment</w:t>
      </w:r>
      <w:bookmarkEnd w:id="521"/>
      <w:bookmarkEnd w:id="522"/>
    </w:p>
    <w:p w14:paraId="762AE81E" w14:textId="2B700E5E" w:rsidR="00AA1B09" w:rsidRDefault="00AA1B09" w:rsidP="000A4CBF">
      <w:pPr>
        <w:pStyle w:val="Untitledsubclause1"/>
      </w:pPr>
      <w:bookmarkStart w:id="523" w:name="a877439"/>
      <w:r w:rsidRPr="00042850">
        <w:t xml:space="preserve">The Customer shall pay the Fees to the Supplier in accordance with this </w:t>
      </w:r>
      <w:r w:rsidRPr="00042850">
        <w:fldChar w:fldCharType="begin"/>
      </w:r>
      <w:r w:rsidRPr="00042850">
        <w:instrText>PAGEREF a627723\#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a627723 \h \w</w:instrText>
      </w:r>
      <w:r w:rsidR="009D79C8" w:rsidRPr="00042850">
        <w:instrText xml:space="preserve"> \* MERGEFORMAT </w:instrText>
      </w:r>
      <w:r w:rsidRPr="00042850">
        <w:fldChar w:fldCharType="separate"/>
      </w:r>
      <w:r w:rsidR="00F069B0">
        <w:t>9</w:t>
      </w:r>
      <w:r w:rsidRPr="00042850">
        <w:fldChar w:fldCharType="end"/>
      </w:r>
      <w:r w:rsidRPr="00042850">
        <w:t xml:space="preserve"> and </w:t>
      </w:r>
      <w:r w:rsidR="009D79C8" w:rsidRPr="00042850">
        <w:t>the Payment Terms</w:t>
      </w:r>
      <w:r w:rsidRPr="00042850">
        <w:t>.</w:t>
      </w:r>
      <w:bookmarkEnd w:id="523"/>
    </w:p>
    <w:p w14:paraId="264D132A" w14:textId="793594EA" w:rsidR="00AA1B09" w:rsidRPr="00042850" w:rsidRDefault="00AA1B09" w:rsidP="000A4CBF">
      <w:pPr>
        <w:pStyle w:val="Untitledsubclause1"/>
      </w:pPr>
      <w:bookmarkStart w:id="524" w:name="a766580"/>
      <w:commentRangeStart w:id="525"/>
      <w:r w:rsidRPr="00042850">
        <w:t xml:space="preserve">If the Supplier has not received payment </w:t>
      </w:r>
      <w:r w:rsidR="00B26CD4" w:rsidRPr="00042850">
        <w:t>by</w:t>
      </w:r>
      <w:r w:rsidRPr="00042850">
        <w:t xml:space="preserve"> the due date</w:t>
      </w:r>
      <w:commentRangeEnd w:id="525"/>
      <w:r w:rsidR="008364EC">
        <w:rPr>
          <w:rStyle w:val="CommentReference"/>
          <w:rFonts w:eastAsia="Arial"/>
          <w:lang w:eastAsia="en-GB"/>
        </w:rPr>
        <w:commentReference w:id="525"/>
      </w:r>
      <w:r w:rsidRPr="00042850">
        <w:t>, and without prejudice to any other rights and remedies of the Supplier:</w:t>
      </w:r>
      <w:bookmarkEnd w:id="524"/>
    </w:p>
    <w:p w14:paraId="75E50BCB" w14:textId="58789C8D" w:rsidR="00AA1B09" w:rsidRPr="00042850" w:rsidRDefault="00AA1B09" w:rsidP="000A4CBF">
      <w:pPr>
        <w:pStyle w:val="Untitledsubclause2"/>
      </w:pPr>
      <w:bookmarkStart w:id="526" w:name="a460867"/>
      <w:r w:rsidRPr="00042850">
        <w:t>the Supplier may, without liability to the Customer, disable the Customer's</w:t>
      </w:r>
      <w:r w:rsidR="0008377C">
        <w:t xml:space="preserve"> </w:t>
      </w:r>
      <w:r w:rsidR="0008377C">
        <w:t>and</w:t>
      </w:r>
      <w:r w:rsidR="00D56B67">
        <w:t xml:space="preserve"> any or all Authorised Users’</w:t>
      </w:r>
      <w:r w:rsidRPr="00042850">
        <w:t xml:space="preserve"> password</w:t>
      </w:r>
      <w:r w:rsidR="00D56B67">
        <w:t>s</w:t>
      </w:r>
      <w:r w:rsidRPr="00042850">
        <w:t>, account</w:t>
      </w:r>
      <w:r w:rsidR="00D56B67">
        <w:t>s</w:t>
      </w:r>
      <w:r w:rsidRPr="00042850">
        <w:t xml:space="preserve"> and access to all or part of the Services and the Supplier shall be under no obligation to provide any or </w:t>
      </w:r>
      <w:proofErr w:type="gramStart"/>
      <w:r w:rsidRPr="00042850">
        <w:t>all of</w:t>
      </w:r>
      <w:proofErr w:type="gramEnd"/>
      <w:r w:rsidRPr="00042850">
        <w:t xml:space="preserve"> the Services while the </w:t>
      </w:r>
      <w:r w:rsidR="00D56B67">
        <w:t>amounts</w:t>
      </w:r>
      <w:r w:rsidRPr="00042850">
        <w:t xml:space="preserve"> concerned remain unpaid; and</w:t>
      </w:r>
      <w:bookmarkEnd w:id="526"/>
    </w:p>
    <w:p w14:paraId="6F026D45" w14:textId="3DAE7827" w:rsidR="00AA1B09" w:rsidRPr="00042850" w:rsidRDefault="00AA1B09" w:rsidP="000A4CBF">
      <w:pPr>
        <w:pStyle w:val="Untitledsubclause2"/>
      </w:pPr>
      <w:bookmarkStart w:id="527" w:name="a112429"/>
      <w:r w:rsidRPr="00042850">
        <w:t xml:space="preserve">interest shall accrue on a daily basis on such due amounts at an annual rate equal to </w:t>
      </w:r>
      <w:r w:rsidR="004A5870">
        <w:t>[</w:t>
      </w:r>
      <w:proofErr w:type="gramStart"/>
      <w:r w:rsidR="00123DE5" w:rsidRPr="00123DE5">
        <w:rPr>
          <w:highlight w:val="yellow"/>
        </w:rPr>
        <w:t>4</w:t>
      </w:r>
      <w:r w:rsidR="004A5870">
        <w:t>]</w:t>
      </w:r>
      <w:r w:rsidRPr="00042850">
        <w:t>%</w:t>
      </w:r>
      <w:proofErr w:type="gramEnd"/>
      <w:r w:rsidRPr="00042850">
        <w:t xml:space="preserve"> over the then current base lending rate of the Supplier's bankers from time to time, commencing on the due date and continuing until fully paid, whether before or after judgment.</w:t>
      </w:r>
      <w:bookmarkEnd w:id="527"/>
    </w:p>
    <w:p w14:paraId="4B26DA17" w14:textId="69445804" w:rsidR="00AA1B09" w:rsidRPr="00042850" w:rsidRDefault="00AA1B09" w:rsidP="000A4CBF">
      <w:pPr>
        <w:pStyle w:val="Untitledsubclause1"/>
      </w:pPr>
      <w:bookmarkStart w:id="528" w:name="a157745"/>
      <w:r w:rsidRPr="00042850">
        <w:lastRenderedPageBreak/>
        <w:t xml:space="preserve">All amounts and fees stated or referred to in this </w:t>
      </w:r>
      <w:r w:rsidR="00FE7453">
        <w:t>Agreement</w:t>
      </w:r>
      <w:r w:rsidRPr="00042850">
        <w:t>:</w:t>
      </w:r>
      <w:bookmarkEnd w:id="528"/>
    </w:p>
    <w:p w14:paraId="2C897F18" w14:textId="36037C00" w:rsidR="00AA1B09" w:rsidRPr="00042850" w:rsidRDefault="00AA1B09" w:rsidP="000A4CBF">
      <w:pPr>
        <w:pStyle w:val="Untitledsubclause2"/>
      </w:pPr>
      <w:bookmarkStart w:id="529" w:name="a366003"/>
      <w:r w:rsidRPr="00042850">
        <w:t xml:space="preserve">shall be payable in </w:t>
      </w:r>
      <w:commentRangeStart w:id="530"/>
      <w:r w:rsidRPr="00042850">
        <w:t>pounds sterling</w:t>
      </w:r>
      <w:r w:rsidR="006704E6">
        <w:t xml:space="preserve">, or such other currency as is specified in the </w:t>
      </w:r>
      <w:r w:rsidR="005404E9">
        <w:t>Order Details</w:t>
      </w:r>
      <w:r w:rsidRPr="00042850">
        <w:t>;</w:t>
      </w:r>
      <w:bookmarkEnd w:id="529"/>
      <w:commentRangeEnd w:id="530"/>
      <w:r w:rsidR="00D05953">
        <w:rPr>
          <w:rStyle w:val="CommentReference"/>
          <w:rFonts w:eastAsia="Arial"/>
          <w:lang w:eastAsia="en-GB"/>
        </w:rPr>
        <w:commentReference w:id="530"/>
      </w:r>
    </w:p>
    <w:p w14:paraId="31DD9449" w14:textId="738C048D" w:rsidR="00AA1B09" w:rsidRPr="00042850" w:rsidRDefault="00AA1B09" w:rsidP="000A4CBF">
      <w:pPr>
        <w:pStyle w:val="Untitledsubclause2"/>
      </w:pPr>
      <w:bookmarkStart w:id="531" w:name="a914796"/>
      <w:r w:rsidRPr="00042850">
        <w:t xml:space="preserve">are, subject to </w:t>
      </w:r>
      <w:r w:rsidRPr="00042850">
        <w:fldChar w:fldCharType="begin"/>
      </w:r>
      <w:r w:rsidRPr="00042850">
        <w:instrText>PAGEREF a97199\# "'clause '"  \h</w:instrText>
      </w:r>
      <w:r w:rsidRPr="00042850">
        <w:fldChar w:fldCharType="separate"/>
      </w:r>
      <w:r w:rsidR="00F069B0" w:rsidRPr="00042850">
        <w:rPr>
          <w:noProof/>
        </w:rPr>
        <w:t xml:space="preserve">clause </w:t>
      </w:r>
      <w:r w:rsidRPr="00042850">
        <w:fldChar w:fldCharType="end"/>
      </w:r>
      <w:r w:rsidRPr="00042850">
        <w:fldChar w:fldCharType="begin"/>
      </w:r>
      <w:r w:rsidRPr="00042850">
        <w:instrText>REF a97199 \h \w</w:instrText>
      </w:r>
      <w:r w:rsidR="00042850">
        <w:instrText xml:space="preserve"> \* MERGEFORMAT </w:instrText>
      </w:r>
      <w:r w:rsidRPr="00042850">
        <w:fldChar w:fldCharType="separate"/>
      </w:r>
      <w:r w:rsidR="00F069B0">
        <w:t>13.3(b)</w:t>
      </w:r>
      <w:r w:rsidRPr="00042850">
        <w:fldChar w:fldCharType="end"/>
      </w:r>
      <w:r w:rsidRPr="00042850">
        <w:t xml:space="preserve">, non-cancellable and </w:t>
      </w:r>
      <w:proofErr w:type="gramStart"/>
      <w:r w:rsidRPr="00042850">
        <w:t>non-refundable;</w:t>
      </w:r>
      <w:bookmarkEnd w:id="531"/>
      <w:proofErr w:type="gramEnd"/>
    </w:p>
    <w:p w14:paraId="1C8E82D2" w14:textId="5D978FCE" w:rsidR="00AA1B09" w:rsidRPr="00042850" w:rsidRDefault="00AA1B09" w:rsidP="000A4CBF">
      <w:pPr>
        <w:pStyle w:val="Untitledsubclause2"/>
      </w:pPr>
      <w:bookmarkStart w:id="532" w:name="a1002837"/>
      <w:r w:rsidRPr="00042850">
        <w:t xml:space="preserve">are exclusive of value added tax, which shall be added to the </w:t>
      </w:r>
      <w:r w:rsidR="004A5870">
        <w:t>invoice(s)</w:t>
      </w:r>
      <w:r w:rsidRPr="00042850">
        <w:t xml:space="preserve"> at the appropriate rate.</w:t>
      </w:r>
      <w:bookmarkEnd w:id="532"/>
    </w:p>
    <w:p w14:paraId="2D248BF3" w14:textId="6DF27EBD" w:rsidR="00AA1B09" w:rsidRPr="00042850" w:rsidRDefault="00AA1B09" w:rsidP="003E03D7">
      <w:pPr>
        <w:pStyle w:val="Untitledsubclause1"/>
        <w:pPrChange w:id="533" w:author="David Sant" w:date="2025-12-03T15:34:00Z" w16du:dateUtc="2025-12-03T15:34:00Z">
          <w:pPr>
            <w:pStyle w:val="Untitledsubclause1"/>
            <w:numPr>
              <w:numId w:val="2"/>
            </w:numPr>
          </w:pPr>
        </w:pPrChange>
      </w:pPr>
      <w:bookmarkStart w:id="534" w:name="a468771"/>
      <w:r w:rsidRPr="00042850">
        <w:t xml:space="preserve">The Supplier shall be entitled to increase the </w:t>
      </w:r>
      <w:r w:rsidRPr="00042850">
        <w:t>Fees</w:t>
      </w:r>
      <w:commentRangeStart w:id="535"/>
      <w:commentRangeEnd w:id="535"/>
      <w:r w:rsidR="00E008C8">
        <w:rPr>
          <w:rStyle w:val="CommentReference"/>
          <w:rFonts w:eastAsia="Arial"/>
          <w:lang w:eastAsia="en-GB"/>
        </w:rPr>
        <w:commentReference w:id="535"/>
      </w:r>
      <w:r w:rsidRPr="00042850">
        <w:t>,</w:t>
      </w:r>
      <w:r w:rsidR="00F27721">
        <w:t xml:space="preserve"> </w:t>
      </w:r>
      <w:r w:rsidR="0065461F" w:rsidRPr="00042850">
        <w:t xml:space="preserve">with effect from each anniversary of the </w:t>
      </w:r>
      <w:commentRangeStart w:id="536"/>
      <w:r w:rsidR="00384B4C">
        <w:t xml:space="preserve">Subscription </w:t>
      </w:r>
      <w:r w:rsidR="00384B4C">
        <w:t>Start</w:t>
      </w:r>
      <w:r w:rsidR="0065461F" w:rsidRPr="00042850">
        <w:t xml:space="preserve"> Date </w:t>
      </w:r>
      <w:commentRangeEnd w:id="536"/>
      <w:r w:rsidR="00697581">
        <w:rPr>
          <w:rStyle w:val="CommentReference"/>
          <w:rFonts w:eastAsia="Arial"/>
          <w:lang w:eastAsia="en-GB"/>
        </w:rPr>
        <w:commentReference w:id="536"/>
      </w:r>
      <w:r w:rsidR="0065461F" w:rsidRPr="00042850">
        <w:t xml:space="preserve">upon </w:t>
      </w:r>
      <w:r w:rsidR="00E008C8">
        <w:t>[</w:t>
      </w:r>
      <w:r w:rsidR="00D1259C">
        <w:rPr>
          <w:highlight w:val="yellow"/>
        </w:rPr>
        <w:t>6</w:t>
      </w:r>
      <w:r w:rsidR="0065461F" w:rsidRPr="00E008C8">
        <w:rPr>
          <w:highlight w:val="yellow"/>
        </w:rPr>
        <w:t>0</w:t>
      </w:r>
      <w:r w:rsidR="00E008C8">
        <w:t>]</w:t>
      </w:r>
      <w:r w:rsidR="0065461F" w:rsidRPr="00042850">
        <w:t xml:space="preserve"> days' prior notice to the Customer and </w:t>
      </w:r>
      <w:r w:rsidR="0065461F" w:rsidRPr="00042850">
        <w:t xml:space="preserve">the </w:t>
      </w:r>
      <w:r w:rsidR="005404E9">
        <w:t>Order Details</w:t>
      </w:r>
      <w:r w:rsidR="0065461F" w:rsidRPr="00042850">
        <w:t xml:space="preserve"> shall be deemed to have been amended accordingly</w:t>
      </w:r>
      <w:r w:rsidRPr="00042850">
        <w:t>.</w:t>
      </w:r>
      <w:bookmarkEnd w:id="534"/>
    </w:p>
    <w:p w14:paraId="6E19A42B" w14:textId="0AF50370" w:rsidR="00AA1B09" w:rsidRPr="00042850" w:rsidRDefault="00AA1B09" w:rsidP="003E03D7">
      <w:pPr>
        <w:pStyle w:val="TitleClause"/>
        <w:pPrChange w:id="537" w:author="David Sant" w:date="2025-12-03T15:34:00Z" w16du:dateUtc="2025-12-03T15:34:00Z">
          <w:pPr>
            <w:pStyle w:val="TitleClause"/>
            <w:numPr>
              <w:numId w:val="2"/>
            </w:numPr>
          </w:pPr>
        </w:pPrChange>
      </w:pPr>
      <w:r w:rsidRPr="00042850">
        <w:fldChar w:fldCharType="begin"/>
      </w:r>
      <w:r w:rsidRPr="00042850">
        <w:instrText>TC "10. Proprietary rights" \l 1</w:instrText>
      </w:r>
      <w:r w:rsidRPr="00042850">
        <w:fldChar w:fldCharType="end"/>
      </w:r>
      <w:r w:rsidR="00E11EA0">
        <w:t>Intellectual Property</w:t>
      </w:r>
    </w:p>
    <w:p w14:paraId="68BBFCFB" w14:textId="0EDBCE8A" w:rsidR="00AA1B09" w:rsidRPr="00042850" w:rsidRDefault="00AA1B09" w:rsidP="003E03D7">
      <w:pPr>
        <w:pStyle w:val="Untitledsubclause1"/>
        <w:pPrChange w:id="538" w:author="David Sant" w:date="2025-12-03T15:34:00Z" w16du:dateUtc="2025-12-03T15:34:00Z">
          <w:pPr>
            <w:pStyle w:val="Untitledsubclause1"/>
            <w:numPr>
              <w:numId w:val="2"/>
            </w:numPr>
          </w:pPr>
        </w:pPrChange>
      </w:pPr>
      <w:bookmarkStart w:id="539" w:name="a131014"/>
      <w:r w:rsidRPr="00042850">
        <w:t xml:space="preserve">The Customer acknowledges and agrees that the Supplier and/or its licensors own all </w:t>
      </w:r>
      <w:r w:rsidR="00E332BA" w:rsidRPr="00042850">
        <w:t>I</w:t>
      </w:r>
      <w:r w:rsidRPr="00042850">
        <w:t xml:space="preserve">ntellectual </w:t>
      </w:r>
      <w:r w:rsidR="00E332BA" w:rsidRPr="00042850">
        <w:t>P</w:t>
      </w:r>
      <w:r w:rsidRPr="00042850">
        <w:t xml:space="preserve">roperty </w:t>
      </w:r>
      <w:r w:rsidR="00E332BA" w:rsidRPr="00042850">
        <w:t>R</w:t>
      </w:r>
      <w:r w:rsidRPr="00042850">
        <w:t>ights</w:t>
      </w:r>
      <w:r w:rsidRPr="00042850">
        <w:t xml:space="preserve"> in the Services and the Documentation. Except as expressly stated herein, this </w:t>
      </w:r>
      <w:r w:rsidR="00FE7453">
        <w:t>Agreement</w:t>
      </w:r>
      <w:r w:rsidRPr="00042850">
        <w:t xml:space="preserve"> does not grant the Customer any rights to, under or in, any patents, copyright, database right, trade secrets, trade names, </w:t>
      </w:r>
      <w:proofErr w:type="spellStart"/>
      <w:proofErr w:type="gramStart"/>
      <w:r w:rsidRPr="00042850">
        <w:t>trade marks</w:t>
      </w:r>
      <w:proofErr w:type="spellEnd"/>
      <w:proofErr w:type="gramEnd"/>
      <w:r w:rsidRPr="00042850">
        <w:t xml:space="preserve"> (whether registered or unregistered), or any other rights or licences in respect of the Services or the Documentation.</w:t>
      </w:r>
      <w:bookmarkEnd w:id="539"/>
    </w:p>
    <w:p w14:paraId="7691B4BE" w14:textId="015F23B1" w:rsidR="005343FE" w:rsidRPr="00042850" w:rsidRDefault="00AA0033" w:rsidP="00AA1B09">
      <w:pPr>
        <w:pStyle w:val="Untitledsubclause1"/>
      </w:pPr>
      <w:r w:rsidRPr="00042850">
        <w:t xml:space="preserve">Without prejudice to the generality of clause </w:t>
      </w:r>
      <w:r w:rsidRPr="00042850">
        <w:fldChar w:fldCharType="begin"/>
      </w:r>
      <w:r w:rsidRPr="00042850">
        <w:instrText xml:space="preserve"> REF a131014 \r \h </w:instrText>
      </w:r>
      <w:r w:rsidR="00042850">
        <w:instrText xml:space="preserve"> \* MERGEFORMAT </w:instrText>
      </w:r>
      <w:r w:rsidRPr="00042850">
        <w:fldChar w:fldCharType="separate"/>
      </w:r>
      <w:r w:rsidR="00F069B0">
        <w:t>10.1</w:t>
      </w:r>
      <w:r w:rsidRPr="00042850">
        <w:fldChar w:fldCharType="end"/>
      </w:r>
      <w:r w:rsidRPr="00042850">
        <w:t xml:space="preserve">, the Customer acknowledges and agrees that the Supplier will own all Intellectual Property Rights in any </w:t>
      </w:r>
      <w:r w:rsidR="00A83AB3">
        <w:t>Improvements</w:t>
      </w:r>
      <w:r w:rsidRPr="00042850">
        <w:t xml:space="preserve">, and that such </w:t>
      </w:r>
      <w:r w:rsidR="00A83AB3">
        <w:t>Improvements</w:t>
      </w:r>
      <w:r w:rsidRPr="00042850">
        <w:t xml:space="preserve"> may be incorporated into the Services and Platform for use by other customers of the Supplier.</w:t>
      </w:r>
    </w:p>
    <w:p w14:paraId="1794B1C0" w14:textId="115566E7" w:rsidR="00853102" w:rsidRPr="00042850" w:rsidRDefault="00362354" w:rsidP="00AA1B09">
      <w:pPr>
        <w:pStyle w:val="Untitledsubclause1"/>
      </w:pPr>
      <w:bookmarkStart w:id="540" w:name="_Ref74212864"/>
      <w:r w:rsidRPr="00042850">
        <w:t xml:space="preserve">To the extent that they do not automatically vest in the Supplier, the Customer (by way of present assignment of future rights where appropriate) hereby assigns to the Supplier absolutely with full title guarantee all its right, title and interest in and to the Intellectual Property Rights in the </w:t>
      </w:r>
      <w:r w:rsidR="00E919F8">
        <w:t>Improvements</w:t>
      </w:r>
      <w:r w:rsidRPr="00042850">
        <w:t xml:space="preserve">, including the right to bring, make, oppose, defend, appeal proceedings, claims or actions and obtain relief (and to retain any damages recovered) in respect of any infringement, or any other cause of action arising from ownership of any of the Intellectual Property Rights whether occurring before, on, or after the date of this </w:t>
      </w:r>
      <w:r w:rsidR="00FE7453">
        <w:t>Agreement</w:t>
      </w:r>
      <w:r w:rsidRPr="00042850">
        <w:t>.</w:t>
      </w:r>
      <w:bookmarkEnd w:id="540"/>
    </w:p>
    <w:p w14:paraId="2608EF9E" w14:textId="55C8FAAE" w:rsidR="00B01FEB" w:rsidRPr="00F27721" w:rsidRDefault="00F042CB" w:rsidP="00AA1B09">
      <w:pPr>
        <w:pStyle w:val="Untitledsubclause1"/>
      </w:pPr>
      <w:r w:rsidRPr="00042850">
        <w:t xml:space="preserve">The Supplier acknowledges and agrees that the Customer and/or its licensors own all </w:t>
      </w:r>
      <w:r w:rsidR="00E332BA" w:rsidRPr="00042850">
        <w:t>I</w:t>
      </w:r>
      <w:r w:rsidRPr="00042850">
        <w:t xml:space="preserve">ntellectual </w:t>
      </w:r>
      <w:r w:rsidR="00E332BA" w:rsidRPr="00042850">
        <w:t>P</w:t>
      </w:r>
      <w:r w:rsidRPr="00042850">
        <w:t xml:space="preserve">roperty </w:t>
      </w:r>
      <w:r w:rsidR="00E332BA" w:rsidRPr="00042850">
        <w:t>R</w:t>
      </w:r>
      <w:r w:rsidRPr="00042850">
        <w:t>ights in the</w:t>
      </w:r>
      <w:r w:rsidR="00B060F7">
        <w:t xml:space="preserve"> </w:t>
      </w:r>
      <w:r w:rsidR="00B060F7" w:rsidRPr="00F1703F">
        <w:t xml:space="preserve">Customer </w:t>
      </w:r>
      <w:r w:rsidR="00F1703F" w:rsidRPr="00F27721">
        <w:t>Data</w:t>
      </w:r>
      <w:r w:rsidR="00B060F7" w:rsidRPr="00F27721">
        <w:t xml:space="preserve"> and</w:t>
      </w:r>
      <w:r w:rsidRPr="00F27721">
        <w:t xml:space="preserve"> </w:t>
      </w:r>
      <w:commentRangeStart w:id="541"/>
      <w:r w:rsidRPr="00F27721">
        <w:t>Customer Branding</w:t>
      </w:r>
      <w:commentRangeEnd w:id="541"/>
      <w:r w:rsidR="00B92A54" w:rsidRPr="00F27721">
        <w:rPr>
          <w:rStyle w:val="CommentReference"/>
          <w:rFonts w:eastAsia="Arial"/>
          <w:lang w:eastAsia="en-GB"/>
        </w:rPr>
        <w:commentReference w:id="541"/>
      </w:r>
      <w:r w:rsidRPr="00F27721">
        <w:t>.  The Customer grants to the Supplier</w:t>
      </w:r>
      <w:r w:rsidR="00B01FEB" w:rsidRPr="00F27721">
        <w:t>:</w:t>
      </w:r>
    </w:p>
    <w:p w14:paraId="3FDD5704" w14:textId="60F0C27E" w:rsidR="00F042CB" w:rsidRPr="00F27721" w:rsidRDefault="00F042CB" w:rsidP="00B01FEB">
      <w:pPr>
        <w:pStyle w:val="Untitledsubclause2"/>
      </w:pPr>
      <w:commentRangeStart w:id="542"/>
      <w:r w:rsidRPr="00F27721">
        <w:t>such rights in relation to the Customer Branding as are required by the Supplier to provide the Services</w:t>
      </w:r>
      <w:r w:rsidR="00B01FEB" w:rsidRPr="00F27721">
        <w:t>; and</w:t>
      </w:r>
      <w:commentRangeEnd w:id="542"/>
      <w:r w:rsidR="00F27721">
        <w:rPr>
          <w:rStyle w:val="CommentReference"/>
          <w:rFonts w:eastAsia="Arial"/>
          <w:lang w:eastAsia="en-GB"/>
        </w:rPr>
        <w:commentReference w:id="542"/>
      </w:r>
    </w:p>
    <w:p w14:paraId="70D4E623" w14:textId="371C62F8" w:rsidR="00B01FEB" w:rsidRDefault="00C350C3" w:rsidP="00F27721">
      <w:pPr>
        <w:pStyle w:val="Untitledsubclause2"/>
      </w:pPr>
      <w:r>
        <w:t xml:space="preserve">subject always to clause </w:t>
      </w:r>
      <w:r w:rsidR="00F069B0">
        <w:t>5</w:t>
      </w:r>
      <w:r>
        <w:t xml:space="preserve"> (Data Protection), </w:t>
      </w:r>
      <w:r w:rsidR="00B01FEB">
        <w:t xml:space="preserve">a </w:t>
      </w:r>
      <w:r w:rsidR="009355AC">
        <w:t xml:space="preserve">worldwide, </w:t>
      </w:r>
      <w:r w:rsidR="001B5593">
        <w:t xml:space="preserve">non-exclusive, </w:t>
      </w:r>
      <w:r w:rsidR="00B01FEB">
        <w:t>perpetual</w:t>
      </w:r>
      <w:r w:rsidR="00662093">
        <w:t xml:space="preserve">, </w:t>
      </w:r>
      <w:r w:rsidR="009355AC">
        <w:t xml:space="preserve">irrevocable, </w:t>
      </w:r>
      <w:r w:rsidR="00662093">
        <w:t xml:space="preserve">non-exclusive, royalty-free licence to </w:t>
      </w:r>
      <w:r w:rsidR="001B5593">
        <w:t>copy and modify the</w:t>
      </w:r>
      <w:r w:rsidR="00662093">
        <w:t xml:space="preserve"> Customer Data</w:t>
      </w:r>
      <w:r w:rsidR="003801F4">
        <w:t xml:space="preserve"> for the purpose of </w:t>
      </w:r>
      <w:r w:rsidR="003D4D80">
        <w:t xml:space="preserve">providing the Services </w:t>
      </w:r>
      <w:commentRangeStart w:id="543"/>
      <w:r w:rsidR="003D4D80">
        <w:t xml:space="preserve">and </w:t>
      </w:r>
      <w:r w:rsidR="003801F4">
        <w:t>developing and improving the Supplier’s products and services.</w:t>
      </w:r>
      <w:commentRangeEnd w:id="543"/>
      <w:r>
        <w:rPr>
          <w:rStyle w:val="CommentReference"/>
          <w:rFonts w:eastAsia="Arial"/>
          <w:lang w:eastAsia="en-GB"/>
        </w:rPr>
        <w:commentReference w:id="543"/>
      </w:r>
    </w:p>
    <w:p w14:paraId="0EE510AA" w14:textId="0F6250AA" w:rsidR="00AA1B09" w:rsidRPr="00042850" w:rsidRDefault="00AA1B09" w:rsidP="003E03D7">
      <w:pPr>
        <w:pStyle w:val="Untitledsubclause1"/>
        <w:pPrChange w:id="544" w:author="David Sant" w:date="2025-12-03T15:34:00Z" w16du:dateUtc="2025-12-03T15:34:00Z">
          <w:pPr>
            <w:pStyle w:val="Untitledsubclause1"/>
            <w:numPr>
              <w:numId w:val="2"/>
            </w:numPr>
          </w:pPr>
        </w:pPrChange>
      </w:pPr>
      <w:bookmarkStart w:id="545" w:name="a885343"/>
      <w:r w:rsidRPr="00042850">
        <w:lastRenderedPageBreak/>
        <w:t xml:space="preserve">The Supplier confirms that it has all the rights in relation to the Services and the Documentation that are necessary to grant all the rights it purports to grant under, and in accordance with, the terms of this </w:t>
      </w:r>
      <w:r w:rsidR="00FE7453">
        <w:t>Agreement</w:t>
      </w:r>
      <w:r w:rsidRPr="00042850">
        <w:t>.</w:t>
      </w:r>
      <w:bookmarkEnd w:id="545"/>
    </w:p>
    <w:p w14:paraId="04BCF751" w14:textId="49BD4B05" w:rsidR="00AA1B09" w:rsidRPr="00042850" w:rsidRDefault="00AA1B09" w:rsidP="003E03D7">
      <w:pPr>
        <w:pStyle w:val="TitleClause"/>
        <w:pPrChange w:id="546" w:author="David Sant" w:date="2025-12-03T15:34:00Z" w16du:dateUtc="2025-12-03T15:34:00Z">
          <w:pPr>
            <w:pStyle w:val="TitleClause"/>
            <w:numPr>
              <w:numId w:val="2"/>
            </w:numPr>
          </w:pPr>
        </w:pPrChange>
      </w:pPr>
      <w:r w:rsidRPr="00042850">
        <w:fldChar w:fldCharType="begin"/>
      </w:r>
      <w:r w:rsidRPr="00042850">
        <w:instrText>TC "11. Confidentiality [and compliance with policies]" \l 1</w:instrText>
      </w:r>
      <w:r w:rsidRPr="00042850">
        <w:fldChar w:fldCharType="end"/>
      </w:r>
      <w:bookmarkStart w:id="547" w:name="a622355"/>
      <w:bookmarkStart w:id="548" w:name="_Toc256000010"/>
      <w:r w:rsidRPr="00042850">
        <w:t>Confidentiality</w:t>
      </w:r>
      <w:bookmarkEnd w:id="547"/>
      <w:bookmarkEnd w:id="548"/>
    </w:p>
    <w:p w14:paraId="07CEFEA8" w14:textId="20941C73" w:rsidR="00450E4A" w:rsidRPr="00C108AB" w:rsidRDefault="00450E4A" w:rsidP="00450E4A">
      <w:pPr>
        <w:pStyle w:val="Untitledsubclause1"/>
        <w:rPr>
          <w:b/>
          <w:bCs/>
        </w:rPr>
        <w:pPrChange w:id="549" w:author="David Sant" w:date="2025-12-03T15:34:00Z" w16du:dateUtc="2025-12-03T15:34:00Z">
          <w:pPr>
            <w:pStyle w:val="Untitledsubclause1"/>
            <w:numPr>
              <w:numId w:val="2"/>
            </w:numPr>
          </w:pPr>
        </w:pPrChange>
      </w:pPr>
      <w:bookmarkStart w:id="550" w:name="a145741"/>
      <w:r w:rsidRPr="000C0536">
        <w:rPr>
          <w:b/>
          <w:rPrChange w:id="551" w:author="David Sant" w:date="2025-12-03T15:34:00Z" w16du:dateUtc="2025-12-03T15:34:00Z">
            <w:rPr>
              <w:rStyle w:val="DefTerm"/>
            </w:rPr>
          </w:rPrChange>
        </w:rPr>
        <w:t>Confidential Information</w:t>
      </w:r>
      <w:r>
        <w:t xml:space="preserve"> means all confidential information (however recorded or preserved) disclosed by a party or its Representatives (as defined below) to the other party and that party's Representatives whether before or</w:t>
      </w:r>
      <w:r w:rsidR="000C0536">
        <w:t xml:space="preserve"> </w:t>
      </w:r>
      <w:r>
        <w:t xml:space="preserve">after the date of this </w:t>
      </w:r>
      <w:r w:rsidR="00FE7453">
        <w:t>Agreement</w:t>
      </w:r>
      <w:r>
        <w:t xml:space="preserve"> in connection with </w:t>
      </w:r>
      <w:r w:rsidR="000C0536">
        <w:t>the Services</w:t>
      </w:r>
      <w:r>
        <w:t>,</w:t>
      </w:r>
      <w:r>
        <w:t xml:space="preserve"> including but not limited to:</w:t>
      </w:r>
    </w:p>
    <w:p w14:paraId="2B0C39FD" w14:textId="0040D8B4" w:rsidR="00450E4A" w:rsidRDefault="00450E4A" w:rsidP="00450E4A">
      <w:pPr>
        <w:pStyle w:val="Untitledsubclause2"/>
        <w:pPrChange w:id="552" w:author="David Sant" w:date="2025-12-03T15:34:00Z" w16du:dateUtc="2025-12-03T15:34:00Z">
          <w:pPr>
            <w:pStyle w:val="Untitledsubclause2"/>
            <w:numPr>
              <w:numId w:val="2"/>
            </w:numPr>
          </w:pPr>
        </w:pPrChange>
      </w:pPr>
      <w:r>
        <w:fldChar w:fldCharType="begin"/>
      </w:r>
      <w:r>
        <w:fldChar w:fldCharType="end"/>
      </w:r>
      <w:bookmarkStart w:id="553" w:name="a432058"/>
      <w:r>
        <w:t xml:space="preserve">the terms of this </w:t>
      </w:r>
      <w:proofErr w:type="gramStart"/>
      <w:r w:rsidR="00FE7453">
        <w:t>Agreement</w:t>
      </w:r>
      <w:r>
        <w:t>;</w:t>
      </w:r>
      <w:bookmarkEnd w:id="553"/>
      <w:proofErr w:type="gramEnd"/>
    </w:p>
    <w:p w14:paraId="0F197947" w14:textId="77777777" w:rsidR="00450E4A" w:rsidRDefault="00450E4A" w:rsidP="00450E4A">
      <w:pPr>
        <w:pStyle w:val="Untitledsubclause2"/>
        <w:pPrChange w:id="554" w:author="David Sant" w:date="2025-12-03T15:34:00Z" w16du:dateUtc="2025-12-03T15:34:00Z">
          <w:pPr>
            <w:pStyle w:val="Untitledsubclause2"/>
            <w:numPr>
              <w:numId w:val="2"/>
            </w:numPr>
          </w:pPr>
        </w:pPrChange>
      </w:pPr>
      <w:bookmarkStart w:id="555" w:name="a159289"/>
      <w:r>
        <w:t xml:space="preserve">any information that would be regarded as confidential by a reasonable </w:t>
      </w:r>
      <w:proofErr w:type="gramStart"/>
      <w:r>
        <w:t>business person</w:t>
      </w:r>
      <w:proofErr w:type="gramEnd"/>
      <w:r>
        <w:t xml:space="preserve"> relating to:</w:t>
      </w:r>
      <w:bookmarkEnd w:id="555"/>
    </w:p>
    <w:p w14:paraId="5F4E4E84" w14:textId="76469F8A" w:rsidR="00450E4A" w:rsidRDefault="00450E4A" w:rsidP="00450E4A">
      <w:pPr>
        <w:pStyle w:val="Untitledsubclause3"/>
        <w:pPrChange w:id="556" w:author="David Sant" w:date="2025-12-03T15:34:00Z" w16du:dateUtc="2025-12-03T15:34:00Z">
          <w:pPr>
            <w:pStyle w:val="Untitledsubclause3"/>
            <w:numPr>
              <w:numId w:val="2"/>
            </w:numPr>
          </w:pPr>
        </w:pPrChange>
      </w:pPr>
      <w:bookmarkStart w:id="557" w:name="a941556"/>
      <w:r>
        <w:t xml:space="preserve">the business, assets, affairs, customers, clients, suppliers, or plans of the disclosing party </w:t>
      </w:r>
      <w:r>
        <w:t>(</w:t>
      </w:r>
      <w:r>
        <w:t>or of any member of the group of companies to which the disclosing party belongs</w:t>
      </w:r>
      <w:r>
        <w:t>);</w:t>
      </w:r>
      <w:r>
        <w:t xml:space="preserve"> and</w:t>
      </w:r>
      <w:bookmarkEnd w:id="557"/>
    </w:p>
    <w:p w14:paraId="5A2700DB" w14:textId="17A3C621" w:rsidR="00450E4A" w:rsidRDefault="00450E4A" w:rsidP="00450E4A">
      <w:pPr>
        <w:pStyle w:val="Untitledsubclause3"/>
        <w:pPrChange w:id="558" w:author="David Sant" w:date="2025-12-03T15:34:00Z" w16du:dateUtc="2025-12-03T15:34:00Z">
          <w:pPr>
            <w:pStyle w:val="Untitledsubclause3"/>
            <w:numPr>
              <w:numId w:val="2"/>
            </w:numPr>
          </w:pPr>
        </w:pPrChange>
      </w:pPr>
      <w:bookmarkStart w:id="559" w:name="a854244"/>
      <w:r>
        <w:t xml:space="preserve">the operations, processes, product information, know-how, designs, trade secrets or software of the disclosing party </w:t>
      </w:r>
      <w:r>
        <w:t>(</w:t>
      </w:r>
      <w:r>
        <w:t>or of any member of the group of companies to which the disclosing party belongs</w:t>
      </w:r>
      <w:proofErr w:type="gramStart"/>
      <w:r>
        <w:t>);</w:t>
      </w:r>
      <w:bookmarkEnd w:id="559"/>
      <w:proofErr w:type="gramEnd"/>
    </w:p>
    <w:p w14:paraId="2558C8C5" w14:textId="00F4AAC5" w:rsidR="00450E4A" w:rsidRDefault="00450E4A" w:rsidP="00450E4A">
      <w:pPr>
        <w:pStyle w:val="Untitledsubclause2"/>
        <w:pPrChange w:id="560" w:author="David Sant" w:date="2025-12-03T15:34:00Z" w16du:dateUtc="2025-12-03T15:34:00Z">
          <w:pPr>
            <w:pStyle w:val="Untitledsubclause2"/>
            <w:numPr>
              <w:numId w:val="2"/>
            </w:numPr>
          </w:pPr>
        </w:pPrChange>
      </w:pPr>
      <w:bookmarkStart w:id="561" w:name="a218376"/>
      <w:r>
        <w:t xml:space="preserve">any information developed by the parties </w:t>
      </w:r>
      <w:proofErr w:type="gramStart"/>
      <w:r>
        <w:t>in the course of</w:t>
      </w:r>
      <w:proofErr w:type="gramEnd"/>
      <w:r>
        <w:t xml:space="preserve"> carrying out this </w:t>
      </w:r>
      <w:r w:rsidR="00FE7453">
        <w:t>Agreement</w:t>
      </w:r>
      <w:r>
        <w:t xml:space="preserve"> and </w:t>
      </w:r>
      <w:r>
        <w:t xml:space="preserve">the parties agree that: </w:t>
      </w:r>
      <w:bookmarkEnd w:id="561"/>
    </w:p>
    <w:p w14:paraId="5A1B0708" w14:textId="77777777" w:rsidR="00450E4A" w:rsidRDefault="00450E4A" w:rsidP="00450E4A">
      <w:pPr>
        <w:pStyle w:val="Untitledsubclause3"/>
      </w:pPr>
      <w:r>
        <w:t>details of the Services, and the results of any performance tests of the Services, shall constitute Supplier Confidential Information; and</w:t>
      </w:r>
    </w:p>
    <w:p w14:paraId="59E99319" w14:textId="3F142FBA" w:rsidR="00450E4A" w:rsidRDefault="00450E4A" w:rsidP="00450E4A">
      <w:pPr>
        <w:pStyle w:val="Untitledsubclause3"/>
      </w:pPr>
      <w:bookmarkStart w:id="562" w:name="a931085"/>
      <w:r>
        <w:t>Customer Data shall constitute Customer Confidential Information</w:t>
      </w:r>
      <w:bookmarkEnd w:id="562"/>
      <w:r w:rsidR="00356AFB">
        <w:t>.</w:t>
      </w:r>
    </w:p>
    <w:p w14:paraId="04D253D6" w14:textId="6FA01212" w:rsidR="00356AFB" w:rsidRDefault="00356AFB" w:rsidP="00356AFB">
      <w:pPr>
        <w:pStyle w:val="Untitledsubclause1"/>
        <w:numPr>
          <w:ilvl w:val="0"/>
          <w:numId w:val="0"/>
        </w:numPr>
        <w:ind w:left="720"/>
        <w:pPrChange w:id="563" w:author="David Sant" w:date="2025-12-03T15:34:00Z" w16du:dateUtc="2025-12-03T15:34:00Z">
          <w:pPr>
            <w:pStyle w:val="Parasubclause1"/>
          </w:pPr>
        </w:pPrChange>
      </w:pPr>
      <w:r w:rsidRPr="00356AFB">
        <w:rPr>
          <w:b/>
          <w:bCs/>
        </w:rPr>
        <w:t>Representatives</w:t>
      </w:r>
      <w:r w:rsidRPr="00356AFB">
        <w:t xml:space="preserve"> means, in relation to a party, its employees, officers, contractors, subcontractors, representatives and advisers.</w:t>
      </w:r>
    </w:p>
    <w:p w14:paraId="6068A2AF" w14:textId="184CC063" w:rsidR="00AA1B09" w:rsidRPr="00042850" w:rsidRDefault="00AA1B09" w:rsidP="003E03D7">
      <w:pPr>
        <w:pStyle w:val="Untitledsubclause1"/>
        <w:pPrChange w:id="564" w:author="David Sant" w:date="2025-12-03T15:34:00Z" w16du:dateUtc="2025-12-03T15:34:00Z">
          <w:pPr>
            <w:pStyle w:val="Untitledsubclause1"/>
            <w:numPr>
              <w:numId w:val="2"/>
            </w:numPr>
          </w:pPr>
        </w:pPrChange>
      </w:pPr>
      <w:bookmarkStart w:id="565" w:name="a246730"/>
      <w:r w:rsidRPr="00042850">
        <w:t>Each party may be given access</w:t>
      </w:r>
      <w:r w:rsidRPr="00042850">
        <w:t xml:space="preserve"> to </w:t>
      </w:r>
      <w:bookmarkStart w:id="566" w:name="a811676"/>
      <w:r w:rsidRPr="003E03D7">
        <w:t>Confidential Information</w:t>
      </w:r>
      <w:r w:rsidRPr="00042850">
        <w:t xml:space="preserve"> </w:t>
      </w:r>
      <w:r w:rsidRPr="00042850">
        <w:t xml:space="preserve">from the other party </w:t>
      </w:r>
      <w:proofErr w:type="gramStart"/>
      <w:r w:rsidRPr="00042850">
        <w:t>in order to</w:t>
      </w:r>
      <w:bookmarkStart w:id="567" w:name="a449840"/>
      <w:bookmarkEnd w:id="566"/>
      <w:proofErr w:type="gramEnd"/>
      <w:r w:rsidRPr="00042850">
        <w:t xml:space="preserve"> perform its obligations under this </w:t>
      </w:r>
      <w:r w:rsidR="00FE7453">
        <w:t>Agreement</w:t>
      </w:r>
      <w:r w:rsidRPr="00042850">
        <w:t>.  A party's Confidential Information</w:t>
      </w:r>
      <w:bookmarkEnd w:id="567"/>
      <w:r w:rsidRPr="00042850">
        <w:t xml:space="preserve"> shall not include information </w:t>
      </w:r>
      <w:r w:rsidRPr="00042850">
        <w:t>that:</w:t>
      </w:r>
      <w:bookmarkEnd w:id="550"/>
      <w:bookmarkEnd w:id="565"/>
    </w:p>
    <w:p w14:paraId="2935FF9F" w14:textId="655FAA80" w:rsidR="00AA1B09" w:rsidRPr="00042850" w:rsidRDefault="00AA1B09" w:rsidP="003E03D7">
      <w:pPr>
        <w:pStyle w:val="Untitledsubclause2"/>
        <w:pPrChange w:id="568" w:author="David Sant" w:date="2025-12-03T15:34:00Z" w16du:dateUtc="2025-12-03T15:34:00Z">
          <w:pPr>
            <w:pStyle w:val="Untitledsubclause2"/>
            <w:numPr>
              <w:numId w:val="2"/>
            </w:numPr>
          </w:pPr>
        </w:pPrChange>
      </w:pPr>
      <w:bookmarkStart w:id="569" w:name="a454891"/>
      <w:bookmarkStart w:id="570" w:name="a575585"/>
      <w:r w:rsidRPr="00042850">
        <w:t xml:space="preserve">is or becomes </w:t>
      </w:r>
      <w:r w:rsidRPr="00042850">
        <w:t xml:space="preserve">publicly known </w:t>
      </w:r>
      <w:r w:rsidRPr="00042850">
        <w:t xml:space="preserve">other than </w:t>
      </w:r>
      <w:r w:rsidRPr="00042850">
        <w:t>through any act or omission</w:t>
      </w:r>
      <w:r w:rsidRPr="00042850">
        <w:t xml:space="preserve"> of the receiving </w:t>
      </w:r>
      <w:proofErr w:type="gramStart"/>
      <w:r w:rsidRPr="00042850">
        <w:t>party</w:t>
      </w:r>
      <w:bookmarkEnd w:id="569"/>
      <w:r w:rsidRPr="00042850">
        <w:t>;</w:t>
      </w:r>
      <w:bookmarkEnd w:id="570"/>
      <w:proofErr w:type="gramEnd"/>
    </w:p>
    <w:p w14:paraId="179C4DC2" w14:textId="221CDD4C" w:rsidR="00AA1B09" w:rsidRPr="00042850" w:rsidRDefault="00AA1B09" w:rsidP="00AA1B09">
      <w:pPr>
        <w:pStyle w:val="Untitledsubclause2"/>
      </w:pPr>
      <w:bookmarkStart w:id="571" w:name="a551631"/>
      <w:bookmarkStart w:id="572" w:name="a194401"/>
      <w:r w:rsidRPr="00042850">
        <w:t xml:space="preserve">was in the other party's lawful possession before the </w:t>
      </w:r>
      <w:proofErr w:type="gramStart"/>
      <w:r w:rsidRPr="00042850">
        <w:t>disclosure;</w:t>
      </w:r>
      <w:bookmarkEnd w:id="571"/>
      <w:proofErr w:type="gramEnd"/>
    </w:p>
    <w:p w14:paraId="625FBA88" w14:textId="68C60465" w:rsidR="00AA1B09" w:rsidRPr="00042850" w:rsidRDefault="00AA1B09" w:rsidP="003E03D7">
      <w:pPr>
        <w:pStyle w:val="Untitledsubclause2"/>
        <w:pPrChange w:id="573" w:author="David Sant" w:date="2025-12-03T15:34:00Z" w16du:dateUtc="2025-12-03T15:34:00Z">
          <w:pPr>
            <w:pStyle w:val="Untitledsubclause2"/>
            <w:numPr>
              <w:numId w:val="2"/>
            </w:numPr>
          </w:pPr>
        </w:pPrChange>
      </w:pPr>
      <w:bookmarkStart w:id="574" w:name="a92334"/>
      <w:r w:rsidRPr="00042850">
        <w:t>is lawfully disclosed</w:t>
      </w:r>
      <w:r w:rsidRPr="00042850">
        <w:t xml:space="preserve"> to the receiving party </w:t>
      </w:r>
      <w:r w:rsidRPr="00042850">
        <w:t xml:space="preserve">by a third party without restriction </w:t>
      </w:r>
      <w:r w:rsidRPr="00042850">
        <w:t>on disclosure</w:t>
      </w:r>
      <w:bookmarkStart w:id="575" w:name="a653003"/>
      <w:bookmarkEnd w:id="572"/>
      <w:r w:rsidRPr="00042850">
        <w:t>;</w:t>
      </w:r>
      <w:r w:rsidRPr="00042850">
        <w:t xml:space="preserve"> or</w:t>
      </w:r>
      <w:bookmarkEnd w:id="574"/>
      <w:bookmarkEnd w:id="575"/>
    </w:p>
    <w:p w14:paraId="01BA5615" w14:textId="0FA38477" w:rsidR="00DB036B" w:rsidRDefault="00DB036B" w:rsidP="00DB036B">
      <w:pPr>
        <w:pStyle w:val="Untitledsubclause2"/>
        <w:pPrChange w:id="576" w:author="David Sant" w:date="2025-12-03T15:34:00Z" w16du:dateUtc="2025-12-03T15:34:00Z">
          <w:pPr>
            <w:pStyle w:val="Untitledsubclause2"/>
            <w:numPr>
              <w:numId w:val="2"/>
            </w:numPr>
          </w:pPr>
        </w:pPrChange>
      </w:pPr>
      <w:bookmarkStart w:id="577" w:name="a164390"/>
      <w:bookmarkStart w:id="578" w:name="a983265"/>
      <w:bookmarkStart w:id="579" w:name="a799892"/>
      <w:r>
        <w:t>the parties agree in writing is not confidential or may be disclosed</w:t>
      </w:r>
      <w:bookmarkEnd w:id="577"/>
      <w:r>
        <w:t>.</w:t>
      </w:r>
    </w:p>
    <w:p w14:paraId="14CD36E8" w14:textId="79DE5691" w:rsidR="00AA1B09" w:rsidRPr="00042850" w:rsidRDefault="00AA1B09" w:rsidP="003E03D7">
      <w:pPr>
        <w:pStyle w:val="Untitledsubclause1"/>
      </w:pPr>
      <w:bookmarkStart w:id="580" w:name="a278554"/>
      <w:r w:rsidRPr="00042850">
        <w:t xml:space="preserve">Subject to </w:t>
      </w:r>
      <w:r w:rsidRPr="00042850">
        <w:fldChar w:fldCharType="begin"/>
      </w:r>
      <w:r w:rsidRPr="00042850">
        <w:instrText>PAGEREF a773925\#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a773925 \h \w</w:instrText>
      </w:r>
      <w:r w:rsidR="00042850">
        <w:instrText xml:space="preserve"> \* MERGEFORMAT </w:instrText>
      </w:r>
      <w:r w:rsidRPr="00042850">
        <w:fldChar w:fldCharType="separate"/>
      </w:r>
      <w:r w:rsidR="00F069B0">
        <w:t>11.5</w:t>
      </w:r>
      <w:r w:rsidRPr="00042850">
        <w:fldChar w:fldCharType="end"/>
      </w:r>
      <w:r w:rsidRPr="00042850">
        <w:t xml:space="preserve">, each party shall hold the other's Confidential Information in confidence and </w:t>
      </w:r>
      <w:bookmarkStart w:id="581" w:name="a793364"/>
      <w:bookmarkEnd w:id="578"/>
      <w:r w:rsidRPr="00042850">
        <w:t xml:space="preserve">not make the other's Confidential Information </w:t>
      </w:r>
      <w:bookmarkStart w:id="582" w:name="a528766"/>
      <w:bookmarkEnd w:id="581"/>
      <w:r w:rsidRPr="00042850">
        <w:t xml:space="preserve">available to any third party, or use the other's Confidential Information for any purpose other than the implementation of this </w:t>
      </w:r>
      <w:r w:rsidR="00FE7453">
        <w:t>Agreement</w:t>
      </w:r>
      <w:r w:rsidRPr="00042850">
        <w:t>.</w:t>
      </w:r>
      <w:bookmarkEnd w:id="579"/>
      <w:bookmarkEnd w:id="582"/>
    </w:p>
    <w:p w14:paraId="1FC01A68" w14:textId="312121D7" w:rsidR="00AA1B09" w:rsidRPr="00042850" w:rsidRDefault="00AA1B09" w:rsidP="003E03D7">
      <w:pPr>
        <w:pStyle w:val="Untitledsubclause1"/>
        <w:pPrChange w:id="583" w:author="David Sant" w:date="2025-12-03T15:34:00Z" w16du:dateUtc="2025-12-03T15:34:00Z">
          <w:pPr>
            <w:pStyle w:val="Untitledsubclause2"/>
            <w:numPr>
              <w:numId w:val="2"/>
            </w:numPr>
          </w:pPr>
        </w:pPrChange>
      </w:pPr>
      <w:bookmarkStart w:id="584" w:name="a469489"/>
      <w:bookmarkStart w:id="585" w:name="a878707"/>
      <w:r w:rsidRPr="00042850">
        <w:lastRenderedPageBreak/>
        <w:t>Each</w:t>
      </w:r>
      <w:r w:rsidRPr="00042850">
        <w:t xml:space="preserve"> party</w:t>
      </w:r>
      <w:bookmarkEnd w:id="580"/>
      <w:r w:rsidRPr="00042850">
        <w:t xml:space="preserve"> shall </w:t>
      </w:r>
      <w:r w:rsidRPr="00042850">
        <w:t>take all reasonable steps</w:t>
      </w:r>
      <w:r w:rsidRPr="00042850">
        <w:t xml:space="preserve"> to </w:t>
      </w:r>
      <w:r w:rsidRPr="00042850">
        <w:t>ensure that</w:t>
      </w:r>
      <w:r w:rsidRPr="00042850">
        <w:t xml:space="preserve"> the </w:t>
      </w:r>
      <w:r w:rsidRPr="00042850">
        <w:t>other's</w:t>
      </w:r>
      <w:r w:rsidRPr="00042850">
        <w:t xml:space="preserve"> Confidential Information to </w:t>
      </w:r>
      <w:r w:rsidRPr="00042850">
        <w:t xml:space="preserve">which it has access is not disclosed or distributed by its employees or agents in violation of the terms of </w:t>
      </w:r>
      <w:bookmarkStart w:id="586" w:name="a618722"/>
      <w:bookmarkEnd w:id="584"/>
      <w:r w:rsidRPr="00042850">
        <w:t xml:space="preserve">this </w:t>
      </w:r>
      <w:r w:rsidR="00FE7453">
        <w:t>Agreement</w:t>
      </w:r>
      <w:r w:rsidRPr="00042850">
        <w:t>.</w:t>
      </w:r>
      <w:bookmarkEnd w:id="585"/>
      <w:bookmarkEnd w:id="586"/>
    </w:p>
    <w:p w14:paraId="27C1BD22" w14:textId="20FB9CE6" w:rsidR="00AA1B09" w:rsidRPr="00042850" w:rsidRDefault="00AA1B09" w:rsidP="003E03D7">
      <w:pPr>
        <w:pStyle w:val="Untitledsubclause1"/>
        <w:pPrChange w:id="587" w:author="David Sant" w:date="2025-12-03T15:34:00Z" w16du:dateUtc="2025-12-03T15:34:00Z">
          <w:pPr>
            <w:pStyle w:val="Untitledsubclause1"/>
            <w:numPr>
              <w:numId w:val="2"/>
            </w:numPr>
          </w:pPr>
        </w:pPrChange>
      </w:pPr>
      <w:bookmarkStart w:id="588" w:name="a841356"/>
      <w:bookmarkStart w:id="589" w:name="a773925"/>
      <w:r w:rsidRPr="00042850">
        <w:t>A party may disclose Confidential Information to the extent such Confidential Information is required to be disclosed by law, by any governmental or other regulatory authority or by a court or other authority of competent jurisdiction</w:t>
      </w:r>
      <w:r w:rsidRPr="00042850">
        <w:t>,</w:t>
      </w:r>
      <w:r w:rsidRPr="00042850">
        <w:t xml:space="preserve"> provided that, to the extent it is legally permitted to do so, it gives the other party as much notice of </w:t>
      </w:r>
      <w:r w:rsidRPr="00042850">
        <w:t>such</w:t>
      </w:r>
      <w:r w:rsidRPr="00042850">
        <w:t xml:space="preserve"> disclosure as possible and, where notice of disclosure is not prohibited and is given in accordance with this </w:t>
      </w:r>
      <w:r w:rsidRPr="00042850">
        <w:fldChar w:fldCharType="begin"/>
      </w:r>
      <w:r w:rsidRPr="00042850">
        <w:instrText>PAGEREF a773925\#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a773925 \h \w</w:instrText>
      </w:r>
      <w:r w:rsidR="00042850">
        <w:instrText xml:space="preserve"> \* MERGEFORMAT </w:instrText>
      </w:r>
      <w:r w:rsidRPr="00042850">
        <w:fldChar w:fldCharType="separate"/>
      </w:r>
      <w:r w:rsidR="00F069B0">
        <w:t>11.5</w:t>
      </w:r>
      <w:r w:rsidRPr="00042850">
        <w:fldChar w:fldCharType="end"/>
      </w:r>
      <w:r w:rsidRPr="00042850">
        <w:t>,</w:t>
      </w:r>
      <w:r w:rsidRPr="00042850">
        <w:t xml:space="preserve"> it takes into account the reasonable requests of the other party in relation to the content of </w:t>
      </w:r>
      <w:r w:rsidRPr="00042850">
        <w:t>such</w:t>
      </w:r>
      <w:r w:rsidRPr="00042850">
        <w:t xml:space="preserve"> disclosure</w:t>
      </w:r>
      <w:bookmarkEnd w:id="588"/>
      <w:r w:rsidRPr="00042850">
        <w:t>.</w:t>
      </w:r>
      <w:bookmarkEnd w:id="589"/>
    </w:p>
    <w:p w14:paraId="2374167C" w14:textId="439927E6" w:rsidR="00000000" w:rsidRDefault="00000000" w:rsidP="000C276E">
      <w:pPr>
        <w:pStyle w:val="Untitledsubclause1"/>
      </w:pPr>
      <w:bookmarkStart w:id="590" w:name="a862414"/>
      <w:r>
        <w:t xml:space="preserve">Each party reserves all rights in its Confidential Information. No rights or obligations in respect of a party's Confidential Information other than those expressly stated in this </w:t>
      </w:r>
      <w:r w:rsidR="000A4CBF">
        <w:t>A</w:t>
      </w:r>
      <w:r>
        <w:t xml:space="preserve">greement are granted to the other party, or to be implied from this </w:t>
      </w:r>
      <w:r w:rsidR="000A4CBF">
        <w:t>A</w:t>
      </w:r>
      <w:r>
        <w:t>greement.</w:t>
      </w:r>
      <w:bookmarkEnd w:id="590"/>
    </w:p>
    <w:p w14:paraId="391B48F6" w14:textId="7A80DD67" w:rsidR="00AA1B09" w:rsidRPr="00042850" w:rsidRDefault="00AA1B09" w:rsidP="003E03D7">
      <w:pPr>
        <w:pStyle w:val="Untitledsubclause1"/>
        <w:pPrChange w:id="591" w:author="David Sant" w:date="2025-12-03T15:34:00Z" w16du:dateUtc="2025-12-03T15:34:00Z">
          <w:pPr>
            <w:pStyle w:val="Untitledsubclause1"/>
            <w:numPr>
              <w:numId w:val="2"/>
            </w:numPr>
          </w:pPr>
        </w:pPrChange>
      </w:pPr>
      <w:bookmarkStart w:id="592" w:name="a1017310"/>
      <w:commentRangeStart w:id="593"/>
      <w:r w:rsidRPr="00042850">
        <w:t xml:space="preserve">No party shall make, or permit any person to make, any public announcement concerning this </w:t>
      </w:r>
      <w:r w:rsidR="00FE7453">
        <w:t>Agreement</w:t>
      </w:r>
      <w:r w:rsidRPr="00042850">
        <w:t xml:space="preserve"> without the prior written consent of the other parties (such consent not to be unreasonably withheld or delayed), except as required by law, any governmental or regulatory authority (including, without limitation, any relevant securities exchange), any court or other authority of competent jurisdiction.</w:t>
      </w:r>
      <w:bookmarkEnd w:id="592"/>
      <w:commentRangeEnd w:id="593"/>
      <w:r w:rsidR="006C7515">
        <w:rPr>
          <w:rStyle w:val="CommentReference"/>
          <w:rFonts w:eastAsia="Arial"/>
          <w:lang w:eastAsia="en-GB"/>
        </w:rPr>
        <w:commentReference w:id="593"/>
      </w:r>
    </w:p>
    <w:p w14:paraId="66CAC5CE" w14:textId="1AE551AF" w:rsidR="00AA1B09" w:rsidRPr="00042850" w:rsidRDefault="00AA1B09" w:rsidP="003E03D7">
      <w:pPr>
        <w:pStyle w:val="Untitledsubclause1"/>
        <w:pPrChange w:id="594" w:author="David Sant" w:date="2025-12-03T15:34:00Z" w16du:dateUtc="2025-12-03T15:34:00Z">
          <w:pPr>
            <w:pStyle w:val="Untitledsubclause1"/>
            <w:numPr>
              <w:numId w:val="2"/>
            </w:numPr>
          </w:pPr>
        </w:pPrChange>
      </w:pPr>
      <w:bookmarkStart w:id="595" w:name="a981475"/>
      <w:r w:rsidRPr="00042850">
        <w:t xml:space="preserve">The provisions of this </w:t>
      </w:r>
      <w:r w:rsidRPr="00042850">
        <w:fldChar w:fldCharType="begin"/>
      </w:r>
      <w:r w:rsidRPr="00042850">
        <w:instrText>PAGEREF a622355\#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a622355 \h \w</w:instrText>
      </w:r>
      <w:r w:rsidR="00042850">
        <w:instrText xml:space="preserve"> \* MERGEFORMAT </w:instrText>
      </w:r>
      <w:r w:rsidRPr="00042850">
        <w:fldChar w:fldCharType="separate"/>
      </w:r>
      <w:r w:rsidR="00F069B0">
        <w:t>11</w:t>
      </w:r>
      <w:r w:rsidRPr="00042850">
        <w:fldChar w:fldCharType="end"/>
      </w:r>
      <w:r w:rsidRPr="00042850">
        <w:t xml:space="preserve"> shall survive </w:t>
      </w:r>
      <w:r w:rsidR="00211818">
        <w:t xml:space="preserve">for a </w:t>
      </w:r>
      <w:commentRangeStart w:id="596"/>
      <w:r w:rsidR="00211818">
        <w:t>period of [</w:t>
      </w:r>
      <w:r w:rsidR="00211818" w:rsidRPr="00ED73F0">
        <w:rPr>
          <w:highlight w:val="yellow"/>
          <w:rPrChange w:id="597" w:author="David Sant" w:date="2025-12-03T15:34:00Z" w16du:dateUtc="2025-12-03T15:34:00Z">
            <w:rPr/>
          </w:rPrChange>
        </w:rPr>
        <w:t>five</w:t>
      </w:r>
      <w:r w:rsidR="00211818">
        <w:t xml:space="preserve">] years </w:t>
      </w:r>
      <w:commentRangeEnd w:id="596"/>
      <w:r w:rsidR="00A7585E">
        <w:rPr>
          <w:rStyle w:val="CommentReference"/>
          <w:rFonts w:eastAsia="Arial"/>
          <w:lang w:eastAsia="en-GB"/>
        </w:rPr>
        <w:commentReference w:id="596"/>
      </w:r>
      <w:r w:rsidR="00211818">
        <w:t xml:space="preserve">from termination or expiry of this </w:t>
      </w:r>
      <w:r w:rsidR="00FE7453">
        <w:t>Agreement</w:t>
      </w:r>
      <w:r w:rsidRPr="00042850">
        <w:t>.</w:t>
      </w:r>
      <w:bookmarkEnd w:id="595"/>
    </w:p>
    <w:p w14:paraId="5C34B58D" w14:textId="77777777" w:rsidR="00AA1B09" w:rsidRPr="00042850" w:rsidRDefault="00AA1B09" w:rsidP="003E03D7">
      <w:pPr>
        <w:pStyle w:val="TitleClause"/>
        <w:pPrChange w:id="598" w:author="David Sant" w:date="2025-12-03T15:34:00Z" w16du:dateUtc="2025-12-03T15:34:00Z">
          <w:pPr>
            <w:pStyle w:val="TitleClause"/>
            <w:numPr>
              <w:numId w:val="2"/>
            </w:numPr>
          </w:pPr>
        </w:pPrChange>
      </w:pPr>
      <w:r w:rsidRPr="00042850">
        <w:fldChar w:fldCharType="begin"/>
      </w:r>
      <w:r w:rsidRPr="00042850">
        <w:instrText>TC "12. Indemnity" \l 1</w:instrText>
      </w:r>
      <w:r w:rsidRPr="00042850">
        <w:fldChar w:fldCharType="end"/>
      </w:r>
      <w:bookmarkStart w:id="599" w:name="a333959"/>
      <w:bookmarkStart w:id="600" w:name="_Toc256000011"/>
      <w:r w:rsidRPr="00042850">
        <w:t>Indemnity</w:t>
      </w:r>
      <w:bookmarkEnd w:id="599"/>
      <w:bookmarkEnd w:id="600"/>
    </w:p>
    <w:p w14:paraId="6D25CAE5" w14:textId="0968A546" w:rsidR="00AA1B09" w:rsidRPr="00042850" w:rsidRDefault="00C12B99" w:rsidP="003E03D7">
      <w:pPr>
        <w:pStyle w:val="Untitledsubclause1"/>
        <w:pPrChange w:id="601" w:author="David Sant" w:date="2025-12-03T15:34:00Z" w16du:dateUtc="2025-12-03T15:34:00Z">
          <w:pPr>
            <w:pStyle w:val="Untitledsubclause1"/>
            <w:numPr>
              <w:numId w:val="2"/>
            </w:numPr>
          </w:pPr>
        </w:pPrChange>
      </w:pPr>
      <w:bookmarkStart w:id="602" w:name="a276508"/>
      <w:commentRangeStart w:id="603"/>
      <w:r w:rsidRPr="00042850">
        <w:t>Without</w:t>
      </w:r>
      <w:commentRangeEnd w:id="603"/>
      <w:r w:rsidR="00E425E2">
        <w:rPr>
          <w:rStyle w:val="CommentReference"/>
          <w:rFonts w:eastAsia="Arial"/>
          <w:lang w:eastAsia="en-GB"/>
        </w:rPr>
        <w:commentReference w:id="603"/>
      </w:r>
      <w:r w:rsidRPr="00042850">
        <w:t xml:space="preserve"> prejudice to the Supplier’s obligations to perform its obligations in accordance with the terms of this </w:t>
      </w:r>
      <w:r w:rsidR="00FE7453">
        <w:t>Agreement</w:t>
      </w:r>
      <w:r w:rsidRPr="00042850">
        <w:t>, t</w:t>
      </w:r>
      <w:r w:rsidR="00AA1B09" w:rsidRPr="00042850">
        <w:t>he</w:t>
      </w:r>
      <w:r w:rsidR="00AA1B09" w:rsidRPr="00042850">
        <w:t xml:space="preserve"> Customer shall defend, indemnify and hold harmless the Supplier against claims, actions, proceedings, losses, damages, expenses and costs (including without limitation court costs and reasonable legal fees) arising out of or in connection with the Customer's </w:t>
      </w:r>
      <w:r w:rsidR="00840A23">
        <w:t>and any Authorised User</w:t>
      </w:r>
      <w:r w:rsidR="00113D47">
        <w:t xml:space="preserve">s’ </w:t>
      </w:r>
      <w:r w:rsidR="00AA1B09" w:rsidRPr="00042850">
        <w:t>use of the Services and/or Documentation, provided that:</w:t>
      </w:r>
      <w:bookmarkEnd w:id="602"/>
    </w:p>
    <w:p w14:paraId="5DE5A9E0" w14:textId="77777777" w:rsidR="00AA1B09" w:rsidRPr="00042850" w:rsidRDefault="00AA1B09" w:rsidP="003E03D7">
      <w:pPr>
        <w:pStyle w:val="Untitledsubclause2"/>
        <w:pPrChange w:id="604" w:author="David Sant" w:date="2025-12-03T15:34:00Z" w16du:dateUtc="2025-12-03T15:34:00Z">
          <w:pPr>
            <w:pStyle w:val="Untitledsubclause2"/>
            <w:numPr>
              <w:numId w:val="2"/>
            </w:numPr>
          </w:pPr>
        </w:pPrChange>
      </w:pPr>
      <w:bookmarkStart w:id="605" w:name="a714442"/>
      <w:r w:rsidRPr="00042850">
        <w:t xml:space="preserve">the Customer is given prompt notice of any such </w:t>
      </w:r>
      <w:proofErr w:type="gramStart"/>
      <w:r w:rsidRPr="00042850">
        <w:t>claim;</w:t>
      </w:r>
      <w:bookmarkEnd w:id="605"/>
      <w:proofErr w:type="gramEnd"/>
    </w:p>
    <w:p w14:paraId="4EB2EBC9" w14:textId="77777777" w:rsidR="00AA1B09" w:rsidRPr="00042850" w:rsidRDefault="00AA1B09" w:rsidP="003E03D7">
      <w:pPr>
        <w:pStyle w:val="Untitledsubclause2"/>
        <w:pPrChange w:id="606" w:author="David Sant" w:date="2025-12-03T15:34:00Z" w16du:dateUtc="2025-12-03T15:34:00Z">
          <w:pPr>
            <w:pStyle w:val="Untitledsubclause2"/>
            <w:numPr>
              <w:numId w:val="2"/>
            </w:numPr>
          </w:pPr>
        </w:pPrChange>
      </w:pPr>
      <w:bookmarkStart w:id="607" w:name="a135059"/>
      <w:r w:rsidRPr="00042850">
        <w:t>the Supplier provides reasonable co-operation to the Customer in the defence and settlement of such claim, at the Customer's expense; and</w:t>
      </w:r>
      <w:bookmarkEnd w:id="607"/>
    </w:p>
    <w:p w14:paraId="410C7010" w14:textId="77777777" w:rsidR="00AA1B09" w:rsidRPr="00042850" w:rsidRDefault="00AA1B09" w:rsidP="003E03D7">
      <w:pPr>
        <w:pStyle w:val="Untitledsubclause2"/>
        <w:pPrChange w:id="608" w:author="David Sant" w:date="2025-12-03T15:34:00Z" w16du:dateUtc="2025-12-03T15:34:00Z">
          <w:pPr>
            <w:pStyle w:val="Untitledsubclause2"/>
            <w:numPr>
              <w:numId w:val="2"/>
            </w:numPr>
          </w:pPr>
        </w:pPrChange>
      </w:pPr>
      <w:bookmarkStart w:id="609" w:name="a607629"/>
      <w:r w:rsidRPr="00042850">
        <w:t>the Customer is given sole authority to defend or settle the claim.</w:t>
      </w:r>
      <w:bookmarkEnd w:id="609"/>
    </w:p>
    <w:p w14:paraId="1533DAD3" w14:textId="1A78C58A" w:rsidR="00AA1B09" w:rsidRPr="00042850" w:rsidRDefault="00AA1B09" w:rsidP="003E03D7">
      <w:pPr>
        <w:pStyle w:val="Untitledsubclause1"/>
        <w:pPrChange w:id="610" w:author="David Sant" w:date="2025-12-03T15:34:00Z" w16du:dateUtc="2025-12-03T15:34:00Z">
          <w:pPr>
            <w:pStyle w:val="Untitledsubclause1"/>
            <w:numPr>
              <w:numId w:val="2"/>
            </w:numPr>
          </w:pPr>
        </w:pPrChange>
      </w:pPr>
      <w:bookmarkStart w:id="611" w:name="a455499"/>
      <w:commentRangeStart w:id="612"/>
      <w:r w:rsidRPr="00042850">
        <w:t>The Supplier shall defend the Customer</w:t>
      </w:r>
      <w:commentRangeEnd w:id="612"/>
      <w:r w:rsidR="00C609F3">
        <w:rPr>
          <w:rStyle w:val="CommentReference"/>
          <w:rFonts w:eastAsia="Arial"/>
          <w:lang w:eastAsia="en-GB"/>
        </w:rPr>
        <w:commentReference w:id="612"/>
      </w:r>
      <w:r w:rsidRPr="00042850">
        <w:t xml:space="preserve">, its officers, directors and employees against any claim that the Customer's use of the Services or Documentation in accordance with this </w:t>
      </w:r>
      <w:r w:rsidR="00FE7453">
        <w:t>Agreement</w:t>
      </w:r>
      <w:r w:rsidRPr="00042850">
        <w:t xml:space="preserve"> infringes any United Kingdom</w:t>
      </w:r>
      <w:r w:rsidRPr="00042850">
        <w:t xml:space="preserve"> </w:t>
      </w:r>
      <w:r w:rsidR="00C609F3">
        <w:t>or Eur</w:t>
      </w:r>
      <w:r w:rsidR="007F3DC5">
        <w:t>opean</w:t>
      </w:r>
      <w:r w:rsidR="007F3DC5">
        <w:t xml:space="preserve"> </w:t>
      </w:r>
      <w:r w:rsidRPr="00042850">
        <w:t>patent effective as of the Effective Date, copyright, trade mark, database right or right</w:t>
      </w:r>
      <w:r w:rsidRPr="00042850">
        <w:t xml:space="preserve"> of confidentiality</w:t>
      </w:r>
      <w:r w:rsidRPr="00042850">
        <w:t>, and shall indemnify the Customer for any amounts awarded against the Customer in judgment or settlement of such claims, provided that:</w:t>
      </w:r>
      <w:bookmarkEnd w:id="611"/>
    </w:p>
    <w:p w14:paraId="015E8F4C" w14:textId="77777777" w:rsidR="00AA1B09" w:rsidRPr="00042850" w:rsidRDefault="00AA1B09" w:rsidP="003E03D7">
      <w:pPr>
        <w:pStyle w:val="Untitledsubclause2"/>
        <w:pPrChange w:id="614" w:author="David Sant" w:date="2025-12-03T15:34:00Z" w16du:dateUtc="2025-12-03T15:34:00Z">
          <w:pPr>
            <w:pStyle w:val="Untitledsubclause2"/>
            <w:numPr>
              <w:numId w:val="2"/>
            </w:numPr>
          </w:pPr>
        </w:pPrChange>
      </w:pPr>
      <w:bookmarkStart w:id="615" w:name="a380730"/>
      <w:r w:rsidRPr="00042850">
        <w:lastRenderedPageBreak/>
        <w:t xml:space="preserve">the Supplier is given prompt notice of any such </w:t>
      </w:r>
      <w:proofErr w:type="gramStart"/>
      <w:r w:rsidRPr="00042850">
        <w:t>claim;</w:t>
      </w:r>
      <w:bookmarkEnd w:id="615"/>
      <w:proofErr w:type="gramEnd"/>
    </w:p>
    <w:p w14:paraId="23AC0465" w14:textId="77777777" w:rsidR="00AA1B09" w:rsidRPr="00042850" w:rsidRDefault="00AA1B09" w:rsidP="003E03D7">
      <w:pPr>
        <w:pStyle w:val="Untitledsubclause2"/>
        <w:pPrChange w:id="616" w:author="David Sant" w:date="2025-12-03T15:34:00Z" w16du:dateUtc="2025-12-03T15:34:00Z">
          <w:pPr>
            <w:pStyle w:val="Untitledsubclause2"/>
            <w:numPr>
              <w:numId w:val="2"/>
            </w:numPr>
          </w:pPr>
        </w:pPrChange>
      </w:pPr>
      <w:bookmarkStart w:id="617" w:name="a667354"/>
      <w:r w:rsidRPr="00042850">
        <w:t>the Customer does not make any admission, or otherwise attempt to compromise or settle the claim and provides reasonable co-operation to the Supplier in the defence and settlement of such claim, at the Supplier's expense; and</w:t>
      </w:r>
      <w:bookmarkEnd w:id="617"/>
    </w:p>
    <w:p w14:paraId="1931497F" w14:textId="77777777" w:rsidR="00AA1B09" w:rsidRPr="00042850" w:rsidRDefault="00AA1B09" w:rsidP="003E03D7">
      <w:pPr>
        <w:pStyle w:val="Untitledsubclause2"/>
        <w:pPrChange w:id="618" w:author="David Sant" w:date="2025-12-03T15:34:00Z" w16du:dateUtc="2025-12-03T15:34:00Z">
          <w:pPr>
            <w:pStyle w:val="Untitledsubclause2"/>
            <w:numPr>
              <w:numId w:val="2"/>
            </w:numPr>
          </w:pPr>
        </w:pPrChange>
      </w:pPr>
      <w:bookmarkStart w:id="619" w:name="a994430"/>
      <w:r w:rsidRPr="00042850">
        <w:t>the Supplier is given sole authority to defend or settle the claim.</w:t>
      </w:r>
      <w:bookmarkEnd w:id="619"/>
    </w:p>
    <w:p w14:paraId="12DD51F6" w14:textId="78055835" w:rsidR="00AA1B09" w:rsidRPr="00042850" w:rsidRDefault="00AA1B09" w:rsidP="003E03D7">
      <w:pPr>
        <w:pStyle w:val="Untitledsubclause1"/>
        <w:pPrChange w:id="620" w:author="David Sant" w:date="2025-12-03T15:34:00Z" w16du:dateUtc="2025-12-03T15:34:00Z">
          <w:pPr>
            <w:pStyle w:val="Untitledsubclause1"/>
            <w:numPr>
              <w:numId w:val="2"/>
            </w:numPr>
          </w:pPr>
        </w:pPrChange>
      </w:pPr>
      <w:bookmarkStart w:id="621" w:name="a406858"/>
      <w:r w:rsidRPr="00042850">
        <w:t xml:space="preserve">In the defence or settlement of any claim, the Supplier may procure the right for the Customer to continue using the Services, replace or modify the Services so that they become non-infringing or, if such remedies are not reasonably available, terminate this </w:t>
      </w:r>
      <w:r w:rsidR="00FE7453">
        <w:t>Agreement</w:t>
      </w:r>
      <w:r w:rsidRPr="00042850">
        <w:t xml:space="preserve"> </w:t>
      </w:r>
      <w:r w:rsidR="00E77E74" w:rsidRPr="00E77E74">
        <w:t xml:space="preserve">on 2 Business Days' </w:t>
      </w:r>
      <w:r w:rsidRPr="00042850">
        <w:t>notice to the Customer without any additional liability or obligation to pay liquidated damages or other additional costs to the Customer.</w:t>
      </w:r>
      <w:bookmarkEnd w:id="621"/>
    </w:p>
    <w:p w14:paraId="4F9E0AC4" w14:textId="77777777" w:rsidR="00AA1B09" w:rsidRPr="00042850" w:rsidRDefault="00AA1B09" w:rsidP="003E03D7">
      <w:pPr>
        <w:pStyle w:val="Untitledsubclause1"/>
        <w:pPrChange w:id="622" w:author="David Sant" w:date="2025-12-03T15:34:00Z" w16du:dateUtc="2025-12-03T15:34:00Z">
          <w:pPr>
            <w:pStyle w:val="Untitledsubclause1"/>
            <w:numPr>
              <w:numId w:val="2"/>
            </w:numPr>
          </w:pPr>
        </w:pPrChange>
      </w:pPr>
      <w:bookmarkStart w:id="623" w:name="a278782"/>
      <w:r w:rsidRPr="00042850">
        <w:t>In no event shall the Supplier, its employees, agents and sub-contractors be liable to the Customer to the extent that the alleged infringement is based on:</w:t>
      </w:r>
      <w:bookmarkEnd w:id="623"/>
    </w:p>
    <w:p w14:paraId="7D0FF2D4" w14:textId="77777777" w:rsidR="00AA1B09" w:rsidRPr="00042850" w:rsidRDefault="00AA1B09" w:rsidP="003E03D7">
      <w:pPr>
        <w:pStyle w:val="Untitledsubclause2"/>
        <w:pPrChange w:id="624" w:author="David Sant" w:date="2025-12-03T15:34:00Z" w16du:dateUtc="2025-12-03T15:34:00Z">
          <w:pPr>
            <w:pStyle w:val="Untitledsubclause2"/>
            <w:numPr>
              <w:numId w:val="2"/>
            </w:numPr>
          </w:pPr>
        </w:pPrChange>
      </w:pPr>
      <w:bookmarkStart w:id="625" w:name="a691308"/>
      <w:r w:rsidRPr="00042850">
        <w:t>a modification of the Services or Documentation by anyone other than the Supplier; or</w:t>
      </w:r>
      <w:bookmarkEnd w:id="625"/>
    </w:p>
    <w:p w14:paraId="67E3ADA4" w14:textId="77777777" w:rsidR="00AA1B09" w:rsidRPr="00042850" w:rsidRDefault="00AA1B09" w:rsidP="003E03D7">
      <w:pPr>
        <w:pStyle w:val="Untitledsubclause2"/>
        <w:pPrChange w:id="626" w:author="David Sant" w:date="2025-12-03T15:34:00Z" w16du:dateUtc="2025-12-03T15:34:00Z">
          <w:pPr>
            <w:pStyle w:val="Untitledsubclause2"/>
            <w:numPr>
              <w:numId w:val="2"/>
            </w:numPr>
          </w:pPr>
        </w:pPrChange>
      </w:pPr>
      <w:bookmarkStart w:id="627" w:name="a453728"/>
      <w:r w:rsidRPr="00042850">
        <w:t>the Customer's use of the Services or Documentation in a manner contrary to the instructions given to the Customer by the Supplier; or</w:t>
      </w:r>
      <w:bookmarkEnd w:id="627"/>
    </w:p>
    <w:p w14:paraId="24896BE2" w14:textId="7DAC958B" w:rsidR="00AA1B09" w:rsidRPr="00042850" w:rsidRDefault="00AA1B09" w:rsidP="003E03D7">
      <w:pPr>
        <w:pStyle w:val="Untitledsubclause2"/>
        <w:pPrChange w:id="628" w:author="David Sant" w:date="2025-12-03T15:34:00Z" w16du:dateUtc="2025-12-03T15:34:00Z">
          <w:pPr>
            <w:pStyle w:val="Untitledsubclause2"/>
            <w:numPr>
              <w:numId w:val="2"/>
            </w:numPr>
          </w:pPr>
        </w:pPrChange>
      </w:pPr>
      <w:bookmarkStart w:id="629" w:name="a635310"/>
      <w:r w:rsidRPr="00042850">
        <w:t>the Customer's use of the Services or Documentation after notice of the alleged or actual infringement from the Supplier or any appropriate authority</w:t>
      </w:r>
      <w:r>
        <w:t>; or</w:t>
      </w:r>
      <w:bookmarkEnd w:id="629"/>
    </w:p>
    <w:p w14:paraId="43CEE232" w14:textId="77777777" w:rsidR="00000000" w:rsidRDefault="00000000" w:rsidP="000C276E">
      <w:pPr>
        <w:pStyle w:val="Untitledsubclause2"/>
      </w:pPr>
      <w:bookmarkStart w:id="630" w:name="a278099"/>
      <w:r>
        <w:t>the Customer Data; or</w:t>
      </w:r>
      <w:bookmarkEnd w:id="630"/>
    </w:p>
    <w:p w14:paraId="60E0BA07" w14:textId="5954FE6C" w:rsidR="00E835C4" w:rsidRDefault="00FF3397" w:rsidP="00B612E1">
      <w:pPr>
        <w:pStyle w:val="Untitledsubclause2"/>
        <w:pPrChange w:id="631" w:author="David Sant" w:date="2025-12-03T15:34:00Z" w16du:dateUtc="2025-12-03T15:34:00Z">
          <w:pPr>
            <w:pStyle w:val="Untitledsubclause2"/>
            <w:numPr>
              <w:numId w:val="2"/>
            </w:numPr>
          </w:pPr>
        </w:pPrChange>
      </w:pPr>
      <w:bookmarkStart w:id="632" w:name="a197417"/>
      <w:r>
        <w:t xml:space="preserve">the Customer's breach of this </w:t>
      </w:r>
      <w:r w:rsidR="00FE7453">
        <w:t>Agreement</w:t>
      </w:r>
      <w:r>
        <w:t>.</w:t>
      </w:r>
      <w:bookmarkEnd w:id="632"/>
    </w:p>
    <w:p w14:paraId="6EE53A5E" w14:textId="2BD832B0" w:rsidR="00B379E5" w:rsidRPr="00B379E5" w:rsidRDefault="00B379E5" w:rsidP="00B379E5">
      <w:pPr>
        <w:pStyle w:val="Untitledsubclause1"/>
        <w:pPrChange w:id="633" w:author="David Sant" w:date="2025-12-03T15:34:00Z" w16du:dateUtc="2025-12-03T15:34:00Z">
          <w:pPr>
            <w:pStyle w:val="Untitledsubclause1"/>
            <w:numPr>
              <w:numId w:val="2"/>
            </w:numPr>
          </w:pPr>
        </w:pPrChange>
      </w:pPr>
      <w:bookmarkStart w:id="634" w:name="a90563"/>
      <w:r w:rsidRPr="00B379E5">
        <w:t xml:space="preserve">The foregoing </w:t>
      </w:r>
      <w:r w:rsidR="00E425E2">
        <w:t>[</w:t>
      </w:r>
      <w:commentRangeStart w:id="635"/>
      <w:r w:rsidR="00E425E2">
        <w:t xml:space="preserve">and </w:t>
      </w:r>
      <w:r w:rsidR="00E425E2">
        <w:t>clause 1</w:t>
      </w:r>
      <w:r w:rsidR="00F069B0">
        <w:t>3</w:t>
      </w:r>
      <w:r w:rsidR="00E425E2">
        <w:t>.</w:t>
      </w:r>
      <w:r w:rsidR="00CF4F27">
        <w:t>3</w:t>
      </w:r>
      <w:r w:rsidR="00E425E2">
        <w:t>(b)</w:t>
      </w:r>
      <w:commentRangeEnd w:id="635"/>
      <w:r w:rsidR="00E425E2">
        <w:rPr>
          <w:rStyle w:val="CommentReference"/>
          <w:rFonts w:eastAsia="Arial"/>
          <w:lang w:eastAsia="en-GB"/>
        </w:rPr>
        <w:commentReference w:id="635"/>
      </w:r>
      <w:r w:rsidR="00E425E2">
        <w:t xml:space="preserve">] </w:t>
      </w:r>
      <w:r w:rsidRPr="00B379E5">
        <w:t>states</w:t>
      </w:r>
      <w:r w:rsidRPr="00B379E5">
        <w:t xml:space="preserve"> the Customer's sole and exclusive rights and remedies, and the Supplier's (including the Supplier's employees', agents' and sub-contractors') entire obligations and liability, for infringement </w:t>
      </w:r>
      <w:r w:rsidR="00000000">
        <w:t xml:space="preserve">or alleged infringement </w:t>
      </w:r>
      <w:r w:rsidRPr="00B379E5">
        <w:t xml:space="preserve">of any patent, copyright, </w:t>
      </w:r>
      <w:proofErr w:type="gramStart"/>
      <w:r w:rsidRPr="00B379E5">
        <w:t>trade mark</w:t>
      </w:r>
      <w:proofErr w:type="gramEnd"/>
      <w:r w:rsidRPr="00B379E5">
        <w:t>,</w:t>
      </w:r>
      <w:r w:rsidRPr="00B379E5">
        <w:t xml:space="preserve"> database right </w:t>
      </w:r>
      <w:bookmarkEnd w:id="634"/>
      <w:r w:rsidRPr="00B379E5">
        <w:t xml:space="preserve">or right of confidentiality. </w:t>
      </w:r>
    </w:p>
    <w:p w14:paraId="60F5A737" w14:textId="77777777" w:rsidR="00AA1B09" w:rsidRPr="00042850" w:rsidRDefault="00AA1B09" w:rsidP="003E03D7">
      <w:pPr>
        <w:pStyle w:val="TitleClause"/>
        <w:pPrChange w:id="636" w:author="David Sant" w:date="2025-12-03T15:34:00Z" w16du:dateUtc="2025-12-03T15:34:00Z">
          <w:pPr>
            <w:pStyle w:val="TitleClause"/>
            <w:numPr>
              <w:numId w:val="2"/>
            </w:numPr>
          </w:pPr>
        </w:pPrChange>
      </w:pPr>
      <w:r w:rsidRPr="00042850">
        <w:fldChar w:fldCharType="begin"/>
      </w:r>
      <w:r w:rsidRPr="00042850">
        <w:instrText>TC "13. Limitation of liability" \l 1</w:instrText>
      </w:r>
      <w:r w:rsidRPr="00042850">
        <w:fldChar w:fldCharType="end"/>
      </w:r>
      <w:bookmarkStart w:id="637" w:name="a990385"/>
      <w:bookmarkStart w:id="638" w:name="_Toc256000012"/>
      <w:r w:rsidRPr="00042850">
        <w:t>Limitation of liability</w:t>
      </w:r>
      <w:bookmarkEnd w:id="637"/>
      <w:bookmarkEnd w:id="638"/>
    </w:p>
    <w:p w14:paraId="0E3CB081" w14:textId="60F276D0" w:rsidR="00000000" w:rsidRPr="00F053B0" w:rsidRDefault="00D04019" w:rsidP="000C276E">
      <w:pPr>
        <w:pStyle w:val="Untitledsubclause1"/>
        <w:numPr>
          <w:ilvl w:val="1"/>
          <w:numId w:val="4"/>
        </w:numPr>
      </w:pPr>
      <w:r w:rsidRPr="00D04019">
        <w:t>I</w:t>
      </w:r>
      <w:r w:rsidR="00000000" w:rsidRPr="00D04019">
        <w:t>n this clause 13</w:t>
      </w:r>
      <w:r w:rsidRPr="00D04019">
        <w:t xml:space="preserve"> “</w:t>
      </w:r>
      <w:r w:rsidRPr="00D04019">
        <w:t>liability</w:t>
      </w:r>
      <w:r w:rsidRPr="00D04019">
        <w:t>” means</w:t>
      </w:r>
      <w:r>
        <w:t xml:space="preserve"> every kind of liability arising under or in connection with this </w:t>
      </w:r>
      <w:r>
        <w:t>A</w:t>
      </w:r>
      <w:r>
        <w:t>greement including but not limited to liability in contract, tort (including negligence), misrepresentation, restitution or otherwise</w:t>
      </w:r>
      <w:r>
        <w:t>.</w:t>
      </w:r>
    </w:p>
    <w:p w14:paraId="2CC07D8D" w14:textId="3D20D11A" w:rsidR="00AA1B09" w:rsidRPr="00042850" w:rsidRDefault="00AA1B09" w:rsidP="00D04019">
      <w:pPr>
        <w:pStyle w:val="Untitledsubclause1"/>
      </w:pPr>
      <w:bookmarkStart w:id="639" w:name="a710080"/>
      <w:bookmarkStart w:id="640" w:name="a891292"/>
      <w:r w:rsidRPr="00042850">
        <w:t xml:space="preserve">Except as expressly and specifically provided in this </w:t>
      </w:r>
      <w:r w:rsidR="00FE7453">
        <w:t>Agreement</w:t>
      </w:r>
      <w:r w:rsidRPr="00042850">
        <w:t>:</w:t>
      </w:r>
      <w:bookmarkEnd w:id="639"/>
      <w:bookmarkEnd w:id="640"/>
    </w:p>
    <w:p w14:paraId="6F9D6748" w14:textId="4D02D764" w:rsidR="00AA1B09" w:rsidRPr="00042850" w:rsidRDefault="00AA1B09" w:rsidP="00D04019">
      <w:pPr>
        <w:pStyle w:val="Untitledsubclause2"/>
      </w:pPr>
      <w:bookmarkStart w:id="641" w:name="a866254"/>
      <w:r w:rsidRPr="00042850">
        <w:t xml:space="preserve">the Customer assumes sole responsibility for results obtained from the use of the Services and the Documentation by the Customer, and for conclusions drawn from such use. The Supplier shall have no liability for any damage caused by errors or omissions in any </w:t>
      </w:r>
      <w:r>
        <w:t xml:space="preserve">Customer Data, </w:t>
      </w:r>
      <w:r w:rsidRPr="00042850">
        <w:t xml:space="preserve">information, instructions or scripts provided to the Supplier by the Customer in connection with the Services, or any actions taken by the Supplier at the Customer's </w:t>
      </w:r>
      <w:proofErr w:type="gramStart"/>
      <w:r w:rsidRPr="00042850">
        <w:t>direction;</w:t>
      </w:r>
      <w:bookmarkEnd w:id="641"/>
      <w:proofErr w:type="gramEnd"/>
    </w:p>
    <w:p w14:paraId="049025ED" w14:textId="2F02A6BE" w:rsidR="00AA1B09" w:rsidRPr="00042850" w:rsidRDefault="00AA1B09" w:rsidP="00D04019">
      <w:pPr>
        <w:pStyle w:val="Untitledsubclause2"/>
      </w:pPr>
      <w:bookmarkStart w:id="642" w:name="a663309"/>
      <w:r w:rsidRPr="00042850">
        <w:lastRenderedPageBreak/>
        <w:t xml:space="preserve">all warranties, representations, conditions and all other terms of any kind whatsoever implied by statute or common law are, to the fullest extent permitted by applicable law, excluded from this </w:t>
      </w:r>
      <w:r w:rsidR="00FE7453">
        <w:t>Agreement</w:t>
      </w:r>
      <w:r w:rsidRPr="00042850">
        <w:t>; and</w:t>
      </w:r>
      <w:bookmarkEnd w:id="642"/>
    </w:p>
    <w:p w14:paraId="290BB6D0" w14:textId="77777777" w:rsidR="00AA1B09" w:rsidRPr="00042850" w:rsidRDefault="00AA1B09" w:rsidP="00D04019">
      <w:pPr>
        <w:pStyle w:val="Untitledsubclause2"/>
      </w:pPr>
      <w:bookmarkStart w:id="643" w:name="a272145"/>
      <w:r w:rsidRPr="00042850">
        <w:t>the Services and the Documentation are provided to the Customer on an "as is" basis.</w:t>
      </w:r>
      <w:bookmarkEnd w:id="643"/>
    </w:p>
    <w:p w14:paraId="41710881" w14:textId="13C387C4" w:rsidR="00AA1B09" w:rsidRPr="00042850" w:rsidRDefault="00AA1B09" w:rsidP="00D04019">
      <w:pPr>
        <w:pStyle w:val="Untitledsubclause1"/>
      </w:pPr>
      <w:bookmarkStart w:id="644" w:name="a445638"/>
      <w:bookmarkStart w:id="645" w:name="a339182"/>
      <w:r w:rsidRPr="00042850">
        <w:t xml:space="preserve">Nothing in this </w:t>
      </w:r>
      <w:r w:rsidR="00FE7453">
        <w:t>Agreement</w:t>
      </w:r>
      <w:r w:rsidRPr="00042850">
        <w:t xml:space="preserve"> excludes the liability of the Supplier:</w:t>
      </w:r>
      <w:bookmarkEnd w:id="644"/>
      <w:bookmarkEnd w:id="645"/>
    </w:p>
    <w:p w14:paraId="28600685" w14:textId="77777777" w:rsidR="00AA1B09" w:rsidRPr="00042850" w:rsidRDefault="00AA1B09" w:rsidP="00D04019">
      <w:pPr>
        <w:pStyle w:val="Untitledsubclause2"/>
      </w:pPr>
      <w:bookmarkStart w:id="646" w:name="a456319"/>
      <w:r w:rsidRPr="00042850">
        <w:t>for death or personal injury caused by the Supplier's negligence; or</w:t>
      </w:r>
      <w:bookmarkEnd w:id="646"/>
    </w:p>
    <w:p w14:paraId="06E6E500" w14:textId="77777777" w:rsidR="00AA1B09" w:rsidRPr="00042850" w:rsidRDefault="00AA1B09" w:rsidP="00D04019">
      <w:pPr>
        <w:pStyle w:val="Untitledsubclause2"/>
      </w:pPr>
      <w:bookmarkStart w:id="647" w:name="a424275"/>
      <w:r w:rsidRPr="00042850">
        <w:t>for fraud or fraudulent misrepresentation.</w:t>
      </w:r>
      <w:bookmarkEnd w:id="647"/>
    </w:p>
    <w:p w14:paraId="62EBEBD1" w14:textId="48B8002B" w:rsidR="00AA1B09" w:rsidRPr="00042850" w:rsidRDefault="00AA1B09" w:rsidP="003E03D7">
      <w:pPr>
        <w:pStyle w:val="Untitledsubclause1"/>
      </w:pPr>
      <w:bookmarkStart w:id="648" w:name="a394157"/>
      <w:r w:rsidRPr="00042850">
        <w:t xml:space="preserve">Subject to </w:t>
      </w:r>
      <w:r w:rsidRPr="00042850">
        <w:fldChar w:fldCharType="begin"/>
      </w:r>
      <w:r w:rsidRPr="00042850">
        <w:instrText>PAGEREF a710080\# "'clause '"  \h</w:instrText>
      </w:r>
      <w:r w:rsidRPr="00042850">
        <w:fldChar w:fldCharType="separate"/>
      </w:r>
      <w:r w:rsidR="00D04019" w:rsidRPr="00042850">
        <w:rPr>
          <w:noProof/>
        </w:rPr>
        <w:t xml:space="preserve">clause </w:t>
      </w:r>
      <w:r w:rsidRPr="00042850">
        <w:fldChar w:fldCharType="end"/>
      </w:r>
      <w:r>
        <w:fldChar w:fldCharType="begin"/>
      </w:r>
      <w:r>
        <w:rPr>
          <w:highlight w:val="lightGray"/>
        </w:rPr>
        <w:instrText>REF a710080 \h \w</w:instrText>
      </w:r>
      <w:r>
        <w:fldChar w:fldCharType="separate"/>
      </w:r>
      <w:r w:rsidR="00D04019">
        <w:rPr>
          <w:highlight w:val="lightGray"/>
        </w:rPr>
        <w:t>13.2</w:t>
      </w:r>
      <w:r>
        <w:fldChar w:fldCharType="end"/>
      </w:r>
      <w:r w:rsidRPr="00042850">
        <w:t xml:space="preserve"> and </w:t>
      </w:r>
      <w:r w:rsidRPr="00042850">
        <w:fldChar w:fldCharType="begin"/>
      </w:r>
      <w:r w:rsidRPr="00042850">
        <w:instrText>PAGEREF a445638\# "'clause '"  \h</w:instrText>
      </w:r>
      <w:r w:rsidRPr="00042850">
        <w:fldChar w:fldCharType="separate"/>
      </w:r>
      <w:r w:rsidR="00D04019" w:rsidRPr="00042850">
        <w:rPr>
          <w:noProof/>
        </w:rPr>
        <w:t xml:space="preserve">clause </w:t>
      </w:r>
      <w:r w:rsidRPr="00042850">
        <w:fldChar w:fldCharType="end"/>
      </w:r>
      <w:r w:rsidRPr="00042850">
        <w:fldChar w:fldCharType="begin"/>
      </w:r>
      <w:r w:rsidRPr="003E03D7">
        <w:instrText>REF a445638 \h \w</w:instrText>
      </w:r>
      <w:r w:rsidR="00042850">
        <w:instrText xml:space="preserve"> \* MERGEFORMAT </w:instrText>
      </w:r>
      <w:r w:rsidRPr="00042850">
        <w:fldChar w:fldCharType="separate"/>
      </w:r>
      <w:r w:rsidR="00D04019">
        <w:t>13.3</w:t>
      </w:r>
      <w:r w:rsidRPr="00042850">
        <w:fldChar w:fldCharType="end"/>
      </w:r>
      <w:r w:rsidRPr="00042850">
        <w:t>:</w:t>
      </w:r>
      <w:bookmarkEnd w:id="648"/>
    </w:p>
    <w:p w14:paraId="44415A89" w14:textId="1B0C0E2E" w:rsidR="00000000" w:rsidRDefault="00AA1B09" w:rsidP="000C276E">
      <w:pPr>
        <w:pStyle w:val="Untitledsubclause2"/>
      </w:pPr>
      <w:bookmarkStart w:id="649" w:name="a966431"/>
      <w:r w:rsidRPr="00042850">
        <w:t xml:space="preserve">the Supplier shall </w:t>
      </w:r>
      <w:r w:rsidR="00000000">
        <w:t>have no liability</w:t>
      </w:r>
      <w:r w:rsidRPr="00042850">
        <w:t xml:space="preserve"> for any</w:t>
      </w:r>
      <w:r w:rsidR="00000000">
        <w:t>:</w:t>
      </w:r>
    </w:p>
    <w:p w14:paraId="4F7B65BD" w14:textId="3888B48E" w:rsidR="00000000" w:rsidRDefault="00AA1B09" w:rsidP="000C276E">
      <w:pPr>
        <w:pStyle w:val="Untitledsubclause3"/>
        <w:numPr>
          <w:ilvl w:val="3"/>
          <w:numId w:val="4"/>
        </w:numPr>
      </w:pPr>
      <w:bookmarkStart w:id="650" w:name="a304940"/>
      <w:r w:rsidRPr="00042850">
        <w:t xml:space="preserve">loss of profits, </w:t>
      </w:r>
      <w:bookmarkEnd w:id="650"/>
    </w:p>
    <w:p w14:paraId="6F241612" w14:textId="77777777" w:rsidR="00000000" w:rsidRDefault="00AA1B09" w:rsidP="000C276E">
      <w:pPr>
        <w:pStyle w:val="Untitledsubclause3"/>
        <w:numPr>
          <w:ilvl w:val="3"/>
          <w:numId w:val="4"/>
        </w:numPr>
      </w:pPr>
      <w:bookmarkStart w:id="651" w:name="a820213"/>
      <w:r w:rsidRPr="00042850">
        <w:t>loss of business</w:t>
      </w:r>
      <w:r>
        <w:t xml:space="preserve">, </w:t>
      </w:r>
      <w:bookmarkEnd w:id="651"/>
    </w:p>
    <w:p w14:paraId="7C3DEBD5" w14:textId="77777777" w:rsidR="00000000" w:rsidRDefault="00AA1B09" w:rsidP="000C276E">
      <w:pPr>
        <w:pStyle w:val="Untitledsubclause3"/>
        <w:numPr>
          <w:ilvl w:val="3"/>
          <w:numId w:val="4"/>
        </w:numPr>
      </w:pPr>
      <w:bookmarkStart w:id="652" w:name="a175800"/>
      <w:r>
        <w:t>wasted expenditure</w:t>
      </w:r>
      <w:r w:rsidRPr="00042850">
        <w:t xml:space="preserve">, </w:t>
      </w:r>
      <w:bookmarkEnd w:id="652"/>
    </w:p>
    <w:p w14:paraId="45AD7DC3" w14:textId="77777777" w:rsidR="00000000" w:rsidRDefault="00AA1B09" w:rsidP="000C276E">
      <w:pPr>
        <w:pStyle w:val="Untitledsubclause3"/>
        <w:numPr>
          <w:ilvl w:val="3"/>
          <w:numId w:val="4"/>
        </w:numPr>
      </w:pPr>
      <w:bookmarkStart w:id="653" w:name="a539007"/>
      <w:r w:rsidRPr="00042850">
        <w:t>depletion of goodwill and/or similar losses</w:t>
      </w:r>
      <w:r w:rsidR="00000000">
        <w:t xml:space="preserve">, </w:t>
      </w:r>
      <w:bookmarkEnd w:id="653"/>
    </w:p>
    <w:p w14:paraId="705916EE" w14:textId="6F838E1D" w:rsidR="00000000" w:rsidRDefault="00AA1B09" w:rsidP="000C276E">
      <w:pPr>
        <w:pStyle w:val="Untitledsubclause3"/>
        <w:numPr>
          <w:ilvl w:val="3"/>
          <w:numId w:val="4"/>
        </w:numPr>
      </w:pPr>
      <w:bookmarkStart w:id="654" w:name="a730549"/>
      <w:r w:rsidRPr="00042850">
        <w:t>loss or corruption of data or information, or</w:t>
      </w:r>
      <w:bookmarkEnd w:id="654"/>
    </w:p>
    <w:p w14:paraId="0FC2A152" w14:textId="576D15FD" w:rsidR="00AA1B09" w:rsidRPr="00042850" w:rsidRDefault="00AA1B09" w:rsidP="003E03D7">
      <w:pPr>
        <w:pStyle w:val="Untitledsubclause2"/>
        <w:pPrChange w:id="655" w:author="David Sant" w:date="2025-12-03T15:34:00Z" w16du:dateUtc="2025-12-03T15:34:00Z">
          <w:pPr>
            <w:pStyle w:val="Untitledsubclause3"/>
          </w:pPr>
        </w:pPrChange>
      </w:pPr>
      <w:bookmarkStart w:id="656" w:name="a422653"/>
      <w:r w:rsidRPr="00042850">
        <w:t>any special, indirect or consequential loss, costs, damages, charges or expenses; and</w:t>
      </w:r>
      <w:bookmarkEnd w:id="649"/>
      <w:bookmarkEnd w:id="656"/>
    </w:p>
    <w:p w14:paraId="38B38BF3" w14:textId="2AF788E8" w:rsidR="00AA1B09" w:rsidRPr="00042850" w:rsidRDefault="00AA1B09" w:rsidP="003E03D7">
      <w:pPr>
        <w:pStyle w:val="Untitledsubclause2"/>
        <w:pPrChange w:id="657" w:author="David Sant" w:date="2025-12-03T15:34:00Z" w16du:dateUtc="2025-12-03T15:34:00Z">
          <w:pPr>
            <w:pStyle w:val="Untitledsubclause2"/>
            <w:numPr>
              <w:numId w:val="2"/>
            </w:numPr>
          </w:pPr>
        </w:pPrChange>
      </w:pPr>
      <w:bookmarkStart w:id="658" w:name="a97199"/>
      <w:r w:rsidRPr="00042850">
        <w:t xml:space="preserve">the </w:t>
      </w:r>
      <w:commentRangeStart w:id="659"/>
      <w:r w:rsidRPr="00042850">
        <w:t xml:space="preserve">Supplier's </w:t>
      </w:r>
      <w:commentRangeEnd w:id="659"/>
      <w:r w:rsidR="003F11E0">
        <w:rPr>
          <w:rStyle w:val="CommentReference"/>
          <w:rFonts w:eastAsia="Arial"/>
          <w:lang w:eastAsia="en-GB"/>
        </w:rPr>
        <w:commentReference w:id="659"/>
      </w:r>
      <w:r w:rsidRPr="00042850">
        <w:t xml:space="preserve">total aggregate liability  </w:t>
      </w:r>
      <w:commentRangeStart w:id="660"/>
      <w:r w:rsidRPr="00042850">
        <w:t xml:space="preserve">(including in respect of the indemnity at </w:t>
      </w:r>
      <w:r w:rsidRPr="00042850">
        <w:fldChar w:fldCharType="begin"/>
      </w:r>
      <w:r w:rsidRPr="00042850">
        <w:instrText>PAGEREF a455499\# "'clause '"  \h</w:instrText>
      </w:r>
      <w:r w:rsidRPr="00042850">
        <w:fldChar w:fldCharType="separate"/>
      </w:r>
      <w:r w:rsidR="00F069B0" w:rsidRPr="00042850">
        <w:rPr>
          <w:noProof/>
        </w:rPr>
        <w:t xml:space="preserve">clause </w:t>
      </w:r>
      <w:r w:rsidRPr="00042850">
        <w:fldChar w:fldCharType="end"/>
      </w:r>
      <w:r w:rsidRPr="00042850">
        <w:fldChar w:fldCharType="begin"/>
      </w:r>
      <w:r w:rsidRPr="00042850">
        <w:instrText>REF a455499 \h \w</w:instrText>
      </w:r>
      <w:r w:rsidR="00042850">
        <w:instrText xml:space="preserve"> \* MERGEFORMAT </w:instrText>
      </w:r>
      <w:r w:rsidRPr="00042850">
        <w:fldChar w:fldCharType="separate"/>
      </w:r>
      <w:r w:rsidR="00F069B0">
        <w:t>12.2</w:t>
      </w:r>
      <w:r w:rsidRPr="00042850">
        <w:fldChar w:fldCharType="end"/>
      </w:r>
      <w:r w:rsidRPr="00042850">
        <w:t>)</w:t>
      </w:r>
      <w:commentRangeEnd w:id="660"/>
      <w:r w:rsidR="000C3A75">
        <w:rPr>
          <w:rStyle w:val="CommentReference"/>
          <w:rFonts w:eastAsia="Arial"/>
          <w:lang w:eastAsia="en-GB"/>
        </w:rPr>
        <w:commentReference w:id="660"/>
      </w:r>
      <w:r w:rsidRPr="00042850">
        <w:t xml:space="preserve">, </w:t>
      </w:r>
      <w:commentRangeStart w:id="661"/>
      <w:r w:rsidRPr="00042850">
        <w:t xml:space="preserve">arising in connection with the performance or contemplated performance of this </w:t>
      </w:r>
      <w:r w:rsidR="00FE7453">
        <w:t>Agreement</w:t>
      </w:r>
      <w:r w:rsidRPr="00042850">
        <w:t xml:space="preserve"> </w:t>
      </w:r>
      <w:commentRangeEnd w:id="661"/>
      <w:r w:rsidR="003F11E0">
        <w:rPr>
          <w:rStyle w:val="CommentReference"/>
          <w:rFonts w:eastAsia="Arial"/>
          <w:lang w:eastAsia="en-GB"/>
        </w:rPr>
        <w:commentReference w:id="661"/>
      </w:r>
      <w:r w:rsidRPr="00042850">
        <w:t xml:space="preserve">shall be limited to </w:t>
      </w:r>
      <w:r w:rsidR="00290D27" w:rsidRPr="00042850">
        <w:t>t</w:t>
      </w:r>
      <w:r w:rsidRPr="00042850">
        <w:t xml:space="preserve">he </w:t>
      </w:r>
      <w:commentRangeStart w:id="662"/>
      <w:r w:rsidRPr="00042850">
        <w:t>total Fees paid during the 12 months immediately preceding the date on which the claim arose</w:t>
      </w:r>
      <w:commentRangeEnd w:id="662"/>
      <w:r w:rsidR="000A4021">
        <w:rPr>
          <w:rStyle w:val="CommentReference"/>
          <w:rFonts w:eastAsia="Arial"/>
          <w:lang w:eastAsia="en-GB"/>
        </w:rPr>
        <w:commentReference w:id="662"/>
      </w:r>
      <w:r w:rsidRPr="00042850">
        <w:t>.</w:t>
      </w:r>
      <w:bookmarkEnd w:id="658"/>
    </w:p>
    <w:p w14:paraId="5B0CB5DA" w14:textId="019EB411" w:rsidR="00AA1B09" w:rsidRPr="00042850" w:rsidRDefault="00AA1B09" w:rsidP="003E03D7">
      <w:pPr>
        <w:pStyle w:val="Untitledsubclause1"/>
        <w:pPrChange w:id="663" w:author="David Sant" w:date="2025-12-03T15:34:00Z" w16du:dateUtc="2025-12-03T15:34:00Z">
          <w:pPr>
            <w:pStyle w:val="Untitledsubclause1"/>
            <w:numPr>
              <w:numId w:val="2"/>
            </w:numPr>
          </w:pPr>
        </w:pPrChange>
      </w:pPr>
      <w:bookmarkStart w:id="664" w:name="a738740"/>
      <w:bookmarkStart w:id="665" w:name="a656813"/>
      <w:r w:rsidRPr="00042850">
        <w:t xml:space="preserve">Nothing in this </w:t>
      </w:r>
      <w:r w:rsidR="00FE7453">
        <w:t>Agreement</w:t>
      </w:r>
      <w:r w:rsidRPr="00042850">
        <w:t xml:space="preserve"> excludes the liability of the Customer for any breach, infringement or misappropriation of the Supplier’s Intellectual Property Rights</w:t>
      </w:r>
      <w:bookmarkEnd w:id="664"/>
      <w:r w:rsidRPr="00042850">
        <w:t>.</w:t>
      </w:r>
      <w:bookmarkEnd w:id="665"/>
    </w:p>
    <w:p w14:paraId="11A95E77" w14:textId="77777777" w:rsidR="00AA1B09" w:rsidRPr="00042850" w:rsidRDefault="00AA1B09" w:rsidP="003E03D7">
      <w:pPr>
        <w:pStyle w:val="TitleClause"/>
        <w:pPrChange w:id="666" w:author="David Sant" w:date="2025-12-03T15:34:00Z" w16du:dateUtc="2025-12-03T15:34:00Z">
          <w:pPr>
            <w:pStyle w:val="TitleClause"/>
            <w:numPr>
              <w:numId w:val="2"/>
            </w:numPr>
          </w:pPr>
        </w:pPrChange>
      </w:pPr>
      <w:r w:rsidRPr="00042850">
        <w:fldChar w:fldCharType="begin"/>
      </w:r>
      <w:r w:rsidRPr="00042850">
        <w:instrText>TC "14. Term and termination" \l 1</w:instrText>
      </w:r>
      <w:r w:rsidRPr="00042850">
        <w:fldChar w:fldCharType="end"/>
      </w:r>
      <w:bookmarkStart w:id="667" w:name="a236056"/>
      <w:bookmarkStart w:id="668" w:name="_Toc256000013"/>
      <w:r w:rsidRPr="00042850">
        <w:t>Term and termination</w:t>
      </w:r>
      <w:bookmarkEnd w:id="667"/>
      <w:bookmarkEnd w:id="668"/>
    </w:p>
    <w:p w14:paraId="2866DB69" w14:textId="6ACE2502" w:rsidR="00EE0025" w:rsidRDefault="00EE0025" w:rsidP="00EE0025">
      <w:pPr>
        <w:pStyle w:val="Untitledsubclause1"/>
      </w:pPr>
      <w:bookmarkStart w:id="669" w:name="a819484"/>
      <w:bookmarkStart w:id="670" w:name="_Ref74227109"/>
      <w:r>
        <w:rPr>
          <w:rStyle w:val="Hyperlink4"/>
          <w:rPrChange w:id="671" w:author="David Sant" w:date="2025-12-03T15:34:00Z" w16du:dateUtc="2025-12-03T15:34:00Z">
            <w:rPr/>
          </w:rPrChange>
        </w:rPr>
        <w:t xml:space="preserve">This </w:t>
      </w:r>
      <w:r w:rsidR="00FE7453">
        <w:rPr>
          <w:rStyle w:val="Hyperlink4"/>
          <w:rFonts w:cs="Arial Unicode MS"/>
        </w:rPr>
        <w:t>Agreement</w:t>
      </w:r>
      <w:r>
        <w:rPr>
          <w:rStyle w:val="Hyperlink4"/>
          <w:rPrChange w:id="672" w:author="David Sant" w:date="2025-12-03T15:34:00Z" w16du:dateUtc="2025-12-03T15:34:00Z">
            <w:rPr/>
          </w:rPrChange>
        </w:rPr>
        <w:t xml:space="preserve"> shall, unless otherwise terminated as provided in this </w:t>
      </w:r>
      <w:r>
        <w:rPr>
          <w:rStyle w:val="Hyperlink4"/>
          <w:rFonts w:cs="Arial Unicode MS"/>
        </w:rPr>
        <w:t xml:space="preserve">clause </w:t>
      </w:r>
      <w:hyperlink w:anchor="a236056" w:history="1">
        <w:r>
          <w:rPr>
            <w:rStyle w:val="Hyperlink4"/>
            <w:rFonts w:cs="Arial Unicode MS"/>
          </w:rPr>
          <w:t>1</w:t>
        </w:r>
        <w:r w:rsidR="00F069B0">
          <w:rPr>
            <w:rStyle w:val="Hyperlink4"/>
            <w:rFonts w:cs="Arial Unicode MS"/>
          </w:rPr>
          <w:t>4</w:t>
        </w:r>
      </w:hyperlink>
      <w:r>
        <w:rPr>
          <w:rStyle w:val="Hyperlink4"/>
          <w:rPrChange w:id="673" w:author="David Sant" w:date="2025-12-03T15:34:00Z" w16du:dateUtc="2025-12-03T15:34:00Z">
            <w:rPr/>
          </w:rPrChange>
        </w:rPr>
        <w:t xml:space="preserve">, commence on the Effective Date and </w:t>
      </w:r>
      <w:commentRangeStart w:id="674"/>
      <w:r>
        <w:rPr>
          <w:rStyle w:val="Hyperlink4"/>
          <w:rPrChange w:id="675" w:author="David Sant" w:date="2025-12-03T15:34:00Z" w16du:dateUtc="2025-12-03T15:34:00Z">
            <w:rPr/>
          </w:rPrChange>
        </w:rPr>
        <w:t xml:space="preserve">shall </w:t>
      </w:r>
      <w:commentRangeEnd w:id="674"/>
      <w:r>
        <w:rPr>
          <w:rStyle w:val="CommentReference"/>
          <w:rFonts w:ascii="Times New Roman" w:hAnsi="Times New Roman" w:cs="Times New Roman"/>
          <w:color w:val="auto"/>
        </w:rPr>
        <w:commentReference w:id="674"/>
      </w:r>
      <w:r>
        <w:rPr>
          <w:rStyle w:val="Hyperlink4"/>
          <w:rFonts w:cs="Arial Unicode MS"/>
        </w:rPr>
        <w:t>continue as follows:</w:t>
      </w:r>
    </w:p>
    <w:p w14:paraId="5DC30DC5" w14:textId="32C8C4AC" w:rsidR="00E9194D" w:rsidRPr="00E9194D" w:rsidRDefault="00EE0025" w:rsidP="00EE0025">
      <w:pPr>
        <w:pStyle w:val="Untitledsubclause2"/>
        <w:rPr>
          <w:rStyle w:val="Hyperlink4"/>
          <w:rFonts w:eastAsia="Arial"/>
        </w:rPr>
      </w:pPr>
      <w:r>
        <w:rPr>
          <w:rStyle w:val="Hyperlink4"/>
          <w:rFonts w:cs="Arial Unicode MS"/>
        </w:rPr>
        <w:t xml:space="preserve">where the </w:t>
      </w:r>
      <w:r w:rsidR="005404E9">
        <w:rPr>
          <w:rStyle w:val="Hyperlink4"/>
          <w:rFonts w:cs="Arial Unicode MS"/>
        </w:rPr>
        <w:t>Order Details</w:t>
      </w:r>
      <w:r>
        <w:rPr>
          <w:rStyle w:val="Hyperlink4"/>
          <w:rFonts w:cs="Arial Unicode MS"/>
        </w:rPr>
        <w:t xml:space="preserve"> </w:t>
      </w:r>
      <w:r w:rsidR="00F05F5B">
        <w:rPr>
          <w:rStyle w:val="Hyperlink4"/>
          <w:rFonts w:cs="Arial Unicode MS"/>
        </w:rPr>
        <w:t>include</w:t>
      </w:r>
      <w:r>
        <w:rPr>
          <w:rStyle w:val="Hyperlink4"/>
          <w:rFonts w:cs="Arial Unicode MS"/>
        </w:rPr>
        <w:t xml:space="preserve"> a Trial Period</w:t>
      </w:r>
      <w:r w:rsidR="00E9194D">
        <w:rPr>
          <w:rStyle w:val="Hyperlink4"/>
          <w:rFonts w:cs="Arial Unicode MS"/>
        </w:rPr>
        <w:t>:</w:t>
      </w:r>
    </w:p>
    <w:p w14:paraId="0CFC0FEF" w14:textId="67423DFA" w:rsidR="00EE0025" w:rsidRPr="00E9194D" w:rsidRDefault="00EE0025" w:rsidP="00E9194D">
      <w:pPr>
        <w:pStyle w:val="Untitledsubclause3"/>
        <w:rPr>
          <w:rStyle w:val="Hyperlink4"/>
          <w:rFonts w:eastAsia="Arial"/>
        </w:rPr>
      </w:pPr>
      <w:r>
        <w:rPr>
          <w:rStyle w:val="Hyperlink4"/>
          <w:rFonts w:cs="Arial Unicode MS"/>
        </w:rPr>
        <w:t xml:space="preserve">the Trial Period shall commence on the </w:t>
      </w:r>
      <w:r w:rsidR="00266DB7">
        <w:rPr>
          <w:rStyle w:val="Hyperlink4"/>
          <w:rFonts w:cs="Arial Unicode MS"/>
        </w:rPr>
        <w:t>date indicated in the Order Details</w:t>
      </w:r>
      <w:r>
        <w:rPr>
          <w:rStyle w:val="Hyperlink4"/>
          <w:rFonts w:cs="Arial Unicode MS"/>
        </w:rPr>
        <w:t xml:space="preserve"> and the </w:t>
      </w:r>
      <w:r w:rsidR="00FE7453">
        <w:rPr>
          <w:rStyle w:val="Hyperlink4"/>
          <w:rFonts w:cs="Arial Unicode MS"/>
        </w:rPr>
        <w:t>Agreement</w:t>
      </w:r>
      <w:r>
        <w:rPr>
          <w:rStyle w:val="Hyperlink4"/>
          <w:rFonts w:cs="Arial Unicode MS"/>
        </w:rPr>
        <w:t xml:space="preserve"> shall continue for the Trial Period;</w:t>
      </w:r>
      <w:r w:rsidR="00D94ED8">
        <w:rPr>
          <w:rStyle w:val="Hyperlink4"/>
          <w:rFonts w:cs="Arial Unicode MS"/>
        </w:rPr>
        <w:t xml:space="preserve"> and</w:t>
      </w:r>
    </w:p>
    <w:p w14:paraId="7EEC19A1" w14:textId="016EBF22" w:rsidR="00E9194D" w:rsidRPr="00176D68" w:rsidRDefault="00E9194D" w:rsidP="00E9194D">
      <w:pPr>
        <w:pStyle w:val="Untitledsubclause3"/>
        <w:rPr>
          <w:rStyle w:val="Hyperlink4"/>
          <w:rFonts w:eastAsia="Arial"/>
        </w:rPr>
      </w:pPr>
      <w:r>
        <w:rPr>
          <w:rStyle w:val="Hyperlink4"/>
          <w:rFonts w:cs="Arial Unicode MS"/>
        </w:rPr>
        <w:t xml:space="preserve">upon expiry of the Trial Period, the Services shall automatically </w:t>
      </w:r>
      <w:commentRangeStart w:id="676"/>
      <w:r>
        <w:rPr>
          <w:rStyle w:val="Hyperlink4"/>
          <w:rFonts w:cs="Arial Unicode MS"/>
        </w:rPr>
        <w:t>[</w:t>
      </w:r>
      <w:r w:rsidRPr="00C379C3">
        <w:rPr>
          <w:rStyle w:val="Hyperlink4"/>
          <w:rFonts w:cs="Arial Unicode MS"/>
          <w:highlight w:val="yellow"/>
        </w:rPr>
        <w:t>terminate</w:t>
      </w:r>
      <w:proofErr w:type="gramStart"/>
      <w:r>
        <w:rPr>
          <w:rStyle w:val="Hyperlink4"/>
          <w:rFonts w:cs="Arial Unicode MS"/>
        </w:rPr>
        <w:t>]</w:t>
      </w:r>
      <w:r w:rsidR="00C379C3">
        <w:rPr>
          <w:rStyle w:val="Hyperlink4"/>
          <w:rFonts w:cs="Arial Unicode MS"/>
        </w:rPr>
        <w:t>[</w:t>
      </w:r>
      <w:proofErr w:type="gramEnd"/>
      <w:r w:rsidR="00C379C3" w:rsidRPr="00C379C3">
        <w:rPr>
          <w:rStyle w:val="Hyperlink4"/>
          <w:highlight w:val="yellow"/>
          <w:rPrChange w:id="677" w:author="David Sant" w:date="2025-12-03T15:34:00Z" w16du:dateUtc="2025-12-03T15:34:00Z">
            <w:rPr/>
          </w:rPrChange>
        </w:rPr>
        <w:t>continue for the Initial Subscription Term</w:t>
      </w:r>
      <w:r w:rsidR="00825C2F">
        <w:rPr>
          <w:rStyle w:val="Hyperlink4"/>
          <w:rPrChange w:id="678" w:author="David Sant" w:date="2025-12-03T15:34:00Z" w16du:dateUtc="2025-12-03T15:34:00Z">
            <w:rPr/>
          </w:rPrChange>
        </w:rPr>
        <w:t xml:space="preserve"> </w:t>
      </w:r>
      <w:r w:rsidR="00825C2F">
        <w:rPr>
          <w:rStyle w:val="Hyperlink4"/>
          <w:rFonts w:cs="Arial Unicode MS"/>
        </w:rPr>
        <w:t>unless</w:t>
      </w:r>
      <w:r w:rsidR="00E6520F">
        <w:rPr>
          <w:rStyle w:val="Hyperlink4"/>
          <w:rFonts w:cs="Arial Unicode MS"/>
        </w:rPr>
        <w:t xml:space="preserve"> terminated by either party giving to the other written notice of termination at least equal to the Notice Period before the end of the Trial Period, in which case this Agreement shall terminate upon the expiry of the </w:t>
      </w:r>
      <w:r w:rsidR="00DB0898">
        <w:rPr>
          <w:rStyle w:val="Hyperlink4"/>
          <w:rFonts w:cs="Arial Unicode MS"/>
        </w:rPr>
        <w:t>Trial Period</w:t>
      </w:r>
      <w:r w:rsidR="00C379C3">
        <w:rPr>
          <w:rStyle w:val="Hyperlink4"/>
          <w:rFonts w:cs="Arial Unicode MS"/>
        </w:rPr>
        <w:t>]</w:t>
      </w:r>
      <w:commentRangeEnd w:id="676"/>
      <w:r w:rsidR="00994F3F">
        <w:rPr>
          <w:rStyle w:val="Hyperlink4"/>
          <w:rFonts w:cs="Arial Unicode MS"/>
        </w:rPr>
        <w:t>.</w:t>
      </w:r>
      <w:r w:rsidR="0058369F">
        <w:rPr>
          <w:rStyle w:val="CommentReference"/>
          <w:rFonts w:eastAsia="Arial"/>
          <w:lang w:eastAsia="en-GB"/>
        </w:rPr>
        <w:commentReference w:id="676"/>
      </w:r>
    </w:p>
    <w:p w14:paraId="3BA47974" w14:textId="7BE7B901" w:rsidR="00EE0025" w:rsidRDefault="00EE0025" w:rsidP="007D09EE">
      <w:pPr>
        <w:pStyle w:val="Untitledsubclause2"/>
        <w:pPrChange w:id="679" w:author="David Sant" w:date="2025-12-03T15:34:00Z" w16du:dateUtc="2025-12-03T15:34:00Z">
          <w:pPr>
            <w:pStyle w:val="Untitledsubclause2"/>
            <w:numPr>
              <w:numId w:val="2"/>
            </w:numPr>
          </w:pPr>
        </w:pPrChange>
      </w:pPr>
      <w:r>
        <w:rPr>
          <w:rStyle w:val="Hyperlink4"/>
          <w:rFonts w:cs="Arial Unicode MS"/>
        </w:rPr>
        <w:lastRenderedPageBreak/>
        <w:t xml:space="preserve">the </w:t>
      </w:r>
      <w:r w:rsidR="00FE7453">
        <w:rPr>
          <w:rStyle w:val="Hyperlink4"/>
          <w:rFonts w:cs="Arial Unicode MS"/>
        </w:rPr>
        <w:t>Agreement</w:t>
      </w:r>
      <w:r>
        <w:rPr>
          <w:rStyle w:val="Hyperlink4"/>
          <w:rFonts w:cs="Arial Unicode MS"/>
        </w:rPr>
        <w:t xml:space="preserve"> shall continue for the </w:t>
      </w:r>
      <w:commentRangeStart w:id="680"/>
      <w:r>
        <w:rPr>
          <w:rStyle w:val="Hyperlink4"/>
          <w:rFonts w:cs="Arial Unicode MS"/>
        </w:rPr>
        <w:t>Initial Subscription Term</w:t>
      </w:r>
      <w:commentRangeEnd w:id="680"/>
      <w:r w:rsidR="005404E9">
        <w:rPr>
          <w:rStyle w:val="CommentReference"/>
          <w:rFonts w:eastAsia="Arial"/>
          <w:lang w:eastAsia="en-GB"/>
        </w:rPr>
        <w:commentReference w:id="680"/>
      </w:r>
      <w:r>
        <w:rPr>
          <w:rStyle w:val="Hyperlink4"/>
          <w:rFonts w:cs="Arial Unicode MS"/>
        </w:rPr>
        <w:t>, which shall commence on the Subscription Start Date</w:t>
      </w:r>
      <w:r w:rsidR="007D09EE">
        <w:rPr>
          <w:rStyle w:val="Hyperlink4"/>
          <w:rFonts w:cs="Arial Unicode MS"/>
        </w:rPr>
        <w:t xml:space="preserve"> and </w:t>
      </w:r>
      <w:r w:rsidR="007D09EE">
        <w:rPr>
          <w:rStyle w:val="Hyperlink4"/>
          <w:rPrChange w:id="681" w:author="David Sant" w:date="2025-12-03T15:34:00Z" w16du:dateUtc="2025-12-03T15:34:00Z">
            <w:rPr/>
          </w:rPrChange>
        </w:rPr>
        <w:t xml:space="preserve">thereafter shall be automatically renewed </w:t>
      </w:r>
      <w:commentRangeStart w:id="682"/>
      <w:r w:rsidR="007D09EE">
        <w:rPr>
          <w:rStyle w:val="Hyperlink4"/>
          <w:rPrChange w:id="683" w:author="David Sant" w:date="2025-12-03T15:34:00Z" w16du:dateUtc="2025-12-03T15:34:00Z">
            <w:rPr/>
          </w:rPrChange>
        </w:rPr>
        <w:t>for successive periods of</w:t>
      </w:r>
      <w:r w:rsidR="00E75D2D">
        <w:rPr>
          <w:rStyle w:val="Hyperlink4"/>
          <w:rPrChange w:id="684" w:author="David Sant" w:date="2025-12-03T15:34:00Z" w16du:dateUtc="2025-12-03T15:34:00Z">
            <w:rPr/>
          </w:rPrChange>
        </w:rPr>
        <w:t xml:space="preserve"> </w:t>
      </w:r>
      <w:r w:rsidR="00870724">
        <w:rPr>
          <w:rStyle w:val="Hyperlink4"/>
          <w:rFonts w:cs="Arial Unicode MS"/>
        </w:rPr>
        <w:t xml:space="preserve">the </w:t>
      </w:r>
      <w:r w:rsidR="00B44F78">
        <w:rPr>
          <w:rStyle w:val="Hyperlink4"/>
          <w:rFonts w:cs="Arial Unicode MS"/>
        </w:rPr>
        <w:t xml:space="preserve">renewal </w:t>
      </w:r>
      <w:r w:rsidR="00870724">
        <w:rPr>
          <w:rStyle w:val="Hyperlink4"/>
          <w:rFonts w:cs="Arial Unicode MS"/>
        </w:rPr>
        <w:t xml:space="preserve">duration indicated in the Order Details, or if no such duration is included, </w:t>
      </w:r>
      <w:r w:rsidR="00B44F78" w:rsidRPr="00B44F78">
        <w:rPr>
          <w:rStyle w:val="Hyperlink4"/>
          <w:rFonts w:cs="Arial Unicode MS"/>
          <w:highlight w:val="yellow"/>
        </w:rPr>
        <w:t xml:space="preserve">an </w:t>
      </w:r>
      <w:r w:rsidR="00E75D2D" w:rsidRPr="00B44F78">
        <w:rPr>
          <w:rStyle w:val="Hyperlink4"/>
          <w:rFonts w:cs="Arial Unicode MS"/>
          <w:highlight w:val="yellow"/>
        </w:rPr>
        <w:t>equivalent duration to the Initial Subscription Term</w:t>
      </w:r>
      <w:commentRangeEnd w:id="682"/>
      <w:r w:rsidR="004E7DA5">
        <w:rPr>
          <w:rStyle w:val="CommentReference"/>
          <w:rFonts w:eastAsia="Arial"/>
          <w:lang w:eastAsia="en-GB"/>
        </w:rPr>
        <w:commentReference w:id="682"/>
      </w:r>
      <w:r w:rsidR="007D09EE">
        <w:rPr>
          <w:rStyle w:val="Hyperlink4"/>
          <w:rPrChange w:id="685" w:author="David Sant" w:date="2025-12-03T15:34:00Z" w16du:dateUtc="2025-12-03T15:34:00Z">
            <w:rPr/>
          </w:rPrChange>
        </w:rPr>
        <w:t xml:space="preserve"> (each a </w:t>
      </w:r>
      <w:r w:rsidR="007D09EE">
        <w:rPr>
          <w:rStyle w:val="None"/>
          <w:b/>
          <w:rPrChange w:id="686" w:author="David Sant" w:date="2025-12-03T15:34:00Z" w16du:dateUtc="2025-12-03T15:34:00Z">
            <w:rPr>
              <w:rStyle w:val="DefTerm"/>
            </w:rPr>
          </w:rPrChange>
        </w:rPr>
        <w:t>Renewal Period</w:t>
      </w:r>
      <w:r w:rsidR="007D09EE">
        <w:rPr>
          <w:rStyle w:val="Hyperlink4"/>
          <w:rFonts w:cs="Arial Unicode MS"/>
        </w:rPr>
        <w:t>)</w:t>
      </w:r>
      <w:r w:rsidR="007D09EE">
        <w:rPr>
          <w:rStyle w:val="Hyperlink4"/>
          <w:rPrChange w:id="687" w:author="David Sant" w:date="2025-12-03T15:34:00Z" w16du:dateUtc="2025-12-03T15:34:00Z">
            <w:rPr/>
          </w:rPrChange>
        </w:rPr>
        <w:t xml:space="preserve"> unless</w:t>
      </w:r>
      <w:r w:rsidR="007D09EE">
        <w:rPr>
          <w:rStyle w:val="Hyperlink4"/>
          <w:rFonts w:cs="Arial Unicode MS"/>
        </w:rPr>
        <w:t xml:space="preserve"> terminated by </w:t>
      </w:r>
      <w:bookmarkStart w:id="688" w:name="a135780"/>
      <w:r w:rsidR="007D09EE">
        <w:rPr>
          <w:rStyle w:val="Hyperlink4"/>
          <w:rPrChange w:id="689" w:author="David Sant" w:date="2025-12-03T15:34:00Z" w16du:dateUtc="2025-12-03T15:34:00Z">
            <w:rPr/>
          </w:rPrChange>
        </w:rPr>
        <w:t xml:space="preserve">either party </w:t>
      </w:r>
      <w:r w:rsidR="007D09EE">
        <w:rPr>
          <w:rStyle w:val="Hyperlink4"/>
          <w:rFonts w:cs="Arial Unicode MS"/>
        </w:rPr>
        <w:t>giving to</w:t>
      </w:r>
      <w:r w:rsidR="007D09EE">
        <w:rPr>
          <w:rStyle w:val="Hyperlink4"/>
          <w:rPrChange w:id="690" w:author="David Sant" w:date="2025-12-03T15:34:00Z" w16du:dateUtc="2025-12-03T15:34:00Z">
            <w:rPr/>
          </w:rPrChange>
        </w:rPr>
        <w:t xml:space="preserve"> the other </w:t>
      </w:r>
      <w:r w:rsidR="007D09EE">
        <w:rPr>
          <w:rStyle w:val="Hyperlink4"/>
          <w:rFonts w:cs="Arial Unicode MS"/>
        </w:rPr>
        <w:t>written notice</w:t>
      </w:r>
      <w:r w:rsidR="007D09EE">
        <w:rPr>
          <w:rStyle w:val="Hyperlink4"/>
          <w:rPrChange w:id="691" w:author="David Sant" w:date="2025-12-03T15:34:00Z" w16du:dateUtc="2025-12-03T15:34:00Z">
            <w:rPr/>
          </w:rPrChange>
        </w:rPr>
        <w:t xml:space="preserve"> of termination at least </w:t>
      </w:r>
      <w:r w:rsidR="007D09EE">
        <w:rPr>
          <w:rStyle w:val="Hyperlink4"/>
          <w:rFonts w:cs="Arial Unicode MS"/>
        </w:rPr>
        <w:t>equal to the Notice Period</w:t>
      </w:r>
      <w:r w:rsidR="007D09EE">
        <w:rPr>
          <w:rStyle w:val="Hyperlink4"/>
          <w:rPrChange w:id="692" w:author="David Sant" w:date="2025-12-03T15:34:00Z" w16du:dateUtc="2025-12-03T15:34:00Z">
            <w:rPr/>
          </w:rPrChange>
        </w:rPr>
        <w:t xml:space="preserve"> before the end of the </w:t>
      </w:r>
      <w:r w:rsidR="007D09EE" w:rsidRPr="00D04019">
        <w:rPr>
          <w:rStyle w:val="Hyperlink4"/>
        </w:rPr>
        <w:t>Initial Sub</w:t>
      </w:r>
      <w:r w:rsidR="007D09EE">
        <w:rPr>
          <w:rStyle w:val="Hyperlink4"/>
          <w:rPrChange w:id="693" w:author="David Sant" w:date="2025-12-03T15:34:00Z" w16du:dateUtc="2025-12-03T15:34:00Z">
            <w:rPr/>
          </w:rPrChange>
        </w:rPr>
        <w:t xml:space="preserve">scription Term or any Renewal Period, in which case this </w:t>
      </w:r>
      <w:r w:rsidR="00FE7453">
        <w:rPr>
          <w:rStyle w:val="Hyperlink4"/>
          <w:rFonts w:cs="Arial Unicode MS"/>
        </w:rPr>
        <w:t>Agreement</w:t>
      </w:r>
      <w:r w:rsidR="007D09EE">
        <w:rPr>
          <w:rStyle w:val="Hyperlink4"/>
          <w:rPrChange w:id="694" w:author="David Sant" w:date="2025-12-03T15:34:00Z" w16du:dateUtc="2025-12-03T15:34:00Z">
            <w:rPr/>
          </w:rPrChange>
        </w:rPr>
        <w:t xml:space="preserve"> shall terminate upon the expiry of the applicable Initial Subscription Term or Renewal Period</w:t>
      </w:r>
      <w:bookmarkEnd w:id="688"/>
      <w:r w:rsidR="007D09EE">
        <w:rPr>
          <w:rStyle w:val="Hyperlink4"/>
          <w:rFonts w:cs="Arial Unicode MS"/>
        </w:rPr>
        <w:t>.</w:t>
      </w:r>
    </w:p>
    <w:p w14:paraId="1BD79AD7" w14:textId="1C6F6CCC" w:rsidR="00AA1B09" w:rsidRPr="00042850" w:rsidRDefault="00AA1B09" w:rsidP="003E03D7">
      <w:pPr>
        <w:pStyle w:val="Untitledsubclause1"/>
        <w:pPrChange w:id="695" w:author="David Sant" w:date="2025-12-03T15:34:00Z" w16du:dateUtc="2025-12-03T15:34:00Z">
          <w:pPr>
            <w:pStyle w:val="Untitledsubclause1"/>
            <w:numPr>
              <w:numId w:val="2"/>
            </w:numPr>
          </w:pPr>
        </w:pPrChange>
      </w:pPr>
      <w:bookmarkStart w:id="696" w:name="a743645"/>
      <w:bookmarkEnd w:id="669"/>
      <w:bookmarkEnd w:id="670"/>
      <w:commentRangeStart w:id="697"/>
      <w:r w:rsidRPr="00042850">
        <w:t xml:space="preserve">Without affecting any other right or remedy available to it, either party may terminate this </w:t>
      </w:r>
      <w:r w:rsidR="00FE7453">
        <w:t>Agreement</w:t>
      </w:r>
      <w:r w:rsidRPr="00042850">
        <w:t xml:space="preserve"> with immediate effect by giving written notice to the other party if:</w:t>
      </w:r>
      <w:bookmarkEnd w:id="696"/>
      <w:commentRangeEnd w:id="697"/>
      <w:r w:rsidR="0072707E">
        <w:rPr>
          <w:rStyle w:val="CommentReference"/>
          <w:rFonts w:eastAsia="Arial"/>
          <w:lang w:eastAsia="en-GB"/>
        </w:rPr>
        <w:commentReference w:id="697"/>
      </w:r>
    </w:p>
    <w:p w14:paraId="395BE17A" w14:textId="14507B21" w:rsidR="00AA1B09" w:rsidRPr="00042850" w:rsidRDefault="00AA1B09" w:rsidP="003E03D7">
      <w:pPr>
        <w:pStyle w:val="Untitledsubclause2"/>
        <w:pPrChange w:id="698" w:author="David Sant" w:date="2025-12-03T15:34:00Z" w16du:dateUtc="2025-12-03T15:34:00Z">
          <w:pPr>
            <w:pStyle w:val="Untitledsubclause2"/>
            <w:numPr>
              <w:numId w:val="2"/>
            </w:numPr>
          </w:pPr>
        </w:pPrChange>
      </w:pPr>
      <w:bookmarkStart w:id="699" w:name="a672297"/>
      <w:r w:rsidRPr="00042850">
        <w:t xml:space="preserve">the other party fails to pay any amount due under this </w:t>
      </w:r>
      <w:r w:rsidR="00FE7453">
        <w:t>Agreement</w:t>
      </w:r>
      <w:r w:rsidRPr="00042850">
        <w:t xml:space="preserve"> on the due date for payment and remains in default not less than </w:t>
      </w:r>
      <w:r w:rsidR="00BA46AC">
        <w:t>[</w:t>
      </w:r>
      <w:r w:rsidR="00637B2A" w:rsidRPr="00BA46AC">
        <w:rPr>
          <w:highlight w:val="yellow"/>
        </w:rPr>
        <w:t>14</w:t>
      </w:r>
      <w:r w:rsidR="00BA46AC">
        <w:t>]</w:t>
      </w:r>
      <w:r w:rsidRPr="00042850">
        <w:t xml:space="preserve"> days after being notified in writing to make such </w:t>
      </w:r>
      <w:proofErr w:type="gramStart"/>
      <w:r w:rsidRPr="00042850">
        <w:t>payment;</w:t>
      </w:r>
      <w:bookmarkEnd w:id="699"/>
      <w:proofErr w:type="gramEnd"/>
    </w:p>
    <w:p w14:paraId="14E5E814" w14:textId="4CEE7FB6" w:rsidR="00AA1B09" w:rsidRPr="00042850" w:rsidRDefault="00AA1B09" w:rsidP="003E03D7">
      <w:pPr>
        <w:pStyle w:val="Untitledsubclause2"/>
        <w:pPrChange w:id="700" w:author="David Sant" w:date="2025-12-03T15:34:00Z" w16du:dateUtc="2025-12-03T15:34:00Z">
          <w:pPr>
            <w:pStyle w:val="Untitledsubclause2"/>
            <w:numPr>
              <w:numId w:val="2"/>
            </w:numPr>
          </w:pPr>
        </w:pPrChange>
      </w:pPr>
      <w:bookmarkStart w:id="701" w:name="a207796"/>
      <w:r w:rsidRPr="00042850">
        <w:t xml:space="preserve">the other party commits a material breach of any other term of this </w:t>
      </w:r>
      <w:r w:rsidR="00FE7453">
        <w:t>Agreement</w:t>
      </w:r>
      <w:r w:rsidRPr="00042850">
        <w:t xml:space="preserve"> and (if such breach is remediable) fails to remedy that breach within a period of </w:t>
      </w:r>
      <w:r w:rsidR="00BA46AC">
        <w:t>[</w:t>
      </w:r>
      <w:r w:rsidR="00591D5A" w:rsidRPr="00BA46AC">
        <w:rPr>
          <w:highlight w:val="yellow"/>
        </w:rPr>
        <w:t>30</w:t>
      </w:r>
      <w:r w:rsidR="00BA46AC">
        <w:t>]</w:t>
      </w:r>
      <w:r w:rsidRPr="00042850">
        <w:t xml:space="preserve"> days after being notified in writing to do </w:t>
      </w:r>
      <w:proofErr w:type="gramStart"/>
      <w:r w:rsidRPr="00042850">
        <w:t>so;</w:t>
      </w:r>
      <w:bookmarkEnd w:id="701"/>
      <w:proofErr w:type="gramEnd"/>
    </w:p>
    <w:p w14:paraId="53050A2D" w14:textId="4C29E59A" w:rsidR="00AA1B09" w:rsidRPr="00042850" w:rsidRDefault="00AA1B09" w:rsidP="003E03D7">
      <w:pPr>
        <w:pStyle w:val="Untitledsubclause2"/>
        <w:pPrChange w:id="702" w:author="David Sant" w:date="2025-12-03T15:34:00Z" w16du:dateUtc="2025-12-03T15:34:00Z">
          <w:pPr>
            <w:pStyle w:val="Untitledsubclause2"/>
            <w:numPr>
              <w:numId w:val="2"/>
            </w:numPr>
          </w:pPr>
        </w:pPrChange>
      </w:pPr>
      <w:bookmarkStart w:id="703" w:name="a188329"/>
      <w:commentRangeStart w:id="704"/>
      <w:r w:rsidRPr="00042850">
        <w:t xml:space="preserve">the </w:t>
      </w:r>
      <w:commentRangeEnd w:id="704"/>
      <w:r w:rsidR="007D4830">
        <w:rPr>
          <w:rStyle w:val="CommentReference"/>
          <w:rFonts w:eastAsia="Arial"/>
          <w:lang w:eastAsia="en-GB"/>
        </w:rPr>
        <w:commentReference w:id="704"/>
      </w:r>
      <w:r w:rsidRPr="00042850">
        <w:t xml:space="preserve">other party suspends, or threatens to suspend, payment of its debts or is unable to pay its debts as they fall due or admits inability to pay its debts or is deemed unable to pay its </w:t>
      </w:r>
      <w:proofErr w:type="gramStart"/>
      <w:r w:rsidRPr="00042850">
        <w:t>debts</w:t>
      </w:r>
      <w:r w:rsidRPr="00042850">
        <w:t>;</w:t>
      </w:r>
      <w:bookmarkEnd w:id="703"/>
      <w:proofErr w:type="gramEnd"/>
    </w:p>
    <w:p w14:paraId="29F61D63" w14:textId="176AC371" w:rsidR="00AA1B09" w:rsidRPr="00042850" w:rsidRDefault="00AA1B09" w:rsidP="003E03D7">
      <w:pPr>
        <w:pStyle w:val="Untitledsubclause2"/>
        <w:pPrChange w:id="705" w:author="David Sant" w:date="2025-12-03T15:34:00Z" w16du:dateUtc="2025-12-03T15:34:00Z">
          <w:pPr>
            <w:pStyle w:val="Untitledsubclause2"/>
            <w:numPr>
              <w:numId w:val="2"/>
            </w:numPr>
          </w:pPr>
        </w:pPrChange>
      </w:pPr>
      <w:bookmarkStart w:id="706" w:name="a188413"/>
      <w:r w:rsidRPr="00042850">
        <w:t>the other party suspends or ceases, or threatens to suspend or cease, carrying on all or a substantial part of its business;</w:t>
      </w:r>
      <w:bookmarkEnd w:id="706"/>
      <w:r w:rsidR="00182A9E" w:rsidRPr="00042850">
        <w:t xml:space="preserve"> or</w:t>
      </w:r>
    </w:p>
    <w:p w14:paraId="61D21C08" w14:textId="17169FFE" w:rsidR="00AA1B09" w:rsidRDefault="00AA1B09" w:rsidP="003E03D7">
      <w:pPr>
        <w:pStyle w:val="Untitledsubclause2"/>
        <w:pPrChange w:id="707" w:author="David Sant" w:date="2025-12-03T15:34:00Z" w16du:dateUtc="2025-12-03T15:34:00Z">
          <w:pPr>
            <w:pStyle w:val="Untitledsubclause2"/>
            <w:numPr>
              <w:numId w:val="2"/>
            </w:numPr>
          </w:pPr>
        </w:pPrChange>
      </w:pPr>
      <w:bookmarkStart w:id="708" w:name="a318029"/>
      <w:r w:rsidRPr="00042850">
        <w:t xml:space="preserve">the other party's financial position deteriorates so far as to reasonably justify the opinion that its ability to give effect to the terms of this </w:t>
      </w:r>
      <w:r w:rsidR="00FE7453">
        <w:t>Agreement</w:t>
      </w:r>
      <w:r w:rsidRPr="00042850">
        <w:t xml:space="preserve"> is in jeopardy</w:t>
      </w:r>
      <w:bookmarkEnd w:id="708"/>
      <w:r w:rsidR="00D95EF8">
        <w:t>.</w:t>
      </w:r>
    </w:p>
    <w:p w14:paraId="55E6669A" w14:textId="7BEA91CC" w:rsidR="00AA1B09" w:rsidRPr="00042850" w:rsidRDefault="00AA1B09" w:rsidP="003E03D7">
      <w:pPr>
        <w:pStyle w:val="Untitledsubclause1"/>
        <w:pPrChange w:id="709" w:author="David Sant" w:date="2025-12-03T15:34:00Z" w16du:dateUtc="2025-12-03T15:34:00Z">
          <w:pPr>
            <w:pStyle w:val="Untitledsubclause1"/>
            <w:numPr>
              <w:numId w:val="2"/>
            </w:numPr>
          </w:pPr>
        </w:pPrChange>
      </w:pPr>
      <w:bookmarkStart w:id="710" w:name="a964212"/>
      <w:r w:rsidRPr="00042850">
        <w:t xml:space="preserve">On termination of this </w:t>
      </w:r>
      <w:r w:rsidR="00FE7453">
        <w:t>Agreement</w:t>
      </w:r>
      <w:r w:rsidRPr="00042850">
        <w:t xml:space="preserve"> for any reason:</w:t>
      </w:r>
      <w:bookmarkEnd w:id="710"/>
    </w:p>
    <w:p w14:paraId="02FAF9C4" w14:textId="2C3FD28B" w:rsidR="00AA1B09" w:rsidRPr="00042850" w:rsidRDefault="00AA1B09" w:rsidP="003E03D7">
      <w:pPr>
        <w:pStyle w:val="Untitledsubclause2"/>
        <w:pPrChange w:id="711" w:author="David Sant" w:date="2025-12-03T15:34:00Z" w16du:dateUtc="2025-12-03T15:34:00Z">
          <w:pPr>
            <w:pStyle w:val="Untitledsubclause2"/>
            <w:numPr>
              <w:numId w:val="2"/>
            </w:numPr>
          </w:pPr>
        </w:pPrChange>
      </w:pPr>
      <w:bookmarkStart w:id="712" w:name="a615774"/>
      <w:r w:rsidRPr="00042850">
        <w:t xml:space="preserve">all licences granted under this </w:t>
      </w:r>
      <w:r w:rsidR="00FE7453">
        <w:t>Agreement</w:t>
      </w:r>
      <w:r w:rsidRPr="00042850">
        <w:t xml:space="preserve"> shall immediately terminate and the Customer shall immediately cease all use of the Services and/or the </w:t>
      </w:r>
      <w:proofErr w:type="gramStart"/>
      <w:r w:rsidRPr="00042850">
        <w:t>Documentation</w:t>
      </w:r>
      <w:r w:rsidRPr="00042850">
        <w:t>;</w:t>
      </w:r>
      <w:proofErr w:type="gramEnd"/>
      <w:r w:rsidRPr="00042850">
        <w:t xml:space="preserve"> </w:t>
      </w:r>
      <w:bookmarkEnd w:id="712"/>
    </w:p>
    <w:p w14:paraId="714C832E" w14:textId="77777777" w:rsidR="00AA1B09" w:rsidRPr="00042850" w:rsidRDefault="00AA1B09" w:rsidP="003E03D7">
      <w:pPr>
        <w:pStyle w:val="Untitledsubclause2"/>
        <w:pPrChange w:id="713" w:author="David Sant" w:date="2025-12-03T15:34:00Z" w16du:dateUtc="2025-12-03T15:34:00Z">
          <w:pPr>
            <w:pStyle w:val="Untitledsubclause2"/>
            <w:numPr>
              <w:numId w:val="2"/>
            </w:numPr>
          </w:pPr>
        </w:pPrChange>
      </w:pPr>
      <w:bookmarkStart w:id="714" w:name="a661090"/>
      <w:r w:rsidRPr="00042850">
        <w:t xml:space="preserve">each party shall return and make no further use of any equipment, property, Documentation and other items (and all copies of them) belonging to the other </w:t>
      </w:r>
      <w:proofErr w:type="gramStart"/>
      <w:r w:rsidRPr="00042850">
        <w:t>party;</w:t>
      </w:r>
      <w:bookmarkEnd w:id="714"/>
      <w:proofErr w:type="gramEnd"/>
    </w:p>
    <w:p w14:paraId="1F5177A6" w14:textId="1DFC6960" w:rsidR="00AA1B09" w:rsidRPr="00042850" w:rsidRDefault="00AA1B09" w:rsidP="003E03D7">
      <w:pPr>
        <w:pStyle w:val="Untitledsubclause2"/>
        <w:pPrChange w:id="715" w:author="David Sant" w:date="2025-12-03T15:34:00Z" w16du:dateUtc="2025-12-03T15:34:00Z">
          <w:pPr>
            <w:pStyle w:val="Untitledsubclause2"/>
            <w:numPr>
              <w:numId w:val="2"/>
            </w:numPr>
          </w:pPr>
        </w:pPrChange>
      </w:pPr>
      <w:bookmarkStart w:id="716" w:name="a1056299"/>
      <w:r w:rsidRPr="00042850">
        <w:t xml:space="preserve">the Supplier may destroy or otherwise dispose of any of the Customer Data in its possession unless the Supplier receives, no later </w:t>
      </w:r>
      <w:commentRangeStart w:id="717"/>
      <w:r w:rsidRPr="00042850">
        <w:t xml:space="preserve">than </w:t>
      </w:r>
      <w:r w:rsidR="00764625">
        <w:t>[</w:t>
      </w:r>
      <w:r w:rsidR="00764625" w:rsidRPr="00764625">
        <w:rPr>
          <w:highlight w:val="yellow"/>
        </w:rPr>
        <w:t>10</w:t>
      </w:r>
      <w:r w:rsidR="00764625">
        <w:t>]</w:t>
      </w:r>
      <w:r w:rsidRPr="00042850">
        <w:t xml:space="preserve"> day</w:t>
      </w:r>
      <w:commentRangeEnd w:id="717"/>
      <w:r w:rsidR="003F11E0">
        <w:rPr>
          <w:rStyle w:val="CommentReference"/>
          <w:rFonts w:eastAsia="Arial"/>
          <w:lang w:eastAsia="en-GB"/>
        </w:rPr>
        <w:commentReference w:id="717"/>
      </w:r>
      <w:r w:rsidRPr="00042850">
        <w:t>s</w:t>
      </w:r>
      <w:r w:rsidRPr="00042850">
        <w:t xml:space="preserve"> after the effective date of the termination of this </w:t>
      </w:r>
      <w:r w:rsidR="00FE7453">
        <w:t>Agreement</w:t>
      </w:r>
      <w:r w:rsidRPr="00042850">
        <w:t xml:space="preserve">, a written request for the delivery to the Customer of the then most recent back-up of the Customer Data. The Supplier shall use reasonable commercial endeavours to deliver the back-up to the Customer within </w:t>
      </w:r>
      <w:r w:rsidR="0066707B">
        <w:t>[</w:t>
      </w:r>
      <w:r w:rsidRPr="0066707B">
        <w:rPr>
          <w:highlight w:val="yellow"/>
          <w:rPrChange w:id="718" w:author="David Sant" w:date="2025-12-03T15:34:00Z" w16du:dateUtc="2025-12-03T15:34:00Z">
            <w:rPr/>
          </w:rPrChange>
        </w:rPr>
        <w:t>30</w:t>
      </w:r>
      <w:r w:rsidR="0066707B">
        <w:t>]</w:t>
      </w:r>
      <w:r w:rsidRPr="00042850">
        <w:t xml:space="preserve"> days of its receipt of such a written request, provided that the Customer </w:t>
      </w:r>
      <w:proofErr w:type="gramStart"/>
      <w:r w:rsidRPr="00042850">
        <w:t>has,</w:t>
      </w:r>
      <w:proofErr w:type="gramEnd"/>
      <w:r w:rsidRPr="00042850">
        <w:t xml:space="preserve"> at that time, paid all fees and charges outstanding at and resulting from termination (whether or not due at </w:t>
      </w:r>
      <w:r w:rsidRPr="00042850">
        <w:lastRenderedPageBreak/>
        <w:t>the date of termination). The Customer shall pay all reasonable expenses incurred by the Supplier in returning or disposing of Customer Data; and</w:t>
      </w:r>
      <w:bookmarkEnd w:id="716"/>
    </w:p>
    <w:p w14:paraId="1367D022" w14:textId="77634F34" w:rsidR="00AA1B09" w:rsidRPr="00042850" w:rsidRDefault="00AA1B09" w:rsidP="003E03D7">
      <w:pPr>
        <w:pStyle w:val="Untitledsubclause2"/>
        <w:pPrChange w:id="719" w:author="David Sant" w:date="2025-12-03T15:34:00Z" w16du:dateUtc="2025-12-03T15:34:00Z">
          <w:pPr>
            <w:pStyle w:val="Untitledsubclause2"/>
            <w:numPr>
              <w:numId w:val="2"/>
            </w:numPr>
          </w:pPr>
        </w:pPrChange>
      </w:pPr>
      <w:bookmarkStart w:id="720" w:name="a384583"/>
      <w:r w:rsidRPr="00042850">
        <w:t xml:space="preserve">any rights, remedies, obligations or liabilities of the parties that have accrued up to the date of termination, including the right to claim damages in respect of any breach of the </w:t>
      </w:r>
      <w:r w:rsidR="00FE7453">
        <w:t>Agreement</w:t>
      </w:r>
      <w:r w:rsidRPr="00042850">
        <w:t xml:space="preserve"> which existed at or before the date of termination shall not be affected or prejudiced.</w:t>
      </w:r>
      <w:bookmarkEnd w:id="720"/>
    </w:p>
    <w:p w14:paraId="10A85E01" w14:textId="77777777" w:rsidR="00AA1B09" w:rsidRPr="00042850" w:rsidRDefault="00AA1B09" w:rsidP="003E03D7">
      <w:pPr>
        <w:pStyle w:val="TitleClause"/>
        <w:pPrChange w:id="721" w:author="David Sant" w:date="2025-12-03T15:34:00Z" w16du:dateUtc="2025-12-03T15:34:00Z">
          <w:pPr>
            <w:pStyle w:val="TitleClause"/>
            <w:numPr>
              <w:numId w:val="2"/>
            </w:numPr>
          </w:pPr>
        </w:pPrChange>
      </w:pPr>
      <w:r w:rsidRPr="00042850">
        <w:fldChar w:fldCharType="begin"/>
      </w:r>
      <w:r w:rsidRPr="00042850">
        <w:instrText>TC "15. Force majeure" \l 1</w:instrText>
      </w:r>
      <w:r w:rsidRPr="00042850">
        <w:fldChar w:fldCharType="end"/>
      </w:r>
      <w:bookmarkStart w:id="722" w:name="a693134"/>
      <w:bookmarkStart w:id="723" w:name="_Toc256000014"/>
      <w:r w:rsidRPr="00042850">
        <w:t>Force majeure</w:t>
      </w:r>
      <w:bookmarkEnd w:id="722"/>
      <w:bookmarkEnd w:id="723"/>
    </w:p>
    <w:p w14:paraId="4FAFE54A" w14:textId="77777777" w:rsidR="00000000" w:rsidRDefault="00000000" w:rsidP="000C276E">
      <w:pPr>
        <w:pStyle w:val="NoNumUntitledsubclause1"/>
        <w:rPr>
          <w:del w:id="724" w:author="David Sant" w:date="2025-12-03T15:34:00Z" w16du:dateUtc="2025-12-03T15:34:00Z"/>
        </w:rPr>
      </w:pPr>
      <w:bookmarkStart w:id="725" w:name="a960167"/>
      <w:bookmarkStart w:id="726" w:name="OpenAt"/>
      <w:del w:id="727" w:author="David Sant" w:date="2025-12-03T15:34:00Z" w16du:dateUtc="2025-12-03T15:34:00Z">
        <w:r>
          <w:delText xml:space="preserve">Neither party shall be in breach of this </w:delText>
        </w:r>
        <w:r>
          <w:rPr>
            <w:rStyle w:val="cohidesearchterm"/>
          </w:rPr>
          <w:delText>agreement</w:delText>
        </w:r>
        <w:r>
          <w:delText xml:space="preserve"> or otherwise liable for any delay or failure in the performance of its obligations for so long as and to the extent that such delay or failure results from events, circumstances or causes beyond its reasonable control. If the period of delay or non-performance continues for [NUMBER] [days], the party not affected may terminate this </w:delText>
        </w:r>
        <w:r>
          <w:rPr>
            <w:rStyle w:val="cohidesearchterm"/>
          </w:rPr>
          <w:delText>agreement</w:delText>
        </w:r>
        <w:r>
          <w:delText xml:space="preserve"> by giving [not less than [NUMBER] days'] written notice to the affected party.</w:delText>
        </w:r>
      </w:del>
    </w:p>
    <w:p w14:paraId="29FC3880" w14:textId="77777777" w:rsidR="00000000" w:rsidRDefault="00000000" w:rsidP="000C276E">
      <w:pPr>
        <w:pStyle w:val="TitleClause"/>
        <w:rPr>
          <w:del w:id="728" w:author="David Sant" w:date="2025-12-03T15:34:00Z" w16du:dateUtc="2025-12-03T15:34:00Z"/>
        </w:rPr>
      </w:pPr>
      <w:del w:id="729" w:author="David Sant" w:date="2025-12-03T15:34:00Z" w16du:dateUtc="2025-12-03T15:34:00Z">
        <w:r>
          <w:fldChar w:fldCharType="begin"/>
        </w:r>
        <w:r>
          <w:delInstrText>TC "16. Conflict" \l 1</w:delInstrText>
        </w:r>
        <w:r>
          <w:fldChar w:fldCharType="end"/>
        </w:r>
        <w:bookmarkStart w:id="730" w:name="_Toc256000015"/>
        <w:bookmarkStart w:id="731" w:name="a164320"/>
        <w:r>
          <w:delText>Conflict</w:delText>
        </w:r>
        <w:bookmarkEnd w:id="730"/>
        <w:bookmarkEnd w:id="731"/>
      </w:del>
    </w:p>
    <w:p w14:paraId="4C106090" w14:textId="77777777" w:rsidR="00000000" w:rsidRDefault="00000000" w:rsidP="000C276E">
      <w:pPr>
        <w:pStyle w:val="NoNumUntitledsubclause1"/>
        <w:rPr>
          <w:del w:id="732" w:author="David Sant" w:date="2025-12-03T15:34:00Z" w16du:dateUtc="2025-12-03T15:34:00Z"/>
        </w:rPr>
      </w:pPr>
      <w:bookmarkStart w:id="733" w:name="a559529"/>
      <w:del w:id="734" w:author="David Sant" w:date="2025-12-03T15:34:00Z" w16du:dateUtc="2025-12-03T15:34:00Z">
        <w:r>
          <w:delText>If there is an inconsistency between any of the provisions in the main body of this agreement and the Schedules, the provisions in the main body of this agreement prevail.</w:delText>
        </w:r>
        <w:bookmarkEnd w:id="733"/>
      </w:del>
    </w:p>
    <w:bookmarkEnd w:id="726"/>
    <w:p w14:paraId="6590B8C3" w14:textId="19469203" w:rsidR="00355785" w:rsidRPr="00042850" w:rsidRDefault="00AA1B09" w:rsidP="00355785">
      <w:pPr>
        <w:pStyle w:val="NoNumUntitledsubclause1"/>
        <w:rPr>
          <w:ins w:id="735" w:author="David Sant" w:date="2025-12-03T15:34:00Z" w16du:dateUtc="2025-12-03T15:34:00Z"/>
        </w:rPr>
      </w:pPr>
      <w:ins w:id="736" w:author="David Sant" w:date="2025-12-03T15:34:00Z" w16du:dateUtc="2025-12-03T15:34:00Z">
        <w:r w:rsidRPr="00042850">
          <w:t xml:space="preserve">The Supplier shall have no liability to the Customer under this </w:t>
        </w:r>
        <w:r w:rsidR="00FE7453">
          <w:t>Agreement</w:t>
        </w:r>
        <w:r w:rsidRPr="00042850">
          <w:t xml:space="preserve"> if it is prevented from or delayed in performing its obligations under this </w:t>
        </w:r>
        <w:r w:rsidR="00FE7453">
          <w:t>Agreement</w:t>
        </w:r>
        <w:r w:rsidRPr="00042850">
          <w:t xml:space="preserve">, or from carrying on its business, by acts, events, omissions or accidents beyond its reasonable control, including, without limitation, strikes, lock-outs or other industrial disputes (whether involving the workforce of the Supplier or any other party), failure of a utility service or transport or telecommunications network, act of God, </w:t>
        </w:r>
        <w:r w:rsidR="00572A26" w:rsidRPr="00042850">
          <w:t xml:space="preserve">epidemic or pandemic, </w:t>
        </w:r>
        <w:r w:rsidRPr="00042850">
          <w:t>war, riot, civil commotion, malicious damage, compliance with any law or governmental order, rule, regulation or direction, accident, breakdown of plant or machinery, fire, flood, storm or default of suppliers or sub-contractors, provided that the Customer is notified of such an event and its expected duration.</w:t>
        </w:r>
        <w:bookmarkEnd w:id="725"/>
      </w:ins>
    </w:p>
    <w:p w14:paraId="7B71F879" w14:textId="3481437C" w:rsidR="00AA1B09" w:rsidRPr="00042850" w:rsidRDefault="00AA1B09" w:rsidP="003E03D7">
      <w:pPr>
        <w:pStyle w:val="TitleClause"/>
        <w:pPrChange w:id="737" w:author="David Sant" w:date="2025-12-03T15:34:00Z" w16du:dateUtc="2025-12-03T15:34:00Z">
          <w:pPr>
            <w:pStyle w:val="TitleClause"/>
            <w:numPr>
              <w:numId w:val="2"/>
            </w:numPr>
          </w:pPr>
        </w:pPrChange>
      </w:pPr>
      <w:r w:rsidRPr="00042850">
        <w:fldChar w:fldCharType="begin"/>
      </w:r>
      <w:r w:rsidRPr="00042850">
        <w:instrText>TC "17. Variation" \l 1</w:instrText>
      </w:r>
      <w:r w:rsidRPr="00042850">
        <w:fldChar w:fldCharType="end"/>
      </w:r>
      <w:bookmarkStart w:id="738" w:name="a594084"/>
      <w:bookmarkStart w:id="739" w:name="_Toc256000016"/>
      <w:r w:rsidRPr="00042850">
        <w:t>Variation</w:t>
      </w:r>
      <w:bookmarkEnd w:id="738"/>
      <w:bookmarkEnd w:id="739"/>
    </w:p>
    <w:p w14:paraId="5E563C8E" w14:textId="5BEF80E2" w:rsidR="00AA1B09" w:rsidRPr="00042850" w:rsidRDefault="00AA1B09" w:rsidP="00AA1B09">
      <w:pPr>
        <w:pStyle w:val="NoNumUntitledsubclause1"/>
      </w:pPr>
      <w:bookmarkStart w:id="740" w:name="a373901"/>
      <w:commentRangeStart w:id="741"/>
      <w:r w:rsidRPr="00042850">
        <w:t xml:space="preserve">No variation of this </w:t>
      </w:r>
      <w:del w:id="742" w:author="David Sant" w:date="2025-12-03T15:34:00Z" w16du:dateUtc="2025-12-03T15:34:00Z">
        <w:r w:rsidR="00000000">
          <w:delText>agreement</w:delText>
        </w:r>
      </w:del>
      <w:ins w:id="743" w:author="David Sant" w:date="2025-12-03T15:34:00Z" w16du:dateUtc="2025-12-03T15:34:00Z">
        <w:r w:rsidR="00FE7453">
          <w:t>Agreement</w:t>
        </w:r>
      </w:ins>
      <w:r w:rsidRPr="00042850">
        <w:t xml:space="preserve"> shall be effective unless it is in writing and signed by the parties (or their authorised representatives).</w:t>
      </w:r>
      <w:bookmarkEnd w:id="740"/>
      <w:commentRangeEnd w:id="741"/>
      <w:r w:rsidR="006743A5">
        <w:rPr>
          <w:rStyle w:val="CommentReference"/>
          <w:rFonts w:eastAsia="Arial"/>
          <w:lang w:eastAsia="en-GB"/>
        </w:rPr>
        <w:commentReference w:id="741"/>
      </w:r>
    </w:p>
    <w:p w14:paraId="2D5E0481" w14:textId="77777777" w:rsidR="00AA1B09" w:rsidRPr="00042850" w:rsidRDefault="00AA1B09" w:rsidP="003E03D7">
      <w:pPr>
        <w:pStyle w:val="TitleClause"/>
        <w:pPrChange w:id="744" w:author="David Sant" w:date="2025-12-03T15:34:00Z" w16du:dateUtc="2025-12-03T15:34:00Z">
          <w:pPr>
            <w:pStyle w:val="TitleClause"/>
            <w:numPr>
              <w:numId w:val="2"/>
            </w:numPr>
          </w:pPr>
        </w:pPrChange>
      </w:pPr>
      <w:r w:rsidRPr="00042850">
        <w:fldChar w:fldCharType="begin"/>
      </w:r>
      <w:r w:rsidRPr="00042850">
        <w:instrText>TC "18. Waiver" \l 1</w:instrText>
      </w:r>
      <w:r w:rsidRPr="00042850">
        <w:fldChar w:fldCharType="end"/>
      </w:r>
      <w:bookmarkStart w:id="745" w:name="a893488"/>
      <w:bookmarkStart w:id="746" w:name="_Toc256000017"/>
      <w:r w:rsidRPr="00042850">
        <w:t>Waiver</w:t>
      </w:r>
      <w:bookmarkEnd w:id="745"/>
      <w:bookmarkEnd w:id="746"/>
    </w:p>
    <w:p w14:paraId="02E97088" w14:textId="77777777" w:rsidR="00000000" w:rsidRDefault="00000000" w:rsidP="000C276E">
      <w:pPr>
        <w:pStyle w:val="Untitledsubclause1"/>
        <w:rPr>
          <w:del w:id="747" w:author="David Sant" w:date="2025-12-03T15:34:00Z" w16du:dateUtc="2025-12-03T15:34:00Z"/>
        </w:rPr>
      </w:pPr>
      <w:bookmarkStart w:id="748" w:name="a811444"/>
      <w:bookmarkStart w:id="749" w:name="a562367"/>
      <w:del w:id="750" w:author="David Sant" w:date="2025-12-03T15:34:00Z" w16du:dateUtc="2025-12-03T15:34:00Z">
        <w:r>
          <w:delText xml:space="preserve">A waiver of </w:delText>
        </w:r>
      </w:del>
      <w:ins w:id="751" w:author="David Sant" w:date="2025-12-03T15:34:00Z" w16du:dateUtc="2025-12-03T15:34:00Z">
        <w:r w:rsidR="00AA1B09" w:rsidRPr="00042850">
          <w:t xml:space="preserve">No failure or delay by a party to exercise </w:t>
        </w:r>
      </w:ins>
      <w:r w:rsidR="00AA1B09" w:rsidRPr="00042850">
        <w:t xml:space="preserve">any right or remedy </w:t>
      </w:r>
      <w:del w:id="752" w:author="David Sant" w:date="2025-12-03T15:34:00Z" w16du:dateUtc="2025-12-03T15:34:00Z">
        <w:r>
          <w:delText>is only effective if given in writing [and</w:delText>
        </w:r>
      </w:del>
      <w:ins w:id="753" w:author="David Sant" w:date="2025-12-03T15:34:00Z" w16du:dateUtc="2025-12-03T15:34:00Z">
        <w:r w:rsidR="00AA1B09" w:rsidRPr="00042850">
          <w:t xml:space="preserve">provided under this </w:t>
        </w:r>
        <w:r w:rsidR="00FE7453">
          <w:t>Agreement</w:t>
        </w:r>
        <w:r w:rsidR="00AA1B09" w:rsidRPr="00042850">
          <w:t xml:space="preserve"> or by law</w:t>
        </w:r>
      </w:ins>
      <w:r w:rsidR="00AA1B09" w:rsidRPr="00042850">
        <w:t xml:space="preserve"> shall </w:t>
      </w:r>
      <w:del w:id="754" w:author="David Sant" w:date="2025-12-03T15:34:00Z" w16du:dateUtc="2025-12-03T15:34:00Z">
        <w:r>
          <w:delText>not be deemed</w:delText>
        </w:r>
      </w:del>
      <w:ins w:id="755" w:author="David Sant" w:date="2025-12-03T15:34:00Z" w16du:dateUtc="2025-12-03T15:34:00Z">
        <w:r w:rsidR="00AA1B09" w:rsidRPr="00042850">
          <w:t>constitute</w:t>
        </w:r>
      </w:ins>
      <w:r w:rsidR="00AA1B09" w:rsidRPr="00042850">
        <w:t xml:space="preserve"> a waiver of</w:t>
      </w:r>
      <w:bookmarkStart w:id="756" w:name="a284683"/>
      <w:bookmarkEnd w:id="748"/>
      <w:r w:rsidR="00AA1B09" w:rsidRPr="00042850">
        <w:t xml:space="preserve"> </w:t>
      </w:r>
      <w:del w:id="757" w:author="David Sant" w:date="2025-12-03T15:34:00Z" w16du:dateUtc="2025-12-03T15:34:00Z">
        <w:r>
          <w:delText xml:space="preserve">any subsequent right or remedy]. </w:delText>
        </w:r>
      </w:del>
    </w:p>
    <w:p w14:paraId="0ADF9871" w14:textId="4D22CAE8" w:rsidR="00AA1B09" w:rsidRPr="00042850" w:rsidRDefault="00000000" w:rsidP="003E03D7">
      <w:pPr>
        <w:pStyle w:val="NoNumUntitledsubclause1"/>
        <w:pPrChange w:id="758" w:author="David Sant" w:date="2025-12-03T15:34:00Z" w16du:dateUtc="2025-12-03T15:34:00Z">
          <w:pPr>
            <w:pStyle w:val="Untitledsubclause1"/>
            <w:numPr>
              <w:numId w:val="2"/>
            </w:numPr>
          </w:pPr>
        </w:pPrChange>
      </w:pPr>
      <w:del w:id="759" w:author="David Sant" w:date="2025-12-03T15:34:00Z" w16du:dateUtc="2025-12-03T15:34:00Z">
        <w:r>
          <w:delText xml:space="preserve">A delay or failure to exercise, or the single or partial exercise of, any right or remedy does not waive </w:delText>
        </w:r>
      </w:del>
      <w:r w:rsidR="00AA1B09" w:rsidRPr="00042850">
        <w:t xml:space="preserve">that or any other right or remedy, nor </w:t>
      </w:r>
      <w:del w:id="760" w:author="David Sant" w:date="2025-12-03T15:34:00Z" w16du:dateUtc="2025-12-03T15:34:00Z">
        <w:r>
          <w:delText>does</w:delText>
        </w:r>
      </w:del>
      <w:ins w:id="761" w:author="David Sant" w:date="2025-12-03T15:34:00Z" w16du:dateUtc="2025-12-03T15:34:00Z">
        <w:r w:rsidR="00AA1B09" w:rsidRPr="00042850">
          <w:t>shall</w:t>
        </w:r>
      </w:ins>
      <w:r w:rsidR="00AA1B09" w:rsidRPr="00042850">
        <w:t xml:space="preserve"> it prevent or restrict the further exercise of that or any other right or remedy.</w:t>
      </w:r>
      <w:bookmarkEnd w:id="756"/>
      <w:ins w:id="762" w:author="David Sant" w:date="2025-12-03T15:34:00Z" w16du:dateUtc="2025-12-03T15:34:00Z">
        <w:r w:rsidR="00AA1B09" w:rsidRPr="00042850">
          <w:t xml:space="preserve"> No single or partial </w:t>
        </w:r>
        <w:r w:rsidR="00AA1B09" w:rsidRPr="00042850">
          <w:lastRenderedPageBreak/>
          <w:t>exercise of such right or remedy shall prevent or restrict the further exercise of that or any other right or remedy.</w:t>
        </w:r>
        <w:bookmarkEnd w:id="749"/>
        <w:r w:rsidR="00071A97">
          <w:t xml:space="preserve"> </w:t>
        </w:r>
      </w:ins>
    </w:p>
    <w:p w14:paraId="3EE7D6C8" w14:textId="77777777" w:rsidR="00AA1B09" w:rsidRPr="00042850" w:rsidRDefault="00AA1B09" w:rsidP="003E03D7">
      <w:pPr>
        <w:pStyle w:val="TitleClause"/>
        <w:pPrChange w:id="763" w:author="David Sant" w:date="2025-12-03T15:34:00Z" w16du:dateUtc="2025-12-03T15:34:00Z">
          <w:pPr>
            <w:pStyle w:val="TitleClause"/>
            <w:numPr>
              <w:numId w:val="2"/>
            </w:numPr>
          </w:pPr>
        </w:pPrChange>
      </w:pPr>
      <w:r w:rsidRPr="00042850">
        <w:fldChar w:fldCharType="begin"/>
      </w:r>
      <w:r w:rsidRPr="00042850">
        <w:instrText>TC "19. Rights and remedies" \l 1</w:instrText>
      </w:r>
      <w:r w:rsidRPr="00042850">
        <w:fldChar w:fldCharType="end"/>
      </w:r>
      <w:bookmarkStart w:id="764" w:name="a949188"/>
      <w:bookmarkStart w:id="765" w:name="_Toc256000018"/>
      <w:r w:rsidRPr="00042850">
        <w:t>Rights and remedies</w:t>
      </w:r>
      <w:bookmarkEnd w:id="764"/>
      <w:bookmarkEnd w:id="765"/>
    </w:p>
    <w:p w14:paraId="5F27852E" w14:textId="02BD3CF8" w:rsidR="00AA1B09" w:rsidRPr="00042850" w:rsidRDefault="00AA1B09" w:rsidP="00AA1B09">
      <w:pPr>
        <w:pStyle w:val="NoNumUntitledsubclause1"/>
      </w:pPr>
      <w:bookmarkStart w:id="766" w:name="a515299"/>
      <w:r w:rsidRPr="00042850">
        <w:t xml:space="preserve">Except as expressly provided in this </w:t>
      </w:r>
      <w:del w:id="767" w:author="David Sant" w:date="2025-12-03T15:34:00Z" w16du:dateUtc="2025-12-03T15:34:00Z">
        <w:r w:rsidR="00000000">
          <w:delText>agreement</w:delText>
        </w:r>
      </w:del>
      <w:ins w:id="768" w:author="David Sant" w:date="2025-12-03T15:34:00Z" w16du:dateUtc="2025-12-03T15:34:00Z">
        <w:r w:rsidR="00FE7453">
          <w:t>Agreement</w:t>
        </w:r>
      </w:ins>
      <w:r w:rsidRPr="00042850">
        <w:t xml:space="preserve">, the rights and remedies provided under this </w:t>
      </w:r>
      <w:del w:id="769" w:author="David Sant" w:date="2025-12-03T15:34:00Z" w16du:dateUtc="2025-12-03T15:34:00Z">
        <w:r w:rsidR="00000000">
          <w:delText>agreement</w:delText>
        </w:r>
      </w:del>
      <w:ins w:id="770" w:author="David Sant" w:date="2025-12-03T15:34:00Z" w16du:dateUtc="2025-12-03T15:34:00Z">
        <w:r w:rsidR="00FE7453">
          <w:t>Agreement</w:t>
        </w:r>
      </w:ins>
      <w:r w:rsidRPr="00042850">
        <w:t xml:space="preserve"> are in addition to, and not exclusive of, any rights or remedies provided by law.</w:t>
      </w:r>
      <w:bookmarkEnd w:id="766"/>
    </w:p>
    <w:p w14:paraId="0A2D1D57" w14:textId="77777777" w:rsidR="00AA1B09" w:rsidRPr="00042850" w:rsidRDefault="00AA1B09" w:rsidP="003E03D7">
      <w:pPr>
        <w:pStyle w:val="TitleClause"/>
        <w:pPrChange w:id="771" w:author="David Sant" w:date="2025-12-03T15:34:00Z" w16du:dateUtc="2025-12-03T15:34:00Z">
          <w:pPr>
            <w:pStyle w:val="TitleClause"/>
            <w:numPr>
              <w:numId w:val="2"/>
            </w:numPr>
          </w:pPr>
        </w:pPrChange>
      </w:pPr>
      <w:r w:rsidRPr="00042850">
        <w:fldChar w:fldCharType="begin"/>
      </w:r>
      <w:r w:rsidRPr="00042850">
        <w:instrText>TC "20. Severance" \l 1</w:instrText>
      </w:r>
      <w:r w:rsidRPr="00042850">
        <w:fldChar w:fldCharType="end"/>
      </w:r>
      <w:bookmarkStart w:id="772" w:name="a310060"/>
      <w:bookmarkStart w:id="773" w:name="_Toc256000019"/>
      <w:r w:rsidRPr="00042850">
        <w:t>Severance</w:t>
      </w:r>
      <w:bookmarkEnd w:id="772"/>
      <w:bookmarkEnd w:id="773"/>
    </w:p>
    <w:p w14:paraId="7FCB4E18" w14:textId="0477E600" w:rsidR="00AA1B09" w:rsidRPr="00042850" w:rsidRDefault="00AA1B09" w:rsidP="003E03D7">
      <w:pPr>
        <w:pStyle w:val="Untitledsubclause1"/>
        <w:pPrChange w:id="774" w:author="David Sant" w:date="2025-12-03T15:34:00Z" w16du:dateUtc="2025-12-03T15:34:00Z">
          <w:pPr>
            <w:pStyle w:val="Untitledsubclause1"/>
            <w:numPr>
              <w:numId w:val="2"/>
            </w:numPr>
          </w:pPr>
        </w:pPrChange>
      </w:pPr>
      <w:bookmarkStart w:id="775" w:name="a312652"/>
      <w:r w:rsidRPr="00042850">
        <w:t xml:space="preserve">If any provision or part-provision of this </w:t>
      </w:r>
      <w:del w:id="776" w:author="David Sant" w:date="2025-12-03T15:34:00Z" w16du:dateUtc="2025-12-03T15:34:00Z">
        <w:r w:rsidR="00000000">
          <w:delText>agreement</w:delText>
        </w:r>
      </w:del>
      <w:ins w:id="777" w:author="David Sant" w:date="2025-12-03T15:34:00Z" w16du:dateUtc="2025-12-03T15:34:00Z">
        <w:r w:rsidR="00FE7453">
          <w:t>Agreement</w:t>
        </w:r>
      </w:ins>
      <w:r w:rsidRPr="00042850">
        <w:t xml:space="preserve"> is or becomes invalid, illegal or unenforceable, it shall be deemed deleted, but that shall not affect the validity and enforceability of the rest of this </w:t>
      </w:r>
      <w:del w:id="778" w:author="David Sant" w:date="2025-12-03T15:34:00Z" w16du:dateUtc="2025-12-03T15:34:00Z">
        <w:r w:rsidR="00000000">
          <w:delText>agreement</w:delText>
        </w:r>
      </w:del>
      <w:ins w:id="779" w:author="David Sant" w:date="2025-12-03T15:34:00Z" w16du:dateUtc="2025-12-03T15:34:00Z">
        <w:r w:rsidR="00FE7453">
          <w:t>Agreement</w:t>
        </w:r>
      </w:ins>
      <w:r w:rsidRPr="00042850">
        <w:t>.</w:t>
      </w:r>
      <w:bookmarkEnd w:id="775"/>
    </w:p>
    <w:p w14:paraId="357FF777" w14:textId="7181FF86" w:rsidR="00AA1B09" w:rsidRPr="00042850" w:rsidRDefault="00AA1B09" w:rsidP="003E03D7">
      <w:pPr>
        <w:pStyle w:val="Untitledsubclause1"/>
        <w:pPrChange w:id="780" w:author="David Sant" w:date="2025-12-03T15:34:00Z" w16du:dateUtc="2025-12-03T15:34:00Z">
          <w:pPr>
            <w:pStyle w:val="Untitledsubclause1"/>
            <w:numPr>
              <w:numId w:val="2"/>
            </w:numPr>
          </w:pPr>
        </w:pPrChange>
      </w:pPr>
      <w:bookmarkStart w:id="781" w:name="a836036"/>
      <w:r w:rsidRPr="00042850">
        <w:t xml:space="preserve">If any provision or part-provision of this </w:t>
      </w:r>
      <w:del w:id="782" w:author="David Sant" w:date="2025-12-03T15:34:00Z" w16du:dateUtc="2025-12-03T15:34:00Z">
        <w:r w:rsidR="00000000">
          <w:delText>agreement</w:delText>
        </w:r>
      </w:del>
      <w:ins w:id="783" w:author="David Sant" w:date="2025-12-03T15:34:00Z" w16du:dateUtc="2025-12-03T15:34:00Z">
        <w:r w:rsidR="00FE7453">
          <w:t>Agreement</w:t>
        </w:r>
      </w:ins>
      <w:r w:rsidRPr="00042850">
        <w:t xml:space="preserve"> is deemed deleted under </w:t>
      </w:r>
      <w:r w:rsidRPr="00042850">
        <w:fldChar w:fldCharType="begin"/>
      </w:r>
      <w:r w:rsidRPr="00042850">
        <w:instrText>PAGEREF a312652\# "'clause '"  \h</w:instrText>
      </w:r>
      <w:r w:rsidRPr="00042850">
        <w:fldChar w:fldCharType="separate"/>
      </w:r>
      <w:r w:rsidR="00822496" w:rsidRPr="00042850">
        <w:rPr>
          <w:noProof/>
        </w:rPr>
        <w:t xml:space="preserve">clause </w:t>
      </w:r>
      <w:r w:rsidRPr="00042850">
        <w:fldChar w:fldCharType="end"/>
      </w:r>
      <w:del w:id="784" w:author="David Sant" w:date="2025-12-03T15:34:00Z" w16du:dateUtc="2025-12-03T15:34:00Z">
        <w:r w:rsidR="00000000">
          <w:fldChar w:fldCharType="begin"/>
        </w:r>
        <w:r w:rsidR="00000000">
          <w:rPr>
            <w:highlight w:val="lightGray"/>
          </w:rPr>
          <w:delInstrText>REF a312652 \h \w</w:delInstrText>
        </w:r>
        <w:r w:rsidR="00000000">
          <w:fldChar w:fldCharType="separate"/>
        </w:r>
        <w:r w:rsidR="00000000">
          <w:delText>20.1</w:delText>
        </w:r>
        <w:r w:rsidR="00000000">
          <w:fldChar w:fldCharType="end"/>
        </w:r>
      </w:del>
      <w:ins w:id="785" w:author="David Sant" w:date="2025-12-03T15:34:00Z" w16du:dateUtc="2025-12-03T15:34:00Z">
        <w:r w:rsidRPr="00042850">
          <w:fldChar w:fldCharType="begin"/>
        </w:r>
        <w:r w:rsidRPr="00042850">
          <w:instrText>REF a312652 \h \w</w:instrText>
        </w:r>
        <w:r w:rsidR="00042850">
          <w:instrText xml:space="preserve"> \* MERGEFORMAT </w:instrText>
        </w:r>
        <w:r w:rsidRPr="00042850">
          <w:fldChar w:fldCharType="separate"/>
        </w:r>
        <w:r w:rsidR="00F069B0">
          <w:t>19.1</w:t>
        </w:r>
        <w:r w:rsidRPr="00042850">
          <w:fldChar w:fldCharType="end"/>
        </w:r>
      </w:ins>
      <w:r w:rsidRPr="00042850">
        <w:t xml:space="preserve"> the parties shall negotiate in good faith to agree a replacement provision that, to the greatest extent possible, achieves the intended commercial result of the original provision.</w:t>
      </w:r>
      <w:bookmarkEnd w:id="781"/>
    </w:p>
    <w:p w14:paraId="094556BE" w14:textId="77777777" w:rsidR="00AA1B09" w:rsidRPr="00042850" w:rsidRDefault="00AA1B09" w:rsidP="003E03D7">
      <w:pPr>
        <w:pStyle w:val="TitleClause"/>
        <w:pPrChange w:id="786" w:author="David Sant" w:date="2025-12-03T15:34:00Z" w16du:dateUtc="2025-12-03T15:34:00Z">
          <w:pPr>
            <w:pStyle w:val="TitleClause"/>
            <w:numPr>
              <w:numId w:val="2"/>
            </w:numPr>
          </w:pPr>
        </w:pPrChange>
      </w:pPr>
      <w:r w:rsidRPr="00042850">
        <w:fldChar w:fldCharType="begin"/>
      </w:r>
      <w:r w:rsidRPr="00042850">
        <w:instrText>TC "21. Entire agreement" \l 1</w:instrText>
      </w:r>
      <w:r w:rsidRPr="00042850">
        <w:fldChar w:fldCharType="end"/>
      </w:r>
      <w:bookmarkStart w:id="787" w:name="a1000301"/>
      <w:bookmarkStart w:id="788" w:name="_Toc256000020"/>
      <w:r w:rsidRPr="00042850">
        <w:t>Entire agreement</w:t>
      </w:r>
      <w:bookmarkEnd w:id="787"/>
      <w:bookmarkEnd w:id="788"/>
    </w:p>
    <w:p w14:paraId="441D6794" w14:textId="38F225AD" w:rsidR="00AA1B09" w:rsidRPr="00042850" w:rsidRDefault="00AA1B09" w:rsidP="003E03D7">
      <w:pPr>
        <w:pStyle w:val="Untitledsubclause1"/>
        <w:pPrChange w:id="789" w:author="David Sant" w:date="2025-12-03T15:34:00Z" w16du:dateUtc="2025-12-03T15:34:00Z">
          <w:pPr>
            <w:pStyle w:val="Untitledsubclause1"/>
            <w:numPr>
              <w:numId w:val="2"/>
            </w:numPr>
          </w:pPr>
        </w:pPrChange>
      </w:pPr>
      <w:bookmarkStart w:id="790" w:name="a241927"/>
      <w:r w:rsidRPr="00042850">
        <w:t xml:space="preserve">This </w:t>
      </w:r>
      <w:del w:id="791" w:author="David Sant" w:date="2025-12-03T15:34:00Z" w16du:dateUtc="2025-12-03T15:34:00Z">
        <w:r w:rsidR="00000000">
          <w:delText>agreement</w:delText>
        </w:r>
      </w:del>
      <w:ins w:id="792" w:author="David Sant" w:date="2025-12-03T15:34:00Z" w16du:dateUtc="2025-12-03T15:34:00Z">
        <w:r w:rsidR="00FE7453">
          <w:t>Agreement</w:t>
        </w:r>
        <w:r w:rsidR="007E0A11">
          <w:t>, including the Order Details</w:t>
        </w:r>
      </w:ins>
      <w:r w:rsidR="007E0A11">
        <w:t xml:space="preserve"> </w:t>
      </w:r>
      <w:r w:rsidRPr="00042850">
        <w:t xml:space="preserve">constitutes the entire agreement between the parties and supersedes and extinguishes all previous </w:t>
      </w:r>
      <w:del w:id="793" w:author="David Sant" w:date="2025-12-03T15:34:00Z" w16du:dateUtc="2025-12-03T15:34:00Z">
        <w:r w:rsidR="00000000">
          <w:delText xml:space="preserve">and contemporaneous </w:delText>
        </w:r>
      </w:del>
      <w:r w:rsidRPr="00042850">
        <w:t>agreements, promises, assurances</w:t>
      </w:r>
      <w:ins w:id="794" w:author="David Sant" w:date="2025-12-03T15:34:00Z" w16du:dateUtc="2025-12-03T15:34:00Z">
        <w:r w:rsidRPr="00042850">
          <w:t>, warranties, representations</w:t>
        </w:r>
      </w:ins>
      <w:r w:rsidRPr="00042850">
        <w:t xml:space="preserve"> and understandings between them, whether written or oral, relating to its subject matter.</w:t>
      </w:r>
      <w:bookmarkEnd w:id="790"/>
    </w:p>
    <w:p w14:paraId="371B6737" w14:textId="606B74DB" w:rsidR="00AA1B09" w:rsidRPr="00042850" w:rsidRDefault="00AA1B09" w:rsidP="003E03D7">
      <w:pPr>
        <w:pStyle w:val="Untitledsubclause1"/>
        <w:pPrChange w:id="795" w:author="David Sant" w:date="2025-12-03T15:34:00Z" w16du:dateUtc="2025-12-03T15:34:00Z">
          <w:pPr>
            <w:pStyle w:val="Untitledsubclause1"/>
            <w:numPr>
              <w:numId w:val="2"/>
            </w:numPr>
          </w:pPr>
        </w:pPrChange>
      </w:pPr>
      <w:bookmarkStart w:id="796" w:name="a984731"/>
      <w:r w:rsidRPr="00042850">
        <w:t xml:space="preserve">Each party acknowledges that in </w:t>
      </w:r>
      <w:proofErr w:type="gramStart"/>
      <w:r w:rsidRPr="00042850">
        <w:t>entering into</w:t>
      </w:r>
      <w:proofErr w:type="gramEnd"/>
      <w:r w:rsidRPr="00042850">
        <w:t xml:space="preserve"> this </w:t>
      </w:r>
      <w:del w:id="797" w:author="David Sant" w:date="2025-12-03T15:34:00Z" w16du:dateUtc="2025-12-03T15:34:00Z">
        <w:r w:rsidR="00000000">
          <w:delText>agreement</w:delText>
        </w:r>
      </w:del>
      <w:ins w:id="798" w:author="David Sant" w:date="2025-12-03T15:34:00Z" w16du:dateUtc="2025-12-03T15:34:00Z">
        <w:r w:rsidR="00FE7453">
          <w:t>Agreement</w:t>
        </w:r>
      </w:ins>
      <w:r w:rsidRPr="00042850">
        <w:t xml:space="preserve"> it does not rely on</w:t>
      </w:r>
      <w:del w:id="799" w:author="David Sant" w:date="2025-12-03T15:34:00Z" w16du:dateUtc="2025-12-03T15:34:00Z">
        <w:r w:rsidR="00000000">
          <w:delText>[,</w:delText>
        </w:r>
      </w:del>
      <w:ins w:id="800" w:author="David Sant" w:date="2025-12-03T15:34:00Z" w16du:dateUtc="2025-12-03T15:34:00Z">
        <w:r w:rsidRPr="00042850">
          <w:t>,</w:t>
        </w:r>
      </w:ins>
      <w:r w:rsidRPr="00042850">
        <w:t xml:space="preserve"> and shall have no remedies in respect of</w:t>
      </w:r>
      <w:del w:id="801" w:author="David Sant" w:date="2025-12-03T15:34:00Z" w16du:dateUtc="2025-12-03T15:34:00Z">
        <w:r w:rsidR="00000000">
          <w:delText>,]</w:delText>
        </w:r>
      </w:del>
      <w:ins w:id="802" w:author="David Sant" w:date="2025-12-03T15:34:00Z" w16du:dateUtc="2025-12-03T15:34:00Z">
        <w:r w:rsidRPr="00042850">
          <w:t>,</w:t>
        </w:r>
      </w:ins>
      <w:r w:rsidRPr="00042850">
        <w:t xml:space="preserve"> any statement, representation, assurance or warranty (whether made innocently or negligently) that is not set out in this </w:t>
      </w:r>
      <w:del w:id="803" w:author="David Sant" w:date="2025-12-03T15:34:00Z" w16du:dateUtc="2025-12-03T15:34:00Z">
        <w:r w:rsidR="00000000">
          <w:delText>agreement</w:delText>
        </w:r>
      </w:del>
      <w:ins w:id="804" w:author="David Sant" w:date="2025-12-03T15:34:00Z" w16du:dateUtc="2025-12-03T15:34:00Z">
        <w:r w:rsidR="00FE7453">
          <w:t>Agreement</w:t>
        </w:r>
      </w:ins>
      <w:r w:rsidRPr="00042850">
        <w:t>.</w:t>
      </w:r>
      <w:bookmarkEnd w:id="796"/>
    </w:p>
    <w:p w14:paraId="315389A4" w14:textId="727EAE64" w:rsidR="00AA1B09" w:rsidRPr="00042850" w:rsidRDefault="00AA1B09" w:rsidP="003E03D7">
      <w:pPr>
        <w:pStyle w:val="Untitledsubclause1"/>
        <w:pPrChange w:id="805" w:author="David Sant" w:date="2025-12-03T15:34:00Z" w16du:dateUtc="2025-12-03T15:34:00Z">
          <w:pPr>
            <w:pStyle w:val="Untitledsubclause1"/>
            <w:numPr>
              <w:numId w:val="2"/>
            </w:numPr>
          </w:pPr>
        </w:pPrChange>
      </w:pPr>
      <w:bookmarkStart w:id="806" w:name="a991046"/>
      <w:r w:rsidRPr="00042850">
        <w:t xml:space="preserve">Each party agrees that it shall have no claim for innocent or negligent misrepresentation </w:t>
      </w:r>
      <w:del w:id="807" w:author="David Sant" w:date="2025-12-03T15:34:00Z" w16du:dateUtc="2025-12-03T15:34:00Z">
        <w:r w:rsidR="00000000">
          <w:delText>[</w:delText>
        </w:r>
      </w:del>
      <w:r w:rsidRPr="00042850">
        <w:t>or negligent misstatement</w:t>
      </w:r>
      <w:del w:id="808" w:author="David Sant" w:date="2025-12-03T15:34:00Z" w16du:dateUtc="2025-12-03T15:34:00Z">
        <w:r w:rsidR="00000000">
          <w:delText>]</w:delText>
        </w:r>
      </w:del>
      <w:r w:rsidRPr="00042850">
        <w:t xml:space="preserve"> based on any statement in this </w:t>
      </w:r>
      <w:del w:id="809" w:author="David Sant" w:date="2025-12-03T15:34:00Z" w16du:dateUtc="2025-12-03T15:34:00Z">
        <w:r w:rsidR="00000000">
          <w:delText>agreement</w:delText>
        </w:r>
      </w:del>
      <w:ins w:id="810" w:author="David Sant" w:date="2025-12-03T15:34:00Z" w16du:dateUtc="2025-12-03T15:34:00Z">
        <w:r w:rsidR="00FE7453">
          <w:t>Agreement</w:t>
        </w:r>
      </w:ins>
      <w:r w:rsidRPr="00042850">
        <w:t>.</w:t>
      </w:r>
      <w:bookmarkEnd w:id="806"/>
    </w:p>
    <w:p w14:paraId="6CD41831" w14:textId="57DFF154" w:rsidR="00AA1B09" w:rsidRPr="00042850" w:rsidRDefault="00000000" w:rsidP="003E03D7">
      <w:pPr>
        <w:pStyle w:val="Untitledsubclause1"/>
        <w:pPrChange w:id="811" w:author="David Sant" w:date="2025-12-03T15:34:00Z" w16du:dateUtc="2025-12-03T15:34:00Z">
          <w:pPr>
            <w:pStyle w:val="Untitledsubclause1"/>
            <w:numPr>
              <w:numId w:val="2"/>
            </w:numPr>
          </w:pPr>
        </w:pPrChange>
      </w:pPr>
      <w:bookmarkStart w:id="812" w:name="a575000"/>
      <w:del w:id="813" w:author="David Sant" w:date="2025-12-03T15:34:00Z" w16du:dateUtc="2025-12-03T15:34:00Z">
        <w:r>
          <w:delText>[</w:delText>
        </w:r>
      </w:del>
      <w:r w:rsidR="00AA1B09" w:rsidRPr="00042850">
        <w:t>Nothing in this clause shall limit or exclude any liability for fraud.</w:t>
      </w:r>
      <w:r w:rsidR="00AA1B09" w:rsidRPr="00042850">
        <w:fldChar w:fldCharType="begin"/>
      </w:r>
      <w:r w:rsidR="00AA1B09" w:rsidRPr="00042850">
        <w:fldChar w:fldCharType="end"/>
      </w:r>
      <w:bookmarkEnd w:id="812"/>
      <w:del w:id="814" w:author="David Sant" w:date="2025-12-03T15:34:00Z" w16du:dateUtc="2025-12-03T15:34:00Z">
        <w:r>
          <w:delText>]</w:delText>
        </w:r>
      </w:del>
    </w:p>
    <w:p w14:paraId="1FB0F1CF" w14:textId="77777777" w:rsidR="00AA1B09" w:rsidRPr="00042850" w:rsidRDefault="00AA1B09" w:rsidP="003E03D7">
      <w:pPr>
        <w:pStyle w:val="TitleClause"/>
        <w:pPrChange w:id="815" w:author="David Sant" w:date="2025-12-03T15:34:00Z" w16du:dateUtc="2025-12-03T15:34:00Z">
          <w:pPr>
            <w:pStyle w:val="TitleClause"/>
            <w:numPr>
              <w:numId w:val="2"/>
            </w:numPr>
          </w:pPr>
        </w:pPrChange>
      </w:pPr>
      <w:r w:rsidRPr="00042850">
        <w:fldChar w:fldCharType="begin"/>
      </w:r>
      <w:r w:rsidRPr="00042850">
        <w:instrText>TC "22. Assignment" \l 1</w:instrText>
      </w:r>
      <w:r w:rsidRPr="00042850">
        <w:fldChar w:fldCharType="end"/>
      </w:r>
      <w:bookmarkStart w:id="816" w:name="a160522"/>
      <w:bookmarkStart w:id="817" w:name="_Toc256000021"/>
      <w:r w:rsidRPr="00042850">
        <w:t>Assignment</w:t>
      </w:r>
      <w:bookmarkEnd w:id="816"/>
      <w:bookmarkEnd w:id="817"/>
    </w:p>
    <w:p w14:paraId="62395C27" w14:textId="024CF827" w:rsidR="00AA1B09" w:rsidRPr="00042850" w:rsidRDefault="00AA1B09" w:rsidP="003E03D7">
      <w:pPr>
        <w:pStyle w:val="Untitledsubclause1"/>
        <w:pPrChange w:id="818" w:author="David Sant" w:date="2025-12-03T15:34:00Z" w16du:dateUtc="2025-12-03T15:34:00Z">
          <w:pPr>
            <w:pStyle w:val="Untitledsubclause1"/>
            <w:numPr>
              <w:numId w:val="2"/>
            </w:numPr>
          </w:pPr>
        </w:pPrChange>
      </w:pPr>
      <w:bookmarkStart w:id="819" w:name="a761267"/>
      <w:r w:rsidRPr="00042850">
        <w:t xml:space="preserve">The Customer shall not, without the prior written consent of the Supplier, assign, transfer, </w:t>
      </w:r>
      <w:del w:id="820" w:author="David Sant" w:date="2025-12-03T15:34:00Z" w16du:dateUtc="2025-12-03T15:34:00Z">
        <w:r w:rsidR="00000000">
          <w:delText xml:space="preserve">mortgage, </w:delText>
        </w:r>
      </w:del>
      <w:r w:rsidRPr="00042850">
        <w:t xml:space="preserve">charge, </w:t>
      </w:r>
      <w:del w:id="821" w:author="David Sant" w:date="2025-12-03T15:34:00Z" w16du:dateUtc="2025-12-03T15:34:00Z">
        <w:r w:rsidR="00000000">
          <w:delText>subcontract, delegate, declare a trust over</w:delText>
        </w:r>
      </w:del>
      <w:ins w:id="822" w:author="David Sant" w:date="2025-12-03T15:34:00Z" w16du:dateUtc="2025-12-03T15:34:00Z">
        <w:r w:rsidRPr="00042850">
          <w:t>sub-contract</w:t>
        </w:r>
      </w:ins>
      <w:r w:rsidRPr="00042850">
        <w:t xml:space="preserve"> or deal in any other manner with </w:t>
      </w:r>
      <w:ins w:id="823" w:author="David Sant" w:date="2025-12-03T15:34:00Z" w16du:dateUtc="2025-12-03T15:34:00Z">
        <w:r w:rsidRPr="00042850">
          <w:t xml:space="preserve">all or </w:t>
        </w:r>
      </w:ins>
      <w:r w:rsidRPr="00042850">
        <w:t xml:space="preserve">any of its rights </w:t>
      </w:r>
      <w:del w:id="824" w:author="David Sant" w:date="2025-12-03T15:34:00Z" w16du:dateUtc="2025-12-03T15:34:00Z">
        <w:r w:rsidR="00000000">
          <w:delText>and</w:delText>
        </w:r>
      </w:del>
      <w:ins w:id="825" w:author="David Sant" w:date="2025-12-03T15:34:00Z" w16du:dateUtc="2025-12-03T15:34:00Z">
        <w:r w:rsidRPr="00042850">
          <w:t>or</w:t>
        </w:r>
      </w:ins>
      <w:r w:rsidRPr="00042850">
        <w:t xml:space="preserve"> obligations under this </w:t>
      </w:r>
      <w:del w:id="826" w:author="David Sant" w:date="2025-12-03T15:34:00Z" w16du:dateUtc="2025-12-03T15:34:00Z">
        <w:r w:rsidR="00000000">
          <w:delText>agreement</w:delText>
        </w:r>
      </w:del>
      <w:ins w:id="827" w:author="David Sant" w:date="2025-12-03T15:34:00Z" w16du:dateUtc="2025-12-03T15:34:00Z">
        <w:r w:rsidR="00FE7453">
          <w:t>Agreement</w:t>
        </w:r>
      </w:ins>
      <w:r w:rsidRPr="00042850">
        <w:t>.</w:t>
      </w:r>
      <w:bookmarkEnd w:id="819"/>
    </w:p>
    <w:p w14:paraId="4D9128B9" w14:textId="144D01CE" w:rsidR="00AA1B09" w:rsidRPr="00042850" w:rsidRDefault="00AA1B09" w:rsidP="003E03D7">
      <w:pPr>
        <w:pStyle w:val="Untitledsubclause1"/>
        <w:pPrChange w:id="828" w:author="David Sant" w:date="2025-12-03T15:34:00Z" w16du:dateUtc="2025-12-03T15:34:00Z">
          <w:pPr>
            <w:pStyle w:val="Untitledsubclause1"/>
            <w:numPr>
              <w:numId w:val="2"/>
            </w:numPr>
          </w:pPr>
        </w:pPrChange>
      </w:pPr>
      <w:bookmarkStart w:id="829" w:name="a224610"/>
      <w:r w:rsidRPr="00042850">
        <w:lastRenderedPageBreak/>
        <w:t xml:space="preserve">The Supplier may at any time assign, </w:t>
      </w:r>
      <w:del w:id="830" w:author="David Sant" w:date="2025-12-03T15:34:00Z" w16du:dateUtc="2025-12-03T15:34:00Z">
        <w:r w:rsidR="00000000">
          <w:delText>mortgage</w:delText>
        </w:r>
      </w:del>
      <w:ins w:id="831" w:author="David Sant" w:date="2025-12-03T15:34:00Z" w16du:dateUtc="2025-12-03T15:34:00Z">
        <w:r w:rsidRPr="00042850">
          <w:t>transfer</w:t>
        </w:r>
      </w:ins>
      <w:r w:rsidRPr="00042850">
        <w:t xml:space="preserve">, charge, </w:t>
      </w:r>
      <w:del w:id="832" w:author="David Sant" w:date="2025-12-03T15:34:00Z" w16du:dateUtc="2025-12-03T15:34:00Z">
        <w:r w:rsidR="00000000">
          <w:delText>subcontract, delegate, declare a trust over</w:delText>
        </w:r>
      </w:del>
      <w:ins w:id="833" w:author="David Sant" w:date="2025-12-03T15:34:00Z" w16du:dateUtc="2025-12-03T15:34:00Z">
        <w:r w:rsidRPr="00042850">
          <w:t>sub-contract</w:t>
        </w:r>
      </w:ins>
      <w:r w:rsidRPr="00042850">
        <w:t xml:space="preserve"> or deal in any other manner with </w:t>
      </w:r>
      <w:ins w:id="834" w:author="David Sant" w:date="2025-12-03T15:34:00Z" w16du:dateUtc="2025-12-03T15:34:00Z">
        <w:r w:rsidRPr="00042850">
          <w:t xml:space="preserve">all or </w:t>
        </w:r>
      </w:ins>
      <w:r w:rsidRPr="00042850">
        <w:t xml:space="preserve">any </w:t>
      </w:r>
      <w:del w:id="835" w:author="David Sant" w:date="2025-12-03T15:34:00Z" w16du:dateUtc="2025-12-03T15:34:00Z">
        <w:r w:rsidR="00000000">
          <w:delText xml:space="preserve">or all </w:delText>
        </w:r>
      </w:del>
      <w:r w:rsidRPr="00042850">
        <w:t xml:space="preserve">of its rights </w:t>
      </w:r>
      <w:del w:id="836" w:author="David Sant" w:date="2025-12-03T15:34:00Z" w16du:dateUtc="2025-12-03T15:34:00Z">
        <w:r w:rsidR="00000000">
          <w:delText>and</w:delText>
        </w:r>
      </w:del>
      <w:ins w:id="837" w:author="David Sant" w:date="2025-12-03T15:34:00Z" w16du:dateUtc="2025-12-03T15:34:00Z">
        <w:r w:rsidRPr="00042850">
          <w:t>or</w:t>
        </w:r>
      </w:ins>
      <w:r w:rsidRPr="00042850">
        <w:t xml:space="preserve"> obligations under this </w:t>
      </w:r>
      <w:del w:id="838" w:author="David Sant" w:date="2025-12-03T15:34:00Z" w16du:dateUtc="2025-12-03T15:34:00Z">
        <w:r w:rsidR="00000000">
          <w:delText>agreement[, provided that it gives prior written notice of such dealing to the Customer].</w:delText>
        </w:r>
      </w:del>
      <w:ins w:id="839" w:author="David Sant" w:date="2025-12-03T15:34:00Z" w16du:dateUtc="2025-12-03T15:34:00Z">
        <w:r w:rsidR="00FE7453">
          <w:t>Agreement</w:t>
        </w:r>
        <w:r w:rsidRPr="00042850">
          <w:t>.</w:t>
        </w:r>
      </w:ins>
      <w:bookmarkEnd w:id="829"/>
    </w:p>
    <w:p w14:paraId="54D411E7" w14:textId="77777777" w:rsidR="00AA1B09" w:rsidRPr="00042850" w:rsidRDefault="00AA1B09" w:rsidP="003E03D7">
      <w:pPr>
        <w:pStyle w:val="TitleClause"/>
        <w:pPrChange w:id="840" w:author="David Sant" w:date="2025-12-03T15:34:00Z" w16du:dateUtc="2025-12-03T15:34:00Z">
          <w:pPr>
            <w:pStyle w:val="TitleClause"/>
            <w:numPr>
              <w:numId w:val="2"/>
            </w:numPr>
          </w:pPr>
        </w:pPrChange>
      </w:pPr>
      <w:r w:rsidRPr="00042850">
        <w:fldChar w:fldCharType="begin"/>
      </w:r>
      <w:r w:rsidRPr="00042850">
        <w:instrText>TC "23. No partnership or agency" \l 1</w:instrText>
      </w:r>
      <w:r w:rsidRPr="00042850">
        <w:fldChar w:fldCharType="end"/>
      </w:r>
      <w:bookmarkStart w:id="841" w:name="a569003"/>
      <w:bookmarkStart w:id="842" w:name="_Toc256000022"/>
      <w:r w:rsidRPr="00042850">
        <w:t>No partnership or agency</w:t>
      </w:r>
      <w:bookmarkEnd w:id="841"/>
      <w:bookmarkEnd w:id="842"/>
    </w:p>
    <w:p w14:paraId="66BFBCCF" w14:textId="694B09D6" w:rsidR="00AA1B09" w:rsidRPr="00042850" w:rsidRDefault="00AA1B09" w:rsidP="00AA1B09">
      <w:pPr>
        <w:pStyle w:val="NoNumUntitledsubclause1"/>
      </w:pPr>
      <w:bookmarkStart w:id="843" w:name="a66981"/>
      <w:r w:rsidRPr="00042850">
        <w:t xml:space="preserve">Nothing in this </w:t>
      </w:r>
      <w:del w:id="844" w:author="David Sant" w:date="2025-12-03T15:34:00Z" w16du:dateUtc="2025-12-03T15:34:00Z">
        <w:r w:rsidR="00000000">
          <w:delText>agreement</w:delText>
        </w:r>
      </w:del>
      <w:ins w:id="845" w:author="David Sant" w:date="2025-12-03T15:34:00Z" w16du:dateUtc="2025-12-03T15:34:00Z">
        <w:r w:rsidR="00FE7453">
          <w:t>Agreement</w:t>
        </w:r>
      </w:ins>
      <w:r w:rsidRPr="00042850">
        <w:t xml:space="preserve"> is intended to or shall operate to create a partnership between the parties, or authorise either party to act as agent for the other, and neither party shall have the authority to act in the name or on behalf of or otherwise to bind the other in any way (including, but not limited to, the making of any representation or warranty, the assumption of any obligation or liability and the exercise of any right or power).</w:t>
      </w:r>
      <w:bookmarkEnd w:id="843"/>
    </w:p>
    <w:p w14:paraId="64BB2EA2" w14:textId="77777777" w:rsidR="00AA1B09" w:rsidRPr="00042850" w:rsidRDefault="00AA1B09" w:rsidP="003E03D7">
      <w:pPr>
        <w:pStyle w:val="TitleClause"/>
        <w:pPrChange w:id="846" w:author="David Sant" w:date="2025-12-03T15:34:00Z" w16du:dateUtc="2025-12-03T15:34:00Z">
          <w:pPr>
            <w:pStyle w:val="TitleClause"/>
            <w:numPr>
              <w:numId w:val="2"/>
            </w:numPr>
          </w:pPr>
        </w:pPrChange>
      </w:pPr>
      <w:r w:rsidRPr="00042850">
        <w:fldChar w:fldCharType="begin"/>
      </w:r>
      <w:r w:rsidRPr="00042850">
        <w:instrText>TC "24. Third party rights" \l 1</w:instrText>
      </w:r>
      <w:r w:rsidRPr="00042850">
        <w:fldChar w:fldCharType="end"/>
      </w:r>
      <w:bookmarkStart w:id="847" w:name="a573048"/>
      <w:bookmarkStart w:id="848" w:name="_Toc256000023"/>
      <w:r w:rsidRPr="00042850">
        <w:t>Third party rights</w:t>
      </w:r>
      <w:bookmarkEnd w:id="847"/>
      <w:bookmarkEnd w:id="848"/>
    </w:p>
    <w:p w14:paraId="638C10C8" w14:textId="77777777" w:rsidR="00000000" w:rsidRDefault="00000000" w:rsidP="000C276E">
      <w:pPr>
        <w:pStyle w:val="Untitledsubclause1"/>
        <w:numPr>
          <w:ilvl w:val="1"/>
          <w:numId w:val="4"/>
        </w:numPr>
        <w:rPr>
          <w:del w:id="849" w:author="David Sant" w:date="2025-12-03T15:34:00Z" w16du:dateUtc="2025-12-03T15:34:00Z"/>
        </w:rPr>
      </w:pPr>
      <w:bookmarkStart w:id="850" w:name="a789266"/>
      <w:del w:id="851" w:author="David Sant" w:date="2025-12-03T15:34:00Z" w16du:dateUtc="2025-12-03T15:34:00Z">
        <w:r>
          <w:delText xml:space="preserve">[Unless it expressly states otherwise, this OR </w:delText>
        </w:r>
      </w:del>
      <w:r w:rsidR="00AA1B09" w:rsidRPr="00042850">
        <w:t>This</w:t>
      </w:r>
      <w:del w:id="852" w:author="David Sant" w:date="2025-12-03T15:34:00Z" w16du:dateUtc="2025-12-03T15:34:00Z">
        <w:r>
          <w:delText>] agreement</w:delText>
        </w:r>
      </w:del>
      <w:ins w:id="853" w:author="David Sant" w:date="2025-12-03T15:34:00Z" w16du:dateUtc="2025-12-03T15:34:00Z">
        <w:r w:rsidR="00AA1B09" w:rsidRPr="00042850">
          <w:t xml:space="preserve"> </w:t>
        </w:r>
        <w:r w:rsidR="00FE7453">
          <w:t>Agreement</w:t>
        </w:r>
      </w:ins>
      <w:r w:rsidR="00AA1B09" w:rsidRPr="00042850">
        <w:t xml:space="preserve"> does not </w:t>
      </w:r>
      <w:del w:id="854" w:author="David Sant" w:date="2025-12-03T15:34:00Z" w16du:dateUtc="2025-12-03T15:34:00Z">
        <w:r>
          <w:delText>give rise to</w:delText>
        </w:r>
      </w:del>
      <w:ins w:id="855" w:author="David Sant" w:date="2025-12-03T15:34:00Z" w16du:dateUtc="2025-12-03T15:34:00Z">
        <w:r w:rsidR="00AA1B09" w:rsidRPr="00042850">
          <w:t>confer</w:t>
        </w:r>
      </w:ins>
      <w:r w:rsidR="00AA1B09" w:rsidRPr="00042850">
        <w:t xml:space="preserve"> any rights </w:t>
      </w:r>
      <w:del w:id="856" w:author="David Sant" w:date="2025-12-03T15:34:00Z" w16du:dateUtc="2025-12-03T15:34:00Z">
        <w:r>
          <w:delText>under</w:delText>
        </w:r>
      </w:del>
      <w:ins w:id="857" w:author="David Sant" w:date="2025-12-03T15:34:00Z" w16du:dateUtc="2025-12-03T15:34:00Z">
        <w:r w:rsidR="00AA1B09" w:rsidRPr="00042850">
          <w:t xml:space="preserve">on any person or party (other than the parties to this </w:t>
        </w:r>
        <w:r w:rsidR="00FE7453">
          <w:t>Agreement</w:t>
        </w:r>
        <w:r w:rsidR="00AA1B09" w:rsidRPr="00042850">
          <w:t xml:space="preserve"> and, where applicable, their successors and permitted assigns) pursuant to</w:t>
        </w:r>
      </w:ins>
      <w:r w:rsidR="00AA1B09" w:rsidRPr="00042850">
        <w:t xml:space="preserve"> the Contracts (Rights of Third Parties) Act 1999</w:t>
      </w:r>
      <w:del w:id="858" w:author="David Sant" w:date="2025-12-03T15:34:00Z" w16du:dateUtc="2025-12-03T15:34:00Z">
        <w:r>
          <w:delText xml:space="preserve"> to enforce any term of this agreement.</w:delText>
        </w:r>
      </w:del>
    </w:p>
    <w:p w14:paraId="0F6CB7C7" w14:textId="77777777" w:rsidR="00000000" w:rsidRDefault="00000000" w:rsidP="000C276E">
      <w:pPr>
        <w:pStyle w:val="Untitledsubclause1"/>
        <w:numPr>
          <w:ilvl w:val="1"/>
          <w:numId w:val="4"/>
        </w:numPr>
        <w:rPr>
          <w:del w:id="859" w:author="David Sant" w:date="2025-12-03T15:34:00Z" w16du:dateUtc="2025-12-03T15:34:00Z"/>
        </w:rPr>
      </w:pPr>
      <w:bookmarkStart w:id="860" w:name="a721895"/>
      <w:del w:id="861" w:author="David Sant" w:date="2025-12-03T15:34:00Z" w16du:dateUtc="2025-12-03T15:34:00Z">
        <w:r>
          <w:delText>[The rights of the parties to rescind or vary this agreement are not subject to the consent of any other person.</w:delText>
        </w:r>
        <w:r>
          <w:fldChar w:fldCharType="begin"/>
        </w:r>
        <w:r>
          <w:fldChar w:fldCharType="end"/>
        </w:r>
        <w:r>
          <w:delText>]</w:delText>
        </w:r>
        <w:bookmarkEnd w:id="860"/>
      </w:del>
    </w:p>
    <w:p w14:paraId="58D30F14" w14:textId="77777777" w:rsidR="00000000" w:rsidRDefault="00000000" w:rsidP="000C276E">
      <w:pPr>
        <w:pStyle w:val="TitleClause"/>
        <w:rPr>
          <w:del w:id="862" w:author="David Sant" w:date="2025-12-03T15:34:00Z" w16du:dateUtc="2025-12-03T15:34:00Z"/>
        </w:rPr>
      </w:pPr>
      <w:del w:id="863" w:author="David Sant" w:date="2025-12-03T15:34:00Z" w16du:dateUtc="2025-12-03T15:34:00Z">
        <w:r>
          <w:fldChar w:fldCharType="begin"/>
        </w:r>
        <w:r>
          <w:delInstrText>TC "25. Counterparts" \l 1</w:delInstrText>
        </w:r>
        <w:r>
          <w:fldChar w:fldCharType="end"/>
        </w:r>
        <w:bookmarkStart w:id="864" w:name="_Toc256000024"/>
        <w:bookmarkStart w:id="865" w:name="a355283"/>
        <w:r>
          <w:delText>Counterparts</w:delText>
        </w:r>
        <w:bookmarkEnd w:id="864"/>
        <w:bookmarkEnd w:id="865"/>
      </w:del>
    </w:p>
    <w:p w14:paraId="33F65E8A" w14:textId="77777777" w:rsidR="00000000" w:rsidRDefault="00000000" w:rsidP="000C276E">
      <w:pPr>
        <w:pStyle w:val="Untitledsubclause1"/>
        <w:rPr>
          <w:del w:id="866" w:author="David Sant" w:date="2025-12-03T15:34:00Z" w16du:dateUtc="2025-12-03T15:34:00Z"/>
        </w:rPr>
      </w:pPr>
      <w:bookmarkStart w:id="867" w:name="a521787"/>
      <w:del w:id="868" w:author="David Sant" w:date="2025-12-03T15:34:00Z" w16du:dateUtc="2025-12-03T15:34:00Z">
        <w:r>
          <w:delText>This agreement may be executed in any number of counterparts, each of which shall constitute a duplicate original, but all the counterparts shall together constitute the one agreement.</w:delText>
        </w:r>
        <w:bookmarkEnd w:id="867"/>
      </w:del>
    </w:p>
    <w:p w14:paraId="0D9599AB" w14:textId="77777777" w:rsidR="00000000" w:rsidRDefault="00000000" w:rsidP="000C276E">
      <w:pPr>
        <w:pStyle w:val="Untitledsubclause1"/>
        <w:rPr>
          <w:del w:id="869" w:author="David Sant" w:date="2025-12-03T15:34:00Z" w16du:dateUtc="2025-12-03T15:34:00Z"/>
        </w:rPr>
      </w:pPr>
      <w:bookmarkStart w:id="870" w:name="a741774"/>
      <w:del w:id="871" w:author="David Sant" w:date="2025-12-03T15:34:00Z" w16du:dateUtc="2025-12-03T15:34:00Z">
        <w:r>
          <w:delText xml:space="preserve">Transmission of [an executed counterpart of this agreement (but for the avoidance of doubt not just a signature page) </w:delText>
        </w:r>
        <w:r>
          <w:rPr>
            <w:b/>
            <w:bCs/>
          </w:rPr>
          <w:delText>OR</w:delText>
        </w:r>
        <w:r>
          <w:delText xml:space="preserve"> the executed signature page of a counterpart of this agreement] by email (in PDF, JPEG or other agreed format) takes effect as the transmission of an executed "wet-ink" counterpart of this agreement. [If this method of transmission is adopted, without prejudice to the validity of the agreement thus made, each party shall on request provide the other[s] with the "wet ink" hard copy original[s] of their counterpart.]</w:delText>
        </w:r>
        <w:bookmarkEnd w:id="870"/>
      </w:del>
    </w:p>
    <w:p w14:paraId="7BF8EA18" w14:textId="3F34FE2D" w:rsidR="00AA1B09" w:rsidRPr="00042850" w:rsidRDefault="00000000" w:rsidP="003E03D7">
      <w:pPr>
        <w:pStyle w:val="NoNumUntitledsubclause1"/>
        <w:pPrChange w:id="872" w:author="David Sant" w:date="2025-12-03T15:34:00Z" w16du:dateUtc="2025-12-03T15:34:00Z">
          <w:pPr>
            <w:pStyle w:val="Untitledsubclause1"/>
            <w:numPr>
              <w:numId w:val="2"/>
            </w:numPr>
          </w:pPr>
        </w:pPrChange>
      </w:pPr>
      <w:bookmarkStart w:id="873" w:name="a851073"/>
      <w:del w:id="874" w:author="David Sant" w:date="2025-12-03T15:34:00Z" w16du:dateUtc="2025-12-03T15:34:00Z">
        <w:r>
          <w:delText xml:space="preserve">No counterpart shall be effective until each party has [provided </w:delText>
        </w:r>
        <w:r>
          <w:rPr>
            <w:b/>
            <w:bCs/>
          </w:rPr>
          <w:delText>OR</w:delText>
        </w:r>
        <w:r>
          <w:delText xml:space="preserve"> delivered] to the other[s] at least one executed counterpart</w:delText>
        </w:r>
      </w:del>
      <w:r w:rsidR="00AA1B09" w:rsidRPr="00042850">
        <w:t>.</w:t>
      </w:r>
      <w:bookmarkEnd w:id="850"/>
      <w:bookmarkEnd w:id="873"/>
    </w:p>
    <w:p w14:paraId="0074B3D8" w14:textId="77777777" w:rsidR="00AA1B09" w:rsidRPr="00042850" w:rsidRDefault="00AA1B09" w:rsidP="003E03D7">
      <w:pPr>
        <w:pStyle w:val="TitleClause"/>
        <w:pPrChange w:id="875" w:author="David Sant" w:date="2025-12-03T15:34:00Z" w16du:dateUtc="2025-12-03T15:34:00Z">
          <w:pPr>
            <w:pStyle w:val="TitleClause"/>
            <w:numPr>
              <w:numId w:val="2"/>
            </w:numPr>
          </w:pPr>
        </w:pPrChange>
      </w:pPr>
      <w:r w:rsidRPr="00042850">
        <w:fldChar w:fldCharType="begin"/>
      </w:r>
      <w:r w:rsidRPr="00042850">
        <w:instrText>TC "26. Notices" \l 1</w:instrText>
      </w:r>
      <w:r w:rsidRPr="00042850">
        <w:fldChar w:fldCharType="end"/>
      </w:r>
      <w:bookmarkStart w:id="876" w:name="a671771"/>
      <w:bookmarkStart w:id="877" w:name="_Toc256000025"/>
      <w:r w:rsidRPr="00042850">
        <w:t>Notices</w:t>
      </w:r>
      <w:bookmarkEnd w:id="876"/>
      <w:bookmarkEnd w:id="877"/>
    </w:p>
    <w:p w14:paraId="2CCF37EB" w14:textId="77777777" w:rsidR="00000000" w:rsidRDefault="00E14516" w:rsidP="000C276E">
      <w:pPr>
        <w:pStyle w:val="Untitledsubclause1"/>
        <w:rPr>
          <w:del w:id="878" w:author="David Sant" w:date="2025-12-03T15:34:00Z" w16du:dateUtc="2025-12-03T15:34:00Z"/>
        </w:rPr>
      </w:pPr>
      <w:bookmarkStart w:id="879" w:name="a928712"/>
      <w:bookmarkStart w:id="880" w:name="a86573"/>
      <w:r w:rsidRPr="00042850">
        <w:t xml:space="preserve">Any notice </w:t>
      </w:r>
      <w:ins w:id="881" w:author="David Sant" w:date="2025-12-03T15:34:00Z" w16du:dateUtc="2025-12-03T15:34:00Z">
        <w:r w:rsidRPr="00042850">
          <w:t xml:space="preserve">required to be </w:t>
        </w:r>
      </w:ins>
      <w:r w:rsidRPr="00042850">
        <w:t xml:space="preserve">given </w:t>
      </w:r>
      <w:del w:id="882" w:author="David Sant" w:date="2025-12-03T15:34:00Z" w16du:dateUtc="2025-12-03T15:34:00Z">
        <w:r w:rsidR="00000000">
          <w:delText xml:space="preserve">to a party </w:delText>
        </w:r>
      </w:del>
      <w:r w:rsidRPr="00042850">
        <w:t xml:space="preserve">under </w:t>
      </w:r>
      <w:del w:id="883" w:author="David Sant" w:date="2025-12-03T15:34:00Z" w16du:dateUtc="2025-12-03T15:34:00Z">
        <w:r w:rsidR="00000000">
          <w:delText xml:space="preserve">or in connection with </w:delText>
        </w:r>
      </w:del>
      <w:r w:rsidRPr="00042850">
        <w:t xml:space="preserve">this </w:t>
      </w:r>
      <w:del w:id="884" w:author="David Sant" w:date="2025-12-03T15:34:00Z" w16du:dateUtc="2025-12-03T15:34:00Z">
        <w:r w:rsidR="00000000">
          <w:delText>agreement</w:delText>
        </w:r>
      </w:del>
      <w:ins w:id="885" w:author="David Sant" w:date="2025-12-03T15:34:00Z" w16du:dateUtc="2025-12-03T15:34:00Z">
        <w:r w:rsidR="00FE7453">
          <w:t>Agreement</w:t>
        </w:r>
      </w:ins>
      <w:r w:rsidRPr="00042850">
        <w:t xml:space="preserve"> shall be in writing and shall be</w:t>
      </w:r>
      <w:bookmarkEnd w:id="879"/>
      <w:del w:id="886" w:author="David Sant" w:date="2025-12-03T15:34:00Z" w16du:dateUtc="2025-12-03T15:34:00Z">
        <w:r w:rsidR="00000000">
          <w:delText>:</w:delText>
        </w:r>
      </w:del>
    </w:p>
    <w:p w14:paraId="4CF0C061" w14:textId="77777777" w:rsidR="00000000" w:rsidRDefault="00E14516" w:rsidP="000C276E">
      <w:pPr>
        <w:pStyle w:val="Untitledsubclause2"/>
        <w:rPr>
          <w:del w:id="887" w:author="David Sant" w:date="2025-12-03T15:34:00Z" w16du:dateUtc="2025-12-03T15:34:00Z"/>
        </w:rPr>
      </w:pPr>
      <w:ins w:id="888" w:author="David Sant" w:date="2025-12-03T15:34:00Z" w16du:dateUtc="2025-12-03T15:34:00Z">
        <w:r w:rsidRPr="00042850">
          <w:lastRenderedPageBreak/>
          <w:t xml:space="preserve"> </w:t>
        </w:r>
      </w:ins>
      <w:bookmarkStart w:id="889" w:name="a488078"/>
      <w:r w:rsidRPr="00042850">
        <w:t xml:space="preserve">delivered by hand or </w:t>
      </w:r>
      <w:ins w:id="890" w:author="David Sant" w:date="2025-12-03T15:34:00Z" w16du:dateUtc="2025-12-03T15:34:00Z">
        <w:r w:rsidRPr="00042850">
          <w:t xml:space="preserve">sent </w:t>
        </w:r>
      </w:ins>
      <w:r w:rsidRPr="00042850">
        <w:t xml:space="preserve">by pre-paid first-class post or </w:t>
      </w:r>
      <w:del w:id="891" w:author="David Sant" w:date="2025-12-03T15:34:00Z" w16du:dateUtc="2025-12-03T15:34:00Z">
        <w:r w:rsidR="00000000">
          <w:delText>other next working day</w:delText>
        </w:r>
      </w:del>
      <w:ins w:id="892" w:author="David Sant" w:date="2025-12-03T15:34:00Z" w16du:dateUtc="2025-12-03T15:34:00Z">
        <w:r w:rsidR="001E6D08">
          <w:t>tracked</w:t>
        </w:r>
      </w:ins>
      <w:r w:rsidRPr="00042850">
        <w:t xml:space="preserve"> delivery </w:t>
      </w:r>
      <w:del w:id="893" w:author="David Sant" w:date="2025-12-03T15:34:00Z" w16du:dateUtc="2025-12-03T15:34:00Z">
        <w:r w:rsidR="00000000">
          <w:delText xml:space="preserve">service </w:delText>
        </w:r>
      </w:del>
      <w:ins w:id="894" w:author="David Sant" w:date="2025-12-03T15:34:00Z" w16du:dateUtc="2025-12-03T15:34:00Z">
        <w:r w:rsidRPr="00042850">
          <w:t xml:space="preserve">to the other party </w:t>
        </w:r>
      </w:ins>
      <w:r w:rsidRPr="00042850">
        <w:t xml:space="preserve">at its </w:t>
      </w:r>
      <w:del w:id="895" w:author="David Sant" w:date="2025-12-03T15:34:00Z" w16du:dateUtc="2025-12-03T15:34:00Z">
        <w:r w:rsidR="00000000">
          <w:delText>registered office (if a company) or its principal place of business (in any</w:delText>
        </w:r>
      </w:del>
      <w:ins w:id="896" w:author="David Sant" w:date="2025-12-03T15:34:00Z" w16du:dateUtc="2025-12-03T15:34:00Z">
        <w:r w:rsidRPr="00042850">
          <w:t xml:space="preserve">address set out in </w:t>
        </w:r>
        <w:r w:rsidR="008F3297">
          <w:t>the Order Details</w:t>
        </w:r>
        <w:r w:rsidRPr="00042850">
          <w:t>, or such</w:t>
        </w:r>
      </w:ins>
      <w:r w:rsidRPr="00042850">
        <w:t xml:space="preserve"> other </w:t>
      </w:r>
      <w:del w:id="897" w:author="David Sant" w:date="2025-12-03T15:34:00Z" w16du:dateUtc="2025-12-03T15:34:00Z">
        <w:r w:rsidR="00000000">
          <w:delText xml:space="preserve">case); or </w:delText>
        </w:r>
      </w:del>
    </w:p>
    <w:p w14:paraId="18240EE8" w14:textId="241A28A3" w:rsidR="00AA1B09" w:rsidRPr="00042850" w:rsidRDefault="00000000" w:rsidP="003E03D7">
      <w:pPr>
        <w:pStyle w:val="Untitledsubclause1"/>
        <w:pPrChange w:id="898" w:author="David Sant" w:date="2025-12-03T15:34:00Z" w16du:dateUtc="2025-12-03T15:34:00Z">
          <w:pPr>
            <w:pStyle w:val="Untitledsubclause2"/>
            <w:numPr>
              <w:numId w:val="2"/>
            </w:numPr>
          </w:pPr>
        </w:pPrChange>
      </w:pPr>
      <w:del w:id="899" w:author="David Sant" w:date="2025-12-03T15:34:00Z" w16du:dateUtc="2025-12-03T15:34:00Z">
        <w:r>
          <w:delText>[</w:delText>
        </w:r>
      </w:del>
      <w:bookmarkStart w:id="900" w:name="a381299"/>
      <w:bookmarkEnd w:id="889"/>
      <w:ins w:id="901" w:author="David Sant" w:date="2025-12-03T15:34:00Z" w16du:dateUtc="2025-12-03T15:34:00Z">
        <w:r w:rsidR="00E14516" w:rsidRPr="00042850">
          <w:t xml:space="preserve">address as may have been notified by that party for such purposes, or </w:t>
        </w:r>
      </w:ins>
      <w:r w:rsidR="00E14516" w:rsidRPr="00042850">
        <w:t xml:space="preserve">sent by email to the </w:t>
      </w:r>
      <w:del w:id="902" w:author="David Sant" w:date="2025-12-03T15:34:00Z" w16du:dateUtc="2025-12-03T15:34:00Z">
        <w:r>
          <w:delText>following addresses (or an</w:delText>
        </w:r>
      </w:del>
      <w:ins w:id="903" w:author="David Sant" w:date="2025-12-03T15:34:00Z" w16du:dateUtc="2025-12-03T15:34:00Z">
        <w:r w:rsidR="00E14516" w:rsidRPr="00042850">
          <w:t>other party's email</w:t>
        </w:r>
      </w:ins>
      <w:r w:rsidR="00E14516" w:rsidRPr="00042850">
        <w:t xml:space="preserve"> address</w:t>
      </w:r>
      <w:del w:id="904" w:author="David Sant" w:date="2025-12-03T15:34:00Z" w16du:dateUtc="2025-12-03T15:34:00Z">
        <w:r>
          <w:delText xml:space="preserve"> substituted</w:delText>
        </w:r>
      </w:del>
      <w:ins w:id="905" w:author="David Sant" w:date="2025-12-03T15:34:00Z" w16du:dateUtc="2025-12-03T15:34:00Z">
        <w:r w:rsidR="00E14516" w:rsidRPr="00042850">
          <w:t>, as set out</w:t>
        </w:r>
      </w:ins>
      <w:r w:rsidR="00E14516" w:rsidRPr="00042850">
        <w:t xml:space="preserve"> in </w:t>
      </w:r>
      <w:del w:id="906" w:author="David Sant" w:date="2025-12-03T15:34:00Z" w16du:dateUtc="2025-12-03T15:34:00Z">
        <w:r>
          <w:delText xml:space="preserve">writing by </w:delText>
        </w:r>
      </w:del>
      <w:r w:rsidR="00E14516" w:rsidRPr="00042850">
        <w:t xml:space="preserve">the </w:t>
      </w:r>
      <w:bookmarkEnd w:id="900"/>
      <w:del w:id="907" w:author="David Sant" w:date="2025-12-03T15:34:00Z" w16du:dateUtc="2025-12-03T15:34:00Z">
        <w:r>
          <w:delText xml:space="preserve">party to be served): </w:delText>
        </w:r>
        <w:r>
          <w:fldChar w:fldCharType="begin"/>
        </w:r>
        <w:r>
          <w:delInstrText>MACROBUTTON optional</w:delInstrText>
        </w:r>
        <w:r>
          <w:fldChar w:fldCharType="end"/>
        </w:r>
      </w:del>
      <w:ins w:id="908" w:author="David Sant" w:date="2025-12-03T15:34:00Z" w16du:dateUtc="2025-12-03T15:34:00Z">
        <w:r w:rsidR="00CF759A">
          <w:t>Order</w:t>
        </w:r>
        <w:r w:rsidR="00E14516" w:rsidRPr="00042850">
          <w:t xml:space="preserve"> Details.</w:t>
        </w:r>
      </w:ins>
      <w:bookmarkEnd w:id="880"/>
    </w:p>
    <w:p w14:paraId="1A95C17F" w14:textId="77777777" w:rsidR="00000000" w:rsidRPr="003C6A69" w:rsidRDefault="00000000" w:rsidP="000C276E">
      <w:pPr>
        <w:pStyle w:val="Untitledsubclause3"/>
        <w:rPr>
          <w:del w:id="909" w:author="David Sant" w:date="2025-12-03T15:34:00Z" w16du:dateUtc="2025-12-03T15:34:00Z"/>
        </w:rPr>
      </w:pPr>
      <w:bookmarkStart w:id="910" w:name="a145652"/>
      <w:del w:id="911" w:author="David Sant" w:date="2025-12-03T15:34:00Z" w16du:dateUtc="2025-12-03T15:34:00Z">
        <w:r>
          <w:delText>Party 1: [ADDRESS].</w:delText>
        </w:r>
        <w:bookmarkEnd w:id="910"/>
      </w:del>
    </w:p>
    <w:p w14:paraId="7E2CD52A" w14:textId="77777777" w:rsidR="00000000" w:rsidRPr="003C6A69" w:rsidRDefault="00000000" w:rsidP="000C276E">
      <w:pPr>
        <w:pStyle w:val="Untitledsubclause3"/>
        <w:rPr>
          <w:del w:id="912" w:author="David Sant" w:date="2025-12-03T15:34:00Z" w16du:dateUtc="2025-12-03T15:34:00Z"/>
        </w:rPr>
      </w:pPr>
      <w:bookmarkStart w:id="913" w:name="a260522"/>
      <w:del w:id="914" w:author="David Sant" w:date="2025-12-03T15:34:00Z" w16du:dateUtc="2025-12-03T15:34:00Z">
        <w:r>
          <w:delText>Party 2: [ADDRESS].]</w:delText>
        </w:r>
        <w:bookmarkEnd w:id="913"/>
      </w:del>
    </w:p>
    <w:p w14:paraId="4B45B931" w14:textId="77777777" w:rsidR="00000000" w:rsidRDefault="00000000" w:rsidP="000C276E">
      <w:pPr>
        <w:pStyle w:val="Untitledsubclause1"/>
        <w:rPr>
          <w:del w:id="915" w:author="David Sant" w:date="2025-12-03T15:34:00Z" w16du:dateUtc="2025-12-03T15:34:00Z"/>
        </w:rPr>
      </w:pPr>
      <w:del w:id="916" w:author="David Sant" w:date="2025-12-03T15:34:00Z" w16du:dateUtc="2025-12-03T15:34:00Z">
        <w:r>
          <w:delText>Any</w:delText>
        </w:r>
      </w:del>
      <w:bookmarkStart w:id="917" w:name="a456216"/>
      <w:bookmarkStart w:id="918" w:name="a763541"/>
      <w:ins w:id="919" w:author="David Sant" w:date="2025-12-03T15:34:00Z" w16du:dateUtc="2025-12-03T15:34:00Z">
        <w:r w:rsidR="007141A5" w:rsidRPr="00042850">
          <w:t>A</w:t>
        </w:r>
      </w:ins>
      <w:r w:rsidR="007141A5" w:rsidRPr="00042850">
        <w:t xml:space="preserve"> notice </w:t>
      </w:r>
      <w:ins w:id="920" w:author="David Sant" w:date="2025-12-03T15:34:00Z" w16du:dateUtc="2025-12-03T15:34:00Z">
        <w:r w:rsidR="007141A5" w:rsidRPr="00042850">
          <w:t xml:space="preserve">delivered by hand </w:t>
        </w:r>
      </w:ins>
      <w:r w:rsidR="007141A5" w:rsidRPr="00042850">
        <w:t>shall be deemed to have been received</w:t>
      </w:r>
      <w:del w:id="921" w:author="David Sant" w:date="2025-12-03T15:34:00Z" w16du:dateUtc="2025-12-03T15:34:00Z">
        <w:r>
          <w:delText>:</w:delText>
        </w:r>
      </w:del>
    </w:p>
    <w:p w14:paraId="6B87170A" w14:textId="77777777" w:rsidR="00000000" w:rsidRDefault="00000000" w:rsidP="000C276E">
      <w:pPr>
        <w:pStyle w:val="Untitledsubclause2"/>
        <w:rPr>
          <w:del w:id="922" w:author="David Sant" w:date="2025-12-03T15:34:00Z" w16du:dateUtc="2025-12-03T15:34:00Z"/>
        </w:rPr>
      </w:pPr>
      <w:del w:id="923" w:author="David Sant" w:date="2025-12-03T15:34:00Z" w16du:dateUtc="2025-12-03T15:34:00Z">
        <w:r>
          <w:delText xml:space="preserve">if delivered by hand, at the time the </w:delText>
        </w:r>
      </w:del>
      <w:bookmarkStart w:id="924" w:name="a579332"/>
      <w:bookmarkEnd w:id="917"/>
      <w:ins w:id="925" w:author="David Sant" w:date="2025-12-03T15:34:00Z" w16du:dateUtc="2025-12-03T15:34:00Z">
        <w:r w:rsidR="007141A5" w:rsidRPr="00042850">
          <w:t xml:space="preserve"> when delivered (or if delivery is not in </w:t>
        </w:r>
        <w:r w:rsidR="00B16D00">
          <w:t>Normal B</w:t>
        </w:r>
        <w:r w:rsidR="007141A5" w:rsidRPr="00042850">
          <w:t xml:space="preserve">usiness </w:t>
        </w:r>
        <w:r w:rsidR="00B16D00">
          <w:t>H</w:t>
        </w:r>
        <w:r w:rsidR="007141A5" w:rsidRPr="00042850">
          <w:t xml:space="preserve">ours, at 9 am on the first </w:t>
        </w:r>
        <w:r w:rsidR="00B16D00">
          <w:t>B</w:t>
        </w:r>
        <w:r w:rsidR="007141A5" w:rsidRPr="00042850">
          <w:t xml:space="preserve">usiness </w:t>
        </w:r>
        <w:r w:rsidR="00B16D00">
          <w:t>D</w:t>
        </w:r>
        <w:r w:rsidR="007141A5" w:rsidRPr="00042850">
          <w:t xml:space="preserve">ay following delivery). A correctly addressed </w:t>
        </w:r>
      </w:ins>
      <w:r w:rsidR="007141A5" w:rsidRPr="00042850">
        <w:t xml:space="preserve">notice </w:t>
      </w:r>
      <w:del w:id="926" w:author="David Sant" w:date="2025-12-03T15:34:00Z" w16du:dateUtc="2025-12-03T15:34:00Z">
        <w:r>
          <w:delText>is left at the proper address;</w:delText>
        </w:r>
      </w:del>
    </w:p>
    <w:p w14:paraId="300323AA" w14:textId="77777777" w:rsidR="00000000" w:rsidRDefault="00000000" w:rsidP="000C276E">
      <w:pPr>
        <w:pStyle w:val="Untitledsubclause2"/>
        <w:rPr>
          <w:del w:id="927" w:author="David Sant" w:date="2025-12-03T15:34:00Z" w16du:dateUtc="2025-12-03T15:34:00Z"/>
        </w:rPr>
      </w:pPr>
      <w:del w:id="928" w:author="David Sant" w:date="2025-12-03T15:34:00Z" w16du:dateUtc="2025-12-03T15:34:00Z">
        <w:r>
          <w:delText xml:space="preserve">if </w:delText>
        </w:r>
      </w:del>
      <w:bookmarkStart w:id="929" w:name="a548895"/>
      <w:bookmarkEnd w:id="924"/>
      <w:r w:rsidR="007141A5" w:rsidRPr="00042850">
        <w:t xml:space="preserve">sent by </w:t>
      </w:r>
      <w:del w:id="930" w:author="David Sant" w:date="2025-12-03T15:34:00Z" w16du:dateUtc="2025-12-03T15:34:00Z">
        <w:r>
          <w:delText>[</w:delText>
        </w:r>
      </w:del>
      <w:r w:rsidR="007141A5" w:rsidRPr="00042850">
        <w:t xml:space="preserve">pre-paid first-class post or </w:t>
      </w:r>
      <w:del w:id="931" w:author="David Sant" w:date="2025-12-03T15:34:00Z" w16du:dateUtc="2025-12-03T15:34:00Z">
        <w:r>
          <w:delText>other] next working day delivery service, at [9.00 am] on the [second] Business Day after posting; [or]</w:delText>
        </w:r>
      </w:del>
    </w:p>
    <w:p w14:paraId="3A5C9EEB" w14:textId="57663AC7" w:rsidR="00AA1B09" w:rsidRPr="00042850" w:rsidRDefault="00000000" w:rsidP="003E03D7">
      <w:pPr>
        <w:pStyle w:val="Untitledsubclause1"/>
        <w:pPrChange w:id="932" w:author="David Sant" w:date="2025-12-03T15:34:00Z" w16du:dateUtc="2025-12-03T15:34:00Z">
          <w:pPr>
            <w:pStyle w:val="Untitledsubclause2"/>
            <w:numPr>
              <w:numId w:val="2"/>
            </w:numPr>
          </w:pPr>
        </w:pPrChange>
      </w:pPr>
      <w:del w:id="933" w:author="David Sant" w:date="2025-12-03T15:34:00Z" w16du:dateUtc="2025-12-03T15:34:00Z">
        <w:r>
          <w:delText>[if</w:delText>
        </w:r>
      </w:del>
      <w:bookmarkStart w:id="934" w:name="a226003"/>
      <w:bookmarkEnd w:id="929"/>
      <w:ins w:id="935" w:author="David Sant" w:date="2025-12-03T15:34:00Z" w16du:dateUtc="2025-12-03T15:34:00Z">
        <w:r w:rsidR="007141A5" w:rsidRPr="00042850">
          <w:t>recorded delivery post shall be deemed to have been received at the time at which it would have been delivered in the normal course of post. A notice</w:t>
        </w:r>
      </w:ins>
      <w:r w:rsidR="007141A5" w:rsidRPr="00042850">
        <w:t xml:space="preserve"> sent by email</w:t>
      </w:r>
      <w:del w:id="936" w:author="David Sant" w:date="2025-12-03T15:34:00Z" w16du:dateUtc="2025-12-03T15:34:00Z">
        <w:r>
          <w:delText>,</w:delText>
        </w:r>
      </w:del>
      <w:ins w:id="937" w:author="David Sant" w:date="2025-12-03T15:34:00Z" w16du:dateUtc="2025-12-03T15:34:00Z">
        <w:r w:rsidR="007141A5" w:rsidRPr="00042850">
          <w:t xml:space="preserve"> shall be deemed to have been received</w:t>
        </w:r>
      </w:ins>
      <w:r w:rsidR="007141A5" w:rsidRPr="00042850">
        <w:t xml:space="preserve"> at the time of transmission</w:t>
      </w:r>
      <w:bookmarkEnd w:id="934"/>
      <w:del w:id="938" w:author="David Sant" w:date="2025-12-03T15:34:00Z" w16du:dateUtc="2025-12-03T15:34:00Z">
        <w:r>
          <w:delText>, or, if this time falls outside Business Hours in the place of receipt, when Business Hours resume.</w:delText>
        </w:r>
        <w:r>
          <w:fldChar w:fldCharType="begin"/>
        </w:r>
        <w:r>
          <w:fldChar w:fldCharType="end"/>
        </w:r>
        <w:r>
          <w:delText>]</w:delText>
        </w:r>
      </w:del>
      <w:ins w:id="939" w:author="David Sant" w:date="2025-12-03T15:34:00Z" w16du:dateUtc="2025-12-03T15:34:00Z">
        <w:r w:rsidR="007141A5" w:rsidRPr="00042850">
          <w:t>.</w:t>
        </w:r>
      </w:ins>
      <w:bookmarkEnd w:id="918"/>
    </w:p>
    <w:p w14:paraId="7D750C6A" w14:textId="77777777" w:rsidR="00E835C4" w:rsidRDefault="00FF3397" w:rsidP="00B612E1">
      <w:pPr>
        <w:pStyle w:val="Untitledsubclause1"/>
        <w:pPrChange w:id="940" w:author="David Sant" w:date="2025-12-03T15:34:00Z" w16du:dateUtc="2025-12-03T15:34:00Z">
          <w:pPr>
            <w:pStyle w:val="Untitledsubclause1"/>
            <w:numPr>
              <w:numId w:val="2"/>
            </w:numPr>
          </w:pPr>
        </w:pPrChange>
      </w:pPr>
      <w:r>
        <w:t xml:space="preserve">This clause does not apply to the service of any proceedings or other documents in any legal action or, where applicable, any arbitration or other method of dispute resolution. </w:t>
      </w:r>
    </w:p>
    <w:p w14:paraId="0E496B0A" w14:textId="77777777" w:rsidR="00AA1B09" w:rsidRPr="00042850" w:rsidRDefault="00AA1B09" w:rsidP="003E03D7">
      <w:pPr>
        <w:pStyle w:val="TitleClause"/>
        <w:pPrChange w:id="941" w:author="David Sant" w:date="2025-12-03T15:34:00Z" w16du:dateUtc="2025-12-03T15:34:00Z">
          <w:pPr>
            <w:pStyle w:val="TitleClause"/>
            <w:numPr>
              <w:numId w:val="2"/>
            </w:numPr>
          </w:pPr>
        </w:pPrChange>
      </w:pPr>
      <w:r w:rsidRPr="00042850">
        <w:fldChar w:fldCharType="begin"/>
      </w:r>
      <w:r w:rsidRPr="00042850">
        <w:instrText>TC "27. Governing law" \l 1</w:instrText>
      </w:r>
      <w:r w:rsidRPr="00042850">
        <w:fldChar w:fldCharType="end"/>
      </w:r>
      <w:bookmarkStart w:id="942" w:name="a196364"/>
      <w:bookmarkStart w:id="943" w:name="_Toc256000026"/>
      <w:r w:rsidRPr="00042850">
        <w:t>Governing law</w:t>
      </w:r>
      <w:bookmarkEnd w:id="942"/>
      <w:bookmarkEnd w:id="943"/>
    </w:p>
    <w:p w14:paraId="319C0958" w14:textId="07E9D909" w:rsidR="00AA1B09" w:rsidRPr="00042850" w:rsidRDefault="00AA1B09" w:rsidP="00AA1B09">
      <w:pPr>
        <w:pStyle w:val="NoNumUntitledsubclause1"/>
      </w:pPr>
      <w:bookmarkStart w:id="944" w:name="a463397"/>
      <w:r w:rsidRPr="00042850">
        <w:t xml:space="preserve">This </w:t>
      </w:r>
      <w:del w:id="945" w:author="David Sant" w:date="2025-12-03T15:34:00Z" w16du:dateUtc="2025-12-03T15:34:00Z">
        <w:r w:rsidR="00000000">
          <w:delText>agreement</w:delText>
        </w:r>
      </w:del>
      <w:ins w:id="946" w:author="David Sant" w:date="2025-12-03T15:34:00Z" w16du:dateUtc="2025-12-03T15:34:00Z">
        <w:r w:rsidR="00FE7453">
          <w:t>Agreement</w:t>
        </w:r>
      </w:ins>
      <w:r w:rsidRPr="00042850">
        <w:t xml:space="preserve"> and any dispute or claim arising out of or in connection with it or its subject matter or formation (including non-contractual disputes or claims) shall be governed by and </w:t>
      </w:r>
      <w:r>
        <w:t>interpreted</w:t>
      </w:r>
      <w:r w:rsidRPr="00042850">
        <w:t xml:space="preserve"> in accordance with the law of England and Wales.</w:t>
      </w:r>
      <w:bookmarkEnd w:id="944"/>
    </w:p>
    <w:p w14:paraId="53ECA710" w14:textId="77777777" w:rsidR="008E4541" w:rsidRDefault="008E4541" w:rsidP="008E4541">
      <w:pPr>
        <w:pStyle w:val="TitleClause"/>
        <w:pPrChange w:id="947" w:author="David Sant" w:date="2025-12-03T15:34:00Z" w16du:dateUtc="2025-12-03T15:34:00Z">
          <w:pPr>
            <w:pStyle w:val="TitleClause"/>
            <w:numPr>
              <w:numId w:val="2"/>
            </w:numPr>
          </w:pPr>
        </w:pPrChange>
      </w:pPr>
      <w:r>
        <w:fldChar w:fldCharType="begin"/>
      </w:r>
      <w:r>
        <w:instrText>TC "28. Jurisdiction" \l 1</w:instrText>
      </w:r>
      <w:r>
        <w:fldChar w:fldCharType="end"/>
      </w:r>
      <w:bookmarkStart w:id="948" w:name="_Toc256000027"/>
      <w:bookmarkStart w:id="949" w:name="a201476"/>
      <w:r>
        <w:t>Jurisdiction</w:t>
      </w:r>
      <w:bookmarkEnd w:id="948"/>
      <w:bookmarkEnd w:id="949"/>
    </w:p>
    <w:p w14:paraId="38D1EF99" w14:textId="77777777" w:rsidR="008E4541" w:rsidRDefault="008E4541" w:rsidP="008E4541">
      <w:pPr>
        <w:pStyle w:val="NoNumUntitledsubclause1"/>
      </w:pPr>
      <w:bookmarkStart w:id="950" w:name="a662297"/>
      <w:r>
        <w:t>Each party irrevocably agrees that the courts of England and Wales shall have exclusive jurisdiction to settle any dispute or claim arising out of or in connection with this agreement or its subject matter or formation (including non-contractual disputes or claims).</w:t>
      </w:r>
      <w:bookmarkEnd w:id="950"/>
    </w:p>
    <w:p w14:paraId="3137E199" w14:textId="77777777" w:rsidR="00000000" w:rsidRDefault="00000000" w:rsidP="000C276E">
      <w:pPr>
        <w:pStyle w:val="Testimonium"/>
        <w:rPr>
          <w:del w:id="951" w:author="David Sant" w:date="2025-12-03T15:34:00Z" w16du:dateUtc="2025-12-03T15:34:00Z"/>
        </w:rPr>
      </w:pPr>
      <w:del w:id="952" w:author="David Sant" w:date="2025-12-03T15:34:00Z" w16du:dateUtc="2025-12-03T15:34:00Z">
        <w:r>
          <w:delText>This  has been entered into on the date stated at the beginning of it.</w:delText>
        </w:r>
      </w:del>
    </w:p>
    <w:p w14:paraId="47D66E51" w14:textId="77777777" w:rsidR="00000000" w:rsidRDefault="00000000" w:rsidP="000C276E">
      <w:pPr>
        <w:pStyle w:val="Schedule"/>
        <w:pageBreakBefore/>
        <w:numPr>
          <w:ilvl w:val="0"/>
          <w:numId w:val="7"/>
        </w:numPr>
        <w:rPr>
          <w:del w:id="953" w:author="David Sant" w:date="2025-12-03T15:34:00Z" w16du:dateUtc="2025-12-03T15:34:00Z"/>
        </w:rPr>
      </w:pPr>
      <w:bookmarkStart w:id="954" w:name="_Toc256000028"/>
      <w:bookmarkStart w:id="955" w:name="a167493"/>
      <w:del w:id="956" w:author="David Sant" w:date="2025-12-03T15:34:00Z" w16du:dateUtc="2025-12-03T15:34:00Z">
        <w:r>
          <w:lastRenderedPageBreak/>
          <w:delText>Subscription Fees</w:delText>
        </w:r>
        <w:bookmarkEnd w:id="954"/>
        <w:bookmarkEnd w:id="955"/>
      </w:del>
    </w:p>
    <w:p w14:paraId="0852FB10" w14:textId="77777777" w:rsidR="00000000" w:rsidRDefault="00000000" w:rsidP="000C276E">
      <w:pPr>
        <w:pStyle w:val="ScheduleTitleClause"/>
        <w:numPr>
          <w:ilvl w:val="0"/>
          <w:numId w:val="10"/>
        </w:numPr>
        <w:rPr>
          <w:del w:id="957" w:author="David Sant" w:date="2025-12-03T15:34:00Z" w16du:dateUtc="2025-12-03T15:34:00Z"/>
        </w:rPr>
      </w:pPr>
      <w:del w:id="958" w:author="David Sant" w:date="2025-12-03T15:34:00Z" w16du:dateUtc="2025-12-03T15:34:00Z">
        <w:r>
          <w:fldChar w:fldCharType="begin"/>
        </w:r>
        <w:r>
          <w:delInstrText>TC "1. Subscription Fees" \l 1</w:delInstrText>
        </w:r>
        <w:r>
          <w:fldChar w:fldCharType="end"/>
        </w:r>
        <w:bookmarkStart w:id="959" w:name="_Toc256000029"/>
        <w:bookmarkStart w:id="960" w:name="a171538"/>
        <w:r>
          <w:delText>Subscription Fees</w:delText>
        </w:r>
        <w:bookmarkEnd w:id="959"/>
        <w:bookmarkEnd w:id="960"/>
      </w:del>
    </w:p>
    <w:p w14:paraId="72763BEC" w14:textId="77777777" w:rsidR="00000000" w:rsidRDefault="00000000" w:rsidP="000C276E">
      <w:pPr>
        <w:pStyle w:val="NoNumUntitledsubclause1"/>
        <w:rPr>
          <w:del w:id="961" w:author="David Sant" w:date="2025-12-03T15:34:00Z" w16du:dateUtc="2025-12-03T15:34:00Z"/>
        </w:rPr>
      </w:pPr>
      <w:bookmarkStart w:id="962" w:name="a754965"/>
      <w:del w:id="963" w:author="David Sant" w:date="2025-12-03T15:34:00Z" w16du:dateUtc="2025-12-03T15:34:00Z">
        <w:r>
          <w:delText>The Subscription Fees shall amount to a total of £[AMOUNT], based on [NUMBER] User Subscriptions at £[AMOUNT] per User Subscription.</w:delText>
        </w:r>
        <w:bookmarkEnd w:id="962"/>
      </w:del>
    </w:p>
    <w:p w14:paraId="3CE5C5E5" w14:textId="77777777" w:rsidR="00000000" w:rsidRDefault="00000000" w:rsidP="000C276E">
      <w:pPr>
        <w:pStyle w:val="ScheduleTitleClause"/>
        <w:numPr>
          <w:ilvl w:val="0"/>
          <w:numId w:val="10"/>
        </w:numPr>
        <w:rPr>
          <w:del w:id="964" w:author="David Sant" w:date="2025-12-03T15:34:00Z" w16du:dateUtc="2025-12-03T15:34:00Z"/>
        </w:rPr>
      </w:pPr>
      <w:del w:id="965" w:author="David Sant" w:date="2025-12-03T15:34:00Z" w16du:dateUtc="2025-12-03T15:34:00Z">
        <w:r>
          <w:fldChar w:fldCharType="begin"/>
        </w:r>
        <w:r>
          <w:delInstrText>TC "2. Additional User Subscription Fees" \l 1</w:delInstrText>
        </w:r>
        <w:r>
          <w:fldChar w:fldCharType="end"/>
        </w:r>
        <w:bookmarkStart w:id="966" w:name="_Toc256000030"/>
        <w:bookmarkStart w:id="967" w:name="a898768"/>
        <w:r>
          <w:delText>Additional User Subscription Fees</w:delText>
        </w:r>
        <w:bookmarkEnd w:id="966"/>
        <w:bookmarkEnd w:id="967"/>
      </w:del>
    </w:p>
    <w:p w14:paraId="55E5B117" w14:textId="77777777" w:rsidR="00000000" w:rsidRDefault="00000000" w:rsidP="000C276E">
      <w:pPr>
        <w:pStyle w:val="NoNumUntitledsubclause1"/>
        <w:rPr>
          <w:del w:id="968" w:author="David Sant" w:date="2025-12-03T15:34:00Z" w16du:dateUtc="2025-12-03T15:34:00Z"/>
        </w:rPr>
      </w:pPr>
      <w:bookmarkStart w:id="969" w:name="a878225"/>
      <w:del w:id="970" w:author="David Sant" w:date="2025-12-03T15:34:00Z" w16du:dateUtc="2025-12-03T15:34:00Z">
        <w:r>
          <w:delText xml:space="preserve">Additional User Subscriptions may be purchased by the Customer in accordance with </w:delText>
        </w:r>
        <w:r>
          <w:fldChar w:fldCharType="begin"/>
        </w:r>
        <w:r>
          <w:delInstrText>PAGEREF a154220\# "'clause '"  \h</w:delInstrText>
        </w:r>
        <w:r>
          <w:fldChar w:fldCharType="separate"/>
        </w:r>
        <w:r>
          <w:delText xml:space="preserve">clause </w:delText>
        </w:r>
        <w:r>
          <w:fldChar w:fldCharType="end"/>
        </w:r>
        <w:r>
          <w:fldChar w:fldCharType="begin"/>
        </w:r>
        <w:r>
          <w:rPr>
            <w:highlight w:val="lightGray"/>
          </w:rPr>
          <w:delInstrText>REF a154220 \h \w</w:delInstrText>
        </w:r>
        <w:r>
          <w:fldChar w:fldCharType="separate"/>
        </w:r>
        <w:r>
          <w:delText>3</w:delText>
        </w:r>
        <w:r>
          <w:fldChar w:fldCharType="end"/>
        </w:r>
        <w:r>
          <w:delText xml:space="preserve"> at £[AMOUNT] per User Subscription.</w:delText>
        </w:r>
        <w:bookmarkEnd w:id="969"/>
      </w:del>
    </w:p>
    <w:p w14:paraId="67C7A375" w14:textId="77777777" w:rsidR="00000000" w:rsidRDefault="00000000" w:rsidP="000C276E">
      <w:pPr>
        <w:pStyle w:val="ScheduleTitleClause"/>
        <w:numPr>
          <w:ilvl w:val="0"/>
          <w:numId w:val="10"/>
        </w:numPr>
        <w:rPr>
          <w:del w:id="971" w:author="David Sant" w:date="2025-12-03T15:34:00Z" w16du:dateUtc="2025-12-03T15:34:00Z"/>
        </w:rPr>
      </w:pPr>
      <w:del w:id="972" w:author="David Sant" w:date="2025-12-03T15:34:00Z" w16du:dateUtc="2025-12-03T15:34:00Z">
        <w:r>
          <w:fldChar w:fldCharType="begin"/>
        </w:r>
        <w:r>
          <w:delInstrText>TC "3. Excess Storage Fees" \l 1</w:delInstrText>
        </w:r>
        <w:r>
          <w:fldChar w:fldCharType="end"/>
        </w:r>
        <w:bookmarkStart w:id="973" w:name="_Toc256000031"/>
        <w:bookmarkStart w:id="974" w:name="a657963"/>
        <w:r>
          <w:delText>Excess Storage Fees</w:delText>
        </w:r>
        <w:bookmarkEnd w:id="973"/>
        <w:bookmarkEnd w:id="974"/>
      </w:del>
    </w:p>
    <w:p w14:paraId="70D6B31E" w14:textId="77777777" w:rsidR="00000000" w:rsidRDefault="00000000" w:rsidP="000C276E">
      <w:pPr>
        <w:pStyle w:val="NoNumUntitledsubclause1"/>
        <w:rPr>
          <w:del w:id="975" w:author="David Sant" w:date="2025-12-03T15:34:00Z" w16du:dateUtc="2025-12-03T15:34:00Z"/>
        </w:rPr>
      </w:pPr>
      <w:bookmarkStart w:id="976" w:name="a115490"/>
      <w:del w:id="977" w:author="David Sant" w:date="2025-12-03T15:34:00Z" w16du:dateUtc="2025-12-03T15:34:00Z">
        <w:r>
          <w:delText>The Supplier's excess storage fees current as at the Effective Date are set out below: [INSERT EXCESS STORAGE FEES].</w:delText>
        </w:r>
        <w:bookmarkEnd w:id="976"/>
      </w:del>
    </w:p>
    <w:p w14:paraId="77A26A26" w14:textId="77777777" w:rsidR="00000000" w:rsidRDefault="00000000" w:rsidP="000C276E">
      <w:pPr>
        <w:pStyle w:val="ScheduleTitleClause"/>
        <w:numPr>
          <w:ilvl w:val="0"/>
          <w:numId w:val="10"/>
        </w:numPr>
        <w:rPr>
          <w:del w:id="978" w:author="David Sant" w:date="2025-12-03T15:34:00Z" w16du:dateUtc="2025-12-03T15:34:00Z"/>
        </w:rPr>
      </w:pPr>
      <w:del w:id="979" w:author="David Sant" w:date="2025-12-03T15:34:00Z" w16du:dateUtc="2025-12-03T15:34:00Z">
        <w:r>
          <w:fldChar w:fldCharType="begin"/>
        </w:r>
        <w:r>
          <w:delInstrText>TC "4. Support Fees" \l 1</w:delInstrText>
        </w:r>
        <w:r>
          <w:fldChar w:fldCharType="end"/>
        </w:r>
        <w:bookmarkStart w:id="980" w:name="_Toc256000032"/>
        <w:bookmarkStart w:id="981" w:name="a908257"/>
        <w:r>
          <w:delText>Support Fees</w:delText>
        </w:r>
        <w:bookmarkEnd w:id="980"/>
        <w:bookmarkEnd w:id="981"/>
      </w:del>
    </w:p>
    <w:p w14:paraId="2CCF3582" w14:textId="77777777" w:rsidR="00000000" w:rsidRDefault="00000000" w:rsidP="000C276E">
      <w:pPr>
        <w:pStyle w:val="NoNumUntitledsubclause1"/>
        <w:rPr>
          <w:del w:id="982" w:author="David Sant" w:date="2025-12-03T15:34:00Z" w16du:dateUtc="2025-12-03T15:34:00Z"/>
        </w:rPr>
      </w:pPr>
      <w:bookmarkStart w:id="983" w:name="a263637"/>
      <w:del w:id="984" w:author="David Sant" w:date="2025-12-03T15:34:00Z" w16du:dateUtc="2025-12-03T15:34:00Z">
        <w:r>
          <w:delText>The Supplier's standard and enhanced support fees are set out below: [INSERT DETAILS]</w:delText>
        </w:r>
        <w:bookmarkEnd w:id="983"/>
      </w:del>
    </w:p>
    <w:p w14:paraId="5BA92677" w14:textId="77777777" w:rsidR="00AC065E" w:rsidRDefault="00AC065E" w:rsidP="00F27721">
      <w:pPr>
        <w:pStyle w:val="NoNumUntitledsubclause1"/>
        <w:rPr>
          <w:ins w:id="985" w:author="David Sant" w:date="2025-12-03T15:34:00Z" w16du:dateUtc="2025-12-03T15:34:00Z"/>
        </w:rPr>
      </w:pPr>
    </w:p>
    <w:p w14:paraId="24C4FACF" w14:textId="77777777" w:rsidR="00AC065E" w:rsidRDefault="00AC065E" w:rsidP="00AC065E">
      <w:pPr>
        <w:pStyle w:val="TitleClause"/>
        <w:numPr>
          <w:ilvl w:val="0"/>
          <w:numId w:val="0"/>
        </w:numPr>
        <w:rPr>
          <w:ins w:id="986" w:author="David Sant" w:date="2025-12-03T15:34:00Z" w16du:dateUtc="2025-12-03T15:34:00Z"/>
        </w:rPr>
      </w:pPr>
      <w:bookmarkStart w:id="987" w:name="_Hlk156923474"/>
      <w:ins w:id="988" w:author="David Sant" w:date="2025-12-03T15:34:00Z" w16du:dateUtc="2025-12-03T15:34:00Z">
        <w:r>
          <w:t xml:space="preserve">Annex 1 – </w:t>
        </w:r>
        <w:commentRangeStart w:id="989"/>
        <w:r>
          <w:t>Data Protection Particulars</w:t>
        </w:r>
        <w:commentRangeEnd w:id="989"/>
        <w:r>
          <w:rPr>
            <w:rStyle w:val="CommentReference"/>
            <w:rFonts w:eastAsia="Arial"/>
            <w:b w:val="0"/>
            <w:kern w:val="0"/>
            <w:lang w:eastAsia="en-GB"/>
          </w:rPr>
          <w:commentReference w:id="989"/>
        </w:r>
      </w:ins>
    </w:p>
    <w:p w14:paraId="33D6A43A" w14:textId="77777777" w:rsidR="00AC065E" w:rsidRPr="00B55C7E" w:rsidRDefault="00AC065E" w:rsidP="00AC065E">
      <w:pPr>
        <w:pStyle w:val="TitleClause"/>
        <w:numPr>
          <w:ilvl w:val="0"/>
          <w:numId w:val="0"/>
        </w:numPr>
        <w:rPr>
          <w:ins w:id="990" w:author="David Sant" w:date="2025-12-03T15:34:00Z" w16du:dateUtc="2025-12-03T15:34:00Z"/>
          <w:b w:val="0"/>
          <w:bCs/>
        </w:rPr>
      </w:pPr>
      <w:ins w:id="991" w:author="David Sant" w:date="2025-12-03T15:34:00Z" w16du:dateUtc="2025-12-03T15:34:00Z">
        <w:r w:rsidRPr="00B55C7E">
          <w:rPr>
            <w:b w:val="0"/>
            <w:bCs/>
          </w:rPr>
          <w:t>The</w:t>
        </w:r>
        <w:r>
          <w:rPr>
            <w:b w:val="0"/>
            <w:bCs/>
          </w:rPr>
          <w:t xml:space="preserve"> particulars of processing for the Customer Personal Data are as follows:</w:t>
        </w:r>
      </w:ins>
    </w:p>
    <w:p w14:paraId="4C67146B" w14:textId="77777777" w:rsidR="00AC065E" w:rsidRPr="00042850" w:rsidRDefault="00AC065E" w:rsidP="00AC065E">
      <w:pPr>
        <w:pStyle w:val="ScheduleTitlesubclause1"/>
        <w:numPr>
          <w:ilvl w:val="1"/>
          <w:numId w:val="10"/>
        </w:numPr>
        <w:rPr>
          <w:ins w:id="992" w:author="David Sant" w:date="2025-12-03T15:34:00Z" w16du:dateUtc="2025-12-03T15:34:00Z"/>
          <w:b w:val="0"/>
          <w:bCs/>
        </w:rPr>
      </w:pPr>
      <w:bookmarkStart w:id="993" w:name="a996018"/>
      <w:ins w:id="994" w:author="David Sant" w:date="2025-12-03T15:34:00Z" w16du:dateUtc="2025-12-03T15:34:00Z">
        <w:r w:rsidRPr="00B55C7E">
          <w:rPr>
            <w:b w:val="0"/>
            <w:bCs/>
            <w:u w:val="single"/>
            <w:lang w:val="en-US"/>
          </w:rPr>
          <w:t>Scope</w:t>
        </w:r>
        <w:bookmarkEnd w:id="993"/>
        <w:r w:rsidRPr="00042850">
          <w:rPr>
            <w:b w:val="0"/>
            <w:bCs/>
            <w:lang w:val="en-US"/>
          </w:rPr>
          <w:t xml:space="preserve">: to the extent necessary </w:t>
        </w:r>
        <w:r>
          <w:rPr>
            <w:b w:val="0"/>
            <w:bCs/>
            <w:lang w:val="en-US"/>
          </w:rPr>
          <w:t>for</w:t>
        </w:r>
        <w:r w:rsidRPr="00042850">
          <w:rPr>
            <w:b w:val="0"/>
            <w:bCs/>
            <w:lang w:val="en-US"/>
          </w:rPr>
          <w:t xml:space="preserve"> provision of the Services</w:t>
        </w:r>
        <w:r>
          <w:rPr>
            <w:b w:val="0"/>
            <w:bCs/>
            <w:lang w:val="en-US"/>
          </w:rPr>
          <w:t xml:space="preserve">. </w:t>
        </w:r>
      </w:ins>
    </w:p>
    <w:p w14:paraId="7CA601C3" w14:textId="07C53C94" w:rsidR="00AC065E" w:rsidRPr="000141DC" w:rsidRDefault="00AC065E" w:rsidP="000141DC">
      <w:pPr>
        <w:pStyle w:val="ScheduleTitlesubclause1"/>
        <w:numPr>
          <w:ilvl w:val="1"/>
          <w:numId w:val="10"/>
        </w:numPr>
        <w:rPr>
          <w:ins w:id="995" w:author="David Sant" w:date="2025-12-03T15:34:00Z" w16du:dateUtc="2025-12-03T15:34:00Z"/>
          <w:b w:val="0"/>
          <w:bCs/>
        </w:rPr>
      </w:pPr>
      <w:bookmarkStart w:id="996" w:name="a773226"/>
      <w:ins w:id="997" w:author="David Sant" w:date="2025-12-03T15:34:00Z" w16du:dateUtc="2025-12-03T15:34:00Z">
        <w:r w:rsidRPr="00B55C7E">
          <w:rPr>
            <w:b w:val="0"/>
            <w:bCs/>
            <w:u w:val="single"/>
            <w:lang w:val="en-US"/>
          </w:rPr>
          <w:t>Nature</w:t>
        </w:r>
        <w:bookmarkEnd w:id="996"/>
        <w:r w:rsidRPr="00042850">
          <w:rPr>
            <w:b w:val="0"/>
            <w:bCs/>
            <w:lang w:val="en-US"/>
          </w:rPr>
          <w:t xml:space="preserve">: </w:t>
        </w:r>
        <w:r w:rsidR="003F11E0">
          <w:rPr>
            <w:b w:val="0"/>
            <w:bCs/>
            <w:lang w:val="en-US"/>
          </w:rPr>
          <w:t>[</w:t>
        </w:r>
        <w:r w:rsidRPr="003F11E0">
          <w:rPr>
            <w:b w:val="0"/>
            <w:highlight w:val="yellow"/>
            <w:lang w:val="en-US"/>
          </w:rPr>
          <w:t xml:space="preserve">digital </w:t>
        </w:r>
        <w:r w:rsidR="000141DC" w:rsidRPr="003F11E0">
          <w:rPr>
            <w:b w:val="0"/>
            <w:highlight w:val="yellow"/>
            <w:lang w:val="en-US"/>
          </w:rPr>
          <w:t xml:space="preserve">collection, processing, analysis and </w:t>
        </w:r>
        <w:r w:rsidRPr="003F11E0">
          <w:rPr>
            <w:b w:val="0"/>
            <w:highlight w:val="yellow"/>
            <w:lang w:val="en-US"/>
          </w:rPr>
          <w:t xml:space="preserve">storage of </w:t>
        </w:r>
        <w:r w:rsidR="000141DC" w:rsidRPr="003F11E0">
          <w:rPr>
            <w:b w:val="0"/>
            <w:bCs/>
            <w:highlight w:val="yellow"/>
            <w:lang w:val="en-US"/>
          </w:rPr>
          <w:t xml:space="preserve">the Customer’s business data, including the Customer’s CRM data which is retrieved from the Customer’s third-party suppliers on the authority of the Customer, </w:t>
        </w:r>
        <w:proofErr w:type="spellStart"/>
        <w:r w:rsidR="000141DC" w:rsidRPr="003F11E0">
          <w:rPr>
            <w:b w:val="0"/>
            <w:bCs/>
            <w:highlight w:val="yellow"/>
            <w:lang w:val="en-US"/>
          </w:rPr>
          <w:t>analysed</w:t>
        </w:r>
        <w:proofErr w:type="spellEnd"/>
        <w:r w:rsidR="000141DC" w:rsidRPr="003F11E0">
          <w:rPr>
            <w:b w:val="0"/>
            <w:bCs/>
            <w:highlight w:val="yellow"/>
            <w:lang w:val="en-US"/>
          </w:rPr>
          <w:t xml:space="preserve"> using third party generative AI services (where </w:t>
        </w:r>
        <w:proofErr w:type="spellStart"/>
        <w:r w:rsidR="000141DC" w:rsidRPr="003F11E0">
          <w:rPr>
            <w:b w:val="0"/>
            <w:bCs/>
            <w:highlight w:val="yellow"/>
            <w:lang w:val="en-US"/>
          </w:rPr>
          <w:t>authorised</w:t>
        </w:r>
        <w:proofErr w:type="spellEnd"/>
        <w:r w:rsidR="000141DC" w:rsidRPr="003F11E0">
          <w:rPr>
            <w:b w:val="0"/>
            <w:bCs/>
            <w:highlight w:val="yellow"/>
            <w:lang w:val="en-US"/>
          </w:rPr>
          <w:t xml:space="preserve"> by the Customer) and creation of </w:t>
        </w:r>
        <w:proofErr w:type="spellStart"/>
        <w:r w:rsidR="000141DC" w:rsidRPr="003F11E0">
          <w:rPr>
            <w:b w:val="0"/>
            <w:bCs/>
            <w:highlight w:val="yellow"/>
            <w:lang w:val="en-US"/>
          </w:rPr>
          <w:t>visualisations</w:t>
        </w:r>
        <w:proofErr w:type="spellEnd"/>
        <w:r w:rsidR="000141DC" w:rsidRPr="003F11E0">
          <w:rPr>
            <w:b w:val="0"/>
            <w:bCs/>
            <w:highlight w:val="yellow"/>
            <w:lang w:val="en-US"/>
          </w:rPr>
          <w:t xml:space="preserve"> based on the data</w:t>
        </w:r>
        <w:r w:rsidR="000141DC" w:rsidRPr="003F11E0">
          <w:rPr>
            <w:b w:val="0"/>
            <w:bCs/>
            <w:highlight w:val="yellow"/>
          </w:rPr>
          <w:t>.</w:t>
        </w:r>
        <w:r w:rsidR="003F11E0">
          <w:rPr>
            <w:b w:val="0"/>
            <w:bCs/>
          </w:rPr>
          <w:t>]</w:t>
        </w:r>
      </w:ins>
    </w:p>
    <w:p w14:paraId="079E8244" w14:textId="20444A34" w:rsidR="00AC065E" w:rsidRPr="00042850" w:rsidRDefault="00AC065E" w:rsidP="00AC065E">
      <w:pPr>
        <w:pStyle w:val="ScheduleTitlesubclause1"/>
        <w:numPr>
          <w:ilvl w:val="1"/>
          <w:numId w:val="10"/>
        </w:numPr>
        <w:rPr>
          <w:ins w:id="998" w:author="David Sant" w:date="2025-12-03T15:34:00Z" w16du:dateUtc="2025-12-03T15:34:00Z"/>
          <w:b w:val="0"/>
          <w:bCs/>
        </w:rPr>
      </w:pPr>
      <w:bookmarkStart w:id="999" w:name="a654696"/>
      <w:ins w:id="1000" w:author="David Sant" w:date="2025-12-03T15:34:00Z" w16du:dateUtc="2025-12-03T15:34:00Z">
        <w:r w:rsidRPr="00C41F1B">
          <w:rPr>
            <w:b w:val="0"/>
            <w:bCs/>
            <w:u w:val="single"/>
            <w:lang w:val="en-US"/>
          </w:rPr>
          <w:t>Purpose of processing</w:t>
        </w:r>
        <w:bookmarkEnd w:id="999"/>
        <w:r w:rsidRPr="00042850">
          <w:rPr>
            <w:b w:val="0"/>
            <w:bCs/>
            <w:lang w:val="en-US"/>
          </w:rPr>
          <w:t>: provision of the Services</w:t>
        </w:r>
        <w:r>
          <w:rPr>
            <w:b w:val="0"/>
            <w:bCs/>
            <w:lang w:val="en-US"/>
          </w:rPr>
          <w:t xml:space="preserve"> to the Customer, including </w:t>
        </w:r>
        <w:r w:rsidR="003F11E0">
          <w:rPr>
            <w:b w:val="0"/>
            <w:bCs/>
            <w:lang w:val="en-US"/>
          </w:rPr>
          <w:t>[</w:t>
        </w:r>
        <w:r w:rsidR="000141DC" w:rsidRPr="003F11E0">
          <w:rPr>
            <w:b w:val="0"/>
            <w:bCs/>
            <w:highlight w:val="yellow"/>
            <w:lang w:val="en-US"/>
          </w:rPr>
          <w:t xml:space="preserve">combining </w:t>
        </w:r>
        <w:r w:rsidRPr="003F11E0">
          <w:rPr>
            <w:b w:val="0"/>
            <w:bCs/>
            <w:highlight w:val="yellow"/>
            <w:lang w:val="en-US"/>
          </w:rPr>
          <w:t>d</w:t>
        </w:r>
        <w:r w:rsidR="000141DC" w:rsidRPr="003F11E0">
          <w:rPr>
            <w:b w:val="0"/>
            <w:bCs/>
            <w:highlight w:val="yellow"/>
            <w:lang w:val="en-US"/>
          </w:rPr>
          <w:t xml:space="preserve">ata sets, </w:t>
        </w:r>
        <w:proofErr w:type="spellStart"/>
        <w:r w:rsidR="000141DC" w:rsidRPr="003F11E0">
          <w:rPr>
            <w:b w:val="0"/>
            <w:bCs/>
            <w:highlight w:val="yellow"/>
            <w:lang w:val="en-US"/>
          </w:rPr>
          <w:t>analysing</w:t>
        </w:r>
        <w:proofErr w:type="spellEnd"/>
        <w:r w:rsidR="000141DC" w:rsidRPr="003F11E0">
          <w:rPr>
            <w:b w:val="0"/>
            <w:bCs/>
            <w:highlight w:val="yellow"/>
            <w:lang w:val="en-US"/>
          </w:rPr>
          <w:t xml:space="preserve"> data and creating </w:t>
        </w:r>
        <w:proofErr w:type="spellStart"/>
        <w:r w:rsidR="000141DC" w:rsidRPr="003F11E0">
          <w:rPr>
            <w:b w:val="0"/>
            <w:bCs/>
            <w:highlight w:val="yellow"/>
            <w:lang w:val="en-US"/>
          </w:rPr>
          <w:t>visualisations</w:t>
        </w:r>
        <w:proofErr w:type="spellEnd"/>
        <w:r w:rsidRPr="003F11E0">
          <w:rPr>
            <w:b w:val="0"/>
            <w:bCs/>
            <w:highlight w:val="yellow"/>
            <w:lang w:val="en-US"/>
          </w:rPr>
          <w:t>.</w:t>
        </w:r>
        <w:r w:rsidR="003F11E0">
          <w:rPr>
            <w:b w:val="0"/>
            <w:bCs/>
            <w:lang w:val="en-US"/>
          </w:rPr>
          <w:t>]</w:t>
        </w:r>
      </w:ins>
    </w:p>
    <w:p w14:paraId="136A4CB6" w14:textId="77777777" w:rsidR="00000000" w:rsidRDefault="00AC065E" w:rsidP="000C276E">
      <w:pPr>
        <w:pStyle w:val="Schedule"/>
        <w:pageBreakBefore/>
        <w:numPr>
          <w:ilvl w:val="0"/>
          <w:numId w:val="7"/>
        </w:numPr>
        <w:rPr>
          <w:del w:id="1001" w:author="David Sant" w:date="2025-12-03T15:34:00Z" w16du:dateUtc="2025-12-03T15:34:00Z"/>
        </w:rPr>
      </w:pPr>
      <w:bookmarkStart w:id="1002" w:name="a853829"/>
      <w:ins w:id="1003" w:author="David Sant" w:date="2025-12-03T15:34:00Z" w16du:dateUtc="2025-12-03T15:34:00Z">
        <w:r w:rsidRPr="00C41F1B">
          <w:rPr>
            <w:b w:val="0"/>
            <w:bCs/>
            <w:u w:val="single"/>
          </w:rPr>
          <w:lastRenderedPageBreak/>
          <w:t>Duration of the processing</w:t>
        </w:r>
        <w:bookmarkEnd w:id="1002"/>
        <w:r w:rsidRPr="00042850">
          <w:rPr>
            <w:b w:val="0"/>
            <w:bCs/>
          </w:rPr>
          <w:t xml:space="preserve">: </w:t>
        </w:r>
        <w:r>
          <w:rPr>
            <w:b w:val="0"/>
            <w:bCs/>
          </w:rPr>
          <w:t xml:space="preserve">during the </w:t>
        </w:r>
      </w:ins>
      <w:bookmarkStart w:id="1004" w:name="_Toc256000033"/>
      <w:bookmarkStart w:id="1005" w:name="a325941"/>
      <w:r>
        <w:rPr>
          <w:b w:val="0"/>
          <w:rPrChange w:id="1006" w:author="David Sant" w:date="2025-12-03T15:34:00Z" w16du:dateUtc="2025-12-03T15:34:00Z">
            <w:rPr/>
          </w:rPrChange>
        </w:rPr>
        <w:t>Subscription Term</w:t>
      </w:r>
      <w:bookmarkEnd w:id="1004"/>
      <w:bookmarkEnd w:id="1005"/>
    </w:p>
    <w:p w14:paraId="700D8D6C" w14:textId="77777777" w:rsidR="00000000" w:rsidRDefault="00000000" w:rsidP="000C276E">
      <w:pPr>
        <w:pStyle w:val="ScheduleUntitledClause"/>
        <w:numPr>
          <w:ilvl w:val="0"/>
          <w:numId w:val="11"/>
        </w:numPr>
        <w:rPr>
          <w:del w:id="1007" w:author="David Sant" w:date="2025-12-03T15:34:00Z" w16du:dateUtc="2025-12-03T15:34:00Z"/>
        </w:rPr>
      </w:pPr>
      <w:bookmarkStart w:id="1008" w:name="a806601"/>
      <w:del w:id="1009" w:author="David Sant" w:date="2025-12-03T15:34:00Z" w16du:dateUtc="2025-12-03T15:34:00Z">
        <w:r>
          <w:delText>Initial Subscription Term: [INSERT LENGTH OF INITIAL SUBSCRIPTION TERM].</w:delText>
        </w:r>
        <w:bookmarkEnd w:id="1008"/>
      </w:del>
    </w:p>
    <w:p w14:paraId="52F767FC" w14:textId="77777777" w:rsidR="00000000" w:rsidRDefault="00000000" w:rsidP="000C276E">
      <w:pPr>
        <w:pStyle w:val="Schedule"/>
        <w:pageBreakBefore/>
        <w:numPr>
          <w:ilvl w:val="0"/>
          <w:numId w:val="7"/>
        </w:numPr>
        <w:rPr>
          <w:del w:id="1010" w:author="David Sant" w:date="2025-12-03T15:34:00Z" w16du:dateUtc="2025-12-03T15:34:00Z"/>
        </w:rPr>
      </w:pPr>
      <w:bookmarkStart w:id="1011" w:name="_Toc256000034"/>
      <w:bookmarkStart w:id="1012" w:name="a486123"/>
      <w:del w:id="1013" w:author="David Sant" w:date="2025-12-03T15:34:00Z" w16du:dateUtc="2025-12-03T15:34:00Z">
        <w:r>
          <w:lastRenderedPageBreak/>
          <w:delText>Mandatory Policies</w:delText>
        </w:r>
        <w:bookmarkEnd w:id="1011"/>
        <w:r>
          <w:delText xml:space="preserve"> </w:delText>
        </w:r>
        <w:bookmarkEnd w:id="1012"/>
      </w:del>
    </w:p>
    <w:p w14:paraId="785D2335" w14:textId="77777777" w:rsidR="00000000" w:rsidRDefault="00000000" w:rsidP="000C276E">
      <w:pPr>
        <w:pStyle w:val="Paragraph"/>
        <w:rPr>
          <w:del w:id="1014" w:author="David Sant" w:date="2025-12-03T15:34:00Z" w16du:dateUtc="2025-12-03T15:34:00Z"/>
        </w:rPr>
      </w:pPr>
      <w:del w:id="1015" w:author="David Sant" w:date="2025-12-03T15:34:00Z" w16du:dateUtc="2025-12-03T15:34:00Z">
        <w:r>
          <w:delText>[LIST [AND ATTACH] THE MANDATORY POLICIES HERE]</w:delText>
        </w:r>
      </w:del>
    </w:p>
    <w:p w14:paraId="281CA157" w14:textId="77777777" w:rsidR="00000000" w:rsidRDefault="00000000" w:rsidP="000C276E">
      <w:pPr>
        <w:pStyle w:val="Paragraph"/>
        <w:rPr>
          <w:del w:id="1016" w:author="David Sant" w:date="2025-12-03T15:34:00Z" w16du:dateUtc="2025-12-03T15:34:00Z"/>
        </w:rPr>
      </w:pPr>
      <w:del w:id="1017" w:author="David Sant" w:date="2025-12-03T15:34:00Z" w16du:dateUtc="2025-12-03T15:34:00Z">
        <w:r>
          <w:delText>The Mandatory Policies are:</w:delText>
        </w:r>
      </w:del>
    </w:p>
    <w:p w14:paraId="6D664E76" w14:textId="77777777" w:rsidR="00000000" w:rsidRDefault="00000000" w:rsidP="000C276E">
      <w:pPr>
        <w:pStyle w:val="BulletList1"/>
        <w:tabs>
          <w:tab w:val="clear" w:pos="720"/>
          <w:tab w:val="num" w:pos="360"/>
        </w:tabs>
        <w:ind w:left="360" w:hanging="360"/>
        <w:rPr>
          <w:del w:id="1018" w:author="David Sant" w:date="2025-12-03T15:34:00Z" w16du:dateUtc="2025-12-03T15:34:00Z"/>
        </w:rPr>
      </w:pPr>
      <w:del w:id="1019" w:author="David Sant" w:date="2025-12-03T15:34:00Z" w16du:dateUtc="2025-12-03T15:34:00Z">
        <w:r>
          <w:delText>[Modern Slavery and Human Trafficking Policy]</w:delText>
        </w:r>
      </w:del>
    </w:p>
    <w:p w14:paraId="08DCE621" w14:textId="77777777" w:rsidR="00000000" w:rsidRDefault="00000000" w:rsidP="000C276E">
      <w:pPr>
        <w:pStyle w:val="BulletList1"/>
        <w:tabs>
          <w:tab w:val="clear" w:pos="720"/>
          <w:tab w:val="num" w:pos="360"/>
        </w:tabs>
        <w:ind w:left="360" w:hanging="360"/>
        <w:rPr>
          <w:del w:id="1020" w:author="David Sant" w:date="2025-12-03T15:34:00Z" w16du:dateUtc="2025-12-03T15:34:00Z"/>
        </w:rPr>
      </w:pPr>
      <w:del w:id="1021" w:author="David Sant" w:date="2025-12-03T15:34:00Z" w16du:dateUtc="2025-12-03T15:34:00Z">
        <w:r>
          <w:delText xml:space="preserve">[Corporate and Social Responsibility Policy] </w:delText>
        </w:r>
      </w:del>
    </w:p>
    <w:p w14:paraId="66F817E2" w14:textId="530A936B" w:rsidR="00AC065E" w:rsidRPr="00042850" w:rsidRDefault="00000000" w:rsidP="00AC065E">
      <w:pPr>
        <w:pStyle w:val="ScheduleTitlesubclause1"/>
        <w:numPr>
          <w:ilvl w:val="1"/>
          <w:numId w:val="10"/>
        </w:numPr>
        <w:rPr>
          <w:b w:val="0"/>
          <w:rPrChange w:id="1022" w:author="David Sant" w:date="2025-12-03T15:34:00Z" w16du:dateUtc="2025-12-03T15:34:00Z">
            <w:rPr/>
          </w:rPrChange>
        </w:rPr>
        <w:pPrChange w:id="1023" w:author="David Sant" w:date="2025-12-03T15:34:00Z" w16du:dateUtc="2025-12-03T15:34:00Z">
          <w:pPr>
            <w:pStyle w:val="BulletList1"/>
          </w:pPr>
        </w:pPrChange>
      </w:pPr>
      <w:del w:id="1024" w:author="David Sant" w:date="2025-12-03T15:34:00Z" w16du:dateUtc="2025-12-03T15:34:00Z">
        <w:r>
          <w:delText>[Data</w:delText>
        </w:r>
      </w:del>
      <w:ins w:id="1025" w:author="David Sant" w:date="2025-12-03T15:34:00Z" w16du:dateUtc="2025-12-03T15:34:00Z">
        <w:r w:rsidR="00AC065E">
          <w:rPr>
            <w:b w:val="0"/>
            <w:bCs/>
          </w:rPr>
          <w:t>;</w:t>
        </w:r>
      </w:ins>
      <w:r w:rsidR="00AC065E" w:rsidRPr="00042850">
        <w:rPr>
          <w:b w:val="0"/>
          <w:rPrChange w:id="1026" w:author="David Sant" w:date="2025-12-03T15:34:00Z" w16du:dateUtc="2025-12-03T15:34:00Z">
            <w:rPr/>
          </w:rPrChange>
        </w:rPr>
        <w:t xml:space="preserve"> and </w:t>
      </w:r>
      <w:del w:id="1027" w:author="David Sant" w:date="2025-12-03T15:34:00Z" w16du:dateUtc="2025-12-03T15:34:00Z">
        <w:r>
          <w:delText>Privacy Policy]</w:delText>
        </w:r>
      </w:del>
      <w:ins w:id="1028" w:author="David Sant" w:date="2025-12-03T15:34:00Z" w16du:dateUtc="2025-12-03T15:34:00Z">
        <w:r w:rsidR="00AC065E" w:rsidRPr="00042850">
          <w:rPr>
            <w:b w:val="0"/>
            <w:bCs/>
          </w:rPr>
          <w:t>for such period thereafter as is required by law.</w:t>
        </w:r>
      </w:ins>
      <w:r w:rsidR="00AC065E" w:rsidRPr="00042850">
        <w:rPr>
          <w:b w:val="0"/>
          <w:rPrChange w:id="1029" w:author="David Sant" w:date="2025-12-03T15:34:00Z" w16du:dateUtc="2025-12-03T15:34:00Z">
            <w:rPr/>
          </w:rPrChange>
        </w:rPr>
        <w:t xml:space="preserve"> </w:t>
      </w:r>
    </w:p>
    <w:p w14:paraId="57C65566" w14:textId="77777777" w:rsidR="00000000" w:rsidRDefault="00000000" w:rsidP="000C276E">
      <w:pPr>
        <w:pStyle w:val="BulletList1"/>
        <w:tabs>
          <w:tab w:val="clear" w:pos="720"/>
          <w:tab w:val="num" w:pos="360"/>
        </w:tabs>
        <w:ind w:left="360" w:hanging="360"/>
        <w:rPr>
          <w:del w:id="1030" w:author="David Sant" w:date="2025-12-03T15:34:00Z" w16du:dateUtc="2025-12-03T15:34:00Z"/>
        </w:rPr>
      </w:pPr>
      <w:del w:id="1031" w:author="David Sant" w:date="2025-12-03T15:34:00Z" w16du:dateUtc="2025-12-03T15:34:00Z">
        <w:r>
          <w:delText>[Ethics and Anti-Bribery Policy]</w:delText>
        </w:r>
      </w:del>
    </w:p>
    <w:p w14:paraId="6EC7089D" w14:textId="77777777" w:rsidR="00000000" w:rsidRDefault="00000000" w:rsidP="000C276E">
      <w:pPr>
        <w:pStyle w:val="BulletList1"/>
        <w:tabs>
          <w:tab w:val="clear" w:pos="720"/>
          <w:tab w:val="num" w:pos="360"/>
        </w:tabs>
        <w:ind w:left="360" w:hanging="360"/>
        <w:rPr>
          <w:del w:id="1032" w:author="David Sant" w:date="2025-12-03T15:34:00Z" w16du:dateUtc="2025-12-03T15:34:00Z"/>
        </w:rPr>
      </w:pPr>
      <w:del w:id="1033" w:author="David Sant" w:date="2025-12-03T15:34:00Z" w16du:dateUtc="2025-12-03T15:34:00Z">
        <w:r>
          <w:delText>[Expenses Policy]</w:delText>
        </w:r>
      </w:del>
    </w:p>
    <w:p w14:paraId="64A251B7" w14:textId="77777777" w:rsidR="00000000" w:rsidRDefault="00000000" w:rsidP="000C276E">
      <w:pPr>
        <w:pStyle w:val="BulletList1"/>
        <w:tabs>
          <w:tab w:val="clear" w:pos="720"/>
          <w:tab w:val="num" w:pos="360"/>
        </w:tabs>
        <w:ind w:left="360" w:hanging="360"/>
        <w:rPr>
          <w:del w:id="1034" w:author="David Sant" w:date="2025-12-03T15:34:00Z" w16du:dateUtc="2025-12-03T15:34:00Z"/>
        </w:rPr>
      </w:pPr>
      <w:del w:id="1035" w:author="David Sant" w:date="2025-12-03T15:34:00Z" w16du:dateUtc="2025-12-03T15:34:00Z">
        <w:r>
          <w:delText>[Cybersecurity Policy]</w:delText>
        </w:r>
      </w:del>
    </w:p>
    <w:p w14:paraId="4225BBDD" w14:textId="77777777" w:rsidR="00000000" w:rsidRDefault="00000000" w:rsidP="000C276E">
      <w:pPr>
        <w:pStyle w:val="BulletList1"/>
        <w:tabs>
          <w:tab w:val="clear" w:pos="720"/>
          <w:tab w:val="num" w:pos="360"/>
        </w:tabs>
        <w:ind w:left="360" w:hanging="360"/>
        <w:rPr>
          <w:del w:id="1036" w:author="David Sant" w:date="2025-12-03T15:34:00Z" w16du:dateUtc="2025-12-03T15:34:00Z"/>
        </w:rPr>
      </w:pPr>
      <w:del w:id="1037" w:author="David Sant" w:date="2025-12-03T15:34:00Z" w16du:dateUtc="2025-12-03T15:34:00Z">
        <w:r>
          <w:delText>[Business Continuity and Disaster Recovery]</w:delText>
        </w:r>
      </w:del>
    </w:p>
    <w:p w14:paraId="3CA4D3B8" w14:textId="77777777" w:rsidR="004A2FB4" w:rsidRDefault="00000000">
      <w:pPr>
        <w:rPr>
          <w:del w:id="1038" w:author="David Sant" w:date="2025-12-03T15:34:00Z" w16du:dateUtc="2025-12-03T15:34:00Z"/>
        </w:rPr>
      </w:pPr>
      <w:del w:id="1039" w:author="David Sant" w:date="2025-12-03T15:34:00Z" w16du:dateUtc="2025-12-03T15:34:00Z">
        <w:r>
          <w:br w:type="page"/>
        </w:r>
      </w:del>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3010"/>
        <w:gridCol w:w="3009"/>
        <w:gridCol w:w="3007"/>
      </w:tblGrid>
      <w:tr w:rsidR="004A2FB4" w14:paraId="140BBCDE" w14:textId="77777777" w:rsidTr="000329AF">
        <w:trPr>
          <w:del w:id="1040" w:author="David Sant" w:date="2025-12-03T15:34:00Z" w16du:dateUtc="2025-12-03T15:34:00Z"/>
        </w:trPr>
        <w:tc>
          <w:tcPr>
            <w:tcW w:w="1667" w:type="pct"/>
            <w:tcBorders>
              <w:top w:val="nil"/>
              <w:left w:val="nil"/>
              <w:bottom w:val="nil"/>
              <w:right w:val="nil"/>
            </w:tcBorders>
            <w:shd w:val="clear" w:color="DDD9C3" w:fill="EEECE1"/>
          </w:tcPr>
          <w:p w14:paraId="1A5B09CB" w14:textId="77777777" w:rsidR="00000000" w:rsidRDefault="00000000" w:rsidP="000329AF">
            <w:pPr>
              <w:pStyle w:val="Paragraph"/>
              <w:jc w:val="left"/>
              <w:rPr>
                <w:del w:id="1041" w:author="David Sant" w:date="2025-12-03T15:34:00Z" w16du:dateUtc="2025-12-03T15:34:00Z"/>
              </w:rPr>
            </w:pPr>
            <w:del w:id="1042" w:author="David Sant" w:date="2025-12-03T15:34:00Z" w16du:dateUtc="2025-12-03T15:34:00Z">
              <w:r>
                <w:lastRenderedPageBreak/>
                <w:delText>Signed by [NAME OF DIRECTOR]  for and on behalf of [NAME OF SUPPLIER]</w:delText>
              </w:r>
            </w:del>
          </w:p>
        </w:tc>
        <w:tc>
          <w:tcPr>
            <w:tcW w:w="1667" w:type="pct"/>
            <w:tcBorders>
              <w:top w:val="nil"/>
              <w:left w:val="nil"/>
              <w:bottom w:val="nil"/>
              <w:right w:val="nil"/>
            </w:tcBorders>
            <w:shd w:val="clear" w:color="DDD9C3" w:fill="EEECE1"/>
          </w:tcPr>
          <w:p w14:paraId="31938351" w14:textId="77777777" w:rsidR="004A2FB4" w:rsidRDefault="004A2FB4">
            <w:pPr>
              <w:rPr>
                <w:del w:id="1043" w:author="David Sant" w:date="2025-12-03T15:34:00Z" w16du:dateUtc="2025-12-03T15:34:00Z"/>
              </w:rPr>
            </w:pPr>
          </w:p>
        </w:tc>
        <w:tc>
          <w:tcPr>
            <w:tcW w:w="1667" w:type="pct"/>
            <w:tcBorders>
              <w:top w:val="nil"/>
              <w:left w:val="nil"/>
              <w:bottom w:val="nil"/>
              <w:right w:val="nil"/>
            </w:tcBorders>
            <w:shd w:val="clear" w:color="DDD9C3" w:fill="EEECE1"/>
          </w:tcPr>
          <w:p w14:paraId="03219AB6" w14:textId="77777777" w:rsidR="00000000" w:rsidRDefault="00000000" w:rsidP="000329AF">
            <w:pPr>
              <w:pStyle w:val="Paragraph"/>
              <w:jc w:val="left"/>
              <w:rPr>
                <w:del w:id="1044" w:author="David Sant" w:date="2025-12-03T15:34:00Z" w16du:dateUtc="2025-12-03T15:34:00Z"/>
              </w:rPr>
            </w:pPr>
            <w:del w:id="1045" w:author="David Sant" w:date="2025-12-03T15:34:00Z" w16du:dateUtc="2025-12-03T15:34:00Z">
              <w:r>
                <w:delText>....................</w:delText>
              </w:r>
            </w:del>
          </w:p>
          <w:p w14:paraId="3B38FB41" w14:textId="77777777" w:rsidR="00000000" w:rsidRDefault="00000000" w:rsidP="000329AF">
            <w:pPr>
              <w:pStyle w:val="Paragraph"/>
              <w:jc w:val="left"/>
              <w:rPr>
                <w:del w:id="1046" w:author="David Sant" w:date="2025-12-03T15:34:00Z" w16du:dateUtc="2025-12-03T15:34:00Z"/>
              </w:rPr>
            </w:pPr>
            <w:del w:id="1047" w:author="David Sant" w:date="2025-12-03T15:34:00Z" w16du:dateUtc="2025-12-03T15:34:00Z">
              <w:r>
                <w:delText>Director</w:delText>
              </w:r>
            </w:del>
          </w:p>
        </w:tc>
      </w:tr>
      <w:tr w:rsidR="004A2FB4" w14:paraId="7960883E" w14:textId="77777777" w:rsidTr="000329AF">
        <w:trPr>
          <w:gridAfter w:val="2"/>
          <w:wAfter w:w="5760" w:type="dxa"/>
          <w:del w:id="1048" w:author="David Sant" w:date="2025-12-03T15:34:00Z" w16du:dateUtc="2025-12-03T15:34:00Z"/>
        </w:trPr>
        <w:tc>
          <w:tcPr>
            <w:tcW w:w="1667" w:type="pct"/>
            <w:tcBorders>
              <w:top w:val="nil"/>
              <w:left w:val="nil"/>
              <w:bottom w:val="nil"/>
              <w:right w:val="nil"/>
            </w:tcBorders>
            <w:shd w:val="clear" w:color="DDD9C3" w:fill="EEECE1"/>
          </w:tcPr>
          <w:p w14:paraId="2159495F" w14:textId="77777777" w:rsidR="004A2FB4" w:rsidRDefault="004A2FB4">
            <w:pPr>
              <w:rPr>
                <w:del w:id="1049" w:author="David Sant" w:date="2025-12-03T15:34:00Z" w16du:dateUtc="2025-12-03T15:34:00Z"/>
              </w:rPr>
            </w:pPr>
          </w:p>
        </w:tc>
      </w:tr>
      <w:tr w:rsidR="004A2FB4" w14:paraId="47627E7E" w14:textId="77777777" w:rsidTr="000329AF">
        <w:trPr>
          <w:del w:id="1050" w:author="David Sant" w:date="2025-12-03T15:34:00Z" w16du:dateUtc="2025-12-03T15:34:00Z"/>
        </w:trPr>
        <w:tc>
          <w:tcPr>
            <w:tcW w:w="1667" w:type="pct"/>
            <w:gridSpan w:val="3"/>
            <w:tcBorders>
              <w:top w:val="nil"/>
              <w:left w:val="nil"/>
              <w:bottom w:val="nil"/>
              <w:right w:val="nil"/>
            </w:tcBorders>
            <w:shd w:val="clear" w:color="DDD9C3" w:fill="EEECE1"/>
          </w:tcPr>
          <w:p w14:paraId="07579E59" w14:textId="77777777" w:rsidR="004A2FB4" w:rsidRDefault="004A2FB4">
            <w:pPr>
              <w:rPr>
                <w:del w:id="1051" w:author="David Sant" w:date="2025-12-03T15:34:00Z" w16du:dateUtc="2025-12-03T15:34:00Z"/>
              </w:rPr>
            </w:pPr>
          </w:p>
        </w:tc>
      </w:tr>
      <w:tr w:rsidR="004A2FB4" w14:paraId="3996B54E" w14:textId="77777777" w:rsidTr="000329AF">
        <w:trPr>
          <w:del w:id="1052" w:author="David Sant" w:date="2025-12-03T15:34:00Z" w16du:dateUtc="2025-12-03T15:34:00Z"/>
        </w:trPr>
        <w:tc>
          <w:tcPr>
            <w:tcW w:w="1667" w:type="pct"/>
            <w:tcBorders>
              <w:top w:val="nil"/>
              <w:left w:val="nil"/>
              <w:bottom w:val="nil"/>
              <w:right w:val="nil"/>
            </w:tcBorders>
            <w:shd w:val="clear" w:color="DDD9C3" w:fill="EEECE1"/>
          </w:tcPr>
          <w:p w14:paraId="289B9086" w14:textId="77777777" w:rsidR="00000000" w:rsidRDefault="00000000" w:rsidP="000329AF">
            <w:pPr>
              <w:pStyle w:val="Paragraph"/>
              <w:jc w:val="left"/>
              <w:rPr>
                <w:del w:id="1053" w:author="David Sant" w:date="2025-12-03T15:34:00Z" w16du:dateUtc="2025-12-03T15:34:00Z"/>
              </w:rPr>
            </w:pPr>
            <w:del w:id="1054" w:author="David Sant" w:date="2025-12-03T15:34:00Z" w16du:dateUtc="2025-12-03T15:34:00Z">
              <w:r>
                <w:delText>Signed by [NAME OF DIRECTOR]  for and on behalf of [NAME OF CUSTOMER]</w:delText>
              </w:r>
            </w:del>
          </w:p>
        </w:tc>
        <w:tc>
          <w:tcPr>
            <w:tcW w:w="1667" w:type="pct"/>
            <w:tcBorders>
              <w:top w:val="nil"/>
              <w:left w:val="nil"/>
              <w:bottom w:val="nil"/>
              <w:right w:val="nil"/>
            </w:tcBorders>
            <w:shd w:val="clear" w:color="DDD9C3" w:fill="EEECE1"/>
          </w:tcPr>
          <w:p w14:paraId="73043BF8" w14:textId="77777777" w:rsidR="004A2FB4" w:rsidRDefault="004A2FB4">
            <w:pPr>
              <w:rPr>
                <w:del w:id="1055" w:author="David Sant" w:date="2025-12-03T15:34:00Z" w16du:dateUtc="2025-12-03T15:34:00Z"/>
              </w:rPr>
            </w:pPr>
          </w:p>
        </w:tc>
        <w:tc>
          <w:tcPr>
            <w:tcW w:w="1667" w:type="pct"/>
            <w:tcBorders>
              <w:top w:val="nil"/>
              <w:left w:val="nil"/>
              <w:bottom w:val="nil"/>
              <w:right w:val="nil"/>
            </w:tcBorders>
            <w:shd w:val="clear" w:color="DDD9C3" w:fill="EEECE1"/>
          </w:tcPr>
          <w:p w14:paraId="047D8A64" w14:textId="77777777" w:rsidR="00000000" w:rsidRDefault="00000000" w:rsidP="000329AF">
            <w:pPr>
              <w:pStyle w:val="Paragraph"/>
              <w:jc w:val="left"/>
              <w:rPr>
                <w:del w:id="1056" w:author="David Sant" w:date="2025-12-03T15:34:00Z" w16du:dateUtc="2025-12-03T15:34:00Z"/>
              </w:rPr>
            </w:pPr>
            <w:del w:id="1057" w:author="David Sant" w:date="2025-12-03T15:34:00Z" w16du:dateUtc="2025-12-03T15:34:00Z">
              <w:r>
                <w:delText>....................</w:delText>
              </w:r>
            </w:del>
          </w:p>
          <w:p w14:paraId="5F32C404" w14:textId="77777777" w:rsidR="00000000" w:rsidRDefault="00000000" w:rsidP="000329AF">
            <w:pPr>
              <w:pStyle w:val="Paragraph"/>
              <w:jc w:val="left"/>
              <w:rPr>
                <w:del w:id="1058" w:author="David Sant" w:date="2025-12-03T15:34:00Z" w16du:dateUtc="2025-12-03T15:34:00Z"/>
              </w:rPr>
            </w:pPr>
            <w:del w:id="1059" w:author="David Sant" w:date="2025-12-03T15:34:00Z" w16du:dateUtc="2025-12-03T15:34:00Z">
              <w:r>
                <w:delText>Director</w:delText>
              </w:r>
            </w:del>
          </w:p>
        </w:tc>
      </w:tr>
      <w:tr w:rsidR="004A2FB4" w14:paraId="1C049F51" w14:textId="77777777" w:rsidTr="000329AF">
        <w:trPr>
          <w:gridAfter w:val="2"/>
          <w:wAfter w:w="5760" w:type="dxa"/>
          <w:del w:id="1060" w:author="David Sant" w:date="2025-12-03T15:34:00Z" w16du:dateUtc="2025-12-03T15:34:00Z"/>
        </w:trPr>
        <w:tc>
          <w:tcPr>
            <w:tcW w:w="1667" w:type="pct"/>
            <w:tcBorders>
              <w:top w:val="nil"/>
              <w:left w:val="nil"/>
              <w:bottom w:val="nil"/>
              <w:right w:val="nil"/>
            </w:tcBorders>
            <w:shd w:val="clear" w:color="DDD9C3" w:fill="EEECE1"/>
          </w:tcPr>
          <w:p w14:paraId="65B641BB" w14:textId="77777777" w:rsidR="004A2FB4" w:rsidRDefault="004A2FB4">
            <w:pPr>
              <w:rPr>
                <w:del w:id="1061" w:author="David Sant" w:date="2025-12-03T15:34:00Z" w16du:dateUtc="2025-12-03T15:34:00Z"/>
              </w:rPr>
            </w:pPr>
          </w:p>
        </w:tc>
      </w:tr>
      <w:tr w:rsidR="004A2FB4" w14:paraId="2FFF61EF" w14:textId="77777777" w:rsidTr="000329AF">
        <w:trPr>
          <w:del w:id="1062" w:author="David Sant" w:date="2025-12-03T15:34:00Z" w16du:dateUtc="2025-12-03T15:34:00Z"/>
        </w:trPr>
        <w:tc>
          <w:tcPr>
            <w:tcW w:w="1667" w:type="pct"/>
            <w:gridSpan w:val="3"/>
            <w:tcBorders>
              <w:top w:val="nil"/>
              <w:left w:val="nil"/>
              <w:bottom w:val="nil"/>
              <w:right w:val="nil"/>
            </w:tcBorders>
            <w:shd w:val="clear" w:color="DDD9C3" w:fill="EEECE1"/>
          </w:tcPr>
          <w:p w14:paraId="7860ADFB" w14:textId="77777777" w:rsidR="004A2FB4" w:rsidRDefault="004A2FB4">
            <w:pPr>
              <w:rPr>
                <w:del w:id="1063" w:author="David Sant" w:date="2025-12-03T15:34:00Z" w16du:dateUtc="2025-12-03T15:34:00Z"/>
              </w:rPr>
            </w:pPr>
          </w:p>
        </w:tc>
      </w:tr>
    </w:tbl>
    <w:p w14:paraId="56B9273F" w14:textId="77777777" w:rsidR="00AC065E" w:rsidRDefault="00AC065E" w:rsidP="00AC065E">
      <w:pPr>
        <w:pStyle w:val="ScheduleTitleClause"/>
        <w:numPr>
          <w:ilvl w:val="1"/>
          <w:numId w:val="10"/>
        </w:numPr>
        <w:rPr>
          <w:ins w:id="1064" w:author="David Sant" w:date="2025-12-03T15:34:00Z" w16du:dateUtc="2025-12-03T15:34:00Z"/>
          <w:b w:val="0"/>
          <w:bCs/>
        </w:rPr>
      </w:pPr>
      <w:bookmarkStart w:id="1065" w:name="a732918"/>
      <w:ins w:id="1066" w:author="David Sant" w:date="2025-12-03T15:34:00Z" w16du:dateUtc="2025-12-03T15:34:00Z">
        <w:r w:rsidRPr="00C41F1B">
          <w:rPr>
            <w:b w:val="0"/>
            <w:bCs/>
            <w:u w:val="single"/>
          </w:rPr>
          <w:t>Types of Personal Data</w:t>
        </w:r>
        <w:bookmarkEnd w:id="1065"/>
        <w:r w:rsidRPr="00042850">
          <w:rPr>
            <w:b w:val="0"/>
            <w:bCs/>
          </w:rPr>
          <w:t xml:space="preserve">: </w:t>
        </w:r>
      </w:ins>
    </w:p>
    <w:p w14:paraId="166663A1" w14:textId="0A420932" w:rsidR="00C41F1B" w:rsidRDefault="00C41F1B" w:rsidP="00C41F1B">
      <w:pPr>
        <w:pStyle w:val="ScheduleTitleClause"/>
        <w:numPr>
          <w:ilvl w:val="2"/>
          <w:numId w:val="10"/>
        </w:numPr>
        <w:rPr>
          <w:ins w:id="1067" w:author="David Sant" w:date="2025-12-03T15:34:00Z" w16du:dateUtc="2025-12-03T15:34:00Z"/>
          <w:b w:val="0"/>
          <w:bCs/>
        </w:rPr>
      </w:pPr>
      <w:ins w:id="1068" w:author="David Sant" w:date="2025-12-03T15:34:00Z" w16du:dateUtc="2025-12-03T15:34:00Z">
        <w:r>
          <w:rPr>
            <w:b w:val="0"/>
            <w:bCs/>
          </w:rPr>
          <w:t>Authorised User account details, including names and email addresses;</w:t>
        </w:r>
        <w:r w:rsidR="000141DC">
          <w:rPr>
            <w:b w:val="0"/>
            <w:bCs/>
          </w:rPr>
          <w:t xml:space="preserve"> and</w:t>
        </w:r>
      </w:ins>
    </w:p>
    <w:p w14:paraId="23797178" w14:textId="7E513DD3" w:rsidR="00AC065E" w:rsidRDefault="00AC065E" w:rsidP="00AC065E">
      <w:pPr>
        <w:pStyle w:val="ScheduleTitleClause"/>
        <w:numPr>
          <w:ilvl w:val="2"/>
          <w:numId w:val="10"/>
        </w:numPr>
        <w:rPr>
          <w:ins w:id="1069" w:author="David Sant" w:date="2025-12-03T15:34:00Z" w16du:dateUtc="2025-12-03T15:34:00Z"/>
          <w:b w:val="0"/>
          <w:bCs/>
        </w:rPr>
      </w:pPr>
      <w:ins w:id="1070" w:author="David Sant" w:date="2025-12-03T15:34:00Z" w16du:dateUtc="2025-12-03T15:34:00Z">
        <w:r>
          <w:rPr>
            <w:b w:val="0"/>
            <w:bCs/>
          </w:rPr>
          <w:t xml:space="preserve">Any personal data included in the </w:t>
        </w:r>
        <w:r w:rsidR="00C41F1B">
          <w:rPr>
            <w:b w:val="0"/>
            <w:bCs/>
          </w:rPr>
          <w:t>Customer</w:t>
        </w:r>
        <w:r w:rsidR="003D3CE7">
          <w:rPr>
            <w:b w:val="0"/>
            <w:bCs/>
          </w:rPr>
          <w:t xml:space="preserve"> Data</w:t>
        </w:r>
        <w:r w:rsidR="00C41F1B">
          <w:rPr>
            <w:b w:val="0"/>
            <w:bCs/>
          </w:rPr>
          <w:t xml:space="preserve"> </w:t>
        </w:r>
        <w:proofErr w:type="gramStart"/>
        <w:r w:rsidR="003D3CE7">
          <w:rPr>
            <w:b w:val="0"/>
            <w:bCs/>
          </w:rPr>
          <w:t>entered</w:t>
        </w:r>
        <w:r>
          <w:rPr>
            <w:b w:val="0"/>
            <w:bCs/>
          </w:rPr>
          <w:t xml:space="preserve"> into</w:t>
        </w:r>
        <w:proofErr w:type="gramEnd"/>
        <w:r>
          <w:rPr>
            <w:b w:val="0"/>
            <w:bCs/>
          </w:rPr>
          <w:t xml:space="preserve"> the Platform</w:t>
        </w:r>
        <w:r w:rsidR="008948CD">
          <w:rPr>
            <w:b w:val="0"/>
            <w:bCs/>
          </w:rPr>
          <w:t>.</w:t>
        </w:r>
        <w:r>
          <w:rPr>
            <w:b w:val="0"/>
            <w:bCs/>
          </w:rPr>
          <w:t xml:space="preserve"> </w:t>
        </w:r>
      </w:ins>
    </w:p>
    <w:p w14:paraId="45AA4DC3" w14:textId="77777777" w:rsidR="00AC065E" w:rsidRDefault="00AC065E" w:rsidP="00AC065E">
      <w:pPr>
        <w:pStyle w:val="ScheduleTitleClause"/>
        <w:numPr>
          <w:ilvl w:val="1"/>
          <w:numId w:val="10"/>
        </w:numPr>
        <w:rPr>
          <w:ins w:id="1071" w:author="David Sant" w:date="2025-12-03T15:34:00Z" w16du:dateUtc="2025-12-03T15:34:00Z"/>
          <w:b w:val="0"/>
          <w:bCs/>
        </w:rPr>
      </w:pPr>
      <w:bookmarkStart w:id="1072" w:name="a821766"/>
      <w:ins w:id="1073" w:author="David Sant" w:date="2025-12-03T15:34:00Z" w16du:dateUtc="2025-12-03T15:34:00Z">
        <w:r w:rsidRPr="00C41F1B">
          <w:rPr>
            <w:b w:val="0"/>
            <w:bCs/>
            <w:u w:val="single"/>
          </w:rPr>
          <w:t>Categories of Data Subjec</w:t>
        </w:r>
        <w:bookmarkEnd w:id="1072"/>
        <w:r w:rsidRPr="00C41F1B">
          <w:rPr>
            <w:b w:val="0"/>
            <w:bCs/>
            <w:u w:val="single"/>
          </w:rPr>
          <w:t>t</w:t>
        </w:r>
        <w:r w:rsidRPr="00C41F1B">
          <w:rPr>
            <w:b w:val="0"/>
            <w:bCs/>
          </w:rPr>
          <w:t xml:space="preserve">: </w:t>
        </w:r>
      </w:ins>
    </w:p>
    <w:p w14:paraId="58C0755A" w14:textId="77777777" w:rsidR="00B55C7E" w:rsidRDefault="00C41F1B" w:rsidP="00C41F1B">
      <w:pPr>
        <w:pStyle w:val="ScheduleTitleClause"/>
        <w:numPr>
          <w:ilvl w:val="2"/>
          <w:numId w:val="10"/>
        </w:numPr>
        <w:rPr>
          <w:ins w:id="1074" w:author="David Sant" w:date="2025-12-03T15:34:00Z" w16du:dateUtc="2025-12-03T15:34:00Z"/>
          <w:b w:val="0"/>
          <w:bCs/>
        </w:rPr>
      </w:pPr>
      <w:ins w:id="1075" w:author="David Sant" w:date="2025-12-03T15:34:00Z" w16du:dateUtc="2025-12-03T15:34:00Z">
        <w:r w:rsidRPr="00C41F1B">
          <w:rPr>
            <w:b w:val="0"/>
            <w:bCs/>
          </w:rPr>
          <w:t>Authorised Users of the Customer</w:t>
        </w:r>
        <w:r>
          <w:rPr>
            <w:b w:val="0"/>
            <w:bCs/>
          </w:rPr>
          <w:t>; and</w:t>
        </w:r>
      </w:ins>
    </w:p>
    <w:p w14:paraId="5C4A93CF" w14:textId="5E99CF95" w:rsidR="00BC68D6" w:rsidRPr="000141DC" w:rsidRDefault="00AC065E" w:rsidP="000141DC">
      <w:pPr>
        <w:pStyle w:val="ScheduleTitleClause"/>
        <w:numPr>
          <w:ilvl w:val="2"/>
          <w:numId w:val="10"/>
        </w:numPr>
        <w:rPr>
          <w:b w:val="0"/>
          <w:rPrChange w:id="1076" w:author="David Sant" w:date="2025-12-03T15:34:00Z" w16du:dateUtc="2025-12-03T15:34:00Z">
            <w:rPr/>
          </w:rPrChange>
        </w:rPr>
        <w:pPrChange w:id="1077" w:author="David Sant" w:date="2025-12-03T15:34:00Z" w16du:dateUtc="2025-12-03T15:34:00Z">
          <w:pPr/>
        </w:pPrChange>
      </w:pPr>
      <w:ins w:id="1078" w:author="David Sant" w:date="2025-12-03T15:34:00Z" w16du:dateUtc="2025-12-03T15:34:00Z">
        <w:r>
          <w:rPr>
            <w:b w:val="0"/>
            <w:bCs/>
          </w:rPr>
          <w:t xml:space="preserve">Any person whose personal data is included in the </w:t>
        </w:r>
        <w:r w:rsidR="003D3CE7">
          <w:rPr>
            <w:b w:val="0"/>
            <w:bCs/>
          </w:rPr>
          <w:t xml:space="preserve">Customer Data </w:t>
        </w:r>
        <w:proofErr w:type="gramStart"/>
        <w:r w:rsidR="003D3CE7">
          <w:rPr>
            <w:b w:val="0"/>
            <w:bCs/>
          </w:rPr>
          <w:t>entered</w:t>
        </w:r>
        <w:r>
          <w:rPr>
            <w:b w:val="0"/>
            <w:bCs/>
          </w:rPr>
          <w:t xml:space="preserve"> into</w:t>
        </w:r>
        <w:proofErr w:type="gramEnd"/>
        <w:r>
          <w:rPr>
            <w:b w:val="0"/>
            <w:bCs/>
          </w:rPr>
          <w:t xml:space="preserve"> the Platform.</w:t>
        </w:r>
      </w:ins>
      <w:bookmarkEnd w:id="987"/>
    </w:p>
    <w:sectPr w:rsidR="00BC68D6" w:rsidRPr="000141DC" w:rsidSect="00CF7C95">
      <w:headerReference w:type="default" r:id="rId24"/>
      <w:footerReference w:type="default" r:id="rId25"/>
      <w:pgSz w:w="11906" w:h="16838" w:code="9"/>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0" w:author="David Sant" w:date="2024-07-03T10:50:00Z" w:initials="DS">
    <w:p w14:paraId="5F731BE5" w14:textId="77777777" w:rsidR="00FD6FD0" w:rsidRDefault="00FD6FD0" w:rsidP="00B7753C">
      <w:pPr>
        <w:pStyle w:val="CommentText"/>
      </w:pPr>
      <w:r>
        <w:rPr>
          <w:rStyle w:val="CommentReference"/>
        </w:rPr>
        <w:annotationRef/>
      </w:r>
      <w:r>
        <w:t>INFO: The definition of data protection laws is wide enough to comfort your customers if they are caught by the laws of other jurisdictions.  See clause 5 for data protection clauses.</w:t>
      </w:r>
    </w:p>
  </w:comment>
  <w:comment w:id="175" w:author="David Sant" w:date="2024-02-01T10:38:00Z" w:initials="DS">
    <w:p w14:paraId="4592F127" w14:textId="77777777" w:rsidR="00E52548" w:rsidRDefault="00165749" w:rsidP="004215AD">
      <w:pPr>
        <w:pStyle w:val="CommentText"/>
      </w:pPr>
      <w:r>
        <w:rPr>
          <w:rStyle w:val="CommentReference"/>
        </w:rPr>
        <w:annotationRef/>
      </w:r>
      <w:r w:rsidR="00E52548">
        <w:rPr>
          <w:highlight w:val="yellow"/>
        </w:rPr>
        <w:t>QUESTION</w:t>
      </w:r>
      <w:r w:rsidR="00E52548">
        <w:t>: I have kept the definition of Authorised Users very broad.  Are you happy that an Authorised User will be anyone that the Customer authorises or invites to use the Services?  Or do you need to restrict the categories of who is allowed to use the services (e.g. employees only, not subcontractors)?  N.b. users can only use it for the benefit of the Customer.  The Customer can't sublicense access to the services to their own customers or anyone else (2.5(d)).</w:t>
      </w:r>
    </w:p>
  </w:comment>
  <w:comment w:id="182" w:author="David Sant" w:date="2024-01-19T15:55:00Z" w:initials="DS">
    <w:p w14:paraId="05E82EC1" w14:textId="238732D7" w:rsidR="00FD6FD0" w:rsidRDefault="007823FA" w:rsidP="002100DB">
      <w:pPr>
        <w:pStyle w:val="CommentText"/>
      </w:pPr>
      <w:r>
        <w:rPr>
          <w:rStyle w:val="CommentReference"/>
        </w:rPr>
        <w:annotationRef/>
      </w:r>
      <w:r w:rsidR="00FD6FD0">
        <w:t>INFO: "Business Day" is used to explain when you offer support.</w:t>
      </w:r>
    </w:p>
  </w:comment>
  <w:comment w:id="194" w:author="David Sant" w:date="2024-01-22T09:39:00Z" w:initials="DS">
    <w:p w14:paraId="05609C11" w14:textId="77777777" w:rsidR="00FD6FD0" w:rsidRDefault="004A1C9C" w:rsidP="00EC6A1E">
      <w:pPr>
        <w:pStyle w:val="CommentText"/>
      </w:pPr>
      <w:r>
        <w:rPr>
          <w:rStyle w:val="CommentReference"/>
        </w:rPr>
        <w:annotationRef/>
      </w:r>
      <w:r w:rsidR="00FD6FD0">
        <w:rPr>
          <w:highlight w:val="yellow"/>
        </w:rPr>
        <w:t>QUESTION</w:t>
      </w:r>
      <w:r w:rsidR="00FD6FD0">
        <w:t>: Will you offer a white-label version which includes customer branding?  If not, we can remove these references.</w:t>
      </w:r>
    </w:p>
  </w:comment>
  <w:comment w:id="203" w:author="David Sant" w:date="2024-06-21T11:35:00Z" w:initials="DS">
    <w:p w14:paraId="305C72EF" w14:textId="77777777" w:rsidR="004A1E28" w:rsidRDefault="00464217" w:rsidP="00DF7C81">
      <w:pPr>
        <w:pStyle w:val="CommentText"/>
      </w:pPr>
      <w:r>
        <w:rPr>
          <w:rStyle w:val="CommentReference"/>
        </w:rPr>
        <w:annotationRef/>
      </w:r>
      <w:r w:rsidR="004A1E28">
        <w:rPr>
          <w:highlight w:val="yellow"/>
        </w:rPr>
        <w:t>QUESTION</w:t>
      </w:r>
      <w:r w:rsidR="004A1E28">
        <w:t>: Do you make any APIs available to your own customers for them to interact with your services from their own platform?  Or are the services delivered entirely on your platform?  If there is no API available, we can delete this definition.  If there is an API, I will need to include further clauses.</w:t>
      </w:r>
    </w:p>
  </w:comment>
  <w:comment w:id="206" w:author="David Sant" w:date="2024-06-21T11:37:00Z" w:initials="DS">
    <w:p w14:paraId="7B3BD83A" w14:textId="7CB5FB0F" w:rsidR="00FD6FD0" w:rsidRDefault="00464217" w:rsidP="005C43BB">
      <w:pPr>
        <w:pStyle w:val="CommentText"/>
      </w:pPr>
      <w:r>
        <w:rPr>
          <w:rStyle w:val="CommentReference"/>
        </w:rPr>
        <w:annotationRef/>
      </w:r>
      <w:r w:rsidR="00FD6FD0">
        <w:t>INFO: I have inserted some high-level data protection details in Annex 1</w:t>
      </w:r>
    </w:p>
  </w:comment>
  <w:comment w:id="208" w:author="David Sant" w:date="2024-07-03T11:00:00Z" w:initials="DS">
    <w:p w14:paraId="7645A71E" w14:textId="77777777" w:rsidR="0032071B" w:rsidRDefault="0032071B" w:rsidP="00521813">
      <w:pPr>
        <w:pStyle w:val="CommentText"/>
      </w:pPr>
      <w:r>
        <w:rPr>
          <w:rStyle w:val="CommentReference"/>
        </w:rPr>
        <w:annotationRef/>
      </w:r>
      <w:r>
        <w:t>INFO: The definition of Documentation is used as a specification of the Services, so you don't have to have a detailed spec in the Order details, i.e. you can just refer to the name and url of the product, and any documentation at that url will form the spec (subject to variations agreed in the order itself)</w:t>
      </w:r>
    </w:p>
  </w:comment>
  <w:comment w:id="221" w:author="David Sant" w:date="2024-01-22T09:58:00Z" w:initials="DS">
    <w:p w14:paraId="3AD7001B" w14:textId="77777777" w:rsidR="0032071B" w:rsidRDefault="00FC6419" w:rsidP="001F0359">
      <w:pPr>
        <w:pStyle w:val="CommentText"/>
      </w:pPr>
      <w:r>
        <w:rPr>
          <w:rStyle w:val="CommentReference"/>
        </w:rPr>
        <w:annotationRef/>
      </w:r>
      <w:r w:rsidR="0032071B">
        <w:t>INFO: I am using “Effective Date” to mean the date the order/contract is agreed, and “Subscription Start Date” to mean the date that the services go live.  There may be a set-up/configuration period in-between, e.g. for white-label services.</w:t>
      </w:r>
    </w:p>
  </w:comment>
  <w:comment w:id="222" w:author="David Sant" w:date="2024-06-21T11:38:00Z" w:initials="DS">
    <w:p w14:paraId="1B19587A" w14:textId="77777777" w:rsidR="004A1E28" w:rsidRDefault="00464217" w:rsidP="00EA02EF">
      <w:pPr>
        <w:pStyle w:val="CommentText"/>
      </w:pPr>
      <w:r>
        <w:rPr>
          <w:rStyle w:val="CommentReference"/>
        </w:rPr>
        <w:annotationRef/>
      </w:r>
      <w:r w:rsidR="004A1E28">
        <w:t>INFO: Online Order Confirmation is for self-service.  It does not apply to off-platform orders</w:t>
      </w:r>
    </w:p>
  </w:comment>
  <w:comment w:id="228" w:author="David Sant" w:date="2024-01-22T22:05:00Z" w:initials="DS">
    <w:p w14:paraId="5372743E" w14:textId="77777777" w:rsidR="004A1E28" w:rsidRDefault="0069215E" w:rsidP="000606CA">
      <w:pPr>
        <w:pStyle w:val="CommentText"/>
      </w:pPr>
      <w:r>
        <w:rPr>
          <w:rStyle w:val="CommentReference"/>
        </w:rPr>
        <w:annotationRef/>
      </w:r>
      <w:r w:rsidR="004A1E28">
        <w:t>INFO: This gives you the flexibility to define the fees however you want, including a freemium model.  If Support Fees and Other Fees will never be relevant we can strip these out.</w:t>
      </w:r>
    </w:p>
  </w:comment>
  <w:comment w:id="230" w:author="David Sant" w:date="2024-06-21T11:40:00Z" w:initials="DS">
    <w:p w14:paraId="5437D1F4" w14:textId="77777777" w:rsidR="004A1E28" w:rsidRDefault="00464217" w:rsidP="00AC4EDE">
      <w:pPr>
        <w:pStyle w:val="CommentText"/>
      </w:pPr>
      <w:r>
        <w:rPr>
          <w:rStyle w:val="CommentReference"/>
        </w:rPr>
        <w:annotationRef/>
      </w:r>
      <w:r w:rsidR="004A1E28">
        <w:t>INFO: This definition is used to protect you later in the document, in case your customers are using your services as part of some critical infrastructure.</w:t>
      </w:r>
    </w:p>
  </w:comment>
  <w:comment w:id="242" w:author="David Sant" w:date="2024-01-22T12:28:00Z" w:initials="DS">
    <w:p w14:paraId="62D72979" w14:textId="77777777" w:rsidR="004A1E28" w:rsidRDefault="003E0458" w:rsidP="00673707">
      <w:pPr>
        <w:pStyle w:val="CommentText"/>
      </w:pPr>
      <w:r>
        <w:rPr>
          <w:rStyle w:val="CommentReference"/>
        </w:rPr>
        <w:annotationRef/>
      </w:r>
      <w:r w:rsidR="004A1E28">
        <w:t>INFO: The definition of "Improvements" will also cover any customisations.  Under the IP clauses, you will own the IP in any improvements/customisations.</w:t>
      </w:r>
    </w:p>
  </w:comment>
  <w:comment w:id="249" w:author="David Sant" w:date="2024-01-22T22:11:00Z" w:initials="DS">
    <w:p w14:paraId="0B1F767C" w14:textId="77777777" w:rsidR="004A1E28" w:rsidRDefault="00FB1BFB" w:rsidP="00D26D93">
      <w:pPr>
        <w:pStyle w:val="CommentText"/>
      </w:pPr>
      <w:r>
        <w:rPr>
          <w:rStyle w:val="CommentReference"/>
        </w:rPr>
        <w:annotationRef/>
      </w:r>
      <w:r w:rsidR="004A1E28">
        <w:t>INFO: This definition of the initial subscription term is flexible enough to work for whatever length you want, including 12m/24m/36m and even 1m.</w:t>
      </w:r>
    </w:p>
  </w:comment>
  <w:comment w:id="257" w:author="David Sant" w:date="2024-07-03T11:22:00Z" w:initials="DS">
    <w:p w14:paraId="00409196" w14:textId="77777777" w:rsidR="004A1E28" w:rsidRDefault="004A1E28" w:rsidP="00DD6860">
      <w:pPr>
        <w:pStyle w:val="CommentText"/>
      </w:pPr>
      <w:r>
        <w:rPr>
          <w:rStyle w:val="CommentReference"/>
        </w:rPr>
        <w:annotationRef/>
      </w:r>
      <w:r>
        <w:t xml:space="preserve">INFO: At the moment this definition of Normal Business Hours is only used in the legal boilerplate clause to do with notices. </w:t>
      </w:r>
    </w:p>
  </w:comment>
  <w:comment w:id="268" w:author="David Sant" w:date="2024-01-22T10:22:00Z" w:initials="DS">
    <w:p w14:paraId="69865131" w14:textId="77777777" w:rsidR="004A1E28" w:rsidRDefault="00F56B00" w:rsidP="003F6BFB">
      <w:pPr>
        <w:pStyle w:val="CommentText"/>
      </w:pPr>
      <w:r>
        <w:rPr>
          <w:rStyle w:val="CommentReference"/>
        </w:rPr>
        <w:annotationRef/>
      </w:r>
      <w:r w:rsidR="004A1E28">
        <w:rPr>
          <w:highlight w:val="yellow"/>
        </w:rPr>
        <w:t>QUESTION</w:t>
      </w:r>
      <w:r w:rsidR="004A1E28">
        <w:t xml:space="preserve">: This is the notice period which the Customer must give in order to prevent the subscription from automatically renewing.  How would you like this to work?  For example, if a customer has a rolling monthly subscription, how much notice do they need to give you to prevent it rolling over for another month?  And how would they send you this notice?  Would they normally use a cancellation process on the platform </w:t>
      </w:r>
      <w:r w:rsidR="004A1E28">
        <w:rPr>
          <w:u w:val="single"/>
        </w:rPr>
        <w:t>at any point</w:t>
      </w:r>
      <w:r w:rsidR="004A1E28">
        <w:t xml:space="preserve"> prior to the subscription rolling over for another month?</w:t>
      </w:r>
    </w:p>
  </w:comment>
  <w:comment w:id="281" w:author="David Sant" w:date="2024-01-24T12:40:00Z" w:initials="DS">
    <w:p w14:paraId="0BF6539C" w14:textId="77777777" w:rsidR="004A1E28" w:rsidRDefault="008B0896" w:rsidP="00C6717F">
      <w:pPr>
        <w:pStyle w:val="CommentText"/>
      </w:pPr>
      <w:r>
        <w:rPr>
          <w:rStyle w:val="CommentReference"/>
        </w:rPr>
        <w:annotationRef/>
      </w:r>
      <w:r w:rsidR="004A1E28">
        <w:t>INFO: This is here as a catch-all for miscellaneous fees not covered by Set-up Fees, Subscription Fees, Support Fees.</w:t>
      </w:r>
    </w:p>
  </w:comment>
  <w:comment w:id="287" w:author="David Sant" w:date="2024-01-23T16:11:00Z" w:initials="DS">
    <w:p w14:paraId="573CA414" w14:textId="77777777" w:rsidR="004A1E28" w:rsidRDefault="00095DC5" w:rsidP="002F4D6D">
      <w:pPr>
        <w:pStyle w:val="CommentText"/>
      </w:pPr>
      <w:r>
        <w:rPr>
          <w:rStyle w:val="CommentReference"/>
        </w:rPr>
        <w:annotationRef/>
      </w:r>
      <w:r w:rsidR="004A1E28">
        <w:t>INFO: This definition is used for self-service orders for the SaaS Services.  Please see the proposed self-service order process in clause 4.2.</w:t>
      </w:r>
    </w:p>
  </w:comment>
  <w:comment w:id="292" w:author="David Sant" w:date="2024-01-19T15:58:00Z" w:initials="DS">
    <w:p w14:paraId="26CD9457" w14:textId="77777777" w:rsidR="00E923FC" w:rsidRDefault="00C753F8" w:rsidP="008B1140">
      <w:pPr>
        <w:pStyle w:val="CommentText"/>
      </w:pPr>
      <w:r>
        <w:rPr>
          <w:rStyle w:val="CommentReference"/>
        </w:rPr>
        <w:annotationRef/>
      </w:r>
      <w:r w:rsidR="00E923FC">
        <w:rPr>
          <w:highlight w:val="yellow"/>
        </w:rPr>
        <w:t>QUESTION</w:t>
      </w:r>
      <w:r w:rsidR="00E923FC">
        <w:t>: This is drafted flexibly to allow for card payment (for self-serve) and invoice (for order forms/written agreements).  For order forms/written agreements would you like to specify payment terms here or in the order form? (e.g. 30 days from date of invoice)</w:t>
      </w:r>
    </w:p>
  </w:comment>
  <w:comment w:id="294" w:author="David Sant" w:date="2024-01-22T11:09:00Z" w:initials="DS">
    <w:p w14:paraId="05730EF4" w14:textId="77777777" w:rsidR="00E923FC" w:rsidRDefault="0025718A" w:rsidP="00161C17">
      <w:pPr>
        <w:pStyle w:val="CommentText"/>
      </w:pPr>
      <w:r>
        <w:rPr>
          <w:rStyle w:val="CommentReference"/>
        </w:rPr>
        <w:annotationRef/>
      </w:r>
      <w:r w:rsidR="00E923FC">
        <w:t>INFO: We are using “Platform” to refer to whatever systems/online services/apps you use to deliver the Services to the Customer.</w:t>
      </w:r>
    </w:p>
  </w:comment>
  <w:comment w:id="301" w:author="David Sant" w:date="2024-07-03T11:35:00Z" w:initials="DS">
    <w:p w14:paraId="464FF208" w14:textId="77777777" w:rsidR="00E923FC" w:rsidRDefault="00E923FC" w:rsidP="0051194B">
      <w:pPr>
        <w:pStyle w:val="CommentText"/>
      </w:pPr>
      <w:r>
        <w:rPr>
          <w:rStyle w:val="CommentReference"/>
        </w:rPr>
        <w:annotationRef/>
      </w:r>
      <w:r>
        <w:t>INFO: The definition of "Services" is pushed to the Order Details / the Documentation on the Platform itself</w:t>
      </w:r>
    </w:p>
  </w:comment>
  <w:comment w:id="311" w:author="David Sant" w:date="2024-01-19T16:35:00Z" w:initials="DS">
    <w:p w14:paraId="14FF5409" w14:textId="77777777" w:rsidR="00E923FC" w:rsidRDefault="00602D71" w:rsidP="00215FB4">
      <w:pPr>
        <w:pStyle w:val="CommentText"/>
      </w:pPr>
      <w:r>
        <w:rPr>
          <w:rStyle w:val="CommentReference"/>
        </w:rPr>
        <w:annotationRef/>
      </w:r>
      <w:r w:rsidR="00E923FC">
        <w:t>INFO: Subscription fees can be calculated however you want, e.g. per-user or on a fremium model or volume-based API calls etc.  This shouldl be set out in the  Order Details, or alternatively you can default to price information on the platform itself.</w:t>
      </w:r>
    </w:p>
  </w:comment>
  <w:comment w:id="317" w:author="David Sant" w:date="2024-01-22T10:01:00Z" w:initials="DS">
    <w:p w14:paraId="30BCD027" w14:textId="0D78DEEE" w:rsidR="0037197E" w:rsidRDefault="0037197E" w:rsidP="0037197E">
      <w:pPr>
        <w:pStyle w:val="CommentText"/>
      </w:pPr>
      <w:r>
        <w:rPr>
          <w:rStyle w:val="CommentReference"/>
        </w:rPr>
        <w:annotationRef/>
      </w:r>
      <w:r>
        <w:t>The Subscription Start Date may be different from the date the order is agreed (e.g. if there is a set-up period).</w:t>
      </w:r>
    </w:p>
  </w:comment>
  <w:comment w:id="319" w:author="David Sant" w:date="2024-07-03T11:38:00Z" w:initials="DS">
    <w:p w14:paraId="737BA889" w14:textId="77777777" w:rsidR="00E923FC" w:rsidRDefault="00E923FC" w:rsidP="00976DCC">
      <w:pPr>
        <w:pStyle w:val="CommentText"/>
      </w:pPr>
      <w:r>
        <w:rPr>
          <w:rStyle w:val="CommentReference"/>
        </w:rPr>
        <w:annotationRef/>
      </w:r>
      <w:r>
        <w:rPr>
          <w:highlight w:val="yellow"/>
        </w:rPr>
        <w:t>QUESTION</w:t>
      </w:r>
      <w:r>
        <w:t>: If a new customer self-serves and pays via the platform, will the services go live immediately?  If not, we will need to remove this.</w:t>
      </w:r>
    </w:p>
  </w:comment>
  <w:comment w:id="329" w:author="David Sant" w:date="2024-02-01T11:58:00Z" w:initials="DS">
    <w:p w14:paraId="40E4B03A" w14:textId="77777777" w:rsidR="00E923FC" w:rsidRDefault="00DA6E7B" w:rsidP="001F4E32">
      <w:pPr>
        <w:pStyle w:val="CommentText"/>
      </w:pPr>
      <w:r>
        <w:rPr>
          <w:rStyle w:val="CommentReference"/>
        </w:rPr>
        <w:annotationRef/>
      </w:r>
      <w:r w:rsidR="00E923FC">
        <w:rPr>
          <w:highlight w:val="yellow"/>
        </w:rPr>
        <w:t>QUESTION:</w:t>
      </w:r>
      <w:r w:rsidR="00E923FC">
        <w:t xml:space="preserve"> Will you ever be selling an enhanced support service?  If not, we can strip this out if it is not necessary.</w:t>
      </w:r>
    </w:p>
  </w:comment>
  <w:comment w:id="334" w:author="David Sant" w:date="2024-06-21T11:51:00Z" w:initials="DS">
    <w:p w14:paraId="11CCE943" w14:textId="77777777" w:rsidR="00E52548" w:rsidRDefault="00704CEE" w:rsidP="00D952C8">
      <w:pPr>
        <w:pStyle w:val="CommentText"/>
      </w:pPr>
      <w:r>
        <w:rPr>
          <w:rStyle w:val="CommentReference"/>
        </w:rPr>
        <w:annotationRef/>
      </w:r>
      <w:r w:rsidR="00E52548">
        <w:rPr>
          <w:highlight w:val="yellow"/>
        </w:rPr>
        <w:t>QUESTION</w:t>
      </w:r>
      <w:r w:rsidR="00E52548">
        <w:t>: Is there a default support offering?What is your approach to support, generally?  Will you charge separately for support?</w:t>
      </w:r>
    </w:p>
  </w:comment>
  <w:comment w:id="343" w:author="David Sant" w:date="2024-07-03T11:40:00Z" w:initials="DS">
    <w:p w14:paraId="27750959" w14:textId="77777777" w:rsidR="00E52548" w:rsidRDefault="00E52548" w:rsidP="004513F4">
      <w:pPr>
        <w:pStyle w:val="CommentText"/>
      </w:pPr>
      <w:r>
        <w:rPr>
          <w:rStyle w:val="CommentReference"/>
        </w:rPr>
        <w:annotationRef/>
      </w:r>
      <w:r>
        <w:rPr>
          <w:highlight w:val="yellow"/>
        </w:rPr>
        <w:t>QUESTION</w:t>
      </w:r>
      <w:r>
        <w:t>: Will you ever offer a trial period?</w:t>
      </w:r>
    </w:p>
  </w:comment>
  <w:comment w:id="349" w:author="David Sant" w:date="2024-02-01T12:03:00Z" w:initials="DS">
    <w:p w14:paraId="2922ABEA" w14:textId="77777777" w:rsidR="00E52548" w:rsidRDefault="007E163F" w:rsidP="00486E7D">
      <w:pPr>
        <w:pStyle w:val="CommentText"/>
      </w:pPr>
      <w:r>
        <w:rPr>
          <w:rStyle w:val="CommentReference"/>
        </w:rPr>
        <w:annotationRef/>
      </w:r>
      <w:r w:rsidR="00E52548">
        <w:t>INFO: This definition gives you the ability to charge the customer for a certain number of Authorised Users (so that they must buy more User Subscriptions if they want to increase the number of Authorised Users).</w:t>
      </w:r>
    </w:p>
  </w:comment>
  <w:comment w:id="381" w:author="David Sant" w:date="2024-07-03T11:43:00Z" w:initials="DS">
    <w:p w14:paraId="724913D8" w14:textId="77777777" w:rsidR="00E52548" w:rsidRDefault="00E52548">
      <w:pPr>
        <w:pStyle w:val="CommentText"/>
      </w:pPr>
      <w:r>
        <w:rPr>
          <w:rStyle w:val="CommentReference"/>
        </w:rPr>
        <w:annotationRef/>
      </w:r>
      <w:r>
        <w:t xml:space="preserve">INFO: This phrase and clause 2.5(d) mean that the customer cannot sublicense access to </w:t>
      </w:r>
    </w:p>
    <w:p w14:paraId="533EB01C" w14:textId="77777777" w:rsidR="00E52548" w:rsidRDefault="00E52548" w:rsidP="00290C95">
      <w:pPr>
        <w:pStyle w:val="CommentText"/>
      </w:pPr>
      <w:r>
        <w:t>the platform to anyone else.</w:t>
      </w:r>
    </w:p>
  </w:comment>
  <w:comment w:id="384" w:author="David Sant" w:date="2024-07-03T11:45:00Z" w:initials="DS">
    <w:p w14:paraId="14B62877" w14:textId="77777777" w:rsidR="00E52548" w:rsidRDefault="00E52548" w:rsidP="001E06B7">
      <w:pPr>
        <w:pStyle w:val="CommentText"/>
      </w:pPr>
      <w:r>
        <w:rPr>
          <w:rStyle w:val="CommentReference"/>
        </w:rPr>
        <w:annotationRef/>
      </w:r>
      <w:r>
        <w:t>INFO: This allows you to sell the services via User Subscriptions (i.e. a fee per Authorised User)</w:t>
      </w:r>
    </w:p>
  </w:comment>
  <w:comment w:id="393" w:author="David Sant" w:date="2024-06-21T11:54:00Z" w:initials="DS">
    <w:p w14:paraId="16F48FC7" w14:textId="77777777" w:rsidR="00E52548" w:rsidRDefault="00E06653" w:rsidP="00662448">
      <w:pPr>
        <w:pStyle w:val="CommentText"/>
      </w:pPr>
      <w:r>
        <w:rPr>
          <w:rStyle w:val="CommentReference"/>
        </w:rPr>
        <w:annotationRef/>
      </w:r>
      <w:r w:rsidR="00E52548">
        <w:rPr>
          <w:highlight w:val="yellow"/>
        </w:rPr>
        <w:t>QUESTION</w:t>
      </w:r>
      <w:r w:rsidR="00E52548">
        <w:t>: Do you need to know who the users are?</w:t>
      </w:r>
    </w:p>
  </w:comment>
  <w:comment w:id="397" w:author="David Sant" w:date="2024-06-21T11:54:00Z" w:initials="DS">
    <w:p w14:paraId="295F4471" w14:textId="77777777" w:rsidR="00E52548" w:rsidRDefault="00E06653" w:rsidP="00353782">
      <w:pPr>
        <w:pStyle w:val="CommentText"/>
      </w:pPr>
      <w:r>
        <w:rPr>
          <w:rStyle w:val="CommentReference"/>
        </w:rPr>
        <w:annotationRef/>
      </w:r>
      <w:r w:rsidR="00E52548">
        <w:rPr>
          <w:highlight w:val="yellow"/>
        </w:rPr>
        <w:t>QUESTION</w:t>
      </w:r>
      <w:r w:rsidR="00E52548">
        <w:t>: Is there any risk that they might share accounts to avoid paying for more users?  If not, we can strip these out</w:t>
      </w:r>
    </w:p>
  </w:comment>
  <w:comment w:id="403" w:author="David Sant" w:date="2024-01-19T17:18:00Z" w:initials="DS">
    <w:p w14:paraId="5BE4A5D3" w14:textId="77777777" w:rsidR="00E52548" w:rsidRDefault="0016310D" w:rsidP="00E52451">
      <w:pPr>
        <w:pStyle w:val="CommentText"/>
      </w:pPr>
      <w:r>
        <w:rPr>
          <w:rStyle w:val="CommentReference"/>
        </w:rPr>
        <w:annotationRef/>
      </w:r>
      <w:r w:rsidR="00E52548">
        <w:t>INFO: These clauses about buying additional user subscriptions.</w:t>
      </w:r>
    </w:p>
  </w:comment>
  <w:comment w:id="405" w:author="David Sant" w:date="2024-06-21T11:56:00Z" w:initials="DS">
    <w:p w14:paraId="5C710440" w14:textId="77777777" w:rsidR="00E52548" w:rsidRDefault="00E06653" w:rsidP="00EC5E68">
      <w:pPr>
        <w:pStyle w:val="CommentText"/>
      </w:pPr>
      <w:r>
        <w:rPr>
          <w:rStyle w:val="CommentReference"/>
        </w:rPr>
        <w:annotationRef/>
      </w:r>
      <w:r w:rsidR="00E52548">
        <w:rPr>
          <w:highlight w:val="yellow"/>
        </w:rPr>
        <w:t>QUESTION</w:t>
      </w:r>
      <w:r w:rsidR="00E52548">
        <w:t>: Is this how customers will purchase additional user subscriptions?  Or is it simpler than this?</w:t>
      </w:r>
    </w:p>
  </w:comment>
  <w:comment w:id="409" w:author="David Sant" w:date="2024-01-23T16:27:00Z" w:initials="DS">
    <w:p w14:paraId="636643A5" w14:textId="77777777" w:rsidR="00E52548" w:rsidRDefault="009142E7" w:rsidP="00F44245">
      <w:pPr>
        <w:pStyle w:val="CommentText"/>
      </w:pPr>
      <w:r>
        <w:rPr>
          <w:rStyle w:val="CommentReference"/>
        </w:rPr>
        <w:annotationRef/>
      </w:r>
      <w:r w:rsidR="00E52548">
        <w:t>INFO: This is effectively a mini “Acceptable Use Policy”.  We can also have a separate AUP if you have particular concerns about how your customers will use the services.</w:t>
      </w:r>
    </w:p>
  </w:comment>
  <w:comment w:id="423" w:author="David Sant" w:date="2024-07-03T11:47:00Z" w:initials="DS">
    <w:p w14:paraId="68DF3C77" w14:textId="77777777" w:rsidR="00E52548" w:rsidRDefault="00E52548" w:rsidP="006B0635">
      <w:pPr>
        <w:pStyle w:val="CommentText"/>
      </w:pPr>
      <w:r>
        <w:rPr>
          <w:rStyle w:val="CommentReference"/>
        </w:rPr>
        <w:annotationRef/>
      </w:r>
      <w:r>
        <w:t>INFO: These are standard SaaS restrictions on your customer</w:t>
      </w:r>
    </w:p>
  </w:comment>
  <w:comment w:id="434" w:author="David Sant" w:date="2024-01-19T17:19:00Z" w:initials="DS">
    <w:p w14:paraId="379A54DC" w14:textId="77777777" w:rsidR="00E52548" w:rsidRDefault="00A96BB3" w:rsidP="00D30824">
      <w:pPr>
        <w:pStyle w:val="CommentText"/>
      </w:pPr>
      <w:r>
        <w:rPr>
          <w:rStyle w:val="CommentReference"/>
        </w:rPr>
        <w:annotationRef/>
      </w:r>
      <w:r w:rsidR="00E52548">
        <w:t>INFO: I have included this to allow you to negotiate a higher price for group use.  Let me know if you prefer to take this out.</w:t>
      </w:r>
    </w:p>
  </w:comment>
  <w:comment w:id="444" w:author="David Sant" w:date="2024-01-22T21:35:00Z" w:initials="DS">
    <w:p w14:paraId="2B88626C" w14:textId="77777777" w:rsidR="00E52548" w:rsidRDefault="005E3E7A" w:rsidP="00966CF4">
      <w:pPr>
        <w:pStyle w:val="CommentText"/>
      </w:pPr>
      <w:r>
        <w:rPr>
          <w:rStyle w:val="CommentReference"/>
        </w:rPr>
        <w:annotationRef/>
      </w:r>
      <w:r w:rsidR="00E52548">
        <w:rPr>
          <w:highlight w:val="yellow"/>
        </w:rPr>
        <w:t>QUESTION</w:t>
      </w:r>
      <w:r w:rsidR="00E52548">
        <w:t>: I have added an ability for you to amend the services from time to time.  Are you happy to give the commitment that there will be no material reduction in functionality?</w:t>
      </w:r>
    </w:p>
  </w:comment>
  <w:comment w:id="445" w:author="David Sant" w:date="2024-01-22T11:01:00Z" w:initials="DS">
    <w:p w14:paraId="36159256" w14:textId="77777777" w:rsidR="00E52548" w:rsidRDefault="00E52548" w:rsidP="007628C7">
      <w:pPr>
        <w:pStyle w:val="CommentText"/>
      </w:pPr>
      <w:r>
        <w:rPr>
          <w:highlight w:val="yellow"/>
        </w:rPr>
        <w:t>QUESTION</w:t>
      </w:r>
      <w:r>
        <w:t>: Do you ever offer trial periods?  If so, during a trial period, we want to reduce your obligations, as per this clause</w:t>
      </w:r>
    </w:p>
  </w:comment>
  <w:comment w:id="446" w:author="David Sant" w:date="2024-07-03T11:50:00Z" w:initials="DS">
    <w:p w14:paraId="5B14D696" w14:textId="77777777" w:rsidR="00A7585E" w:rsidRDefault="00A7585E" w:rsidP="00037441">
      <w:pPr>
        <w:pStyle w:val="CommentText"/>
      </w:pPr>
      <w:r>
        <w:rPr>
          <w:rStyle w:val="CommentReference"/>
        </w:rPr>
        <w:annotationRef/>
      </w:r>
      <w:r>
        <w:t>INFO: This clause says that the Order Details can override these terms</w:t>
      </w:r>
    </w:p>
  </w:comment>
  <w:comment w:id="447" w:author="David Sant" w:date="2024-01-24T12:41:00Z" w:initials="DS">
    <w:p w14:paraId="7473D6D4" w14:textId="77777777" w:rsidR="00A7585E" w:rsidRDefault="00124AC4" w:rsidP="009D0289">
      <w:pPr>
        <w:pStyle w:val="CommentText"/>
      </w:pPr>
      <w:r>
        <w:rPr>
          <w:rStyle w:val="CommentReference"/>
        </w:rPr>
        <w:annotationRef/>
      </w:r>
      <w:r w:rsidR="00A7585E">
        <w:t>INFO: Similarly, I have said that the Online Order Confirmation can override the information set out on the website.</w:t>
      </w:r>
    </w:p>
  </w:comment>
  <w:comment w:id="448" w:author="David Sant" w:date="2024-01-23T16:02:00Z" w:initials="DS">
    <w:p w14:paraId="1965D4E3" w14:textId="34D6ADFA" w:rsidR="002841C3" w:rsidRDefault="00D13E07" w:rsidP="00EA5317">
      <w:pPr>
        <w:pStyle w:val="CommentText"/>
      </w:pPr>
      <w:r>
        <w:rPr>
          <w:rStyle w:val="CommentReference"/>
        </w:rPr>
        <w:annotationRef/>
      </w:r>
      <w:r w:rsidR="002841C3">
        <w:rPr>
          <w:highlight w:val="yellow"/>
        </w:rPr>
        <w:t>QUESTION</w:t>
      </w:r>
      <w:r w:rsidR="002841C3">
        <w:t>: This clause is here to deal with self-service orders for SaaS Services.  Does it accurately reflect your order process?</w:t>
      </w:r>
    </w:p>
  </w:comment>
  <w:comment w:id="449" w:author="David Sant" w:date="2024-01-22T11:31:00Z" w:initials="DS">
    <w:p w14:paraId="5F1A6D3A" w14:textId="77777777" w:rsidR="00A7585E" w:rsidRDefault="00B4382A" w:rsidP="005F03D1">
      <w:pPr>
        <w:pStyle w:val="CommentText"/>
      </w:pPr>
      <w:r>
        <w:rPr>
          <w:rStyle w:val="CommentReference"/>
        </w:rPr>
        <w:annotationRef/>
      </w:r>
      <w:r w:rsidR="00A7585E">
        <w:t>INFO: I have inserted some data protection clauses to discuss.  You may prefer to refer to a separate DPA from here if you already have one.</w:t>
      </w:r>
    </w:p>
  </w:comment>
  <w:comment w:id="456" w:author="David Sant" w:date="2024-06-21T12:00:00Z" w:initials="DS">
    <w:p w14:paraId="05CF0086" w14:textId="77777777" w:rsidR="00A7585E" w:rsidRDefault="00E06653" w:rsidP="00D41B32">
      <w:pPr>
        <w:pStyle w:val="CommentText"/>
      </w:pPr>
      <w:r>
        <w:rPr>
          <w:rStyle w:val="CommentReference"/>
        </w:rPr>
        <w:annotationRef/>
      </w:r>
      <w:r w:rsidR="00A7585E">
        <w:t>INFO: I have stated your role as a processor</w:t>
      </w:r>
    </w:p>
  </w:comment>
  <w:comment w:id="457" w:author="David Sant" w:date="2024-01-22T11:35:00Z" w:initials="DS">
    <w:p w14:paraId="67885A80" w14:textId="77777777" w:rsidR="00A7585E" w:rsidRDefault="00653636" w:rsidP="00FB042C">
      <w:pPr>
        <w:pStyle w:val="CommentText"/>
      </w:pPr>
      <w:r>
        <w:rPr>
          <w:rStyle w:val="CommentReference"/>
        </w:rPr>
        <w:annotationRef/>
      </w:r>
      <w:r w:rsidR="00A7585E">
        <w:t>INFO: The Customer is the controller of the personal data relating to their own users/customers that you will be processing on the Customer’s behalf.  The Customers’ own privacy policies will apply.</w:t>
      </w:r>
    </w:p>
  </w:comment>
  <w:comment w:id="459" w:author="David Sant" w:date="2024-01-22T11:37:00Z" w:initials="DS">
    <w:p w14:paraId="3649A144" w14:textId="77777777" w:rsidR="00A7585E" w:rsidRDefault="0016274A" w:rsidP="00ED3333">
      <w:pPr>
        <w:pStyle w:val="CommentText"/>
      </w:pPr>
      <w:r>
        <w:rPr>
          <w:rStyle w:val="CommentReference"/>
        </w:rPr>
        <w:annotationRef/>
      </w:r>
      <w:r w:rsidR="00A7585E">
        <w:t>INFO: Where you are acting as a processor on behalf of the customer, the data protection details (e.g. categories of data subjects) will need to be captured in writing somewhere.  I have inserted some high-level details in Annex 1.  Some customers may want something more detailed – this could be covered in a written document.</w:t>
      </w:r>
    </w:p>
  </w:comment>
  <w:comment w:id="460" w:author="David Sant" w:date="2024-01-22T11:38:00Z" w:initials="DS">
    <w:p w14:paraId="63FBDA2F" w14:textId="77777777" w:rsidR="00A7585E" w:rsidRDefault="004E1135" w:rsidP="001A4BD4">
      <w:pPr>
        <w:pStyle w:val="CommentText"/>
      </w:pPr>
      <w:r>
        <w:rPr>
          <w:rStyle w:val="CommentReference"/>
        </w:rPr>
        <w:annotationRef/>
      </w:r>
      <w:r w:rsidR="00A7585E">
        <w:t>INFO: These are the mandatory controller-&gt;processor clauses under Article 28 of the GDPR.</w:t>
      </w:r>
    </w:p>
  </w:comment>
  <w:comment w:id="462" w:author="David Sant" w:date="2024-01-22T11:38:00Z" w:initials="DS">
    <w:p w14:paraId="688E1228" w14:textId="77777777" w:rsidR="00A7585E" w:rsidRDefault="004E1135" w:rsidP="00401F4B">
      <w:pPr>
        <w:pStyle w:val="CommentText"/>
      </w:pPr>
      <w:r>
        <w:rPr>
          <w:rStyle w:val="CommentReference"/>
        </w:rPr>
        <w:annotationRef/>
      </w:r>
      <w:r w:rsidR="00A7585E">
        <w:t>INFO: I have not added a specific list of your security details/processes.  Some customers may request this, in which case you could provide it separately.</w:t>
      </w:r>
    </w:p>
  </w:comment>
  <w:comment w:id="464" w:author="David Sant" w:date="2024-01-22T11:39:00Z" w:initials="DS">
    <w:p w14:paraId="4279C6DA" w14:textId="77777777" w:rsidR="00A7585E" w:rsidRDefault="004E1135" w:rsidP="00A14320">
      <w:pPr>
        <w:pStyle w:val="CommentText"/>
      </w:pPr>
      <w:r>
        <w:rPr>
          <w:rStyle w:val="CommentReference"/>
        </w:rPr>
        <w:annotationRef/>
      </w:r>
      <w:r w:rsidR="00A7585E">
        <w:t>INFO: Where possible, I have clarified that your co-operation will be at the Customer’s cost.</w:t>
      </w:r>
    </w:p>
  </w:comment>
  <w:comment w:id="468" w:author="David Sant" w:date="2024-01-22T11:40:00Z" w:initials="DS">
    <w:p w14:paraId="452BEB6A" w14:textId="77777777" w:rsidR="00A7585E" w:rsidRDefault="004E1135" w:rsidP="00346DE7">
      <w:pPr>
        <w:pStyle w:val="CommentText"/>
      </w:pPr>
      <w:r>
        <w:rPr>
          <w:rStyle w:val="CommentReference"/>
        </w:rPr>
        <w:annotationRef/>
      </w:r>
      <w:r w:rsidR="00A7585E">
        <w:t>INFO: I have opted for “general” (rather than “specific” authorisation) for you to be able to appoint subcontractors/suppliers who will host or access personal data.  You will still need to give notice of any sub-processors, and the Customer has a right to object.  But you don’t have any obligation to obtain express approval.</w:t>
      </w:r>
    </w:p>
  </w:comment>
  <w:comment w:id="472" w:author="David Sant" w:date="2024-06-21T12:02:00Z" w:initials="DS">
    <w:p w14:paraId="677131D9" w14:textId="77777777" w:rsidR="00A7585E" w:rsidRDefault="00F27721" w:rsidP="009B0AEC">
      <w:pPr>
        <w:pStyle w:val="CommentText"/>
      </w:pPr>
      <w:r>
        <w:rPr>
          <w:rStyle w:val="CommentReference"/>
        </w:rPr>
        <w:annotationRef/>
      </w:r>
      <w:r w:rsidR="00A7585E">
        <w:t>INFO: As some of your suppliers will transfer data to the US, we need this clause</w:t>
      </w:r>
    </w:p>
  </w:comment>
  <w:comment w:id="478" w:author="David Sant" w:date="2024-01-22T11:42:00Z" w:initials="DS">
    <w:p w14:paraId="61B1DCAD" w14:textId="77777777" w:rsidR="00A7585E" w:rsidRDefault="00332B16" w:rsidP="00BF3FF4">
      <w:pPr>
        <w:pStyle w:val="CommentText"/>
      </w:pPr>
      <w:r>
        <w:rPr>
          <w:rStyle w:val="CommentReference"/>
        </w:rPr>
        <w:annotationRef/>
      </w:r>
      <w:r w:rsidR="00A7585E">
        <w:t>INFO: This clause is necessary because your services will interact with your customers’ accounts on third party services</w:t>
      </w:r>
    </w:p>
  </w:comment>
  <w:comment w:id="484" w:author="David Sant" w:date="2024-02-01T12:52:00Z" w:initials="DS">
    <w:p w14:paraId="411A869E" w14:textId="77777777" w:rsidR="00A7585E" w:rsidRDefault="00032E5A" w:rsidP="00CC451B">
      <w:pPr>
        <w:pStyle w:val="CommentText"/>
      </w:pPr>
      <w:r>
        <w:rPr>
          <w:rStyle w:val="CommentReference"/>
        </w:rPr>
        <w:annotationRef/>
      </w:r>
      <w:r w:rsidR="00A7585E">
        <w:rPr>
          <w:highlight w:val="yellow"/>
        </w:rPr>
        <w:t>QUESTION</w:t>
      </w:r>
      <w:r w:rsidR="00A7585E">
        <w:t>: Let’s discuss what the remedies should be if the service doesn’t work.  You might not want to have an obligation to provide an alternative.  It might be easier to just return the fees.</w:t>
      </w:r>
    </w:p>
  </w:comment>
  <w:comment w:id="487" w:author="David Sant" w:date="2024-07-03T11:54:00Z" w:initials="DS">
    <w:p w14:paraId="41D0BF49" w14:textId="77777777" w:rsidR="00A7585E" w:rsidRDefault="00A7585E" w:rsidP="00C42C2A">
      <w:pPr>
        <w:pStyle w:val="CommentText"/>
      </w:pPr>
      <w:r>
        <w:rPr>
          <w:rStyle w:val="CommentReference"/>
        </w:rPr>
        <w:annotationRef/>
      </w:r>
      <w:r>
        <w:t>INFO: These are disclaimers about your services, which say that you are not guaranteeing any particular results or performance.  Some customers may object to you disclaiming the availability of the services or that they will be free from viruses.</w:t>
      </w:r>
    </w:p>
  </w:comment>
  <w:comment w:id="495" w:author="David Sant" w:date="2024-07-03T11:54:00Z" w:initials="DS">
    <w:p w14:paraId="5732FA30" w14:textId="77777777" w:rsidR="00A7585E" w:rsidRDefault="00A7585E" w:rsidP="00403578">
      <w:pPr>
        <w:pStyle w:val="CommentText"/>
      </w:pPr>
      <w:r>
        <w:rPr>
          <w:rStyle w:val="CommentReference"/>
        </w:rPr>
        <w:annotationRef/>
      </w:r>
      <w:r>
        <w:t>INFO: This clause clarifies that it is a non-exclusive arrangement</w:t>
      </w:r>
    </w:p>
  </w:comment>
  <w:comment w:id="500" w:author="David Sant" w:date="2024-01-22T09:44:00Z" w:initials="DS">
    <w:p w14:paraId="4D1ACD01" w14:textId="77777777" w:rsidR="00A7585E" w:rsidRDefault="003927A3" w:rsidP="004643DB">
      <w:pPr>
        <w:pStyle w:val="CommentText"/>
      </w:pPr>
      <w:r>
        <w:rPr>
          <w:rStyle w:val="CommentReference"/>
        </w:rPr>
        <w:annotationRef/>
      </w:r>
      <w:r w:rsidR="00A7585E">
        <w:t>INFO: This is a pro-Supplier clause about data loss and back-ups.  It is designed to limit your exposure.  Some customers may object to this.  If you have a back-up policy which you make available to customers, we can refer to that instead.</w:t>
      </w:r>
    </w:p>
  </w:comment>
  <w:comment w:id="516" w:author="David Sant" w:date="2024-01-22T11:53:00Z" w:initials="DS">
    <w:p w14:paraId="4FC8FD6D" w14:textId="77777777" w:rsidR="00A7585E" w:rsidRDefault="00F913AD" w:rsidP="000972FB">
      <w:pPr>
        <w:pStyle w:val="CommentText"/>
      </w:pPr>
      <w:r>
        <w:rPr>
          <w:rStyle w:val="CommentReference"/>
        </w:rPr>
        <w:annotationRef/>
      </w:r>
      <w:r w:rsidR="00A7585E">
        <w:t>INFO: The Customer is liable for the actions of their users.</w:t>
      </w:r>
    </w:p>
  </w:comment>
  <w:comment w:id="525" w:author="David Sant" w:date="2024-01-22T11:54:00Z" w:initials="DS">
    <w:p w14:paraId="6DC64B35" w14:textId="77777777" w:rsidR="00A7585E" w:rsidRDefault="008364EC" w:rsidP="00F84D1F">
      <w:pPr>
        <w:pStyle w:val="CommentText"/>
      </w:pPr>
      <w:r>
        <w:rPr>
          <w:rStyle w:val="CommentReference"/>
        </w:rPr>
        <w:annotationRef/>
      </w:r>
      <w:r w:rsidR="00A7585E">
        <w:t>INFO: I have given you a right to suspend access to the services if they have not paid.</w:t>
      </w:r>
    </w:p>
  </w:comment>
  <w:comment w:id="530" w:author="David Sant" w:date="2024-01-19T17:39:00Z" w:initials="DS">
    <w:p w14:paraId="130198A6" w14:textId="77777777" w:rsidR="00A7585E" w:rsidRDefault="00D05953" w:rsidP="000349BF">
      <w:pPr>
        <w:pStyle w:val="CommentText"/>
      </w:pPr>
      <w:r>
        <w:rPr>
          <w:rStyle w:val="CommentReference"/>
        </w:rPr>
        <w:annotationRef/>
      </w:r>
      <w:r w:rsidR="00A7585E">
        <w:t>INFO: I have suggested that the currency defaults to GBP but can be agreed in the Order Details</w:t>
      </w:r>
    </w:p>
  </w:comment>
  <w:comment w:id="535" w:author="David Sant" w:date="2024-01-19T17:42:00Z" w:initials="DS">
    <w:p w14:paraId="5AEC6FB3" w14:textId="77777777" w:rsidR="00A7585E" w:rsidRDefault="00E008C8" w:rsidP="00637B5A">
      <w:pPr>
        <w:pStyle w:val="CommentText"/>
      </w:pPr>
      <w:r>
        <w:rPr>
          <w:rStyle w:val="CommentReference"/>
        </w:rPr>
        <w:annotationRef/>
      </w:r>
      <w:r w:rsidR="00A7585E">
        <w:rPr>
          <w:highlight w:val="yellow"/>
        </w:rPr>
        <w:t>QUESTION</w:t>
      </w:r>
      <w:r w:rsidR="00A7585E">
        <w:t>: This clause allows you to increase the fees annually if you give 60 days’ notice.  How will price increases work?</w:t>
      </w:r>
    </w:p>
  </w:comment>
  <w:comment w:id="536" w:author="David Sant" w:date="2024-01-22T11:57:00Z" w:initials="DS">
    <w:p w14:paraId="25FCCE16" w14:textId="77777777" w:rsidR="00A7585E" w:rsidRDefault="00697581" w:rsidP="000E702D">
      <w:pPr>
        <w:pStyle w:val="CommentText"/>
      </w:pPr>
      <w:r>
        <w:rPr>
          <w:rStyle w:val="CommentReference"/>
        </w:rPr>
        <w:annotationRef/>
      </w:r>
      <w:r w:rsidR="00A7585E">
        <w:t>INFO: I have said that the price increase is annually from the start of the subscription period (n.b. not from the start of the trial period).</w:t>
      </w:r>
    </w:p>
  </w:comment>
  <w:comment w:id="541" w:author="David Sant" w:date="2024-01-22T09:40:00Z" w:initials="DS">
    <w:p w14:paraId="5BC4C00F" w14:textId="77777777" w:rsidR="00A7585E" w:rsidRDefault="00B92A54" w:rsidP="005924AC">
      <w:pPr>
        <w:pStyle w:val="CommentText"/>
      </w:pPr>
      <w:r>
        <w:rPr>
          <w:rStyle w:val="CommentReference"/>
        </w:rPr>
        <w:annotationRef/>
      </w:r>
      <w:r w:rsidR="00A7585E">
        <w:t>INFO: This is the trade mark/branding licence for the white-label services, if relevant</w:t>
      </w:r>
    </w:p>
  </w:comment>
  <w:comment w:id="542" w:author="David Sant" w:date="2024-06-21T12:07:00Z" w:initials="DS">
    <w:p w14:paraId="6CF4CE30" w14:textId="77777777" w:rsidR="00A7585E" w:rsidRDefault="00F27721" w:rsidP="009A4996">
      <w:pPr>
        <w:pStyle w:val="CommentText"/>
      </w:pPr>
      <w:r>
        <w:rPr>
          <w:rStyle w:val="CommentReference"/>
        </w:rPr>
        <w:annotationRef/>
      </w:r>
      <w:r w:rsidR="00A7585E">
        <w:t>INFO: And here</w:t>
      </w:r>
    </w:p>
  </w:comment>
  <w:comment w:id="543" w:author="David Sant" w:date="2024-01-22T20:52:00Z" w:initials="DS">
    <w:p w14:paraId="09B09F4D" w14:textId="77777777" w:rsidR="00A7585E" w:rsidRDefault="00C350C3" w:rsidP="00B50EEE">
      <w:pPr>
        <w:pStyle w:val="CommentText"/>
      </w:pPr>
      <w:r>
        <w:rPr>
          <w:rStyle w:val="CommentReference"/>
        </w:rPr>
        <w:annotationRef/>
      </w:r>
      <w:r w:rsidR="00A7585E">
        <w:t xml:space="preserve">INFO: This part allows you to use the Customer Data to develop your own products and services.  E.g. if users are not using a particular part of your services, you may want to try to work out why not, based on logs, customer service interactions etc.  </w:t>
      </w:r>
    </w:p>
  </w:comment>
  <w:comment w:id="593" w:author="David Sant" w:date="2024-01-19T14:56:00Z" w:initials="DS">
    <w:p w14:paraId="67EBCC9F" w14:textId="77777777" w:rsidR="00A7585E" w:rsidRDefault="006C7515" w:rsidP="00520779">
      <w:pPr>
        <w:pStyle w:val="CommentText"/>
      </w:pPr>
      <w:r>
        <w:rPr>
          <w:rStyle w:val="CommentReference"/>
        </w:rPr>
        <w:annotationRef/>
      </w:r>
      <w:r w:rsidR="00A7585E">
        <w:rPr>
          <w:highlight w:val="yellow"/>
        </w:rPr>
        <w:t>QUESTION</w:t>
      </w:r>
      <w:r w:rsidR="00A7585E">
        <w:t xml:space="preserve">: Do you have a view on publicity and whether it should be permitted? </w:t>
      </w:r>
    </w:p>
  </w:comment>
  <w:comment w:id="596" w:author="David Sant" w:date="2024-07-03T11:59:00Z" w:initials="DS">
    <w:p w14:paraId="1E5F8E5F" w14:textId="77777777" w:rsidR="00A7585E" w:rsidRDefault="00A7585E" w:rsidP="00B84308">
      <w:pPr>
        <w:pStyle w:val="CommentText"/>
      </w:pPr>
      <w:r>
        <w:rPr>
          <w:rStyle w:val="CommentReference"/>
        </w:rPr>
        <w:annotationRef/>
      </w:r>
      <w:r>
        <w:rPr>
          <w:highlight w:val="yellow"/>
        </w:rPr>
        <w:t>QUESTION</w:t>
      </w:r>
      <w:r>
        <w:t>: Do you have a view on how long the mutual confidentiality obligations should last for?  Normally this is only as long as the period before the information goes stale/out of date.</w:t>
      </w:r>
    </w:p>
  </w:comment>
  <w:comment w:id="603" w:author="David Sant" w:date="2024-01-22T12:03:00Z" w:initials="DS">
    <w:p w14:paraId="4891FE53" w14:textId="77777777" w:rsidR="00A7585E" w:rsidRDefault="00E425E2" w:rsidP="00516BA6">
      <w:pPr>
        <w:pStyle w:val="CommentText"/>
      </w:pPr>
      <w:r>
        <w:rPr>
          <w:rStyle w:val="CommentReference"/>
        </w:rPr>
        <w:annotationRef/>
      </w:r>
      <w:r w:rsidR="00A7585E">
        <w:t>INFO: Here is a general indemnity from the Customer to you for their use of the Services.</w:t>
      </w:r>
    </w:p>
  </w:comment>
  <w:comment w:id="612" w:author="David Sant" w:date="2024-01-22T09:53:00Z" w:initials="DS">
    <w:p w14:paraId="546F632F" w14:textId="77777777" w:rsidR="00A7585E" w:rsidRDefault="00C609F3">
      <w:pPr>
        <w:pStyle w:val="CommentText"/>
      </w:pPr>
      <w:bookmarkStart w:id="613" w:name="_Hlk74151227"/>
      <w:r>
        <w:rPr>
          <w:rStyle w:val="CommentReference"/>
        </w:rPr>
        <w:annotationRef/>
      </w:r>
      <w:r w:rsidR="00A7585E">
        <w:t>INFO: I am suggesting that you offer this limited indemnity for the following reasons:</w:t>
      </w:r>
    </w:p>
    <w:p w14:paraId="503CF7F0" w14:textId="77777777" w:rsidR="00A7585E" w:rsidRDefault="00A7585E">
      <w:pPr>
        <w:pStyle w:val="CommentText"/>
      </w:pPr>
      <w:r>
        <w:t>- the Customer may expect to see it;</w:t>
      </w:r>
    </w:p>
    <w:p w14:paraId="4E008150" w14:textId="77777777" w:rsidR="00A7585E" w:rsidRDefault="00A7585E">
      <w:pPr>
        <w:pStyle w:val="CommentText"/>
      </w:pPr>
      <w:r>
        <w:t>- the Customer may be more willing to give the indemnity in respect of its use of the platform at clause 12.1;</w:t>
      </w:r>
    </w:p>
    <w:p w14:paraId="52D9177A" w14:textId="77777777" w:rsidR="00A7585E" w:rsidRDefault="00A7585E" w:rsidP="00E13E86">
      <w:pPr>
        <w:pStyle w:val="CommentText"/>
      </w:pPr>
      <w:r>
        <w:t>- the Supplier's indemnity is limited by the remainder of clause 12, which also gives it a number of rights should there be a third party IPR claim.</w:t>
      </w:r>
    </w:p>
    <w:bookmarkEnd w:id="613"/>
  </w:comment>
  <w:comment w:id="635" w:author="David Sant" w:date="2024-01-22T12:03:00Z" w:initials="DS">
    <w:p w14:paraId="422F7978" w14:textId="77777777" w:rsidR="00A7585E" w:rsidRDefault="00E425E2" w:rsidP="00573CF7">
      <w:pPr>
        <w:pStyle w:val="CommentText"/>
      </w:pPr>
      <w:r>
        <w:rPr>
          <w:rStyle w:val="CommentReference"/>
        </w:rPr>
        <w:annotationRef/>
      </w:r>
      <w:r w:rsidR="00A7585E">
        <w:rPr>
          <w:highlight w:val="yellow"/>
        </w:rPr>
        <w:t>QUESTION</w:t>
      </w:r>
      <w:r w:rsidR="00A7585E">
        <w:t>: Do you want to try to limit your liability for third party IPR claims?  This might not be commercially acceptable to your customers.</w:t>
      </w:r>
    </w:p>
  </w:comment>
  <w:comment w:id="659" w:author="David Sant" w:date="2024-07-03T12:02:00Z" w:initials="DS">
    <w:p w14:paraId="675921A1" w14:textId="77777777" w:rsidR="003F11E0" w:rsidRDefault="003F11E0" w:rsidP="00DE777E">
      <w:pPr>
        <w:pStyle w:val="CommentText"/>
      </w:pPr>
      <w:r>
        <w:rPr>
          <w:rStyle w:val="CommentReference"/>
        </w:rPr>
        <w:annotationRef/>
      </w:r>
      <w:r>
        <w:rPr>
          <w:highlight w:val="yellow"/>
        </w:rPr>
        <w:t>QUESTION</w:t>
      </w:r>
      <w:r>
        <w:t>: do you want to make this mutual, so that the customer's liability to you is also capped? Or wait until a customer asks?</w:t>
      </w:r>
    </w:p>
  </w:comment>
  <w:comment w:id="660" w:author="David Sant" w:date="2024-01-22T12:06:00Z" w:initials="DS">
    <w:p w14:paraId="61157D03" w14:textId="23D8122D" w:rsidR="00A7585E" w:rsidRDefault="000C3A75" w:rsidP="00C7784F">
      <w:pPr>
        <w:pStyle w:val="CommentText"/>
      </w:pPr>
      <w:r>
        <w:rPr>
          <w:rStyle w:val="CommentReference"/>
        </w:rPr>
        <w:annotationRef/>
      </w:r>
      <w:r w:rsidR="00A7585E">
        <w:rPr>
          <w:highlight w:val="yellow"/>
        </w:rPr>
        <w:t>QUESTION</w:t>
      </w:r>
      <w:r w:rsidR="00A7585E">
        <w:t>: As above - do you want to cap your liability for third party IPR claims?  This might not be commercially acceptable to your customers.</w:t>
      </w:r>
    </w:p>
  </w:comment>
  <w:comment w:id="661" w:author="David Sant" w:date="2024-07-03T12:01:00Z" w:initials="DS">
    <w:p w14:paraId="2E2F5F11" w14:textId="77777777" w:rsidR="003F11E0" w:rsidRDefault="003F11E0" w:rsidP="006817A9">
      <w:pPr>
        <w:pStyle w:val="CommentText"/>
      </w:pPr>
      <w:r>
        <w:rPr>
          <w:rStyle w:val="CommentReference"/>
        </w:rPr>
        <w:annotationRef/>
      </w:r>
      <w:r>
        <w:rPr>
          <w:highlight w:val="yellow"/>
        </w:rPr>
        <w:t>QUESTION</w:t>
      </w:r>
      <w:r>
        <w:t>: Do you want to offer a higher cap for data protection/confidentiality breaches?  Or only offer it if a customer asks?</w:t>
      </w:r>
    </w:p>
  </w:comment>
  <w:comment w:id="662" w:author="David Sant" w:date="2024-01-22T12:06:00Z" w:initials="DS">
    <w:p w14:paraId="61933074" w14:textId="25FEC6D9" w:rsidR="003F11E0" w:rsidRDefault="000A4021" w:rsidP="003B670B">
      <w:pPr>
        <w:pStyle w:val="CommentText"/>
      </w:pPr>
      <w:r>
        <w:rPr>
          <w:rStyle w:val="CommentReference"/>
        </w:rPr>
        <w:annotationRef/>
      </w:r>
      <w:r w:rsidR="003F11E0">
        <w:t>INFO: I have suggested a liability cap of 12 months’ Fees</w:t>
      </w:r>
    </w:p>
  </w:comment>
  <w:comment w:id="674" w:author="David Sant" w:date="2024-01-19T12:03:00Z" w:initials="DS">
    <w:p w14:paraId="2FD42AB0" w14:textId="77777777" w:rsidR="003F11E0" w:rsidRDefault="00EE0025" w:rsidP="000F2903">
      <w:pPr>
        <w:pStyle w:val="CommentText"/>
      </w:pPr>
      <w:r>
        <w:rPr>
          <w:rStyle w:val="CommentReference"/>
        </w:rPr>
        <w:annotationRef/>
      </w:r>
      <w:r w:rsidR="003F11E0">
        <w:t>INFO: I have added a explanation of how the trial period leads into the chargeable period.</w:t>
      </w:r>
    </w:p>
  </w:comment>
  <w:comment w:id="676" w:author="David Sant" w:date="2024-01-22T10:10:00Z" w:initials="DS">
    <w:p w14:paraId="65474BB5" w14:textId="77777777" w:rsidR="003F11E0" w:rsidRDefault="0058369F" w:rsidP="005926DF">
      <w:pPr>
        <w:pStyle w:val="CommentText"/>
      </w:pPr>
      <w:r>
        <w:rPr>
          <w:rStyle w:val="CommentReference"/>
        </w:rPr>
        <w:annotationRef/>
      </w:r>
      <w:r w:rsidR="003F11E0">
        <w:rPr>
          <w:highlight w:val="yellow"/>
        </w:rPr>
        <w:t>QUESTION</w:t>
      </w:r>
      <w:r w:rsidR="003F11E0">
        <w:t>: If you do offer any trial periods, what will happen at the end of that period?</w:t>
      </w:r>
    </w:p>
  </w:comment>
  <w:comment w:id="680" w:author="David Sant" w:date="2024-01-22T10:14:00Z" w:initials="DS">
    <w:p w14:paraId="160DEA4A" w14:textId="77777777" w:rsidR="003F11E0" w:rsidRDefault="005404E9" w:rsidP="00274006">
      <w:pPr>
        <w:pStyle w:val="CommentText"/>
      </w:pPr>
      <w:r>
        <w:rPr>
          <w:rStyle w:val="CommentReference"/>
        </w:rPr>
        <w:annotationRef/>
      </w:r>
      <w:r w:rsidR="003F11E0">
        <w:t>INFO: The “Initial Subscription Term” will be set out in the Order.  This is the minimum term.</w:t>
      </w:r>
    </w:p>
  </w:comment>
  <w:comment w:id="682" w:author="David Sant" w:date="2024-01-22T22:13:00Z" w:initials="DS">
    <w:p w14:paraId="7ACC2AD6" w14:textId="77777777" w:rsidR="003F11E0" w:rsidRDefault="004E7DA5" w:rsidP="00883026">
      <w:pPr>
        <w:pStyle w:val="CommentText"/>
      </w:pPr>
      <w:r>
        <w:rPr>
          <w:rStyle w:val="CommentReference"/>
        </w:rPr>
        <w:annotationRef/>
      </w:r>
      <w:r w:rsidR="003F11E0">
        <w:rPr>
          <w:highlight w:val="yellow"/>
        </w:rPr>
        <w:t>QUESTION</w:t>
      </w:r>
      <w:r w:rsidR="003F11E0">
        <w:t>: Please can we discuss how auto-renewal should work and how long the renewal term will be - I presume the same duration as the initial subscription term?</w:t>
      </w:r>
    </w:p>
  </w:comment>
  <w:comment w:id="697" w:author="David Sant" w:date="2024-01-22T12:08:00Z" w:initials="DS">
    <w:p w14:paraId="6B14FF0D" w14:textId="77777777" w:rsidR="003F11E0" w:rsidRDefault="0072707E" w:rsidP="00F44D79">
      <w:pPr>
        <w:pStyle w:val="CommentText"/>
      </w:pPr>
      <w:r>
        <w:rPr>
          <w:rStyle w:val="CommentReference"/>
        </w:rPr>
        <w:annotationRef/>
      </w:r>
      <w:r w:rsidR="003F11E0">
        <w:rPr>
          <w:highlight w:val="yellow"/>
        </w:rPr>
        <w:t>QUESTION</w:t>
      </w:r>
      <w:r w:rsidR="003F11E0">
        <w:t>: I have not included a right for each party to terminate on a change of ownership of the other party on the basis that you are unlikely to need such a right provided that the Customer continues to pay (and that it would not be appropriate for the Customer to have such a right in relation to the Supplier).  Please let me know if you might actually want to be able to terminate if the Customer undergoes a change of control.</w:t>
      </w:r>
    </w:p>
  </w:comment>
  <w:comment w:id="704" w:author="David Sant" w:date="2024-01-22T12:12:00Z" w:initials="DS">
    <w:p w14:paraId="0CFC4A8D" w14:textId="77777777" w:rsidR="003F11E0" w:rsidRDefault="007D4830" w:rsidP="000E2346">
      <w:pPr>
        <w:pStyle w:val="CommentText"/>
      </w:pPr>
      <w:r>
        <w:rPr>
          <w:rStyle w:val="CommentReference"/>
        </w:rPr>
        <w:annotationRef/>
      </w:r>
      <w:r w:rsidR="003F11E0">
        <w:t>INFO: I have not included a long clause on insolvency - it should be enough that you can terminate for non-payment in (a).</w:t>
      </w:r>
    </w:p>
  </w:comment>
  <w:comment w:id="717" w:author="David Sant" w:date="2024-07-03T12:03:00Z" w:initials="DS">
    <w:p w14:paraId="0304B622" w14:textId="77777777" w:rsidR="003F11E0" w:rsidRDefault="003F11E0" w:rsidP="00FE3A6C">
      <w:pPr>
        <w:pStyle w:val="CommentText"/>
      </w:pPr>
      <w:r>
        <w:rPr>
          <w:rStyle w:val="CommentReference"/>
        </w:rPr>
        <w:annotationRef/>
      </w:r>
      <w:r>
        <w:rPr>
          <w:highlight w:val="yellow"/>
        </w:rPr>
        <w:t>QUESTION</w:t>
      </w:r>
      <w:r>
        <w:t>: Please check timescales.</w:t>
      </w:r>
    </w:p>
  </w:comment>
  <w:comment w:id="741" w:author="David Sant" w:date="2024-01-22T12:40:00Z" w:initials="DS">
    <w:p w14:paraId="3319F27C" w14:textId="77777777" w:rsidR="003F11E0" w:rsidRDefault="006743A5" w:rsidP="00B63948">
      <w:pPr>
        <w:pStyle w:val="CommentText"/>
      </w:pPr>
      <w:r>
        <w:rPr>
          <w:rStyle w:val="CommentReference"/>
        </w:rPr>
        <w:annotationRef/>
      </w:r>
      <w:r w:rsidR="003F11E0">
        <w:t>INFO: Even though you may want to be able to agree the order over email, or self-service, I would caution against being able to agree variations over email.  Otherwise you could find that somebody within the organisation has varied the applicable legal terms via an email thread, unintentionally.</w:t>
      </w:r>
    </w:p>
  </w:comment>
  <w:comment w:id="989" w:author="David Sant" w:date="2024-01-23T17:30:00Z" w:initials="DS">
    <w:p w14:paraId="2F8B4934" w14:textId="77777777" w:rsidR="004F44A5" w:rsidRDefault="00AC065E" w:rsidP="0014372D">
      <w:pPr>
        <w:pStyle w:val="CommentText"/>
      </w:pPr>
      <w:r>
        <w:rPr>
          <w:rStyle w:val="CommentReference"/>
        </w:rPr>
        <w:annotationRef/>
      </w:r>
      <w:r w:rsidR="004F44A5">
        <w:rPr>
          <w:highlight w:val="yellow"/>
        </w:rPr>
        <w:t>QUESTION</w:t>
      </w:r>
      <w:r w:rsidR="004F44A5">
        <w:t>: Please review this information for accuracy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731BE5" w15:done="0"/>
  <w15:commentEx w15:paraId="4592F127" w15:done="0"/>
  <w15:commentEx w15:paraId="05E82EC1" w15:done="0"/>
  <w15:commentEx w15:paraId="05609C11" w15:done="0"/>
  <w15:commentEx w15:paraId="305C72EF" w15:done="0"/>
  <w15:commentEx w15:paraId="7B3BD83A" w15:done="0"/>
  <w15:commentEx w15:paraId="7645A71E" w15:done="0"/>
  <w15:commentEx w15:paraId="3AD7001B" w15:done="0"/>
  <w15:commentEx w15:paraId="1B19587A" w15:done="0"/>
  <w15:commentEx w15:paraId="5372743E" w15:done="0"/>
  <w15:commentEx w15:paraId="5437D1F4" w15:done="0"/>
  <w15:commentEx w15:paraId="62D72979" w15:done="0"/>
  <w15:commentEx w15:paraId="0B1F767C" w15:done="0"/>
  <w15:commentEx w15:paraId="00409196" w15:done="0"/>
  <w15:commentEx w15:paraId="69865131" w15:done="0"/>
  <w15:commentEx w15:paraId="0BF6539C" w15:done="0"/>
  <w15:commentEx w15:paraId="573CA414" w15:done="0"/>
  <w15:commentEx w15:paraId="26CD9457" w15:done="0"/>
  <w15:commentEx w15:paraId="05730EF4" w15:done="0"/>
  <w15:commentEx w15:paraId="464FF208" w15:done="0"/>
  <w15:commentEx w15:paraId="14FF5409" w15:done="0"/>
  <w15:commentEx w15:paraId="30BCD027" w15:done="0"/>
  <w15:commentEx w15:paraId="737BA889" w15:done="0"/>
  <w15:commentEx w15:paraId="40E4B03A" w15:done="0"/>
  <w15:commentEx w15:paraId="11CCE943" w15:done="0"/>
  <w15:commentEx w15:paraId="27750959" w15:done="0"/>
  <w15:commentEx w15:paraId="2922ABEA" w15:done="0"/>
  <w15:commentEx w15:paraId="533EB01C" w15:done="0"/>
  <w15:commentEx w15:paraId="14B62877" w15:done="0"/>
  <w15:commentEx w15:paraId="16F48FC7" w15:done="0"/>
  <w15:commentEx w15:paraId="295F4471" w15:done="0"/>
  <w15:commentEx w15:paraId="5BE4A5D3" w15:done="0"/>
  <w15:commentEx w15:paraId="5C710440" w15:done="0"/>
  <w15:commentEx w15:paraId="636643A5" w15:done="0"/>
  <w15:commentEx w15:paraId="68DF3C77" w15:done="0"/>
  <w15:commentEx w15:paraId="379A54DC" w15:done="0"/>
  <w15:commentEx w15:paraId="2B88626C" w15:done="0"/>
  <w15:commentEx w15:paraId="36159256" w15:done="0"/>
  <w15:commentEx w15:paraId="5B14D696" w15:done="0"/>
  <w15:commentEx w15:paraId="7473D6D4" w15:done="0"/>
  <w15:commentEx w15:paraId="1965D4E3" w15:done="0"/>
  <w15:commentEx w15:paraId="5F1A6D3A" w15:done="0"/>
  <w15:commentEx w15:paraId="05CF0086" w15:done="0"/>
  <w15:commentEx w15:paraId="67885A80" w15:done="0"/>
  <w15:commentEx w15:paraId="3649A144" w15:done="0"/>
  <w15:commentEx w15:paraId="63FBDA2F" w15:done="0"/>
  <w15:commentEx w15:paraId="688E1228" w15:done="0"/>
  <w15:commentEx w15:paraId="4279C6DA" w15:done="0"/>
  <w15:commentEx w15:paraId="452BEB6A" w15:done="0"/>
  <w15:commentEx w15:paraId="677131D9" w15:done="0"/>
  <w15:commentEx w15:paraId="61B1DCAD" w15:done="0"/>
  <w15:commentEx w15:paraId="411A869E" w15:done="0"/>
  <w15:commentEx w15:paraId="41D0BF49" w15:done="0"/>
  <w15:commentEx w15:paraId="5732FA30" w15:done="0"/>
  <w15:commentEx w15:paraId="4D1ACD01" w15:done="0"/>
  <w15:commentEx w15:paraId="4FC8FD6D" w15:done="0"/>
  <w15:commentEx w15:paraId="6DC64B35" w15:done="0"/>
  <w15:commentEx w15:paraId="130198A6" w15:done="0"/>
  <w15:commentEx w15:paraId="5AEC6FB3" w15:done="0"/>
  <w15:commentEx w15:paraId="25FCCE16" w15:done="0"/>
  <w15:commentEx w15:paraId="5BC4C00F" w15:done="0"/>
  <w15:commentEx w15:paraId="6CF4CE30" w15:done="0"/>
  <w15:commentEx w15:paraId="09B09F4D" w15:done="0"/>
  <w15:commentEx w15:paraId="67EBCC9F" w15:done="0"/>
  <w15:commentEx w15:paraId="1E5F8E5F" w15:done="0"/>
  <w15:commentEx w15:paraId="4891FE53" w15:done="0"/>
  <w15:commentEx w15:paraId="52D9177A" w15:done="0"/>
  <w15:commentEx w15:paraId="422F7978" w15:done="0"/>
  <w15:commentEx w15:paraId="675921A1" w15:done="0"/>
  <w15:commentEx w15:paraId="61157D03" w15:done="0"/>
  <w15:commentEx w15:paraId="2E2F5F11" w15:done="0"/>
  <w15:commentEx w15:paraId="61933074" w15:done="0"/>
  <w15:commentEx w15:paraId="2FD42AB0" w15:done="0"/>
  <w15:commentEx w15:paraId="65474BB5" w15:done="0"/>
  <w15:commentEx w15:paraId="160DEA4A" w15:done="0"/>
  <w15:commentEx w15:paraId="7ACC2AD6" w15:done="0"/>
  <w15:commentEx w15:paraId="6B14FF0D" w15:done="0"/>
  <w15:commentEx w15:paraId="0CFC4A8D" w15:done="0"/>
  <w15:commentEx w15:paraId="0304B622" w15:done="0"/>
  <w15:commentEx w15:paraId="3319F27C" w15:done="0"/>
  <w15:commentEx w15:paraId="2F8B49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2FAB7C" w16cex:dateUtc="2024-07-03T09:50:00Z"/>
  <w16cex:commentExtensible w16cex:durableId="3FA4D23F" w16cex:dateUtc="2024-02-01T10:38:00Z"/>
  <w16cex:commentExtensible w16cex:durableId="10DC285A" w16cex:dateUtc="2024-01-19T15:55:00Z"/>
  <w16cex:commentExtensible w16cex:durableId="72977BE2" w16cex:dateUtc="2024-01-22T09:39:00Z"/>
  <w16cex:commentExtensible w16cex:durableId="142C5301" w16cex:dateUtc="2024-06-21T10:35:00Z"/>
  <w16cex:commentExtensible w16cex:durableId="17D3D4B0" w16cex:dateUtc="2024-06-21T10:37:00Z"/>
  <w16cex:commentExtensible w16cex:durableId="2A2FADC1" w16cex:dateUtc="2024-07-03T10:00:00Z"/>
  <w16cex:commentExtensible w16cex:durableId="0E885D2A" w16cex:dateUtc="2024-01-22T09:58:00Z"/>
  <w16cex:commentExtensible w16cex:durableId="1B70FF88" w16cex:dateUtc="2024-06-21T10:38:00Z"/>
  <w16cex:commentExtensible w16cex:durableId="437FD15C" w16cex:dateUtc="2024-01-22T22:05:00Z"/>
  <w16cex:commentExtensible w16cex:durableId="22635C0F" w16cex:dateUtc="2024-06-21T10:40:00Z"/>
  <w16cex:commentExtensible w16cex:durableId="613D63B1" w16cex:dateUtc="2024-01-22T12:28:00Z"/>
  <w16cex:commentExtensible w16cex:durableId="5E2FF6C7" w16cex:dateUtc="2024-01-22T22:11:00Z"/>
  <w16cex:commentExtensible w16cex:durableId="2A2FB30B" w16cex:dateUtc="2024-07-03T10:22:00Z"/>
  <w16cex:commentExtensible w16cex:durableId="3CF067F4" w16cex:dateUtc="2024-01-22T10:22:00Z"/>
  <w16cex:commentExtensible w16cex:durableId="1F1AFF18" w16cex:dateUtc="2024-01-24T12:40:00Z"/>
  <w16cex:commentExtensible w16cex:durableId="15A9A8CC" w16cex:dateUtc="2024-01-23T16:11:00Z"/>
  <w16cex:commentExtensible w16cex:durableId="6D544BEB" w16cex:dateUtc="2024-01-19T15:58:00Z"/>
  <w16cex:commentExtensible w16cex:durableId="7F3CBFC8" w16cex:dateUtc="2024-01-22T11:09:00Z"/>
  <w16cex:commentExtensible w16cex:durableId="2A2FB5E4" w16cex:dateUtc="2024-07-03T10:35:00Z"/>
  <w16cex:commentExtensible w16cex:durableId="0D3A5818" w16cex:dateUtc="2024-01-19T16:35:00Z"/>
  <w16cex:commentExtensible w16cex:durableId="1CC234D8" w16cex:dateUtc="2024-01-22T10:01:00Z"/>
  <w16cex:commentExtensible w16cex:durableId="2A2FB6C7" w16cex:dateUtc="2024-07-03T10:38:00Z"/>
  <w16cex:commentExtensible w16cex:durableId="16B46ADA" w16cex:dateUtc="2024-02-01T11:58:00Z"/>
  <w16cex:commentExtensible w16cex:durableId="777F70D8" w16cex:dateUtc="2024-06-21T10:51:00Z"/>
  <w16cex:commentExtensible w16cex:durableId="2A2FB737" w16cex:dateUtc="2024-07-03T10:40:00Z"/>
  <w16cex:commentExtensible w16cex:durableId="57E9E65D" w16cex:dateUtc="2024-02-01T12:03:00Z"/>
  <w16cex:commentExtensible w16cex:durableId="2A2FB7DD" w16cex:dateUtc="2024-07-03T10:43:00Z"/>
  <w16cex:commentExtensible w16cex:durableId="2A2FB83F" w16cex:dateUtc="2024-07-03T10:45:00Z"/>
  <w16cex:commentExtensible w16cex:durableId="02A7C1C7" w16cex:dateUtc="2024-06-21T10:54:00Z"/>
  <w16cex:commentExtensible w16cex:durableId="7150B2BB" w16cex:dateUtc="2024-06-21T10:54:00Z"/>
  <w16cex:commentExtensible w16cex:durableId="233A393D" w16cex:dateUtc="2024-01-19T17:18:00Z"/>
  <w16cex:commentExtensible w16cex:durableId="4B5F2874" w16cex:dateUtc="2024-06-21T10:56:00Z"/>
  <w16cex:commentExtensible w16cex:durableId="3E6BD7F6" w16cex:dateUtc="2024-01-23T16:27:00Z"/>
  <w16cex:commentExtensible w16cex:durableId="2A2FB8C6" w16cex:dateUtc="2024-07-03T10:47:00Z"/>
  <w16cex:commentExtensible w16cex:durableId="62163A5F" w16cex:dateUtc="2024-01-19T17:19:00Z"/>
  <w16cex:commentExtensible w16cex:durableId="37747924" w16cex:dateUtc="2024-01-22T21:35:00Z"/>
  <w16cex:commentExtensible w16cex:durableId="792DC91D" w16cex:dateUtc="2024-01-22T11:01:00Z"/>
  <w16cex:commentExtensible w16cex:durableId="2A2FB973" w16cex:dateUtc="2024-07-03T10:50:00Z"/>
  <w16cex:commentExtensible w16cex:durableId="7A8D4670" w16cex:dateUtc="2024-01-24T12:41:00Z"/>
  <w16cex:commentExtensible w16cex:durableId="189A0736" w16cex:dateUtc="2024-01-23T16:02:00Z"/>
  <w16cex:commentExtensible w16cex:durableId="6F7C7F22" w16cex:dateUtc="2024-01-22T11:31:00Z"/>
  <w16cex:commentExtensible w16cex:durableId="71845589" w16cex:dateUtc="2024-06-21T11:00:00Z"/>
  <w16cex:commentExtensible w16cex:durableId="04F0ABB2" w16cex:dateUtc="2024-01-22T11:35:00Z"/>
  <w16cex:commentExtensible w16cex:durableId="5D137F0F" w16cex:dateUtc="2024-01-22T11:37:00Z"/>
  <w16cex:commentExtensible w16cex:durableId="25FCE925" w16cex:dateUtc="2024-01-22T11:38:00Z"/>
  <w16cex:commentExtensible w16cex:durableId="217159D7" w16cex:dateUtc="2024-01-22T11:38:00Z"/>
  <w16cex:commentExtensible w16cex:durableId="737A21CA" w16cex:dateUtc="2024-01-22T11:39:00Z"/>
  <w16cex:commentExtensible w16cex:durableId="63835058" w16cex:dateUtc="2024-01-22T11:40:00Z"/>
  <w16cex:commentExtensible w16cex:durableId="6DA7ABC9" w16cex:dateUtc="2024-06-21T11:02:00Z"/>
  <w16cex:commentExtensible w16cex:durableId="0B74BC9F" w16cex:dateUtc="2024-01-22T11:42:00Z"/>
  <w16cex:commentExtensible w16cex:durableId="31E03CE4" w16cex:dateUtc="2024-02-01T12:52:00Z"/>
  <w16cex:commentExtensible w16cex:durableId="2A2FBA63" w16cex:dateUtc="2024-07-03T10:54:00Z"/>
  <w16cex:commentExtensible w16cex:durableId="2A2FBA83" w16cex:dateUtc="2024-07-03T10:54:00Z"/>
  <w16cex:commentExtensible w16cex:durableId="781C10E0" w16cex:dateUtc="2024-01-22T09:44:00Z"/>
  <w16cex:commentExtensible w16cex:durableId="69E35650" w16cex:dateUtc="2024-01-22T11:53:00Z"/>
  <w16cex:commentExtensible w16cex:durableId="60B1907A" w16cex:dateUtc="2024-01-22T11:54:00Z"/>
  <w16cex:commentExtensible w16cex:durableId="3139E64C" w16cex:dateUtc="2024-01-19T17:39:00Z"/>
  <w16cex:commentExtensible w16cex:durableId="33CCD1AD" w16cex:dateUtc="2024-01-19T17:42:00Z"/>
  <w16cex:commentExtensible w16cex:durableId="657C225F" w16cex:dateUtc="2024-01-22T11:57:00Z"/>
  <w16cex:commentExtensible w16cex:durableId="3692BAED" w16cex:dateUtc="2024-01-22T09:40:00Z"/>
  <w16cex:commentExtensible w16cex:durableId="4DACB2E6" w16cex:dateUtc="2024-06-21T11:07:00Z"/>
  <w16cex:commentExtensible w16cex:durableId="5AF85E78" w16cex:dateUtc="2024-01-22T20:52:00Z"/>
  <w16cex:commentExtensible w16cex:durableId="743B927C" w16cex:dateUtc="2024-01-19T14:56:00Z"/>
  <w16cex:commentExtensible w16cex:durableId="2A2FBB9A" w16cex:dateUtc="2024-07-03T10:59:00Z"/>
  <w16cex:commentExtensible w16cex:durableId="79D372F8" w16cex:dateUtc="2024-01-22T12:03:00Z"/>
  <w16cex:commentExtensible w16cex:durableId="6D3DF24D" w16cex:dateUtc="2024-01-22T09:53:00Z"/>
  <w16cex:commentExtensible w16cex:durableId="5DAA857B" w16cex:dateUtc="2024-01-22T12:03:00Z"/>
  <w16cex:commentExtensible w16cex:durableId="2A2FBC3B" w16cex:dateUtc="2024-07-03T11:02:00Z"/>
  <w16cex:commentExtensible w16cex:durableId="4B699164" w16cex:dateUtc="2024-01-22T12:06:00Z"/>
  <w16cex:commentExtensible w16cex:durableId="2A2FBC19" w16cex:dateUtc="2024-07-03T11:01:00Z"/>
  <w16cex:commentExtensible w16cex:durableId="138321EE" w16cex:dateUtc="2024-01-22T12:06:00Z"/>
  <w16cex:commentExtensible w16cex:durableId="5EF739E6" w16cex:dateUtc="2024-01-19T12:03:00Z"/>
  <w16cex:commentExtensible w16cex:durableId="509541BE" w16cex:dateUtc="2024-01-22T10:10:00Z"/>
  <w16cex:commentExtensible w16cex:durableId="221C03C8" w16cex:dateUtc="2024-01-22T10:14:00Z"/>
  <w16cex:commentExtensible w16cex:durableId="7A8C089A" w16cex:dateUtc="2024-01-22T22:13:00Z"/>
  <w16cex:commentExtensible w16cex:durableId="2A0914FF" w16cex:dateUtc="2024-01-22T12:08:00Z"/>
  <w16cex:commentExtensible w16cex:durableId="12CA310F" w16cex:dateUtc="2024-01-22T12:12:00Z"/>
  <w16cex:commentExtensible w16cex:durableId="2A2FBC97" w16cex:dateUtc="2024-07-03T11:03:00Z"/>
  <w16cex:commentExtensible w16cex:durableId="58DADD8A" w16cex:dateUtc="2024-01-22T12:40:00Z"/>
  <w16cex:commentExtensible w16cex:durableId="28E8C35A" w16cex:dateUtc="2024-01-23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731BE5" w16cid:durableId="2A2FAB7C"/>
  <w16cid:commentId w16cid:paraId="4592F127" w16cid:durableId="3FA4D23F"/>
  <w16cid:commentId w16cid:paraId="05E82EC1" w16cid:durableId="10DC285A"/>
  <w16cid:commentId w16cid:paraId="05609C11" w16cid:durableId="72977BE2"/>
  <w16cid:commentId w16cid:paraId="305C72EF" w16cid:durableId="142C5301"/>
  <w16cid:commentId w16cid:paraId="7B3BD83A" w16cid:durableId="17D3D4B0"/>
  <w16cid:commentId w16cid:paraId="7645A71E" w16cid:durableId="2A2FADC1"/>
  <w16cid:commentId w16cid:paraId="3AD7001B" w16cid:durableId="0E885D2A"/>
  <w16cid:commentId w16cid:paraId="1B19587A" w16cid:durableId="1B70FF88"/>
  <w16cid:commentId w16cid:paraId="5372743E" w16cid:durableId="437FD15C"/>
  <w16cid:commentId w16cid:paraId="5437D1F4" w16cid:durableId="22635C0F"/>
  <w16cid:commentId w16cid:paraId="62D72979" w16cid:durableId="613D63B1"/>
  <w16cid:commentId w16cid:paraId="0B1F767C" w16cid:durableId="5E2FF6C7"/>
  <w16cid:commentId w16cid:paraId="00409196" w16cid:durableId="2A2FB30B"/>
  <w16cid:commentId w16cid:paraId="69865131" w16cid:durableId="3CF067F4"/>
  <w16cid:commentId w16cid:paraId="0BF6539C" w16cid:durableId="1F1AFF18"/>
  <w16cid:commentId w16cid:paraId="573CA414" w16cid:durableId="15A9A8CC"/>
  <w16cid:commentId w16cid:paraId="26CD9457" w16cid:durableId="6D544BEB"/>
  <w16cid:commentId w16cid:paraId="05730EF4" w16cid:durableId="7F3CBFC8"/>
  <w16cid:commentId w16cid:paraId="464FF208" w16cid:durableId="2A2FB5E4"/>
  <w16cid:commentId w16cid:paraId="14FF5409" w16cid:durableId="0D3A5818"/>
  <w16cid:commentId w16cid:paraId="30BCD027" w16cid:durableId="1CC234D8"/>
  <w16cid:commentId w16cid:paraId="737BA889" w16cid:durableId="2A2FB6C7"/>
  <w16cid:commentId w16cid:paraId="40E4B03A" w16cid:durableId="16B46ADA"/>
  <w16cid:commentId w16cid:paraId="11CCE943" w16cid:durableId="777F70D8"/>
  <w16cid:commentId w16cid:paraId="27750959" w16cid:durableId="2A2FB737"/>
  <w16cid:commentId w16cid:paraId="2922ABEA" w16cid:durableId="57E9E65D"/>
  <w16cid:commentId w16cid:paraId="533EB01C" w16cid:durableId="2A2FB7DD"/>
  <w16cid:commentId w16cid:paraId="14B62877" w16cid:durableId="2A2FB83F"/>
  <w16cid:commentId w16cid:paraId="16F48FC7" w16cid:durableId="02A7C1C7"/>
  <w16cid:commentId w16cid:paraId="295F4471" w16cid:durableId="7150B2BB"/>
  <w16cid:commentId w16cid:paraId="5BE4A5D3" w16cid:durableId="233A393D"/>
  <w16cid:commentId w16cid:paraId="5C710440" w16cid:durableId="4B5F2874"/>
  <w16cid:commentId w16cid:paraId="636643A5" w16cid:durableId="3E6BD7F6"/>
  <w16cid:commentId w16cid:paraId="68DF3C77" w16cid:durableId="2A2FB8C6"/>
  <w16cid:commentId w16cid:paraId="379A54DC" w16cid:durableId="62163A5F"/>
  <w16cid:commentId w16cid:paraId="2B88626C" w16cid:durableId="37747924"/>
  <w16cid:commentId w16cid:paraId="36159256" w16cid:durableId="792DC91D"/>
  <w16cid:commentId w16cid:paraId="5B14D696" w16cid:durableId="2A2FB973"/>
  <w16cid:commentId w16cid:paraId="7473D6D4" w16cid:durableId="7A8D4670"/>
  <w16cid:commentId w16cid:paraId="1965D4E3" w16cid:durableId="189A0736"/>
  <w16cid:commentId w16cid:paraId="5F1A6D3A" w16cid:durableId="6F7C7F22"/>
  <w16cid:commentId w16cid:paraId="05CF0086" w16cid:durableId="71845589"/>
  <w16cid:commentId w16cid:paraId="67885A80" w16cid:durableId="04F0ABB2"/>
  <w16cid:commentId w16cid:paraId="3649A144" w16cid:durableId="5D137F0F"/>
  <w16cid:commentId w16cid:paraId="63FBDA2F" w16cid:durableId="25FCE925"/>
  <w16cid:commentId w16cid:paraId="688E1228" w16cid:durableId="217159D7"/>
  <w16cid:commentId w16cid:paraId="4279C6DA" w16cid:durableId="737A21CA"/>
  <w16cid:commentId w16cid:paraId="452BEB6A" w16cid:durableId="63835058"/>
  <w16cid:commentId w16cid:paraId="677131D9" w16cid:durableId="6DA7ABC9"/>
  <w16cid:commentId w16cid:paraId="61B1DCAD" w16cid:durableId="0B74BC9F"/>
  <w16cid:commentId w16cid:paraId="411A869E" w16cid:durableId="31E03CE4"/>
  <w16cid:commentId w16cid:paraId="41D0BF49" w16cid:durableId="2A2FBA63"/>
  <w16cid:commentId w16cid:paraId="5732FA30" w16cid:durableId="2A2FBA83"/>
  <w16cid:commentId w16cid:paraId="4D1ACD01" w16cid:durableId="781C10E0"/>
  <w16cid:commentId w16cid:paraId="4FC8FD6D" w16cid:durableId="69E35650"/>
  <w16cid:commentId w16cid:paraId="6DC64B35" w16cid:durableId="60B1907A"/>
  <w16cid:commentId w16cid:paraId="130198A6" w16cid:durableId="3139E64C"/>
  <w16cid:commentId w16cid:paraId="5AEC6FB3" w16cid:durableId="33CCD1AD"/>
  <w16cid:commentId w16cid:paraId="25FCCE16" w16cid:durableId="657C225F"/>
  <w16cid:commentId w16cid:paraId="5BC4C00F" w16cid:durableId="3692BAED"/>
  <w16cid:commentId w16cid:paraId="6CF4CE30" w16cid:durableId="4DACB2E6"/>
  <w16cid:commentId w16cid:paraId="09B09F4D" w16cid:durableId="5AF85E78"/>
  <w16cid:commentId w16cid:paraId="67EBCC9F" w16cid:durableId="743B927C"/>
  <w16cid:commentId w16cid:paraId="1E5F8E5F" w16cid:durableId="2A2FBB9A"/>
  <w16cid:commentId w16cid:paraId="4891FE53" w16cid:durableId="79D372F8"/>
  <w16cid:commentId w16cid:paraId="52D9177A" w16cid:durableId="6D3DF24D"/>
  <w16cid:commentId w16cid:paraId="422F7978" w16cid:durableId="5DAA857B"/>
  <w16cid:commentId w16cid:paraId="675921A1" w16cid:durableId="2A2FBC3B"/>
  <w16cid:commentId w16cid:paraId="61157D03" w16cid:durableId="4B699164"/>
  <w16cid:commentId w16cid:paraId="2E2F5F11" w16cid:durableId="2A2FBC19"/>
  <w16cid:commentId w16cid:paraId="61933074" w16cid:durableId="138321EE"/>
  <w16cid:commentId w16cid:paraId="2FD42AB0" w16cid:durableId="5EF739E6"/>
  <w16cid:commentId w16cid:paraId="65474BB5" w16cid:durableId="509541BE"/>
  <w16cid:commentId w16cid:paraId="160DEA4A" w16cid:durableId="221C03C8"/>
  <w16cid:commentId w16cid:paraId="7ACC2AD6" w16cid:durableId="7A8C089A"/>
  <w16cid:commentId w16cid:paraId="6B14FF0D" w16cid:durableId="2A0914FF"/>
  <w16cid:commentId w16cid:paraId="0CFC4A8D" w16cid:durableId="12CA310F"/>
  <w16cid:commentId w16cid:paraId="0304B622" w16cid:durableId="2A2FBC97"/>
  <w16cid:commentId w16cid:paraId="3319F27C" w16cid:durableId="58DADD8A"/>
  <w16cid:commentId w16cid:paraId="2F8B4934" w16cid:durableId="28E8C3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4CF73" w14:textId="77777777" w:rsidR="005F4BB1" w:rsidRDefault="005F4BB1" w:rsidP="003E03D7">
      <w:pPr>
        <w:spacing w:after="0" w:line="240" w:lineRule="auto"/>
      </w:pPr>
      <w:r>
        <w:separator/>
      </w:r>
    </w:p>
  </w:endnote>
  <w:endnote w:type="continuationSeparator" w:id="0">
    <w:p w14:paraId="61CFCE62" w14:textId="77777777" w:rsidR="005F4BB1" w:rsidRDefault="005F4BB1" w:rsidP="003E03D7">
      <w:pPr>
        <w:spacing w:after="0" w:line="240" w:lineRule="auto"/>
      </w:pPr>
      <w:r>
        <w:continuationSeparator/>
      </w:r>
    </w:p>
  </w:endnote>
  <w:endnote w:type="continuationNotice" w:id="1">
    <w:p w14:paraId="7767D90B" w14:textId="77777777" w:rsidR="005F4BB1" w:rsidRDefault="005F4B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E17C" w14:textId="77777777" w:rsidR="00E52963" w:rsidRDefault="00FF3397">
    <w:pPr>
      <w:jc w:val="center"/>
    </w:pPr>
    <w:r>
      <w:fldChar w:fldCharType="begin"/>
    </w:r>
    <w:r>
      <w:instrText>PAGE</w:instrText>
    </w:r>
    <w:r>
      <w:fldChar w:fldCharType="separate"/>
    </w:r>
    <w:r>
      <w:t>30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0158C" w14:textId="77777777" w:rsidR="005F4BB1" w:rsidRDefault="005F4BB1" w:rsidP="003E03D7">
      <w:pPr>
        <w:spacing w:after="0" w:line="240" w:lineRule="auto"/>
      </w:pPr>
      <w:r>
        <w:separator/>
      </w:r>
    </w:p>
  </w:footnote>
  <w:footnote w:type="continuationSeparator" w:id="0">
    <w:p w14:paraId="5CF91F61" w14:textId="77777777" w:rsidR="005F4BB1" w:rsidRDefault="005F4BB1" w:rsidP="003E03D7">
      <w:pPr>
        <w:spacing w:after="0" w:line="240" w:lineRule="auto"/>
      </w:pPr>
      <w:r>
        <w:continuationSeparator/>
      </w:r>
    </w:p>
  </w:footnote>
  <w:footnote w:type="continuationNotice" w:id="1">
    <w:p w14:paraId="109BA5AA" w14:textId="77777777" w:rsidR="005F4BB1" w:rsidRDefault="005F4B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06E8" w14:textId="77777777" w:rsidR="00C4113F" w:rsidRDefault="00C411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pStyle w:val="Titlesubclause1"/>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0170F81"/>
    <w:multiLevelType w:val="hybridMultilevel"/>
    <w:tmpl w:val="575A9560"/>
    <w:lvl w:ilvl="0" w:tplc="F9A82A9E">
      <w:start w:val="7"/>
      <w:numFmt w:val="bullet"/>
      <w:lvlText w:val=""/>
      <w:lvlJc w:val="left"/>
      <w:pPr>
        <w:ind w:left="720" w:hanging="360"/>
      </w:pPr>
      <w:rPr>
        <w:rFonts w:ascii="Symbol" w:eastAsia="Arial Unicode MS"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7253412"/>
    <w:multiLevelType w:val="hybridMultilevel"/>
    <w:tmpl w:val="960CC850"/>
    <w:lvl w:ilvl="0" w:tplc="92DEB3B0">
      <w:start w:val="1"/>
      <w:numFmt w:val="bullet"/>
      <w:pStyle w:val="DefinedTermBullet"/>
      <w:lvlText w:val=""/>
      <w:lvlJc w:val="left"/>
      <w:pPr>
        <w:ind w:left="1440" w:hanging="360"/>
      </w:pPr>
      <w:rPr>
        <w:rFonts w:ascii="Symbol" w:hAnsi="Symbol" w:hint="default"/>
        <w:color w:val="000000"/>
      </w:rPr>
    </w:lvl>
    <w:lvl w:ilvl="1" w:tplc="1D70BD12" w:tentative="1">
      <w:start w:val="1"/>
      <w:numFmt w:val="bullet"/>
      <w:lvlText w:val="o"/>
      <w:lvlJc w:val="left"/>
      <w:pPr>
        <w:ind w:left="2160" w:hanging="360"/>
      </w:pPr>
      <w:rPr>
        <w:rFonts w:ascii="Courier New" w:hAnsi="Courier New" w:cs="Courier New" w:hint="default"/>
      </w:rPr>
    </w:lvl>
    <w:lvl w:ilvl="2" w:tplc="E2AA16BC" w:tentative="1">
      <w:start w:val="1"/>
      <w:numFmt w:val="bullet"/>
      <w:lvlText w:val=""/>
      <w:lvlJc w:val="left"/>
      <w:pPr>
        <w:ind w:left="2880" w:hanging="360"/>
      </w:pPr>
      <w:rPr>
        <w:rFonts w:ascii="Wingdings" w:hAnsi="Wingdings" w:hint="default"/>
      </w:rPr>
    </w:lvl>
    <w:lvl w:ilvl="3" w:tplc="96F2389E" w:tentative="1">
      <w:start w:val="1"/>
      <w:numFmt w:val="bullet"/>
      <w:lvlText w:val=""/>
      <w:lvlJc w:val="left"/>
      <w:pPr>
        <w:ind w:left="3600" w:hanging="360"/>
      </w:pPr>
      <w:rPr>
        <w:rFonts w:ascii="Symbol" w:hAnsi="Symbol" w:hint="default"/>
      </w:rPr>
    </w:lvl>
    <w:lvl w:ilvl="4" w:tplc="890046FC" w:tentative="1">
      <w:start w:val="1"/>
      <w:numFmt w:val="bullet"/>
      <w:lvlText w:val="o"/>
      <w:lvlJc w:val="left"/>
      <w:pPr>
        <w:ind w:left="4320" w:hanging="360"/>
      </w:pPr>
      <w:rPr>
        <w:rFonts w:ascii="Courier New" w:hAnsi="Courier New" w:cs="Courier New" w:hint="default"/>
      </w:rPr>
    </w:lvl>
    <w:lvl w:ilvl="5" w:tplc="907A2C8A" w:tentative="1">
      <w:start w:val="1"/>
      <w:numFmt w:val="bullet"/>
      <w:lvlText w:val=""/>
      <w:lvlJc w:val="left"/>
      <w:pPr>
        <w:ind w:left="5040" w:hanging="360"/>
      </w:pPr>
      <w:rPr>
        <w:rFonts w:ascii="Wingdings" w:hAnsi="Wingdings" w:hint="default"/>
      </w:rPr>
    </w:lvl>
    <w:lvl w:ilvl="6" w:tplc="157C7D5C" w:tentative="1">
      <w:start w:val="1"/>
      <w:numFmt w:val="bullet"/>
      <w:lvlText w:val=""/>
      <w:lvlJc w:val="left"/>
      <w:pPr>
        <w:ind w:left="5760" w:hanging="360"/>
      </w:pPr>
      <w:rPr>
        <w:rFonts w:ascii="Symbol" w:hAnsi="Symbol" w:hint="default"/>
      </w:rPr>
    </w:lvl>
    <w:lvl w:ilvl="7" w:tplc="A9140724" w:tentative="1">
      <w:start w:val="1"/>
      <w:numFmt w:val="bullet"/>
      <w:lvlText w:val="o"/>
      <w:lvlJc w:val="left"/>
      <w:pPr>
        <w:ind w:left="6480" w:hanging="360"/>
      </w:pPr>
      <w:rPr>
        <w:rFonts w:ascii="Courier New" w:hAnsi="Courier New" w:cs="Courier New" w:hint="default"/>
      </w:rPr>
    </w:lvl>
    <w:lvl w:ilvl="8" w:tplc="742A017A" w:tentative="1">
      <w:start w:val="1"/>
      <w:numFmt w:val="bullet"/>
      <w:lvlText w:val=""/>
      <w:lvlJc w:val="left"/>
      <w:pPr>
        <w:ind w:left="7200" w:hanging="360"/>
      </w:pPr>
      <w:rPr>
        <w:rFonts w:ascii="Wingdings" w:hAnsi="Wingdings" w:hint="default"/>
      </w:rPr>
    </w:lvl>
  </w:abstractNum>
  <w:abstractNum w:abstractNumId="13" w15:restartNumberingAfterBreak="0">
    <w:nsid w:val="07D059AD"/>
    <w:multiLevelType w:val="hybridMultilevel"/>
    <w:tmpl w:val="340AB914"/>
    <w:lvl w:ilvl="0" w:tplc="A1C46892">
      <w:start w:val="1"/>
      <w:numFmt w:val="lowerLetter"/>
      <w:lvlText w:val="%1)"/>
      <w:lvlJc w:val="left"/>
      <w:pPr>
        <w:ind w:left="1714" w:hanging="360"/>
      </w:pPr>
      <w:rPr>
        <w:color w:val="000000"/>
      </w:rPr>
    </w:lvl>
    <w:lvl w:ilvl="1" w:tplc="0AD4D206" w:tentative="1">
      <w:start w:val="1"/>
      <w:numFmt w:val="lowerLetter"/>
      <w:lvlText w:val="%2."/>
      <w:lvlJc w:val="left"/>
      <w:pPr>
        <w:ind w:left="2434" w:hanging="360"/>
      </w:pPr>
    </w:lvl>
    <w:lvl w:ilvl="2" w:tplc="EEF83D94" w:tentative="1">
      <w:start w:val="1"/>
      <w:numFmt w:val="lowerRoman"/>
      <w:lvlText w:val="%3."/>
      <w:lvlJc w:val="right"/>
      <w:pPr>
        <w:ind w:left="3154" w:hanging="180"/>
      </w:pPr>
    </w:lvl>
    <w:lvl w:ilvl="3" w:tplc="E4F0771C" w:tentative="1">
      <w:start w:val="1"/>
      <w:numFmt w:val="decimal"/>
      <w:lvlText w:val="%4."/>
      <w:lvlJc w:val="left"/>
      <w:pPr>
        <w:ind w:left="3874" w:hanging="360"/>
      </w:pPr>
    </w:lvl>
    <w:lvl w:ilvl="4" w:tplc="08529FE2" w:tentative="1">
      <w:start w:val="1"/>
      <w:numFmt w:val="lowerLetter"/>
      <w:lvlText w:val="%5."/>
      <w:lvlJc w:val="left"/>
      <w:pPr>
        <w:ind w:left="4594" w:hanging="360"/>
      </w:pPr>
    </w:lvl>
    <w:lvl w:ilvl="5" w:tplc="3D38FBCA" w:tentative="1">
      <w:start w:val="1"/>
      <w:numFmt w:val="lowerRoman"/>
      <w:lvlText w:val="%6."/>
      <w:lvlJc w:val="right"/>
      <w:pPr>
        <w:ind w:left="5314" w:hanging="180"/>
      </w:pPr>
    </w:lvl>
    <w:lvl w:ilvl="6" w:tplc="FAEA7CDC" w:tentative="1">
      <w:start w:val="1"/>
      <w:numFmt w:val="decimal"/>
      <w:lvlText w:val="%7."/>
      <w:lvlJc w:val="left"/>
      <w:pPr>
        <w:ind w:left="6034" w:hanging="360"/>
      </w:pPr>
    </w:lvl>
    <w:lvl w:ilvl="7" w:tplc="735C050E" w:tentative="1">
      <w:start w:val="1"/>
      <w:numFmt w:val="lowerLetter"/>
      <w:lvlText w:val="%8."/>
      <w:lvlJc w:val="left"/>
      <w:pPr>
        <w:ind w:left="6754" w:hanging="360"/>
      </w:pPr>
    </w:lvl>
    <w:lvl w:ilvl="8" w:tplc="504019F8" w:tentative="1">
      <w:start w:val="1"/>
      <w:numFmt w:val="lowerRoman"/>
      <w:lvlText w:val="%9."/>
      <w:lvlJc w:val="right"/>
      <w:pPr>
        <w:ind w:left="7474" w:hanging="180"/>
      </w:pPr>
    </w:lvl>
  </w:abstractNum>
  <w:abstractNum w:abstractNumId="14"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rPr>
    </w:lvl>
    <w:lvl w:ilvl="4">
      <w:start w:val="1"/>
      <w:numFmt w:val="lowerLetter"/>
      <w:lvlText w:val="(%5)"/>
      <w:lvlJc w:val="left"/>
      <w:pPr>
        <w:tabs>
          <w:tab w:val="num" w:pos="1555"/>
        </w:tabs>
        <w:ind w:left="1555" w:hanging="561"/>
      </w:pPr>
      <w:rPr>
        <w:rFonts w:hint="default"/>
      </w:rPr>
    </w:lvl>
    <w:lvl w:ilvl="5">
      <w:start w:val="1"/>
      <w:numFmt w:val="lowerRoman"/>
      <w:lvlText w:val="(%6)"/>
      <w:lvlJc w:val="left"/>
      <w:pPr>
        <w:tabs>
          <w:tab w:val="num" w:pos="2419"/>
        </w:tabs>
        <w:ind w:left="2275" w:hanging="57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64E63F9"/>
    <w:multiLevelType w:val="hybridMultilevel"/>
    <w:tmpl w:val="F9EEB024"/>
    <w:lvl w:ilvl="0" w:tplc="A4E22020">
      <w:start w:val="1"/>
      <w:numFmt w:val="decimal"/>
      <w:lvlText w:val="Schedule %1"/>
      <w:lvlJc w:val="left"/>
      <w:pPr>
        <w:ind w:left="720" w:hanging="360"/>
      </w:pPr>
      <w:rPr>
        <w:rFonts w:hint="default"/>
        <w:color w:val="000000"/>
      </w:rPr>
    </w:lvl>
    <w:lvl w:ilvl="1" w:tplc="C374DE8C" w:tentative="1">
      <w:start w:val="1"/>
      <w:numFmt w:val="lowerLetter"/>
      <w:lvlText w:val="%2."/>
      <w:lvlJc w:val="left"/>
      <w:pPr>
        <w:ind w:left="1440" w:hanging="360"/>
      </w:pPr>
    </w:lvl>
    <w:lvl w:ilvl="2" w:tplc="5C3A8B88" w:tentative="1">
      <w:start w:val="1"/>
      <w:numFmt w:val="lowerRoman"/>
      <w:lvlText w:val="%3."/>
      <w:lvlJc w:val="right"/>
      <w:pPr>
        <w:ind w:left="2160" w:hanging="180"/>
      </w:pPr>
    </w:lvl>
    <w:lvl w:ilvl="3" w:tplc="5532D830" w:tentative="1">
      <w:start w:val="1"/>
      <w:numFmt w:val="decimal"/>
      <w:lvlText w:val="%4."/>
      <w:lvlJc w:val="left"/>
      <w:pPr>
        <w:ind w:left="2880" w:hanging="360"/>
      </w:pPr>
    </w:lvl>
    <w:lvl w:ilvl="4" w:tplc="46CA42CC" w:tentative="1">
      <w:start w:val="1"/>
      <w:numFmt w:val="lowerLetter"/>
      <w:lvlText w:val="%5."/>
      <w:lvlJc w:val="left"/>
      <w:pPr>
        <w:ind w:left="3600" w:hanging="360"/>
      </w:pPr>
    </w:lvl>
    <w:lvl w:ilvl="5" w:tplc="2028F4EC" w:tentative="1">
      <w:start w:val="1"/>
      <w:numFmt w:val="lowerRoman"/>
      <w:lvlText w:val="%6."/>
      <w:lvlJc w:val="right"/>
      <w:pPr>
        <w:ind w:left="4320" w:hanging="180"/>
      </w:pPr>
    </w:lvl>
    <w:lvl w:ilvl="6" w:tplc="CAF47696" w:tentative="1">
      <w:start w:val="1"/>
      <w:numFmt w:val="decimal"/>
      <w:lvlText w:val="%7."/>
      <w:lvlJc w:val="left"/>
      <w:pPr>
        <w:ind w:left="5040" w:hanging="360"/>
      </w:pPr>
    </w:lvl>
    <w:lvl w:ilvl="7" w:tplc="B666E232" w:tentative="1">
      <w:start w:val="1"/>
      <w:numFmt w:val="lowerLetter"/>
      <w:lvlText w:val="%8."/>
      <w:lvlJc w:val="left"/>
      <w:pPr>
        <w:ind w:left="5760" w:hanging="360"/>
      </w:pPr>
    </w:lvl>
    <w:lvl w:ilvl="8" w:tplc="53A42998" w:tentative="1">
      <w:start w:val="1"/>
      <w:numFmt w:val="lowerRoman"/>
      <w:lvlText w:val="%9."/>
      <w:lvlJc w:val="right"/>
      <w:pPr>
        <w:ind w:left="6480" w:hanging="180"/>
      </w:pPr>
    </w:lvl>
  </w:abstractNum>
  <w:abstractNum w:abstractNumId="17" w15:restartNumberingAfterBreak="0">
    <w:nsid w:val="20E82F3A"/>
    <w:multiLevelType w:val="hybridMultilevel"/>
    <w:tmpl w:val="1DF80854"/>
    <w:lvl w:ilvl="0" w:tplc="28F8F9E6">
      <w:start w:val="1"/>
      <w:numFmt w:val="decimal"/>
      <w:pStyle w:val="ScheduleHeading-Single"/>
      <w:lvlText w:val="Schedule"/>
      <w:lvlJc w:val="left"/>
      <w:pPr>
        <w:tabs>
          <w:tab w:val="num" w:pos="720"/>
        </w:tabs>
        <w:ind w:left="720" w:hanging="720"/>
      </w:pPr>
      <w:rPr>
        <w:color w:val="000000"/>
      </w:rPr>
    </w:lvl>
    <w:lvl w:ilvl="1" w:tplc="AD6A5258" w:tentative="1">
      <w:start w:val="1"/>
      <w:numFmt w:val="lowerLetter"/>
      <w:lvlText w:val="%2."/>
      <w:lvlJc w:val="left"/>
      <w:pPr>
        <w:tabs>
          <w:tab w:val="num" w:pos="1440"/>
        </w:tabs>
        <w:ind w:left="1440" w:hanging="360"/>
      </w:pPr>
    </w:lvl>
    <w:lvl w:ilvl="2" w:tplc="7F683FC0" w:tentative="1">
      <w:start w:val="1"/>
      <w:numFmt w:val="lowerRoman"/>
      <w:lvlText w:val="%3."/>
      <w:lvlJc w:val="right"/>
      <w:pPr>
        <w:tabs>
          <w:tab w:val="num" w:pos="2160"/>
        </w:tabs>
        <w:ind w:left="2160" w:hanging="180"/>
      </w:pPr>
    </w:lvl>
    <w:lvl w:ilvl="3" w:tplc="00529964" w:tentative="1">
      <w:start w:val="1"/>
      <w:numFmt w:val="decimal"/>
      <w:lvlText w:val="%4."/>
      <w:lvlJc w:val="left"/>
      <w:pPr>
        <w:tabs>
          <w:tab w:val="num" w:pos="2880"/>
        </w:tabs>
        <w:ind w:left="2880" w:hanging="360"/>
      </w:pPr>
    </w:lvl>
    <w:lvl w:ilvl="4" w:tplc="00FC2D00" w:tentative="1">
      <w:start w:val="1"/>
      <w:numFmt w:val="lowerLetter"/>
      <w:lvlText w:val="%5."/>
      <w:lvlJc w:val="left"/>
      <w:pPr>
        <w:tabs>
          <w:tab w:val="num" w:pos="3600"/>
        </w:tabs>
        <w:ind w:left="3600" w:hanging="360"/>
      </w:pPr>
    </w:lvl>
    <w:lvl w:ilvl="5" w:tplc="C734A2F4" w:tentative="1">
      <w:start w:val="1"/>
      <w:numFmt w:val="lowerRoman"/>
      <w:lvlText w:val="%6."/>
      <w:lvlJc w:val="right"/>
      <w:pPr>
        <w:tabs>
          <w:tab w:val="num" w:pos="4320"/>
        </w:tabs>
        <w:ind w:left="4320" w:hanging="180"/>
      </w:pPr>
    </w:lvl>
    <w:lvl w:ilvl="6" w:tplc="D6C25F4C" w:tentative="1">
      <w:start w:val="1"/>
      <w:numFmt w:val="decimal"/>
      <w:lvlText w:val="%7."/>
      <w:lvlJc w:val="left"/>
      <w:pPr>
        <w:tabs>
          <w:tab w:val="num" w:pos="5040"/>
        </w:tabs>
        <w:ind w:left="5040" w:hanging="360"/>
      </w:pPr>
    </w:lvl>
    <w:lvl w:ilvl="7" w:tplc="5336AD0C" w:tentative="1">
      <w:start w:val="1"/>
      <w:numFmt w:val="lowerLetter"/>
      <w:lvlText w:val="%8."/>
      <w:lvlJc w:val="left"/>
      <w:pPr>
        <w:tabs>
          <w:tab w:val="num" w:pos="5760"/>
        </w:tabs>
        <w:ind w:left="5760" w:hanging="360"/>
      </w:pPr>
    </w:lvl>
    <w:lvl w:ilvl="8" w:tplc="2C32C316" w:tentative="1">
      <w:start w:val="1"/>
      <w:numFmt w:val="lowerRoman"/>
      <w:lvlText w:val="%9."/>
      <w:lvlJc w:val="right"/>
      <w:pPr>
        <w:tabs>
          <w:tab w:val="num" w:pos="6480"/>
        </w:tabs>
        <w:ind w:left="6480" w:hanging="180"/>
      </w:pPr>
    </w:lvl>
  </w:abstractNum>
  <w:abstractNum w:abstractNumId="18"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19" w15:restartNumberingAfterBreak="0">
    <w:nsid w:val="23F230AE"/>
    <w:multiLevelType w:val="hybridMultilevel"/>
    <w:tmpl w:val="DC3EE75A"/>
    <w:lvl w:ilvl="0" w:tplc="4140A6D2">
      <w:start w:val="1"/>
      <w:numFmt w:val="decimal"/>
      <w:lvlText w:val="Part %1"/>
      <w:lvlJc w:val="left"/>
      <w:pPr>
        <w:ind w:left="720" w:hanging="360"/>
      </w:pPr>
      <w:rPr>
        <w:rFonts w:hint="default"/>
        <w:b/>
        <w:i w:val="0"/>
        <w:color w:val="000000"/>
      </w:rPr>
    </w:lvl>
    <w:lvl w:ilvl="1" w:tplc="5972DF18" w:tentative="1">
      <w:start w:val="1"/>
      <w:numFmt w:val="lowerLetter"/>
      <w:lvlText w:val="%2."/>
      <w:lvlJc w:val="left"/>
      <w:pPr>
        <w:ind w:left="1440" w:hanging="360"/>
      </w:pPr>
    </w:lvl>
    <w:lvl w:ilvl="2" w:tplc="1E8676F6" w:tentative="1">
      <w:start w:val="1"/>
      <w:numFmt w:val="lowerRoman"/>
      <w:lvlText w:val="%3."/>
      <w:lvlJc w:val="right"/>
      <w:pPr>
        <w:ind w:left="2160" w:hanging="180"/>
      </w:pPr>
    </w:lvl>
    <w:lvl w:ilvl="3" w:tplc="44DC3804" w:tentative="1">
      <w:start w:val="1"/>
      <w:numFmt w:val="decimal"/>
      <w:lvlText w:val="%4."/>
      <w:lvlJc w:val="left"/>
      <w:pPr>
        <w:ind w:left="2880" w:hanging="360"/>
      </w:pPr>
    </w:lvl>
    <w:lvl w:ilvl="4" w:tplc="7686536E" w:tentative="1">
      <w:start w:val="1"/>
      <w:numFmt w:val="lowerLetter"/>
      <w:lvlText w:val="%5."/>
      <w:lvlJc w:val="left"/>
      <w:pPr>
        <w:ind w:left="3600" w:hanging="360"/>
      </w:pPr>
    </w:lvl>
    <w:lvl w:ilvl="5" w:tplc="0C4AE2AC" w:tentative="1">
      <w:start w:val="1"/>
      <w:numFmt w:val="lowerRoman"/>
      <w:lvlText w:val="%6."/>
      <w:lvlJc w:val="right"/>
      <w:pPr>
        <w:ind w:left="4320" w:hanging="180"/>
      </w:pPr>
    </w:lvl>
    <w:lvl w:ilvl="6" w:tplc="6A1C48FA" w:tentative="1">
      <w:start w:val="1"/>
      <w:numFmt w:val="decimal"/>
      <w:lvlText w:val="%7."/>
      <w:lvlJc w:val="left"/>
      <w:pPr>
        <w:ind w:left="5040" w:hanging="360"/>
      </w:pPr>
    </w:lvl>
    <w:lvl w:ilvl="7" w:tplc="0DCE0CB0" w:tentative="1">
      <w:start w:val="1"/>
      <w:numFmt w:val="lowerLetter"/>
      <w:lvlText w:val="%8."/>
      <w:lvlJc w:val="left"/>
      <w:pPr>
        <w:ind w:left="5760" w:hanging="360"/>
      </w:pPr>
    </w:lvl>
    <w:lvl w:ilvl="8" w:tplc="3394201E" w:tentative="1">
      <w:start w:val="1"/>
      <w:numFmt w:val="lowerRoman"/>
      <w:lvlText w:val="%9."/>
      <w:lvlJc w:val="right"/>
      <w:pPr>
        <w:ind w:left="6480" w:hanging="180"/>
      </w:pPr>
    </w:lvl>
  </w:abstractNum>
  <w:abstractNum w:abstractNumId="20" w15:restartNumberingAfterBreak="0">
    <w:nsid w:val="25B00E4C"/>
    <w:multiLevelType w:val="hybridMultilevel"/>
    <w:tmpl w:val="97C4AA26"/>
    <w:lvl w:ilvl="0" w:tplc="C5F03CDC">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4B520688" w:tentative="1">
      <w:start w:val="1"/>
      <w:numFmt w:val="lowerLetter"/>
      <w:lvlText w:val="%2."/>
      <w:lvlJc w:val="left"/>
      <w:pPr>
        <w:ind w:left="1440" w:hanging="360"/>
      </w:pPr>
    </w:lvl>
    <w:lvl w:ilvl="2" w:tplc="0C02FD7E" w:tentative="1">
      <w:start w:val="1"/>
      <w:numFmt w:val="lowerRoman"/>
      <w:lvlText w:val="%3."/>
      <w:lvlJc w:val="right"/>
      <w:pPr>
        <w:ind w:left="2160" w:hanging="180"/>
      </w:pPr>
    </w:lvl>
    <w:lvl w:ilvl="3" w:tplc="93E09720" w:tentative="1">
      <w:start w:val="1"/>
      <w:numFmt w:val="decimal"/>
      <w:lvlText w:val="%4."/>
      <w:lvlJc w:val="left"/>
      <w:pPr>
        <w:ind w:left="2880" w:hanging="360"/>
      </w:pPr>
    </w:lvl>
    <w:lvl w:ilvl="4" w:tplc="421ECBBE" w:tentative="1">
      <w:start w:val="1"/>
      <w:numFmt w:val="lowerLetter"/>
      <w:lvlText w:val="%5."/>
      <w:lvlJc w:val="left"/>
      <w:pPr>
        <w:ind w:left="3600" w:hanging="360"/>
      </w:pPr>
    </w:lvl>
    <w:lvl w:ilvl="5" w:tplc="D786F040" w:tentative="1">
      <w:start w:val="1"/>
      <w:numFmt w:val="lowerRoman"/>
      <w:lvlText w:val="%6."/>
      <w:lvlJc w:val="right"/>
      <w:pPr>
        <w:ind w:left="4320" w:hanging="180"/>
      </w:pPr>
    </w:lvl>
    <w:lvl w:ilvl="6" w:tplc="5AF2895A" w:tentative="1">
      <w:start w:val="1"/>
      <w:numFmt w:val="decimal"/>
      <w:lvlText w:val="%7."/>
      <w:lvlJc w:val="left"/>
      <w:pPr>
        <w:ind w:left="5040" w:hanging="360"/>
      </w:pPr>
    </w:lvl>
    <w:lvl w:ilvl="7" w:tplc="B83421B6" w:tentative="1">
      <w:start w:val="1"/>
      <w:numFmt w:val="lowerLetter"/>
      <w:lvlText w:val="%8."/>
      <w:lvlJc w:val="left"/>
      <w:pPr>
        <w:ind w:left="5760" w:hanging="360"/>
      </w:pPr>
    </w:lvl>
    <w:lvl w:ilvl="8" w:tplc="B27EFC2C" w:tentative="1">
      <w:start w:val="1"/>
      <w:numFmt w:val="lowerRoman"/>
      <w:lvlText w:val="%9."/>
      <w:lvlJc w:val="right"/>
      <w:pPr>
        <w:ind w:left="6480" w:hanging="180"/>
      </w:pPr>
    </w:lvl>
  </w:abstractNum>
  <w:abstractNum w:abstractNumId="21" w15:restartNumberingAfterBreak="0">
    <w:nsid w:val="29B82B7D"/>
    <w:multiLevelType w:val="hybridMultilevel"/>
    <w:tmpl w:val="1F9A9B56"/>
    <w:lvl w:ilvl="0" w:tplc="2E56204C">
      <w:start w:val="1"/>
      <w:numFmt w:val="bullet"/>
      <w:lvlText w:val=""/>
      <w:lvlJc w:val="left"/>
      <w:pPr>
        <w:ind w:left="720" w:hanging="360"/>
      </w:pPr>
      <w:rPr>
        <w:rFonts w:ascii="Symbol" w:hAnsi="Symbol" w:hint="default"/>
        <w:color w:val="000000"/>
      </w:rPr>
    </w:lvl>
    <w:lvl w:ilvl="1" w:tplc="601A472A" w:tentative="1">
      <w:start w:val="1"/>
      <w:numFmt w:val="bullet"/>
      <w:lvlText w:val="o"/>
      <w:lvlJc w:val="left"/>
      <w:pPr>
        <w:ind w:left="1440" w:hanging="360"/>
      </w:pPr>
      <w:rPr>
        <w:rFonts w:ascii="Courier New" w:hAnsi="Courier New" w:cs="Courier New" w:hint="default"/>
      </w:rPr>
    </w:lvl>
    <w:lvl w:ilvl="2" w:tplc="98C06C4A" w:tentative="1">
      <w:start w:val="1"/>
      <w:numFmt w:val="bullet"/>
      <w:lvlText w:val=""/>
      <w:lvlJc w:val="left"/>
      <w:pPr>
        <w:ind w:left="2160" w:hanging="360"/>
      </w:pPr>
      <w:rPr>
        <w:rFonts w:ascii="Wingdings" w:hAnsi="Wingdings" w:hint="default"/>
      </w:rPr>
    </w:lvl>
    <w:lvl w:ilvl="3" w:tplc="D0CA5118" w:tentative="1">
      <w:start w:val="1"/>
      <w:numFmt w:val="bullet"/>
      <w:lvlText w:val=""/>
      <w:lvlJc w:val="left"/>
      <w:pPr>
        <w:ind w:left="2880" w:hanging="360"/>
      </w:pPr>
      <w:rPr>
        <w:rFonts w:ascii="Symbol" w:hAnsi="Symbol" w:hint="default"/>
      </w:rPr>
    </w:lvl>
    <w:lvl w:ilvl="4" w:tplc="65EEF514" w:tentative="1">
      <w:start w:val="1"/>
      <w:numFmt w:val="bullet"/>
      <w:lvlText w:val="o"/>
      <w:lvlJc w:val="left"/>
      <w:pPr>
        <w:ind w:left="3600" w:hanging="360"/>
      </w:pPr>
      <w:rPr>
        <w:rFonts w:ascii="Courier New" w:hAnsi="Courier New" w:cs="Courier New" w:hint="default"/>
      </w:rPr>
    </w:lvl>
    <w:lvl w:ilvl="5" w:tplc="8D64B288" w:tentative="1">
      <w:start w:val="1"/>
      <w:numFmt w:val="bullet"/>
      <w:lvlText w:val=""/>
      <w:lvlJc w:val="left"/>
      <w:pPr>
        <w:ind w:left="4320" w:hanging="360"/>
      </w:pPr>
      <w:rPr>
        <w:rFonts w:ascii="Wingdings" w:hAnsi="Wingdings" w:hint="default"/>
      </w:rPr>
    </w:lvl>
    <w:lvl w:ilvl="6" w:tplc="7D1E9030" w:tentative="1">
      <w:start w:val="1"/>
      <w:numFmt w:val="bullet"/>
      <w:lvlText w:val=""/>
      <w:lvlJc w:val="left"/>
      <w:pPr>
        <w:ind w:left="5040" w:hanging="360"/>
      </w:pPr>
      <w:rPr>
        <w:rFonts w:ascii="Symbol" w:hAnsi="Symbol" w:hint="default"/>
      </w:rPr>
    </w:lvl>
    <w:lvl w:ilvl="7" w:tplc="F6D022C6" w:tentative="1">
      <w:start w:val="1"/>
      <w:numFmt w:val="bullet"/>
      <w:lvlText w:val="o"/>
      <w:lvlJc w:val="left"/>
      <w:pPr>
        <w:ind w:left="5760" w:hanging="360"/>
      </w:pPr>
      <w:rPr>
        <w:rFonts w:ascii="Courier New" w:hAnsi="Courier New" w:cs="Courier New" w:hint="default"/>
      </w:rPr>
    </w:lvl>
    <w:lvl w:ilvl="8" w:tplc="5C6C16FC" w:tentative="1">
      <w:start w:val="1"/>
      <w:numFmt w:val="bullet"/>
      <w:lvlText w:val=""/>
      <w:lvlJc w:val="left"/>
      <w:pPr>
        <w:ind w:left="6480" w:hanging="360"/>
      </w:pPr>
      <w:rPr>
        <w:rFonts w:ascii="Wingdings" w:hAnsi="Wingdings" w:hint="default"/>
      </w:rPr>
    </w:lvl>
  </w:abstractNum>
  <w:abstractNum w:abstractNumId="22" w15:restartNumberingAfterBreak="0">
    <w:nsid w:val="29C94F29"/>
    <w:multiLevelType w:val="hybridMultilevel"/>
    <w:tmpl w:val="4CBC2A34"/>
    <w:lvl w:ilvl="0" w:tplc="3D3A48CE">
      <w:start w:val="1"/>
      <w:numFmt w:val="decimal"/>
      <w:pStyle w:val="QuestionParagraph"/>
      <w:lvlText w:val="%1."/>
      <w:lvlJc w:val="left"/>
      <w:pPr>
        <w:ind w:left="720" w:hanging="360"/>
      </w:pPr>
      <w:rPr>
        <w:color w:val="000000"/>
      </w:rPr>
    </w:lvl>
    <w:lvl w:ilvl="1" w:tplc="84C4C35E" w:tentative="1">
      <w:start w:val="1"/>
      <w:numFmt w:val="lowerLetter"/>
      <w:lvlText w:val="%2."/>
      <w:lvlJc w:val="left"/>
      <w:pPr>
        <w:ind w:left="1440" w:hanging="360"/>
      </w:pPr>
    </w:lvl>
    <w:lvl w:ilvl="2" w:tplc="A058F56C" w:tentative="1">
      <w:start w:val="1"/>
      <w:numFmt w:val="lowerRoman"/>
      <w:lvlText w:val="%3."/>
      <w:lvlJc w:val="right"/>
      <w:pPr>
        <w:ind w:left="2160" w:hanging="180"/>
      </w:pPr>
    </w:lvl>
    <w:lvl w:ilvl="3" w:tplc="CD945DAC" w:tentative="1">
      <w:start w:val="1"/>
      <w:numFmt w:val="decimal"/>
      <w:lvlText w:val="%4."/>
      <w:lvlJc w:val="left"/>
      <w:pPr>
        <w:ind w:left="2880" w:hanging="360"/>
      </w:pPr>
    </w:lvl>
    <w:lvl w:ilvl="4" w:tplc="2A4CF784" w:tentative="1">
      <w:start w:val="1"/>
      <w:numFmt w:val="lowerLetter"/>
      <w:lvlText w:val="%5."/>
      <w:lvlJc w:val="left"/>
      <w:pPr>
        <w:ind w:left="3600" w:hanging="360"/>
      </w:pPr>
    </w:lvl>
    <w:lvl w:ilvl="5" w:tplc="1D4C5F5A" w:tentative="1">
      <w:start w:val="1"/>
      <w:numFmt w:val="lowerRoman"/>
      <w:lvlText w:val="%6."/>
      <w:lvlJc w:val="right"/>
      <w:pPr>
        <w:ind w:left="4320" w:hanging="180"/>
      </w:pPr>
    </w:lvl>
    <w:lvl w:ilvl="6" w:tplc="79228A36" w:tentative="1">
      <w:start w:val="1"/>
      <w:numFmt w:val="decimal"/>
      <w:lvlText w:val="%7."/>
      <w:lvlJc w:val="left"/>
      <w:pPr>
        <w:ind w:left="5040" w:hanging="360"/>
      </w:pPr>
    </w:lvl>
    <w:lvl w:ilvl="7" w:tplc="D2DC0194" w:tentative="1">
      <w:start w:val="1"/>
      <w:numFmt w:val="lowerLetter"/>
      <w:lvlText w:val="%8."/>
      <w:lvlJc w:val="left"/>
      <w:pPr>
        <w:ind w:left="5760" w:hanging="360"/>
      </w:pPr>
    </w:lvl>
    <w:lvl w:ilvl="8" w:tplc="C1DA70B0" w:tentative="1">
      <w:start w:val="1"/>
      <w:numFmt w:val="lowerRoman"/>
      <w:lvlText w:val="%9."/>
      <w:lvlJc w:val="right"/>
      <w:pPr>
        <w:ind w:left="6480" w:hanging="180"/>
      </w:pPr>
    </w:lvl>
  </w:abstractNum>
  <w:abstractNum w:abstractNumId="23" w15:restartNumberingAfterBreak="0">
    <w:nsid w:val="310416CA"/>
    <w:multiLevelType w:val="hybridMultilevel"/>
    <w:tmpl w:val="072EDEC8"/>
    <w:lvl w:ilvl="0" w:tplc="70143806">
      <w:start w:val="1"/>
      <w:numFmt w:val="bullet"/>
      <w:pStyle w:val="subclause2Bullet2"/>
      <w:lvlText w:val=""/>
      <w:lvlJc w:val="left"/>
      <w:pPr>
        <w:ind w:left="2279" w:hanging="360"/>
      </w:pPr>
      <w:rPr>
        <w:rFonts w:ascii="Symbol" w:hAnsi="Symbol" w:hint="default"/>
        <w:color w:val="000000"/>
      </w:rPr>
    </w:lvl>
    <w:lvl w:ilvl="1" w:tplc="BE1018A4" w:tentative="1">
      <w:start w:val="1"/>
      <w:numFmt w:val="bullet"/>
      <w:lvlText w:val="o"/>
      <w:lvlJc w:val="left"/>
      <w:pPr>
        <w:ind w:left="2999" w:hanging="360"/>
      </w:pPr>
      <w:rPr>
        <w:rFonts w:ascii="Courier New" w:hAnsi="Courier New" w:cs="Courier New" w:hint="default"/>
      </w:rPr>
    </w:lvl>
    <w:lvl w:ilvl="2" w:tplc="9FC4C0A6" w:tentative="1">
      <w:start w:val="1"/>
      <w:numFmt w:val="bullet"/>
      <w:lvlText w:val=""/>
      <w:lvlJc w:val="left"/>
      <w:pPr>
        <w:ind w:left="3719" w:hanging="360"/>
      </w:pPr>
      <w:rPr>
        <w:rFonts w:ascii="Wingdings" w:hAnsi="Wingdings" w:hint="default"/>
      </w:rPr>
    </w:lvl>
    <w:lvl w:ilvl="3" w:tplc="1FDEF2D2" w:tentative="1">
      <w:start w:val="1"/>
      <w:numFmt w:val="bullet"/>
      <w:lvlText w:val=""/>
      <w:lvlJc w:val="left"/>
      <w:pPr>
        <w:ind w:left="4439" w:hanging="360"/>
      </w:pPr>
      <w:rPr>
        <w:rFonts w:ascii="Symbol" w:hAnsi="Symbol" w:hint="default"/>
      </w:rPr>
    </w:lvl>
    <w:lvl w:ilvl="4" w:tplc="EF74F8A0" w:tentative="1">
      <w:start w:val="1"/>
      <w:numFmt w:val="bullet"/>
      <w:lvlText w:val="o"/>
      <w:lvlJc w:val="left"/>
      <w:pPr>
        <w:ind w:left="5159" w:hanging="360"/>
      </w:pPr>
      <w:rPr>
        <w:rFonts w:ascii="Courier New" w:hAnsi="Courier New" w:cs="Courier New" w:hint="default"/>
      </w:rPr>
    </w:lvl>
    <w:lvl w:ilvl="5" w:tplc="DD1C1EB8" w:tentative="1">
      <w:start w:val="1"/>
      <w:numFmt w:val="bullet"/>
      <w:lvlText w:val=""/>
      <w:lvlJc w:val="left"/>
      <w:pPr>
        <w:ind w:left="5879" w:hanging="360"/>
      </w:pPr>
      <w:rPr>
        <w:rFonts w:ascii="Wingdings" w:hAnsi="Wingdings" w:hint="default"/>
      </w:rPr>
    </w:lvl>
    <w:lvl w:ilvl="6" w:tplc="F0CA04BE" w:tentative="1">
      <w:start w:val="1"/>
      <w:numFmt w:val="bullet"/>
      <w:lvlText w:val=""/>
      <w:lvlJc w:val="left"/>
      <w:pPr>
        <w:ind w:left="6599" w:hanging="360"/>
      </w:pPr>
      <w:rPr>
        <w:rFonts w:ascii="Symbol" w:hAnsi="Symbol" w:hint="default"/>
      </w:rPr>
    </w:lvl>
    <w:lvl w:ilvl="7" w:tplc="696CE35C" w:tentative="1">
      <w:start w:val="1"/>
      <w:numFmt w:val="bullet"/>
      <w:lvlText w:val="o"/>
      <w:lvlJc w:val="left"/>
      <w:pPr>
        <w:ind w:left="7319" w:hanging="360"/>
      </w:pPr>
      <w:rPr>
        <w:rFonts w:ascii="Courier New" w:hAnsi="Courier New" w:cs="Courier New" w:hint="default"/>
      </w:rPr>
    </w:lvl>
    <w:lvl w:ilvl="8" w:tplc="F198F14E" w:tentative="1">
      <w:start w:val="1"/>
      <w:numFmt w:val="bullet"/>
      <w:lvlText w:val=""/>
      <w:lvlJc w:val="left"/>
      <w:pPr>
        <w:ind w:left="8039" w:hanging="360"/>
      </w:pPr>
      <w:rPr>
        <w:rFonts w:ascii="Wingdings" w:hAnsi="Wingdings" w:hint="default"/>
      </w:rPr>
    </w:lvl>
  </w:abstractNum>
  <w:abstractNum w:abstractNumId="24" w15:restartNumberingAfterBreak="0">
    <w:nsid w:val="31E9741F"/>
    <w:multiLevelType w:val="hybridMultilevel"/>
    <w:tmpl w:val="0CAC7D4E"/>
    <w:lvl w:ilvl="0" w:tplc="FFFFFFFF">
      <w:start w:val="1"/>
      <w:numFmt w:val="bullet"/>
      <w:pStyle w:val="BulletList2"/>
      <w:lvlText w:val=""/>
      <w:lvlJc w:val="left"/>
      <w:pPr>
        <w:tabs>
          <w:tab w:val="num" w:pos="1077"/>
        </w:tabs>
        <w:ind w:left="1077" w:hanging="357"/>
      </w:pPr>
      <w:rPr>
        <w:rFonts w:ascii="Symbol" w:hAnsi="Symbol" w:hint="default"/>
        <w:color w:val="00000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3CC668D"/>
    <w:multiLevelType w:val="hybridMultilevel"/>
    <w:tmpl w:val="594C4DAE"/>
    <w:lvl w:ilvl="0" w:tplc="7CAC36FE">
      <w:start w:val="1"/>
      <w:numFmt w:val="bullet"/>
      <w:pStyle w:val="Bullet4"/>
      <w:lvlText w:val=""/>
      <w:lvlJc w:val="left"/>
      <w:pPr>
        <w:tabs>
          <w:tab w:val="num" w:pos="2676"/>
        </w:tabs>
        <w:ind w:left="2676" w:hanging="357"/>
      </w:pPr>
      <w:rPr>
        <w:rFonts w:ascii="Symbol" w:hAnsi="Symbol" w:hint="default"/>
        <w:color w:val="000000"/>
      </w:rPr>
    </w:lvl>
    <w:lvl w:ilvl="1" w:tplc="3E64EC42" w:tentative="1">
      <w:start w:val="1"/>
      <w:numFmt w:val="bullet"/>
      <w:lvlText w:val="o"/>
      <w:lvlJc w:val="left"/>
      <w:pPr>
        <w:tabs>
          <w:tab w:val="num" w:pos="1440"/>
        </w:tabs>
        <w:ind w:left="1440" w:hanging="360"/>
      </w:pPr>
      <w:rPr>
        <w:rFonts w:ascii="Courier New" w:hAnsi="Courier New" w:cs="Courier New" w:hint="default"/>
      </w:rPr>
    </w:lvl>
    <w:lvl w:ilvl="2" w:tplc="54F484B8" w:tentative="1">
      <w:start w:val="1"/>
      <w:numFmt w:val="bullet"/>
      <w:lvlText w:val=""/>
      <w:lvlJc w:val="left"/>
      <w:pPr>
        <w:tabs>
          <w:tab w:val="num" w:pos="2160"/>
        </w:tabs>
        <w:ind w:left="2160" w:hanging="360"/>
      </w:pPr>
      <w:rPr>
        <w:rFonts w:ascii="Wingdings" w:hAnsi="Wingdings" w:hint="default"/>
      </w:rPr>
    </w:lvl>
    <w:lvl w:ilvl="3" w:tplc="0B2CDFA2" w:tentative="1">
      <w:start w:val="1"/>
      <w:numFmt w:val="bullet"/>
      <w:lvlText w:val=""/>
      <w:lvlJc w:val="left"/>
      <w:pPr>
        <w:tabs>
          <w:tab w:val="num" w:pos="2880"/>
        </w:tabs>
        <w:ind w:left="2880" w:hanging="360"/>
      </w:pPr>
      <w:rPr>
        <w:rFonts w:ascii="Symbol" w:hAnsi="Symbol" w:hint="default"/>
      </w:rPr>
    </w:lvl>
    <w:lvl w:ilvl="4" w:tplc="ED9C19E2" w:tentative="1">
      <w:start w:val="1"/>
      <w:numFmt w:val="bullet"/>
      <w:lvlText w:val="o"/>
      <w:lvlJc w:val="left"/>
      <w:pPr>
        <w:tabs>
          <w:tab w:val="num" w:pos="3600"/>
        </w:tabs>
        <w:ind w:left="3600" w:hanging="360"/>
      </w:pPr>
      <w:rPr>
        <w:rFonts w:ascii="Courier New" w:hAnsi="Courier New" w:cs="Courier New" w:hint="default"/>
      </w:rPr>
    </w:lvl>
    <w:lvl w:ilvl="5" w:tplc="51E89F50" w:tentative="1">
      <w:start w:val="1"/>
      <w:numFmt w:val="bullet"/>
      <w:lvlText w:val=""/>
      <w:lvlJc w:val="left"/>
      <w:pPr>
        <w:tabs>
          <w:tab w:val="num" w:pos="4320"/>
        </w:tabs>
        <w:ind w:left="4320" w:hanging="360"/>
      </w:pPr>
      <w:rPr>
        <w:rFonts w:ascii="Wingdings" w:hAnsi="Wingdings" w:hint="default"/>
      </w:rPr>
    </w:lvl>
    <w:lvl w:ilvl="6" w:tplc="3CACDBDA" w:tentative="1">
      <w:start w:val="1"/>
      <w:numFmt w:val="bullet"/>
      <w:lvlText w:val=""/>
      <w:lvlJc w:val="left"/>
      <w:pPr>
        <w:tabs>
          <w:tab w:val="num" w:pos="5040"/>
        </w:tabs>
        <w:ind w:left="5040" w:hanging="360"/>
      </w:pPr>
      <w:rPr>
        <w:rFonts w:ascii="Symbol" w:hAnsi="Symbol" w:hint="default"/>
      </w:rPr>
    </w:lvl>
    <w:lvl w:ilvl="7" w:tplc="FC0AB7DA" w:tentative="1">
      <w:start w:val="1"/>
      <w:numFmt w:val="bullet"/>
      <w:lvlText w:val="o"/>
      <w:lvlJc w:val="left"/>
      <w:pPr>
        <w:tabs>
          <w:tab w:val="num" w:pos="5760"/>
        </w:tabs>
        <w:ind w:left="5760" w:hanging="360"/>
      </w:pPr>
      <w:rPr>
        <w:rFonts w:ascii="Courier New" w:hAnsi="Courier New" w:cs="Courier New" w:hint="default"/>
      </w:rPr>
    </w:lvl>
    <w:lvl w:ilvl="8" w:tplc="D554A5D8"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7" w15:restartNumberingAfterBreak="0">
    <w:nsid w:val="38130038"/>
    <w:multiLevelType w:val="hybridMultilevel"/>
    <w:tmpl w:val="FF8A0FAE"/>
    <w:lvl w:ilvl="0" w:tplc="DA684586">
      <w:start w:val="1"/>
      <w:numFmt w:val="bullet"/>
      <w:pStyle w:val="ClauseBullet2"/>
      <w:lvlText w:val=""/>
      <w:lvlJc w:val="left"/>
      <w:pPr>
        <w:ind w:left="1440" w:hanging="360"/>
      </w:pPr>
      <w:rPr>
        <w:rFonts w:ascii="Symbol" w:hAnsi="Symbol" w:hint="default"/>
        <w:color w:val="000000"/>
      </w:rPr>
    </w:lvl>
    <w:lvl w:ilvl="1" w:tplc="B2F615AA" w:tentative="1">
      <w:start w:val="1"/>
      <w:numFmt w:val="bullet"/>
      <w:lvlText w:val="o"/>
      <w:lvlJc w:val="left"/>
      <w:pPr>
        <w:ind w:left="2160" w:hanging="360"/>
      </w:pPr>
      <w:rPr>
        <w:rFonts w:ascii="Courier New" w:hAnsi="Courier New" w:cs="Courier New" w:hint="default"/>
      </w:rPr>
    </w:lvl>
    <w:lvl w:ilvl="2" w:tplc="63D0A93C" w:tentative="1">
      <w:start w:val="1"/>
      <w:numFmt w:val="bullet"/>
      <w:lvlText w:val=""/>
      <w:lvlJc w:val="left"/>
      <w:pPr>
        <w:ind w:left="2880" w:hanging="360"/>
      </w:pPr>
      <w:rPr>
        <w:rFonts w:ascii="Wingdings" w:hAnsi="Wingdings" w:hint="default"/>
      </w:rPr>
    </w:lvl>
    <w:lvl w:ilvl="3" w:tplc="FB86F2F2" w:tentative="1">
      <w:start w:val="1"/>
      <w:numFmt w:val="bullet"/>
      <w:lvlText w:val=""/>
      <w:lvlJc w:val="left"/>
      <w:pPr>
        <w:ind w:left="3600" w:hanging="360"/>
      </w:pPr>
      <w:rPr>
        <w:rFonts w:ascii="Symbol" w:hAnsi="Symbol" w:hint="default"/>
      </w:rPr>
    </w:lvl>
    <w:lvl w:ilvl="4" w:tplc="D1202DD4" w:tentative="1">
      <w:start w:val="1"/>
      <w:numFmt w:val="bullet"/>
      <w:lvlText w:val="o"/>
      <w:lvlJc w:val="left"/>
      <w:pPr>
        <w:ind w:left="4320" w:hanging="360"/>
      </w:pPr>
      <w:rPr>
        <w:rFonts w:ascii="Courier New" w:hAnsi="Courier New" w:cs="Courier New" w:hint="default"/>
      </w:rPr>
    </w:lvl>
    <w:lvl w:ilvl="5" w:tplc="9C76C0A0" w:tentative="1">
      <w:start w:val="1"/>
      <w:numFmt w:val="bullet"/>
      <w:lvlText w:val=""/>
      <w:lvlJc w:val="left"/>
      <w:pPr>
        <w:ind w:left="5040" w:hanging="360"/>
      </w:pPr>
      <w:rPr>
        <w:rFonts w:ascii="Wingdings" w:hAnsi="Wingdings" w:hint="default"/>
      </w:rPr>
    </w:lvl>
    <w:lvl w:ilvl="6" w:tplc="390A9CDC" w:tentative="1">
      <w:start w:val="1"/>
      <w:numFmt w:val="bullet"/>
      <w:lvlText w:val=""/>
      <w:lvlJc w:val="left"/>
      <w:pPr>
        <w:ind w:left="5760" w:hanging="360"/>
      </w:pPr>
      <w:rPr>
        <w:rFonts w:ascii="Symbol" w:hAnsi="Symbol" w:hint="default"/>
      </w:rPr>
    </w:lvl>
    <w:lvl w:ilvl="7" w:tplc="2D2C611C" w:tentative="1">
      <w:start w:val="1"/>
      <w:numFmt w:val="bullet"/>
      <w:lvlText w:val="o"/>
      <w:lvlJc w:val="left"/>
      <w:pPr>
        <w:ind w:left="6480" w:hanging="360"/>
      </w:pPr>
      <w:rPr>
        <w:rFonts w:ascii="Courier New" w:hAnsi="Courier New" w:cs="Courier New" w:hint="default"/>
      </w:rPr>
    </w:lvl>
    <w:lvl w:ilvl="8" w:tplc="FE98ADAA" w:tentative="1">
      <w:start w:val="1"/>
      <w:numFmt w:val="bullet"/>
      <w:lvlText w:val=""/>
      <w:lvlJc w:val="left"/>
      <w:pPr>
        <w:ind w:left="7200" w:hanging="360"/>
      </w:pPr>
      <w:rPr>
        <w:rFonts w:ascii="Wingdings" w:hAnsi="Wingdings" w:hint="default"/>
      </w:rPr>
    </w:lvl>
  </w:abstractNum>
  <w:abstractNum w:abstractNumId="28" w15:restartNumberingAfterBreak="0">
    <w:nsid w:val="402E6DC1"/>
    <w:multiLevelType w:val="hybridMultilevel"/>
    <w:tmpl w:val="8AAEB3E8"/>
    <w:lvl w:ilvl="0" w:tplc="A8822174">
      <w:start w:val="1"/>
      <w:numFmt w:val="bullet"/>
      <w:lvlText w:val=""/>
      <w:lvlJc w:val="left"/>
      <w:pPr>
        <w:ind w:left="720" w:hanging="360"/>
      </w:pPr>
      <w:rPr>
        <w:rFonts w:ascii="Symbol" w:hAnsi="Symbol" w:hint="default"/>
        <w:color w:val="000000"/>
      </w:rPr>
    </w:lvl>
    <w:lvl w:ilvl="1" w:tplc="BAA621AC" w:tentative="1">
      <w:start w:val="1"/>
      <w:numFmt w:val="bullet"/>
      <w:lvlText w:val="o"/>
      <w:lvlJc w:val="left"/>
      <w:pPr>
        <w:ind w:left="1440" w:hanging="360"/>
      </w:pPr>
      <w:rPr>
        <w:rFonts w:ascii="Courier New" w:hAnsi="Courier New" w:cs="Courier New" w:hint="default"/>
      </w:rPr>
    </w:lvl>
    <w:lvl w:ilvl="2" w:tplc="38709DB8" w:tentative="1">
      <w:start w:val="1"/>
      <w:numFmt w:val="bullet"/>
      <w:lvlText w:val=""/>
      <w:lvlJc w:val="left"/>
      <w:pPr>
        <w:ind w:left="2160" w:hanging="360"/>
      </w:pPr>
      <w:rPr>
        <w:rFonts w:ascii="Wingdings" w:hAnsi="Wingdings" w:hint="default"/>
      </w:rPr>
    </w:lvl>
    <w:lvl w:ilvl="3" w:tplc="29029EE4" w:tentative="1">
      <w:start w:val="1"/>
      <w:numFmt w:val="bullet"/>
      <w:lvlText w:val=""/>
      <w:lvlJc w:val="left"/>
      <w:pPr>
        <w:ind w:left="2880" w:hanging="360"/>
      </w:pPr>
      <w:rPr>
        <w:rFonts w:ascii="Symbol" w:hAnsi="Symbol" w:hint="default"/>
      </w:rPr>
    </w:lvl>
    <w:lvl w:ilvl="4" w:tplc="30FA4624" w:tentative="1">
      <w:start w:val="1"/>
      <w:numFmt w:val="bullet"/>
      <w:lvlText w:val="o"/>
      <w:lvlJc w:val="left"/>
      <w:pPr>
        <w:ind w:left="3600" w:hanging="360"/>
      </w:pPr>
      <w:rPr>
        <w:rFonts w:ascii="Courier New" w:hAnsi="Courier New" w:cs="Courier New" w:hint="default"/>
      </w:rPr>
    </w:lvl>
    <w:lvl w:ilvl="5" w:tplc="1E4A65BE" w:tentative="1">
      <w:start w:val="1"/>
      <w:numFmt w:val="bullet"/>
      <w:lvlText w:val=""/>
      <w:lvlJc w:val="left"/>
      <w:pPr>
        <w:ind w:left="4320" w:hanging="360"/>
      </w:pPr>
      <w:rPr>
        <w:rFonts w:ascii="Wingdings" w:hAnsi="Wingdings" w:hint="default"/>
      </w:rPr>
    </w:lvl>
    <w:lvl w:ilvl="6" w:tplc="9FECA466" w:tentative="1">
      <w:start w:val="1"/>
      <w:numFmt w:val="bullet"/>
      <w:lvlText w:val=""/>
      <w:lvlJc w:val="left"/>
      <w:pPr>
        <w:ind w:left="5040" w:hanging="360"/>
      </w:pPr>
      <w:rPr>
        <w:rFonts w:ascii="Symbol" w:hAnsi="Symbol" w:hint="default"/>
      </w:rPr>
    </w:lvl>
    <w:lvl w:ilvl="7" w:tplc="6AA018EC" w:tentative="1">
      <w:start w:val="1"/>
      <w:numFmt w:val="bullet"/>
      <w:lvlText w:val="o"/>
      <w:lvlJc w:val="left"/>
      <w:pPr>
        <w:ind w:left="5760" w:hanging="360"/>
      </w:pPr>
      <w:rPr>
        <w:rFonts w:ascii="Courier New" w:hAnsi="Courier New" w:cs="Courier New" w:hint="default"/>
      </w:rPr>
    </w:lvl>
    <w:lvl w:ilvl="8" w:tplc="76BA1EFC" w:tentative="1">
      <w:start w:val="1"/>
      <w:numFmt w:val="bullet"/>
      <w:lvlText w:val=""/>
      <w:lvlJc w:val="left"/>
      <w:pPr>
        <w:ind w:left="6480" w:hanging="360"/>
      </w:pPr>
      <w:rPr>
        <w:rFonts w:ascii="Wingdings" w:hAnsi="Wingdings" w:hint="default"/>
      </w:rPr>
    </w:lvl>
  </w:abstractNum>
  <w:abstractNum w:abstractNumId="29" w15:restartNumberingAfterBreak="0">
    <w:nsid w:val="44D67987"/>
    <w:multiLevelType w:val="hybridMultilevel"/>
    <w:tmpl w:val="EBD6FB80"/>
    <w:lvl w:ilvl="0" w:tplc="EB560934">
      <w:start w:val="1"/>
      <w:numFmt w:val="bullet"/>
      <w:pStyle w:val="subclause1Bullet2"/>
      <w:lvlText w:val=""/>
      <w:lvlJc w:val="left"/>
      <w:pPr>
        <w:ind w:left="1440" w:hanging="360"/>
      </w:pPr>
      <w:rPr>
        <w:rFonts w:ascii="Symbol" w:hAnsi="Symbol" w:hint="default"/>
        <w:color w:val="000000"/>
      </w:rPr>
    </w:lvl>
    <w:lvl w:ilvl="1" w:tplc="546E5374" w:tentative="1">
      <w:start w:val="1"/>
      <w:numFmt w:val="bullet"/>
      <w:lvlText w:val="o"/>
      <w:lvlJc w:val="left"/>
      <w:pPr>
        <w:ind w:left="2160" w:hanging="360"/>
      </w:pPr>
      <w:rPr>
        <w:rFonts w:ascii="Courier New" w:hAnsi="Courier New" w:cs="Courier New" w:hint="default"/>
      </w:rPr>
    </w:lvl>
    <w:lvl w:ilvl="2" w:tplc="23EA39DA" w:tentative="1">
      <w:start w:val="1"/>
      <w:numFmt w:val="bullet"/>
      <w:lvlText w:val=""/>
      <w:lvlJc w:val="left"/>
      <w:pPr>
        <w:ind w:left="2880" w:hanging="360"/>
      </w:pPr>
      <w:rPr>
        <w:rFonts w:ascii="Wingdings" w:hAnsi="Wingdings" w:hint="default"/>
      </w:rPr>
    </w:lvl>
    <w:lvl w:ilvl="3" w:tplc="D6FCF894" w:tentative="1">
      <w:start w:val="1"/>
      <w:numFmt w:val="bullet"/>
      <w:lvlText w:val=""/>
      <w:lvlJc w:val="left"/>
      <w:pPr>
        <w:ind w:left="3600" w:hanging="360"/>
      </w:pPr>
      <w:rPr>
        <w:rFonts w:ascii="Symbol" w:hAnsi="Symbol" w:hint="default"/>
      </w:rPr>
    </w:lvl>
    <w:lvl w:ilvl="4" w:tplc="E81ADAF4" w:tentative="1">
      <w:start w:val="1"/>
      <w:numFmt w:val="bullet"/>
      <w:lvlText w:val="o"/>
      <w:lvlJc w:val="left"/>
      <w:pPr>
        <w:ind w:left="4320" w:hanging="360"/>
      </w:pPr>
      <w:rPr>
        <w:rFonts w:ascii="Courier New" w:hAnsi="Courier New" w:cs="Courier New" w:hint="default"/>
      </w:rPr>
    </w:lvl>
    <w:lvl w:ilvl="5" w:tplc="44886232" w:tentative="1">
      <w:start w:val="1"/>
      <w:numFmt w:val="bullet"/>
      <w:lvlText w:val=""/>
      <w:lvlJc w:val="left"/>
      <w:pPr>
        <w:ind w:left="5040" w:hanging="360"/>
      </w:pPr>
      <w:rPr>
        <w:rFonts w:ascii="Wingdings" w:hAnsi="Wingdings" w:hint="default"/>
      </w:rPr>
    </w:lvl>
    <w:lvl w:ilvl="6" w:tplc="AC06CF00" w:tentative="1">
      <w:start w:val="1"/>
      <w:numFmt w:val="bullet"/>
      <w:lvlText w:val=""/>
      <w:lvlJc w:val="left"/>
      <w:pPr>
        <w:ind w:left="5760" w:hanging="360"/>
      </w:pPr>
      <w:rPr>
        <w:rFonts w:ascii="Symbol" w:hAnsi="Symbol" w:hint="default"/>
      </w:rPr>
    </w:lvl>
    <w:lvl w:ilvl="7" w:tplc="A9500EDA" w:tentative="1">
      <w:start w:val="1"/>
      <w:numFmt w:val="bullet"/>
      <w:lvlText w:val="o"/>
      <w:lvlJc w:val="left"/>
      <w:pPr>
        <w:ind w:left="6480" w:hanging="360"/>
      </w:pPr>
      <w:rPr>
        <w:rFonts w:ascii="Courier New" w:hAnsi="Courier New" w:cs="Courier New" w:hint="default"/>
      </w:rPr>
    </w:lvl>
    <w:lvl w:ilvl="8" w:tplc="39748AE6" w:tentative="1">
      <w:start w:val="1"/>
      <w:numFmt w:val="bullet"/>
      <w:lvlText w:val=""/>
      <w:lvlJc w:val="left"/>
      <w:pPr>
        <w:ind w:left="7200" w:hanging="360"/>
      </w:pPr>
      <w:rPr>
        <w:rFonts w:ascii="Wingdings" w:hAnsi="Wingdings" w:hint="default"/>
      </w:rPr>
    </w:lvl>
  </w:abstractNum>
  <w:abstractNum w:abstractNumId="30" w15:restartNumberingAfterBreak="0">
    <w:nsid w:val="44E96665"/>
    <w:multiLevelType w:val="hybridMultilevel"/>
    <w:tmpl w:val="EF1E142A"/>
    <w:lvl w:ilvl="0" w:tplc="DAF44FC4">
      <w:start w:val="1"/>
      <w:numFmt w:val="bullet"/>
      <w:pStyle w:val="subclause3Bullet1"/>
      <w:lvlText w:val=""/>
      <w:lvlJc w:val="left"/>
      <w:pPr>
        <w:ind w:left="2988" w:hanging="360"/>
      </w:pPr>
      <w:rPr>
        <w:rFonts w:ascii="Symbol" w:hAnsi="Symbol" w:hint="default"/>
        <w:color w:val="000000"/>
      </w:rPr>
    </w:lvl>
    <w:lvl w:ilvl="1" w:tplc="7C1EEDEE" w:tentative="1">
      <w:start w:val="1"/>
      <w:numFmt w:val="bullet"/>
      <w:lvlText w:val="o"/>
      <w:lvlJc w:val="left"/>
      <w:pPr>
        <w:ind w:left="3708" w:hanging="360"/>
      </w:pPr>
      <w:rPr>
        <w:rFonts w:ascii="Courier New" w:hAnsi="Courier New" w:cs="Courier New" w:hint="default"/>
      </w:rPr>
    </w:lvl>
    <w:lvl w:ilvl="2" w:tplc="5D60C532" w:tentative="1">
      <w:start w:val="1"/>
      <w:numFmt w:val="bullet"/>
      <w:lvlText w:val=""/>
      <w:lvlJc w:val="left"/>
      <w:pPr>
        <w:ind w:left="4428" w:hanging="360"/>
      </w:pPr>
      <w:rPr>
        <w:rFonts w:ascii="Wingdings" w:hAnsi="Wingdings" w:hint="default"/>
      </w:rPr>
    </w:lvl>
    <w:lvl w:ilvl="3" w:tplc="AA24A64A" w:tentative="1">
      <w:start w:val="1"/>
      <w:numFmt w:val="bullet"/>
      <w:lvlText w:val=""/>
      <w:lvlJc w:val="left"/>
      <w:pPr>
        <w:ind w:left="5148" w:hanging="360"/>
      </w:pPr>
      <w:rPr>
        <w:rFonts w:ascii="Symbol" w:hAnsi="Symbol" w:hint="default"/>
      </w:rPr>
    </w:lvl>
    <w:lvl w:ilvl="4" w:tplc="FE127CDC" w:tentative="1">
      <w:start w:val="1"/>
      <w:numFmt w:val="bullet"/>
      <w:lvlText w:val="o"/>
      <w:lvlJc w:val="left"/>
      <w:pPr>
        <w:ind w:left="5868" w:hanging="360"/>
      </w:pPr>
      <w:rPr>
        <w:rFonts w:ascii="Courier New" w:hAnsi="Courier New" w:cs="Courier New" w:hint="default"/>
      </w:rPr>
    </w:lvl>
    <w:lvl w:ilvl="5" w:tplc="94841B3A" w:tentative="1">
      <w:start w:val="1"/>
      <w:numFmt w:val="bullet"/>
      <w:lvlText w:val=""/>
      <w:lvlJc w:val="left"/>
      <w:pPr>
        <w:ind w:left="6588" w:hanging="360"/>
      </w:pPr>
      <w:rPr>
        <w:rFonts w:ascii="Wingdings" w:hAnsi="Wingdings" w:hint="default"/>
      </w:rPr>
    </w:lvl>
    <w:lvl w:ilvl="6" w:tplc="C1EAC12C" w:tentative="1">
      <w:start w:val="1"/>
      <w:numFmt w:val="bullet"/>
      <w:lvlText w:val=""/>
      <w:lvlJc w:val="left"/>
      <w:pPr>
        <w:ind w:left="7308" w:hanging="360"/>
      </w:pPr>
      <w:rPr>
        <w:rFonts w:ascii="Symbol" w:hAnsi="Symbol" w:hint="default"/>
      </w:rPr>
    </w:lvl>
    <w:lvl w:ilvl="7" w:tplc="2C2CDAC4" w:tentative="1">
      <w:start w:val="1"/>
      <w:numFmt w:val="bullet"/>
      <w:lvlText w:val="o"/>
      <w:lvlJc w:val="left"/>
      <w:pPr>
        <w:ind w:left="8028" w:hanging="360"/>
      </w:pPr>
      <w:rPr>
        <w:rFonts w:ascii="Courier New" w:hAnsi="Courier New" w:cs="Courier New" w:hint="default"/>
      </w:rPr>
    </w:lvl>
    <w:lvl w:ilvl="8" w:tplc="24F2AB44" w:tentative="1">
      <w:start w:val="1"/>
      <w:numFmt w:val="bullet"/>
      <w:lvlText w:val=""/>
      <w:lvlJc w:val="left"/>
      <w:pPr>
        <w:ind w:left="8748" w:hanging="360"/>
      </w:pPr>
      <w:rPr>
        <w:rFonts w:ascii="Wingdings" w:hAnsi="Wingdings" w:hint="default"/>
      </w:rPr>
    </w:lvl>
  </w:abstractNum>
  <w:abstractNum w:abstractNumId="31" w15:restartNumberingAfterBreak="0">
    <w:nsid w:val="46AC04C6"/>
    <w:multiLevelType w:val="hybridMultilevel"/>
    <w:tmpl w:val="E6C47700"/>
    <w:lvl w:ilvl="0" w:tplc="8F12109C">
      <w:start w:val="1"/>
      <w:numFmt w:val="bullet"/>
      <w:pStyle w:val="subclause2Bullet1"/>
      <w:lvlText w:val=""/>
      <w:lvlJc w:val="left"/>
      <w:pPr>
        <w:ind w:left="2279" w:hanging="360"/>
      </w:pPr>
      <w:rPr>
        <w:rFonts w:ascii="Symbol" w:hAnsi="Symbol" w:hint="default"/>
        <w:color w:val="000000"/>
      </w:rPr>
    </w:lvl>
    <w:lvl w:ilvl="1" w:tplc="ACE8BC56" w:tentative="1">
      <w:start w:val="1"/>
      <w:numFmt w:val="bullet"/>
      <w:lvlText w:val="o"/>
      <w:lvlJc w:val="left"/>
      <w:pPr>
        <w:ind w:left="2999" w:hanging="360"/>
      </w:pPr>
      <w:rPr>
        <w:rFonts w:ascii="Courier New" w:hAnsi="Courier New" w:cs="Courier New" w:hint="default"/>
      </w:rPr>
    </w:lvl>
    <w:lvl w:ilvl="2" w:tplc="B44C55E8" w:tentative="1">
      <w:start w:val="1"/>
      <w:numFmt w:val="bullet"/>
      <w:lvlText w:val=""/>
      <w:lvlJc w:val="left"/>
      <w:pPr>
        <w:ind w:left="3719" w:hanging="360"/>
      </w:pPr>
      <w:rPr>
        <w:rFonts w:ascii="Wingdings" w:hAnsi="Wingdings" w:hint="default"/>
      </w:rPr>
    </w:lvl>
    <w:lvl w:ilvl="3" w:tplc="12A218E4" w:tentative="1">
      <w:start w:val="1"/>
      <w:numFmt w:val="bullet"/>
      <w:lvlText w:val=""/>
      <w:lvlJc w:val="left"/>
      <w:pPr>
        <w:ind w:left="4439" w:hanging="360"/>
      </w:pPr>
      <w:rPr>
        <w:rFonts w:ascii="Symbol" w:hAnsi="Symbol" w:hint="default"/>
      </w:rPr>
    </w:lvl>
    <w:lvl w:ilvl="4" w:tplc="50320630" w:tentative="1">
      <w:start w:val="1"/>
      <w:numFmt w:val="bullet"/>
      <w:lvlText w:val="o"/>
      <w:lvlJc w:val="left"/>
      <w:pPr>
        <w:ind w:left="5159" w:hanging="360"/>
      </w:pPr>
      <w:rPr>
        <w:rFonts w:ascii="Courier New" w:hAnsi="Courier New" w:cs="Courier New" w:hint="default"/>
      </w:rPr>
    </w:lvl>
    <w:lvl w:ilvl="5" w:tplc="DD92B9D0" w:tentative="1">
      <w:start w:val="1"/>
      <w:numFmt w:val="bullet"/>
      <w:lvlText w:val=""/>
      <w:lvlJc w:val="left"/>
      <w:pPr>
        <w:ind w:left="5879" w:hanging="360"/>
      </w:pPr>
      <w:rPr>
        <w:rFonts w:ascii="Wingdings" w:hAnsi="Wingdings" w:hint="default"/>
      </w:rPr>
    </w:lvl>
    <w:lvl w:ilvl="6" w:tplc="F05229A0" w:tentative="1">
      <w:start w:val="1"/>
      <w:numFmt w:val="bullet"/>
      <w:lvlText w:val=""/>
      <w:lvlJc w:val="left"/>
      <w:pPr>
        <w:ind w:left="6599" w:hanging="360"/>
      </w:pPr>
      <w:rPr>
        <w:rFonts w:ascii="Symbol" w:hAnsi="Symbol" w:hint="default"/>
      </w:rPr>
    </w:lvl>
    <w:lvl w:ilvl="7" w:tplc="56987960" w:tentative="1">
      <w:start w:val="1"/>
      <w:numFmt w:val="bullet"/>
      <w:lvlText w:val="o"/>
      <w:lvlJc w:val="left"/>
      <w:pPr>
        <w:ind w:left="7319" w:hanging="360"/>
      </w:pPr>
      <w:rPr>
        <w:rFonts w:ascii="Courier New" w:hAnsi="Courier New" w:cs="Courier New" w:hint="default"/>
      </w:rPr>
    </w:lvl>
    <w:lvl w:ilvl="8" w:tplc="CC6CE166" w:tentative="1">
      <w:start w:val="1"/>
      <w:numFmt w:val="bullet"/>
      <w:lvlText w:val=""/>
      <w:lvlJc w:val="left"/>
      <w:pPr>
        <w:ind w:left="8039" w:hanging="360"/>
      </w:pPr>
      <w:rPr>
        <w:rFonts w:ascii="Wingdings" w:hAnsi="Wingdings" w:hint="default"/>
      </w:rPr>
    </w:lvl>
  </w:abstractNum>
  <w:abstractNum w:abstractNumId="32" w15:restartNumberingAfterBreak="0">
    <w:nsid w:val="47F42723"/>
    <w:multiLevelType w:val="hybridMultilevel"/>
    <w:tmpl w:val="C5A02EE6"/>
    <w:lvl w:ilvl="0" w:tplc="FFFFFFFF">
      <w:start w:val="1"/>
      <w:numFmt w:val="bullet"/>
      <w:pStyle w:val="subclause1Bullet1"/>
      <w:lvlText w:val=""/>
      <w:lvlJc w:val="left"/>
      <w:pPr>
        <w:ind w:left="1440" w:hanging="360"/>
      </w:pPr>
      <w:rPr>
        <w:rFonts w:ascii="Symbol" w:hAnsi="Symbol" w:hint="default"/>
        <w:color w:val="00000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55CB0AF0"/>
    <w:multiLevelType w:val="hybridMultilevel"/>
    <w:tmpl w:val="EB98B43A"/>
    <w:lvl w:ilvl="0" w:tplc="59D6D006">
      <w:start w:val="1"/>
      <w:numFmt w:val="decimal"/>
      <w:pStyle w:val="LongQuestionPara"/>
      <w:lvlText w:val="%1."/>
      <w:lvlJc w:val="left"/>
      <w:pPr>
        <w:ind w:left="360" w:hanging="360"/>
      </w:pPr>
      <w:rPr>
        <w:rFonts w:hint="default"/>
        <w:b/>
        <w:i w:val="0"/>
        <w:color w:val="000000"/>
        <w:sz w:val="24"/>
      </w:rPr>
    </w:lvl>
    <w:lvl w:ilvl="1" w:tplc="1668DB8A" w:tentative="1">
      <w:start w:val="1"/>
      <w:numFmt w:val="lowerLetter"/>
      <w:lvlText w:val="%2."/>
      <w:lvlJc w:val="left"/>
      <w:pPr>
        <w:ind w:left="1440" w:hanging="360"/>
      </w:pPr>
    </w:lvl>
    <w:lvl w:ilvl="2" w:tplc="B9D47EC6" w:tentative="1">
      <w:start w:val="1"/>
      <w:numFmt w:val="lowerRoman"/>
      <w:lvlText w:val="%3."/>
      <w:lvlJc w:val="right"/>
      <w:pPr>
        <w:ind w:left="2160" w:hanging="180"/>
      </w:pPr>
    </w:lvl>
    <w:lvl w:ilvl="3" w:tplc="FE4EBA72" w:tentative="1">
      <w:start w:val="1"/>
      <w:numFmt w:val="decimal"/>
      <w:lvlText w:val="%4."/>
      <w:lvlJc w:val="left"/>
      <w:pPr>
        <w:ind w:left="2880" w:hanging="360"/>
      </w:pPr>
    </w:lvl>
    <w:lvl w:ilvl="4" w:tplc="472604FE" w:tentative="1">
      <w:start w:val="1"/>
      <w:numFmt w:val="lowerLetter"/>
      <w:lvlText w:val="%5."/>
      <w:lvlJc w:val="left"/>
      <w:pPr>
        <w:ind w:left="3600" w:hanging="360"/>
      </w:pPr>
    </w:lvl>
    <w:lvl w:ilvl="5" w:tplc="D3F6244A" w:tentative="1">
      <w:start w:val="1"/>
      <w:numFmt w:val="lowerRoman"/>
      <w:lvlText w:val="%6."/>
      <w:lvlJc w:val="right"/>
      <w:pPr>
        <w:ind w:left="4320" w:hanging="180"/>
      </w:pPr>
    </w:lvl>
    <w:lvl w:ilvl="6" w:tplc="B5308E54" w:tentative="1">
      <w:start w:val="1"/>
      <w:numFmt w:val="decimal"/>
      <w:lvlText w:val="%7."/>
      <w:lvlJc w:val="left"/>
      <w:pPr>
        <w:ind w:left="5040" w:hanging="360"/>
      </w:pPr>
    </w:lvl>
    <w:lvl w:ilvl="7" w:tplc="CF963D3C" w:tentative="1">
      <w:start w:val="1"/>
      <w:numFmt w:val="lowerLetter"/>
      <w:lvlText w:val="%8."/>
      <w:lvlJc w:val="left"/>
      <w:pPr>
        <w:ind w:left="5760" w:hanging="360"/>
      </w:pPr>
    </w:lvl>
    <w:lvl w:ilvl="8" w:tplc="AC92063C" w:tentative="1">
      <w:start w:val="1"/>
      <w:numFmt w:val="lowerRoman"/>
      <w:lvlText w:val="%9."/>
      <w:lvlJc w:val="right"/>
      <w:pPr>
        <w:ind w:left="6480" w:hanging="180"/>
      </w:pPr>
    </w:lvl>
  </w:abstractNum>
  <w:abstractNum w:abstractNumId="34" w15:restartNumberingAfterBreak="0">
    <w:nsid w:val="5617688D"/>
    <w:multiLevelType w:val="multilevel"/>
    <w:tmpl w:val="60E6BBA0"/>
    <w:styleLink w:val="ImportedStyle2"/>
    <w:lvl w:ilvl="0">
      <w:start w:val="1"/>
      <w:numFmt w:val="decimal"/>
      <w:lvlText w:val="%1."/>
      <w:lvlJc w:val="left"/>
      <w:pPr>
        <w:ind w:left="720" w:hanging="72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1">
      <w:start w:val="1"/>
      <w:numFmt w:val="decimal"/>
      <w:lvlText w:val="%1.%2."/>
      <w:lvlJc w:val="left"/>
      <w:pPr>
        <w:ind w:left="720" w:hanging="72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2">
      <w:start w:val="1"/>
      <w:numFmt w:val="lowerLetter"/>
      <w:lvlText w:val="(%3)"/>
      <w:lvlJc w:val="left"/>
      <w:pPr>
        <w:ind w:left="1555" w:hanging="561"/>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lowerRoman"/>
      <w:lvlText w:val="(%4)"/>
      <w:lvlJc w:val="left"/>
      <w:pPr>
        <w:tabs>
          <w:tab w:val="num" w:pos="2261"/>
        </w:tabs>
        <w:ind w:left="2275" w:hanging="576"/>
      </w:pPr>
      <w:rPr>
        <w:rFonts w:hAnsi="Arial Unicode MS"/>
        <w:caps w:val="0"/>
        <w:smallCaps w:val="0"/>
        <w:strike w:val="0"/>
        <w:dstrike w:val="0"/>
        <w:outline w:val="0"/>
        <w:emboss w:val="0"/>
        <w:imprint w:val="0"/>
        <w:color w:val="000000"/>
        <w:spacing w:val="0"/>
        <w:w w:val="100"/>
        <w:kern w:val="0"/>
        <w:position w:val="0"/>
        <w:sz w:val="20"/>
        <w:szCs w:val="20"/>
        <w:highlight w:val="none"/>
        <w:vertAlign w:val="baseline"/>
      </w:rPr>
    </w:lvl>
    <w:lvl w:ilvl="4">
      <w:start w:val="1"/>
      <w:numFmt w:val="upperLetter"/>
      <w:lvlText w:val="(%5)"/>
      <w:lvlJc w:val="left"/>
      <w:pPr>
        <w:tabs>
          <w:tab w:val="num" w:pos="2880"/>
        </w:tabs>
        <w:ind w:left="2894" w:hanging="734"/>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lowerRoman"/>
      <w:lvlText w:val="(%6)"/>
      <w:lvlJc w:val="left"/>
      <w:pPr>
        <w:tabs>
          <w:tab w:val="num" w:pos="2160"/>
        </w:tabs>
        <w:ind w:left="2174" w:hanging="374"/>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lvlText w:val="%7."/>
      <w:lvlJc w:val="left"/>
      <w:pPr>
        <w:tabs>
          <w:tab w:val="num" w:pos="2520"/>
        </w:tabs>
        <w:ind w:left="2534" w:hanging="374"/>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lowerLetter"/>
      <w:lvlText w:val="%8."/>
      <w:lvlJc w:val="left"/>
      <w:pPr>
        <w:tabs>
          <w:tab w:val="num" w:pos="2880"/>
        </w:tabs>
        <w:ind w:left="2894" w:hanging="374"/>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lowerRoman"/>
      <w:lvlText w:val="%9."/>
      <w:lvlJc w:val="left"/>
      <w:pPr>
        <w:tabs>
          <w:tab w:val="num" w:pos="3240"/>
        </w:tabs>
        <w:ind w:left="3254" w:hanging="374"/>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6" w15:restartNumberingAfterBreak="0">
    <w:nsid w:val="57703239"/>
    <w:multiLevelType w:val="hybridMultilevel"/>
    <w:tmpl w:val="08D08344"/>
    <w:lvl w:ilvl="0" w:tplc="2C0066A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D6CFE8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32A58F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1065A6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47E43A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68ED7D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3DA576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BDE54A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9F07A0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5D206610"/>
    <w:multiLevelType w:val="hybridMultilevel"/>
    <w:tmpl w:val="31700046"/>
    <w:lvl w:ilvl="0" w:tplc="062ACB38">
      <w:start w:val="1"/>
      <w:numFmt w:val="lowerLetter"/>
      <w:lvlText w:val="(%1)"/>
      <w:lvlJc w:val="left"/>
      <w:pPr>
        <w:ind w:left="1440" w:hanging="360"/>
      </w:pPr>
      <w:rPr>
        <w:rFonts w:hint="default"/>
        <w:color w:val="000000"/>
      </w:rPr>
    </w:lvl>
    <w:lvl w:ilvl="1" w:tplc="9A6CB75E" w:tentative="1">
      <w:start w:val="1"/>
      <w:numFmt w:val="lowerLetter"/>
      <w:lvlText w:val="%2."/>
      <w:lvlJc w:val="left"/>
      <w:pPr>
        <w:ind w:left="2160" w:hanging="360"/>
      </w:pPr>
    </w:lvl>
    <w:lvl w:ilvl="2" w:tplc="18E8C2FC" w:tentative="1">
      <w:start w:val="1"/>
      <w:numFmt w:val="lowerRoman"/>
      <w:lvlText w:val="%3."/>
      <w:lvlJc w:val="right"/>
      <w:pPr>
        <w:ind w:left="2880" w:hanging="180"/>
      </w:pPr>
    </w:lvl>
    <w:lvl w:ilvl="3" w:tplc="F12CB526" w:tentative="1">
      <w:start w:val="1"/>
      <w:numFmt w:val="decimal"/>
      <w:lvlText w:val="%4."/>
      <w:lvlJc w:val="left"/>
      <w:pPr>
        <w:ind w:left="3600" w:hanging="360"/>
      </w:pPr>
    </w:lvl>
    <w:lvl w:ilvl="4" w:tplc="0A5609C0" w:tentative="1">
      <w:start w:val="1"/>
      <w:numFmt w:val="lowerLetter"/>
      <w:lvlText w:val="%5."/>
      <w:lvlJc w:val="left"/>
      <w:pPr>
        <w:ind w:left="4320" w:hanging="360"/>
      </w:pPr>
    </w:lvl>
    <w:lvl w:ilvl="5" w:tplc="8A9ADE54" w:tentative="1">
      <w:start w:val="1"/>
      <w:numFmt w:val="lowerRoman"/>
      <w:lvlText w:val="%6."/>
      <w:lvlJc w:val="right"/>
      <w:pPr>
        <w:ind w:left="5040" w:hanging="180"/>
      </w:pPr>
    </w:lvl>
    <w:lvl w:ilvl="6" w:tplc="DDB895D0" w:tentative="1">
      <w:start w:val="1"/>
      <w:numFmt w:val="decimal"/>
      <w:lvlText w:val="%7."/>
      <w:lvlJc w:val="left"/>
      <w:pPr>
        <w:ind w:left="5760" w:hanging="360"/>
      </w:pPr>
    </w:lvl>
    <w:lvl w:ilvl="7" w:tplc="F3F6A660" w:tentative="1">
      <w:start w:val="1"/>
      <w:numFmt w:val="lowerLetter"/>
      <w:lvlText w:val="%8."/>
      <w:lvlJc w:val="left"/>
      <w:pPr>
        <w:ind w:left="6480" w:hanging="360"/>
      </w:pPr>
    </w:lvl>
    <w:lvl w:ilvl="8" w:tplc="3550D0A8" w:tentative="1">
      <w:start w:val="1"/>
      <w:numFmt w:val="lowerRoman"/>
      <w:lvlText w:val="%9."/>
      <w:lvlJc w:val="right"/>
      <w:pPr>
        <w:ind w:left="7200" w:hanging="180"/>
      </w:pPr>
    </w:lvl>
  </w:abstractNum>
  <w:abstractNum w:abstractNumId="38" w15:restartNumberingAfterBreak="0">
    <w:nsid w:val="5E047A24"/>
    <w:multiLevelType w:val="multilevel"/>
    <w:tmpl w:val="1A187116"/>
    <w:name w:val="Numbering"/>
    <w:lvl w:ilvl="0">
      <w:start w:val="1"/>
      <w:numFmt w:val="decimal"/>
      <w:pStyle w:val="Level1Heading"/>
      <w:lvlText w:val="%1."/>
      <w:lvlJc w:val="left"/>
      <w:pPr>
        <w:tabs>
          <w:tab w:val="num" w:pos="850"/>
        </w:tabs>
        <w:ind w:left="850" w:hanging="850"/>
      </w:pPr>
      <w:rPr>
        <w:rFonts w:hint="default"/>
        <w:b/>
        <w:caps w:val="0"/>
      </w:rPr>
    </w:lvl>
    <w:lvl w:ilvl="1">
      <w:start w:val="1"/>
      <w:numFmt w:val="decimal"/>
      <w:pStyle w:val="Level2Number"/>
      <w:lvlText w:val="%1.%2"/>
      <w:lvlJc w:val="left"/>
      <w:pPr>
        <w:tabs>
          <w:tab w:val="num" w:pos="1701"/>
        </w:tabs>
        <w:ind w:left="1701" w:hanging="850"/>
      </w:pPr>
      <w:rPr>
        <w:rFonts w:hint="default"/>
        <w:caps w:val="0"/>
      </w:rPr>
    </w:lvl>
    <w:lvl w:ilvl="2">
      <w:start w:val="1"/>
      <w:numFmt w:val="lowerLetter"/>
      <w:pStyle w:val="Level3Number"/>
      <w:lvlText w:val="(%3)"/>
      <w:lvlJc w:val="left"/>
      <w:pPr>
        <w:tabs>
          <w:tab w:val="num" w:pos="2268"/>
        </w:tabs>
        <w:ind w:left="2268" w:hanging="567"/>
      </w:pPr>
      <w:rPr>
        <w:rFonts w:hint="default"/>
        <w:caps w:val="0"/>
      </w:rPr>
    </w:lvl>
    <w:lvl w:ilvl="3">
      <w:start w:val="1"/>
      <w:numFmt w:val="lowerRoman"/>
      <w:pStyle w:val="Level4Number"/>
      <w:lvlText w:val="(%4)"/>
      <w:lvlJc w:val="left"/>
      <w:pPr>
        <w:tabs>
          <w:tab w:val="num" w:pos="2835"/>
        </w:tabs>
        <w:ind w:left="2835" w:hanging="567"/>
      </w:pPr>
      <w:rPr>
        <w:rFonts w:hint="default"/>
        <w:caps w:val="0"/>
      </w:rPr>
    </w:lvl>
    <w:lvl w:ilvl="4">
      <w:start w:val="1"/>
      <w:numFmt w:val="upperLetter"/>
      <w:pStyle w:val="Level5Number"/>
      <w:lvlText w:val="(%5)"/>
      <w:lvlJc w:val="left"/>
      <w:pPr>
        <w:tabs>
          <w:tab w:val="num" w:pos="3402"/>
        </w:tabs>
        <w:ind w:left="3402" w:hanging="567"/>
      </w:pPr>
      <w:rPr>
        <w:rFonts w:hint="default"/>
        <w:caps w:val="0"/>
      </w:rPr>
    </w:lvl>
    <w:lvl w:ilvl="5">
      <w:start w:val="1"/>
      <w:numFmt w:val="upperRoman"/>
      <w:pStyle w:val="Level6Number"/>
      <w:lvlText w:val="(%6)"/>
      <w:lvlJc w:val="left"/>
      <w:pPr>
        <w:tabs>
          <w:tab w:val="num" w:pos="3969"/>
        </w:tabs>
        <w:ind w:left="3969" w:hanging="567"/>
      </w:pPr>
      <w:rPr>
        <w:rFonts w:hint="default"/>
        <w:caps w:val="0"/>
      </w:rPr>
    </w:lvl>
    <w:lvl w:ilvl="6">
      <w:start w:val="1"/>
      <w:numFmt w:val="lowerLetter"/>
      <w:pStyle w:val="Level7Number"/>
      <w:lvlText w:val="%7)"/>
      <w:lvlJc w:val="left"/>
      <w:pPr>
        <w:tabs>
          <w:tab w:val="num" w:pos="4536"/>
        </w:tabs>
        <w:ind w:left="4536" w:hanging="567"/>
      </w:pPr>
      <w:rPr>
        <w:rFonts w:hint="default"/>
        <w:caps w:val="0"/>
      </w:rPr>
    </w:lvl>
    <w:lvl w:ilvl="7">
      <w:start w:val="1"/>
      <w:numFmt w:val="lowerRoman"/>
      <w:pStyle w:val="Level8Number"/>
      <w:lvlText w:val="%8)"/>
      <w:lvlJc w:val="left"/>
      <w:pPr>
        <w:tabs>
          <w:tab w:val="num" w:pos="5103"/>
        </w:tabs>
        <w:ind w:left="5103" w:hanging="567"/>
      </w:pPr>
      <w:rPr>
        <w:rFonts w:hint="default"/>
        <w:caps w:val="0"/>
      </w:rPr>
    </w:lvl>
    <w:lvl w:ilvl="8">
      <w:start w:val="1"/>
      <w:numFmt w:val="upperLetter"/>
      <w:pStyle w:val="Level9Number"/>
      <w:lvlText w:val="%9)"/>
      <w:lvlJc w:val="left"/>
      <w:pPr>
        <w:tabs>
          <w:tab w:val="num" w:pos="5670"/>
        </w:tabs>
        <w:ind w:left="5670" w:hanging="567"/>
      </w:pPr>
      <w:rPr>
        <w:rFonts w:hint="default"/>
        <w:caps w:val="0"/>
      </w:rPr>
    </w:lvl>
  </w:abstractNum>
  <w:abstractNum w:abstractNumId="39" w15:restartNumberingAfterBreak="0">
    <w:nsid w:val="61071422"/>
    <w:multiLevelType w:val="hybridMultilevel"/>
    <w:tmpl w:val="59B858D8"/>
    <w:lvl w:ilvl="0" w:tplc="4E98AB74">
      <w:start w:val="1"/>
      <w:numFmt w:val="bullet"/>
      <w:pStyle w:val="ClauseBullet1"/>
      <w:lvlText w:val=""/>
      <w:lvlJc w:val="left"/>
      <w:pPr>
        <w:ind w:left="1080" w:hanging="360"/>
      </w:pPr>
      <w:rPr>
        <w:rFonts w:ascii="Symbol" w:hAnsi="Symbol" w:hint="default"/>
        <w:color w:val="000000"/>
      </w:rPr>
    </w:lvl>
    <w:lvl w:ilvl="1" w:tplc="19BCBFD0" w:tentative="1">
      <w:start w:val="1"/>
      <w:numFmt w:val="bullet"/>
      <w:lvlText w:val="o"/>
      <w:lvlJc w:val="left"/>
      <w:pPr>
        <w:ind w:left="1800" w:hanging="360"/>
      </w:pPr>
      <w:rPr>
        <w:rFonts w:ascii="Courier New" w:hAnsi="Courier New" w:cs="Courier New" w:hint="default"/>
      </w:rPr>
    </w:lvl>
    <w:lvl w:ilvl="2" w:tplc="36A604D0" w:tentative="1">
      <w:start w:val="1"/>
      <w:numFmt w:val="bullet"/>
      <w:lvlText w:val=""/>
      <w:lvlJc w:val="left"/>
      <w:pPr>
        <w:ind w:left="2520" w:hanging="360"/>
      </w:pPr>
      <w:rPr>
        <w:rFonts w:ascii="Wingdings" w:hAnsi="Wingdings" w:hint="default"/>
      </w:rPr>
    </w:lvl>
    <w:lvl w:ilvl="3" w:tplc="F4EA3538" w:tentative="1">
      <w:start w:val="1"/>
      <w:numFmt w:val="bullet"/>
      <w:lvlText w:val=""/>
      <w:lvlJc w:val="left"/>
      <w:pPr>
        <w:ind w:left="3240" w:hanging="360"/>
      </w:pPr>
      <w:rPr>
        <w:rFonts w:ascii="Symbol" w:hAnsi="Symbol" w:hint="default"/>
      </w:rPr>
    </w:lvl>
    <w:lvl w:ilvl="4" w:tplc="08AAC940" w:tentative="1">
      <w:start w:val="1"/>
      <w:numFmt w:val="bullet"/>
      <w:lvlText w:val="o"/>
      <w:lvlJc w:val="left"/>
      <w:pPr>
        <w:ind w:left="3960" w:hanging="360"/>
      </w:pPr>
      <w:rPr>
        <w:rFonts w:ascii="Courier New" w:hAnsi="Courier New" w:cs="Courier New" w:hint="default"/>
      </w:rPr>
    </w:lvl>
    <w:lvl w:ilvl="5" w:tplc="40E2A19A" w:tentative="1">
      <w:start w:val="1"/>
      <w:numFmt w:val="bullet"/>
      <w:lvlText w:val=""/>
      <w:lvlJc w:val="left"/>
      <w:pPr>
        <w:ind w:left="4680" w:hanging="360"/>
      </w:pPr>
      <w:rPr>
        <w:rFonts w:ascii="Wingdings" w:hAnsi="Wingdings" w:hint="default"/>
      </w:rPr>
    </w:lvl>
    <w:lvl w:ilvl="6" w:tplc="262CBBB6" w:tentative="1">
      <w:start w:val="1"/>
      <w:numFmt w:val="bullet"/>
      <w:lvlText w:val=""/>
      <w:lvlJc w:val="left"/>
      <w:pPr>
        <w:ind w:left="5400" w:hanging="360"/>
      </w:pPr>
      <w:rPr>
        <w:rFonts w:ascii="Symbol" w:hAnsi="Symbol" w:hint="default"/>
      </w:rPr>
    </w:lvl>
    <w:lvl w:ilvl="7" w:tplc="EC480964" w:tentative="1">
      <w:start w:val="1"/>
      <w:numFmt w:val="bullet"/>
      <w:lvlText w:val="o"/>
      <w:lvlJc w:val="left"/>
      <w:pPr>
        <w:ind w:left="6120" w:hanging="360"/>
      </w:pPr>
      <w:rPr>
        <w:rFonts w:ascii="Courier New" w:hAnsi="Courier New" w:cs="Courier New" w:hint="default"/>
      </w:rPr>
    </w:lvl>
    <w:lvl w:ilvl="8" w:tplc="ABFA4322" w:tentative="1">
      <w:start w:val="1"/>
      <w:numFmt w:val="bullet"/>
      <w:lvlText w:val=""/>
      <w:lvlJc w:val="left"/>
      <w:pPr>
        <w:ind w:left="6840" w:hanging="360"/>
      </w:pPr>
      <w:rPr>
        <w:rFonts w:ascii="Wingdings" w:hAnsi="Wingdings" w:hint="default"/>
      </w:rPr>
    </w:lvl>
  </w:abstractNum>
  <w:abstractNum w:abstractNumId="40" w15:restartNumberingAfterBreak="0">
    <w:nsid w:val="642371CD"/>
    <w:multiLevelType w:val="hybridMultilevel"/>
    <w:tmpl w:val="3B76A654"/>
    <w:lvl w:ilvl="0" w:tplc="826E5D1A">
      <w:start w:val="1"/>
      <w:numFmt w:val="bullet"/>
      <w:pStyle w:val="subclause3Bullet2"/>
      <w:lvlText w:val=""/>
      <w:lvlJc w:val="left"/>
      <w:pPr>
        <w:ind w:left="3748" w:hanging="360"/>
      </w:pPr>
      <w:rPr>
        <w:rFonts w:ascii="Symbol" w:hAnsi="Symbol" w:hint="default"/>
        <w:color w:val="000000"/>
      </w:rPr>
    </w:lvl>
    <w:lvl w:ilvl="1" w:tplc="45AC50D8" w:tentative="1">
      <w:start w:val="1"/>
      <w:numFmt w:val="bullet"/>
      <w:lvlText w:val="o"/>
      <w:lvlJc w:val="left"/>
      <w:pPr>
        <w:ind w:left="4468" w:hanging="360"/>
      </w:pPr>
      <w:rPr>
        <w:rFonts w:ascii="Courier New" w:hAnsi="Courier New" w:cs="Courier New" w:hint="default"/>
      </w:rPr>
    </w:lvl>
    <w:lvl w:ilvl="2" w:tplc="CCEC0EB0" w:tentative="1">
      <w:start w:val="1"/>
      <w:numFmt w:val="bullet"/>
      <w:lvlText w:val=""/>
      <w:lvlJc w:val="left"/>
      <w:pPr>
        <w:ind w:left="5188" w:hanging="360"/>
      </w:pPr>
      <w:rPr>
        <w:rFonts w:ascii="Wingdings" w:hAnsi="Wingdings" w:hint="default"/>
      </w:rPr>
    </w:lvl>
    <w:lvl w:ilvl="3" w:tplc="CF94DA50" w:tentative="1">
      <w:start w:val="1"/>
      <w:numFmt w:val="bullet"/>
      <w:lvlText w:val=""/>
      <w:lvlJc w:val="left"/>
      <w:pPr>
        <w:ind w:left="5908" w:hanging="360"/>
      </w:pPr>
      <w:rPr>
        <w:rFonts w:ascii="Symbol" w:hAnsi="Symbol" w:hint="default"/>
      </w:rPr>
    </w:lvl>
    <w:lvl w:ilvl="4" w:tplc="B52AAF56" w:tentative="1">
      <w:start w:val="1"/>
      <w:numFmt w:val="bullet"/>
      <w:lvlText w:val="o"/>
      <w:lvlJc w:val="left"/>
      <w:pPr>
        <w:ind w:left="6628" w:hanging="360"/>
      </w:pPr>
      <w:rPr>
        <w:rFonts w:ascii="Courier New" w:hAnsi="Courier New" w:cs="Courier New" w:hint="default"/>
      </w:rPr>
    </w:lvl>
    <w:lvl w:ilvl="5" w:tplc="09E85A30" w:tentative="1">
      <w:start w:val="1"/>
      <w:numFmt w:val="bullet"/>
      <w:lvlText w:val=""/>
      <w:lvlJc w:val="left"/>
      <w:pPr>
        <w:ind w:left="7348" w:hanging="360"/>
      </w:pPr>
      <w:rPr>
        <w:rFonts w:ascii="Wingdings" w:hAnsi="Wingdings" w:hint="default"/>
      </w:rPr>
    </w:lvl>
    <w:lvl w:ilvl="6" w:tplc="5BE4A7F2" w:tentative="1">
      <w:start w:val="1"/>
      <w:numFmt w:val="bullet"/>
      <w:lvlText w:val=""/>
      <w:lvlJc w:val="left"/>
      <w:pPr>
        <w:ind w:left="8068" w:hanging="360"/>
      </w:pPr>
      <w:rPr>
        <w:rFonts w:ascii="Symbol" w:hAnsi="Symbol" w:hint="default"/>
      </w:rPr>
    </w:lvl>
    <w:lvl w:ilvl="7" w:tplc="9FB8C2E2" w:tentative="1">
      <w:start w:val="1"/>
      <w:numFmt w:val="bullet"/>
      <w:lvlText w:val="o"/>
      <w:lvlJc w:val="left"/>
      <w:pPr>
        <w:ind w:left="8788" w:hanging="360"/>
      </w:pPr>
      <w:rPr>
        <w:rFonts w:ascii="Courier New" w:hAnsi="Courier New" w:cs="Courier New" w:hint="default"/>
      </w:rPr>
    </w:lvl>
    <w:lvl w:ilvl="8" w:tplc="C93C8C32" w:tentative="1">
      <w:start w:val="1"/>
      <w:numFmt w:val="bullet"/>
      <w:lvlText w:val=""/>
      <w:lvlJc w:val="left"/>
      <w:pPr>
        <w:ind w:left="9508" w:hanging="360"/>
      </w:pPr>
      <w:rPr>
        <w:rFonts w:ascii="Wingdings" w:hAnsi="Wingdings" w:hint="default"/>
      </w:rPr>
    </w:lvl>
  </w:abstractNum>
  <w:abstractNum w:abstractNumId="41"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2" w15:restartNumberingAfterBreak="0">
    <w:nsid w:val="6A14466B"/>
    <w:multiLevelType w:val="hybridMultilevel"/>
    <w:tmpl w:val="2402A666"/>
    <w:lvl w:ilvl="0" w:tplc="FFFFFFFF">
      <w:start w:val="1"/>
      <w:numFmt w:val="bullet"/>
      <w:pStyle w:val="BulletList1"/>
      <w:lvlText w:val="·"/>
      <w:lvlJc w:val="left"/>
      <w:pPr>
        <w:tabs>
          <w:tab w:val="num" w:pos="360"/>
        </w:tabs>
        <w:ind w:left="360" w:hanging="360"/>
      </w:pPr>
      <w:rPr>
        <w:rFonts w:ascii="Symbol" w:hAnsi="Symbol" w:hint="default"/>
        <w:color w:val="000000"/>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ADF4683"/>
    <w:multiLevelType w:val="multilevel"/>
    <w:tmpl w:val="F1EEEECE"/>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b w:val="0"/>
        <w:bCs/>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6F20740B"/>
    <w:multiLevelType w:val="multilevel"/>
    <w:tmpl w:val="4C92E1A0"/>
    <w:lvl w:ilvl="0">
      <w:start w:val="1"/>
      <w:numFmt w:val="decimal"/>
      <w:lvlText w:val="%1."/>
      <w:lvlJc w:val="left"/>
      <w:pPr>
        <w:tabs>
          <w:tab w:val="num" w:pos="720"/>
        </w:tabs>
        <w:ind w:left="720" w:hanging="720"/>
      </w:pPr>
    </w:lvl>
    <w:lvl w:ilvl="1">
      <w:start w:val="1"/>
      <w:numFmt w:val="decimal"/>
      <w:pStyle w:val="ScheduleTitlesubclause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 w15:restartNumberingAfterBreak="0">
    <w:nsid w:val="706C241C"/>
    <w:multiLevelType w:val="hybridMultilevel"/>
    <w:tmpl w:val="12A20CE4"/>
    <w:lvl w:ilvl="0" w:tplc="FF2623B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45C8A8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C321F9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9982F4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B02944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B6A835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98AB43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B5E845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FFA4D6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8" w15:restartNumberingAfterBreak="0">
    <w:nsid w:val="78C31C79"/>
    <w:multiLevelType w:val="hybridMultilevel"/>
    <w:tmpl w:val="0BBA56BC"/>
    <w:lvl w:ilvl="0" w:tplc="B6E03A8C">
      <w:start w:val="1"/>
      <w:numFmt w:val="decimal"/>
      <w:lvlText w:val="%1."/>
      <w:lvlJc w:val="left"/>
      <w:pPr>
        <w:ind w:left="1440" w:hanging="360"/>
      </w:pPr>
      <w:rPr>
        <w:color w:val="000000"/>
      </w:rPr>
    </w:lvl>
    <w:lvl w:ilvl="1" w:tplc="8164803A" w:tentative="1">
      <w:start w:val="1"/>
      <w:numFmt w:val="lowerLetter"/>
      <w:lvlText w:val="%2."/>
      <w:lvlJc w:val="left"/>
      <w:pPr>
        <w:ind w:left="2160" w:hanging="360"/>
      </w:pPr>
    </w:lvl>
    <w:lvl w:ilvl="2" w:tplc="D2524902" w:tentative="1">
      <w:start w:val="1"/>
      <w:numFmt w:val="lowerRoman"/>
      <w:lvlText w:val="%3."/>
      <w:lvlJc w:val="right"/>
      <w:pPr>
        <w:ind w:left="2880" w:hanging="180"/>
      </w:pPr>
    </w:lvl>
    <w:lvl w:ilvl="3" w:tplc="65FE403C" w:tentative="1">
      <w:start w:val="1"/>
      <w:numFmt w:val="decimal"/>
      <w:lvlText w:val="%4."/>
      <w:lvlJc w:val="left"/>
      <w:pPr>
        <w:ind w:left="3600" w:hanging="360"/>
      </w:pPr>
    </w:lvl>
    <w:lvl w:ilvl="4" w:tplc="B170BCA4" w:tentative="1">
      <w:start w:val="1"/>
      <w:numFmt w:val="lowerLetter"/>
      <w:lvlText w:val="%5."/>
      <w:lvlJc w:val="left"/>
      <w:pPr>
        <w:ind w:left="4320" w:hanging="360"/>
      </w:pPr>
    </w:lvl>
    <w:lvl w:ilvl="5" w:tplc="81C6FCB2" w:tentative="1">
      <w:start w:val="1"/>
      <w:numFmt w:val="lowerRoman"/>
      <w:lvlText w:val="%6."/>
      <w:lvlJc w:val="right"/>
      <w:pPr>
        <w:ind w:left="5040" w:hanging="180"/>
      </w:pPr>
    </w:lvl>
    <w:lvl w:ilvl="6" w:tplc="C37E2C50" w:tentative="1">
      <w:start w:val="1"/>
      <w:numFmt w:val="decimal"/>
      <w:lvlText w:val="%7."/>
      <w:lvlJc w:val="left"/>
      <w:pPr>
        <w:ind w:left="5760" w:hanging="360"/>
      </w:pPr>
    </w:lvl>
    <w:lvl w:ilvl="7" w:tplc="47168E1C" w:tentative="1">
      <w:start w:val="1"/>
      <w:numFmt w:val="lowerLetter"/>
      <w:lvlText w:val="%8."/>
      <w:lvlJc w:val="left"/>
      <w:pPr>
        <w:ind w:left="6480" w:hanging="360"/>
      </w:pPr>
    </w:lvl>
    <w:lvl w:ilvl="8" w:tplc="39EEABA4" w:tentative="1">
      <w:start w:val="1"/>
      <w:numFmt w:val="lowerRoman"/>
      <w:lvlText w:val="%9."/>
      <w:lvlJc w:val="right"/>
      <w:pPr>
        <w:ind w:left="7200" w:hanging="180"/>
      </w:pPr>
    </w:lvl>
  </w:abstractNum>
  <w:abstractNum w:abstractNumId="49" w15:restartNumberingAfterBreak="0">
    <w:nsid w:val="78C86970"/>
    <w:multiLevelType w:val="multilevel"/>
    <w:tmpl w:val="60E6BBA0"/>
    <w:numStyleLink w:val="ImportedStyle2"/>
  </w:abstractNum>
  <w:abstractNum w:abstractNumId="50" w15:restartNumberingAfterBreak="0">
    <w:nsid w:val="7DB5644F"/>
    <w:multiLevelType w:val="hybridMultilevel"/>
    <w:tmpl w:val="8BCC9C08"/>
    <w:lvl w:ilvl="0" w:tplc="BD2249DA">
      <w:start w:val="1"/>
      <w:numFmt w:val="bullet"/>
      <w:pStyle w:val="BulletList3"/>
      <w:lvlText w:val=""/>
      <w:lvlJc w:val="left"/>
      <w:pPr>
        <w:tabs>
          <w:tab w:val="num" w:pos="1945"/>
        </w:tabs>
        <w:ind w:left="1945" w:hanging="357"/>
      </w:pPr>
      <w:rPr>
        <w:rFonts w:ascii="Symbol" w:hAnsi="Symbol" w:hint="default"/>
        <w:color w:val="000000"/>
      </w:rPr>
    </w:lvl>
    <w:lvl w:ilvl="1" w:tplc="C540DD40" w:tentative="1">
      <w:start w:val="1"/>
      <w:numFmt w:val="bullet"/>
      <w:lvlText w:val="o"/>
      <w:lvlJc w:val="left"/>
      <w:pPr>
        <w:tabs>
          <w:tab w:val="num" w:pos="1440"/>
        </w:tabs>
        <w:ind w:left="1440" w:hanging="360"/>
      </w:pPr>
      <w:rPr>
        <w:rFonts w:ascii="Courier New" w:hAnsi="Courier New" w:cs="Courier New" w:hint="default"/>
      </w:rPr>
    </w:lvl>
    <w:lvl w:ilvl="2" w:tplc="5A54B784" w:tentative="1">
      <w:start w:val="1"/>
      <w:numFmt w:val="bullet"/>
      <w:lvlText w:val=""/>
      <w:lvlJc w:val="left"/>
      <w:pPr>
        <w:tabs>
          <w:tab w:val="num" w:pos="2160"/>
        </w:tabs>
        <w:ind w:left="2160" w:hanging="360"/>
      </w:pPr>
      <w:rPr>
        <w:rFonts w:ascii="Wingdings" w:hAnsi="Wingdings" w:hint="default"/>
      </w:rPr>
    </w:lvl>
    <w:lvl w:ilvl="3" w:tplc="CB62E4E6" w:tentative="1">
      <w:start w:val="1"/>
      <w:numFmt w:val="bullet"/>
      <w:lvlText w:val=""/>
      <w:lvlJc w:val="left"/>
      <w:pPr>
        <w:tabs>
          <w:tab w:val="num" w:pos="2880"/>
        </w:tabs>
        <w:ind w:left="2880" w:hanging="360"/>
      </w:pPr>
      <w:rPr>
        <w:rFonts w:ascii="Symbol" w:hAnsi="Symbol" w:hint="default"/>
      </w:rPr>
    </w:lvl>
    <w:lvl w:ilvl="4" w:tplc="084C9B10" w:tentative="1">
      <w:start w:val="1"/>
      <w:numFmt w:val="bullet"/>
      <w:lvlText w:val="o"/>
      <w:lvlJc w:val="left"/>
      <w:pPr>
        <w:tabs>
          <w:tab w:val="num" w:pos="3600"/>
        </w:tabs>
        <w:ind w:left="3600" w:hanging="360"/>
      </w:pPr>
      <w:rPr>
        <w:rFonts w:ascii="Courier New" w:hAnsi="Courier New" w:cs="Courier New" w:hint="default"/>
      </w:rPr>
    </w:lvl>
    <w:lvl w:ilvl="5" w:tplc="4064B27E" w:tentative="1">
      <w:start w:val="1"/>
      <w:numFmt w:val="bullet"/>
      <w:lvlText w:val=""/>
      <w:lvlJc w:val="left"/>
      <w:pPr>
        <w:tabs>
          <w:tab w:val="num" w:pos="4320"/>
        </w:tabs>
        <w:ind w:left="4320" w:hanging="360"/>
      </w:pPr>
      <w:rPr>
        <w:rFonts w:ascii="Wingdings" w:hAnsi="Wingdings" w:hint="default"/>
      </w:rPr>
    </w:lvl>
    <w:lvl w:ilvl="6" w:tplc="42E80B4A" w:tentative="1">
      <w:start w:val="1"/>
      <w:numFmt w:val="bullet"/>
      <w:lvlText w:val=""/>
      <w:lvlJc w:val="left"/>
      <w:pPr>
        <w:tabs>
          <w:tab w:val="num" w:pos="5040"/>
        </w:tabs>
        <w:ind w:left="5040" w:hanging="360"/>
      </w:pPr>
      <w:rPr>
        <w:rFonts w:ascii="Symbol" w:hAnsi="Symbol" w:hint="default"/>
      </w:rPr>
    </w:lvl>
    <w:lvl w:ilvl="7" w:tplc="93A0DAF4" w:tentative="1">
      <w:start w:val="1"/>
      <w:numFmt w:val="bullet"/>
      <w:lvlText w:val="o"/>
      <w:lvlJc w:val="left"/>
      <w:pPr>
        <w:tabs>
          <w:tab w:val="num" w:pos="5760"/>
        </w:tabs>
        <w:ind w:left="5760" w:hanging="360"/>
      </w:pPr>
      <w:rPr>
        <w:rFonts w:ascii="Courier New" w:hAnsi="Courier New" w:cs="Courier New" w:hint="default"/>
      </w:rPr>
    </w:lvl>
    <w:lvl w:ilvl="8" w:tplc="85AEEA02"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DB56450"/>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2" w15:restartNumberingAfterBreak="0">
    <w:nsid w:val="7DB56451"/>
    <w:multiLevelType w:val="multilevel"/>
    <w:tmpl w:val="7DB56451"/>
    <w:styleLink w:val="ScheduleListStyle"/>
    <w:lvl w:ilvl="0">
      <w:start w:val="1"/>
      <w:numFmt w:val="decimal"/>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3" w15:restartNumberingAfterBreak="0">
    <w:nsid w:val="7DB56452"/>
    <w:multiLevelType w:val="multilevel"/>
    <w:tmpl w:val="7DB56451"/>
    <w:numStyleLink w:val="ScheduleListStyle"/>
  </w:abstractNum>
  <w:abstractNum w:abstractNumId="54" w15:restartNumberingAfterBreak="0">
    <w:nsid w:val="7DB56453"/>
    <w:multiLevelType w:val="multilevel"/>
    <w:tmpl w:val="7DB56451"/>
    <w:numStyleLink w:val="ScheduleListStyle"/>
  </w:abstractNum>
  <w:abstractNum w:abstractNumId="55" w15:restartNumberingAfterBreak="0">
    <w:nsid w:val="7DB56454"/>
    <w:multiLevelType w:val="multilevel"/>
    <w:tmpl w:val="B5EA651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rPr>
    </w:lvl>
    <w:lvl w:ilvl="2">
      <w:start w:val="1"/>
      <w:numFmt w:val="lowerLetter"/>
      <w:lvlText w:val="(%3)"/>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6" w15:restartNumberingAfterBreak="0">
    <w:nsid w:val="7DB56455"/>
    <w:multiLevelType w:val="multilevel"/>
    <w:tmpl w:val="7DB56455"/>
    <w: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rPr>
    </w:lvl>
    <w:lvl w:ilvl="2">
      <w:start w:val="1"/>
      <w:numFmt w:val="lowerLetter"/>
      <w:lvlText w:val="(%3)"/>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7" w15:restartNumberingAfterBreak="0">
    <w:nsid w:val="7DB56456"/>
    <w:multiLevelType w:val="multilevel"/>
    <w:tmpl w:val="7DB56455"/>
    <w:numStyleLink w:val="ClauseListStyle"/>
  </w:abstractNum>
  <w:abstractNum w:abstractNumId="58" w15:restartNumberingAfterBreak="0">
    <w:nsid w:val="7DB56457"/>
    <w:multiLevelType w:val="multilevel"/>
    <w:tmpl w:val="7DB56455"/>
    <w:numStyleLink w:val="ClauseListStyle"/>
  </w:abstractNum>
  <w:abstractNum w:abstractNumId="59" w15:restartNumberingAfterBreak="0">
    <w:nsid w:val="7DB56458"/>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rPr>
    </w:lvl>
    <w:lvl w:ilvl="2">
      <w:start w:val="1"/>
      <w:numFmt w:val="lowerLetter"/>
      <w:lvlText w:val="(%3)"/>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857352045">
    <w:abstractNumId w:val="42"/>
  </w:num>
  <w:num w:numId="2" w16cid:durableId="146023154">
    <w:abstractNumId w:val="11"/>
  </w:num>
  <w:num w:numId="3" w16cid:durableId="1578243080">
    <w:abstractNumId w:val="43"/>
  </w:num>
  <w:num w:numId="4" w16cid:durableId="15659195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84762172">
    <w:abstractNumId w:val="52"/>
  </w:num>
  <w:num w:numId="6" w16cid:durableId="1640377728">
    <w:abstractNumId w:val="53"/>
  </w:num>
  <w:num w:numId="7" w16cid:durableId="1245650570">
    <w:abstractNumId w:val="54"/>
  </w:num>
  <w:num w:numId="8" w16cid:durableId="1309937481">
    <w:abstractNumId w:val="56"/>
  </w:num>
  <w:num w:numId="9" w16cid:durableId="146214475">
    <w:abstractNumId w:val="57"/>
  </w:num>
  <w:num w:numId="10" w16cid:durableId="1775399347">
    <w:abstractNumId w:val="58"/>
  </w:num>
  <w:num w:numId="11" w16cid:durableId="1694912758">
    <w:abstractNumId w:val="59"/>
  </w:num>
  <w:num w:numId="12" w16cid:durableId="1047411495">
    <w:abstractNumId w:val="38"/>
  </w:num>
  <w:num w:numId="13" w16cid:durableId="216938584">
    <w:abstractNumId w:val="24"/>
  </w:num>
  <w:num w:numId="14" w16cid:durableId="469785821">
    <w:abstractNumId w:val="44"/>
  </w:num>
  <w:num w:numId="15" w16cid:durableId="1253273428">
    <w:abstractNumId w:val="32"/>
  </w:num>
  <w:num w:numId="16" w16cid:durableId="1934851847">
    <w:abstractNumId w:val="41"/>
  </w:num>
  <w:num w:numId="17" w16cid:durableId="1567691644">
    <w:abstractNumId w:val="50"/>
  </w:num>
  <w:num w:numId="18" w16cid:durableId="708380672">
    <w:abstractNumId w:val="46"/>
  </w:num>
  <w:num w:numId="19" w16cid:durableId="2022077249">
    <w:abstractNumId w:val="17"/>
  </w:num>
  <w:num w:numId="20" w16cid:durableId="370034539">
    <w:abstractNumId w:val="26"/>
  </w:num>
  <w:num w:numId="21" w16cid:durableId="1695838556">
    <w:abstractNumId w:val="25"/>
  </w:num>
  <w:num w:numId="22" w16cid:durableId="309289198">
    <w:abstractNumId w:val="22"/>
  </w:num>
  <w:num w:numId="23" w16cid:durableId="994144955">
    <w:abstractNumId w:val="35"/>
  </w:num>
  <w:num w:numId="24" w16cid:durableId="1058942163">
    <w:abstractNumId w:val="20"/>
  </w:num>
  <w:num w:numId="25" w16cid:durableId="255987555">
    <w:abstractNumId w:val="33"/>
  </w:num>
  <w:num w:numId="26" w16cid:durableId="54933575">
    <w:abstractNumId w:val="39"/>
  </w:num>
  <w:num w:numId="27" w16cid:durableId="345135350">
    <w:abstractNumId w:val="27"/>
  </w:num>
  <w:num w:numId="28" w16cid:durableId="510294921">
    <w:abstractNumId w:val="30"/>
  </w:num>
  <w:num w:numId="29" w16cid:durableId="1396514817">
    <w:abstractNumId w:val="31"/>
  </w:num>
  <w:num w:numId="30" w16cid:durableId="1175874395">
    <w:abstractNumId w:val="29"/>
  </w:num>
  <w:num w:numId="31" w16cid:durableId="1525942710">
    <w:abstractNumId w:val="23"/>
  </w:num>
  <w:num w:numId="32" w16cid:durableId="699624244">
    <w:abstractNumId w:val="40"/>
  </w:num>
  <w:num w:numId="33" w16cid:durableId="1791705789">
    <w:abstractNumId w:val="12"/>
  </w:num>
  <w:num w:numId="34" w16cid:durableId="154762487">
    <w:abstractNumId w:val="15"/>
  </w:num>
  <w:num w:numId="35" w16cid:durableId="464927063">
    <w:abstractNumId w:val="5"/>
  </w:num>
  <w:num w:numId="36" w16cid:durableId="1771579832">
    <w:abstractNumId w:val="43"/>
  </w:num>
  <w:num w:numId="37" w16cid:durableId="535969866">
    <w:abstractNumId w:val="36"/>
  </w:num>
  <w:num w:numId="38" w16cid:durableId="273483687">
    <w:abstractNumId w:val="45"/>
  </w:num>
  <w:num w:numId="39" w16cid:durableId="1884900347">
    <w:abstractNumId w:val="34"/>
  </w:num>
  <w:num w:numId="40" w16cid:durableId="1536886905">
    <w:abstractNumId w:val="49"/>
  </w:num>
  <w:num w:numId="41" w16cid:durableId="1649898379">
    <w:abstractNumId w:val="10"/>
  </w:num>
  <w:num w:numId="42" w16cid:durableId="962343818">
    <w:abstractNumId w:val="21"/>
  </w:num>
  <w:num w:numId="43" w16cid:durableId="1058741546">
    <w:abstractNumId w:val="47"/>
  </w:num>
  <w:num w:numId="44" w16cid:durableId="656764036">
    <w:abstractNumId w:val="16"/>
  </w:num>
  <w:num w:numId="45" w16cid:durableId="620651209">
    <w:abstractNumId w:val="19"/>
  </w:num>
  <w:num w:numId="46" w16cid:durableId="458038165">
    <w:abstractNumId w:val="37"/>
  </w:num>
  <w:num w:numId="47" w16cid:durableId="937249054">
    <w:abstractNumId w:val="9"/>
  </w:num>
  <w:num w:numId="48" w16cid:durableId="1133521119">
    <w:abstractNumId w:val="7"/>
  </w:num>
  <w:num w:numId="49" w16cid:durableId="1952131534">
    <w:abstractNumId w:val="6"/>
  </w:num>
  <w:num w:numId="50" w16cid:durableId="1001933955">
    <w:abstractNumId w:val="4"/>
  </w:num>
  <w:num w:numId="51" w16cid:durableId="2144805974">
    <w:abstractNumId w:val="8"/>
  </w:num>
  <w:num w:numId="52" w16cid:durableId="333269671">
    <w:abstractNumId w:val="3"/>
  </w:num>
  <w:num w:numId="53" w16cid:durableId="2042822930">
    <w:abstractNumId w:val="2"/>
  </w:num>
  <w:num w:numId="54" w16cid:durableId="86849087">
    <w:abstractNumId w:val="1"/>
  </w:num>
  <w:num w:numId="55" w16cid:durableId="971208785">
    <w:abstractNumId w:val="0"/>
  </w:num>
  <w:num w:numId="56" w16cid:durableId="82817981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29957784">
    <w:abstractNumId w:val="14"/>
  </w:num>
  <w:num w:numId="58" w16cid:durableId="1739325895">
    <w:abstractNumId w:val="48"/>
  </w:num>
  <w:num w:numId="59" w16cid:durableId="1846507809">
    <w:abstractNumId w:val="13"/>
  </w:num>
  <w:num w:numId="60" w16cid:durableId="503324948">
    <w:abstractNumId w:val="18"/>
  </w:num>
  <w:num w:numId="61" w16cid:durableId="1580558925">
    <w:abstractNumId w:val="28"/>
  </w:num>
  <w:num w:numId="62" w16cid:durableId="1593466995">
    <w:abstractNumId w:val="51"/>
  </w:num>
  <w:num w:numId="63" w16cid:durableId="721559496">
    <w:abstractNumId w:val="55"/>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B09"/>
    <w:rsid w:val="000018D7"/>
    <w:rsid w:val="00001E40"/>
    <w:rsid w:val="00005717"/>
    <w:rsid w:val="0000730A"/>
    <w:rsid w:val="00007E6D"/>
    <w:rsid w:val="00012EFB"/>
    <w:rsid w:val="000141DC"/>
    <w:rsid w:val="0002422C"/>
    <w:rsid w:val="00027041"/>
    <w:rsid w:val="00032E5A"/>
    <w:rsid w:val="000336B3"/>
    <w:rsid w:val="0003418E"/>
    <w:rsid w:val="00042850"/>
    <w:rsid w:val="0004327C"/>
    <w:rsid w:val="000456BC"/>
    <w:rsid w:val="000462BB"/>
    <w:rsid w:val="000572B7"/>
    <w:rsid w:val="000648FF"/>
    <w:rsid w:val="0006530A"/>
    <w:rsid w:val="00071A97"/>
    <w:rsid w:val="00072C87"/>
    <w:rsid w:val="000741C7"/>
    <w:rsid w:val="000744E0"/>
    <w:rsid w:val="00075D66"/>
    <w:rsid w:val="000777A9"/>
    <w:rsid w:val="0008377C"/>
    <w:rsid w:val="00083F07"/>
    <w:rsid w:val="0008619D"/>
    <w:rsid w:val="00087B4F"/>
    <w:rsid w:val="000916AC"/>
    <w:rsid w:val="00093C39"/>
    <w:rsid w:val="00094828"/>
    <w:rsid w:val="00094C7C"/>
    <w:rsid w:val="00095DC5"/>
    <w:rsid w:val="00097DA2"/>
    <w:rsid w:val="000A1C30"/>
    <w:rsid w:val="000A294A"/>
    <w:rsid w:val="000A4021"/>
    <w:rsid w:val="000A4CBF"/>
    <w:rsid w:val="000A4D7B"/>
    <w:rsid w:val="000B22CB"/>
    <w:rsid w:val="000B246B"/>
    <w:rsid w:val="000B4586"/>
    <w:rsid w:val="000B7607"/>
    <w:rsid w:val="000C0536"/>
    <w:rsid w:val="000C3A75"/>
    <w:rsid w:val="000D05CC"/>
    <w:rsid w:val="000D2C2C"/>
    <w:rsid w:val="000D5BEE"/>
    <w:rsid w:val="000D7411"/>
    <w:rsid w:val="000E48DC"/>
    <w:rsid w:val="000F59FC"/>
    <w:rsid w:val="000F77B4"/>
    <w:rsid w:val="00100C23"/>
    <w:rsid w:val="001036C4"/>
    <w:rsid w:val="001072AF"/>
    <w:rsid w:val="001103B4"/>
    <w:rsid w:val="00113D47"/>
    <w:rsid w:val="001213DE"/>
    <w:rsid w:val="00122E2D"/>
    <w:rsid w:val="00123DE5"/>
    <w:rsid w:val="00124AC4"/>
    <w:rsid w:val="00127638"/>
    <w:rsid w:val="00134C1A"/>
    <w:rsid w:val="00137EE6"/>
    <w:rsid w:val="00140277"/>
    <w:rsid w:val="001421DB"/>
    <w:rsid w:val="00143738"/>
    <w:rsid w:val="001438D9"/>
    <w:rsid w:val="00145C23"/>
    <w:rsid w:val="00146262"/>
    <w:rsid w:val="001468CE"/>
    <w:rsid w:val="00150726"/>
    <w:rsid w:val="00152B53"/>
    <w:rsid w:val="001532EA"/>
    <w:rsid w:val="0015344F"/>
    <w:rsid w:val="0015475C"/>
    <w:rsid w:val="001552FD"/>
    <w:rsid w:val="00155C35"/>
    <w:rsid w:val="00157A99"/>
    <w:rsid w:val="001607AE"/>
    <w:rsid w:val="00161C12"/>
    <w:rsid w:val="00161E46"/>
    <w:rsid w:val="0016274A"/>
    <w:rsid w:val="0016310D"/>
    <w:rsid w:val="001633BE"/>
    <w:rsid w:val="00165749"/>
    <w:rsid w:val="0017110F"/>
    <w:rsid w:val="00171D7D"/>
    <w:rsid w:val="00176325"/>
    <w:rsid w:val="00176B5B"/>
    <w:rsid w:val="00176E84"/>
    <w:rsid w:val="00177253"/>
    <w:rsid w:val="00181135"/>
    <w:rsid w:val="00182A9E"/>
    <w:rsid w:val="001858CD"/>
    <w:rsid w:val="00193124"/>
    <w:rsid w:val="00194C57"/>
    <w:rsid w:val="001B0945"/>
    <w:rsid w:val="001B2D04"/>
    <w:rsid w:val="001B42C6"/>
    <w:rsid w:val="001B5593"/>
    <w:rsid w:val="001B5F66"/>
    <w:rsid w:val="001B65DE"/>
    <w:rsid w:val="001B66F0"/>
    <w:rsid w:val="001B74B8"/>
    <w:rsid w:val="001C0090"/>
    <w:rsid w:val="001C3A37"/>
    <w:rsid w:val="001C5AEC"/>
    <w:rsid w:val="001D2EAD"/>
    <w:rsid w:val="001D30CF"/>
    <w:rsid w:val="001D3ABD"/>
    <w:rsid w:val="001D4211"/>
    <w:rsid w:val="001D586D"/>
    <w:rsid w:val="001D7E74"/>
    <w:rsid w:val="001E28E1"/>
    <w:rsid w:val="001E32BD"/>
    <w:rsid w:val="001E3FE5"/>
    <w:rsid w:val="001E497D"/>
    <w:rsid w:val="001E6D08"/>
    <w:rsid w:val="001F242B"/>
    <w:rsid w:val="001F6977"/>
    <w:rsid w:val="002002B7"/>
    <w:rsid w:val="00202079"/>
    <w:rsid w:val="0020441A"/>
    <w:rsid w:val="00205440"/>
    <w:rsid w:val="00211818"/>
    <w:rsid w:val="00213903"/>
    <w:rsid w:val="00217AB0"/>
    <w:rsid w:val="00223306"/>
    <w:rsid w:val="0022529F"/>
    <w:rsid w:val="00226DB6"/>
    <w:rsid w:val="0022705C"/>
    <w:rsid w:val="00230746"/>
    <w:rsid w:val="00230BEE"/>
    <w:rsid w:val="002327D0"/>
    <w:rsid w:val="00233335"/>
    <w:rsid w:val="00233722"/>
    <w:rsid w:val="00233F26"/>
    <w:rsid w:val="00242486"/>
    <w:rsid w:val="00243327"/>
    <w:rsid w:val="00244790"/>
    <w:rsid w:val="00245522"/>
    <w:rsid w:val="00245AC7"/>
    <w:rsid w:val="00252D22"/>
    <w:rsid w:val="00254AAD"/>
    <w:rsid w:val="00255827"/>
    <w:rsid w:val="0025718A"/>
    <w:rsid w:val="0026608C"/>
    <w:rsid w:val="00266DB7"/>
    <w:rsid w:val="00270956"/>
    <w:rsid w:val="00274145"/>
    <w:rsid w:val="002811E0"/>
    <w:rsid w:val="002826A0"/>
    <w:rsid w:val="00282C35"/>
    <w:rsid w:val="002841C3"/>
    <w:rsid w:val="0028469D"/>
    <w:rsid w:val="00290D27"/>
    <w:rsid w:val="0029120A"/>
    <w:rsid w:val="0029283B"/>
    <w:rsid w:val="00293713"/>
    <w:rsid w:val="002937FB"/>
    <w:rsid w:val="00295000"/>
    <w:rsid w:val="00295F6E"/>
    <w:rsid w:val="00296026"/>
    <w:rsid w:val="002A1CA0"/>
    <w:rsid w:val="002A1FA3"/>
    <w:rsid w:val="002A3A69"/>
    <w:rsid w:val="002A3BA9"/>
    <w:rsid w:val="002A7A16"/>
    <w:rsid w:val="002B08C1"/>
    <w:rsid w:val="002B473D"/>
    <w:rsid w:val="002B7993"/>
    <w:rsid w:val="002D2C04"/>
    <w:rsid w:val="002D2CDF"/>
    <w:rsid w:val="002E578A"/>
    <w:rsid w:val="002E5A56"/>
    <w:rsid w:val="002E608D"/>
    <w:rsid w:val="002E63AA"/>
    <w:rsid w:val="002F19ED"/>
    <w:rsid w:val="002F1FD2"/>
    <w:rsid w:val="002F30EB"/>
    <w:rsid w:val="003028FC"/>
    <w:rsid w:val="00303215"/>
    <w:rsid w:val="00303A77"/>
    <w:rsid w:val="00307142"/>
    <w:rsid w:val="00312F58"/>
    <w:rsid w:val="00316621"/>
    <w:rsid w:val="0032071B"/>
    <w:rsid w:val="00320CD5"/>
    <w:rsid w:val="00321847"/>
    <w:rsid w:val="003229C2"/>
    <w:rsid w:val="003242CC"/>
    <w:rsid w:val="00325F62"/>
    <w:rsid w:val="00332B16"/>
    <w:rsid w:val="00332EE1"/>
    <w:rsid w:val="00335C40"/>
    <w:rsid w:val="00343F25"/>
    <w:rsid w:val="00346677"/>
    <w:rsid w:val="00352540"/>
    <w:rsid w:val="00355785"/>
    <w:rsid w:val="00356AFB"/>
    <w:rsid w:val="0036027A"/>
    <w:rsid w:val="00360FF7"/>
    <w:rsid w:val="00361F7C"/>
    <w:rsid w:val="00362354"/>
    <w:rsid w:val="003625BE"/>
    <w:rsid w:val="0037197E"/>
    <w:rsid w:val="003720DE"/>
    <w:rsid w:val="003801F4"/>
    <w:rsid w:val="003805ED"/>
    <w:rsid w:val="003841BE"/>
    <w:rsid w:val="00384B4C"/>
    <w:rsid w:val="00386AF5"/>
    <w:rsid w:val="003919CC"/>
    <w:rsid w:val="00391AA1"/>
    <w:rsid w:val="003927A3"/>
    <w:rsid w:val="00392FCD"/>
    <w:rsid w:val="003941A0"/>
    <w:rsid w:val="0039788E"/>
    <w:rsid w:val="003A2CE2"/>
    <w:rsid w:val="003A3596"/>
    <w:rsid w:val="003A3FD6"/>
    <w:rsid w:val="003A4444"/>
    <w:rsid w:val="003B121A"/>
    <w:rsid w:val="003B2C92"/>
    <w:rsid w:val="003B7024"/>
    <w:rsid w:val="003B738A"/>
    <w:rsid w:val="003B7931"/>
    <w:rsid w:val="003B7E88"/>
    <w:rsid w:val="003C5549"/>
    <w:rsid w:val="003C696E"/>
    <w:rsid w:val="003C78C7"/>
    <w:rsid w:val="003D145E"/>
    <w:rsid w:val="003D15D5"/>
    <w:rsid w:val="003D3CE7"/>
    <w:rsid w:val="003D4D80"/>
    <w:rsid w:val="003D542D"/>
    <w:rsid w:val="003E03D7"/>
    <w:rsid w:val="003E0458"/>
    <w:rsid w:val="003E5760"/>
    <w:rsid w:val="003F0DAC"/>
    <w:rsid w:val="003F11E0"/>
    <w:rsid w:val="003F6BBB"/>
    <w:rsid w:val="0040209A"/>
    <w:rsid w:val="00406A4E"/>
    <w:rsid w:val="00407871"/>
    <w:rsid w:val="004121A9"/>
    <w:rsid w:val="00413FF3"/>
    <w:rsid w:val="00416AC5"/>
    <w:rsid w:val="00417B40"/>
    <w:rsid w:val="00424EDC"/>
    <w:rsid w:val="00427440"/>
    <w:rsid w:val="0042744D"/>
    <w:rsid w:val="00427D9A"/>
    <w:rsid w:val="004304F9"/>
    <w:rsid w:val="00431D82"/>
    <w:rsid w:val="00432726"/>
    <w:rsid w:val="00432C0D"/>
    <w:rsid w:val="00434C38"/>
    <w:rsid w:val="00435543"/>
    <w:rsid w:val="00441DC2"/>
    <w:rsid w:val="00450E4A"/>
    <w:rsid w:val="004522FE"/>
    <w:rsid w:val="00452A8D"/>
    <w:rsid w:val="00454010"/>
    <w:rsid w:val="00455DC1"/>
    <w:rsid w:val="00456A2A"/>
    <w:rsid w:val="00460542"/>
    <w:rsid w:val="00463426"/>
    <w:rsid w:val="00464217"/>
    <w:rsid w:val="0046533D"/>
    <w:rsid w:val="004675C3"/>
    <w:rsid w:val="00467710"/>
    <w:rsid w:val="00467A9D"/>
    <w:rsid w:val="00470572"/>
    <w:rsid w:val="00475CE0"/>
    <w:rsid w:val="004778E6"/>
    <w:rsid w:val="00480816"/>
    <w:rsid w:val="00480BB0"/>
    <w:rsid w:val="00481912"/>
    <w:rsid w:val="004828F1"/>
    <w:rsid w:val="004836D3"/>
    <w:rsid w:val="00484818"/>
    <w:rsid w:val="004852EA"/>
    <w:rsid w:val="0048775F"/>
    <w:rsid w:val="00487DE1"/>
    <w:rsid w:val="0049074A"/>
    <w:rsid w:val="00490D89"/>
    <w:rsid w:val="00496DAF"/>
    <w:rsid w:val="004A183C"/>
    <w:rsid w:val="004A1C9C"/>
    <w:rsid w:val="004A1E28"/>
    <w:rsid w:val="004A2FB4"/>
    <w:rsid w:val="004A3456"/>
    <w:rsid w:val="004A4382"/>
    <w:rsid w:val="004A5870"/>
    <w:rsid w:val="004A644B"/>
    <w:rsid w:val="004A6C6A"/>
    <w:rsid w:val="004C0FC7"/>
    <w:rsid w:val="004C7554"/>
    <w:rsid w:val="004D0ED4"/>
    <w:rsid w:val="004D4259"/>
    <w:rsid w:val="004D63EC"/>
    <w:rsid w:val="004E1135"/>
    <w:rsid w:val="004E6632"/>
    <w:rsid w:val="004E7DA5"/>
    <w:rsid w:val="004F055D"/>
    <w:rsid w:val="004F0C98"/>
    <w:rsid w:val="004F16E8"/>
    <w:rsid w:val="004F44A5"/>
    <w:rsid w:val="00500AA4"/>
    <w:rsid w:val="00502AD7"/>
    <w:rsid w:val="005031C4"/>
    <w:rsid w:val="00504223"/>
    <w:rsid w:val="00511BB3"/>
    <w:rsid w:val="00515332"/>
    <w:rsid w:val="00515B39"/>
    <w:rsid w:val="00517830"/>
    <w:rsid w:val="00520E13"/>
    <w:rsid w:val="005228A6"/>
    <w:rsid w:val="0052330B"/>
    <w:rsid w:val="00524502"/>
    <w:rsid w:val="005343FE"/>
    <w:rsid w:val="005404E9"/>
    <w:rsid w:val="005425B3"/>
    <w:rsid w:val="00543251"/>
    <w:rsid w:val="00543589"/>
    <w:rsid w:val="0054386F"/>
    <w:rsid w:val="005448BD"/>
    <w:rsid w:val="00547E70"/>
    <w:rsid w:val="00553116"/>
    <w:rsid w:val="005537C5"/>
    <w:rsid w:val="00553817"/>
    <w:rsid w:val="00562538"/>
    <w:rsid w:val="0056288C"/>
    <w:rsid w:val="00562F8E"/>
    <w:rsid w:val="00567346"/>
    <w:rsid w:val="005702B0"/>
    <w:rsid w:val="00572A26"/>
    <w:rsid w:val="0057384F"/>
    <w:rsid w:val="00583253"/>
    <w:rsid w:val="0058369F"/>
    <w:rsid w:val="00584DA6"/>
    <w:rsid w:val="00587679"/>
    <w:rsid w:val="00591D5A"/>
    <w:rsid w:val="005A0D67"/>
    <w:rsid w:val="005A13FB"/>
    <w:rsid w:val="005A1586"/>
    <w:rsid w:val="005A1B97"/>
    <w:rsid w:val="005A1CA0"/>
    <w:rsid w:val="005A1DC8"/>
    <w:rsid w:val="005A21DE"/>
    <w:rsid w:val="005A5F43"/>
    <w:rsid w:val="005A7A7A"/>
    <w:rsid w:val="005B0896"/>
    <w:rsid w:val="005B5484"/>
    <w:rsid w:val="005B7954"/>
    <w:rsid w:val="005C1124"/>
    <w:rsid w:val="005C1A95"/>
    <w:rsid w:val="005C2394"/>
    <w:rsid w:val="005C72B4"/>
    <w:rsid w:val="005D06C7"/>
    <w:rsid w:val="005D4EAE"/>
    <w:rsid w:val="005D5146"/>
    <w:rsid w:val="005D6D18"/>
    <w:rsid w:val="005E381C"/>
    <w:rsid w:val="005E3E7A"/>
    <w:rsid w:val="005E40CD"/>
    <w:rsid w:val="005E5773"/>
    <w:rsid w:val="005F2047"/>
    <w:rsid w:val="005F4BB1"/>
    <w:rsid w:val="005F5CEA"/>
    <w:rsid w:val="005F6DE5"/>
    <w:rsid w:val="005F7D61"/>
    <w:rsid w:val="00602D71"/>
    <w:rsid w:val="00604640"/>
    <w:rsid w:val="00604DC4"/>
    <w:rsid w:val="00612E82"/>
    <w:rsid w:val="00613BD2"/>
    <w:rsid w:val="00615610"/>
    <w:rsid w:val="006160D2"/>
    <w:rsid w:val="006206F7"/>
    <w:rsid w:val="00623609"/>
    <w:rsid w:val="006243D7"/>
    <w:rsid w:val="00625997"/>
    <w:rsid w:val="00625D30"/>
    <w:rsid w:val="00630D94"/>
    <w:rsid w:val="006317BC"/>
    <w:rsid w:val="00631AAE"/>
    <w:rsid w:val="006321F1"/>
    <w:rsid w:val="00636AFE"/>
    <w:rsid w:val="00637B2A"/>
    <w:rsid w:val="006401C0"/>
    <w:rsid w:val="0064136A"/>
    <w:rsid w:val="00642032"/>
    <w:rsid w:val="00645CDE"/>
    <w:rsid w:val="00646E51"/>
    <w:rsid w:val="00647535"/>
    <w:rsid w:val="00653636"/>
    <w:rsid w:val="0065461F"/>
    <w:rsid w:val="006547A3"/>
    <w:rsid w:val="006604B0"/>
    <w:rsid w:val="00662093"/>
    <w:rsid w:val="006641BD"/>
    <w:rsid w:val="0066707B"/>
    <w:rsid w:val="006674C6"/>
    <w:rsid w:val="00667740"/>
    <w:rsid w:val="006704E6"/>
    <w:rsid w:val="00672373"/>
    <w:rsid w:val="006743A5"/>
    <w:rsid w:val="00675F88"/>
    <w:rsid w:val="0068176E"/>
    <w:rsid w:val="0068529A"/>
    <w:rsid w:val="0069215E"/>
    <w:rsid w:val="00697581"/>
    <w:rsid w:val="006A2383"/>
    <w:rsid w:val="006A3226"/>
    <w:rsid w:val="006A53CE"/>
    <w:rsid w:val="006B05D4"/>
    <w:rsid w:val="006C3094"/>
    <w:rsid w:val="006C372A"/>
    <w:rsid w:val="006C4B28"/>
    <w:rsid w:val="006C694B"/>
    <w:rsid w:val="006C7180"/>
    <w:rsid w:val="006C7515"/>
    <w:rsid w:val="006D048B"/>
    <w:rsid w:val="006D469C"/>
    <w:rsid w:val="006D7171"/>
    <w:rsid w:val="006E0B17"/>
    <w:rsid w:val="006E35B2"/>
    <w:rsid w:val="006F0832"/>
    <w:rsid w:val="006F254E"/>
    <w:rsid w:val="006F3C8A"/>
    <w:rsid w:val="00701185"/>
    <w:rsid w:val="007024C3"/>
    <w:rsid w:val="00702A0E"/>
    <w:rsid w:val="00703E62"/>
    <w:rsid w:val="00704CEE"/>
    <w:rsid w:val="00705EDF"/>
    <w:rsid w:val="007068A9"/>
    <w:rsid w:val="007072F9"/>
    <w:rsid w:val="00711E18"/>
    <w:rsid w:val="007141A5"/>
    <w:rsid w:val="00716DA2"/>
    <w:rsid w:val="00720A05"/>
    <w:rsid w:val="007234BD"/>
    <w:rsid w:val="0072707E"/>
    <w:rsid w:val="00727370"/>
    <w:rsid w:val="0073632F"/>
    <w:rsid w:val="00736430"/>
    <w:rsid w:val="007374B1"/>
    <w:rsid w:val="00740CED"/>
    <w:rsid w:val="00740CF6"/>
    <w:rsid w:val="00742EE5"/>
    <w:rsid w:val="00745952"/>
    <w:rsid w:val="007474F9"/>
    <w:rsid w:val="007504E5"/>
    <w:rsid w:val="00752B99"/>
    <w:rsid w:val="007564AA"/>
    <w:rsid w:val="007576EA"/>
    <w:rsid w:val="00760944"/>
    <w:rsid w:val="007624D6"/>
    <w:rsid w:val="00763511"/>
    <w:rsid w:val="00764625"/>
    <w:rsid w:val="00765C2A"/>
    <w:rsid w:val="0077133F"/>
    <w:rsid w:val="0077457B"/>
    <w:rsid w:val="0078003A"/>
    <w:rsid w:val="007823FA"/>
    <w:rsid w:val="00793DEC"/>
    <w:rsid w:val="007A0224"/>
    <w:rsid w:val="007A2A2A"/>
    <w:rsid w:val="007A2CBD"/>
    <w:rsid w:val="007A349F"/>
    <w:rsid w:val="007A3ABB"/>
    <w:rsid w:val="007A4C56"/>
    <w:rsid w:val="007A5276"/>
    <w:rsid w:val="007A7404"/>
    <w:rsid w:val="007B0290"/>
    <w:rsid w:val="007B1051"/>
    <w:rsid w:val="007B27C5"/>
    <w:rsid w:val="007B5CAD"/>
    <w:rsid w:val="007C021A"/>
    <w:rsid w:val="007C0921"/>
    <w:rsid w:val="007C147F"/>
    <w:rsid w:val="007C2636"/>
    <w:rsid w:val="007C5E1A"/>
    <w:rsid w:val="007C69D9"/>
    <w:rsid w:val="007D09D4"/>
    <w:rsid w:val="007D09EE"/>
    <w:rsid w:val="007D1118"/>
    <w:rsid w:val="007D36FA"/>
    <w:rsid w:val="007D4830"/>
    <w:rsid w:val="007D5FF5"/>
    <w:rsid w:val="007D64CD"/>
    <w:rsid w:val="007E05CB"/>
    <w:rsid w:val="007E0A11"/>
    <w:rsid w:val="007E163F"/>
    <w:rsid w:val="007E390B"/>
    <w:rsid w:val="007E5F9C"/>
    <w:rsid w:val="007F3DC5"/>
    <w:rsid w:val="007F743D"/>
    <w:rsid w:val="007F7D2A"/>
    <w:rsid w:val="008001B7"/>
    <w:rsid w:val="00800B19"/>
    <w:rsid w:val="00802997"/>
    <w:rsid w:val="00803CAE"/>
    <w:rsid w:val="00803FA1"/>
    <w:rsid w:val="008065AC"/>
    <w:rsid w:val="00815247"/>
    <w:rsid w:val="008210F5"/>
    <w:rsid w:val="00822496"/>
    <w:rsid w:val="00823D13"/>
    <w:rsid w:val="00825C2F"/>
    <w:rsid w:val="008262BA"/>
    <w:rsid w:val="00827221"/>
    <w:rsid w:val="00833347"/>
    <w:rsid w:val="008364EC"/>
    <w:rsid w:val="0083733F"/>
    <w:rsid w:val="00840A23"/>
    <w:rsid w:val="0084209A"/>
    <w:rsid w:val="00843AA9"/>
    <w:rsid w:val="00843FC3"/>
    <w:rsid w:val="00845C8F"/>
    <w:rsid w:val="0084603C"/>
    <w:rsid w:val="00847D43"/>
    <w:rsid w:val="008505E0"/>
    <w:rsid w:val="00852489"/>
    <w:rsid w:val="00853102"/>
    <w:rsid w:val="0085497A"/>
    <w:rsid w:val="0085669F"/>
    <w:rsid w:val="008659AB"/>
    <w:rsid w:val="00866E5A"/>
    <w:rsid w:val="00870724"/>
    <w:rsid w:val="00871BF8"/>
    <w:rsid w:val="00872131"/>
    <w:rsid w:val="0087261A"/>
    <w:rsid w:val="00875C1E"/>
    <w:rsid w:val="00877E5E"/>
    <w:rsid w:val="00880C39"/>
    <w:rsid w:val="0088135B"/>
    <w:rsid w:val="00881955"/>
    <w:rsid w:val="00884D5F"/>
    <w:rsid w:val="0088626B"/>
    <w:rsid w:val="00886A4B"/>
    <w:rsid w:val="00893773"/>
    <w:rsid w:val="008948CD"/>
    <w:rsid w:val="00894DFF"/>
    <w:rsid w:val="0089631B"/>
    <w:rsid w:val="00896784"/>
    <w:rsid w:val="008A54BB"/>
    <w:rsid w:val="008B0896"/>
    <w:rsid w:val="008B372B"/>
    <w:rsid w:val="008C1CE4"/>
    <w:rsid w:val="008C45A1"/>
    <w:rsid w:val="008C4D49"/>
    <w:rsid w:val="008C6705"/>
    <w:rsid w:val="008D06C9"/>
    <w:rsid w:val="008D148E"/>
    <w:rsid w:val="008D22E7"/>
    <w:rsid w:val="008D3987"/>
    <w:rsid w:val="008D4038"/>
    <w:rsid w:val="008D7806"/>
    <w:rsid w:val="008D783F"/>
    <w:rsid w:val="008D7ACD"/>
    <w:rsid w:val="008E4541"/>
    <w:rsid w:val="008F09DB"/>
    <w:rsid w:val="008F0C49"/>
    <w:rsid w:val="008F3297"/>
    <w:rsid w:val="00902529"/>
    <w:rsid w:val="00902C8B"/>
    <w:rsid w:val="00912174"/>
    <w:rsid w:val="009142E7"/>
    <w:rsid w:val="00917941"/>
    <w:rsid w:val="009220B1"/>
    <w:rsid w:val="00922126"/>
    <w:rsid w:val="009252A9"/>
    <w:rsid w:val="00926245"/>
    <w:rsid w:val="00930F8D"/>
    <w:rsid w:val="00932BE2"/>
    <w:rsid w:val="009332A2"/>
    <w:rsid w:val="009355AC"/>
    <w:rsid w:val="009431D1"/>
    <w:rsid w:val="009515B5"/>
    <w:rsid w:val="009528AA"/>
    <w:rsid w:val="00952B1C"/>
    <w:rsid w:val="009543E6"/>
    <w:rsid w:val="009555D7"/>
    <w:rsid w:val="00956B2E"/>
    <w:rsid w:val="00956E35"/>
    <w:rsid w:val="009622CD"/>
    <w:rsid w:val="0096287C"/>
    <w:rsid w:val="00962F00"/>
    <w:rsid w:val="00962FF8"/>
    <w:rsid w:val="009658F7"/>
    <w:rsid w:val="00965939"/>
    <w:rsid w:val="00970E34"/>
    <w:rsid w:val="00971D30"/>
    <w:rsid w:val="00973FB7"/>
    <w:rsid w:val="0098366C"/>
    <w:rsid w:val="009847C0"/>
    <w:rsid w:val="009869C2"/>
    <w:rsid w:val="00986D92"/>
    <w:rsid w:val="00993A96"/>
    <w:rsid w:val="009943BD"/>
    <w:rsid w:val="00994F3F"/>
    <w:rsid w:val="009967DE"/>
    <w:rsid w:val="00996BE3"/>
    <w:rsid w:val="009A1F4B"/>
    <w:rsid w:val="009A4F75"/>
    <w:rsid w:val="009A50B4"/>
    <w:rsid w:val="009A7F61"/>
    <w:rsid w:val="009B6FBC"/>
    <w:rsid w:val="009B7E65"/>
    <w:rsid w:val="009C1A52"/>
    <w:rsid w:val="009C3850"/>
    <w:rsid w:val="009C48C0"/>
    <w:rsid w:val="009C57BD"/>
    <w:rsid w:val="009C5C5C"/>
    <w:rsid w:val="009D1D30"/>
    <w:rsid w:val="009D392C"/>
    <w:rsid w:val="009D508D"/>
    <w:rsid w:val="009D5235"/>
    <w:rsid w:val="009D61C4"/>
    <w:rsid w:val="009D79C8"/>
    <w:rsid w:val="009E3482"/>
    <w:rsid w:val="009E424D"/>
    <w:rsid w:val="009E556A"/>
    <w:rsid w:val="009E6B80"/>
    <w:rsid w:val="009E6BB1"/>
    <w:rsid w:val="009F41A1"/>
    <w:rsid w:val="009F4F8A"/>
    <w:rsid w:val="009F5E1B"/>
    <w:rsid w:val="00A01099"/>
    <w:rsid w:val="00A01B41"/>
    <w:rsid w:val="00A10C42"/>
    <w:rsid w:val="00A14C90"/>
    <w:rsid w:val="00A154EE"/>
    <w:rsid w:val="00A17051"/>
    <w:rsid w:val="00A21A65"/>
    <w:rsid w:val="00A22EAF"/>
    <w:rsid w:val="00A25528"/>
    <w:rsid w:val="00A32B8B"/>
    <w:rsid w:val="00A3305E"/>
    <w:rsid w:val="00A3625D"/>
    <w:rsid w:val="00A418BA"/>
    <w:rsid w:val="00A41B82"/>
    <w:rsid w:val="00A44EDD"/>
    <w:rsid w:val="00A461B0"/>
    <w:rsid w:val="00A55351"/>
    <w:rsid w:val="00A562BF"/>
    <w:rsid w:val="00A63B30"/>
    <w:rsid w:val="00A656C2"/>
    <w:rsid w:val="00A70007"/>
    <w:rsid w:val="00A74520"/>
    <w:rsid w:val="00A7585E"/>
    <w:rsid w:val="00A80040"/>
    <w:rsid w:val="00A83AB3"/>
    <w:rsid w:val="00A85ADB"/>
    <w:rsid w:val="00A867CD"/>
    <w:rsid w:val="00A86D63"/>
    <w:rsid w:val="00A87212"/>
    <w:rsid w:val="00A879E9"/>
    <w:rsid w:val="00A901C0"/>
    <w:rsid w:val="00A922DF"/>
    <w:rsid w:val="00A95865"/>
    <w:rsid w:val="00A96BB3"/>
    <w:rsid w:val="00AA0033"/>
    <w:rsid w:val="00AA0EB9"/>
    <w:rsid w:val="00AA15B5"/>
    <w:rsid w:val="00AA1B09"/>
    <w:rsid w:val="00AB0AF4"/>
    <w:rsid w:val="00AB3A3B"/>
    <w:rsid w:val="00AB3DD0"/>
    <w:rsid w:val="00AB65EF"/>
    <w:rsid w:val="00AB676B"/>
    <w:rsid w:val="00AB6B32"/>
    <w:rsid w:val="00AB6F73"/>
    <w:rsid w:val="00AC00C3"/>
    <w:rsid w:val="00AC065E"/>
    <w:rsid w:val="00AC20B2"/>
    <w:rsid w:val="00AC3972"/>
    <w:rsid w:val="00AC6EC5"/>
    <w:rsid w:val="00AD4A80"/>
    <w:rsid w:val="00AD5236"/>
    <w:rsid w:val="00AD5AF0"/>
    <w:rsid w:val="00AE046D"/>
    <w:rsid w:val="00AE2E40"/>
    <w:rsid w:val="00AE6C00"/>
    <w:rsid w:val="00AF0539"/>
    <w:rsid w:val="00AF09DA"/>
    <w:rsid w:val="00AF0E27"/>
    <w:rsid w:val="00AF2F68"/>
    <w:rsid w:val="00AF5596"/>
    <w:rsid w:val="00AF6B37"/>
    <w:rsid w:val="00B01FEB"/>
    <w:rsid w:val="00B02A46"/>
    <w:rsid w:val="00B04990"/>
    <w:rsid w:val="00B04BDF"/>
    <w:rsid w:val="00B060F7"/>
    <w:rsid w:val="00B072D9"/>
    <w:rsid w:val="00B07DE3"/>
    <w:rsid w:val="00B1141A"/>
    <w:rsid w:val="00B13428"/>
    <w:rsid w:val="00B16D00"/>
    <w:rsid w:val="00B207A8"/>
    <w:rsid w:val="00B22FC1"/>
    <w:rsid w:val="00B26CD4"/>
    <w:rsid w:val="00B3191F"/>
    <w:rsid w:val="00B31A2F"/>
    <w:rsid w:val="00B379E5"/>
    <w:rsid w:val="00B41BE9"/>
    <w:rsid w:val="00B4382A"/>
    <w:rsid w:val="00B44F78"/>
    <w:rsid w:val="00B45D77"/>
    <w:rsid w:val="00B50749"/>
    <w:rsid w:val="00B52D49"/>
    <w:rsid w:val="00B55C7E"/>
    <w:rsid w:val="00B56D1A"/>
    <w:rsid w:val="00B57B74"/>
    <w:rsid w:val="00B60D5E"/>
    <w:rsid w:val="00B61798"/>
    <w:rsid w:val="00B62C48"/>
    <w:rsid w:val="00B6697A"/>
    <w:rsid w:val="00B66DA1"/>
    <w:rsid w:val="00B70400"/>
    <w:rsid w:val="00B70830"/>
    <w:rsid w:val="00B71E12"/>
    <w:rsid w:val="00B7459D"/>
    <w:rsid w:val="00B75C8C"/>
    <w:rsid w:val="00B77E41"/>
    <w:rsid w:val="00B80944"/>
    <w:rsid w:val="00B82A97"/>
    <w:rsid w:val="00B82D80"/>
    <w:rsid w:val="00B852D4"/>
    <w:rsid w:val="00B8636A"/>
    <w:rsid w:val="00B92A54"/>
    <w:rsid w:val="00B93439"/>
    <w:rsid w:val="00B94D70"/>
    <w:rsid w:val="00BA0565"/>
    <w:rsid w:val="00BA15D0"/>
    <w:rsid w:val="00BA46AC"/>
    <w:rsid w:val="00BA4FDB"/>
    <w:rsid w:val="00BB0EB8"/>
    <w:rsid w:val="00BB415E"/>
    <w:rsid w:val="00BB55A3"/>
    <w:rsid w:val="00BB7C3A"/>
    <w:rsid w:val="00BC09F8"/>
    <w:rsid w:val="00BC2C39"/>
    <w:rsid w:val="00BC31A1"/>
    <w:rsid w:val="00BC68D6"/>
    <w:rsid w:val="00BD1F7E"/>
    <w:rsid w:val="00BD5B7E"/>
    <w:rsid w:val="00BE0390"/>
    <w:rsid w:val="00BE132D"/>
    <w:rsid w:val="00BE44D8"/>
    <w:rsid w:val="00BE4CC5"/>
    <w:rsid w:val="00BF0D7D"/>
    <w:rsid w:val="00BF3D17"/>
    <w:rsid w:val="00BF525F"/>
    <w:rsid w:val="00BF5E11"/>
    <w:rsid w:val="00BF7A13"/>
    <w:rsid w:val="00BF7DB2"/>
    <w:rsid w:val="00C00119"/>
    <w:rsid w:val="00C00EE5"/>
    <w:rsid w:val="00C05AD8"/>
    <w:rsid w:val="00C077B8"/>
    <w:rsid w:val="00C07BF3"/>
    <w:rsid w:val="00C10DEF"/>
    <w:rsid w:val="00C123C7"/>
    <w:rsid w:val="00C12B99"/>
    <w:rsid w:val="00C159E2"/>
    <w:rsid w:val="00C22A5A"/>
    <w:rsid w:val="00C33ED0"/>
    <w:rsid w:val="00C34875"/>
    <w:rsid w:val="00C350C3"/>
    <w:rsid w:val="00C379C3"/>
    <w:rsid w:val="00C4113F"/>
    <w:rsid w:val="00C41F1B"/>
    <w:rsid w:val="00C43C86"/>
    <w:rsid w:val="00C44E82"/>
    <w:rsid w:val="00C45350"/>
    <w:rsid w:val="00C50A4E"/>
    <w:rsid w:val="00C524BE"/>
    <w:rsid w:val="00C533C9"/>
    <w:rsid w:val="00C56F9F"/>
    <w:rsid w:val="00C6008E"/>
    <w:rsid w:val="00C609F3"/>
    <w:rsid w:val="00C61A63"/>
    <w:rsid w:val="00C72364"/>
    <w:rsid w:val="00C739BE"/>
    <w:rsid w:val="00C73DDB"/>
    <w:rsid w:val="00C753F8"/>
    <w:rsid w:val="00C9378C"/>
    <w:rsid w:val="00C93D82"/>
    <w:rsid w:val="00C93DB1"/>
    <w:rsid w:val="00C95868"/>
    <w:rsid w:val="00CA383A"/>
    <w:rsid w:val="00CA5AA0"/>
    <w:rsid w:val="00CB1949"/>
    <w:rsid w:val="00CC1FBB"/>
    <w:rsid w:val="00CC29E6"/>
    <w:rsid w:val="00CC4EC5"/>
    <w:rsid w:val="00CC571A"/>
    <w:rsid w:val="00CC5C69"/>
    <w:rsid w:val="00CD1BBF"/>
    <w:rsid w:val="00CD1F70"/>
    <w:rsid w:val="00CD546B"/>
    <w:rsid w:val="00CE4393"/>
    <w:rsid w:val="00CE4F62"/>
    <w:rsid w:val="00CE6D98"/>
    <w:rsid w:val="00CE7690"/>
    <w:rsid w:val="00CF2643"/>
    <w:rsid w:val="00CF2DF5"/>
    <w:rsid w:val="00CF3A43"/>
    <w:rsid w:val="00CF3EEA"/>
    <w:rsid w:val="00CF4F27"/>
    <w:rsid w:val="00CF57F3"/>
    <w:rsid w:val="00CF759A"/>
    <w:rsid w:val="00CF7C95"/>
    <w:rsid w:val="00D00FBA"/>
    <w:rsid w:val="00D01783"/>
    <w:rsid w:val="00D01B73"/>
    <w:rsid w:val="00D04019"/>
    <w:rsid w:val="00D05953"/>
    <w:rsid w:val="00D101B4"/>
    <w:rsid w:val="00D1259C"/>
    <w:rsid w:val="00D13E07"/>
    <w:rsid w:val="00D14A78"/>
    <w:rsid w:val="00D15061"/>
    <w:rsid w:val="00D20F62"/>
    <w:rsid w:val="00D2174C"/>
    <w:rsid w:val="00D30467"/>
    <w:rsid w:val="00D3335D"/>
    <w:rsid w:val="00D36BF4"/>
    <w:rsid w:val="00D406ED"/>
    <w:rsid w:val="00D41DAA"/>
    <w:rsid w:val="00D42036"/>
    <w:rsid w:val="00D432DE"/>
    <w:rsid w:val="00D436AA"/>
    <w:rsid w:val="00D45964"/>
    <w:rsid w:val="00D46751"/>
    <w:rsid w:val="00D52F67"/>
    <w:rsid w:val="00D56B67"/>
    <w:rsid w:val="00D575F0"/>
    <w:rsid w:val="00D6172D"/>
    <w:rsid w:val="00D62109"/>
    <w:rsid w:val="00D64ACF"/>
    <w:rsid w:val="00D655DE"/>
    <w:rsid w:val="00D66373"/>
    <w:rsid w:val="00D67467"/>
    <w:rsid w:val="00D679EE"/>
    <w:rsid w:val="00D74745"/>
    <w:rsid w:val="00D8127F"/>
    <w:rsid w:val="00D861C6"/>
    <w:rsid w:val="00D94CFF"/>
    <w:rsid w:val="00D94ED8"/>
    <w:rsid w:val="00D95EF8"/>
    <w:rsid w:val="00D973B7"/>
    <w:rsid w:val="00DA0DDA"/>
    <w:rsid w:val="00DA3966"/>
    <w:rsid w:val="00DA6E7B"/>
    <w:rsid w:val="00DA6F3D"/>
    <w:rsid w:val="00DB036B"/>
    <w:rsid w:val="00DB0898"/>
    <w:rsid w:val="00DB1BAB"/>
    <w:rsid w:val="00DB43D9"/>
    <w:rsid w:val="00DB5E07"/>
    <w:rsid w:val="00DB7029"/>
    <w:rsid w:val="00DC1597"/>
    <w:rsid w:val="00DC6188"/>
    <w:rsid w:val="00DD16C9"/>
    <w:rsid w:val="00DD3BED"/>
    <w:rsid w:val="00DD510A"/>
    <w:rsid w:val="00DE520B"/>
    <w:rsid w:val="00DF4DFE"/>
    <w:rsid w:val="00DF6CB8"/>
    <w:rsid w:val="00DF7E51"/>
    <w:rsid w:val="00E006E2"/>
    <w:rsid w:val="00E008C8"/>
    <w:rsid w:val="00E0365E"/>
    <w:rsid w:val="00E06653"/>
    <w:rsid w:val="00E11EA0"/>
    <w:rsid w:val="00E13386"/>
    <w:rsid w:val="00E14516"/>
    <w:rsid w:val="00E14EC1"/>
    <w:rsid w:val="00E1520D"/>
    <w:rsid w:val="00E15F40"/>
    <w:rsid w:val="00E17EDE"/>
    <w:rsid w:val="00E20EB7"/>
    <w:rsid w:val="00E227D8"/>
    <w:rsid w:val="00E25D6F"/>
    <w:rsid w:val="00E330DB"/>
    <w:rsid w:val="00E332BA"/>
    <w:rsid w:val="00E3502F"/>
    <w:rsid w:val="00E36234"/>
    <w:rsid w:val="00E404B1"/>
    <w:rsid w:val="00E425E2"/>
    <w:rsid w:val="00E46A87"/>
    <w:rsid w:val="00E46AB5"/>
    <w:rsid w:val="00E52548"/>
    <w:rsid w:val="00E52963"/>
    <w:rsid w:val="00E5339C"/>
    <w:rsid w:val="00E53CD6"/>
    <w:rsid w:val="00E61A6D"/>
    <w:rsid w:val="00E63672"/>
    <w:rsid w:val="00E642DA"/>
    <w:rsid w:val="00E6520F"/>
    <w:rsid w:val="00E663A9"/>
    <w:rsid w:val="00E6699C"/>
    <w:rsid w:val="00E706AC"/>
    <w:rsid w:val="00E7314F"/>
    <w:rsid w:val="00E73724"/>
    <w:rsid w:val="00E75D2D"/>
    <w:rsid w:val="00E77E74"/>
    <w:rsid w:val="00E801DE"/>
    <w:rsid w:val="00E8045D"/>
    <w:rsid w:val="00E835C4"/>
    <w:rsid w:val="00E846B8"/>
    <w:rsid w:val="00E852E7"/>
    <w:rsid w:val="00E86D96"/>
    <w:rsid w:val="00E9194D"/>
    <w:rsid w:val="00E919F8"/>
    <w:rsid w:val="00E923FC"/>
    <w:rsid w:val="00E93B7A"/>
    <w:rsid w:val="00E958D5"/>
    <w:rsid w:val="00EA2927"/>
    <w:rsid w:val="00EB0A13"/>
    <w:rsid w:val="00EC3CD1"/>
    <w:rsid w:val="00ED1A5B"/>
    <w:rsid w:val="00ED342A"/>
    <w:rsid w:val="00ED73F0"/>
    <w:rsid w:val="00EE0025"/>
    <w:rsid w:val="00EE1B74"/>
    <w:rsid w:val="00EE5145"/>
    <w:rsid w:val="00EE6838"/>
    <w:rsid w:val="00EF1F04"/>
    <w:rsid w:val="00EF2967"/>
    <w:rsid w:val="00EF4479"/>
    <w:rsid w:val="00EF4888"/>
    <w:rsid w:val="00EF4D3F"/>
    <w:rsid w:val="00EF50D0"/>
    <w:rsid w:val="00F026D8"/>
    <w:rsid w:val="00F042CB"/>
    <w:rsid w:val="00F04F97"/>
    <w:rsid w:val="00F05F5B"/>
    <w:rsid w:val="00F069B0"/>
    <w:rsid w:val="00F07440"/>
    <w:rsid w:val="00F0765D"/>
    <w:rsid w:val="00F0782F"/>
    <w:rsid w:val="00F13700"/>
    <w:rsid w:val="00F1703F"/>
    <w:rsid w:val="00F17555"/>
    <w:rsid w:val="00F17D7F"/>
    <w:rsid w:val="00F21C10"/>
    <w:rsid w:val="00F21CBC"/>
    <w:rsid w:val="00F22B86"/>
    <w:rsid w:val="00F2304D"/>
    <w:rsid w:val="00F247F7"/>
    <w:rsid w:val="00F24F30"/>
    <w:rsid w:val="00F260DD"/>
    <w:rsid w:val="00F27721"/>
    <w:rsid w:val="00F30558"/>
    <w:rsid w:val="00F33320"/>
    <w:rsid w:val="00F36E0D"/>
    <w:rsid w:val="00F408FF"/>
    <w:rsid w:val="00F40F4A"/>
    <w:rsid w:val="00F47EB2"/>
    <w:rsid w:val="00F56B00"/>
    <w:rsid w:val="00F629CE"/>
    <w:rsid w:val="00F6392C"/>
    <w:rsid w:val="00F67B7A"/>
    <w:rsid w:val="00F705E3"/>
    <w:rsid w:val="00F70BB1"/>
    <w:rsid w:val="00F73264"/>
    <w:rsid w:val="00F74401"/>
    <w:rsid w:val="00F7450E"/>
    <w:rsid w:val="00F74787"/>
    <w:rsid w:val="00F80B38"/>
    <w:rsid w:val="00F815C6"/>
    <w:rsid w:val="00F913AD"/>
    <w:rsid w:val="00F969D0"/>
    <w:rsid w:val="00F9788C"/>
    <w:rsid w:val="00FA0869"/>
    <w:rsid w:val="00FA2B47"/>
    <w:rsid w:val="00FA34F2"/>
    <w:rsid w:val="00FA39F2"/>
    <w:rsid w:val="00FA488D"/>
    <w:rsid w:val="00FB04C7"/>
    <w:rsid w:val="00FB1BFB"/>
    <w:rsid w:val="00FB4E82"/>
    <w:rsid w:val="00FB4E88"/>
    <w:rsid w:val="00FB52E3"/>
    <w:rsid w:val="00FC0EFF"/>
    <w:rsid w:val="00FC2531"/>
    <w:rsid w:val="00FC2830"/>
    <w:rsid w:val="00FC3127"/>
    <w:rsid w:val="00FC39E2"/>
    <w:rsid w:val="00FC6419"/>
    <w:rsid w:val="00FC64C0"/>
    <w:rsid w:val="00FC67C7"/>
    <w:rsid w:val="00FD6FD0"/>
    <w:rsid w:val="00FD7688"/>
    <w:rsid w:val="00FD783D"/>
    <w:rsid w:val="00FE0DCC"/>
    <w:rsid w:val="00FE169F"/>
    <w:rsid w:val="00FE56A9"/>
    <w:rsid w:val="00FE7453"/>
    <w:rsid w:val="00FE7758"/>
    <w:rsid w:val="00FF1C02"/>
    <w:rsid w:val="00FF3397"/>
    <w:rsid w:val="00FF67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95285"/>
  <w15:chartTrackingRefBased/>
  <w15:docId w15:val="{553FEBD4-CC79-4611-A87F-BE154CB54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997"/>
    <w:pPr>
      <w:spacing w:after="200" w:line="240" w:lineRule="atLeast"/>
      <w:pPrChange w:id="0" w:author="David Sant" w:date="2025-12-03T15:34:00Z">
        <w:pPr>
          <w:spacing w:after="160" w:line="259" w:lineRule="auto"/>
        </w:pPr>
      </w:pPrChange>
    </w:pPr>
    <w:rPr>
      <w:rFonts w:ascii="Arial" w:eastAsia="Arial" w:hAnsi="Arial" w:cs="Arial"/>
      <w:color w:val="000000"/>
      <w:lang w:eastAsia="en-GB"/>
      <w:rPrChange w:id="0" w:author="David Sant" w:date="2025-12-03T15:34:00Z">
        <w:rPr>
          <w:rFonts w:asciiTheme="minorHAnsi" w:eastAsiaTheme="minorHAnsi" w:hAnsiTheme="minorHAnsi" w:cstheme="minorBidi"/>
          <w:kern w:val="2"/>
          <w:sz w:val="22"/>
          <w:szCs w:val="22"/>
          <w:lang w:val="en-GB" w:eastAsia="en-US" w:bidi="ar-SA"/>
          <w14:ligatures w14:val="standardContextual"/>
        </w:rPr>
      </w:rPrChange>
    </w:rPr>
  </w:style>
  <w:style w:type="paragraph" w:styleId="Heading1">
    <w:name w:val="heading 1"/>
    <w:basedOn w:val="Normal"/>
    <w:next w:val="Normal"/>
    <w:link w:val="Heading1Char"/>
    <w:uiPriority w:val="9"/>
    <w:qFormat/>
    <w:rsid w:val="00802997"/>
    <w:pPr>
      <w:keepNext/>
      <w:keepLines/>
      <w:numPr>
        <w:numId w:val="23"/>
      </w:numPr>
      <w:tabs>
        <w:tab w:val="num" w:pos="720"/>
      </w:tabs>
      <w:spacing w:before="480" w:after="0" w:line="259" w:lineRule="auto"/>
      <w:ind w:left="720" w:hanging="720"/>
      <w:outlineLvl w:val="0"/>
      <w:pPrChange w:id="1" w:author="David Sant" w:date="2025-12-03T15:34:00Z">
        <w:pPr>
          <w:keepNext/>
          <w:keepLines/>
          <w:numPr>
            <w:numId w:val="23"/>
          </w:numPr>
          <w:spacing w:before="480" w:line="259" w:lineRule="auto"/>
          <w:outlineLvl w:val="0"/>
        </w:pPr>
      </w:pPrChange>
    </w:pPr>
    <w:rPr>
      <w:rFonts w:asciiTheme="majorHAnsi" w:eastAsiaTheme="majorEastAsia" w:hAnsiTheme="majorHAnsi" w:cstheme="majorBidi"/>
      <w:b/>
      <w:bCs/>
      <w:kern w:val="2"/>
      <w:sz w:val="28"/>
      <w:szCs w:val="28"/>
      <w:lang w:eastAsia="en-US"/>
      <w14:ligatures w14:val="standardContextual"/>
      <w:rPrChange w:id="1" w:author="David Sant" w:date="2025-12-03T15:34:00Z">
        <w:rPr>
          <w:rFonts w:asciiTheme="majorHAnsi" w:eastAsiaTheme="majorEastAsia" w:hAnsiTheme="majorHAnsi" w:cstheme="majorBidi"/>
          <w:b/>
          <w:bCs/>
          <w:color w:val="000000"/>
          <w:kern w:val="2"/>
          <w:sz w:val="28"/>
          <w:szCs w:val="28"/>
          <w:lang w:val="en-GB" w:eastAsia="en-US" w:bidi="ar-SA"/>
          <w14:ligatures w14:val="standardContextual"/>
        </w:rPr>
      </w:rPrChange>
    </w:rPr>
  </w:style>
  <w:style w:type="paragraph" w:styleId="Heading2">
    <w:name w:val="heading 2"/>
    <w:basedOn w:val="Normal"/>
    <w:next w:val="Normal"/>
    <w:link w:val="Heading2Char"/>
    <w:uiPriority w:val="9"/>
    <w:unhideWhenUsed/>
    <w:qFormat/>
    <w:rsid w:val="00802997"/>
    <w:pPr>
      <w:keepNext/>
      <w:keepLines/>
      <w:numPr>
        <w:ilvl w:val="1"/>
        <w:numId w:val="23"/>
      </w:numPr>
      <w:tabs>
        <w:tab w:val="num" w:pos="720"/>
      </w:tabs>
      <w:spacing w:before="200" w:after="0" w:line="259" w:lineRule="auto"/>
      <w:ind w:left="720" w:hanging="720"/>
      <w:outlineLvl w:val="1"/>
      <w:pPrChange w:id="2" w:author="David Sant" w:date="2025-12-03T15:34:00Z">
        <w:pPr>
          <w:keepNext/>
          <w:keepLines/>
          <w:numPr>
            <w:ilvl w:val="1"/>
            <w:numId w:val="23"/>
          </w:numPr>
          <w:spacing w:before="200" w:line="259" w:lineRule="auto"/>
          <w:outlineLvl w:val="1"/>
        </w:pPr>
      </w:pPrChange>
    </w:pPr>
    <w:rPr>
      <w:rFonts w:asciiTheme="majorHAnsi" w:eastAsiaTheme="majorEastAsia" w:hAnsiTheme="majorHAnsi" w:cstheme="majorBidi"/>
      <w:b/>
      <w:bCs/>
      <w:kern w:val="2"/>
      <w:sz w:val="26"/>
      <w:szCs w:val="26"/>
      <w:lang w:eastAsia="en-US"/>
      <w14:ligatures w14:val="standardContextual"/>
      <w:rPrChange w:id="2" w:author="David Sant" w:date="2025-12-03T15:34:00Z">
        <w:rPr>
          <w:rFonts w:asciiTheme="majorHAnsi" w:eastAsiaTheme="majorEastAsia" w:hAnsiTheme="majorHAnsi" w:cstheme="majorBidi"/>
          <w:b/>
          <w:bCs/>
          <w:color w:val="000000"/>
          <w:kern w:val="2"/>
          <w:sz w:val="26"/>
          <w:szCs w:val="26"/>
          <w:lang w:val="en-GB" w:eastAsia="en-US" w:bidi="ar-SA"/>
          <w14:ligatures w14:val="standardContextual"/>
        </w:rPr>
      </w:rPrChange>
    </w:rPr>
  </w:style>
  <w:style w:type="paragraph" w:styleId="Heading3">
    <w:name w:val="heading 3"/>
    <w:basedOn w:val="Normal"/>
    <w:next w:val="Normal"/>
    <w:link w:val="Heading3Char"/>
    <w:uiPriority w:val="9"/>
    <w:semiHidden/>
    <w:unhideWhenUsed/>
    <w:qFormat/>
    <w:rsid w:val="00802997"/>
    <w:pPr>
      <w:keepNext/>
      <w:keepLines/>
      <w:numPr>
        <w:ilvl w:val="2"/>
        <w:numId w:val="23"/>
      </w:numPr>
      <w:tabs>
        <w:tab w:val="num" w:pos="1555"/>
      </w:tabs>
      <w:spacing w:before="200" w:after="0" w:line="259" w:lineRule="auto"/>
      <w:ind w:left="1555" w:hanging="561"/>
      <w:outlineLvl w:val="2"/>
      <w:pPrChange w:id="3" w:author="David Sant" w:date="2025-12-03T15:34:00Z">
        <w:pPr>
          <w:keepNext/>
          <w:keepLines/>
          <w:numPr>
            <w:ilvl w:val="2"/>
            <w:numId w:val="23"/>
          </w:numPr>
          <w:spacing w:before="200" w:line="259" w:lineRule="auto"/>
          <w:outlineLvl w:val="2"/>
        </w:pPr>
      </w:pPrChange>
    </w:pPr>
    <w:rPr>
      <w:rFonts w:asciiTheme="majorHAnsi" w:eastAsiaTheme="majorEastAsia" w:hAnsiTheme="majorHAnsi" w:cstheme="majorBidi"/>
      <w:b/>
      <w:bCs/>
      <w:kern w:val="2"/>
      <w:lang w:eastAsia="en-US"/>
      <w14:ligatures w14:val="standardContextual"/>
      <w:rPrChange w:id="3" w:author="David Sant" w:date="2025-12-03T15:34:00Z">
        <w:rPr>
          <w:rFonts w:asciiTheme="majorHAnsi" w:eastAsiaTheme="majorEastAsia" w:hAnsiTheme="majorHAnsi" w:cstheme="majorBidi"/>
          <w:b/>
          <w:bCs/>
          <w:color w:val="000000"/>
          <w:kern w:val="2"/>
          <w:sz w:val="22"/>
          <w:szCs w:val="22"/>
          <w:lang w:val="en-GB" w:eastAsia="en-US" w:bidi="ar-SA"/>
          <w14:ligatures w14:val="standardContextual"/>
        </w:rPr>
      </w:rPrChange>
    </w:rPr>
  </w:style>
  <w:style w:type="paragraph" w:styleId="Heading4">
    <w:name w:val="heading 4"/>
    <w:basedOn w:val="Normal"/>
    <w:next w:val="Normal"/>
    <w:link w:val="Heading4Char"/>
    <w:uiPriority w:val="9"/>
    <w:semiHidden/>
    <w:unhideWhenUsed/>
    <w:qFormat/>
    <w:rsid w:val="00802997"/>
    <w:pPr>
      <w:keepNext/>
      <w:keepLines/>
      <w:numPr>
        <w:ilvl w:val="3"/>
        <w:numId w:val="23"/>
      </w:numPr>
      <w:tabs>
        <w:tab w:val="num" w:pos="2419"/>
      </w:tabs>
      <w:spacing w:before="200" w:after="0" w:line="259" w:lineRule="auto"/>
      <w:ind w:left="2275" w:hanging="576"/>
      <w:outlineLvl w:val="3"/>
      <w:pPrChange w:id="4" w:author="David Sant" w:date="2025-12-03T15:34:00Z">
        <w:pPr>
          <w:keepNext/>
          <w:keepLines/>
          <w:numPr>
            <w:ilvl w:val="3"/>
            <w:numId w:val="23"/>
          </w:numPr>
          <w:spacing w:before="200" w:line="259" w:lineRule="auto"/>
          <w:outlineLvl w:val="3"/>
        </w:pPr>
      </w:pPrChange>
    </w:pPr>
    <w:rPr>
      <w:rFonts w:asciiTheme="majorHAnsi" w:eastAsiaTheme="majorEastAsia" w:hAnsiTheme="majorHAnsi" w:cstheme="majorBidi"/>
      <w:b/>
      <w:bCs/>
      <w:i/>
      <w:iCs/>
      <w:kern w:val="2"/>
      <w:lang w:eastAsia="en-US"/>
      <w14:ligatures w14:val="standardContextual"/>
      <w:rPrChange w:id="4" w:author="David Sant" w:date="2025-12-03T15:34:00Z">
        <w:rPr>
          <w:rFonts w:asciiTheme="majorHAnsi" w:eastAsiaTheme="majorEastAsia" w:hAnsiTheme="majorHAnsi" w:cstheme="majorBidi"/>
          <w:b/>
          <w:bCs/>
          <w:i/>
          <w:iCs/>
          <w:color w:val="000000"/>
          <w:kern w:val="2"/>
          <w:sz w:val="22"/>
          <w:szCs w:val="22"/>
          <w:lang w:val="en-GB" w:eastAsia="en-US" w:bidi="ar-SA"/>
          <w14:ligatures w14:val="standardContextual"/>
        </w:rPr>
      </w:rPrChange>
    </w:rPr>
  </w:style>
  <w:style w:type="paragraph" w:styleId="Heading5">
    <w:name w:val="heading 5"/>
    <w:basedOn w:val="Normal"/>
    <w:next w:val="Normal"/>
    <w:link w:val="Heading5Char"/>
    <w:uiPriority w:val="9"/>
    <w:semiHidden/>
    <w:unhideWhenUsed/>
    <w:qFormat/>
    <w:rsid w:val="00802997"/>
    <w:pPr>
      <w:keepNext/>
      <w:keepLines/>
      <w:numPr>
        <w:ilvl w:val="4"/>
        <w:numId w:val="23"/>
      </w:numPr>
      <w:tabs>
        <w:tab w:val="num" w:pos="2880"/>
      </w:tabs>
      <w:spacing w:before="200" w:after="0" w:line="259" w:lineRule="auto"/>
      <w:ind w:left="2880" w:hanging="720"/>
      <w:outlineLvl w:val="4"/>
      <w:pPrChange w:id="5" w:author="David Sant" w:date="2025-12-03T15:34:00Z">
        <w:pPr>
          <w:keepNext/>
          <w:keepLines/>
          <w:numPr>
            <w:ilvl w:val="4"/>
            <w:numId w:val="23"/>
          </w:numPr>
          <w:spacing w:before="200" w:line="259" w:lineRule="auto"/>
          <w:outlineLvl w:val="4"/>
        </w:pPr>
      </w:pPrChange>
    </w:pPr>
    <w:rPr>
      <w:rFonts w:asciiTheme="majorHAnsi" w:eastAsiaTheme="majorEastAsia" w:hAnsiTheme="majorHAnsi" w:cstheme="majorBidi"/>
      <w:kern w:val="2"/>
      <w:lang w:eastAsia="en-US"/>
      <w14:ligatures w14:val="standardContextual"/>
      <w:rPrChange w:id="5" w:author="David Sant" w:date="2025-12-03T15:34:00Z">
        <w:rPr>
          <w:rFonts w:asciiTheme="majorHAnsi" w:eastAsiaTheme="majorEastAsia" w:hAnsiTheme="majorHAnsi" w:cstheme="majorBidi"/>
          <w:color w:val="000000"/>
          <w:kern w:val="2"/>
          <w:sz w:val="22"/>
          <w:szCs w:val="22"/>
          <w:lang w:val="en-GB" w:eastAsia="en-US" w:bidi="ar-SA"/>
          <w14:ligatures w14:val="standardContextual"/>
        </w:rPr>
      </w:rPrChange>
    </w:rPr>
  </w:style>
  <w:style w:type="paragraph" w:styleId="Heading6">
    <w:name w:val="heading 6"/>
    <w:basedOn w:val="Normal"/>
    <w:next w:val="Normal"/>
    <w:link w:val="Heading6Char"/>
    <w:uiPriority w:val="9"/>
    <w:semiHidden/>
    <w:unhideWhenUsed/>
    <w:qFormat/>
    <w:rsid w:val="00802997"/>
    <w:pPr>
      <w:keepNext/>
      <w:keepLines/>
      <w:numPr>
        <w:ilvl w:val="5"/>
        <w:numId w:val="23"/>
      </w:numPr>
      <w:spacing w:before="200" w:after="0" w:line="259" w:lineRule="auto"/>
      <w:ind w:left="2160" w:hanging="360"/>
      <w:outlineLvl w:val="5"/>
      <w:pPrChange w:id="6" w:author="David Sant" w:date="2025-12-03T15:34:00Z">
        <w:pPr>
          <w:keepNext/>
          <w:keepLines/>
          <w:numPr>
            <w:ilvl w:val="5"/>
            <w:numId w:val="23"/>
          </w:numPr>
          <w:spacing w:before="200" w:line="259" w:lineRule="auto"/>
          <w:outlineLvl w:val="5"/>
        </w:pPr>
      </w:pPrChange>
    </w:pPr>
    <w:rPr>
      <w:rFonts w:asciiTheme="majorHAnsi" w:eastAsiaTheme="majorEastAsia" w:hAnsiTheme="majorHAnsi" w:cstheme="majorBidi"/>
      <w:i/>
      <w:iCs/>
      <w:kern w:val="2"/>
      <w:lang w:eastAsia="en-US"/>
      <w14:ligatures w14:val="standardContextual"/>
      <w:rPrChange w:id="6" w:author="David Sant" w:date="2025-12-03T15:34:00Z">
        <w:rPr>
          <w:rFonts w:asciiTheme="majorHAnsi" w:eastAsiaTheme="majorEastAsia" w:hAnsiTheme="majorHAnsi" w:cstheme="majorBidi"/>
          <w:i/>
          <w:iCs/>
          <w:color w:val="000000"/>
          <w:kern w:val="2"/>
          <w:sz w:val="22"/>
          <w:szCs w:val="22"/>
          <w:lang w:val="en-GB" w:eastAsia="en-US" w:bidi="ar-SA"/>
          <w14:ligatures w14:val="standardContextual"/>
        </w:rPr>
      </w:rPrChange>
    </w:rPr>
  </w:style>
  <w:style w:type="paragraph" w:styleId="Heading7">
    <w:name w:val="heading 7"/>
    <w:basedOn w:val="Normal"/>
    <w:next w:val="Normal"/>
    <w:link w:val="Heading7Char"/>
    <w:uiPriority w:val="9"/>
    <w:semiHidden/>
    <w:unhideWhenUsed/>
    <w:qFormat/>
    <w:rsid w:val="00802997"/>
    <w:pPr>
      <w:keepNext/>
      <w:keepLines/>
      <w:numPr>
        <w:ilvl w:val="6"/>
        <w:numId w:val="23"/>
      </w:numPr>
      <w:spacing w:before="200" w:after="0" w:line="259" w:lineRule="auto"/>
      <w:ind w:left="2520" w:hanging="360"/>
      <w:outlineLvl w:val="6"/>
      <w:pPrChange w:id="7" w:author="David Sant" w:date="2025-12-03T15:34:00Z">
        <w:pPr>
          <w:keepNext/>
          <w:keepLines/>
          <w:numPr>
            <w:ilvl w:val="6"/>
            <w:numId w:val="23"/>
          </w:numPr>
          <w:spacing w:before="200" w:line="259" w:lineRule="auto"/>
          <w:outlineLvl w:val="6"/>
        </w:pPr>
      </w:pPrChange>
    </w:pPr>
    <w:rPr>
      <w:rFonts w:asciiTheme="majorHAnsi" w:eastAsiaTheme="majorEastAsia" w:hAnsiTheme="majorHAnsi" w:cstheme="majorBidi"/>
      <w:i/>
      <w:iCs/>
      <w:kern w:val="2"/>
      <w:lang w:eastAsia="en-US"/>
      <w14:ligatures w14:val="standardContextual"/>
      <w:rPrChange w:id="7" w:author="David Sant" w:date="2025-12-03T15:34:00Z">
        <w:rPr>
          <w:rFonts w:asciiTheme="majorHAnsi" w:eastAsiaTheme="majorEastAsia" w:hAnsiTheme="majorHAnsi" w:cstheme="majorBidi"/>
          <w:i/>
          <w:iCs/>
          <w:color w:val="000000"/>
          <w:kern w:val="2"/>
          <w:sz w:val="22"/>
          <w:szCs w:val="22"/>
          <w:lang w:val="en-GB" w:eastAsia="en-US" w:bidi="ar-SA"/>
          <w14:ligatures w14:val="standardContextual"/>
        </w:rPr>
      </w:rPrChange>
    </w:rPr>
  </w:style>
  <w:style w:type="paragraph" w:styleId="Heading8">
    <w:name w:val="heading 8"/>
    <w:basedOn w:val="Normal"/>
    <w:next w:val="Normal"/>
    <w:link w:val="Heading8Char"/>
    <w:uiPriority w:val="9"/>
    <w:semiHidden/>
    <w:unhideWhenUsed/>
    <w:qFormat/>
    <w:rsid w:val="00802997"/>
    <w:pPr>
      <w:keepNext/>
      <w:keepLines/>
      <w:numPr>
        <w:ilvl w:val="7"/>
        <w:numId w:val="23"/>
      </w:numPr>
      <w:spacing w:before="200" w:after="0" w:line="259" w:lineRule="auto"/>
      <w:ind w:left="2880" w:hanging="360"/>
      <w:outlineLvl w:val="7"/>
      <w:pPrChange w:id="8" w:author="David Sant" w:date="2025-12-03T15:34:00Z">
        <w:pPr>
          <w:keepNext/>
          <w:keepLines/>
          <w:numPr>
            <w:ilvl w:val="7"/>
            <w:numId w:val="23"/>
          </w:numPr>
          <w:spacing w:before="200" w:line="259" w:lineRule="auto"/>
          <w:outlineLvl w:val="7"/>
        </w:pPr>
      </w:pPrChange>
    </w:pPr>
    <w:rPr>
      <w:rFonts w:asciiTheme="majorHAnsi" w:eastAsiaTheme="majorEastAsia" w:hAnsiTheme="majorHAnsi" w:cstheme="majorBidi"/>
      <w:kern w:val="2"/>
      <w:sz w:val="20"/>
      <w:szCs w:val="20"/>
      <w:lang w:eastAsia="en-US"/>
      <w14:ligatures w14:val="standardContextual"/>
      <w:rPrChange w:id="8" w:author="David Sant" w:date="2025-12-03T15:34:00Z">
        <w:rPr>
          <w:rFonts w:asciiTheme="majorHAnsi" w:eastAsiaTheme="majorEastAsia" w:hAnsiTheme="majorHAnsi" w:cstheme="majorBidi"/>
          <w:color w:val="000000"/>
          <w:kern w:val="2"/>
          <w:lang w:val="en-GB" w:eastAsia="en-US" w:bidi="ar-SA"/>
          <w14:ligatures w14:val="standardContextual"/>
        </w:rPr>
      </w:rPrChange>
    </w:rPr>
  </w:style>
  <w:style w:type="paragraph" w:styleId="Heading9">
    <w:name w:val="heading 9"/>
    <w:basedOn w:val="Normal"/>
    <w:next w:val="Normal"/>
    <w:link w:val="Heading9Char"/>
    <w:uiPriority w:val="9"/>
    <w:semiHidden/>
    <w:unhideWhenUsed/>
    <w:qFormat/>
    <w:rsid w:val="00802997"/>
    <w:pPr>
      <w:keepNext/>
      <w:keepLines/>
      <w:numPr>
        <w:ilvl w:val="8"/>
        <w:numId w:val="23"/>
      </w:numPr>
      <w:spacing w:before="200" w:after="0" w:line="259" w:lineRule="auto"/>
      <w:ind w:left="3240" w:hanging="360"/>
      <w:outlineLvl w:val="8"/>
      <w:pPrChange w:id="9" w:author="David Sant" w:date="2025-12-03T15:34:00Z">
        <w:pPr>
          <w:keepNext/>
          <w:keepLines/>
          <w:numPr>
            <w:ilvl w:val="8"/>
            <w:numId w:val="23"/>
          </w:numPr>
          <w:spacing w:before="200" w:line="259" w:lineRule="auto"/>
          <w:outlineLvl w:val="8"/>
        </w:pPr>
      </w:pPrChange>
    </w:pPr>
    <w:rPr>
      <w:rFonts w:asciiTheme="majorHAnsi" w:eastAsiaTheme="majorEastAsia" w:hAnsiTheme="majorHAnsi" w:cstheme="majorBidi"/>
      <w:i/>
      <w:iCs/>
      <w:kern w:val="2"/>
      <w:sz w:val="20"/>
      <w:szCs w:val="20"/>
      <w:lang w:eastAsia="en-US"/>
      <w14:ligatures w14:val="standardContextual"/>
      <w:rPrChange w:id="9" w:author="David Sant" w:date="2025-12-03T15:34:00Z">
        <w:rPr>
          <w:rFonts w:asciiTheme="majorHAnsi" w:eastAsiaTheme="majorEastAsia" w:hAnsiTheme="majorHAnsi" w:cstheme="majorBidi"/>
          <w:i/>
          <w:iCs/>
          <w:color w:val="000000"/>
          <w:kern w:val="2"/>
          <w:lang w:val="en-GB"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List1">
    <w:name w:val="Bullet List 1"/>
    <w:aliases w:val="Bullet1"/>
    <w:basedOn w:val="Normal"/>
    <w:link w:val="BulletList1Char"/>
    <w:rsid w:val="00802997"/>
    <w:pPr>
      <w:numPr>
        <w:numId w:val="1"/>
      </w:numPr>
      <w:tabs>
        <w:tab w:val="clear" w:pos="360"/>
        <w:tab w:val="num" w:pos="720"/>
      </w:tabs>
      <w:spacing w:after="240" w:line="300" w:lineRule="atLeast"/>
      <w:ind w:left="720" w:hanging="720"/>
      <w:jc w:val="both"/>
      <w:pPrChange w:id="10" w:author="David Sant" w:date="2025-12-03T15:34:00Z">
        <w:pPr>
          <w:numPr>
            <w:numId w:val="1"/>
          </w:numPr>
          <w:tabs>
            <w:tab w:val="num" w:pos="360"/>
          </w:tabs>
          <w:spacing w:after="240" w:line="300" w:lineRule="atLeast"/>
          <w:ind w:left="360" w:hanging="360"/>
          <w:jc w:val="both"/>
        </w:pPr>
      </w:pPrChange>
    </w:pPr>
    <w:rPr>
      <w:rFonts w:eastAsia="Arial Unicode MS"/>
      <w:szCs w:val="20"/>
      <w:lang w:eastAsia="en-US"/>
      <w:rPrChange w:id="10"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TitleClause">
    <w:name w:val="Title Clause"/>
    <w:basedOn w:val="Normal"/>
    <w:rsid w:val="00802997"/>
    <w:pPr>
      <w:keepNext/>
      <w:numPr>
        <w:numId w:val="2"/>
      </w:numPr>
      <w:spacing w:before="240" w:after="240" w:line="300" w:lineRule="atLeast"/>
      <w:jc w:val="both"/>
      <w:outlineLvl w:val="0"/>
      <w:pPrChange w:id="11" w:author="David Sant" w:date="2025-12-03T15:34:00Z">
        <w:pPr>
          <w:keepNext/>
          <w:numPr>
            <w:numId w:val="4"/>
          </w:numPr>
          <w:tabs>
            <w:tab w:val="num" w:pos="720"/>
          </w:tabs>
          <w:spacing w:before="240" w:after="240" w:line="300" w:lineRule="atLeast"/>
          <w:ind w:left="720" w:hanging="720"/>
          <w:jc w:val="both"/>
          <w:outlineLvl w:val="0"/>
        </w:pPr>
      </w:pPrChange>
    </w:pPr>
    <w:rPr>
      <w:rFonts w:eastAsia="Arial Unicode MS"/>
      <w:b/>
      <w:kern w:val="28"/>
      <w:szCs w:val="20"/>
      <w:lang w:eastAsia="en-US"/>
      <w:rPrChange w:id="11" w:author="David Sant" w:date="2025-12-03T15:34:00Z">
        <w:rPr>
          <w:rFonts w:ascii="Arial" w:eastAsia="Arial Unicode MS" w:hAnsi="Arial" w:cs="Arial"/>
          <w:b/>
          <w:color w:val="000000"/>
          <w:kern w:val="28"/>
          <w:sz w:val="22"/>
          <w:lang w:val="en-GB" w:eastAsia="en-US" w:bidi="ar-SA"/>
          <w14:ligatures w14:val="standardContextual"/>
        </w:rPr>
      </w:rPrChange>
    </w:rPr>
  </w:style>
  <w:style w:type="paragraph" w:customStyle="1" w:styleId="DefinedTermPara">
    <w:name w:val="Defined Term Para"/>
    <w:basedOn w:val="Paragraph"/>
    <w:qFormat/>
    <w:rsid w:val="00802997"/>
    <w:pPr>
      <w:numPr>
        <w:numId w:val="3"/>
      </w:numPr>
      <w:pPrChange w:id="12" w:author="David Sant" w:date="2025-12-03T15:34:00Z">
        <w:pPr>
          <w:numPr>
            <w:numId w:val="3"/>
          </w:numPr>
          <w:tabs>
            <w:tab w:val="num" w:pos="720"/>
          </w:tabs>
          <w:spacing w:after="120" w:line="300" w:lineRule="atLeast"/>
          <w:ind w:left="720" w:hanging="720"/>
          <w:jc w:val="both"/>
        </w:pPr>
      </w:pPrChange>
    </w:pPr>
    <w:rPr>
      <w:rPrChange w:id="12"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DescriptiveHeading">
    <w:name w:val="DescriptiveHeading"/>
    <w:next w:val="Paragraph"/>
    <w:link w:val="DescriptiveHeadingChar"/>
    <w:rsid w:val="00AA1B09"/>
    <w:pPr>
      <w:spacing w:before="360" w:after="360" w:line="240" w:lineRule="auto"/>
      <w:outlineLvl w:val="0"/>
    </w:pPr>
    <w:rPr>
      <w:rFonts w:ascii="Arial" w:eastAsia="Arial Unicode MS" w:hAnsi="Arial" w:cs="Arial"/>
      <w:b/>
      <w:color w:val="000000"/>
      <w:lang w:val="en-US"/>
    </w:rPr>
  </w:style>
  <w:style w:type="character" w:customStyle="1" w:styleId="DescriptiveHeadingChar">
    <w:name w:val="DescriptiveHeading Char"/>
    <w:link w:val="DescriptiveHeading"/>
    <w:rsid w:val="00AA1B09"/>
    <w:rPr>
      <w:rFonts w:ascii="Arial" w:eastAsia="Arial Unicode MS" w:hAnsi="Arial" w:cs="Arial"/>
      <w:b/>
      <w:color w:val="000000"/>
      <w:lang w:val="en-US"/>
    </w:rPr>
  </w:style>
  <w:style w:type="paragraph" w:customStyle="1" w:styleId="ParaClause">
    <w:name w:val="Para Clause"/>
    <w:basedOn w:val="Normal"/>
    <w:rsid w:val="00802997"/>
    <w:pPr>
      <w:spacing w:before="120" w:after="120" w:line="300" w:lineRule="atLeast"/>
      <w:ind w:left="720"/>
      <w:jc w:val="both"/>
      <w:pPrChange w:id="13" w:author="David Sant" w:date="2025-12-03T15:34:00Z">
        <w:pPr>
          <w:spacing w:before="120" w:after="120" w:line="300" w:lineRule="atLeast"/>
          <w:ind w:left="720"/>
          <w:jc w:val="both"/>
        </w:pPr>
      </w:pPrChange>
    </w:pPr>
    <w:rPr>
      <w:rFonts w:eastAsia="Arial Unicode MS"/>
      <w:szCs w:val="20"/>
      <w:lang w:eastAsia="en-US"/>
      <w:rPrChange w:id="13"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Parasubclause1">
    <w:name w:val="Para subclause 1"/>
    <w:aliases w:val="BIWS Heading 2"/>
    <w:basedOn w:val="Normal"/>
    <w:rsid w:val="00802997"/>
    <w:pPr>
      <w:spacing w:before="240" w:after="120" w:line="300" w:lineRule="atLeast"/>
      <w:ind w:left="720"/>
      <w:jc w:val="both"/>
      <w:pPrChange w:id="14" w:author="David Sant" w:date="2025-12-03T15:34:00Z">
        <w:pPr>
          <w:spacing w:before="240" w:after="120" w:line="300" w:lineRule="atLeast"/>
          <w:ind w:left="720"/>
          <w:jc w:val="both"/>
        </w:pPr>
      </w:pPrChange>
    </w:pPr>
    <w:rPr>
      <w:rFonts w:eastAsia="Arial Unicode MS"/>
      <w:szCs w:val="20"/>
      <w:lang w:eastAsia="en-US"/>
      <w:rPrChange w:id="14"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Untitledsubclause1">
    <w:name w:val="Untitled subclause 1"/>
    <w:basedOn w:val="Normal"/>
    <w:rsid w:val="00802997"/>
    <w:pPr>
      <w:numPr>
        <w:ilvl w:val="1"/>
        <w:numId w:val="2"/>
      </w:numPr>
      <w:spacing w:before="280" w:after="120" w:line="300" w:lineRule="atLeast"/>
      <w:jc w:val="both"/>
      <w:outlineLvl w:val="1"/>
      <w:pPrChange w:id="15" w:author="David Sant" w:date="2025-12-03T15:34:00Z">
        <w:pPr>
          <w:numPr>
            <w:ilvl w:val="1"/>
            <w:numId w:val="4"/>
          </w:numPr>
          <w:tabs>
            <w:tab w:val="num" w:pos="720"/>
          </w:tabs>
          <w:spacing w:before="280" w:after="120" w:line="300" w:lineRule="atLeast"/>
          <w:ind w:left="720" w:hanging="720"/>
          <w:jc w:val="both"/>
          <w:outlineLvl w:val="1"/>
        </w:pPr>
      </w:pPrChange>
    </w:pPr>
    <w:rPr>
      <w:rFonts w:eastAsia="Arial Unicode MS"/>
      <w:szCs w:val="20"/>
      <w:lang w:eastAsia="en-US"/>
      <w:rPrChange w:id="15"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Parasubclause2">
    <w:name w:val="Para subclause 2"/>
    <w:aliases w:val="BIWS Heading 3"/>
    <w:basedOn w:val="Normal"/>
    <w:rsid w:val="00802997"/>
    <w:pPr>
      <w:spacing w:after="240" w:line="300" w:lineRule="atLeast"/>
      <w:ind w:left="1559"/>
      <w:jc w:val="both"/>
      <w:pPrChange w:id="16" w:author="David Sant" w:date="2025-12-03T15:34:00Z">
        <w:pPr>
          <w:spacing w:after="240" w:line="300" w:lineRule="atLeast"/>
          <w:ind w:left="1559"/>
          <w:jc w:val="both"/>
        </w:pPr>
      </w:pPrChange>
    </w:pPr>
    <w:rPr>
      <w:rFonts w:eastAsia="Arial Unicode MS"/>
      <w:szCs w:val="20"/>
      <w:lang w:eastAsia="en-US"/>
      <w:rPrChange w:id="16"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Untitledsubclause2">
    <w:name w:val="Untitled subclause 2"/>
    <w:basedOn w:val="Normal"/>
    <w:rsid w:val="00802997"/>
    <w:pPr>
      <w:numPr>
        <w:ilvl w:val="2"/>
        <w:numId w:val="2"/>
      </w:numPr>
      <w:spacing w:after="120" w:line="300" w:lineRule="atLeast"/>
      <w:jc w:val="both"/>
      <w:outlineLvl w:val="2"/>
      <w:pPrChange w:id="17" w:author="David Sant" w:date="2025-12-03T15:34:00Z">
        <w:pPr>
          <w:numPr>
            <w:ilvl w:val="2"/>
            <w:numId w:val="4"/>
          </w:numPr>
          <w:tabs>
            <w:tab w:val="num" w:pos="1555"/>
          </w:tabs>
          <w:spacing w:after="120" w:line="300" w:lineRule="atLeast"/>
          <w:ind w:left="1555" w:hanging="561"/>
          <w:jc w:val="both"/>
          <w:outlineLvl w:val="2"/>
        </w:pPr>
      </w:pPrChange>
    </w:pPr>
    <w:rPr>
      <w:rFonts w:eastAsia="Arial Unicode MS"/>
      <w:szCs w:val="20"/>
      <w:lang w:eastAsia="en-US"/>
      <w:rPrChange w:id="17"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Untitledsubclause3">
    <w:name w:val="Untitled subclause 3"/>
    <w:basedOn w:val="Normal"/>
    <w:rsid w:val="00802997"/>
    <w:pPr>
      <w:numPr>
        <w:ilvl w:val="3"/>
        <w:numId w:val="2"/>
      </w:numPr>
      <w:tabs>
        <w:tab w:val="left" w:pos="2261"/>
      </w:tabs>
      <w:spacing w:after="120" w:line="300" w:lineRule="atLeast"/>
      <w:jc w:val="both"/>
      <w:outlineLvl w:val="3"/>
      <w:pPrChange w:id="18" w:author="David Sant" w:date="2025-12-03T15:34:00Z">
        <w:pPr>
          <w:numPr>
            <w:ilvl w:val="3"/>
            <w:numId w:val="4"/>
          </w:numPr>
          <w:tabs>
            <w:tab w:val="left" w:pos="2261"/>
            <w:tab w:val="num" w:pos="2419"/>
          </w:tabs>
          <w:spacing w:after="120" w:line="300" w:lineRule="atLeast"/>
          <w:ind w:left="2275" w:hanging="576"/>
          <w:jc w:val="both"/>
          <w:outlineLvl w:val="3"/>
        </w:pPr>
      </w:pPrChange>
    </w:pPr>
    <w:rPr>
      <w:rFonts w:eastAsia="Arial Unicode MS"/>
      <w:szCs w:val="20"/>
      <w:lang w:eastAsia="en-US"/>
      <w:rPrChange w:id="18"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Untitledsubclause4">
    <w:name w:val="Untitled subclause 4"/>
    <w:basedOn w:val="Normal"/>
    <w:rsid w:val="00802997"/>
    <w:pPr>
      <w:numPr>
        <w:ilvl w:val="4"/>
        <w:numId w:val="2"/>
      </w:numPr>
      <w:tabs>
        <w:tab w:val="clear" w:pos="2880"/>
        <w:tab w:val="num" w:pos="3600"/>
      </w:tabs>
      <w:spacing w:after="120" w:line="300" w:lineRule="atLeast"/>
      <w:ind w:left="3600" w:hanging="360"/>
      <w:jc w:val="both"/>
      <w:outlineLvl w:val="4"/>
      <w:pPrChange w:id="19" w:author="David Sant" w:date="2025-12-03T15:34:00Z">
        <w:pPr>
          <w:numPr>
            <w:ilvl w:val="4"/>
            <w:numId w:val="4"/>
          </w:numPr>
          <w:tabs>
            <w:tab w:val="num" w:pos="2880"/>
          </w:tabs>
          <w:spacing w:after="120" w:line="300" w:lineRule="atLeast"/>
          <w:ind w:left="2880" w:hanging="720"/>
          <w:jc w:val="both"/>
          <w:outlineLvl w:val="4"/>
        </w:pPr>
      </w:pPrChange>
    </w:pPr>
    <w:rPr>
      <w:rFonts w:eastAsia="Arial Unicode MS"/>
      <w:szCs w:val="20"/>
      <w:lang w:eastAsia="en-US"/>
      <w:rPrChange w:id="19"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Paragraph">
    <w:name w:val="Paragraph"/>
    <w:basedOn w:val="Normal"/>
    <w:link w:val="ParagraphChar"/>
    <w:qFormat/>
    <w:rsid w:val="00802997"/>
    <w:pPr>
      <w:spacing w:after="120" w:line="300" w:lineRule="atLeast"/>
      <w:jc w:val="both"/>
      <w:pPrChange w:id="20" w:author="David Sant" w:date="2025-12-03T15:34:00Z">
        <w:pPr>
          <w:spacing w:after="120" w:line="300" w:lineRule="atLeast"/>
          <w:jc w:val="both"/>
        </w:pPr>
      </w:pPrChange>
    </w:pPr>
    <w:rPr>
      <w:rFonts w:eastAsia="Arial Unicode MS"/>
      <w:szCs w:val="20"/>
      <w:lang w:eastAsia="en-US"/>
      <w:rPrChange w:id="20" w:author="David Sant" w:date="2025-12-03T15:34:00Z">
        <w:rPr>
          <w:rFonts w:ascii="Arial" w:eastAsia="Arial Unicode MS" w:hAnsi="Arial" w:cs="Arial"/>
          <w:color w:val="000000"/>
          <w:kern w:val="2"/>
          <w:sz w:val="22"/>
          <w:lang w:val="en-GB" w:eastAsia="en-US" w:bidi="ar-SA"/>
          <w14:ligatures w14:val="standardContextual"/>
        </w:rPr>
      </w:rPrChange>
    </w:rPr>
  </w:style>
  <w:style w:type="table" w:styleId="TableGrid">
    <w:name w:val="Table Grid"/>
    <w:basedOn w:val="TableNormal"/>
    <w:rsid w:val="00AA1B09"/>
    <w:pPr>
      <w:spacing w:after="0" w:line="240" w:lineRule="auto"/>
    </w:pPr>
    <w:rPr>
      <w:rFonts w:ascii="Calibri" w:eastAsia="Times New Roman" w:hAnsi="Calibri" w:cs="Times New Roman"/>
      <w:color w:val="000000"/>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hedule">
    <w:name w:val="Schedule"/>
    <w:qFormat/>
    <w:rsid w:val="00802997"/>
    <w:pPr>
      <w:numPr>
        <w:numId w:val="6"/>
      </w:numPr>
      <w:tabs>
        <w:tab w:val="clear" w:pos="0"/>
        <w:tab w:val="num" w:pos="720"/>
      </w:tabs>
      <w:spacing w:before="240" w:after="240" w:line="240" w:lineRule="atLeast"/>
      <w:ind w:left="720" w:hanging="720"/>
      <w:pPrChange w:id="21" w:author="David Sant" w:date="2025-12-03T15:34:00Z">
        <w:pPr>
          <w:numPr>
            <w:numId w:val="6"/>
          </w:numPr>
          <w:tabs>
            <w:tab w:val="num" w:pos="0"/>
          </w:tabs>
          <w:spacing w:before="240" w:after="240" w:line="240" w:lineRule="atLeast"/>
          <w:ind w:left="360" w:hanging="360"/>
        </w:pPr>
      </w:pPrChange>
    </w:pPr>
    <w:rPr>
      <w:rFonts w:ascii="Arial" w:eastAsia="Arial Unicode MS" w:hAnsi="Arial" w:cs="Arial"/>
      <w:b/>
      <w:color w:val="000000"/>
      <w:lang w:val="en-US"/>
      <w:rPrChange w:id="21" w:author="David Sant" w:date="2025-12-03T15:34:00Z">
        <w:rPr>
          <w:rFonts w:ascii="Arial" w:eastAsia="Arial Unicode MS" w:hAnsi="Arial" w:cs="Arial"/>
          <w:b/>
          <w:color w:val="000000"/>
          <w:sz w:val="22"/>
          <w:szCs w:val="22"/>
          <w:lang w:val="en-US" w:eastAsia="en-US" w:bidi="ar-SA"/>
        </w:rPr>
      </w:rPrChange>
    </w:rPr>
  </w:style>
  <w:style w:type="paragraph" w:customStyle="1" w:styleId="Testimonium">
    <w:name w:val="Testimonium"/>
    <w:basedOn w:val="Paragraph"/>
    <w:qFormat/>
    <w:rsid w:val="00802997"/>
    <w:pPr>
      <w:pPrChange w:id="22" w:author="David Sant" w:date="2025-12-03T15:34:00Z">
        <w:pPr>
          <w:spacing w:after="120" w:line="300" w:lineRule="atLeast"/>
          <w:jc w:val="both"/>
        </w:pPr>
      </w:pPrChange>
    </w:pPr>
    <w:rPr>
      <w:rPrChange w:id="22" w:author="David Sant" w:date="2025-12-03T15:34:00Z">
        <w:rPr>
          <w:rFonts w:ascii="Arial" w:eastAsia="Arial Unicode MS" w:hAnsi="Arial" w:cs="Arial"/>
          <w:color w:val="000000"/>
          <w:kern w:val="2"/>
          <w:sz w:val="22"/>
          <w:lang w:val="en-GB" w:eastAsia="en-US" w:bidi="ar-SA"/>
          <w14:ligatures w14:val="standardContextual"/>
        </w:rPr>
      </w:rPrChange>
    </w:rPr>
  </w:style>
  <w:style w:type="character" w:customStyle="1" w:styleId="DefTerm">
    <w:name w:val="DefTerm"/>
    <w:basedOn w:val="DefaultParagraphFont"/>
    <w:uiPriority w:val="1"/>
    <w:qFormat/>
    <w:rsid w:val="00802997"/>
    <w:rPr>
      <w:rFonts w:ascii="Arial" w:eastAsia="Arial" w:hAnsi="Arial" w:cs="Arial"/>
      <w:b/>
      <w:color w:val="000000"/>
      <w:rPrChange w:id="23" w:author="David Sant" w:date="2025-12-03T15:34:00Z">
        <w:rPr>
          <w:b/>
          <w:color w:val="000000"/>
        </w:rPr>
      </w:rPrChange>
    </w:rPr>
  </w:style>
  <w:style w:type="character" w:customStyle="1" w:styleId="ParagraphChar">
    <w:name w:val="Paragraph Char"/>
    <w:basedOn w:val="DefaultParagraphFont"/>
    <w:link w:val="Paragraph"/>
    <w:rsid w:val="00AA1B09"/>
    <w:rPr>
      <w:rFonts w:ascii="Arial" w:eastAsia="Arial Unicode MS" w:hAnsi="Arial" w:cs="Arial"/>
      <w:color w:val="000000"/>
      <w:szCs w:val="20"/>
    </w:rPr>
  </w:style>
  <w:style w:type="paragraph" w:customStyle="1" w:styleId="DefinedTermNumber">
    <w:name w:val="Defined Term Number"/>
    <w:basedOn w:val="DefinedTermPara"/>
    <w:qFormat/>
    <w:rsid w:val="00802997"/>
    <w:pPr>
      <w:numPr>
        <w:ilvl w:val="1"/>
      </w:numPr>
      <w:tabs>
        <w:tab w:val="clear" w:pos="1554"/>
        <w:tab w:val="num" w:pos="360"/>
      </w:tabs>
      <w:pPrChange w:id="24" w:author="David Sant" w:date="2025-12-03T15:34:00Z">
        <w:pPr>
          <w:numPr>
            <w:ilvl w:val="1"/>
            <w:numId w:val="3"/>
          </w:numPr>
          <w:tabs>
            <w:tab w:val="num" w:pos="1554"/>
          </w:tabs>
          <w:spacing w:after="120" w:line="300" w:lineRule="atLeast"/>
          <w:ind w:left="1554"/>
          <w:jc w:val="both"/>
        </w:pPr>
      </w:pPrChange>
    </w:pPr>
    <w:rPr>
      <w:rPrChange w:id="24"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NoNumUntitledsubclause1">
    <w:name w:val="No Num Untitled subclause 1"/>
    <w:basedOn w:val="Untitledsubclause1"/>
    <w:qFormat/>
    <w:rsid w:val="00802997"/>
    <w:pPr>
      <w:numPr>
        <w:ilvl w:val="0"/>
        <w:numId w:val="0"/>
      </w:numPr>
      <w:ind w:left="720"/>
      <w:pPrChange w:id="25" w:author="David Sant" w:date="2025-12-03T15:34:00Z">
        <w:pPr>
          <w:spacing w:before="280" w:after="120" w:line="300" w:lineRule="atLeast"/>
          <w:ind w:left="720"/>
          <w:jc w:val="both"/>
          <w:outlineLvl w:val="1"/>
        </w:pPr>
      </w:pPrChange>
    </w:pPr>
    <w:rPr>
      <w:rPrChange w:id="25"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ScheduleTitleClause">
    <w:name w:val="Schedule Title Clause"/>
    <w:basedOn w:val="Normal"/>
    <w:rsid w:val="00802997"/>
    <w:pPr>
      <w:keepNext/>
      <w:numPr>
        <w:numId w:val="9"/>
      </w:numPr>
      <w:spacing w:before="240" w:after="240" w:line="300" w:lineRule="atLeast"/>
      <w:jc w:val="both"/>
      <w:outlineLvl w:val="0"/>
      <w:pPrChange w:id="26" w:author="David Sant" w:date="2025-12-03T15:34:00Z">
        <w:pPr>
          <w:keepNext/>
          <w:numPr>
            <w:numId w:val="9"/>
          </w:numPr>
          <w:tabs>
            <w:tab w:val="num" w:pos="720"/>
          </w:tabs>
          <w:spacing w:before="240" w:after="240" w:line="300" w:lineRule="atLeast"/>
          <w:ind w:left="720" w:hanging="720"/>
          <w:jc w:val="both"/>
          <w:outlineLvl w:val="0"/>
        </w:pPr>
      </w:pPrChange>
    </w:pPr>
    <w:rPr>
      <w:rFonts w:eastAsia="Arial Unicode MS"/>
      <w:b/>
      <w:kern w:val="28"/>
      <w:szCs w:val="20"/>
      <w:lang w:eastAsia="en-US"/>
      <w:rPrChange w:id="26" w:author="David Sant" w:date="2025-12-03T15:34:00Z">
        <w:rPr>
          <w:rFonts w:ascii="Arial" w:eastAsia="Arial Unicode MS" w:hAnsi="Arial" w:cs="Arial"/>
          <w:b/>
          <w:color w:val="000000"/>
          <w:kern w:val="28"/>
          <w:sz w:val="22"/>
          <w:lang w:val="en-GB" w:eastAsia="en-US" w:bidi="ar-SA"/>
          <w14:ligatures w14:val="standardContextual"/>
        </w:rPr>
      </w:rPrChange>
    </w:rPr>
  </w:style>
  <w:style w:type="paragraph" w:customStyle="1" w:styleId="ScheduleUntitledsubclause1">
    <w:name w:val="Schedule Untitled subclause 1"/>
    <w:basedOn w:val="Normal"/>
    <w:rsid w:val="00802997"/>
    <w:pPr>
      <w:numPr>
        <w:ilvl w:val="1"/>
        <w:numId w:val="9"/>
      </w:numPr>
      <w:spacing w:before="280" w:after="120" w:line="300" w:lineRule="atLeast"/>
      <w:jc w:val="both"/>
      <w:outlineLvl w:val="1"/>
      <w:pPrChange w:id="27" w:author="David Sant" w:date="2025-12-03T15:34:00Z">
        <w:pPr>
          <w:numPr>
            <w:ilvl w:val="1"/>
            <w:numId w:val="9"/>
          </w:numPr>
          <w:tabs>
            <w:tab w:val="num" w:pos="720"/>
          </w:tabs>
          <w:spacing w:before="280" w:after="120" w:line="300" w:lineRule="atLeast"/>
          <w:ind w:left="720" w:hanging="720"/>
          <w:jc w:val="both"/>
          <w:outlineLvl w:val="1"/>
        </w:pPr>
      </w:pPrChange>
    </w:pPr>
    <w:rPr>
      <w:rFonts w:eastAsia="Arial Unicode MS"/>
      <w:szCs w:val="20"/>
      <w:lang w:eastAsia="en-US"/>
      <w:rPrChange w:id="27"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ScheduleUntitledsubclause2">
    <w:name w:val="Schedule Untitled subclause 2"/>
    <w:basedOn w:val="Normal"/>
    <w:rsid w:val="00802997"/>
    <w:pPr>
      <w:numPr>
        <w:ilvl w:val="2"/>
        <w:numId w:val="9"/>
      </w:numPr>
      <w:tabs>
        <w:tab w:val="clear" w:pos="1555"/>
      </w:tabs>
      <w:spacing w:after="120" w:line="300" w:lineRule="atLeast"/>
      <w:ind w:left="2160" w:hanging="180"/>
      <w:jc w:val="both"/>
      <w:outlineLvl w:val="2"/>
      <w:pPrChange w:id="28" w:author="David Sant" w:date="2025-12-03T15:34:00Z">
        <w:pPr>
          <w:numPr>
            <w:ilvl w:val="2"/>
            <w:numId w:val="9"/>
          </w:numPr>
          <w:tabs>
            <w:tab w:val="num" w:pos="1555"/>
          </w:tabs>
          <w:spacing w:after="120" w:line="300" w:lineRule="atLeast"/>
          <w:ind w:left="1555" w:hanging="561"/>
          <w:jc w:val="both"/>
          <w:outlineLvl w:val="2"/>
        </w:pPr>
      </w:pPrChange>
    </w:pPr>
    <w:rPr>
      <w:rFonts w:eastAsia="Arial Unicode MS"/>
      <w:szCs w:val="20"/>
      <w:lang w:eastAsia="en-US"/>
      <w:rPrChange w:id="28"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ScheduleUntitledsubclause3">
    <w:name w:val="Schedule Untitled subclause 3"/>
    <w:basedOn w:val="Normal"/>
    <w:rsid w:val="00802997"/>
    <w:pPr>
      <w:numPr>
        <w:ilvl w:val="3"/>
        <w:numId w:val="9"/>
      </w:numPr>
      <w:tabs>
        <w:tab w:val="clear" w:pos="2419"/>
        <w:tab w:val="left" w:pos="2261"/>
      </w:tabs>
      <w:spacing w:after="120" w:line="300" w:lineRule="atLeast"/>
      <w:ind w:left="2880" w:hanging="360"/>
      <w:jc w:val="both"/>
      <w:outlineLvl w:val="3"/>
      <w:pPrChange w:id="29" w:author="David Sant" w:date="2025-12-03T15:34:00Z">
        <w:pPr>
          <w:numPr>
            <w:ilvl w:val="3"/>
            <w:numId w:val="9"/>
          </w:numPr>
          <w:tabs>
            <w:tab w:val="left" w:pos="2261"/>
            <w:tab w:val="num" w:pos="2419"/>
          </w:tabs>
          <w:spacing w:after="120" w:line="300" w:lineRule="atLeast"/>
          <w:ind w:left="2275" w:hanging="576"/>
          <w:jc w:val="both"/>
          <w:outlineLvl w:val="3"/>
        </w:pPr>
      </w:pPrChange>
    </w:pPr>
    <w:rPr>
      <w:rFonts w:eastAsia="Arial Unicode MS"/>
      <w:szCs w:val="20"/>
      <w:lang w:eastAsia="en-US"/>
      <w:rPrChange w:id="29"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ScheduleUntitledClause">
    <w:name w:val="Schedule Untitled Clause"/>
    <w:basedOn w:val="ScheduleTitleClause"/>
    <w:qFormat/>
    <w:rsid w:val="00802997"/>
    <w:pPr>
      <w:spacing w:before="120"/>
      <w:pPrChange w:id="30" w:author="David Sant" w:date="2025-12-03T15:34:00Z">
        <w:pPr>
          <w:keepNext/>
          <w:numPr>
            <w:numId w:val="9"/>
          </w:numPr>
          <w:tabs>
            <w:tab w:val="num" w:pos="720"/>
          </w:tabs>
          <w:spacing w:before="120" w:after="240" w:line="300" w:lineRule="atLeast"/>
          <w:ind w:left="720" w:hanging="720"/>
          <w:jc w:val="both"/>
          <w:outlineLvl w:val="0"/>
        </w:pPr>
      </w:pPrChange>
    </w:pPr>
    <w:rPr>
      <w:b w:val="0"/>
      <w:rPrChange w:id="30" w:author="David Sant" w:date="2025-12-03T15:34:00Z">
        <w:rPr>
          <w:rFonts w:ascii="Arial" w:eastAsia="Arial Unicode MS" w:hAnsi="Arial" w:cs="Arial"/>
          <w:color w:val="000000"/>
          <w:kern w:val="28"/>
          <w:sz w:val="22"/>
          <w:lang w:val="en-GB" w:eastAsia="en-US" w:bidi="ar-SA"/>
          <w14:ligatures w14:val="standardContextual"/>
        </w:rPr>
      </w:rPrChange>
    </w:rPr>
  </w:style>
  <w:style w:type="character" w:customStyle="1" w:styleId="BulletList1Char">
    <w:name w:val="Bullet List 1 Char"/>
    <w:basedOn w:val="DefaultParagraphFont"/>
    <w:link w:val="BulletList1"/>
    <w:locked/>
    <w:rsid w:val="00AA1B09"/>
    <w:rPr>
      <w:rFonts w:ascii="Arial" w:eastAsia="Arial Unicode MS" w:hAnsi="Arial" w:cs="Arial"/>
      <w:color w:val="000000"/>
      <w:szCs w:val="20"/>
    </w:rPr>
  </w:style>
  <w:style w:type="numbering" w:customStyle="1" w:styleId="ScheduleListStyle">
    <w:name w:val="ScheduleListStyle"/>
    <w:rsid w:val="00AA1B09"/>
    <w:pPr>
      <w:numPr>
        <w:numId w:val="5"/>
      </w:numPr>
    </w:pPr>
  </w:style>
  <w:style w:type="numbering" w:customStyle="1" w:styleId="ClauseListStyle">
    <w:name w:val="ClauseListStyle"/>
    <w:rsid w:val="00AA1B09"/>
    <w:pPr>
      <w:numPr>
        <w:numId w:val="8"/>
      </w:numPr>
    </w:pPr>
  </w:style>
  <w:style w:type="table" w:customStyle="1" w:styleId="TableGrid1">
    <w:name w:val="Table Grid1"/>
    <w:basedOn w:val="TableNormal"/>
    <w:next w:val="TableGrid"/>
    <w:rsid w:val="00AA1B09"/>
    <w:pPr>
      <w:spacing w:after="120" w:line="240" w:lineRule="auto"/>
    </w:pPr>
    <w:rPr>
      <w:rFonts w:ascii="Arial" w:eastAsia="Arial" w:hAnsi="Arial" w:cs="Arial"/>
      <w:sz w:val="20"/>
      <w:szCs w:val="20"/>
      <w:lang w:eastAsia="en-GB"/>
    </w:rPr>
    <w:tblPr>
      <w:tblInd w:w="14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15" w:type="dxa"/>
        <w:left w:w="72" w:type="dxa"/>
        <w:right w:w="72" w:type="dxa"/>
      </w:tblCellMar>
    </w:tblPr>
  </w:style>
  <w:style w:type="character" w:styleId="CommentReference">
    <w:name w:val="annotation reference"/>
    <w:basedOn w:val="DefaultParagraphFont"/>
    <w:uiPriority w:val="99"/>
    <w:semiHidden/>
    <w:unhideWhenUsed/>
    <w:rsid w:val="00802997"/>
    <w:rPr>
      <w:sz w:val="16"/>
      <w:szCs w:val="16"/>
      <w:rPrChange w:id="31" w:author="David Sant" w:date="2025-12-03T15:34:00Z">
        <w:rPr>
          <w:color w:val="000000"/>
          <w:sz w:val="16"/>
          <w:szCs w:val="16"/>
        </w:rPr>
      </w:rPrChange>
    </w:rPr>
  </w:style>
  <w:style w:type="paragraph" w:styleId="CommentText">
    <w:name w:val="annotation text"/>
    <w:basedOn w:val="Normal"/>
    <w:link w:val="CommentTextChar"/>
    <w:uiPriority w:val="99"/>
    <w:unhideWhenUsed/>
    <w:rsid w:val="00802997"/>
    <w:pPr>
      <w:spacing w:line="240" w:lineRule="auto"/>
      <w:pPrChange w:id="32" w:author="David Sant" w:date="2025-12-03T15:34:00Z">
        <w:pPr>
          <w:spacing w:after="160"/>
        </w:pPr>
      </w:pPrChange>
    </w:pPr>
    <w:rPr>
      <w:sz w:val="20"/>
      <w:szCs w:val="20"/>
      <w:rPrChange w:id="32" w:author="David Sant" w:date="2025-12-03T15:34:00Z">
        <w:rPr>
          <w:rFonts w:asciiTheme="minorHAnsi" w:eastAsiaTheme="minorHAnsi" w:hAnsiTheme="minorHAnsi" w:cstheme="minorBidi"/>
          <w:color w:val="000000"/>
          <w:kern w:val="2"/>
          <w:lang w:val="en-GB" w:eastAsia="en-US" w:bidi="ar-SA"/>
          <w14:ligatures w14:val="standardContextual"/>
        </w:rPr>
      </w:rPrChange>
    </w:rPr>
  </w:style>
  <w:style w:type="character" w:customStyle="1" w:styleId="CommentTextChar">
    <w:name w:val="Comment Text Char"/>
    <w:basedOn w:val="DefaultParagraphFont"/>
    <w:link w:val="CommentText"/>
    <w:uiPriority w:val="99"/>
    <w:rsid w:val="00AA1B09"/>
    <w:rPr>
      <w:rFonts w:ascii="Arial" w:eastAsia="Arial" w:hAnsi="Arial" w:cs="Arial"/>
      <w:color w:val="000000"/>
      <w:sz w:val="20"/>
      <w:szCs w:val="20"/>
      <w:lang w:eastAsia="en-GB"/>
    </w:rPr>
  </w:style>
  <w:style w:type="paragraph" w:customStyle="1" w:styleId="Level1Heading">
    <w:name w:val="Level 1 Heading"/>
    <w:basedOn w:val="BodyText"/>
    <w:next w:val="Level2Number"/>
    <w:rsid w:val="00AA1B09"/>
    <w:pPr>
      <w:keepNext/>
      <w:numPr>
        <w:numId w:val="12"/>
      </w:numPr>
      <w:tabs>
        <w:tab w:val="clear" w:pos="850"/>
        <w:tab w:val="num" w:pos="720"/>
      </w:tabs>
      <w:spacing w:before="120" w:line="240" w:lineRule="auto"/>
      <w:ind w:left="720" w:hanging="720"/>
      <w:jc w:val="both"/>
      <w:outlineLvl w:val="0"/>
    </w:pPr>
    <w:rPr>
      <w:b/>
      <w:smallCaps/>
      <w:color w:val="auto"/>
      <w:szCs w:val="20"/>
      <w:u w:val="single"/>
      <w:lang w:eastAsia="en-US"/>
    </w:rPr>
  </w:style>
  <w:style w:type="paragraph" w:customStyle="1" w:styleId="Level2Number">
    <w:name w:val="Level 2 Number"/>
    <w:basedOn w:val="BodyText"/>
    <w:rsid w:val="00AA1B09"/>
    <w:pPr>
      <w:numPr>
        <w:ilvl w:val="1"/>
        <w:numId w:val="12"/>
      </w:numPr>
      <w:tabs>
        <w:tab w:val="clear" w:pos="1701"/>
        <w:tab w:val="num" w:pos="720"/>
      </w:tabs>
      <w:spacing w:before="120" w:line="240" w:lineRule="auto"/>
      <w:ind w:left="720" w:hanging="720"/>
      <w:jc w:val="both"/>
      <w:outlineLvl w:val="1"/>
    </w:pPr>
    <w:rPr>
      <w:color w:val="auto"/>
      <w:sz w:val="20"/>
      <w:szCs w:val="20"/>
      <w:lang w:eastAsia="en-US"/>
    </w:rPr>
  </w:style>
  <w:style w:type="paragraph" w:customStyle="1" w:styleId="Level3Number">
    <w:name w:val="Level 3 Number"/>
    <w:basedOn w:val="BodyText"/>
    <w:rsid w:val="00AA1B09"/>
    <w:pPr>
      <w:numPr>
        <w:ilvl w:val="2"/>
        <w:numId w:val="12"/>
      </w:numPr>
      <w:tabs>
        <w:tab w:val="clear" w:pos="2268"/>
        <w:tab w:val="num" w:pos="1555"/>
      </w:tabs>
      <w:spacing w:before="120" w:line="240" w:lineRule="auto"/>
      <w:ind w:left="1555" w:hanging="561"/>
      <w:jc w:val="both"/>
      <w:outlineLvl w:val="2"/>
    </w:pPr>
    <w:rPr>
      <w:color w:val="auto"/>
      <w:sz w:val="20"/>
      <w:szCs w:val="20"/>
      <w:lang w:eastAsia="en-US"/>
    </w:rPr>
  </w:style>
  <w:style w:type="paragraph" w:customStyle="1" w:styleId="Level4Number">
    <w:name w:val="Level 4 Number"/>
    <w:basedOn w:val="Normal"/>
    <w:rsid w:val="00AA1B09"/>
    <w:pPr>
      <w:numPr>
        <w:ilvl w:val="3"/>
        <w:numId w:val="12"/>
      </w:numPr>
      <w:spacing w:before="120" w:after="120" w:line="240" w:lineRule="auto"/>
      <w:jc w:val="both"/>
      <w:outlineLvl w:val="3"/>
    </w:pPr>
    <w:rPr>
      <w:color w:val="auto"/>
      <w:sz w:val="20"/>
      <w:szCs w:val="20"/>
      <w:lang w:eastAsia="en-US"/>
    </w:rPr>
  </w:style>
  <w:style w:type="paragraph" w:customStyle="1" w:styleId="Level5Number">
    <w:name w:val="Level 5 Number"/>
    <w:basedOn w:val="BodyText"/>
    <w:rsid w:val="00AA1B09"/>
    <w:pPr>
      <w:numPr>
        <w:ilvl w:val="4"/>
        <w:numId w:val="12"/>
      </w:numPr>
      <w:tabs>
        <w:tab w:val="clear" w:pos="3402"/>
        <w:tab w:val="num" w:pos="2880"/>
      </w:tabs>
      <w:spacing w:before="120" w:line="240" w:lineRule="auto"/>
      <w:ind w:left="2880" w:hanging="720"/>
      <w:jc w:val="both"/>
      <w:outlineLvl w:val="4"/>
    </w:pPr>
    <w:rPr>
      <w:color w:val="auto"/>
      <w:sz w:val="20"/>
      <w:szCs w:val="20"/>
      <w:lang w:eastAsia="en-US"/>
    </w:rPr>
  </w:style>
  <w:style w:type="paragraph" w:customStyle="1" w:styleId="Level6Number">
    <w:name w:val="Level 6 Number"/>
    <w:basedOn w:val="BodyText"/>
    <w:rsid w:val="00AA1B09"/>
    <w:pPr>
      <w:numPr>
        <w:ilvl w:val="5"/>
        <w:numId w:val="12"/>
      </w:numPr>
      <w:tabs>
        <w:tab w:val="clear" w:pos="3969"/>
      </w:tabs>
      <w:spacing w:before="120" w:line="240" w:lineRule="auto"/>
      <w:ind w:left="2160" w:hanging="360"/>
      <w:jc w:val="both"/>
      <w:outlineLvl w:val="5"/>
    </w:pPr>
    <w:rPr>
      <w:color w:val="auto"/>
      <w:sz w:val="20"/>
      <w:szCs w:val="20"/>
      <w:lang w:eastAsia="en-US"/>
    </w:rPr>
  </w:style>
  <w:style w:type="paragraph" w:customStyle="1" w:styleId="Level7Number">
    <w:name w:val="Level 7 Number"/>
    <w:basedOn w:val="BodyText"/>
    <w:rsid w:val="00AA1B09"/>
    <w:pPr>
      <w:numPr>
        <w:ilvl w:val="6"/>
        <w:numId w:val="12"/>
      </w:numPr>
      <w:tabs>
        <w:tab w:val="clear" w:pos="4536"/>
      </w:tabs>
      <w:spacing w:before="120" w:line="240" w:lineRule="auto"/>
      <w:ind w:left="2520" w:hanging="360"/>
      <w:jc w:val="both"/>
      <w:outlineLvl w:val="6"/>
    </w:pPr>
    <w:rPr>
      <w:color w:val="auto"/>
      <w:sz w:val="20"/>
      <w:szCs w:val="20"/>
      <w:lang w:eastAsia="en-US"/>
    </w:rPr>
  </w:style>
  <w:style w:type="paragraph" w:customStyle="1" w:styleId="Level8Number">
    <w:name w:val="Level 8 Number"/>
    <w:basedOn w:val="BodyText"/>
    <w:rsid w:val="00AA1B09"/>
    <w:pPr>
      <w:numPr>
        <w:ilvl w:val="7"/>
        <w:numId w:val="12"/>
      </w:numPr>
      <w:tabs>
        <w:tab w:val="clear" w:pos="5103"/>
      </w:tabs>
      <w:spacing w:before="120" w:line="240" w:lineRule="auto"/>
      <w:ind w:left="2880" w:hanging="360"/>
      <w:jc w:val="both"/>
      <w:outlineLvl w:val="7"/>
    </w:pPr>
    <w:rPr>
      <w:color w:val="auto"/>
      <w:sz w:val="20"/>
      <w:szCs w:val="20"/>
      <w:lang w:eastAsia="en-US"/>
    </w:rPr>
  </w:style>
  <w:style w:type="paragraph" w:customStyle="1" w:styleId="Level9Number">
    <w:name w:val="Level 9 Number"/>
    <w:basedOn w:val="BodyText"/>
    <w:rsid w:val="00AA1B09"/>
    <w:pPr>
      <w:numPr>
        <w:ilvl w:val="8"/>
        <w:numId w:val="12"/>
      </w:numPr>
      <w:tabs>
        <w:tab w:val="clear" w:pos="5670"/>
      </w:tabs>
      <w:spacing w:before="120" w:line="240" w:lineRule="auto"/>
      <w:ind w:left="3240" w:hanging="360"/>
      <w:jc w:val="both"/>
      <w:outlineLvl w:val="8"/>
    </w:pPr>
    <w:rPr>
      <w:color w:val="auto"/>
      <w:sz w:val="20"/>
      <w:szCs w:val="20"/>
      <w:lang w:eastAsia="en-US"/>
    </w:rPr>
  </w:style>
  <w:style w:type="paragraph" w:customStyle="1" w:styleId="ScheduleTitlesubclause1">
    <w:name w:val="Schedule Title subclause1"/>
    <w:basedOn w:val="ScheduleUntitledsubclause1"/>
    <w:qFormat/>
    <w:rsid w:val="00802997"/>
    <w:pPr>
      <w:numPr>
        <w:numId w:val="14"/>
      </w:numPr>
      <w:spacing w:before="120"/>
      <w:pPrChange w:id="33" w:author="David Sant" w:date="2025-12-03T15:34:00Z">
        <w:pPr>
          <w:numPr>
            <w:ilvl w:val="1"/>
            <w:numId w:val="9"/>
          </w:numPr>
          <w:tabs>
            <w:tab w:val="num" w:pos="720"/>
          </w:tabs>
          <w:spacing w:before="120" w:after="120" w:line="300" w:lineRule="atLeast"/>
          <w:ind w:left="720" w:hanging="720"/>
          <w:jc w:val="both"/>
          <w:outlineLvl w:val="1"/>
        </w:pPr>
      </w:pPrChange>
    </w:pPr>
    <w:rPr>
      <w:b/>
      <w:rPrChange w:id="33" w:author="David Sant" w:date="2025-12-03T15:34:00Z">
        <w:rPr>
          <w:rFonts w:ascii="Arial" w:eastAsia="Arial Unicode MS" w:hAnsi="Arial" w:cs="Arial"/>
          <w:b/>
          <w:color w:val="000000"/>
          <w:kern w:val="2"/>
          <w:sz w:val="22"/>
          <w:lang w:val="en-GB" w:eastAsia="en-US" w:bidi="ar-SA"/>
          <w14:ligatures w14:val="standardContextual"/>
        </w:rPr>
      </w:rPrChange>
    </w:rPr>
  </w:style>
  <w:style w:type="paragraph" w:styleId="BodyText">
    <w:name w:val="Body Text"/>
    <w:basedOn w:val="Normal"/>
    <w:link w:val="BodyTextChar"/>
    <w:uiPriority w:val="99"/>
    <w:semiHidden/>
    <w:unhideWhenUsed/>
    <w:rsid w:val="00AA1B09"/>
    <w:pPr>
      <w:spacing w:after="120"/>
    </w:pPr>
  </w:style>
  <w:style w:type="character" w:customStyle="1" w:styleId="BodyTextChar">
    <w:name w:val="Body Text Char"/>
    <w:basedOn w:val="DefaultParagraphFont"/>
    <w:link w:val="BodyText"/>
    <w:uiPriority w:val="99"/>
    <w:semiHidden/>
    <w:rsid w:val="00AA1B09"/>
    <w:rPr>
      <w:rFonts w:ascii="Arial" w:eastAsia="Arial" w:hAnsi="Arial" w:cs="Arial"/>
      <w:color w:val="000000"/>
      <w:lang w:eastAsia="en-GB"/>
    </w:rPr>
  </w:style>
  <w:style w:type="paragraph" w:customStyle="1" w:styleId="Definition">
    <w:name w:val="Definition"/>
    <w:basedOn w:val="Normal"/>
    <w:rsid w:val="005F5CEA"/>
    <w:pPr>
      <w:spacing w:before="120" w:after="120" w:line="240" w:lineRule="auto"/>
      <w:ind w:left="1701"/>
      <w:jc w:val="both"/>
    </w:pPr>
    <w:rPr>
      <w:color w:val="auto"/>
      <w:sz w:val="20"/>
      <w:szCs w:val="20"/>
      <w:lang w:eastAsia="en-US"/>
    </w:rPr>
  </w:style>
  <w:style w:type="paragraph" w:styleId="CommentSubject">
    <w:name w:val="annotation subject"/>
    <w:basedOn w:val="CommentText"/>
    <w:next w:val="CommentText"/>
    <w:link w:val="CommentSubjectChar"/>
    <w:uiPriority w:val="99"/>
    <w:semiHidden/>
    <w:unhideWhenUsed/>
    <w:rsid w:val="00802997"/>
    <w:pPr>
      <w:pPrChange w:id="34" w:author="David Sant" w:date="2025-12-03T15:34:00Z">
        <w:pPr>
          <w:spacing w:after="160"/>
        </w:pPr>
      </w:pPrChange>
    </w:pPr>
    <w:rPr>
      <w:b/>
      <w:bCs/>
      <w:rPrChange w:id="34" w:author="David Sant" w:date="2025-12-03T15:34:00Z">
        <w:rPr>
          <w:rFonts w:asciiTheme="minorHAnsi" w:eastAsiaTheme="minorHAnsi" w:hAnsiTheme="minorHAnsi" w:cstheme="minorBidi"/>
          <w:b/>
          <w:bCs/>
          <w:color w:val="000000"/>
          <w:kern w:val="2"/>
          <w:lang w:val="en-GB" w:eastAsia="en-US" w:bidi="ar-SA"/>
          <w14:ligatures w14:val="standardContextual"/>
        </w:rPr>
      </w:rPrChange>
    </w:rPr>
  </w:style>
  <w:style w:type="character" w:customStyle="1" w:styleId="CommentSubjectChar">
    <w:name w:val="Comment Subject Char"/>
    <w:basedOn w:val="CommentTextChar"/>
    <w:link w:val="CommentSubject"/>
    <w:uiPriority w:val="99"/>
    <w:semiHidden/>
    <w:rsid w:val="005F5CEA"/>
    <w:rPr>
      <w:rFonts w:ascii="Arial" w:eastAsia="Arial" w:hAnsi="Arial" w:cs="Arial"/>
      <w:b/>
      <w:bCs/>
      <w:color w:val="000000"/>
      <w:sz w:val="20"/>
      <w:szCs w:val="20"/>
      <w:lang w:eastAsia="en-GB"/>
    </w:rPr>
  </w:style>
  <w:style w:type="paragraph" w:styleId="Header">
    <w:name w:val="header"/>
    <w:basedOn w:val="Normal"/>
    <w:link w:val="HeaderChar"/>
    <w:uiPriority w:val="99"/>
    <w:unhideWhenUsed/>
    <w:rsid w:val="00802997"/>
    <w:pPr>
      <w:tabs>
        <w:tab w:val="center" w:pos="4513"/>
        <w:tab w:val="right" w:pos="9026"/>
      </w:tabs>
      <w:spacing w:after="0" w:line="240" w:lineRule="auto"/>
      <w:pPrChange w:id="35" w:author="David Sant" w:date="2025-12-03T15:34:00Z">
        <w:pPr>
          <w:tabs>
            <w:tab w:val="center" w:pos="4513"/>
            <w:tab w:val="right" w:pos="9026"/>
          </w:tabs>
        </w:pPr>
      </w:pPrChange>
    </w:pPr>
    <w:rPr>
      <w:rPrChange w:id="35" w:author="David Sant" w:date="2025-12-03T15:34:00Z">
        <w:rPr>
          <w:rFonts w:asciiTheme="minorHAnsi" w:eastAsiaTheme="minorHAnsi" w:hAnsiTheme="minorHAnsi" w:cstheme="minorBidi"/>
          <w:color w:val="000000"/>
          <w:kern w:val="2"/>
          <w:sz w:val="22"/>
          <w:szCs w:val="22"/>
          <w:lang w:val="en-GB" w:eastAsia="en-US" w:bidi="ar-SA"/>
          <w14:ligatures w14:val="standardContextual"/>
        </w:rPr>
      </w:rPrChange>
    </w:rPr>
  </w:style>
  <w:style w:type="character" w:customStyle="1" w:styleId="HeaderChar">
    <w:name w:val="Header Char"/>
    <w:basedOn w:val="DefaultParagraphFont"/>
    <w:link w:val="Header"/>
    <w:uiPriority w:val="99"/>
    <w:rsid w:val="00543589"/>
    <w:rPr>
      <w:rFonts w:ascii="Arial" w:eastAsia="Arial" w:hAnsi="Arial" w:cs="Arial"/>
      <w:color w:val="000000"/>
      <w:lang w:eastAsia="en-GB"/>
    </w:rPr>
  </w:style>
  <w:style w:type="paragraph" w:customStyle="1" w:styleId="BulletList2">
    <w:name w:val="Bullet List 2"/>
    <w:aliases w:val="Bullet2"/>
    <w:basedOn w:val="Normal"/>
    <w:rsid w:val="00802997"/>
    <w:pPr>
      <w:numPr>
        <w:numId w:val="13"/>
      </w:numPr>
      <w:tabs>
        <w:tab w:val="clear" w:pos="1077"/>
      </w:tabs>
      <w:spacing w:after="120" w:line="240" w:lineRule="auto"/>
      <w:ind w:left="1080" w:hanging="720"/>
      <w:jc w:val="both"/>
      <w:pPrChange w:id="36" w:author="David Sant" w:date="2025-12-03T15:34:00Z">
        <w:pPr>
          <w:numPr>
            <w:numId w:val="13"/>
          </w:numPr>
          <w:tabs>
            <w:tab w:val="num" w:pos="1077"/>
          </w:tabs>
          <w:spacing w:after="120"/>
          <w:ind w:left="1080" w:hanging="357"/>
          <w:jc w:val="both"/>
        </w:pPr>
      </w:pPrChange>
    </w:pPr>
    <w:rPr>
      <w:rFonts w:eastAsia="Arial Unicode MS"/>
      <w:szCs w:val="20"/>
      <w:lang w:eastAsia="en-US"/>
      <w:rPrChange w:id="36"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subclause1Bullet1">
    <w:name w:val="subclause 1 Bullet 1"/>
    <w:basedOn w:val="Normal"/>
    <w:qFormat/>
    <w:rsid w:val="00802997"/>
    <w:pPr>
      <w:numPr>
        <w:numId w:val="15"/>
      </w:numPr>
      <w:spacing w:before="240" w:after="120" w:line="300" w:lineRule="atLeast"/>
      <w:ind w:left="1077" w:hanging="357"/>
      <w:jc w:val="both"/>
      <w:pPrChange w:id="37" w:author="David Sant" w:date="2025-12-03T15:34:00Z">
        <w:pPr>
          <w:numPr>
            <w:numId w:val="15"/>
          </w:numPr>
          <w:spacing w:before="240" w:after="120" w:line="300" w:lineRule="atLeast"/>
          <w:ind w:left="1077" w:hanging="357"/>
          <w:jc w:val="both"/>
        </w:pPr>
      </w:pPrChange>
    </w:pPr>
    <w:rPr>
      <w:rFonts w:eastAsia="Arial Unicode MS"/>
      <w:szCs w:val="20"/>
      <w:lang w:eastAsia="en-US"/>
      <w:rPrChange w:id="37" w:author="David Sant" w:date="2025-12-03T15:34:00Z">
        <w:rPr>
          <w:rFonts w:ascii="Arial" w:eastAsia="Arial Unicode MS" w:hAnsi="Arial" w:cs="Arial"/>
          <w:color w:val="000000"/>
          <w:kern w:val="2"/>
          <w:sz w:val="22"/>
          <w:lang w:val="en-GB" w:eastAsia="en-US" w:bidi="ar-SA"/>
          <w14:ligatures w14:val="standardContextual"/>
        </w:rPr>
      </w:rPrChange>
    </w:rPr>
  </w:style>
  <w:style w:type="character" w:customStyle="1" w:styleId="Heading1Char">
    <w:name w:val="Heading 1 Char"/>
    <w:basedOn w:val="DefaultParagraphFont"/>
    <w:link w:val="Heading1"/>
    <w:uiPriority w:val="9"/>
    <w:rsid w:val="003E03D7"/>
    <w:rPr>
      <w:rFonts w:asciiTheme="majorHAnsi" w:eastAsiaTheme="majorEastAsia" w:hAnsiTheme="majorHAnsi" w:cstheme="majorBidi"/>
      <w:b/>
      <w:bCs/>
      <w:color w:val="000000"/>
      <w:kern w:val="2"/>
      <w:sz w:val="28"/>
      <w:szCs w:val="28"/>
      <w14:ligatures w14:val="standardContextual"/>
    </w:rPr>
  </w:style>
  <w:style w:type="character" w:customStyle="1" w:styleId="Heading2Char">
    <w:name w:val="Heading 2 Char"/>
    <w:basedOn w:val="DefaultParagraphFont"/>
    <w:link w:val="Heading2"/>
    <w:uiPriority w:val="9"/>
    <w:rsid w:val="003E03D7"/>
    <w:rPr>
      <w:rFonts w:asciiTheme="majorHAnsi" w:eastAsiaTheme="majorEastAsia" w:hAnsiTheme="majorHAnsi" w:cstheme="majorBidi"/>
      <w:b/>
      <w:bCs/>
      <w:color w:val="000000"/>
      <w:kern w:val="2"/>
      <w:sz w:val="26"/>
      <w:szCs w:val="26"/>
      <w14:ligatures w14:val="standardContextual"/>
    </w:rPr>
  </w:style>
  <w:style w:type="character" w:customStyle="1" w:styleId="Heading3Char">
    <w:name w:val="Heading 3 Char"/>
    <w:basedOn w:val="DefaultParagraphFont"/>
    <w:link w:val="Heading3"/>
    <w:uiPriority w:val="9"/>
    <w:semiHidden/>
    <w:rsid w:val="003E03D7"/>
    <w:rPr>
      <w:rFonts w:asciiTheme="majorHAnsi" w:eastAsiaTheme="majorEastAsia" w:hAnsiTheme="majorHAnsi" w:cstheme="majorBidi"/>
      <w:b/>
      <w:bCs/>
      <w:color w:val="000000"/>
      <w:kern w:val="2"/>
      <w14:ligatures w14:val="standardContextual"/>
    </w:rPr>
  </w:style>
  <w:style w:type="character" w:customStyle="1" w:styleId="Heading4Char">
    <w:name w:val="Heading 4 Char"/>
    <w:basedOn w:val="DefaultParagraphFont"/>
    <w:link w:val="Heading4"/>
    <w:uiPriority w:val="9"/>
    <w:semiHidden/>
    <w:rsid w:val="003E03D7"/>
    <w:rPr>
      <w:rFonts w:asciiTheme="majorHAnsi" w:eastAsiaTheme="majorEastAsia" w:hAnsiTheme="majorHAnsi" w:cstheme="majorBidi"/>
      <w:b/>
      <w:bCs/>
      <w:i/>
      <w:iCs/>
      <w:color w:val="000000"/>
      <w:kern w:val="2"/>
      <w14:ligatures w14:val="standardContextual"/>
    </w:rPr>
  </w:style>
  <w:style w:type="character" w:customStyle="1" w:styleId="Heading5Char">
    <w:name w:val="Heading 5 Char"/>
    <w:basedOn w:val="DefaultParagraphFont"/>
    <w:link w:val="Heading5"/>
    <w:uiPriority w:val="9"/>
    <w:semiHidden/>
    <w:rsid w:val="003E03D7"/>
    <w:rPr>
      <w:rFonts w:asciiTheme="majorHAnsi" w:eastAsiaTheme="majorEastAsia" w:hAnsiTheme="majorHAnsi" w:cstheme="majorBidi"/>
      <w:color w:val="000000"/>
      <w:kern w:val="2"/>
      <w14:ligatures w14:val="standardContextual"/>
    </w:rPr>
  </w:style>
  <w:style w:type="character" w:customStyle="1" w:styleId="Heading6Char">
    <w:name w:val="Heading 6 Char"/>
    <w:basedOn w:val="DefaultParagraphFont"/>
    <w:link w:val="Heading6"/>
    <w:uiPriority w:val="9"/>
    <w:semiHidden/>
    <w:rsid w:val="003E03D7"/>
    <w:rPr>
      <w:rFonts w:asciiTheme="majorHAnsi" w:eastAsiaTheme="majorEastAsia" w:hAnsiTheme="majorHAnsi" w:cstheme="majorBidi"/>
      <w:i/>
      <w:iCs/>
      <w:color w:val="000000"/>
      <w:kern w:val="2"/>
      <w14:ligatures w14:val="standardContextual"/>
    </w:rPr>
  </w:style>
  <w:style w:type="character" w:customStyle="1" w:styleId="Heading7Char">
    <w:name w:val="Heading 7 Char"/>
    <w:basedOn w:val="DefaultParagraphFont"/>
    <w:link w:val="Heading7"/>
    <w:uiPriority w:val="9"/>
    <w:semiHidden/>
    <w:rsid w:val="003E03D7"/>
    <w:rPr>
      <w:rFonts w:asciiTheme="majorHAnsi" w:eastAsiaTheme="majorEastAsia" w:hAnsiTheme="majorHAnsi" w:cstheme="majorBidi"/>
      <w:i/>
      <w:iCs/>
      <w:color w:val="000000"/>
      <w:kern w:val="2"/>
      <w14:ligatures w14:val="standardContextual"/>
    </w:rPr>
  </w:style>
  <w:style w:type="character" w:customStyle="1" w:styleId="Heading8Char">
    <w:name w:val="Heading 8 Char"/>
    <w:basedOn w:val="DefaultParagraphFont"/>
    <w:link w:val="Heading8"/>
    <w:uiPriority w:val="9"/>
    <w:semiHidden/>
    <w:rsid w:val="003E03D7"/>
    <w:rPr>
      <w:rFonts w:asciiTheme="majorHAnsi" w:eastAsiaTheme="majorEastAsia" w:hAnsiTheme="majorHAnsi" w:cstheme="majorBidi"/>
      <w:color w:val="000000"/>
      <w:kern w:val="2"/>
      <w:sz w:val="20"/>
      <w:szCs w:val="20"/>
      <w14:ligatures w14:val="standardContextual"/>
    </w:rPr>
  </w:style>
  <w:style w:type="character" w:customStyle="1" w:styleId="Heading9Char">
    <w:name w:val="Heading 9 Char"/>
    <w:basedOn w:val="DefaultParagraphFont"/>
    <w:link w:val="Heading9"/>
    <w:uiPriority w:val="9"/>
    <w:semiHidden/>
    <w:rsid w:val="003E03D7"/>
    <w:rPr>
      <w:rFonts w:asciiTheme="majorHAnsi" w:eastAsiaTheme="majorEastAsia" w:hAnsiTheme="majorHAnsi" w:cstheme="majorBidi"/>
      <w:i/>
      <w:iCs/>
      <w:color w:val="000000"/>
      <w:kern w:val="2"/>
      <w:sz w:val="20"/>
      <w:szCs w:val="20"/>
      <w14:ligatures w14:val="standardContextual"/>
    </w:rPr>
  </w:style>
  <w:style w:type="paragraph" w:customStyle="1" w:styleId="Abstract">
    <w:name w:val="Abstract"/>
    <w:link w:val="AbstractChar"/>
    <w:rsid w:val="003E03D7"/>
    <w:pPr>
      <w:spacing w:after="120" w:line="240" w:lineRule="auto"/>
    </w:pPr>
    <w:rPr>
      <w:rFonts w:ascii="Arial" w:eastAsia="Arial Unicode MS" w:hAnsi="Arial" w:cs="Arial"/>
      <w:color w:val="000000"/>
      <w:sz w:val="24"/>
      <w:szCs w:val="24"/>
      <w:lang w:val="en-US"/>
    </w:rPr>
  </w:style>
  <w:style w:type="character" w:customStyle="1" w:styleId="AbstractChar">
    <w:name w:val="Abstract Char"/>
    <w:link w:val="Abstract"/>
    <w:rsid w:val="003E03D7"/>
    <w:rPr>
      <w:rFonts w:ascii="Arial" w:eastAsia="Arial Unicode MS" w:hAnsi="Arial" w:cs="Arial"/>
      <w:color w:val="000000"/>
      <w:sz w:val="24"/>
      <w:szCs w:val="24"/>
      <w:lang w:val="en-US"/>
    </w:rPr>
  </w:style>
  <w:style w:type="paragraph" w:customStyle="1" w:styleId="Annex">
    <w:name w:val="Annex"/>
    <w:basedOn w:val="Paragraph"/>
    <w:next w:val="Paragraph"/>
    <w:qFormat/>
    <w:rsid w:val="00802997"/>
    <w:pPr>
      <w:numPr>
        <w:numId w:val="24"/>
      </w:numPr>
      <w:tabs>
        <w:tab w:val="num" w:pos="720"/>
      </w:tabs>
      <w:spacing w:before="240" w:after="240"/>
      <w:ind w:hanging="720"/>
      <w:pPrChange w:id="38" w:author="David Sant" w:date="2025-12-03T15:34:00Z">
        <w:pPr>
          <w:numPr>
            <w:numId w:val="24"/>
          </w:numPr>
          <w:spacing w:before="240" w:after="240" w:line="300" w:lineRule="atLeast"/>
          <w:jc w:val="both"/>
        </w:pPr>
      </w:pPrChange>
    </w:pPr>
    <w:rPr>
      <w:b/>
      <w:kern w:val="2"/>
      <w14:ligatures w14:val="standardContextual"/>
      <w:rPrChange w:id="38" w:author="David Sant" w:date="2025-12-03T15:34:00Z">
        <w:rPr>
          <w:rFonts w:ascii="Arial" w:eastAsia="Arial Unicode MS" w:hAnsi="Arial" w:cs="Arial"/>
          <w:b/>
          <w:color w:val="000000"/>
          <w:kern w:val="2"/>
          <w:sz w:val="22"/>
          <w:lang w:val="en-GB" w:eastAsia="en-US" w:bidi="ar-SA"/>
          <w14:ligatures w14:val="standardContextual"/>
        </w:rPr>
      </w:rPrChange>
    </w:rPr>
  </w:style>
  <w:style w:type="paragraph" w:customStyle="1" w:styleId="AuthoringGroup">
    <w:name w:val="Authoring Group"/>
    <w:link w:val="AuthoringGroupChar"/>
    <w:rsid w:val="003E03D7"/>
    <w:pPr>
      <w:spacing w:after="120" w:line="240" w:lineRule="auto"/>
    </w:pPr>
    <w:rPr>
      <w:rFonts w:ascii="Arial" w:eastAsia="Arial Unicode MS" w:hAnsi="Arial" w:cs="Arial"/>
      <w:color w:val="000000"/>
      <w:sz w:val="24"/>
      <w:lang w:val="en-US"/>
    </w:rPr>
  </w:style>
  <w:style w:type="character" w:customStyle="1" w:styleId="AuthoringGroupChar">
    <w:name w:val="Authoring Group Char"/>
    <w:link w:val="AuthoringGroup"/>
    <w:rsid w:val="003E03D7"/>
    <w:rPr>
      <w:rFonts w:ascii="Arial" w:eastAsia="Arial Unicode MS" w:hAnsi="Arial" w:cs="Arial"/>
      <w:color w:val="000000"/>
      <w:sz w:val="24"/>
      <w:lang w:val="en-US"/>
    </w:rPr>
  </w:style>
  <w:style w:type="paragraph" w:customStyle="1" w:styleId="Background">
    <w:name w:val="Background"/>
    <w:aliases w:val="(A) Background"/>
    <w:basedOn w:val="Normal"/>
    <w:rsid w:val="00802997"/>
    <w:pPr>
      <w:numPr>
        <w:numId w:val="16"/>
      </w:numPr>
      <w:tabs>
        <w:tab w:val="clear" w:pos="720"/>
      </w:tabs>
      <w:spacing w:before="120" w:after="120" w:line="300" w:lineRule="atLeast"/>
      <w:ind w:left="1440" w:hanging="360"/>
      <w:jc w:val="both"/>
      <w:pPrChange w:id="39" w:author="David Sant" w:date="2025-12-03T15:34:00Z">
        <w:pPr>
          <w:numPr>
            <w:numId w:val="16"/>
          </w:numPr>
          <w:tabs>
            <w:tab w:val="num" w:pos="720"/>
          </w:tabs>
          <w:spacing w:before="120" w:after="120" w:line="300" w:lineRule="atLeast"/>
          <w:ind w:left="720" w:hanging="720"/>
          <w:jc w:val="both"/>
        </w:pPr>
      </w:pPrChange>
    </w:pPr>
    <w:rPr>
      <w:rFonts w:eastAsia="Arial Unicode MS"/>
      <w:kern w:val="2"/>
      <w:szCs w:val="20"/>
      <w:lang w:eastAsia="en-US"/>
      <w14:ligatures w14:val="standardContextual"/>
      <w:rPrChange w:id="39"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BulletList3">
    <w:name w:val="Bullet List 3"/>
    <w:aliases w:val="Bullet3"/>
    <w:basedOn w:val="Normal"/>
    <w:rsid w:val="00802997"/>
    <w:pPr>
      <w:numPr>
        <w:numId w:val="17"/>
      </w:numPr>
      <w:spacing w:after="240" w:line="240" w:lineRule="auto"/>
      <w:jc w:val="both"/>
      <w:pPrChange w:id="40" w:author="David Sant" w:date="2025-12-03T15:34:00Z">
        <w:pPr>
          <w:numPr>
            <w:numId w:val="17"/>
          </w:numPr>
          <w:tabs>
            <w:tab w:val="num" w:pos="1945"/>
          </w:tabs>
          <w:spacing w:after="240"/>
          <w:ind w:left="1945" w:hanging="357"/>
          <w:jc w:val="both"/>
        </w:pPr>
      </w:pPrChange>
    </w:pPr>
    <w:rPr>
      <w:rFonts w:eastAsia="Arial Unicode MS"/>
      <w:kern w:val="2"/>
      <w:szCs w:val="20"/>
      <w:lang w:eastAsia="en-US"/>
      <w14:ligatures w14:val="standardContextual"/>
      <w:rPrChange w:id="40"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ClauseNoTitle">
    <w:name w:val="Clause No Title"/>
    <w:basedOn w:val="TitleClause"/>
    <w:rsid w:val="00802997"/>
    <w:pPr>
      <w:numPr>
        <w:numId w:val="0"/>
      </w:numPr>
      <w:tabs>
        <w:tab w:val="num" w:pos="720"/>
      </w:tabs>
      <w:ind w:left="720" w:hanging="720"/>
      <w:pPrChange w:id="41" w:author="David Sant" w:date="2025-12-03T15:34:00Z">
        <w:pPr>
          <w:keepNext/>
          <w:numPr>
            <w:numId w:val="4"/>
          </w:numPr>
          <w:tabs>
            <w:tab w:val="num" w:pos="720"/>
          </w:tabs>
          <w:spacing w:before="240" w:after="240" w:line="300" w:lineRule="atLeast"/>
          <w:ind w:left="720" w:hanging="720"/>
          <w:jc w:val="both"/>
          <w:outlineLvl w:val="0"/>
        </w:pPr>
      </w:pPrChange>
    </w:pPr>
    <w:rPr>
      <w:b w:val="0"/>
      <w:smallCaps/>
      <w14:ligatures w14:val="standardContextual"/>
      <w:rPrChange w:id="41" w:author="David Sant" w:date="2025-12-03T15:34:00Z">
        <w:rPr>
          <w:rFonts w:ascii="Arial" w:eastAsia="Arial Unicode MS" w:hAnsi="Arial" w:cs="Arial"/>
          <w:smallCaps/>
          <w:color w:val="000000"/>
          <w:kern w:val="28"/>
          <w:sz w:val="22"/>
          <w:lang w:val="en-GB" w:eastAsia="en-US" w:bidi="ar-SA"/>
          <w14:ligatures w14:val="standardContextual"/>
        </w:rPr>
      </w:rPrChange>
    </w:rPr>
  </w:style>
  <w:style w:type="paragraph" w:customStyle="1" w:styleId="ClosingPara">
    <w:name w:val="Closing Para"/>
    <w:basedOn w:val="Normal"/>
    <w:rsid w:val="00802997"/>
    <w:pPr>
      <w:spacing w:before="120" w:after="240" w:line="300" w:lineRule="atLeast"/>
      <w:jc w:val="both"/>
      <w:pPrChange w:id="42" w:author="David Sant" w:date="2025-12-03T15:34:00Z">
        <w:pPr>
          <w:spacing w:before="120" w:after="240" w:line="300" w:lineRule="atLeast"/>
          <w:jc w:val="both"/>
        </w:pPr>
      </w:pPrChange>
    </w:pPr>
    <w:rPr>
      <w:rFonts w:eastAsia="Arial Unicode MS"/>
      <w:kern w:val="2"/>
      <w:szCs w:val="20"/>
      <w:lang w:eastAsia="en-US"/>
      <w14:ligatures w14:val="standardContextual"/>
      <w:rPrChange w:id="42"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ClosingSignOff">
    <w:name w:val="Closing SignOff"/>
    <w:basedOn w:val="Normal"/>
    <w:rsid w:val="00802997"/>
    <w:pPr>
      <w:spacing w:after="120" w:line="300" w:lineRule="atLeast"/>
      <w:jc w:val="both"/>
      <w:pPrChange w:id="43" w:author="David Sant" w:date="2025-12-03T15:34:00Z">
        <w:pPr>
          <w:spacing w:after="120" w:line="300" w:lineRule="atLeast"/>
          <w:jc w:val="both"/>
        </w:pPr>
      </w:pPrChange>
    </w:pPr>
    <w:rPr>
      <w:rFonts w:eastAsia="Arial Unicode MS"/>
      <w:kern w:val="2"/>
      <w:szCs w:val="20"/>
      <w:lang w:eastAsia="en-US"/>
      <w14:ligatures w14:val="standardContextual"/>
      <w:rPrChange w:id="43"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CoversheetTitle">
    <w:name w:val="Coversheet Title"/>
    <w:basedOn w:val="Normal"/>
    <w:autoRedefine/>
    <w:rsid w:val="00802997"/>
    <w:pPr>
      <w:spacing w:before="480" w:after="480" w:line="300" w:lineRule="atLeast"/>
      <w:jc w:val="center"/>
      <w:pPrChange w:id="44" w:author="David Sant" w:date="2025-12-03T15:34:00Z">
        <w:pPr>
          <w:spacing w:before="480" w:after="480" w:line="300" w:lineRule="atLeast"/>
          <w:jc w:val="center"/>
        </w:pPr>
      </w:pPrChange>
    </w:pPr>
    <w:rPr>
      <w:rFonts w:eastAsia="Arial Unicode MS"/>
      <w:b/>
      <w:smallCaps/>
      <w:kern w:val="2"/>
      <w:sz w:val="28"/>
      <w:szCs w:val="20"/>
      <w:lang w:eastAsia="en-US"/>
      <w14:ligatures w14:val="standardContextual"/>
      <w:rPrChange w:id="44" w:author="David Sant" w:date="2025-12-03T15:34:00Z">
        <w:rPr>
          <w:rFonts w:ascii="Arial" w:eastAsia="Arial Unicode MS" w:hAnsi="Arial" w:cs="Arial"/>
          <w:b/>
          <w:smallCaps/>
          <w:color w:val="000000"/>
          <w:kern w:val="2"/>
          <w:sz w:val="28"/>
          <w:lang w:val="en-GB" w:eastAsia="en-US" w:bidi="ar-SA"/>
          <w14:ligatures w14:val="standardContextual"/>
        </w:rPr>
      </w:rPrChange>
    </w:rPr>
  </w:style>
  <w:style w:type="paragraph" w:customStyle="1" w:styleId="CoverSheetHeading">
    <w:name w:val="Cover Sheet Heading"/>
    <w:aliases w:val="Coversheet Title2"/>
    <w:basedOn w:val="CoversheetTitle"/>
    <w:rsid w:val="00802997"/>
    <w:pPr>
      <w:pPrChange w:id="45" w:author="David Sant" w:date="2025-12-03T15:34:00Z">
        <w:pPr>
          <w:spacing w:before="480" w:after="480" w:line="300" w:lineRule="atLeast"/>
          <w:jc w:val="center"/>
        </w:pPr>
      </w:pPrChange>
    </w:pPr>
    <w:rPr>
      <w:rPrChange w:id="45" w:author="David Sant" w:date="2025-12-03T15:34:00Z">
        <w:rPr>
          <w:rFonts w:ascii="Arial" w:eastAsia="Arial Unicode MS" w:hAnsi="Arial" w:cs="Arial"/>
          <w:b/>
          <w:smallCaps/>
          <w:color w:val="000000"/>
          <w:kern w:val="2"/>
          <w:sz w:val="28"/>
          <w:lang w:val="en-GB" w:eastAsia="en-US" w:bidi="ar-SA"/>
          <w14:ligatures w14:val="standardContextual"/>
        </w:rPr>
      </w:rPrChange>
    </w:rPr>
  </w:style>
  <w:style w:type="paragraph" w:customStyle="1" w:styleId="CoverSheetSubjectText">
    <w:name w:val="Cover Sheet Subject Text"/>
    <w:basedOn w:val="Normal"/>
    <w:rsid w:val="00802997"/>
    <w:pPr>
      <w:spacing w:after="0" w:line="300" w:lineRule="atLeast"/>
      <w:jc w:val="center"/>
      <w:pPrChange w:id="46" w:author="David Sant" w:date="2025-12-03T15:34:00Z">
        <w:pPr>
          <w:spacing w:line="300" w:lineRule="atLeast"/>
          <w:jc w:val="center"/>
        </w:pPr>
      </w:pPrChange>
    </w:pPr>
    <w:rPr>
      <w:rFonts w:eastAsia="Arial Unicode MS"/>
      <w:kern w:val="2"/>
      <w:szCs w:val="20"/>
      <w:lang w:eastAsia="en-US"/>
      <w14:ligatures w14:val="standardContextual"/>
      <w:rPrChange w:id="46"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CoverSheetSubjectTitle">
    <w:name w:val="Cover Sheet Subject Title"/>
    <w:basedOn w:val="Normal"/>
    <w:rsid w:val="00802997"/>
    <w:pPr>
      <w:spacing w:after="0" w:line="300" w:lineRule="atLeast"/>
      <w:jc w:val="center"/>
      <w:pPrChange w:id="47" w:author="David Sant" w:date="2025-12-03T15:34:00Z">
        <w:pPr>
          <w:spacing w:line="300" w:lineRule="atLeast"/>
          <w:jc w:val="center"/>
        </w:pPr>
      </w:pPrChange>
    </w:pPr>
    <w:rPr>
      <w:rFonts w:eastAsia="Arial Unicode MS"/>
      <w:kern w:val="2"/>
      <w:szCs w:val="20"/>
      <w:lang w:eastAsia="en-US"/>
      <w14:ligatures w14:val="standardContextual"/>
      <w:rPrChange w:id="47"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DraftingnoteSection1Para">
    <w:name w:val="Draftingnote Section1 Para"/>
    <w:basedOn w:val="Normal"/>
    <w:rsid w:val="00802997"/>
    <w:pPr>
      <w:spacing w:after="120" w:line="300" w:lineRule="atLeast"/>
      <w:jc w:val="both"/>
      <w:pPrChange w:id="48" w:author="David Sant" w:date="2025-12-03T15:34:00Z">
        <w:pPr>
          <w:spacing w:after="120" w:line="300" w:lineRule="atLeast"/>
          <w:jc w:val="both"/>
        </w:pPr>
      </w:pPrChange>
    </w:pPr>
    <w:rPr>
      <w:rFonts w:eastAsia="Arial Unicode MS"/>
      <w:kern w:val="2"/>
      <w:szCs w:val="20"/>
      <w:lang w:eastAsia="en-US"/>
      <w14:ligatures w14:val="standardContextual"/>
      <w:rPrChange w:id="48"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DraftingnoteSection1Title">
    <w:name w:val="Draftingnote Section1 Title"/>
    <w:basedOn w:val="Normal"/>
    <w:rsid w:val="00802997"/>
    <w:pPr>
      <w:spacing w:after="120" w:line="300" w:lineRule="atLeast"/>
      <w:jc w:val="both"/>
      <w:pPrChange w:id="49" w:author="David Sant" w:date="2025-12-03T15:34:00Z">
        <w:pPr>
          <w:spacing w:after="120" w:line="300" w:lineRule="atLeast"/>
          <w:jc w:val="both"/>
        </w:pPr>
      </w:pPrChange>
    </w:pPr>
    <w:rPr>
      <w:rFonts w:eastAsia="Arial Unicode MS"/>
      <w:b/>
      <w:kern w:val="2"/>
      <w:sz w:val="36"/>
      <w:szCs w:val="20"/>
      <w:lang w:eastAsia="en-US"/>
      <w14:ligatures w14:val="standardContextual"/>
      <w:rPrChange w:id="49" w:author="David Sant" w:date="2025-12-03T15:34:00Z">
        <w:rPr>
          <w:rFonts w:ascii="Arial" w:eastAsia="Arial Unicode MS" w:hAnsi="Arial" w:cs="Arial"/>
          <w:b/>
          <w:color w:val="000000"/>
          <w:kern w:val="2"/>
          <w:sz w:val="36"/>
          <w:lang w:val="en-GB" w:eastAsia="en-US" w:bidi="ar-SA"/>
          <w14:ligatures w14:val="standardContextual"/>
        </w:rPr>
      </w:rPrChange>
    </w:rPr>
  </w:style>
  <w:style w:type="paragraph" w:customStyle="1" w:styleId="DraftingnoteSection2Para">
    <w:name w:val="Draftingnote Section2 Para"/>
    <w:basedOn w:val="Normal"/>
    <w:rsid w:val="00802997"/>
    <w:pPr>
      <w:spacing w:after="120" w:line="300" w:lineRule="atLeast"/>
      <w:jc w:val="both"/>
      <w:pPrChange w:id="50" w:author="David Sant" w:date="2025-12-03T15:34:00Z">
        <w:pPr>
          <w:spacing w:after="120" w:line="300" w:lineRule="atLeast"/>
          <w:jc w:val="both"/>
        </w:pPr>
      </w:pPrChange>
    </w:pPr>
    <w:rPr>
      <w:rFonts w:eastAsia="Arial Unicode MS"/>
      <w:kern w:val="2"/>
      <w:szCs w:val="20"/>
      <w:lang w:eastAsia="en-US"/>
      <w14:ligatures w14:val="standardContextual"/>
      <w:rPrChange w:id="50"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DraftingnoteSection2Title">
    <w:name w:val="Draftingnote Section2 Title"/>
    <w:basedOn w:val="Normal"/>
    <w:rsid w:val="00802997"/>
    <w:pPr>
      <w:spacing w:after="120" w:line="300" w:lineRule="atLeast"/>
      <w:jc w:val="both"/>
      <w:pPrChange w:id="51" w:author="David Sant" w:date="2025-12-03T15:34:00Z">
        <w:pPr>
          <w:spacing w:after="120" w:line="300" w:lineRule="atLeast"/>
          <w:jc w:val="both"/>
        </w:pPr>
      </w:pPrChange>
    </w:pPr>
    <w:rPr>
      <w:rFonts w:eastAsia="Arial Unicode MS"/>
      <w:b/>
      <w:kern w:val="2"/>
      <w:sz w:val="28"/>
      <w:szCs w:val="20"/>
      <w:lang w:eastAsia="en-US"/>
      <w14:ligatures w14:val="standardContextual"/>
      <w:rPrChange w:id="51" w:author="David Sant" w:date="2025-12-03T15:34:00Z">
        <w:rPr>
          <w:rFonts w:ascii="Arial" w:eastAsia="Arial Unicode MS" w:hAnsi="Arial" w:cs="Arial"/>
          <w:b/>
          <w:color w:val="000000"/>
          <w:kern w:val="2"/>
          <w:sz w:val="28"/>
          <w:lang w:val="en-GB" w:eastAsia="en-US" w:bidi="ar-SA"/>
          <w14:ligatures w14:val="standardContextual"/>
        </w:rPr>
      </w:rPrChange>
    </w:rPr>
  </w:style>
  <w:style w:type="paragraph" w:customStyle="1" w:styleId="DraftingnoteSection3Para">
    <w:name w:val="Draftingnote Section3 Para"/>
    <w:basedOn w:val="Normal"/>
    <w:rsid w:val="00802997"/>
    <w:pPr>
      <w:spacing w:after="120" w:line="300" w:lineRule="atLeast"/>
      <w:jc w:val="both"/>
      <w:pPrChange w:id="52" w:author="David Sant" w:date="2025-12-03T15:34:00Z">
        <w:pPr>
          <w:spacing w:after="120" w:line="300" w:lineRule="atLeast"/>
          <w:jc w:val="both"/>
        </w:pPr>
      </w:pPrChange>
    </w:pPr>
    <w:rPr>
      <w:rFonts w:eastAsia="Arial Unicode MS"/>
      <w:kern w:val="2"/>
      <w:szCs w:val="20"/>
      <w:lang w:eastAsia="en-US"/>
      <w14:ligatures w14:val="standardContextual"/>
      <w:rPrChange w:id="52"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DraftingnoteSection3Title">
    <w:name w:val="Draftingnote Section3 Title"/>
    <w:basedOn w:val="Normal"/>
    <w:rsid w:val="00802997"/>
    <w:pPr>
      <w:spacing w:after="120" w:line="300" w:lineRule="atLeast"/>
      <w:jc w:val="both"/>
      <w:pPrChange w:id="53" w:author="David Sant" w:date="2025-12-03T15:34:00Z">
        <w:pPr>
          <w:spacing w:after="120" w:line="300" w:lineRule="atLeast"/>
          <w:jc w:val="both"/>
        </w:pPr>
      </w:pPrChange>
    </w:pPr>
    <w:rPr>
      <w:rFonts w:eastAsia="Arial Unicode MS"/>
      <w:b/>
      <w:i/>
      <w:kern w:val="2"/>
      <w:sz w:val="28"/>
      <w:szCs w:val="20"/>
      <w:lang w:eastAsia="en-US"/>
      <w14:ligatures w14:val="standardContextual"/>
      <w:rPrChange w:id="53" w:author="David Sant" w:date="2025-12-03T15:34:00Z">
        <w:rPr>
          <w:rFonts w:ascii="Arial" w:eastAsia="Arial Unicode MS" w:hAnsi="Arial" w:cs="Arial"/>
          <w:b/>
          <w:i/>
          <w:color w:val="000000"/>
          <w:kern w:val="2"/>
          <w:sz w:val="28"/>
          <w:lang w:val="en-GB" w:eastAsia="en-US" w:bidi="ar-SA"/>
          <w14:ligatures w14:val="standardContextual"/>
        </w:rPr>
      </w:rPrChange>
    </w:rPr>
  </w:style>
  <w:style w:type="paragraph" w:customStyle="1" w:styleId="DraftingnoteSection4Para">
    <w:name w:val="Draftingnote Section4 Para"/>
    <w:basedOn w:val="Normal"/>
    <w:rsid w:val="00802997"/>
    <w:pPr>
      <w:spacing w:after="120" w:line="300" w:lineRule="atLeast"/>
      <w:jc w:val="both"/>
      <w:pPrChange w:id="54" w:author="David Sant" w:date="2025-12-03T15:34:00Z">
        <w:pPr>
          <w:spacing w:after="120" w:line="300" w:lineRule="atLeast"/>
          <w:jc w:val="both"/>
        </w:pPr>
      </w:pPrChange>
    </w:pPr>
    <w:rPr>
      <w:rFonts w:eastAsia="Arial Unicode MS"/>
      <w:kern w:val="2"/>
      <w:szCs w:val="20"/>
      <w:lang w:eastAsia="en-US"/>
      <w14:ligatures w14:val="standardContextual"/>
      <w:rPrChange w:id="54"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DraftingnoteSection4Title">
    <w:name w:val="Draftingnote Section4 Title"/>
    <w:basedOn w:val="Normal"/>
    <w:rsid w:val="00802997"/>
    <w:pPr>
      <w:spacing w:after="120" w:line="300" w:lineRule="atLeast"/>
      <w:jc w:val="both"/>
      <w:pPrChange w:id="55" w:author="David Sant" w:date="2025-12-03T15:34:00Z">
        <w:pPr>
          <w:spacing w:after="120" w:line="300" w:lineRule="atLeast"/>
          <w:jc w:val="both"/>
        </w:pPr>
      </w:pPrChange>
    </w:pPr>
    <w:rPr>
      <w:rFonts w:eastAsia="Arial Unicode MS"/>
      <w:b/>
      <w:i/>
      <w:kern w:val="2"/>
      <w:sz w:val="28"/>
      <w:szCs w:val="20"/>
      <w:lang w:eastAsia="en-US"/>
      <w14:ligatures w14:val="standardContextual"/>
      <w:rPrChange w:id="55" w:author="David Sant" w:date="2025-12-03T15:34:00Z">
        <w:rPr>
          <w:rFonts w:ascii="Arial" w:eastAsia="Arial Unicode MS" w:hAnsi="Arial" w:cs="Arial"/>
          <w:b/>
          <w:i/>
          <w:color w:val="000000"/>
          <w:kern w:val="2"/>
          <w:sz w:val="28"/>
          <w:lang w:val="en-GB" w:eastAsia="en-US" w:bidi="ar-SA"/>
          <w14:ligatures w14:val="standardContextual"/>
        </w:rPr>
      </w:rPrChange>
    </w:rPr>
  </w:style>
  <w:style w:type="paragraph" w:customStyle="1" w:styleId="DraftingnoteTitle">
    <w:name w:val="Draftingnote Title"/>
    <w:basedOn w:val="Normal"/>
    <w:rsid w:val="00802997"/>
    <w:pPr>
      <w:spacing w:after="120" w:line="300" w:lineRule="atLeast"/>
      <w:jc w:val="both"/>
      <w:pPrChange w:id="56" w:author="David Sant" w:date="2025-12-03T15:34:00Z">
        <w:pPr>
          <w:spacing w:after="120" w:line="300" w:lineRule="atLeast"/>
          <w:jc w:val="both"/>
        </w:pPr>
      </w:pPrChange>
    </w:pPr>
    <w:rPr>
      <w:rFonts w:eastAsia="Arial Unicode MS"/>
      <w:b/>
      <w:kern w:val="2"/>
      <w:sz w:val="28"/>
      <w:szCs w:val="20"/>
      <w:lang w:eastAsia="en-US"/>
      <w14:ligatures w14:val="standardContextual"/>
      <w:rPrChange w:id="56" w:author="David Sant" w:date="2025-12-03T15:34:00Z">
        <w:rPr>
          <w:rFonts w:ascii="Arial" w:eastAsia="Arial Unicode MS" w:hAnsi="Arial" w:cs="Arial"/>
          <w:b/>
          <w:color w:val="000000"/>
          <w:kern w:val="2"/>
          <w:sz w:val="28"/>
          <w:lang w:val="en-GB" w:eastAsia="en-US" w:bidi="ar-SA"/>
          <w14:ligatures w14:val="standardContextual"/>
        </w:rPr>
      </w:rPrChange>
    </w:rPr>
  </w:style>
  <w:style w:type="paragraph" w:customStyle="1" w:styleId="FulltextBridgehead">
    <w:name w:val="Fulltext Bridgehead"/>
    <w:basedOn w:val="Normal"/>
    <w:rsid w:val="00802997"/>
    <w:pPr>
      <w:spacing w:after="120" w:line="300" w:lineRule="atLeast"/>
      <w:jc w:val="both"/>
      <w:pPrChange w:id="57" w:author="David Sant" w:date="2025-12-03T15:34:00Z">
        <w:pPr>
          <w:spacing w:after="120" w:line="300" w:lineRule="atLeast"/>
          <w:jc w:val="both"/>
        </w:pPr>
      </w:pPrChange>
    </w:pPr>
    <w:rPr>
      <w:rFonts w:eastAsia="Arial Unicode MS"/>
      <w:b/>
      <w:kern w:val="2"/>
      <w:sz w:val="48"/>
      <w:szCs w:val="20"/>
      <w:lang w:eastAsia="en-US"/>
      <w14:ligatures w14:val="standardContextual"/>
      <w:rPrChange w:id="57" w:author="David Sant" w:date="2025-12-03T15:34:00Z">
        <w:rPr>
          <w:rFonts w:ascii="Arial" w:eastAsia="Arial Unicode MS" w:hAnsi="Arial" w:cs="Arial"/>
          <w:b/>
          <w:color w:val="000000"/>
          <w:kern w:val="2"/>
          <w:sz w:val="48"/>
          <w:lang w:val="en-GB" w:eastAsia="en-US" w:bidi="ar-SA"/>
          <w14:ligatures w14:val="standardContextual"/>
        </w:rPr>
      </w:rPrChange>
    </w:rPr>
  </w:style>
  <w:style w:type="paragraph" w:customStyle="1" w:styleId="FulltextSection1Para">
    <w:name w:val="Fulltext Section1 Para"/>
    <w:basedOn w:val="Normal"/>
    <w:rsid w:val="00802997"/>
    <w:pPr>
      <w:spacing w:after="120" w:line="300" w:lineRule="atLeast"/>
      <w:jc w:val="both"/>
      <w:pPrChange w:id="58" w:author="David Sant" w:date="2025-12-03T15:34:00Z">
        <w:pPr>
          <w:spacing w:after="120" w:line="300" w:lineRule="atLeast"/>
          <w:jc w:val="both"/>
        </w:pPr>
      </w:pPrChange>
    </w:pPr>
    <w:rPr>
      <w:rFonts w:eastAsia="Arial Unicode MS"/>
      <w:kern w:val="2"/>
      <w:szCs w:val="20"/>
      <w:lang w:eastAsia="en-US"/>
      <w14:ligatures w14:val="standardContextual"/>
      <w:rPrChange w:id="58"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FulltextSection1Title">
    <w:name w:val="Fulltext Section1 Title"/>
    <w:basedOn w:val="Normal"/>
    <w:rsid w:val="00802997"/>
    <w:pPr>
      <w:spacing w:after="120" w:line="300" w:lineRule="atLeast"/>
      <w:jc w:val="both"/>
      <w:pPrChange w:id="59" w:author="David Sant" w:date="2025-12-03T15:34:00Z">
        <w:pPr>
          <w:spacing w:after="120" w:line="300" w:lineRule="atLeast"/>
          <w:jc w:val="both"/>
        </w:pPr>
      </w:pPrChange>
    </w:pPr>
    <w:rPr>
      <w:rFonts w:eastAsia="Arial Unicode MS"/>
      <w:b/>
      <w:kern w:val="2"/>
      <w:sz w:val="36"/>
      <w:szCs w:val="20"/>
      <w:lang w:eastAsia="en-US"/>
      <w14:ligatures w14:val="standardContextual"/>
      <w:rPrChange w:id="59" w:author="David Sant" w:date="2025-12-03T15:34:00Z">
        <w:rPr>
          <w:rFonts w:ascii="Arial" w:eastAsia="Arial Unicode MS" w:hAnsi="Arial" w:cs="Arial"/>
          <w:b/>
          <w:color w:val="000000"/>
          <w:kern w:val="2"/>
          <w:sz w:val="36"/>
          <w:lang w:val="en-GB" w:eastAsia="en-US" w:bidi="ar-SA"/>
          <w14:ligatures w14:val="standardContextual"/>
        </w:rPr>
      </w:rPrChange>
    </w:rPr>
  </w:style>
  <w:style w:type="paragraph" w:customStyle="1" w:styleId="FulltextSection2Para">
    <w:name w:val="Fulltext Section2 Para"/>
    <w:basedOn w:val="Normal"/>
    <w:rsid w:val="00802997"/>
    <w:pPr>
      <w:spacing w:after="120" w:line="300" w:lineRule="atLeast"/>
      <w:jc w:val="both"/>
      <w:pPrChange w:id="60" w:author="David Sant" w:date="2025-12-03T15:34:00Z">
        <w:pPr>
          <w:spacing w:after="120" w:line="300" w:lineRule="atLeast"/>
          <w:jc w:val="both"/>
        </w:pPr>
      </w:pPrChange>
    </w:pPr>
    <w:rPr>
      <w:rFonts w:eastAsia="Arial Unicode MS"/>
      <w:kern w:val="2"/>
      <w:szCs w:val="20"/>
      <w:lang w:eastAsia="en-US"/>
      <w14:ligatures w14:val="standardContextual"/>
      <w:rPrChange w:id="60"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FulltextSection2Title">
    <w:name w:val="Fulltext Section2 Title"/>
    <w:basedOn w:val="Normal"/>
    <w:rsid w:val="00802997"/>
    <w:pPr>
      <w:spacing w:after="120" w:line="300" w:lineRule="atLeast"/>
      <w:jc w:val="both"/>
      <w:pPrChange w:id="61" w:author="David Sant" w:date="2025-12-03T15:34:00Z">
        <w:pPr>
          <w:spacing w:after="120" w:line="300" w:lineRule="atLeast"/>
          <w:jc w:val="both"/>
        </w:pPr>
      </w:pPrChange>
    </w:pPr>
    <w:rPr>
      <w:rFonts w:eastAsia="Arial Unicode MS"/>
      <w:b/>
      <w:kern w:val="2"/>
      <w:sz w:val="28"/>
      <w:szCs w:val="20"/>
      <w:lang w:eastAsia="en-US"/>
      <w14:ligatures w14:val="standardContextual"/>
      <w:rPrChange w:id="61" w:author="David Sant" w:date="2025-12-03T15:34:00Z">
        <w:rPr>
          <w:rFonts w:ascii="Arial" w:eastAsia="Arial Unicode MS" w:hAnsi="Arial" w:cs="Arial"/>
          <w:b/>
          <w:color w:val="000000"/>
          <w:kern w:val="2"/>
          <w:sz w:val="28"/>
          <w:lang w:val="en-GB" w:eastAsia="en-US" w:bidi="ar-SA"/>
          <w14:ligatures w14:val="standardContextual"/>
        </w:rPr>
      </w:rPrChange>
    </w:rPr>
  </w:style>
  <w:style w:type="paragraph" w:customStyle="1" w:styleId="FulltextSection3Para">
    <w:name w:val="Fulltext Section3 Para"/>
    <w:basedOn w:val="Normal"/>
    <w:rsid w:val="00802997"/>
    <w:pPr>
      <w:spacing w:after="120" w:line="300" w:lineRule="atLeast"/>
      <w:jc w:val="both"/>
      <w:pPrChange w:id="62" w:author="David Sant" w:date="2025-12-03T15:34:00Z">
        <w:pPr>
          <w:spacing w:after="120" w:line="300" w:lineRule="atLeast"/>
          <w:jc w:val="both"/>
        </w:pPr>
      </w:pPrChange>
    </w:pPr>
    <w:rPr>
      <w:rFonts w:eastAsia="Arial Unicode MS"/>
      <w:kern w:val="2"/>
      <w:szCs w:val="20"/>
      <w:lang w:eastAsia="en-US"/>
      <w14:ligatures w14:val="standardContextual"/>
      <w:rPrChange w:id="62"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FulltextSection3Title">
    <w:name w:val="Fulltext Section3 Title"/>
    <w:basedOn w:val="Normal"/>
    <w:rsid w:val="00802997"/>
    <w:pPr>
      <w:spacing w:after="120" w:line="300" w:lineRule="atLeast"/>
      <w:jc w:val="both"/>
      <w:pPrChange w:id="63" w:author="David Sant" w:date="2025-12-03T15:34:00Z">
        <w:pPr>
          <w:spacing w:after="120" w:line="300" w:lineRule="atLeast"/>
          <w:jc w:val="both"/>
        </w:pPr>
      </w:pPrChange>
    </w:pPr>
    <w:rPr>
      <w:rFonts w:eastAsia="Arial Unicode MS"/>
      <w:b/>
      <w:i/>
      <w:kern w:val="2"/>
      <w:sz w:val="28"/>
      <w:szCs w:val="20"/>
      <w:lang w:eastAsia="en-US"/>
      <w14:ligatures w14:val="standardContextual"/>
      <w:rPrChange w:id="63" w:author="David Sant" w:date="2025-12-03T15:34:00Z">
        <w:rPr>
          <w:rFonts w:ascii="Arial" w:eastAsia="Arial Unicode MS" w:hAnsi="Arial" w:cs="Arial"/>
          <w:b/>
          <w:i/>
          <w:color w:val="000000"/>
          <w:kern w:val="2"/>
          <w:sz w:val="28"/>
          <w:lang w:val="en-GB" w:eastAsia="en-US" w:bidi="ar-SA"/>
          <w14:ligatures w14:val="standardContextual"/>
        </w:rPr>
      </w:rPrChange>
    </w:rPr>
  </w:style>
  <w:style w:type="paragraph" w:customStyle="1" w:styleId="FulltextSection4Para">
    <w:name w:val="Fulltext Section4 Para"/>
    <w:basedOn w:val="Normal"/>
    <w:rsid w:val="00802997"/>
    <w:pPr>
      <w:spacing w:after="120" w:line="300" w:lineRule="atLeast"/>
      <w:jc w:val="both"/>
      <w:pPrChange w:id="64" w:author="David Sant" w:date="2025-12-03T15:34:00Z">
        <w:pPr>
          <w:spacing w:after="120" w:line="300" w:lineRule="atLeast"/>
          <w:jc w:val="both"/>
        </w:pPr>
      </w:pPrChange>
    </w:pPr>
    <w:rPr>
      <w:rFonts w:eastAsia="Arial Unicode MS"/>
      <w:kern w:val="2"/>
      <w:szCs w:val="20"/>
      <w:lang w:eastAsia="en-US"/>
      <w14:ligatures w14:val="standardContextual"/>
      <w:rPrChange w:id="64"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FulltextSection4Title">
    <w:name w:val="Fulltext Section4 Title"/>
    <w:basedOn w:val="Normal"/>
    <w:rsid w:val="00802997"/>
    <w:pPr>
      <w:spacing w:after="120" w:line="300" w:lineRule="atLeast"/>
      <w:jc w:val="both"/>
      <w:pPrChange w:id="65" w:author="David Sant" w:date="2025-12-03T15:34:00Z">
        <w:pPr>
          <w:spacing w:after="120" w:line="300" w:lineRule="atLeast"/>
          <w:jc w:val="both"/>
        </w:pPr>
      </w:pPrChange>
    </w:pPr>
    <w:rPr>
      <w:rFonts w:eastAsia="Arial Unicode MS"/>
      <w:b/>
      <w:i/>
      <w:kern w:val="2"/>
      <w:sz w:val="28"/>
      <w:szCs w:val="20"/>
      <w:lang w:eastAsia="en-US"/>
      <w14:ligatures w14:val="standardContextual"/>
      <w:rPrChange w:id="65" w:author="David Sant" w:date="2025-12-03T15:34:00Z">
        <w:rPr>
          <w:rFonts w:ascii="Arial" w:eastAsia="Arial Unicode MS" w:hAnsi="Arial" w:cs="Arial"/>
          <w:b/>
          <w:i/>
          <w:color w:val="000000"/>
          <w:kern w:val="2"/>
          <w:sz w:val="28"/>
          <w:lang w:val="en-GB" w:eastAsia="en-US" w:bidi="ar-SA"/>
          <w14:ligatures w14:val="standardContextual"/>
        </w:rPr>
      </w:rPrChange>
    </w:rPr>
  </w:style>
  <w:style w:type="paragraph" w:customStyle="1" w:styleId="GlossItemGlossdefPara">
    <w:name w:val="GlossItem Glossdef Para"/>
    <w:basedOn w:val="Normal"/>
    <w:rsid w:val="00802997"/>
    <w:pPr>
      <w:spacing w:after="120" w:line="300" w:lineRule="atLeast"/>
      <w:jc w:val="both"/>
      <w:pPrChange w:id="66" w:author="David Sant" w:date="2025-12-03T15:34:00Z">
        <w:pPr>
          <w:spacing w:after="120" w:line="300" w:lineRule="atLeast"/>
          <w:jc w:val="both"/>
        </w:pPr>
      </w:pPrChange>
    </w:pPr>
    <w:rPr>
      <w:rFonts w:eastAsia="Arial Unicode MS"/>
      <w:kern w:val="2"/>
      <w:szCs w:val="20"/>
      <w:lang w:eastAsia="en-US"/>
      <w14:ligatures w14:val="standardContextual"/>
      <w:rPrChange w:id="66"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GlossItemGlossterm">
    <w:name w:val="GlossItem Glossterm"/>
    <w:basedOn w:val="Normal"/>
    <w:rsid w:val="00802997"/>
    <w:pPr>
      <w:spacing w:after="120" w:line="300" w:lineRule="atLeast"/>
      <w:jc w:val="both"/>
      <w:pPrChange w:id="67" w:author="David Sant" w:date="2025-12-03T15:34:00Z">
        <w:pPr>
          <w:spacing w:after="120" w:line="300" w:lineRule="atLeast"/>
          <w:jc w:val="both"/>
        </w:pPr>
      </w:pPrChange>
    </w:pPr>
    <w:rPr>
      <w:rFonts w:eastAsia="Arial Unicode MS"/>
      <w:b/>
      <w:kern w:val="2"/>
      <w:sz w:val="48"/>
      <w:szCs w:val="20"/>
      <w:lang w:eastAsia="en-US"/>
      <w14:ligatures w14:val="standardContextual"/>
      <w:rPrChange w:id="67" w:author="David Sant" w:date="2025-12-03T15:34:00Z">
        <w:rPr>
          <w:rFonts w:ascii="Arial" w:eastAsia="Arial Unicode MS" w:hAnsi="Arial" w:cs="Arial"/>
          <w:b/>
          <w:color w:val="000000"/>
          <w:kern w:val="2"/>
          <w:sz w:val="48"/>
          <w:lang w:val="en-GB" w:eastAsia="en-US" w:bidi="ar-SA"/>
          <w14:ligatures w14:val="standardContextual"/>
        </w:rPr>
      </w:rPrChange>
    </w:rPr>
  </w:style>
  <w:style w:type="paragraph" w:customStyle="1" w:styleId="HeadingAddressLine">
    <w:name w:val="Heading Address Line"/>
    <w:basedOn w:val="Normal"/>
    <w:rsid w:val="00802997"/>
    <w:pPr>
      <w:spacing w:after="120" w:line="300" w:lineRule="atLeast"/>
      <w:jc w:val="both"/>
      <w:pPrChange w:id="68" w:author="David Sant" w:date="2025-12-03T15:34:00Z">
        <w:pPr>
          <w:spacing w:after="120" w:line="300" w:lineRule="atLeast"/>
          <w:jc w:val="both"/>
        </w:pPr>
      </w:pPrChange>
    </w:pPr>
    <w:rPr>
      <w:rFonts w:eastAsia="Arial Unicode MS"/>
      <w:kern w:val="2"/>
      <w:szCs w:val="20"/>
      <w:lang w:eastAsia="en-US"/>
      <w14:ligatures w14:val="standardContextual"/>
      <w:rPrChange w:id="68"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HeadingDate">
    <w:name w:val="Heading Date"/>
    <w:basedOn w:val="Normal"/>
    <w:rsid w:val="00802997"/>
    <w:pPr>
      <w:spacing w:after="120" w:line="300" w:lineRule="atLeast"/>
      <w:jc w:val="both"/>
      <w:pPrChange w:id="69" w:author="David Sant" w:date="2025-12-03T15:34:00Z">
        <w:pPr>
          <w:spacing w:after="120" w:line="300" w:lineRule="atLeast"/>
          <w:jc w:val="both"/>
        </w:pPr>
      </w:pPrChange>
    </w:pPr>
    <w:rPr>
      <w:rFonts w:eastAsia="Arial Unicode MS"/>
      <w:kern w:val="2"/>
      <w:szCs w:val="20"/>
      <w:lang w:eastAsia="en-US"/>
      <w14:ligatures w14:val="standardContextual"/>
      <w:rPrChange w:id="69"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HeadingLetterheadBasedOnAttribute">
    <w:name w:val="Heading Letterhead Based On Attribute"/>
    <w:basedOn w:val="Normal"/>
    <w:rsid w:val="00802997"/>
    <w:pPr>
      <w:spacing w:after="120" w:line="300" w:lineRule="atLeast"/>
      <w:jc w:val="both"/>
      <w:pPrChange w:id="70" w:author="David Sant" w:date="2025-12-03T15:34:00Z">
        <w:pPr>
          <w:spacing w:after="120" w:line="300" w:lineRule="atLeast"/>
          <w:jc w:val="both"/>
        </w:pPr>
      </w:pPrChange>
    </w:pPr>
    <w:rPr>
      <w:rFonts w:eastAsia="Arial Unicode MS"/>
      <w:kern w:val="2"/>
      <w:szCs w:val="20"/>
      <w:lang w:eastAsia="en-US"/>
      <w14:ligatures w14:val="standardContextual"/>
      <w:rPrChange w:id="70"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HeadingSalutation">
    <w:name w:val="Heading Salutation"/>
    <w:basedOn w:val="Normal"/>
    <w:rsid w:val="00802997"/>
    <w:pPr>
      <w:spacing w:after="120" w:line="300" w:lineRule="atLeast"/>
      <w:jc w:val="both"/>
      <w:pPrChange w:id="71" w:author="David Sant" w:date="2025-12-03T15:34:00Z">
        <w:pPr>
          <w:spacing w:after="120" w:line="300" w:lineRule="atLeast"/>
          <w:jc w:val="both"/>
        </w:pPr>
      </w:pPrChange>
    </w:pPr>
    <w:rPr>
      <w:rFonts w:eastAsia="Arial Unicode MS"/>
      <w:kern w:val="2"/>
      <w:szCs w:val="20"/>
      <w:lang w:eastAsia="en-US"/>
      <w14:ligatures w14:val="standardContextual"/>
      <w:rPrChange w:id="71"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IgnoredSpacing">
    <w:name w:val="Ignored Spacing"/>
    <w:link w:val="IgnoredSpacingChar"/>
    <w:rsid w:val="003E03D7"/>
    <w:pPr>
      <w:spacing w:after="120" w:line="240" w:lineRule="auto"/>
    </w:pPr>
    <w:rPr>
      <w:rFonts w:ascii="Arial" w:eastAsia="Arial Unicode MS" w:hAnsi="Arial" w:cs="Arial"/>
      <w:color w:val="000000"/>
      <w:sz w:val="24"/>
      <w:szCs w:val="24"/>
      <w:lang w:val="en-US"/>
    </w:rPr>
  </w:style>
  <w:style w:type="character" w:customStyle="1" w:styleId="IgnoredSpacingChar">
    <w:name w:val="Ignored Spacing Char"/>
    <w:link w:val="IgnoredSpacing"/>
    <w:rsid w:val="003E03D7"/>
    <w:rPr>
      <w:rFonts w:ascii="Arial" w:eastAsia="Arial Unicode MS" w:hAnsi="Arial" w:cs="Arial"/>
      <w:color w:val="000000"/>
      <w:sz w:val="24"/>
      <w:szCs w:val="24"/>
      <w:lang w:val="en-US"/>
    </w:rPr>
  </w:style>
  <w:style w:type="paragraph" w:customStyle="1" w:styleId="InternalAuthor">
    <w:name w:val="Internal Author"/>
    <w:link w:val="InternalAuthorChar"/>
    <w:rsid w:val="003E03D7"/>
    <w:pPr>
      <w:spacing w:after="120" w:line="240" w:lineRule="auto"/>
    </w:pPr>
    <w:rPr>
      <w:rFonts w:ascii="Arial" w:eastAsia="Arial Unicode MS" w:hAnsi="Arial" w:cs="Arial"/>
      <w:color w:val="000000"/>
      <w:sz w:val="24"/>
      <w:lang w:val="en-US"/>
    </w:rPr>
  </w:style>
  <w:style w:type="character" w:customStyle="1" w:styleId="InternalAuthorChar">
    <w:name w:val="Internal Author Char"/>
    <w:link w:val="InternalAuthor"/>
    <w:rsid w:val="003E03D7"/>
    <w:rPr>
      <w:rFonts w:ascii="Arial" w:eastAsia="Arial Unicode MS" w:hAnsi="Arial" w:cs="Arial"/>
      <w:color w:val="000000"/>
      <w:sz w:val="24"/>
      <w:lang w:val="en-US"/>
    </w:rPr>
  </w:style>
  <w:style w:type="paragraph" w:customStyle="1" w:styleId="MaintenanceEditor">
    <w:name w:val="Maintenance Editor"/>
    <w:link w:val="MaintenanceEditorChar"/>
    <w:rsid w:val="003E03D7"/>
    <w:pPr>
      <w:spacing w:after="120" w:line="240" w:lineRule="auto"/>
    </w:pPr>
    <w:rPr>
      <w:rFonts w:ascii="Arial" w:eastAsia="Arial Unicode MS" w:hAnsi="Arial" w:cs="Arial"/>
      <w:color w:val="000000"/>
      <w:sz w:val="24"/>
      <w:lang w:val="en-US"/>
    </w:rPr>
  </w:style>
  <w:style w:type="character" w:customStyle="1" w:styleId="MaintenanceEditorChar">
    <w:name w:val="Maintenance Editor Char"/>
    <w:link w:val="MaintenanceEditor"/>
    <w:rsid w:val="003E03D7"/>
    <w:rPr>
      <w:rFonts w:ascii="Arial" w:eastAsia="Arial Unicode MS" w:hAnsi="Arial" w:cs="Arial"/>
      <w:color w:val="000000"/>
      <w:sz w:val="24"/>
      <w:lang w:val="en-US"/>
    </w:rPr>
  </w:style>
  <w:style w:type="paragraph" w:customStyle="1" w:styleId="Parasubclause3">
    <w:name w:val="Para subclause 3"/>
    <w:aliases w:val="BIWS Heading 4"/>
    <w:basedOn w:val="Normal"/>
    <w:next w:val="Untitledsubclause2"/>
    <w:rsid w:val="00802997"/>
    <w:pPr>
      <w:spacing w:after="120" w:line="300" w:lineRule="atLeast"/>
      <w:ind w:left="2268"/>
      <w:jc w:val="both"/>
      <w:pPrChange w:id="72" w:author="David Sant" w:date="2025-12-03T15:34:00Z">
        <w:pPr>
          <w:spacing w:after="120" w:line="300" w:lineRule="atLeast"/>
          <w:ind w:left="2268"/>
          <w:jc w:val="both"/>
        </w:pPr>
      </w:pPrChange>
    </w:pPr>
    <w:rPr>
      <w:rFonts w:eastAsia="Arial Unicode MS"/>
      <w:kern w:val="2"/>
      <w:szCs w:val="20"/>
      <w:lang w:eastAsia="en-US"/>
      <w14:ligatures w14:val="standardContextual"/>
      <w:rPrChange w:id="72"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Parasubclause4">
    <w:name w:val="Para subclause 4"/>
    <w:aliases w:val="BIWS Heading 5"/>
    <w:basedOn w:val="Parasubclause3"/>
    <w:rsid w:val="00802997"/>
    <w:pPr>
      <w:spacing w:after="240"/>
      <w:ind w:left="3028"/>
      <w:pPrChange w:id="73" w:author="David Sant" w:date="2025-12-03T15:34:00Z">
        <w:pPr>
          <w:spacing w:after="240" w:line="300" w:lineRule="atLeast"/>
          <w:ind w:left="3028"/>
          <w:jc w:val="both"/>
        </w:pPr>
      </w:pPrChange>
    </w:pPr>
    <w:rPr>
      <w:rPrChange w:id="73"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Para">
    <w:name w:val="Para"/>
    <w:aliases w:val="PLC Style - Normal"/>
    <w:basedOn w:val="Normal"/>
    <w:rsid w:val="00802997"/>
    <w:pPr>
      <w:spacing w:after="120" w:line="300" w:lineRule="atLeast"/>
      <w:jc w:val="both"/>
      <w:pPrChange w:id="74" w:author="David Sant" w:date="2025-12-03T15:34:00Z">
        <w:pPr>
          <w:spacing w:after="120" w:line="300" w:lineRule="atLeast"/>
          <w:jc w:val="both"/>
        </w:pPr>
      </w:pPrChange>
    </w:pPr>
    <w:rPr>
      <w:rFonts w:eastAsia="Arial Unicode MS"/>
      <w:kern w:val="2"/>
      <w:szCs w:val="20"/>
      <w:lang w:eastAsia="en-US"/>
      <w14:ligatures w14:val="standardContextual"/>
      <w:rPrChange w:id="74"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Parties">
    <w:name w:val="Parties"/>
    <w:aliases w:val="(1) Parties"/>
    <w:basedOn w:val="Normal"/>
    <w:rsid w:val="00802997"/>
    <w:pPr>
      <w:numPr>
        <w:numId w:val="18"/>
      </w:numPr>
      <w:tabs>
        <w:tab w:val="clear" w:pos="720"/>
      </w:tabs>
      <w:spacing w:before="120" w:after="120" w:line="300" w:lineRule="atLeast"/>
      <w:ind w:left="3748" w:hanging="360"/>
      <w:jc w:val="both"/>
      <w:pPrChange w:id="75" w:author="David Sant" w:date="2025-12-03T15:34:00Z">
        <w:pPr>
          <w:numPr>
            <w:numId w:val="18"/>
          </w:numPr>
          <w:tabs>
            <w:tab w:val="num" w:pos="720"/>
          </w:tabs>
          <w:spacing w:before="120" w:after="120" w:line="300" w:lineRule="atLeast"/>
          <w:ind w:left="720" w:hanging="720"/>
          <w:jc w:val="both"/>
        </w:pPr>
      </w:pPrChange>
    </w:pPr>
    <w:rPr>
      <w:rFonts w:eastAsia="Arial Unicode MS"/>
      <w:kern w:val="2"/>
      <w:szCs w:val="20"/>
      <w:lang w:eastAsia="en-US"/>
      <w14:ligatures w14:val="standardContextual"/>
      <w:rPrChange w:id="75"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ResourceHistoryAuthor">
    <w:name w:val="Resource History Author"/>
    <w:link w:val="ResourceHistoryAuthorChar"/>
    <w:rsid w:val="003E03D7"/>
    <w:pPr>
      <w:spacing w:after="120" w:line="240" w:lineRule="auto"/>
    </w:pPr>
    <w:rPr>
      <w:rFonts w:ascii="Arial" w:eastAsia="Arial Unicode MS" w:hAnsi="Arial" w:cs="Arial"/>
      <w:color w:val="000000"/>
      <w:sz w:val="24"/>
      <w:szCs w:val="24"/>
      <w:lang w:val="en-US"/>
    </w:rPr>
  </w:style>
  <w:style w:type="character" w:customStyle="1" w:styleId="ResourceHistoryAuthorChar">
    <w:name w:val="Resource History Author Char"/>
    <w:link w:val="ResourceHistoryAuthor"/>
    <w:rsid w:val="003E03D7"/>
    <w:rPr>
      <w:rFonts w:ascii="Arial" w:eastAsia="Arial Unicode MS" w:hAnsi="Arial" w:cs="Arial"/>
      <w:color w:val="000000"/>
      <w:sz w:val="24"/>
      <w:szCs w:val="24"/>
      <w:lang w:val="en-US"/>
    </w:rPr>
  </w:style>
  <w:style w:type="paragraph" w:customStyle="1" w:styleId="ResourceHistoryDate">
    <w:name w:val="Resource History Date"/>
    <w:link w:val="ResourceHistoryDateChar"/>
    <w:rsid w:val="003E03D7"/>
    <w:pPr>
      <w:spacing w:after="120" w:line="240" w:lineRule="auto"/>
    </w:pPr>
    <w:rPr>
      <w:rFonts w:ascii="Arial" w:eastAsia="Arial Unicode MS" w:hAnsi="Arial" w:cs="Arial"/>
      <w:color w:val="000000"/>
      <w:sz w:val="24"/>
      <w:szCs w:val="24"/>
      <w:lang w:val="en-US"/>
    </w:rPr>
  </w:style>
  <w:style w:type="character" w:customStyle="1" w:styleId="ResourceHistoryDateChar">
    <w:name w:val="Resource History Date Char"/>
    <w:link w:val="ResourceHistoryDate"/>
    <w:rsid w:val="003E03D7"/>
    <w:rPr>
      <w:rFonts w:ascii="Arial" w:eastAsia="Arial Unicode MS" w:hAnsi="Arial" w:cs="Arial"/>
      <w:color w:val="000000"/>
      <w:sz w:val="24"/>
      <w:szCs w:val="24"/>
      <w:lang w:val="en-US"/>
    </w:rPr>
  </w:style>
  <w:style w:type="paragraph" w:customStyle="1" w:styleId="ResourceHistoryDesc">
    <w:name w:val="Resource History Desc"/>
    <w:link w:val="ResourceHistoryDescChar"/>
    <w:rsid w:val="003E03D7"/>
    <w:pPr>
      <w:spacing w:after="120" w:line="240" w:lineRule="auto"/>
    </w:pPr>
    <w:rPr>
      <w:rFonts w:ascii="Verdana" w:eastAsia="Times New Roman" w:hAnsi="Verdana" w:cs="Verdana"/>
      <w:color w:val="000000"/>
      <w:sz w:val="18"/>
      <w:szCs w:val="24"/>
      <w:lang w:val="en-US"/>
    </w:rPr>
  </w:style>
  <w:style w:type="character" w:customStyle="1" w:styleId="ResourceHistoryDescChar">
    <w:name w:val="Resource History Desc Char"/>
    <w:link w:val="ResourceHistoryDesc"/>
    <w:rsid w:val="003E03D7"/>
    <w:rPr>
      <w:rFonts w:ascii="Verdana" w:eastAsia="Times New Roman" w:hAnsi="Verdana" w:cs="Verdana"/>
      <w:color w:val="000000"/>
      <w:sz w:val="18"/>
      <w:szCs w:val="24"/>
      <w:lang w:val="en-US"/>
    </w:rPr>
  </w:style>
  <w:style w:type="paragraph" w:customStyle="1" w:styleId="ResourceHistoryTitle">
    <w:name w:val="Resource History Title"/>
    <w:link w:val="ResourceHistoryTitleChar"/>
    <w:rsid w:val="003E03D7"/>
    <w:pPr>
      <w:spacing w:after="120" w:line="240" w:lineRule="auto"/>
    </w:pPr>
    <w:rPr>
      <w:rFonts w:ascii="Arial" w:eastAsia="Arial Unicode MS" w:hAnsi="Arial" w:cs="Arial"/>
      <w:b/>
      <w:bCs/>
      <w:color w:val="000000"/>
      <w:sz w:val="24"/>
      <w:lang w:val="en-US"/>
    </w:rPr>
  </w:style>
  <w:style w:type="character" w:customStyle="1" w:styleId="ResourceHistoryTitleChar">
    <w:name w:val="Resource History Title Char"/>
    <w:link w:val="ResourceHistoryTitle"/>
    <w:rsid w:val="003E03D7"/>
    <w:rPr>
      <w:rFonts w:ascii="Arial" w:eastAsia="Arial Unicode MS" w:hAnsi="Arial" w:cs="Arial"/>
      <w:b/>
      <w:bCs/>
      <w:color w:val="000000"/>
      <w:sz w:val="24"/>
      <w:lang w:val="en-US"/>
    </w:rPr>
  </w:style>
  <w:style w:type="paragraph" w:customStyle="1" w:styleId="ResourceType">
    <w:name w:val="Resource Type"/>
    <w:link w:val="ResourceTypeChar"/>
    <w:rsid w:val="003E03D7"/>
    <w:pPr>
      <w:spacing w:after="120" w:line="240" w:lineRule="auto"/>
    </w:pPr>
    <w:rPr>
      <w:rFonts w:ascii="Arial" w:eastAsia="Arial Unicode MS" w:hAnsi="Arial" w:cs="Arial"/>
      <w:color w:val="000000"/>
      <w:sz w:val="24"/>
      <w:szCs w:val="24"/>
      <w:lang w:val="en-US"/>
    </w:rPr>
  </w:style>
  <w:style w:type="character" w:customStyle="1" w:styleId="ResourceTypeChar">
    <w:name w:val="Resource Type Char"/>
    <w:link w:val="ResourceType"/>
    <w:rsid w:val="003E03D7"/>
    <w:rPr>
      <w:rFonts w:ascii="Arial" w:eastAsia="Arial Unicode MS" w:hAnsi="Arial" w:cs="Arial"/>
      <w:color w:val="000000"/>
      <w:sz w:val="24"/>
      <w:szCs w:val="24"/>
      <w:lang w:val="en-US"/>
    </w:rPr>
  </w:style>
  <w:style w:type="paragraph" w:customStyle="1" w:styleId="ScheduleHeading-Single">
    <w:name w:val="Schedule Heading - Single"/>
    <w:aliases w:val="Sch   main head inc single"/>
    <w:basedOn w:val="Normal"/>
    <w:next w:val="Normal"/>
    <w:rsid w:val="00802997"/>
    <w:pPr>
      <w:numPr>
        <w:numId w:val="19"/>
      </w:numPr>
      <w:spacing w:before="240" w:after="360" w:line="300" w:lineRule="atLeast"/>
      <w:jc w:val="both"/>
      <w:pPrChange w:id="76" w:author="David Sant" w:date="2025-12-03T15:34:00Z">
        <w:pPr>
          <w:numPr>
            <w:numId w:val="19"/>
          </w:numPr>
          <w:tabs>
            <w:tab w:val="num" w:pos="720"/>
          </w:tabs>
          <w:spacing w:before="240" w:after="360" w:line="300" w:lineRule="atLeast"/>
          <w:ind w:left="720" w:hanging="720"/>
          <w:jc w:val="both"/>
        </w:pPr>
      </w:pPrChange>
    </w:pPr>
    <w:rPr>
      <w:rFonts w:eastAsia="Arial Unicode MS"/>
      <w:b/>
      <w:kern w:val="28"/>
      <w:szCs w:val="20"/>
      <w:lang w:eastAsia="en-US"/>
      <w14:ligatures w14:val="standardContextual"/>
      <w:rPrChange w:id="76" w:author="David Sant" w:date="2025-12-03T15:34:00Z">
        <w:rPr>
          <w:rFonts w:ascii="Arial" w:eastAsia="Arial Unicode MS" w:hAnsi="Arial" w:cs="Arial"/>
          <w:b/>
          <w:color w:val="000000"/>
          <w:kern w:val="28"/>
          <w:sz w:val="22"/>
          <w:lang w:val="en-GB" w:eastAsia="en-US" w:bidi="ar-SA"/>
          <w14:ligatures w14:val="standardContextual"/>
        </w:rPr>
      </w:rPrChange>
    </w:rPr>
  </w:style>
  <w:style w:type="paragraph" w:customStyle="1" w:styleId="ScheduleHeading">
    <w:name w:val="Schedule Heading"/>
    <w:aliases w:val="Sch   main head"/>
    <w:basedOn w:val="Normal"/>
    <w:next w:val="Normal"/>
    <w:autoRedefine/>
    <w:rsid w:val="00802997"/>
    <w:pPr>
      <w:keepNext/>
      <w:pageBreakBefore/>
      <w:numPr>
        <w:numId w:val="20"/>
      </w:numPr>
      <w:spacing w:before="240" w:after="360" w:line="300" w:lineRule="atLeast"/>
      <w:jc w:val="center"/>
      <w:outlineLvl w:val="0"/>
      <w:pPrChange w:id="77" w:author="David Sant" w:date="2025-12-03T15:34:00Z">
        <w:pPr>
          <w:keepNext/>
          <w:pageBreakBefore/>
          <w:numPr>
            <w:numId w:val="20"/>
          </w:numPr>
          <w:tabs>
            <w:tab w:val="num" w:pos="1080"/>
          </w:tabs>
          <w:spacing w:before="240" w:after="360" w:line="300" w:lineRule="atLeast"/>
          <w:ind w:left="360" w:hanging="360"/>
          <w:jc w:val="center"/>
          <w:outlineLvl w:val="0"/>
        </w:pPr>
      </w:pPrChange>
    </w:pPr>
    <w:rPr>
      <w:rFonts w:eastAsia="Arial Unicode MS"/>
      <w:b/>
      <w:kern w:val="28"/>
      <w:szCs w:val="20"/>
      <w:lang w:eastAsia="en-US"/>
      <w14:ligatures w14:val="standardContextual"/>
      <w:rPrChange w:id="77" w:author="David Sant" w:date="2025-12-03T15:34:00Z">
        <w:rPr>
          <w:rFonts w:ascii="Arial" w:eastAsia="Arial Unicode MS" w:hAnsi="Arial" w:cs="Arial"/>
          <w:b/>
          <w:color w:val="000000"/>
          <w:kern w:val="28"/>
          <w:sz w:val="22"/>
          <w:lang w:val="en-GB" w:eastAsia="en-US" w:bidi="ar-SA"/>
          <w14:ligatures w14:val="standardContextual"/>
        </w:rPr>
      </w:rPrChange>
    </w:rPr>
  </w:style>
  <w:style w:type="paragraph" w:customStyle="1" w:styleId="SectionHeading">
    <w:name w:val="Section Heading"/>
    <w:aliases w:val="1stIntroHeadings"/>
    <w:basedOn w:val="Normal"/>
    <w:next w:val="Normal"/>
    <w:rsid w:val="00802997"/>
    <w:pPr>
      <w:tabs>
        <w:tab w:val="left" w:pos="709"/>
      </w:tabs>
      <w:spacing w:before="120" w:after="120" w:line="300" w:lineRule="atLeast"/>
      <w:jc w:val="both"/>
      <w:pPrChange w:id="78" w:author="David Sant" w:date="2025-12-03T15:34:00Z">
        <w:pPr>
          <w:tabs>
            <w:tab w:val="left" w:pos="709"/>
          </w:tabs>
          <w:spacing w:before="120" w:after="120" w:line="300" w:lineRule="atLeast"/>
          <w:jc w:val="both"/>
        </w:pPr>
      </w:pPrChange>
    </w:pPr>
    <w:rPr>
      <w:rFonts w:eastAsia="Arial Unicode MS"/>
      <w:b/>
      <w:smallCaps/>
      <w:kern w:val="2"/>
      <w:sz w:val="24"/>
      <w:szCs w:val="20"/>
      <w:lang w:eastAsia="en-US"/>
      <w14:ligatures w14:val="standardContextual"/>
      <w:rPrChange w:id="78" w:author="David Sant" w:date="2025-12-03T15:34:00Z">
        <w:rPr>
          <w:rFonts w:ascii="Arial" w:eastAsia="Arial Unicode MS" w:hAnsi="Arial" w:cs="Arial"/>
          <w:b/>
          <w:smallCaps/>
          <w:color w:val="000000"/>
          <w:kern w:val="2"/>
          <w:sz w:val="24"/>
          <w:lang w:val="en-GB" w:eastAsia="en-US" w:bidi="ar-SA"/>
          <w14:ligatures w14:val="standardContextual"/>
        </w:rPr>
      </w:rPrChange>
    </w:rPr>
  </w:style>
  <w:style w:type="paragraph" w:customStyle="1" w:styleId="Shortquestion">
    <w:name w:val="Shortquestion"/>
    <w:basedOn w:val="Normal"/>
    <w:rsid w:val="00802997"/>
    <w:pPr>
      <w:spacing w:after="120" w:line="300" w:lineRule="atLeast"/>
      <w:jc w:val="both"/>
      <w:pPrChange w:id="79" w:author="David Sant" w:date="2025-12-03T15:34:00Z">
        <w:pPr>
          <w:spacing w:after="120" w:line="300" w:lineRule="atLeast"/>
          <w:jc w:val="both"/>
        </w:pPr>
      </w:pPrChange>
    </w:pPr>
    <w:rPr>
      <w:rFonts w:eastAsia="Arial Unicode MS"/>
      <w:kern w:val="2"/>
      <w:szCs w:val="20"/>
      <w:lang w:eastAsia="en-US"/>
      <w14:ligatures w14:val="standardContextual"/>
      <w:rPrChange w:id="79"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SpeedreadPara">
    <w:name w:val="Speedread Para"/>
    <w:basedOn w:val="Normal"/>
    <w:rsid w:val="00802997"/>
    <w:pPr>
      <w:spacing w:after="120" w:line="300" w:lineRule="atLeast"/>
      <w:jc w:val="both"/>
      <w:pPrChange w:id="80" w:author="David Sant" w:date="2025-12-03T15:34:00Z">
        <w:pPr>
          <w:spacing w:after="120" w:line="300" w:lineRule="atLeast"/>
          <w:jc w:val="both"/>
        </w:pPr>
      </w:pPrChange>
    </w:pPr>
    <w:rPr>
      <w:rFonts w:eastAsia="Arial Unicode MS"/>
      <w:kern w:val="2"/>
      <w:szCs w:val="20"/>
      <w:lang w:eastAsia="en-US"/>
      <w14:ligatures w14:val="standardContextual"/>
      <w:rPrChange w:id="80"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SpeedreadSection1Para">
    <w:name w:val="Speedread Section1 Para"/>
    <w:basedOn w:val="Normal"/>
    <w:rsid w:val="00802997"/>
    <w:pPr>
      <w:spacing w:after="120" w:line="300" w:lineRule="atLeast"/>
      <w:jc w:val="both"/>
      <w:pPrChange w:id="81" w:author="David Sant" w:date="2025-12-03T15:34:00Z">
        <w:pPr>
          <w:spacing w:after="120" w:line="300" w:lineRule="atLeast"/>
          <w:jc w:val="both"/>
        </w:pPr>
      </w:pPrChange>
    </w:pPr>
    <w:rPr>
      <w:rFonts w:eastAsia="Arial Unicode MS"/>
      <w:kern w:val="2"/>
      <w:szCs w:val="20"/>
      <w:lang w:eastAsia="en-US"/>
      <w14:ligatures w14:val="standardContextual"/>
      <w:rPrChange w:id="81"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SpeedreadSection1Text">
    <w:name w:val="Speedread Section1 Text"/>
    <w:basedOn w:val="Normal"/>
    <w:rsid w:val="00802997"/>
    <w:pPr>
      <w:spacing w:after="120" w:line="300" w:lineRule="atLeast"/>
      <w:jc w:val="both"/>
      <w:pPrChange w:id="82" w:author="David Sant" w:date="2025-12-03T15:34:00Z">
        <w:pPr>
          <w:spacing w:after="120" w:line="300" w:lineRule="atLeast"/>
          <w:jc w:val="both"/>
        </w:pPr>
      </w:pPrChange>
    </w:pPr>
    <w:rPr>
      <w:rFonts w:eastAsia="Arial Unicode MS"/>
      <w:kern w:val="2"/>
      <w:szCs w:val="20"/>
      <w:lang w:eastAsia="en-US"/>
      <w14:ligatures w14:val="standardContextual"/>
      <w:rPrChange w:id="82"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SpeedreadText">
    <w:name w:val="Speedread Text"/>
    <w:basedOn w:val="Normal"/>
    <w:rsid w:val="00802997"/>
    <w:pPr>
      <w:spacing w:after="120" w:line="300" w:lineRule="atLeast"/>
      <w:jc w:val="both"/>
      <w:pPrChange w:id="83" w:author="David Sant" w:date="2025-12-03T15:34:00Z">
        <w:pPr>
          <w:spacing w:after="120" w:line="300" w:lineRule="atLeast"/>
          <w:jc w:val="both"/>
        </w:pPr>
      </w:pPrChange>
    </w:pPr>
    <w:rPr>
      <w:rFonts w:eastAsia="Arial Unicode MS"/>
      <w:kern w:val="2"/>
      <w:szCs w:val="20"/>
      <w:lang w:eastAsia="en-US"/>
      <w14:ligatures w14:val="standardContextual"/>
      <w:rPrChange w:id="83"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SpeedreadTitle">
    <w:name w:val="Speedread Title"/>
    <w:basedOn w:val="Normal"/>
    <w:rsid w:val="00802997"/>
    <w:pPr>
      <w:spacing w:after="120" w:line="300" w:lineRule="atLeast"/>
      <w:jc w:val="both"/>
      <w:pPrChange w:id="84" w:author="David Sant" w:date="2025-12-03T15:34:00Z">
        <w:pPr>
          <w:spacing w:after="120" w:line="300" w:lineRule="atLeast"/>
          <w:jc w:val="both"/>
        </w:pPr>
      </w:pPrChange>
    </w:pPr>
    <w:rPr>
      <w:rFonts w:eastAsia="Arial Unicode MS"/>
      <w:b/>
      <w:kern w:val="2"/>
      <w:sz w:val="36"/>
      <w:szCs w:val="20"/>
      <w:lang w:eastAsia="en-US"/>
      <w14:ligatures w14:val="standardContextual"/>
      <w:rPrChange w:id="84" w:author="David Sant" w:date="2025-12-03T15:34:00Z">
        <w:rPr>
          <w:rFonts w:ascii="Arial" w:eastAsia="Arial Unicode MS" w:hAnsi="Arial" w:cs="Arial"/>
          <w:b/>
          <w:color w:val="000000"/>
          <w:kern w:val="2"/>
          <w:sz w:val="36"/>
          <w:lang w:val="en-GB" w:eastAsia="en-US" w:bidi="ar-SA"/>
          <w14:ligatures w14:val="standardContextual"/>
        </w:rPr>
      </w:rPrChange>
    </w:rPr>
  </w:style>
  <w:style w:type="paragraph" w:customStyle="1" w:styleId="TemplateType">
    <w:name w:val="Template Type"/>
    <w:link w:val="TemplateTypeChar"/>
    <w:rsid w:val="003E03D7"/>
    <w:pPr>
      <w:spacing w:after="120" w:line="240" w:lineRule="auto"/>
    </w:pPr>
    <w:rPr>
      <w:rFonts w:ascii="Arial" w:eastAsia="Arial Unicode MS" w:hAnsi="Arial" w:cs="Arial"/>
      <w:color w:val="000000"/>
      <w:sz w:val="24"/>
      <w:szCs w:val="24"/>
      <w:lang w:val="en-US"/>
    </w:rPr>
  </w:style>
  <w:style w:type="character" w:customStyle="1" w:styleId="TemplateTypeChar">
    <w:name w:val="Template Type Char"/>
    <w:link w:val="TemplateType"/>
    <w:rsid w:val="003E03D7"/>
    <w:rPr>
      <w:rFonts w:ascii="Arial" w:eastAsia="Arial Unicode MS" w:hAnsi="Arial" w:cs="Arial"/>
      <w:color w:val="000000"/>
      <w:sz w:val="24"/>
      <w:szCs w:val="24"/>
      <w:lang w:val="en-US"/>
    </w:rPr>
  </w:style>
  <w:style w:type="paragraph" w:styleId="Title">
    <w:name w:val="Title"/>
    <w:link w:val="TitleChar"/>
    <w:rsid w:val="003E03D7"/>
    <w:pPr>
      <w:spacing w:after="120" w:line="240" w:lineRule="auto"/>
    </w:pPr>
    <w:rPr>
      <w:rFonts w:ascii="Arial" w:eastAsia="Arial Unicode MS" w:hAnsi="Arial" w:cs="Arial"/>
      <w:color w:val="000000"/>
      <w:sz w:val="24"/>
      <w:lang w:val="en-US"/>
    </w:rPr>
  </w:style>
  <w:style w:type="character" w:customStyle="1" w:styleId="TitleChar">
    <w:name w:val="Title Char"/>
    <w:basedOn w:val="DefaultParagraphFont"/>
    <w:link w:val="Title"/>
    <w:rsid w:val="003E03D7"/>
    <w:rPr>
      <w:rFonts w:ascii="Arial" w:eastAsia="Arial Unicode MS" w:hAnsi="Arial" w:cs="Arial"/>
      <w:color w:val="000000"/>
      <w:sz w:val="24"/>
      <w:lang w:val="en-US"/>
    </w:rPr>
  </w:style>
  <w:style w:type="paragraph" w:styleId="Footer">
    <w:name w:val="footer"/>
    <w:basedOn w:val="Normal"/>
    <w:link w:val="FooterChar"/>
    <w:rsid w:val="00802997"/>
    <w:pPr>
      <w:tabs>
        <w:tab w:val="center" w:pos="4153"/>
        <w:tab w:val="right" w:pos="8306"/>
      </w:tabs>
      <w:spacing w:after="240" w:line="300" w:lineRule="atLeast"/>
      <w:jc w:val="both"/>
      <w:pPrChange w:id="85" w:author="David Sant" w:date="2025-12-03T15:34:00Z">
        <w:pPr>
          <w:tabs>
            <w:tab w:val="center" w:pos="4153"/>
            <w:tab w:val="right" w:pos="8306"/>
          </w:tabs>
          <w:spacing w:after="240" w:line="300" w:lineRule="atLeast"/>
          <w:jc w:val="both"/>
        </w:pPr>
      </w:pPrChange>
    </w:pPr>
    <w:rPr>
      <w:rFonts w:ascii="Times New Roman" w:eastAsia="Times New Roman" w:hAnsi="Times New Roman" w:cs="Times New Roman"/>
      <w:kern w:val="2"/>
      <w:szCs w:val="20"/>
      <w:lang w:eastAsia="en-US"/>
      <w14:ligatures w14:val="standardContextual"/>
      <w:rPrChange w:id="85" w:author="David Sant" w:date="2025-12-03T15:34:00Z">
        <w:rPr>
          <w:color w:val="000000"/>
          <w:kern w:val="2"/>
          <w:sz w:val="22"/>
          <w:lang w:val="en-GB" w:eastAsia="en-US" w:bidi="ar-SA"/>
          <w14:ligatures w14:val="standardContextual"/>
        </w:rPr>
      </w:rPrChange>
    </w:rPr>
  </w:style>
  <w:style w:type="character" w:customStyle="1" w:styleId="FooterChar">
    <w:name w:val="Footer Char"/>
    <w:basedOn w:val="DefaultParagraphFont"/>
    <w:link w:val="Footer"/>
    <w:rsid w:val="003E03D7"/>
    <w:rPr>
      <w:rFonts w:ascii="Times New Roman" w:eastAsia="Times New Roman" w:hAnsi="Times New Roman" w:cs="Times New Roman"/>
      <w:color w:val="000000"/>
      <w:kern w:val="2"/>
      <w:szCs w:val="20"/>
      <w14:ligatures w14:val="standardContextual"/>
    </w:rPr>
  </w:style>
  <w:style w:type="character" w:styleId="Hyperlink">
    <w:name w:val="Hyperlink"/>
    <w:basedOn w:val="DefaultParagraphFont"/>
    <w:uiPriority w:val="99"/>
    <w:rsid w:val="003E03D7"/>
    <w:rPr>
      <w:i/>
      <w:color w:val="000000"/>
      <w:u w:val="single"/>
    </w:rPr>
  </w:style>
  <w:style w:type="paragraph" w:customStyle="1" w:styleId="Bullet4">
    <w:name w:val="Bullet4"/>
    <w:basedOn w:val="Normal"/>
    <w:rsid w:val="00802997"/>
    <w:pPr>
      <w:numPr>
        <w:numId w:val="21"/>
      </w:numPr>
      <w:spacing w:after="240" w:line="240" w:lineRule="auto"/>
      <w:jc w:val="both"/>
      <w:pPrChange w:id="86" w:author="David Sant" w:date="2025-12-03T15:34:00Z">
        <w:pPr>
          <w:numPr>
            <w:numId w:val="21"/>
          </w:numPr>
          <w:tabs>
            <w:tab w:val="num" w:pos="2676"/>
          </w:tabs>
          <w:spacing w:after="240"/>
          <w:ind w:left="2676" w:hanging="357"/>
          <w:jc w:val="both"/>
        </w:pPr>
      </w:pPrChange>
    </w:pPr>
    <w:rPr>
      <w:rFonts w:ascii="Times New Roman" w:eastAsia="Times New Roman" w:hAnsi="Times New Roman" w:cs="Times New Roman"/>
      <w:kern w:val="2"/>
      <w:szCs w:val="20"/>
      <w:lang w:eastAsia="en-US"/>
      <w14:ligatures w14:val="standardContextual"/>
      <w:rPrChange w:id="86" w:author="David Sant" w:date="2025-12-03T15:34:00Z">
        <w:rPr>
          <w:color w:val="000000"/>
          <w:kern w:val="2"/>
          <w:sz w:val="22"/>
          <w:lang w:val="en-GB" w:eastAsia="en-US" w:bidi="ar-SA"/>
          <w14:ligatures w14:val="standardContextual"/>
        </w:rPr>
      </w:rPrChange>
    </w:rPr>
  </w:style>
  <w:style w:type="paragraph" w:customStyle="1" w:styleId="IgnoredTemplateText">
    <w:name w:val="Ignored Template Text"/>
    <w:link w:val="IgnoredTemplateTextChar"/>
    <w:rsid w:val="003E03D7"/>
    <w:pPr>
      <w:pBdr>
        <w:top w:val="single" w:sz="4" w:space="1" w:color="auto"/>
        <w:left w:val="single" w:sz="4" w:space="4" w:color="auto"/>
        <w:bottom w:val="single" w:sz="4" w:space="1" w:color="auto"/>
        <w:right w:val="single" w:sz="4" w:space="4" w:color="auto"/>
      </w:pBdr>
      <w:shd w:val="pct15" w:color="auto" w:fill="C5E0B3" w:themeFill="accent6" w:themeFillTint="66"/>
      <w:spacing w:after="120" w:line="240" w:lineRule="auto"/>
    </w:pPr>
    <w:rPr>
      <w:rFonts w:ascii="Arial" w:eastAsia="Arial Unicode MS" w:hAnsi="Arial" w:cs="Arial"/>
      <w:b/>
      <w:i/>
      <w:color w:val="000000"/>
      <w:szCs w:val="18"/>
      <w:lang w:val="en-US"/>
    </w:rPr>
  </w:style>
  <w:style w:type="character" w:customStyle="1" w:styleId="IgnoredTemplateTextChar">
    <w:name w:val="Ignored Template Text Char"/>
    <w:link w:val="IgnoredTemplateText"/>
    <w:rsid w:val="003E03D7"/>
    <w:rPr>
      <w:rFonts w:ascii="Arial" w:eastAsia="Arial Unicode MS" w:hAnsi="Arial" w:cs="Arial"/>
      <w:b/>
      <w:i/>
      <w:color w:val="000000"/>
      <w:szCs w:val="18"/>
      <w:shd w:val="pct15" w:color="auto" w:fill="C5E0B3" w:themeFill="accent6" w:themeFillTint="66"/>
      <w:lang w:val="en-US"/>
    </w:rPr>
  </w:style>
  <w:style w:type="paragraph" w:customStyle="1" w:styleId="InternalTOC">
    <w:name w:val="Internal TOC"/>
    <w:rsid w:val="003E03D7"/>
    <w:pPr>
      <w:spacing w:after="120" w:line="240" w:lineRule="auto"/>
    </w:pPr>
    <w:rPr>
      <w:rFonts w:ascii="Arial" w:eastAsia="Arial Unicode MS" w:hAnsi="Arial" w:cs="Arial"/>
      <w:color w:val="000000"/>
      <w:lang w:val="en-US"/>
    </w:rPr>
  </w:style>
  <w:style w:type="paragraph" w:customStyle="1" w:styleId="HeadingLevel1">
    <w:name w:val="Heading Level 1"/>
    <w:basedOn w:val="Normal"/>
    <w:next w:val="Paragraph"/>
    <w:rsid w:val="00802997"/>
    <w:pPr>
      <w:keepNext/>
      <w:spacing w:after="120" w:line="300" w:lineRule="atLeast"/>
      <w:jc w:val="both"/>
      <w:outlineLvl w:val="1"/>
      <w:pPrChange w:id="87" w:author="David Sant" w:date="2025-12-03T15:34:00Z">
        <w:pPr>
          <w:keepNext/>
          <w:spacing w:after="120" w:line="300" w:lineRule="atLeast"/>
          <w:jc w:val="both"/>
          <w:outlineLvl w:val="1"/>
        </w:pPr>
      </w:pPrChange>
    </w:pPr>
    <w:rPr>
      <w:rFonts w:eastAsia="Arial Unicode MS"/>
      <w:b/>
      <w:kern w:val="2"/>
      <w:sz w:val="36"/>
      <w:szCs w:val="20"/>
      <w:lang w:eastAsia="en-US"/>
      <w14:ligatures w14:val="standardContextual"/>
      <w:rPrChange w:id="87" w:author="David Sant" w:date="2025-12-03T15:34:00Z">
        <w:rPr>
          <w:rFonts w:ascii="Arial" w:eastAsia="Arial Unicode MS" w:hAnsi="Arial" w:cs="Arial"/>
          <w:b/>
          <w:color w:val="000000"/>
          <w:kern w:val="2"/>
          <w:sz w:val="36"/>
          <w:lang w:val="en-GB" w:eastAsia="en-US" w:bidi="ar-SA"/>
          <w14:ligatures w14:val="standardContextual"/>
        </w:rPr>
      </w:rPrChange>
    </w:rPr>
  </w:style>
  <w:style w:type="paragraph" w:customStyle="1" w:styleId="HeadingLevel2">
    <w:name w:val="Heading Level 2"/>
    <w:basedOn w:val="Normal"/>
    <w:next w:val="Paragraph"/>
    <w:rsid w:val="00802997"/>
    <w:pPr>
      <w:keepNext/>
      <w:spacing w:after="120" w:line="300" w:lineRule="atLeast"/>
      <w:jc w:val="both"/>
      <w:outlineLvl w:val="2"/>
      <w:pPrChange w:id="88" w:author="David Sant" w:date="2025-12-03T15:34:00Z">
        <w:pPr>
          <w:keepNext/>
          <w:spacing w:after="120" w:line="300" w:lineRule="atLeast"/>
          <w:jc w:val="both"/>
          <w:outlineLvl w:val="2"/>
        </w:pPr>
      </w:pPrChange>
    </w:pPr>
    <w:rPr>
      <w:rFonts w:eastAsia="Arial Unicode MS"/>
      <w:b/>
      <w:kern w:val="2"/>
      <w:sz w:val="28"/>
      <w:szCs w:val="20"/>
      <w:lang w:eastAsia="en-US"/>
      <w14:ligatures w14:val="standardContextual"/>
      <w:rPrChange w:id="88" w:author="David Sant" w:date="2025-12-03T15:34:00Z">
        <w:rPr>
          <w:rFonts w:ascii="Arial" w:eastAsia="Arial Unicode MS" w:hAnsi="Arial" w:cs="Arial"/>
          <w:b/>
          <w:color w:val="000000"/>
          <w:kern w:val="2"/>
          <w:sz w:val="28"/>
          <w:lang w:val="en-GB" w:eastAsia="en-US" w:bidi="ar-SA"/>
          <w14:ligatures w14:val="standardContextual"/>
        </w:rPr>
      </w:rPrChange>
    </w:rPr>
  </w:style>
  <w:style w:type="paragraph" w:customStyle="1" w:styleId="HeadingLevel3">
    <w:name w:val="Heading Level 3"/>
    <w:basedOn w:val="Normal"/>
    <w:next w:val="Paragraph"/>
    <w:rsid w:val="00802997"/>
    <w:pPr>
      <w:keepNext/>
      <w:spacing w:after="120" w:line="300" w:lineRule="atLeast"/>
      <w:jc w:val="both"/>
      <w:outlineLvl w:val="3"/>
      <w:pPrChange w:id="89" w:author="David Sant" w:date="2025-12-03T15:34:00Z">
        <w:pPr>
          <w:keepNext/>
          <w:spacing w:after="120" w:line="300" w:lineRule="atLeast"/>
          <w:jc w:val="both"/>
          <w:outlineLvl w:val="3"/>
        </w:pPr>
      </w:pPrChange>
    </w:pPr>
    <w:rPr>
      <w:rFonts w:eastAsia="Arial Unicode MS"/>
      <w:b/>
      <w:i/>
      <w:kern w:val="2"/>
      <w:sz w:val="28"/>
      <w:szCs w:val="20"/>
      <w:lang w:eastAsia="en-US"/>
      <w14:ligatures w14:val="standardContextual"/>
      <w:rPrChange w:id="89" w:author="David Sant" w:date="2025-12-03T15:34:00Z">
        <w:rPr>
          <w:rFonts w:ascii="Arial" w:eastAsia="Arial Unicode MS" w:hAnsi="Arial" w:cs="Arial"/>
          <w:b/>
          <w:i/>
          <w:color w:val="000000"/>
          <w:kern w:val="2"/>
          <w:sz w:val="28"/>
          <w:lang w:val="en-GB" w:eastAsia="en-US" w:bidi="ar-SA"/>
          <w14:ligatures w14:val="standardContextual"/>
        </w:rPr>
      </w:rPrChange>
    </w:rPr>
  </w:style>
  <w:style w:type="character" w:styleId="PlaceholderText">
    <w:name w:val="Placeholder Text"/>
    <w:basedOn w:val="DefaultParagraphFont"/>
    <w:uiPriority w:val="99"/>
    <w:rsid w:val="003E03D7"/>
    <w:rPr>
      <w:color w:val="000000"/>
    </w:rPr>
  </w:style>
  <w:style w:type="paragraph" w:styleId="BalloonText">
    <w:name w:val="Balloon Text"/>
    <w:basedOn w:val="Normal"/>
    <w:link w:val="BalloonTextChar"/>
    <w:uiPriority w:val="99"/>
    <w:semiHidden/>
    <w:unhideWhenUsed/>
    <w:rsid w:val="00802997"/>
    <w:pPr>
      <w:spacing w:after="0" w:line="240" w:lineRule="auto"/>
      <w:pPrChange w:id="90" w:author="David Sant" w:date="2025-12-03T15:34:00Z">
        <w:pPr/>
      </w:pPrChange>
    </w:pPr>
    <w:rPr>
      <w:rFonts w:ascii="Tahoma" w:eastAsiaTheme="minorHAnsi" w:hAnsi="Tahoma" w:cs="Tahoma"/>
      <w:kern w:val="2"/>
      <w:sz w:val="16"/>
      <w:szCs w:val="16"/>
      <w:lang w:eastAsia="en-US"/>
      <w14:ligatures w14:val="standardContextual"/>
      <w:rPrChange w:id="90" w:author="David Sant" w:date="2025-12-03T15:34:00Z">
        <w:rPr>
          <w:rFonts w:ascii="Tahoma" w:eastAsiaTheme="minorHAnsi" w:hAnsi="Tahoma" w:cs="Tahoma"/>
          <w:color w:val="000000"/>
          <w:kern w:val="2"/>
          <w:sz w:val="16"/>
          <w:szCs w:val="16"/>
          <w:lang w:val="en-GB" w:eastAsia="en-US" w:bidi="ar-SA"/>
          <w14:ligatures w14:val="standardContextual"/>
        </w:rPr>
      </w:rPrChange>
    </w:rPr>
  </w:style>
  <w:style w:type="character" w:customStyle="1" w:styleId="BalloonTextChar">
    <w:name w:val="Balloon Text Char"/>
    <w:basedOn w:val="DefaultParagraphFont"/>
    <w:link w:val="BalloonText"/>
    <w:uiPriority w:val="99"/>
    <w:semiHidden/>
    <w:rsid w:val="003E03D7"/>
    <w:rPr>
      <w:rFonts w:ascii="Tahoma" w:hAnsi="Tahoma" w:cs="Tahoma"/>
      <w:color w:val="000000"/>
      <w:kern w:val="2"/>
      <w:sz w:val="16"/>
      <w:szCs w:val="16"/>
      <w14:ligatures w14:val="standardContextual"/>
    </w:rPr>
  </w:style>
  <w:style w:type="paragraph" w:customStyle="1" w:styleId="PinPointRef">
    <w:name w:val="PinPoint Ref"/>
    <w:link w:val="PinPointRefChar"/>
    <w:qFormat/>
    <w:rsid w:val="003E03D7"/>
    <w:pPr>
      <w:spacing w:after="0" w:line="240" w:lineRule="auto"/>
    </w:pPr>
    <w:rPr>
      <w:rFonts w:ascii="Times New Roman" w:eastAsia="Times New Roman" w:hAnsi="Times New Roman" w:cs="Times New Roman"/>
      <w:b/>
      <w:vanish/>
      <w:color w:val="000000"/>
      <w:sz w:val="18"/>
      <w:szCs w:val="20"/>
    </w:rPr>
  </w:style>
  <w:style w:type="character" w:customStyle="1" w:styleId="PinPointRefChar">
    <w:name w:val="PinPoint Ref Char"/>
    <w:basedOn w:val="DefaultParagraphFont"/>
    <w:link w:val="PinPointRef"/>
    <w:rsid w:val="003E03D7"/>
    <w:rPr>
      <w:rFonts w:ascii="Times New Roman" w:eastAsia="Times New Roman" w:hAnsi="Times New Roman" w:cs="Times New Roman"/>
      <w:b/>
      <w:vanish/>
      <w:color w:val="000000"/>
      <w:sz w:val="18"/>
      <w:szCs w:val="20"/>
    </w:rPr>
  </w:style>
  <w:style w:type="paragraph" w:customStyle="1" w:styleId="BlockQuote">
    <w:name w:val="Block Quote"/>
    <w:link w:val="BlockQuoteChar"/>
    <w:qFormat/>
    <w:rsid w:val="003E03D7"/>
    <w:pPr>
      <w:spacing w:before="120" w:after="0" w:line="240" w:lineRule="auto"/>
      <w:ind w:left="720"/>
    </w:pPr>
    <w:rPr>
      <w:rFonts w:ascii="Arial" w:eastAsia="Arial Unicode MS" w:hAnsi="Arial" w:cs="Arial"/>
      <w:color w:val="000000"/>
      <w:sz w:val="18"/>
      <w:szCs w:val="20"/>
    </w:rPr>
  </w:style>
  <w:style w:type="character" w:customStyle="1" w:styleId="BlockQuoteChar">
    <w:name w:val="Block Quote Char"/>
    <w:basedOn w:val="DefaultParagraphFont"/>
    <w:link w:val="BlockQuote"/>
    <w:rsid w:val="003E03D7"/>
    <w:rPr>
      <w:rFonts w:ascii="Arial" w:eastAsia="Arial Unicode MS" w:hAnsi="Arial" w:cs="Arial"/>
      <w:color w:val="000000"/>
      <w:sz w:val="18"/>
      <w:szCs w:val="20"/>
    </w:rPr>
  </w:style>
  <w:style w:type="paragraph" w:customStyle="1" w:styleId="ListParagraphLevel1">
    <w:name w:val="List Paragraph Level 1"/>
    <w:link w:val="ListParagraphLevel1Char"/>
    <w:rsid w:val="003E03D7"/>
    <w:pPr>
      <w:spacing w:after="120" w:line="240" w:lineRule="auto"/>
      <w:ind w:left="357"/>
      <w:jc w:val="both"/>
    </w:pPr>
    <w:rPr>
      <w:rFonts w:ascii="Arial" w:eastAsia="Arial Unicode MS" w:hAnsi="Arial" w:cs="Arial"/>
      <w:color w:val="000000"/>
      <w:szCs w:val="24"/>
      <w:lang w:val="en-US"/>
    </w:rPr>
  </w:style>
  <w:style w:type="paragraph" w:customStyle="1" w:styleId="ListParagraphLevel2">
    <w:name w:val="List Paragraph Level 2"/>
    <w:link w:val="ListParagraphLevel2Char"/>
    <w:qFormat/>
    <w:rsid w:val="003E03D7"/>
    <w:pPr>
      <w:spacing w:after="120" w:line="240" w:lineRule="auto"/>
      <w:ind w:left="1077"/>
      <w:jc w:val="both"/>
    </w:pPr>
    <w:rPr>
      <w:rFonts w:ascii="Arial" w:eastAsia="Arial Unicode MS" w:hAnsi="Arial" w:cs="Arial"/>
      <w:color w:val="000000"/>
      <w:szCs w:val="24"/>
      <w:lang w:val="en-US"/>
    </w:rPr>
  </w:style>
  <w:style w:type="character" w:customStyle="1" w:styleId="ListParagraphLevel1Char">
    <w:name w:val="List Paragraph Level 1 Char"/>
    <w:basedOn w:val="DefaultParagraphFont"/>
    <w:link w:val="ListParagraphLevel1"/>
    <w:rsid w:val="003E03D7"/>
    <w:rPr>
      <w:rFonts w:ascii="Arial" w:eastAsia="Arial Unicode MS" w:hAnsi="Arial" w:cs="Arial"/>
      <w:color w:val="000000"/>
      <w:szCs w:val="24"/>
      <w:lang w:val="en-US"/>
    </w:rPr>
  </w:style>
  <w:style w:type="character" w:customStyle="1" w:styleId="ListParagraphLevel2Char">
    <w:name w:val="List Paragraph Level 2 Char"/>
    <w:basedOn w:val="DefaultParagraphFont"/>
    <w:link w:val="ListParagraphLevel2"/>
    <w:rsid w:val="003E03D7"/>
    <w:rPr>
      <w:rFonts w:ascii="Arial" w:eastAsia="Arial Unicode MS" w:hAnsi="Arial" w:cs="Arial"/>
      <w:color w:val="000000"/>
      <w:szCs w:val="24"/>
      <w:lang w:val="en-US"/>
    </w:rPr>
  </w:style>
  <w:style w:type="paragraph" w:customStyle="1" w:styleId="IntroDefault">
    <w:name w:val="Intro Default"/>
    <w:basedOn w:val="Paragraph"/>
    <w:qFormat/>
    <w:rsid w:val="00802997"/>
    <w:pPr>
      <w:pPrChange w:id="91" w:author="David Sant" w:date="2025-12-03T15:34:00Z">
        <w:pPr>
          <w:spacing w:after="120" w:line="300" w:lineRule="atLeast"/>
          <w:jc w:val="both"/>
        </w:pPr>
      </w:pPrChange>
    </w:pPr>
    <w:rPr>
      <w:kern w:val="2"/>
      <w14:ligatures w14:val="standardContextual"/>
      <w:rPrChange w:id="91"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IntroCustom">
    <w:name w:val="Intro Custom"/>
    <w:basedOn w:val="Paragraph"/>
    <w:qFormat/>
    <w:rsid w:val="00802997"/>
    <w:pPr>
      <w:pPrChange w:id="92" w:author="David Sant" w:date="2025-12-03T15:34:00Z">
        <w:pPr>
          <w:spacing w:after="120" w:line="300" w:lineRule="atLeast"/>
          <w:jc w:val="both"/>
        </w:pPr>
      </w:pPrChange>
    </w:pPr>
    <w:rPr>
      <w:kern w:val="2"/>
      <w14:ligatures w14:val="standardContextual"/>
      <w:rPrChange w:id="92"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PrecedentType">
    <w:name w:val="Precedent Type"/>
    <w:basedOn w:val="IgnoredSpacing"/>
    <w:qFormat/>
    <w:rsid w:val="00802997"/>
    <w:pPr>
      <w:pPrChange w:id="93" w:author="David Sant" w:date="2025-12-03T15:34:00Z">
        <w:pPr>
          <w:spacing w:after="120"/>
        </w:pPr>
      </w:pPrChange>
    </w:pPr>
    <w:rPr>
      <w:rPrChange w:id="93" w:author="David Sant" w:date="2025-12-03T15:34:00Z">
        <w:rPr>
          <w:rFonts w:ascii="Arial" w:eastAsia="Arial Unicode MS" w:hAnsi="Arial" w:cs="Arial"/>
          <w:color w:val="000000"/>
          <w:sz w:val="24"/>
          <w:szCs w:val="24"/>
          <w:lang w:val="en-US" w:eastAsia="en-US" w:bidi="ar-SA"/>
        </w:rPr>
      </w:rPrChange>
    </w:rPr>
  </w:style>
  <w:style w:type="paragraph" w:customStyle="1" w:styleId="Operative">
    <w:name w:val="Operative"/>
    <w:basedOn w:val="IgnoredSpacing"/>
    <w:qFormat/>
    <w:rsid w:val="00802997"/>
    <w:pPr>
      <w:pPrChange w:id="94" w:author="David Sant" w:date="2025-12-03T15:34:00Z">
        <w:pPr>
          <w:spacing w:after="120"/>
        </w:pPr>
      </w:pPrChange>
    </w:pPr>
    <w:rPr>
      <w:vanish/>
      <w:rPrChange w:id="94" w:author="David Sant" w:date="2025-12-03T15:34:00Z">
        <w:rPr>
          <w:rFonts w:ascii="Arial" w:eastAsia="Arial Unicode MS" w:hAnsi="Arial" w:cs="Arial"/>
          <w:vanish/>
          <w:color w:val="000000"/>
          <w:sz w:val="24"/>
          <w:szCs w:val="24"/>
          <w:lang w:val="en-US" w:eastAsia="en-US" w:bidi="ar-SA"/>
        </w:rPr>
      </w:rPrChange>
    </w:rPr>
  </w:style>
  <w:style w:type="paragraph" w:customStyle="1" w:styleId="SpeedreadBulletList1">
    <w:name w:val="Speedread Bullet List 1"/>
    <w:basedOn w:val="BulletList1"/>
    <w:qFormat/>
    <w:rsid w:val="00802997"/>
    <w:pPr>
      <w:numPr>
        <w:numId w:val="0"/>
      </w:numPr>
      <w:tabs>
        <w:tab w:val="num" w:pos="360"/>
      </w:tabs>
      <w:ind w:left="360" w:hanging="360"/>
      <w:pPrChange w:id="95" w:author="David Sant" w:date="2025-12-03T15:34:00Z">
        <w:pPr>
          <w:numPr>
            <w:numId w:val="1"/>
          </w:numPr>
          <w:tabs>
            <w:tab w:val="num" w:pos="360"/>
          </w:tabs>
          <w:spacing w:after="240" w:line="300" w:lineRule="atLeast"/>
          <w:ind w:left="360" w:hanging="360"/>
          <w:jc w:val="both"/>
        </w:pPr>
      </w:pPrChange>
    </w:pPr>
    <w:rPr>
      <w:kern w:val="2"/>
      <w14:ligatures w14:val="standardContextual"/>
      <w:rPrChange w:id="95"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PartiesTitle">
    <w:name w:val="Parties Title"/>
    <w:basedOn w:val="Paragraph"/>
    <w:qFormat/>
    <w:rsid w:val="00802997"/>
    <w:pPr>
      <w:pPrChange w:id="96" w:author="David Sant" w:date="2025-12-03T15:34:00Z">
        <w:pPr>
          <w:spacing w:after="120" w:line="300" w:lineRule="atLeast"/>
          <w:jc w:val="both"/>
        </w:pPr>
      </w:pPrChange>
    </w:pPr>
    <w:rPr>
      <w:b/>
      <w:kern w:val="2"/>
      <w14:ligatures w14:val="standardContextual"/>
      <w:rPrChange w:id="96" w:author="David Sant" w:date="2025-12-03T15:34:00Z">
        <w:rPr>
          <w:rFonts w:ascii="Arial" w:eastAsia="Arial Unicode MS" w:hAnsi="Arial" w:cs="Arial"/>
          <w:b/>
          <w:color w:val="000000"/>
          <w:kern w:val="2"/>
          <w:sz w:val="22"/>
          <w:lang w:val="en-GB" w:eastAsia="en-US" w:bidi="ar-SA"/>
          <w14:ligatures w14:val="standardContextual"/>
        </w:rPr>
      </w:rPrChange>
    </w:rPr>
  </w:style>
  <w:style w:type="paragraph" w:customStyle="1" w:styleId="QuestionParagraph">
    <w:name w:val="Question Paragraph"/>
    <w:link w:val="QuestionParagraphChar"/>
    <w:qFormat/>
    <w:rsid w:val="00802997"/>
    <w:pPr>
      <w:numPr>
        <w:numId w:val="22"/>
      </w:numPr>
      <w:shd w:val="clear" w:color="auto" w:fill="D9D9D9" w:themeFill="background1" w:themeFillShade="D9"/>
      <w:spacing w:after="120" w:line="240" w:lineRule="auto"/>
      <w:outlineLvl w:val="0"/>
      <w:pPrChange w:id="97" w:author="David Sant" w:date="2025-12-03T15:34:00Z">
        <w:pPr>
          <w:numPr>
            <w:numId w:val="22"/>
          </w:numPr>
          <w:shd w:val="clear" w:color="auto" w:fill="D9D9D9" w:themeFill="background1" w:themeFillShade="D9"/>
          <w:spacing w:after="120"/>
          <w:ind w:left="357" w:hanging="357"/>
          <w:outlineLvl w:val="0"/>
        </w:pPr>
      </w:pPrChange>
    </w:pPr>
    <w:rPr>
      <w:rFonts w:ascii="Arial" w:eastAsia="Arial Unicode MS" w:hAnsi="Arial" w:cs="Arial"/>
      <w:color w:val="000000"/>
      <w:lang w:val="en-US"/>
      <w:rPrChange w:id="97" w:author="David Sant" w:date="2025-12-03T15:34:00Z">
        <w:rPr>
          <w:rFonts w:ascii="Arial" w:eastAsia="Arial Unicode MS" w:hAnsi="Arial" w:cs="Arial"/>
          <w:color w:val="000000"/>
          <w:sz w:val="22"/>
          <w:szCs w:val="22"/>
          <w:lang w:val="en-US" w:eastAsia="en-US" w:bidi="ar-SA"/>
        </w:rPr>
      </w:rPrChange>
    </w:rPr>
  </w:style>
  <w:style w:type="paragraph" w:customStyle="1" w:styleId="BulletList1Pattern">
    <w:name w:val="Bullet List 1 + Pattern"/>
    <w:basedOn w:val="BulletList1"/>
    <w:qFormat/>
    <w:rsid w:val="00802997"/>
    <w:pPr>
      <w:numPr>
        <w:numId w:val="0"/>
      </w:numPr>
      <w:shd w:val="clear" w:color="auto" w:fill="D9D9D9" w:themeFill="background1" w:themeFillShade="D9"/>
      <w:tabs>
        <w:tab w:val="num" w:pos="720"/>
      </w:tabs>
      <w:spacing w:after="120" w:line="240" w:lineRule="auto"/>
      <w:ind w:left="714" w:hanging="357"/>
      <w:pPrChange w:id="98" w:author="David Sant" w:date="2025-12-03T15:34:00Z">
        <w:pPr>
          <w:numPr>
            <w:numId w:val="1"/>
          </w:numPr>
          <w:shd w:val="clear" w:color="auto" w:fill="D9D9D9" w:themeFill="background1" w:themeFillShade="D9"/>
          <w:tabs>
            <w:tab w:val="num" w:pos="360"/>
          </w:tabs>
          <w:spacing w:after="120"/>
          <w:ind w:left="714" w:hanging="357"/>
          <w:jc w:val="both"/>
        </w:pPr>
      </w:pPrChange>
    </w:pPr>
    <w:rPr>
      <w:kern w:val="2"/>
      <w14:ligatures w14:val="standardContextual"/>
      <w:rPrChange w:id="98" w:author="David Sant" w:date="2025-12-03T15:34:00Z">
        <w:rPr>
          <w:rFonts w:ascii="Arial" w:eastAsia="Arial Unicode MS" w:hAnsi="Arial" w:cs="Arial"/>
          <w:color w:val="000000"/>
          <w:kern w:val="2"/>
          <w:sz w:val="22"/>
          <w:lang w:val="en-GB" w:eastAsia="en-US" w:bidi="ar-SA"/>
          <w14:ligatures w14:val="standardContextual"/>
        </w:rPr>
      </w:rPrChange>
    </w:rPr>
  </w:style>
  <w:style w:type="character" w:customStyle="1" w:styleId="QuestionParagraphChar">
    <w:name w:val="Question Paragraph Char"/>
    <w:basedOn w:val="DefaultParagraphFont"/>
    <w:link w:val="QuestionParagraph"/>
    <w:rsid w:val="003E03D7"/>
    <w:rPr>
      <w:rFonts w:ascii="Arial" w:eastAsia="Arial Unicode MS" w:hAnsi="Arial" w:cs="Arial"/>
      <w:color w:val="000000"/>
      <w:shd w:val="clear" w:color="auto" w:fill="D9D9D9" w:themeFill="background1" w:themeFillShade="D9"/>
      <w:lang w:val="en-US"/>
    </w:rPr>
  </w:style>
  <w:style w:type="paragraph" w:customStyle="1" w:styleId="BulletList2Pattern">
    <w:name w:val="Bullet List 2 + Pattern"/>
    <w:basedOn w:val="BulletList2"/>
    <w:qFormat/>
    <w:rsid w:val="00802997"/>
    <w:pPr>
      <w:numPr>
        <w:numId w:val="0"/>
      </w:numPr>
      <w:shd w:val="clear" w:color="auto" w:fill="D9D9D9" w:themeFill="background1" w:themeFillShade="D9"/>
      <w:tabs>
        <w:tab w:val="num" w:pos="720"/>
      </w:tabs>
      <w:ind w:left="720" w:hanging="720"/>
      <w:pPrChange w:id="99" w:author="David Sant" w:date="2025-12-03T15:34:00Z">
        <w:pPr>
          <w:numPr>
            <w:numId w:val="13"/>
          </w:numPr>
          <w:shd w:val="clear" w:color="auto" w:fill="D9D9D9" w:themeFill="background1" w:themeFillShade="D9"/>
          <w:tabs>
            <w:tab w:val="num" w:pos="1077"/>
          </w:tabs>
          <w:spacing w:after="120"/>
          <w:ind w:left="1077" w:hanging="357"/>
          <w:jc w:val="both"/>
        </w:pPr>
      </w:pPrChange>
    </w:pPr>
    <w:rPr>
      <w:kern w:val="2"/>
      <w14:ligatures w14:val="standardContextual"/>
      <w:rPrChange w:id="99"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TestimoniumContract">
    <w:name w:val="Testimonium Contract"/>
    <w:basedOn w:val="Paragraph"/>
    <w:qFormat/>
    <w:rsid w:val="00802997"/>
    <w:pPr>
      <w:pPrChange w:id="100" w:author="David Sant" w:date="2025-12-03T15:34:00Z">
        <w:pPr>
          <w:spacing w:after="120" w:line="300" w:lineRule="atLeast"/>
          <w:jc w:val="both"/>
        </w:pPr>
      </w:pPrChange>
    </w:pPr>
    <w:rPr>
      <w:kern w:val="2"/>
      <w14:ligatures w14:val="standardContextual"/>
      <w:rPrChange w:id="100"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TestimoniumDeed">
    <w:name w:val="Testimonium Deed"/>
    <w:basedOn w:val="Paragraph"/>
    <w:qFormat/>
    <w:rsid w:val="00802997"/>
    <w:pPr>
      <w:pPrChange w:id="101" w:author="David Sant" w:date="2025-12-03T15:34:00Z">
        <w:pPr>
          <w:spacing w:after="120" w:line="300" w:lineRule="atLeast"/>
          <w:jc w:val="both"/>
        </w:pPr>
      </w:pPrChange>
    </w:pPr>
    <w:rPr>
      <w:kern w:val="2"/>
      <w14:ligatures w14:val="standardContextual"/>
      <w:rPrChange w:id="101"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Titlesubclause2">
    <w:name w:val="Title subclause2"/>
    <w:basedOn w:val="Untitledsubclause2"/>
    <w:qFormat/>
    <w:rsid w:val="00802997"/>
    <w:pPr>
      <w:numPr>
        <w:numId w:val="35"/>
      </w:numPr>
      <w:pPrChange w:id="102" w:author="David Sant" w:date="2025-12-03T15:34:00Z">
        <w:pPr>
          <w:numPr>
            <w:ilvl w:val="2"/>
            <w:numId w:val="4"/>
          </w:numPr>
          <w:tabs>
            <w:tab w:val="num" w:pos="1555"/>
          </w:tabs>
          <w:spacing w:after="120" w:line="300" w:lineRule="atLeast"/>
          <w:ind w:left="1555" w:hanging="561"/>
          <w:jc w:val="both"/>
          <w:outlineLvl w:val="2"/>
        </w:pPr>
      </w:pPrChange>
    </w:pPr>
    <w:rPr>
      <w:b/>
      <w:kern w:val="2"/>
      <w14:ligatures w14:val="standardContextual"/>
      <w:rPrChange w:id="102" w:author="David Sant" w:date="2025-12-03T15:34:00Z">
        <w:rPr>
          <w:rFonts w:ascii="Arial" w:eastAsia="Arial Unicode MS" w:hAnsi="Arial" w:cs="Arial"/>
          <w:b/>
          <w:color w:val="000000"/>
          <w:kern w:val="2"/>
          <w:sz w:val="22"/>
          <w:lang w:val="en-GB" w:eastAsia="en-US" w:bidi="ar-SA"/>
          <w14:ligatures w14:val="standardContextual"/>
        </w:rPr>
      </w:rPrChange>
    </w:rPr>
  </w:style>
  <w:style w:type="paragraph" w:customStyle="1" w:styleId="Titlesubclause3">
    <w:name w:val="Title subclause3"/>
    <w:basedOn w:val="Untitledsubclause3"/>
    <w:qFormat/>
    <w:rsid w:val="00802997"/>
    <w:pPr>
      <w:numPr>
        <w:numId w:val="35"/>
      </w:numPr>
      <w:tabs>
        <w:tab w:val="clear" w:pos="1209"/>
        <w:tab w:val="num" w:pos="1492"/>
        <w:tab w:val="num" w:pos="2419"/>
      </w:tabs>
      <w:ind w:left="2275" w:hanging="576"/>
      <w:pPrChange w:id="103" w:author="David Sant" w:date="2025-12-03T15:34:00Z">
        <w:pPr>
          <w:numPr>
            <w:ilvl w:val="3"/>
            <w:numId w:val="4"/>
          </w:numPr>
          <w:tabs>
            <w:tab w:val="left" w:pos="2261"/>
            <w:tab w:val="num" w:pos="2419"/>
          </w:tabs>
          <w:spacing w:after="120" w:line="300" w:lineRule="atLeast"/>
          <w:ind w:left="2275" w:hanging="576"/>
          <w:jc w:val="both"/>
          <w:outlineLvl w:val="3"/>
        </w:pPr>
      </w:pPrChange>
    </w:pPr>
    <w:rPr>
      <w:b/>
      <w:kern w:val="2"/>
      <w14:ligatures w14:val="standardContextual"/>
      <w:rPrChange w:id="103" w:author="David Sant" w:date="2025-12-03T15:34:00Z">
        <w:rPr>
          <w:rFonts w:ascii="Arial" w:eastAsia="Arial Unicode MS" w:hAnsi="Arial" w:cs="Arial"/>
          <w:b/>
          <w:color w:val="000000"/>
          <w:kern w:val="2"/>
          <w:sz w:val="22"/>
          <w:lang w:val="en-GB" w:eastAsia="en-US" w:bidi="ar-SA"/>
          <w14:ligatures w14:val="standardContextual"/>
        </w:rPr>
      </w:rPrChange>
    </w:rPr>
  </w:style>
  <w:style w:type="paragraph" w:customStyle="1" w:styleId="Titlesubclause4">
    <w:name w:val="Title subclause4"/>
    <w:basedOn w:val="Untitledsubclause4"/>
    <w:qFormat/>
    <w:rsid w:val="00802997"/>
    <w:pPr>
      <w:numPr>
        <w:numId w:val="35"/>
      </w:numPr>
      <w:tabs>
        <w:tab w:val="clear" w:pos="1209"/>
        <w:tab w:val="num" w:pos="1492"/>
        <w:tab w:val="num" w:pos="2880"/>
      </w:tabs>
      <w:ind w:left="2880" w:hanging="720"/>
      <w:pPrChange w:id="104" w:author="David Sant" w:date="2025-12-03T15:34:00Z">
        <w:pPr>
          <w:numPr>
            <w:ilvl w:val="4"/>
            <w:numId w:val="4"/>
          </w:numPr>
          <w:tabs>
            <w:tab w:val="num" w:pos="2880"/>
          </w:tabs>
          <w:spacing w:after="120" w:line="300" w:lineRule="atLeast"/>
          <w:ind w:left="2880" w:hanging="720"/>
          <w:jc w:val="both"/>
          <w:outlineLvl w:val="4"/>
        </w:pPr>
      </w:pPrChange>
    </w:pPr>
    <w:rPr>
      <w:b/>
      <w:kern w:val="2"/>
      <w14:ligatures w14:val="standardContextual"/>
      <w:rPrChange w:id="104" w:author="David Sant" w:date="2025-12-03T15:34:00Z">
        <w:rPr>
          <w:rFonts w:ascii="Arial" w:eastAsia="Arial Unicode MS" w:hAnsi="Arial" w:cs="Arial"/>
          <w:b/>
          <w:color w:val="000000"/>
          <w:kern w:val="2"/>
          <w:sz w:val="22"/>
          <w:lang w:val="en-GB" w:eastAsia="en-US" w:bidi="ar-SA"/>
          <w14:ligatures w14:val="standardContextual"/>
        </w:rPr>
      </w:rPrChange>
    </w:rPr>
  </w:style>
  <w:style w:type="paragraph" w:customStyle="1" w:styleId="UntitledClause">
    <w:name w:val="Untitled Clause"/>
    <w:basedOn w:val="TitleClause"/>
    <w:qFormat/>
    <w:rsid w:val="00802997"/>
    <w:pPr>
      <w:numPr>
        <w:numId w:val="0"/>
      </w:numPr>
      <w:tabs>
        <w:tab w:val="num" w:pos="1209"/>
      </w:tabs>
      <w:spacing w:before="120"/>
      <w:ind w:left="1209" w:hanging="360"/>
      <w:pPrChange w:id="105" w:author="David Sant" w:date="2025-12-03T15:34:00Z">
        <w:pPr>
          <w:keepNext/>
          <w:numPr>
            <w:numId w:val="4"/>
          </w:numPr>
          <w:tabs>
            <w:tab w:val="num" w:pos="720"/>
          </w:tabs>
          <w:spacing w:before="120" w:after="240" w:line="300" w:lineRule="atLeast"/>
          <w:ind w:left="720" w:hanging="720"/>
          <w:jc w:val="both"/>
          <w:outlineLvl w:val="0"/>
        </w:pPr>
      </w:pPrChange>
    </w:pPr>
    <w:rPr>
      <w:b w:val="0"/>
      <w14:ligatures w14:val="standardContextual"/>
      <w:rPrChange w:id="105" w:author="David Sant" w:date="2025-12-03T15:34:00Z">
        <w:rPr>
          <w:rFonts w:ascii="Arial" w:eastAsia="Arial Unicode MS" w:hAnsi="Arial" w:cs="Arial"/>
          <w:color w:val="000000"/>
          <w:kern w:val="28"/>
          <w:sz w:val="22"/>
          <w:lang w:val="en-GB" w:eastAsia="en-US" w:bidi="ar-SA"/>
          <w14:ligatures w14:val="standardContextual"/>
        </w:rPr>
      </w:rPrChange>
    </w:rPr>
  </w:style>
  <w:style w:type="paragraph" w:customStyle="1" w:styleId="Titlesubclause1">
    <w:name w:val="Title subclause1"/>
    <w:basedOn w:val="Untitledsubclause1"/>
    <w:qFormat/>
    <w:rsid w:val="00802997"/>
    <w:pPr>
      <w:numPr>
        <w:numId w:val="35"/>
      </w:numPr>
      <w:spacing w:before="120"/>
      <w:pPrChange w:id="106" w:author="David Sant" w:date="2025-12-03T15:34:00Z">
        <w:pPr>
          <w:numPr>
            <w:ilvl w:val="1"/>
            <w:numId w:val="4"/>
          </w:numPr>
          <w:tabs>
            <w:tab w:val="num" w:pos="720"/>
          </w:tabs>
          <w:spacing w:before="120" w:after="120" w:line="300" w:lineRule="atLeast"/>
          <w:ind w:left="720" w:hanging="720"/>
          <w:jc w:val="both"/>
          <w:outlineLvl w:val="1"/>
        </w:pPr>
      </w:pPrChange>
    </w:pPr>
    <w:rPr>
      <w:b/>
      <w:kern w:val="2"/>
      <w14:ligatures w14:val="standardContextual"/>
      <w:rPrChange w:id="106" w:author="David Sant" w:date="2025-12-03T15:34:00Z">
        <w:rPr>
          <w:rFonts w:ascii="Arial" w:eastAsia="Arial Unicode MS" w:hAnsi="Arial" w:cs="Arial"/>
          <w:b/>
          <w:color w:val="000000"/>
          <w:kern w:val="2"/>
          <w:sz w:val="22"/>
          <w:lang w:val="en-GB" w:eastAsia="en-US" w:bidi="ar-SA"/>
          <w14:ligatures w14:val="standardContextual"/>
        </w:rPr>
      </w:rPrChange>
    </w:rPr>
  </w:style>
  <w:style w:type="paragraph" w:customStyle="1" w:styleId="ScheduleTitle">
    <w:name w:val="Schedule Title"/>
    <w:basedOn w:val="Paragraph"/>
    <w:qFormat/>
    <w:rsid w:val="00802997"/>
    <w:pPr>
      <w:pPrChange w:id="107" w:author="David Sant" w:date="2025-12-03T15:34:00Z">
        <w:pPr>
          <w:spacing w:after="120" w:line="300" w:lineRule="atLeast"/>
          <w:jc w:val="both"/>
        </w:pPr>
      </w:pPrChange>
    </w:pPr>
    <w:rPr>
      <w:b/>
      <w:kern w:val="2"/>
      <w14:ligatures w14:val="standardContextual"/>
      <w:rPrChange w:id="107" w:author="David Sant" w:date="2025-12-03T15:34:00Z">
        <w:rPr>
          <w:rFonts w:ascii="Arial" w:eastAsia="Arial Unicode MS" w:hAnsi="Arial" w:cs="Arial"/>
          <w:b/>
          <w:color w:val="000000"/>
          <w:kern w:val="2"/>
          <w:sz w:val="22"/>
          <w:lang w:val="en-GB" w:eastAsia="en-US" w:bidi="ar-SA"/>
          <w14:ligatures w14:val="standardContextual"/>
        </w:rPr>
      </w:rPrChange>
    </w:rPr>
  </w:style>
  <w:style w:type="paragraph" w:customStyle="1" w:styleId="Part">
    <w:name w:val="Part"/>
    <w:basedOn w:val="Paragraph"/>
    <w:qFormat/>
    <w:rsid w:val="00802997"/>
    <w:pPr>
      <w:numPr>
        <w:ilvl w:val="1"/>
        <w:numId w:val="34"/>
      </w:numPr>
      <w:spacing w:before="240" w:after="240"/>
      <w:jc w:val="left"/>
      <w:pPrChange w:id="108" w:author="David Sant" w:date="2025-12-03T15:34:00Z">
        <w:pPr>
          <w:numPr>
            <w:ilvl w:val="1"/>
            <w:numId w:val="34"/>
          </w:numPr>
          <w:spacing w:before="240" w:after="240" w:line="300" w:lineRule="atLeast"/>
          <w:ind w:left="357" w:hanging="357"/>
        </w:pPr>
      </w:pPrChange>
    </w:pPr>
    <w:rPr>
      <w:b/>
      <w:kern w:val="2"/>
      <w14:ligatures w14:val="standardContextual"/>
      <w:rPrChange w:id="108" w:author="David Sant" w:date="2025-12-03T15:34:00Z">
        <w:rPr>
          <w:rFonts w:ascii="Arial" w:eastAsia="Arial Unicode MS" w:hAnsi="Arial" w:cs="Arial"/>
          <w:b/>
          <w:color w:val="000000"/>
          <w:kern w:val="2"/>
          <w:sz w:val="22"/>
          <w:lang w:val="en-GB" w:eastAsia="en-US" w:bidi="ar-SA"/>
          <w14:ligatures w14:val="standardContextual"/>
        </w:rPr>
      </w:rPrChange>
    </w:rPr>
  </w:style>
  <w:style w:type="paragraph" w:customStyle="1" w:styleId="AnnexTitle">
    <w:name w:val="Annex Title"/>
    <w:basedOn w:val="Paragraph"/>
    <w:next w:val="Paragraph"/>
    <w:qFormat/>
    <w:rsid w:val="00802997"/>
    <w:pPr>
      <w:spacing w:before="240" w:after="240"/>
      <w:pPrChange w:id="109" w:author="David Sant" w:date="2025-12-03T15:34:00Z">
        <w:pPr>
          <w:spacing w:before="240" w:after="240" w:line="300" w:lineRule="atLeast"/>
          <w:jc w:val="both"/>
        </w:pPr>
      </w:pPrChange>
    </w:pPr>
    <w:rPr>
      <w:b/>
      <w:kern w:val="2"/>
      <w14:ligatures w14:val="standardContextual"/>
      <w:rPrChange w:id="109" w:author="David Sant" w:date="2025-12-03T15:34:00Z">
        <w:rPr>
          <w:rFonts w:ascii="Arial" w:eastAsia="Arial Unicode MS" w:hAnsi="Arial" w:cs="Arial"/>
          <w:b/>
          <w:color w:val="000000"/>
          <w:kern w:val="2"/>
          <w:sz w:val="22"/>
          <w:lang w:val="en-GB" w:eastAsia="en-US" w:bidi="ar-SA"/>
          <w14:ligatures w14:val="standardContextual"/>
        </w:rPr>
      </w:rPrChange>
    </w:rPr>
  </w:style>
  <w:style w:type="paragraph" w:customStyle="1" w:styleId="PartTitle">
    <w:name w:val="Part Title"/>
    <w:basedOn w:val="Paragraph"/>
    <w:qFormat/>
    <w:rsid w:val="00802997"/>
    <w:pPr>
      <w:pPrChange w:id="110" w:author="David Sant" w:date="2025-12-03T15:34:00Z">
        <w:pPr>
          <w:spacing w:after="120" w:line="300" w:lineRule="atLeast"/>
          <w:jc w:val="both"/>
        </w:pPr>
      </w:pPrChange>
    </w:pPr>
    <w:rPr>
      <w:b/>
      <w:kern w:val="2"/>
      <w14:ligatures w14:val="standardContextual"/>
      <w:rPrChange w:id="110" w:author="David Sant" w:date="2025-12-03T15:34:00Z">
        <w:rPr>
          <w:rFonts w:ascii="Arial" w:eastAsia="Arial Unicode MS" w:hAnsi="Arial" w:cs="Arial"/>
          <w:b/>
          <w:color w:val="000000"/>
          <w:kern w:val="2"/>
          <w:sz w:val="22"/>
          <w:lang w:val="en-GB" w:eastAsia="en-US" w:bidi="ar-SA"/>
          <w14:ligatures w14:val="standardContextual"/>
        </w:rPr>
      </w:rPrChange>
    </w:rPr>
  </w:style>
  <w:style w:type="character" w:customStyle="1" w:styleId="apple-converted-space">
    <w:name w:val="apple-converted-space"/>
    <w:basedOn w:val="DefaultParagraphFont"/>
    <w:rsid w:val="003E03D7"/>
    <w:rPr>
      <w:color w:val="000000"/>
    </w:rPr>
  </w:style>
  <w:style w:type="character" w:styleId="Emphasis">
    <w:name w:val="Emphasis"/>
    <w:basedOn w:val="DefaultParagraphFont"/>
    <w:uiPriority w:val="20"/>
    <w:qFormat/>
    <w:rsid w:val="003E03D7"/>
    <w:rPr>
      <w:i/>
      <w:iCs/>
      <w:color w:val="000000"/>
    </w:rPr>
  </w:style>
  <w:style w:type="paragraph" w:customStyle="1" w:styleId="NoNumTitle-Clause">
    <w:name w:val="No Num Title - Clause"/>
    <w:basedOn w:val="TitleClause"/>
    <w:qFormat/>
    <w:rsid w:val="00802997"/>
    <w:pPr>
      <w:numPr>
        <w:numId w:val="0"/>
      </w:numPr>
      <w:ind w:left="720"/>
      <w:pPrChange w:id="111" w:author="David Sant" w:date="2025-12-03T15:34:00Z">
        <w:pPr>
          <w:keepNext/>
          <w:spacing w:before="240" w:after="240" w:line="300" w:lineRule="atLeast"/>
          <w:ind w:left="720"/>
          <w:jc w:val="both"/>
          <w:outlineLvl w:val="0"/>
        </w:pPr>
      </w:pPrChange>
    </w:pPr>
    <w:rPr>
      <w14:ligatures w14:val="standardContextual"/>
      <w:rPrChange w:id="111" w:author="David Sant" w:date="2025-12-03T15:34:00Z">
        <w:rPr>
          <w:rFonts w:ascii="Arial" w:eastAsia="Arial Unicode MS" w:hAnsi="Arial" w:cs="Arial"/>
          <w:b/>
          <w:color w:val="000000"/>
          <w:kern w:val="28"/>
          <w:sz w:val="22"/>
          <w:lang w:val="en-GB" w:eastAsia="en-US" w:bidi="ar-SA"/>
          <w14:ligatures w14:val="standardContextual"/>
        </w:rPr>
      </w:rPrChange>
    </w:rPr>
  </w:style>
  <w:style w:type="paragraph" w:customStyle="1" w:styleId="NoNumTitlesubclause1">
    <w:name w:val="No Num Title subclause1"/>
    <w:basedOn w:val="Titlesubclause1"/>
    <w:qFormat/>
    <w:rsid w:val="00802997"/>
    <w:pPr>
      <w:numPr>
        <w:ilvl w:val="0"/>
        <w:numId w:val="0"/>
      </w:numPr>
      <w:ind w:left="720"/>
      <w:pPrChange w:id="112" w:author="David Sant" w:date="2025-12-03T15:34:00Z">
        <w:pPr>
          <w:spacing w:before="120" w:after="120" w:line="300" w:lineRule="atLeast"/>
          <w:ind w:left="720"/>
          <w:jc w:val="both"/>
          <w:outlineLvl w:val="1"/>
        </w:pPr>
      </w:pPrChange>
    </w:pPr>
    <w:rPr>
      <w:rPrChange w:id="112" w:author="David Sant" w:date="2025-12-03T15:34:00Z">
        <w:rPr>
          <w:rFonts w:ascii="Arial" w:eastAsia="Arial Unicode MS" w:hAnsi="Arial" w:cs="Arial"/>
          <w:b/>
          <w:color w:val="000000"/>
          <w:kern w:val="2"/>
          <w:sz w:val="22"/>
          <w:lang w:val="en-GB" w:eastAsia="en-US" w:bidi="ar-SA"/>
          <w14:ligatures w14:val="standardContextual"/>
        </w:rPr>
      </w:rPrChange>
    </w:rPr>
  </w:style>
  <w:style w:type="paragraph" w:customStyle="1" w:styleId="AddressLine">
    <w:name w:val="Address Line"/>
    <w:basedOn w:val="Paragraph"/>
    <w:qFormat/>
    <w:rsid w:val="00802997"/>
    <w:pPr>
      <w:pPrChange w:id="113" w:author="David Sant" w:date="2025-12-03T15:34:00Z">
        <w:pPr>
          <w:spacing w:after="120" w:line="300" w:lineRule="atLeast"/>
          <w:jc w:val="both"/>
        </w:pPr>
      </w:pPrChange>
    </w:pPr>
    <w:rPr>
      <w:kern w:val="2"/>
      <w14:ligatures w14:val="standardContextual"/>
      <w:rPrChange w:id="113"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styleId="Date">
    <w:name w:val="Date"/>
    <w:basedOn w:val="Paragraph"/>
    <w:link w:val="DateChar"/>
    <w:qFormat/>
    <w:rsid w:val="00802997"/>
    <w:pPr>
      <w:pPrChange w:id="114" w:author="David Sant" w:date="2025-12-03T15:34:00Z">
        <w:pPr>
          <w:spacing w:after="120" w:line="300" w:lineRule="atLeast"/>
          <w:jc w:val="both"/>
        </w:pPr>
      </w:pPrChange>
    </w:pPr>
    <w:rPr>
      <w:kern w:val="2"/>
      <w14:ligatures w14:val="standardContextual"/>
      <w:rPrChange w:id="114" w:author="David Sant" w:date="2025-12-03T15:34:00Z">
        <w:rPr>
          <w:rFonts w:ascii="Arial" w:eastAsia="Arial Unicode MS" w:hAnsi="Arial" w:cs="Arial"/>
          <w:color w:val="000000"/>
          <w:kern w:val="2"/>
          <w:sz w:val="22"/>
          <w:lang w:val="en-GB" w:eastAsia="en-US" w:bidi="ar-SA"/>
          <w14:ligatures w14:val="standardContextual"/>
        </w:rPr>
      </w:rPrChange>
    </w:rPr>
  </w:style>
  <w:style w:type="character" w:customStyle="1" w:styleId="DateChar">
    <w:name w:val="Date Char"/>
    <w:basedOn w:val="DefaultParagraphFont"/>
    <w:link w:val="Date"/>
    <w:rsid w:val="003E03D7"/>
    <w:rPr>
      <w:rFonts w:ascii="Arial" w:eastAsia="Arial Unicode MS" w:hAnsi="Arial" w:cs="Arial"/>
      <w:color w:val="000000"/>
      <w:kern w:val="2"/>
      <w:szCs w:val="20"/>
      <w14:ligatures w14:val="standardContextual"/>
    </w:rPr>
  </w:style>
  <w:style w:type="paragraph" w:customStyle="1" w:styleId="SalutationPara">
    <w:name w:val="Salutation Para"/>
    <w:basedOn w:val="Paragraph"/>
    <w:next w:val="Paragraph"/>
    <w:qFormat/>
    <w:rsid w:val="00802997"/>
    <w:pPr>
      <w:spacing w:before="240"/>
      <w:pPrChange w:id="115" w:author="David Sant" w:date="2025-12-03T15:34:00Z">
        <w:pPr>
          <w:spacing w:before="240" w:after="120" w:line="300" w:lineRule="atLeast"/>
          <w:jc w:val="both"/>
        </w:pPr>
      </w:pPrChange>
    </w:pPr>
    <w:rPr>
      <w:kern w:val="2"/>
      <w14:ligatures w14:val="standardContextual"/>
      <w:rPrChange w:id="115" w:author="David Sant" w:date="2025-12-03T15:34:00Z">
        <w:rPr>
          <w:rFonts w:ascii="Arial" w:eastAsia="Arial Unicode MS" w:hAnsi="Arial" w:cs="Arial"/>
          <w:color w:val="000000"/>
          <w:kern w:val="2"/>
          <w:sz w:val="22"/>
          <w:lang w:val="en-GB" w:eastAsia="en-US" w:bidi="ar-SA"/>
          <w14:ligatures w14:val="standardContextual"/>
        </w:rPr>
      </w:rPrChange>
    </w:rPr>
  </w:style>
  <w:style w:type="character" w:styleId="FollowedHyperlink">
    <w:name w:val="FollowedHyperlink"/>
    <w:basedOn w:val="DefaultParagraphFont"/>
    <w:uiPriority w:val="99"/>
    <w:semiHidden/>
    <w:unhideWhenUsed/>
    <w:rsid w:val="003E03D7"/>
    <w:rPr>
      <w:i/>
      <w:color w:val="000000"/>
      <w:u w:val="single"/>
    </w:rPr>
  </w:style>
  <w:style w:type="table" w:customStyle="1" w:styleId="ShadedTable">
    <w:name w:val="Shaded Table"/>
    <w:basedOn w:val="TableNormal"/>
    <w:uiPriority w:val="99"/>
    <w:rsid w:val="003E03D7"/>
    <w:pPr>
      <w:spacing w:after="0" w:line="240" w:lineRule="auto"/>
    </w:pPr>
    <w:rPr>
      <w:rFonts w:eastAsiaTheme="minorEastAsia"/>
      <w:color w:val="000000"/>
      <w:lang w:eastAsia="en-GB"/>
    </w:rPr>
    <w:tblPr>
      <w:tblBorders>
        <w:top w:val="single" w:sz="4" w:space="0" w:color="auto"/>
        <w:left w:val="single" w:sz="4" w:space="0" w:color="auto"/>
        <w:bottom w:val="single" w:sz="4" w:space="0" w:color="auto"/>
        <w:right w:val="single" w:sz="4" w:space="0" w:color="auto"/>
      </w:tblBorders>
    </w:tblPr>
    <w:tcPr>
      <w:shd w:val="clear" w:color="auto" w:fill="E7E6E6" w:themeFill="background2"/>
    </w:tcPr>
  </w:style>
  <w:style w:type="paragraph" w:customStyle="1" w:styleId="Letterhead">
    <w:name w:val="Letterhead"/>
    <w:basedOn w:val="Paragraph"/>
    <w:qFormat/>
    <w:rsid w:val="00802997"/>
    <w:pPr>
      <w:pPrChange w:id="116" w:author="David Sant" w:date="2025-12-03T15:34:00Z">
        <w:pPr>
          <w:spacing w:after="120" w:line="300" w:lineRule="atLeast"/>
          <w:jc w:val="both"/>
        </w:pPr>
      </w:pPrChange>
    </w:pPr>
    <w:rPr>
      <w:i/>
      <w:kern w:val="2"/>
      <w14:ligatures w14:val="standardContextual"/>
      <w:rPrChange w:id="116" w:author="David Sant" w:date="2025-12-03T15:34:00Z">
        <w:rPr>
          <w:rFonts w:ascii="Arial" w:eastAsia="Arial Unicode MS" w:hAnsi="Arial" w:cs="Arial"/>
          <w:i/>
          <w:color w:val="000000"/>
          <w:kern w:val="2"/>
          <w:sz w:val="22"/>
          <w:lang w:val="en-GB" w:eastAsia="en-US" w:bidi="ar-SA"/>
          <w14:ligatures w14:val="standardContextual"/>
        </w:rPr>
      </w:rPrChange>
    </w:rPr>
  </w:style>
  <w:style w:type="paragraph" w:customStyle="1" w:styleId="LetterTitle">
    <w:name w:val="Letter Title"/>
    <w:basedOn w:val="Paragraph"/>
    <w:qFormat/>
    <w:rsid w:val="00802997"/>
    <w:pPr>
      <w:pPrChange w:id="117" w:author="David Sant" w:date="2025-12-03T15:34:00Z">
        <w:pPr>
          <w:spacing w:after="120" w:line="300" w:lineRule="atLeast"/>
          <w:jc w:val="both"/>
        </w:pPr>
      </w:pPrChange>
    </w:pPr>
    <w:rPr>
      <w:b/>
      <w:kern w:val="2"/>
      <w14:ligatures w14:val="standardContextual"/>
      <w:rPrChange w:id="117" w:author="David Sant" w:date="2025-12-03T15:34:00Z">
        <w:rPr>
          <w:rFonts w:ascii="Arial" w:eastAsia="Arial Unicode MS" w:hAnsi="Arial" w:cs="Arial"/>
          <w:b/>
          <w:color w:val="000000"/>
          <w:kern w:val="2"/>
          <w:sz w:val="22"/>
          <w:lang w:val="en-GB" w:eastAsia="en-US" w:bidi="ar-SA"/>
          <w14:ligatures w14:val="standardContextual"/>
        </w:rPr>
      </w:rPrChange>
    </w:rPr>
  </w:style>
  <w:style w:type="paragraph" w:customStyle="1" w:styleId="LongQuestionPara">
    <w:name w:val="Long Question Para"/>
    <w:basedOn w:val="Paragraph"/>
    <w:link w:val="LongQuestionParaChar"/>
    <w:rsid w:val="00802997"/>
    <w:pPr>
      <w:numPr>
        <w:numId w:val="25"/>
      </w:numPr>
      <w:spacing w:before="240" w:after="240" w:line="240" w:lineRule="auto"/>
      <w:outlineLvl w:val="1"/>
      <w:pPrChange w:id="118" w:author="David Sant" w:date="2025-12-03T15:34:00Z">
        <w:pPr>
          <w:numPr>
            <w:numId w:val="25"/>
          </w:numPr>
          <w:spacing w:before="240" w:after="240"/>
          <w:ind w:left="360" w:hanging="360"/>
          <w:jc w:val="both"/>
          <w:outlineLvl w:val="1"/>
        </w:pPr>
      </w:pPrChange>
    </w:pPr>
    <w:rPr>
      <w:kern w:val="2"/>
      <w:sz w:val="20"/>
      <w:lang w:val="en-US"/>
      <w14:ligatures w14:val="standardContextual"/>
      <w:rPrChange w:id="118" w:author="David Sant" w:date="2025-12-03T15:34:00Z">
        <w:rPr>
          <w:rFonts w:ascii="Arial" w:eastAsia="Arial Unicode MS" w:hAnsi="Arial" w:cs="Arial"/>
          <w:color w:val="000000"/>
          <w:kern w:val="2"/>
          <w:lang w:val="en-US" w:eastAsia="en-US" w:bidi="ar-SA"/>
          <w14:ligatures w14:val="standardContextual"/>
        </w:rPr>
      </w:rPrChange>
    </w:rPr>
  </w:style>
  <w:style w:type="character" w:customStyle="1" w:styleId="LongQuestionParaChar">
    <w:name w:val="Long Question Para Char"/>
    <w:basedOn w:val="DefaultParagraphFont"/>
    <w:link w:val="LongQuestionPara"/>
    <w:rsid w:val="003E03D7"/>
    <w:rPr>
      <w:rFonts w:ascii="Arial" w:eastAsia="Arial Unicode MS" w:hAnsi="Arial" w:cs="Arial"/>
      <w:color w:val="000000"/>
      <w:kern w:val="2"/>
      <w:sz w:val="20"/>
      <w:szCs w:val="20"/>
      <w:lang w:val="en-US"/>
      <w14:ligatures w14:val="standardContextual"/>
    </w:rPr>
  </w:style>
  <w:style w:type="paragraph" w:customStyle="1" w:styleId="ShortQuestionPara">
    <w:name w:val="Short Question Para"/>
    <w:basedOn w:val="Paragraph"/>
    <w:link w:val="ShortQuestionParaChar"/>
    <w:rsid w:val="00802997"/>
    <w:pPr>
      <w:shd w:val="clear" w:color="auto" w:fill="D9D9D9" w:themeFill="background1" w:themeFillShade="D9"/>
      <w:tabs>
        <w:tab w:val="left" w:pos="270"/>
      </w:tabs>
      <w:spacing w:after="40" w:line="240" w:lineRule="auto"/>
      <w:outlineLvl w:val="1"/>
      <w:pPrChange w:id="119" w:author="David Sant" w:date="2025-12-03T15:34:00Z">
        <w:pPr>
          <w:shd w:val="clear" w:color="auto" w:fill="D9D9D9" w:themeFill="background1" w:themeFillShade="D9"/>
          <w:tabs>
            <w:tab w:val="left" w:pos="270"/>
          </w:tabs>
          <w:spacing w:after="40"/>
          <w:jc w:val="both"/>
          <w:outlineLvl w:val="1"/>
        </w:pPr>
      </w:pPrChange>
    </w:pPr>
    <w:rPr>
      <w:bCs/>
      <w:kern w:val="2"/>
      <w:sz w:val="20"/>
      <w:lang w:val="en-US"/>
      <w14:ligatures w14:val="standardContextual"/>
      <w:rPrChange w:id="119" w:author="David Sant" w:date="2025-12-03T15:34:00Z">
        <w:rPr>
          <w:rFonts w:ascii="Arial" w:eastAsia="Arial Unicode MS" w:hAnsi="Arial" w:cs="Arial"/>
          <w:bCs/>
          <w:color w:val="000000"/>
          <w:kern w:val="2"/>
          <w:lang w:val="en-US" w:eastAsia="en-US" w:bidi="ar-SA"/>
          <w14:ligatures w14:val="standardContextual"/>
        </w:rPr>
      </w:rPrChange>
    </w:rPr>
  </w:style>
  <w:style w:type="character" w:customStyle="1" w:styleId="ShortQuestionParaChar">
    <w:name w:val="Short Question Para Char"/>
    <w:basedOn w:val="DefaultParagraphFont"/>
    <w:link w:val="ShortQuestionPara"/>
    <w:rsid w:val="003E03D7"/>
    <w:rPr>
      <w:rFonts w:ascii="Arial" w:eastAsia="Arial Unicode MS" w:hAnsi="Arial" w:cs="Arial"/>
      <w:bCs/>
      <w:color w:val="000000"/>
      <w:kern w:val="2"/>
      <w:sz w:val="20"/>
      <w:szCs w:val="20"/>
      <w:shd w:val="clear" w:color="auto" w:fill="D9D9D9" w:themeFill="background1" w:themeFillShade="D9"/>
      <w:lang w:val="en-US"/>
      <w14:ligatures w14:val="standardContextual"/>
    </w:rPr>
  </w:style>
  <w:style w:type="paragraph" w:customStyle="1" w:styleId="811D3A974D454A258B71E3C4DE24C4F210">
    <w:name w:val="811D3A974D454A258B71E3C4DE24C4F210"/>
    <w:rsid w:val="003E03D7"/>
    <w:pPr>
      <w:spacing w:after="120" w:line="240" w:lineRule="auto"/>
    </w:pPr>
    <w:rPr>
      <w:rFonts w:ascii="Arial" w:eastAsia="Arial Unicode MS" w:hAnsi="Arial" w:cs="Arial"/>
      <w:color w:val="000000"/>
      <w:sz w:val="24"/>
      <w:lang w:val="en-US"/>
    </w:rPr>
  </w:style>
  <w:style w:type="paragraph" w:customStyle="1" w:styleId="ListParagraphLevel3">
    <w:name w:val="List Paragraph Level 3"/>
    <w:qFormat/>
    <w:rsid w:val="003E03D7"/>
    <w:pPr>
      <w:spacing w:after="120" w:line="240" w:lineRule="auto"/>
      <w:ind w:left="2160"/>
    </w:pPr>
    <w:rPr>
      <w:rFonts w:ascii="Times New Roman" w:eastAsia="Times New Roman" w:hAnsi="Times New Roman" w:cs="Times New Roman"/>
      <w:color w:val="000000"/>
      <w:sz w:val="24"/>
      <w:szCs w:val="20"/>
    </w:rPr>
  </w:style>
  <w:style w:type="paragraph" w:customStyle="1" w:styleId="DocumentTitle">
    <w:name w:val="Document Title"/>
    <w:basedOn w:val="Paragraph"/>
    <w:qFormat/>
    <w:rsid w:val="00802997"/>
    <w:pPr>
      <w:jc w:val="center"/>
      <w:pPrChange w:id="120" w:author="David Sant" w:date="2025-12-03T15:34:00Z">
        <w:pPr>
          <w:spacing w:after="120" w:line="300" w:lineRule="atLeast"/>
          <w:jc w:val="center"/>
        </w:pPr>
      </w:pPrChange>
    </w:pPr>
    <w:rPr>
      <w:kern w:val="2"/>
      <w:sz w:val="28"/>
      <w14:ligatures w14:val="standardContextual"/>
      <w:rPrChange w:id="120" w:author="David Sant" w:date="2025-12-03T15:34:00Z">
        <w:rPr>
          <w:rFonts w:ascii="Arial" w:eastAsia="Arial Unicode MS" w:hAnsi="Arial" w:cs="Arial"/>
          <w:color w:val="000000"/>
          <w:kern w:val="2"/>
          <w:sz w:val="28"/>
          <w:lang w:val="en-GB" w:eastAsia="en-US" w:bidi="ar-SA"/>
          <w14:ligatures w14:val="standardContextual"/>
        </w:rPr>
      </w:rPrChange>
    </w:rPr>
  </w:style>
  <w:style w:type="paragraph" w:customStyle="1" w:styleId="Title-Clause">
    <w:name w:val="Title - Clause"/>
    <w:aliases w:val="BIWS Heading 1"/>
    <w:basedOn w:val="Normal"/>
    <w:rsid w:val="00802997"/>
    <w:pPr>
      <w:keepNext/>
      <w:tabs>
        <w:tab w:val="num" w:pos="720"/>
      </w:tabs>
      <w:spacing w:before="240" w:after="240" w:line="300" w:lineRule="atLeast"/>
      <w:ind w:left="720" w:hanging="720"/>
      <w:jc w:val="both"/>
      <w:outlineLvl w:val="0"/>
      <w:pPrChange w:id="121" w:author="David Sant" w:date="2025-12-03T15:34:00Z">
        <w:pPr>
          <w:keepNext/>
          <w:tabs>
            <w:tab w:val="num" w:pos="720"/>
          </w:tabs>
          <w:spacing w:before="240" w:after="240" w:line="300" w:lineRule="atLeast"/>
          <w:ind w:left="720" w:hanging="720"/>
          <w:jc w:val="both"/>
          <w:outlineLvl w:val="0"/>
        </w:pPr>
      </w:pPrChange>
    </w:pPr>
    <w:rPr>
      <w:rFonts w:eastAsia="Arial Unicode MS"/>
      <w:b/>
      <w:kern w:val="28"/>
      <w:szCs w:val="20"/>
      <w:lang w:eastAsia="en-US"/>
      <w14:ligatures w14:val="standardContextual"/>
      <w:rPrChange w:id="121" w:author="David Sant" w:date="2025-12-03T15:34:00Z">
        <w:rPr>
          <w:rFonts w:ascii="Arial" w:eastAsia="Arial Unicode MS" w:hAnsi="Arial" w:cs="Arial"/>
          <w:b/>
          <w:color w:val="000000"/>
          <w:kern w:val="28"/>
          <w:sz w:val="22"/>
          <w:lang w:val="en-GB" w:eastAsia="en-US" w:bidi="ar-SA"/>
          <w14:ligatures w14:val="standardContextual"/>
        </w:rPr>
      </w:rPrChange>
    </w:rPr>
  </w:style>
  <w:style w:type="paragraph" w:customStyle="1" w:styleId="Para-Clause-nonum">
    <w:name w:val="Para - Clause - no num"/>
    <w:aliases w:val="Body  clause"/>
    <w:basedOn w:val="Normal"/>
    <w:next w:val="Title-Clause"/>
    <w:rsid w:val="00802997"/>
    <w:pPr>
      <w:spacing w:before="120" w:after="120" w:line="300" w:lineRule="atLeast"/>
      <w:ind w:left="720"/>
      <w:jc w:val="both"/>
      <w:pPrChange w:id="122" w:author="David Sant" w:date="2025-12-03T15:34:00Z">
        <w:pPr>
          <w:spacing w:before="120" w:after="120" w:line="300" w:lineRule="atLeast"/>
          <w:ind w:left="720"/>
          <w:jc w:val="both"/>
        </w:pPr>
      </w:pPrChange>
    </w:pPr>
    <w:rPr>
      <w:rFonts w:eastAsia="Arial Unicode MS"/>
      <w:kern w:val="2"/>
      <w:szCs w:val="20"/>
      <w:lang w:eastAsia="en-US"/>
      <w14:ligatures w14:val="standardContextual"/>
      <w:rPrChange w:id="122"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Para-Clause">
    <w:name w:val="Para - Clause"/>
    <w:basedOn w:val="Title-Clause"/>
    <w:qFormat/>
    <w:rsid w:val="00802997"/>
    <w:pPr>
      <w:spacing w:before="120"/>
      <w:pPrChange w:id="123" w:author="David Sant" w:date="2025-12-03T15:34:00Z">
        <w:pPr>
          <w:keepNext/>
          <w:tabs>
            <w:tab w:val="num" w:pos="720"/>
          </w:tabs>
          <w:spacing w:before="120" w:after="240" w:line="300" w:lineRule="atLeast"/>
          <w:ind w:left="720" w:hanging="720"/>
          <w:jc w:val="both"/>
          <w:outlineLvl w:val="0"/>
        </w:pPr>
      </w:pPrChange>
    </w:pPr>
    <w:rPr>
      <w:b w:val="0"/>
      <w:rPrChange w:id="123" w:author="David Sant" w:date="2025-12-03T15:34:00Z">
        <w:rPr>
          <w:rFonts w:ascii="Arial" w:eastAsia="Arial Unicode MS" w:hAnsi="Arial" w:cs="Arial"/>
          <w:color w:val="000000"/>
          <w:kern w:val="28"/>
          <w:sz w:val="22"/>
          <w:lang w:val="en-GB" w:eastAsia="en-US" w:bidi="ar-SA"/>
          <w14:ligatures w14:val="standardContextual"/>
        </w:rPr>
      </w:rPrChange>
    </w:rPr>
  </w:style>
  <w:style w:type="paragraph" w:customStyle="1" w:styleId="CoversheetParagraph">
    <w:name w:val="Coversheet Paragraph"/>
    <w:basedOn w:val="Normal"/>
    <w:autoRedefine/>
    <w:rsid w:val="00802997"/>
    <w:pPr>
      <w:spacing w:after="0" w:line="300" w:lineRule="atLeast"/>
      <w:jc w:val="center"/>
      <w:pPrChange w:id="124" w:author="David Sant" w:date="2025-12-03T15:34:00Z">
        <w:pPr>
          <w:spacing w:line="300" w:lineRule="atLeast"/>
          <w:jc w:val="center"/>
        </w:pPr>
      </w:pPrChange>
    </w:pPr>
    <w:rPr>
      <w:rFonts w:ascii="Times New Roman" w:eastAsia="Times New Roman" w:hAnsi="Times New Roman" w:cs="Times New Roman"/>
      <w:kern w:val="2"/>
      <w:szCs w:val="20"/>
      <w:lang w:eastAsia="en-US"/>
      <w14:ligatures w14:val="standardContextual"/>
      <w:rPrChange w:id="124" w:author="David Sant" w:date="2025-12-03T15:34:00Z">
        <w:rPr>
          <w:color w:val="000000"/>
          <w:kern w:val="2"/>
          <w:sz w:val="22"/>
          <w:lang w:val="en-GB" w:eastAsia="en-US" w:bidi="ar-SA"/>
          <w14:ligatures w14:val="standardContextual"/>
        </w:rPr>
      </w:rPrChange>
    </w:rPr>
  </w:style>
  <w:style w:type="paragraph" w:customStyle="1" w:styleId="CoversheetIntro">
    <w:name w:val="Coversheet Intro"/>
    <w:basedOn w:val="CoversheetTitle"/>
    <w:qFormat/>
    <w:rsid w:val="00802997"/>
    <w:pPr>
      <w:pPrChange w:id="125" w:author="David Sant" w:date="2025-12-03T15:34:00Z">
        <w:pPr>
          <w:spacing w:before="480" w:after="480" w:line="300" w:lineRule="atLeast"/>
          <w:jc w:val="center"/>
        </w:pPr>
      </w:pPrChange>
    </w:pPr>
    <w:rPr>
      <w:smallCaps w:val="0"/>
      <w:sz w:val="22"/>
      <w:rPrChange w:id="125" w:author="David Sant" w:date="2025-12-03T15:34:00Z">
        <w:rPr>
          <w:rFonts w:ascii="Arial" w:eastAsia="Arial Unicode MS" w:hAnsi="Arial" w:cs="Arial"/>
          <w:b/>
          <w:color w:val="000000"/>
          <w:kern w:val="2"/>
          <w:sz w:val="22"/>
          <w:lang w:val="en-GB" w:eastAsia="en-US" w:bidi="ar-SA"/>
          <w14:ligatures w14:val="standardContextual"/>
        </w:rPr>
      </w:rPrChange>
    </w:rPr>
  </w:style>
  <w:style w:type="paragraph" w:customStyle="1" w:styleId="CoversheetStaticText">
    <w:name w:val="Coversheet Static Text"/>
    <w:basedOn w:val="CoversheetIntro"/>
    <w:qFormat/>
    <w:rsid w:val="00802997"/>
    <w:pPr>
      <w:pPrChange w:id="126" w:author="David Sant" w:date="2025-12-03T15:34:00Z">
        <w:pPr>
          <w:spacing w:before="480" w:after="480" w:line="300" w:lineRule="atLeast"/>
          <w:jc w:val="center"/>
        </w:pPr>
      </w:pPrChange>
    </w:pPr>
    <w:rPr>
      <w:b w:val="0"/>
      <w:rPrChange w:id="126"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CoversheetParty">
    <w:name w:val="Coversheet Party"/>
    <w:basedOn w:val="CoversheetIntro"/>
    <w:qFormat/>
    <w:rsid w:val="00802997"/>
    <w:pPr>
      <w:pPrChange w:id="127" w:author="David Sant" w:date="2025-12-03T15:34:00Z">
        <w:pPr>
          <w:spacing w:before="480" w:after="480" w:line="300" w:lineRule="atLeast"/>
          <w:jc w:val="center"/>
        </w:pPr>
      </w:pPrChange>
    </w:pPr>
    <w:rPr>
      <w:rPrChange w:id="127" w:author="David Sant" w:date="2025-12-03T15:34:00Z">
        <w:rPr>
          <w:rFonts w:ascii="Arial" w:eastAsia="Arial Unicode MS" w:hAnsi="Arial" w:cs="Arial"/>
          <w:b/>
          <w:color w:val="000000"/>
          <w:kern w:val="2"/>
          <w:sz w:val="22"/>
          <w:lang w:val="en-GB" w:eastAsia="en-US" w:bidi="ar-SA"/>
          <w14:ligatures w14:val="standardContextual"/>
        </w:rPr>
      </w:rPrChange>
    </w:rPr>
  </w:style>
  <w:style w:type="paragraph" w:customStyle="1" w:styleId="NoNumUntitledClause">
    <w:name w:val="No Num Untitled Clause"/>
    <w:basedOn w:val="UntitledClause"/>
    <w:qFormat/>
    <w:rsid w:val="00802997"/>
    <w:pPr>
      <w:tabs>
        <w:tab w:val="clear" w:pos="1209"/>
      </w:tabs>
      <w:ind w:left="720" w:firstLine="0"/>
      <w:pPrChange w:id="128" w:author="David Sant" w:date="2025-12-03T15:34:00Z">
        <w:pPr>
          <w:keepNext/>
          <w:spacing w:before="120" w:after="240" w:line="300" w:lineRule="atLeast"/>
          <w:ind w:left="720"/>
          <w:jc w:val="both"/>
          <w:outlineLvl w:val="0"/>
        </w:pPr>
      </w:pPrChange>
    </w:pPr>
    <w:rPr>
      <w:rPrChange w:id="128" w:author="David Sant" w:date="2025-12-03T15:34:00Z">
        <w:rPr>
          <w:rFonts w:ascii="Arial" w:eastAsia="Arial Unicode MS" w:hAnsi="Arial" w:cs="Arial"/>
          <w:color w:val="000000"/>
          <w:kern w:val="28"/>
          <w:sz w:val="22"/>
          <w:lang w:val="en-GB" w:eastAsia="en-US" w:bidi="ar-SA"/>
          <w14:ligatures w14:val="standardContextual"/>
        </w:rPr>
      </w:rPrChange>
    </w:rPr>
  </w:style>
  <w:style w:type="paragraph" w:customStyle="1" w:styleId="BackgroundSubclause1">
    <w:name w:val="Background Subclause1"/>
    <w:basedOn w:val="Background"/>
    <w:qFormat/>
    <w:rsid w:val="00802997"/>
    <w:pPr>
      <w:numPr>
        <w:ilvl w:val="1"/>
      </w:numPr>
      <w:tabs>
        <w:tab w:val="clear" w:pos="1555"/>
      </w:tabs>
      <w:ind w:left="2160" w:hanging="360"/>
      <w:pPrChange w:id="129" w:author="David Sant" w:date="2025-12-03T15:34:00Z">
        <w:pPr>
          <w:numPr>
            <w:ilvl w:val="1"/>
            <w:numId w:val="16"/>
          </w:numPr>
          <w:tabs>
            <w:tab w:val="num" w:pos="1555"/>
          </w:tabs>
          <w:spacing w:before="120" w:after="120" w:line="300" w:lineRule="atLeast"/>
          <w:ind w:left="1555" w:hanging="561"/>
          <w:jc w:val="both"/>
        </w:pPr>
      </w:pPrChange>
    </w:pPr>
    <w:rPr>
      <w:rPrChange w:id="129"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BackgroundSubclause2">
    <w:name w:val="Background Subclause2"/>
    <w:basedOn w:val="Background"/>
    <w:qFormat/>
    <w:rsid w:val="00802997"/>
    <w:pPr>
      <w:numPr>
        <w:ilvl w:val="3"/>
      </w:numPr>
      <w:tabs>
        <w:tab w:val="clear" w:pos="2421"/>
      </w:tabs>
      <w:ind w:left="3600" w:hanging="360"/>
      <w:pPrChange w:id="130" w:author="David Sant" w:date="2025-12-03T15:34:00Z">
        <w:pPr>
          <w:numPr>
            <w:ilvl w:val="3"/>
            <w:numId w:val="16"/>
          </w:numPr>
          <w:tabs>
            <w:tab w:val="num" w:pos="2421"/>
          </w:tabs>
          <w:spacing w:before="120" w:after="120" w:line="300" w:lineRule="atLeast"/>
          <w:ind w:left="2268" w:hanging="567"/>
          <w:jc w:val="both"/>
        </w:pPr>
      </w:pPrChange>
    </w:pPr>
    <w:rPr>
      <w:rPrChange w:id="130"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HeadingLevel2CQA">
    <w:name w:val="Heading Level 2 CQA"/>
    <w:basedOn w:val="HeadingLevel2"/>
    <w:qFormat/>
    <w:rsid w:val="00802997"/>
    <w:pPr>
      <w:pPrChange w:id="131" w:author="David Sant" w:date="2025-12-03T15:34:00Z">
        <w:pPr>
          <w:keepNext/>
          <w:spacing w:after="120" w:line="300" w:lineRule="atLeast"/>
          <w:jc w:val="both"/>
          <w:outlineLvl w:val="2"/>
        </w:pPr>
      </w:pPrChange>
    </w:pPr>
    <w:rPr>
      <w:rPrChange w:id="131" w:author="David Sant" w:date="2025-12-03T15:34:00Z">
        <w:rPr>
          <w:rFonts w:ascii="Arial" w:eastAsia="Arial Unicode MS" w:hAnsi="Arial" w:cs="Arial"/>
          <w:b/>
          <w:color w:val="000000"/>
          <w:kern w:val="2"/>
          <w:sz w:val="28"/>
          <w:lang w:val="en-GB" w:eastAsia="en-US" w:bidi="ar-SA"/>
          <w14:ligatures w14:val="standardContextual"/>
        </w:rPr>
      </w:rPrChange>
    </w:rPr>
  </w:style>
  <w:style w:type="paragraph" w:customStyle="1" w:styleId="ClauseBullet1">
    <w:name w:val="Clause Bullet 1"/>
    <w:basedOn w:val="ParaClause"/>
    <w:qFormat/>
    <w:rsid w:val="00802997"/>
    <w:pPr>
      <w:numPr>
        <w:numId w:val="26"/>
      </w:numPr>
      <w:tabs>
        <w:tab w:val="num" w:pos="720"/>
      </w:tabs>
      <w:ind w:left="720" w:hanging="720"/>
      <w:outlineLvl w:val="0"/>
      <w:pPrChange w:id="132" w:author="David Sant" w:date="2025-12-03T15:34:00Z">
        <w:pPr>
          <w:numPr>
            <w:numId w:val="26"/>
          </w:numPr>
          <w:spacing w:before="120" w:after="120" w:line="300" w:lineRule="atLeast"/>
          <w:ind w:left="1080" w:hanging="360"/>
          <w:jc w:val="both"/>
          <w:outlineLvl w:val="0"/>
        </w:pPr>
      </w:pPrChange>
    </w:pPr>
    <w:rPr>
      <w:kern w:val="2"/>
      <w14:ligatures w14:val="standardContextual"/>
      <w:rPrChange w:id="132"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ClauseBullet2">
    <w:name w:val="Clause Bullet 2"/>
    <w:basedOn w:val="ParaClause"/>
    <w:qFormat/>
    <w:rsid w:val="00802997"/>
    <w:pPr>
      <w:numPr>
        <w:numId w:val="27"/>
      </w:numPr>
      <w:outlineLvl w:val="1"/>
      <w:pPrChange w:id="133" w:author="David Sant" w:date="2025-12-03T15:34:00Z">
        <w:pPr>
          <w:numPr>
            <w:numId w:val="27"/>
          </w:numPr>
          <w:spacing w:before="120" w:after="120" w:line="300" w:lineRule="atLeast"/>
          <w:ind w:left="1434" w:hanging="357"/>
          <w:jc w:val="both"/>
          <w:outlineLvl w:val="1"/>
        </w:pPr>
      </w:pPrChange>
    </w:pPr>
    <w:rPr>
      <w:kern w:val="2"/>
      <w14:ligatures w14:val="standardContextual"/>
      <w:rPrChange w:id="133"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subclause2Bullet1">
    <w:name w:val="subclause 2 Bullet 1"/>
    <w:basedOn w:val="Parasubclause2"/>
    <w:qFormat/>
    <w:rsid w:val="00802997"/>
    <w:pPr>
      <w:numPr>
        <w:numId w:val="29"/>
      </w:numPr>
      <w:tabs>
        <w:tab w:val="num" w:pos="360"/>
      </w:tabs>
      <w:ind w:left="360"/>
      <w:pPrChange w:id="134" w:author="David Sant" w:date="2025-12-03T15:34:00Z">
        <w:pPr>
          <w:numPr>
            <w:numId w:val="29"/>
          </w:numPr>
          <w:spacing w:after="240" w:line="300" w:lineRule="atLeast"/>
          <w:ind w:left="1434" w:hanging="360"/>
          <w:jc w:val="both"/>
        </w:pPr>
      </w:pPrChange>
    </w:pPr>
    <w:rPr>
      <w:kern w:val="2"/>
      <w14:ligatures w14:val="standardContextual"/>
      <w:rPrChange w:id="134"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subclause3Bullet1">
    <w:name w:val="subclause 3 Bullet 1"/>
    <w:basedOn w:val="Parasubclause3"/>
    <w:qFormat/>
    <w:rsid w:val="00802997"/>
    <w:pPr>
      <w:numPr>
        <w:numId w:val="28"/>
      </w:numPr>
      <w:pPrChange w:id="135" w:author="David Sant" w:date="2025-12-03T15:34:00Z">
        <w:pPr>
          <w:numPr>
            <w:numId w:val="28"/>
          </w:numPr>
          <w:spacing w:after="120" w:line="300" w:lineRule="atLeast"/>
          <w:ind w:left="2273" w:hanging="357"/>
          <w:jc w:val="both"/>
        </w:pPr>
      </w:pPrChange>
    </w:pPr>
    <w:rPr>
      <w:rPrChange w:id="135"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subclause1Bullet2">
    <w:name w:val="subclause 1 Bullet 2"/>
    <w:basedOn w:val="Parasubclause1"/>
    <w:qFormat/>
    <w:rsid w:val="00802997"/>
    <w:pPr>
      <w:numPr>
        <w:numId w:val="30"/>
      </w:numPr>
      <w:pPrChange w:id="136" w:author="David Sant" w:date="2025-12-03T15:34:00Z">
        <w:pPr>
          <w:numPr>
            <w:numId w:val="30"/>
          </w:numPr>
          <w:spacing w:before="240" w:after="120" w:line="300" w:lineRule="atLeast"/>
          <w:ind w:left="1434" w:hanging="357"/>
          <w:jc w:val="both"/>
        </w:pPr>
      </w:pPrChange>
    </w:pPr>
    <w:rPr>
      <w:kern w:val="2"/>
      <w14:ligatures w14:val="standardContextual"/>
      <w:rPrChange w:id="136"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subclause2Bullet2">
    <w:name w:val="subclause 2 Bullet 2"/>
    <w:basedOn w:val="Parasubclause2"/>
    <w:qFormat/>
    <w:rsid w:val="00802997"/>
    <w:pPr>
      <w:numPr>
        <w:numId w:val="31"/>
      </w:numPr>
      <w:pPrChange w:id="137" w:author="David Sant" w:date="2025-12-03T15:34:00Z">
        <w:pPr>
          <w:numPr>
            <w:numId w:val="31"/>
          </w:numPr>
          <w:spacing w:after="240" w:line="300" w:lineRule="atLeast"/>
          <w:ind w:left="2273" w:hanging="357"/>
          <w:jc w:val="both"/>
        </w:pPr>
      </w:pPrChange>
    </w:pPr>
    <w:rPr>
      <w:kern w:val="2"/>
      <w14:ligatures w14:val="standardContextual"/>
      <w:rPrChange w:id="137"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subclause3Bullet2">
    <w:name w:val="subclause 3 Bullet 2"/>
    <w:basedOn w:val="Parasubclause3"/>
    <w:qFormat/>
    <w:rsid w:val="00802997"/>
    <w:pPr>
      <w:numPr>
        <w:numId w:val="32"/>
      </w:numPr>
      <w:pPrChange w:id="138" w:author="David Sant" w:date="2025-12-03T15:34:00Z">
        <w:pPr>
          <w:numPr>
            <w:numId w:val="32"/>
          </w:numPr>
          <w:spacing w:after="120" w:line="300" w:lineRule="atLeast"/>
          <w:ind w:left="2982" w:hanging="357"/>
          <w:jc w:val="both"/>
        </w:pPr>
      </w:pPrChange>
    </w:pPr>
    <w:rPr>
      <w:rPrChange w:id="138"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DefinedTermBullet">
    <w:name w:val="Defined Term Bullet"/>
    <w:basedOn w:val="DefinedTermPara"/>
    <w:qFormat/>
    <w:rsid w:val="00802997"/>
    <w:pPr>
      <w:numPr>
        <w:numId w:val="33"/>
      </w:numPr>
      <w:pPrChange w:id="139" w:author="David Sant" w:date="2025-12-03T15:34:00Z">
        <w:pPr>
          <w:numPr>
            <w:numId w:val="33"/>
          </w:numPr>
          <w:spacing w:after="120" w:line="300" w:lineRule="atLeast"/>
          <w:ind w:left="1440" w:hanging="360"/>
          <w:jc w:val="both"/>
        </w:pPr>
      </w:pPrChange>
    </w:pPr>
    <w:rPr>
      <w:kern w:val="2"/>
      <w14:ligatures w14:val="standardContextual"/>
      <w:rPrChange w:id="139"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AdditionalTitle">
    <w:name w:val="Additional Title"/>
    <w:basedOn w:val="Paragraph"/>
    <w:qFormat/>
    <w:rsid w:val="00802997"/>
    <w:pPr>
      <w:jc w:val="left"/>
      <w:pPrChange w:id="140" w:author="David Sant" w:date="2025-12-03T15:34:00Z">
        <w:pPr>
          <w:spacing w:after="120" w:line="300" w:lineRule="atLeast"/>
        </w:pPr>
      </w:pPrChange>
    </w:pPr>
    <w:rPr>
      <w:b/>
      <w:kern w:val="2"/>
      <w:sz w:val="24"/>
      <w14:ligatures w14:val="standardContextual"/>
      <w:rPrChange w:id="140" w:author="David Sant" w:date="2025-12-03T15:34:00Z">
        <w:rPr>
          <w:rFonts w:ascii="Arial" w:eastAsia="Arial Unicode MS" w:hAnsi="Arial" w:cs="Arial"/>
          <w:b/>
          <w:color w:val="000000"/>
          <w:kern w:val="2"/>
          <w:sz w:val="24"/>
          <w:lang w:val="en-GB" w:eastAsia="en-US" w:bidi="ar-SA"/>
          <w14:ligatures w14:val="standardContextual"/>
        </w:rPr>
      </w:rPrChange>
    </w:rPr>
  </w:style>
  <w:style w:type="character" w:customStyle="1" w:styleId="error">
    <w:name w:val="error"/>
    <w:basedOn w:val="DefaultParagraphFont"/>
    <w:rsid w:val="003E03D7"/>
    <w:rPr>
      <w:color w:val="000000"/>
    </w:rPr>
  </w:style>
  <w:style w:type="paragraph" w:customStyle="1" w:styleId="BackgroundParaClause">
    <w:name w:val="Background Para Clause"/>
    <w:basedOn w:val="Background"/>
    <w:qFormat/>
    <w:rsid w:val="00802997"/>
    <w:pPr>
      <w:numPr>
        <w:numId w:val="0"/>
      </w:numPr>
      <w:pPrChange w:id="141" w:author="David Sant" w:date="2025-12-03T15:34:00Z">
        <w:pPr>
          <w:spacing w:before="120" w:after="120" w:line="300" w:lineRule="atLeast"/>
          <w:jc w:val="both"/>
        </w:pPr>
      </w:pPrChange>
    </w:pPr>
    <w:rPr>
      <w:rPrChange w:id="141"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BackgroundParaSubclause1">
    <w:name w:val="Background Para Subclause1"/>
    <w:basedOn w:val="BackgroundSubclause1"/>
    <w:qFormat/>
    <w:rsid w:val="00802997"/>
    <w:pPr>
      <w:numPr>
        <w:ilvl w:val="0"/>
        <w:numId w:val="0"/>
      </w:numPr>
      <w:ind w:left="994"/>
      <w:pPrChange w:id="142" w:author="David Sant" w:date="2025-12-03T15:34:00Z">
        <w:pPr>
          <w:spacing w:before="120" w:after="120" w:line="300" w:lineRule="atLeast"/>
          <w:ind w:left="994"/>
          <w:jc w:val="both"/>
        </w:pPr>
      </w:pPrChange>
    </w:pPr>
    <w:rPr>
      <w:lang w:val="en-US"/>
      <w:rPrChange w:id="142" w:author="David Sant" w:date="2025-12-03T15:34:00Z">
        <w:rPr>
          <w:rFonts w:ascii="Arial" w:eastAsia="Arial Unicode MS" w:hAnsi="Arial" w:cs="Arial"/>
          <w:color w:val="000000"/>
          <w:kern w:val="2"/>
          <w:sz w:val="22"/>
          <w:lang w:val="en-US" w:eastAsia="en-US" w:bidi="ar-SA"/>
          <w14:ligatures w14:val="standardContextual"/>
        </w:rPr>
      </w:rPrChange>
    </w:rPr>
  </w:style>
  <w:style w:type="paragraph" w:customStyle="1" w:styleId="BackgroundParaSubclause2">
    <w:name w:val="Background Para Subclause2"/>
    <w:basedOn w:val="BackgroundSubclause2"/>
    <w:qFormat/>
    <w:rsid w:val="00802997"/>
    <w:pPr>
      <w:numPr>
        <w:ilvl w:val="0"/>
        <w:numId w:val="0"/>
      </w:numPr>
      <w:ind w:left="1701"/>
      <w:pPrChange w:id="143" w:author="David Sant" w:date="2025-12-03T15:34:00Z">
        <w:pPr>
          <w:spacing w:before="120" w:after="120" w:line="300" w:lineRule="atLeast"/>
          <w:ind w:left="1701"/>
          <w:jc w:val="both"/>
        </w:pPr>
      </w:pPrChange>
    </w:pPr>
    <w:rPr>
      <w:lang w:val="en-US"/>
      <w:rPrChange w:id="143" w:author="David Sant" w:date="2025-12-03T15:34:00Z">
        <w:rPr>
          <w:rFonts w:ascii="Arial" w:eastAsia="Arial Unicode MS" w:hAnsi="Arial" w:cs="Arial"/>
          <w:color w:val="000000"/>
          <w:kern w:val="2"/>
          <w:sz w:val="22"/>
          <w:lang w:val="en-US" w:eastAsia="en-US" w:bidi="ar-SA"/>
          <w14:ligatures w14:val="standardContextual"/>
        </w:rPr>
      </w:rPrChange>
    </w:rPr>
  </w:style>
  <w:style w:type="paragraph" w:customStyle="1" w:styleId="ClauseBulletPara">
    <w:name w:val="Clause Bullet Para"/>
    <w:basedOn w:val="ClauseBullet1"/>
    <w:qFormat/>
    <w:rsid w:val="00802997"/>
    <w:pPr>
      <w:numPr>
        <w:numId w:val="0"/>
      </w:numPr>
      <w:ind w:left="1080"/>
      <w:pPrChange w:id="144" w:author="David Sant" w:date="2025-12-03T15:34:00Z">
        <w:pPr>
          <w:spacing w:before="120" w:after="120" w:line="300" w:lineRule="atLeast"/>
          <w:ind w:left="1080"/>
          <w:jc w:val="both"/>
          <w:outlineLvl w:val="0"/>
        </w:pPr>
      </w:pPrChange>
    </w:pPr>
    <w:rPr>
      <w:lang w:val="en-US"/>
      <w:rPrChange w:id="144" w:author="David Sant" w:date="2025-12-03T15:34:00Z">
        <w:rPr>
          <w:rFonts w:ascii="Arial" w:eastAsia="Arial Unicode MS" w:hAnsi="Arial" w:cs="Arial"/>
          <w:color w:val="000000"/>
          <w:kern w:val="2"/>
          <w:sz w:val="22"/>
          <w:lang w:val="en-US" w:eastAsia="en-US" w:bidi="ar-SA"/>
          <w14:ligatures w14:val="standardContextual"/>
        </w:rPr>
      </w:rPrChange>
    </w:rPr>
  </w:style>
  <w:style w:type="paragraph" w:customStyle="1" w:styleId="ClauseBullet2Para">
    <w:name w:val="Clause Bullet 2 Para"/>
    <w:basedOn w:val="ClauseBullet2"/>
    <w:qFormat/>
    <w:rsid w:val="00802997"/>
    <w:pPr>
      <w:numPr>
        <w:numId w:val="0"/>
      </w:numPr>
      <w:ind w:left="1440"/>
      <w:pPrChange w:id="145" w:author="David Sant" w:date="2025-12-03T15:34:00Z">
        <w:pPr>
          <w:spacing w:before="120" w:after="120" w:line="300" w:lineRule="atLeast"/>
          <w:ind w:left="1440"/>
          <w:jc w:val="both"/>
          <w:outlineLvl w:val="1"/>
        </w:pPr>
      </w:pPrChange>
    </w:pPr>
    <w:rPr>
      <w:lang w:val="en-US"/>
      <w:rPrChange w:id="145" w:author="David Sant" w:date="2025-12-03T15:34:00Z">
        <w:rPr>
          <w:rFonts w:ascii="Arial" w:eastAsia="Arial Unicode MS" w:hAnsi="Arial" w:cs="Arial"/>
          <w:color w:val="000000"/>
          <w:kern w:val="2"/>
          <w:sz w:val="22"/>
          <w:lang w:val="en-US" w:eastAsia="en-US" w:bidi="ar-SA"/>
          <w14:ligatures w14:val="standardContextual"/>
        </w:rPr>
      </w:rPrChange>
    </w:rPr>
  </w:style>
  <w:style w:type="paragraph" w:customStyle="1" w:styleId="ACTJurisdictionCheckList">
    <w:name w:val="ACTJurisdictionCheckList"/>
    <w:basedOn w:val="Normal"/>
    <w:rsid w:val="00802997"/>
    <w:pPr>
      <w:spacing w:after="120" w:line="300" w:lineRule="atLeast"/>
      <w:pPrChange w:id="146" w:author="David Sant" w:date="2025-12-03T15:34:00Z">
        <w:pPr>
          <w:spacing w:after="120" w:line="300" w:lineRule="atLeast"/>
        </w:pPr>
      </w:pPrChange>
    </w:pPr>
    <w:rPr>
      <w:rFonts w:eastAsia="Arial Unicode MS"/>
      <w:b/>
      <w:kern w:val="2"/>
      <w:sz w:val="28"/>
      <w:lang w:eastAsia="en-US"/>
      <w14:ligatures w14:val="standardContextual"/>
      <w:rPrChange w:id="146" w:author="David Sant" w:date="2025-12-03T15:34:00Z">
        <w:rPr>
          <w:rFonts w:ascii="Arial" w:eastAsia="Arial Unicode MS" w:hAnsi="Arial" w:cs="Arial"/>
          <w:b/>
          <w:color w:val="000000"/>
          <w:kern w:val="2"/>
          <w:sz w:val="28"/>
          <w:szCs w:val="22"/>
          <w:lang w:val="en-GB" w:eastAsia="en-US" w:bidi="ar-SA"/>
          <w14:ligatures w14:val="standardContextual"/>
        </w:rPr>
      </w:rPrChange>
    </w:rPr>
  </w:style>
  <w:style w:type="paragraph" w:customStyle="1" w:styleId="JurisdictionDraftingnoteTitle">
    <w:name w:val="Jurisdiction Draftingnote Title"/>
    <w:basedOn w:val="DraftingnoteTitle"/>
    <w:qFormat/>
    <w:rsid w:val="00802997"/>
    <w:pPr>
      <w:pPrChange w:id="147" w:author="David Sant" w:date="2025-12-03T15:34:00Z">
        <w:pPr>
          <w:spacing w:after="120" w:line="300" w:lineRule="atLeast"/>
          <w:jc w:val="both"/>
        </w:pPr>
      </w:pPrChange>
    </w:pPr>
    <w:rPr>
      <w:rPrChange w:id="147" w:author="David Sant" w:date="2025-12-03T15:34:00Z">
        <w:rPr>
          <w:rFonts w:ascii="Arial" w:eastAsia="Arial Unicode MS" w:hAnsi="Arial" w:cs="Arial"/>
          <w:b/>
          <w:color w:val="000000"/>
          <w:kern w:val="2"/>
          <w:sz w:val="28"/>
          <w:lang w:val="en-GB" w:eastAsia="en-US" w:bidi="ar-SA"/>
          <w14:ligatures w14:val="standardContextual"/>
        </w:rPr>
      </w:rPrChange>
    </w:rPr>
  </w:style>
  <w:style w:type="paragraph" w:customStyle="1" w:styleId="ScheduleUntitledsubclause4">
    <w:name w:val="Schedule Untitled subclause 4"/>
    <w:basedOn w:val="Normal"/>
    <w:rsid w:val="00802997"/>
    <w:pPr>
      <w:spacing w:after="120" w:line="300" w:lineRule="atLeast"/>
      <w:jc w:val="both"/>
      <w:outlineLvl w:val="4"/>
      <w:pPrChange w:id="148" w:author="David Sant" w:date="2025-12-03T15:34:00Z">
        <w:pPr>
          <w:spacing w:after="120" w:line="300" w:lineRule="atLeast"/>
          <w:jc w:val="both"/>
          <w:outlineLvl w:val="4"/>
        </w:pPr>
      </w:pPrChange>
    </w:pPr>
    <w:rPr>
      <w:rFonts w:eastAsia="Arial Unicode MS"/>
      <w:kern w:val="2"/>
      <w:szCs w:val="20"/>
      <w:lang w:eastAsia="en-US"/>
      <w14:ligatures w14:val="standardContextual"/>
      <w:rPrChange w:id="148"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BulletListPattern1">
    <w:name w:val="Bullet List Pattern 1"/>
    <w:basedOn w:val="BulletList1"/>
    <w:qFormat/>
    <w:rsid w:val="00802997"/>
    <w:pPr>
      <w:numPr>
        <w:numId w:val="0"/>
      </w:numPr>
      <w:shd w:val="clear" w:color="auto" w:fill="D9D9D9" w:themeFill="background1" w:themeFillShade="D9"/>
      <w:tabs>
        <w:tab w:val="num" w:pos="360"/>
      </w:tabs>
      <w:spacing w:after="120" w:line="240" w:lineRule="auto"/>
      <w:ind w:left="714" w:hanging="357"/>
      <w:pPrChange w:id="149" w:author="David Sant" w:date="2025-12-03T15:34:00Z">
        <w:pPr>
          <w:numPr>
            <w:numId w:val="1"/>
          </w:numPr>
          <w:shd w:val="clear" w:color="auto" w:fill="D9D9D9" w:themeFill="background1" w:themeFillShade="D9"/>
          <w:tabs>
            <w:tab w:val="num" w:pos="360"/>
          </w:tabs>
          <w:spacing w:after="120"/>
          <w:ind w:left="714" w:hanging="357"/>
          <w:jc w:val="both"/>
        </w:pPr>
      </w:pPrChange>
    </w:pPr>
    <w:rPr>
      <w:kern w:val="2"/>
      <w14:ligatures w14:val="standardContextual"/>
      <w:rPrChange w:id="149"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BulletListPattern2">
    <w:name w:val="Bullet List Pattern 2"/>
    <w:basedOn w:val="BulletList2"/>
    <w:qFormat/>
    <w:rsid w:val="00802997"/>
    <w:pPr>
      <w:numPr>
        <w:numId w:val="0"/>
      </w:numPr>
      <w:shd w:val="clear" w:color="auto" w:fill="D9D9D9" w:themeFill="background1" w:themeFillShade="D9"/>
      <w:tabs>
        <w:tab w:val="num" w:pos="1077"/>
      </w:tabs>
      <w:ind w:left="1077" w:hanging="720"/>
      <w:pPrChange w:id="150" w:author="David Sant" w:date="2025-12-03T15:34:00Z">
        <w:pPr>
          <w:numPr>
            <w:numId w:val="13"/>
          </w:numPr>
          <w:shd w:val="clear" w:color="auto" w:fill="D9D9D9" w:themeFill="background1" w:themeFillShade="D9"/>
          <w:tabs>
            <w:tab w:val="num" w:pos="1077"/>
          </w:tabs>
          <w:spacing w:after="120"/>
          <w:ind w:left="1077" w:hanging="357"/>
          <w:jc w:val="both"/>
        </w:pPr>
      </w:pPrChange>
    </w:pPr>
    <w:rPr>
      <w:kern w:val="2"/>
      <w14:ligatures w14:val="standardContextual"/>
      <w:rPrChange w:id="150" w:author="David Sant" w:date="2025-12-03T15:34:00Z">
        <w:rPr>
          <w:rFonts w:ascii="Arial" w:eastAsia="Arial Unicode MS" w:hAnsi="Arial" w:cs="Arial"/>
          <w:color w:val="000000"/>
          <w:kern w:val="2"/>
          <w:sz w:val="22"/>
          <w:lang w:val="en-GB" w:eastAsia="en-US" w:bidi="ar-SA"/>
          <w14:ligatures w14:val="standardContextual"/>
        </w:rPr>
      </w:rPrChange>
    </w:rPr>
  </w:style>
  <w:style w:type="paragraph" w:customStyle="1" w:styleId="EmptyClausePara">
    <w:name w:val="Empty Clause Para"/>
    <w:basedOn w:val="IgnoredSpacing"/>
    <w:qFormat/>
    <w:rsid w:val="00802997"/>
    <w:pPr>
      <w:pPrChange w:id="151" w:author="David Sant" w:date="2025-12-03T15:34:00Z">
        <w:pPr>
          <w:spacing w:after="120"/>
        </w:pPr>
      </w:pPrChange>
    </w:pPr>
    <w:rPr>
      <w:rPrChange w:id="151" w:author="David Sant" w:date="2025-12-03T15:34:00Z">
        <w:rPr>
          <w:rFonts w:ascii="Arial" w:eastAsia="Arial Unicode MS" w:hAnsi="Arial" w:cs="Arial"/>
          <w:color w:val="000000"/>
          <w:sz w:val="24"/>
          <w:szCs w:val="24"/>
          <w:lang w:val="en-US" w:eastAsia="en-US" w:bidi="ar-SA"/>
        </w:rPr>
      </w:rPrChange>
    </w:rPr>
  </w:style>
  <w:style w:type="paragraph" w:styleId="ListParagraph">
    <w:name w:val="List Paragraph"/>
    <w:basedOn w:val="Normal"/>
    <w:uiPriority w:val="34"/>
    <w:qFormat/>
    <w:rsid w:val="00802997"/>
    <w:pPr>
      <w:spacing w:after="160" w:line="259" w:lineRule="auto"/>
      <w:ind w:left="720"/>
      <w:contextualSpacing/>
      <w:pPrChange w:id="152" w:author="David Sant" w:date="2025-12-03T15:34:00Z">
        <w:pPr>
          <w:spacing w:after="160" w:line="259" w:lineRule="auto"/>
          <w:ind w:left="720"/>
          <w:contextualSpacing/>
        </w:pPr>
      </w:pPrChange>
    </w:pPr>
    <w:rPr>
      <w:rFonts w:asciiTheme="minorHAnsi" w:eastAsiaTheme="minorHAnsi" w:hAnsiTheme="minorHAnsi" w:cstheme="minorBidi"/>
      <w:kern w:val="2"/>
      <w:lang w:eastAsia="en-US"/>
      <w14:ligatures w14:val="standardContextual"/>
      <w:rPrChange w:id="152" w:author="David Sant" w:date="2025-12-03T15:34:00Z">
        <w:rPr>
          <w:rFonts w:asciiTheme="minorHAnsi" w:eastAsiaTheme="minorHAnsi" w:hAnsiTheme="minorHAnsi" w:cstheme="minorBidi"/>
          <w:color w:val="000000"/>
          <w:kern w:val="2"/>
          <w:sz w:val="22"/>
          <w:szCs w:val="22"/>
          <w:lang w:val="en-GB" w:eastAsia="en-US" w:bidi="ar-SA"/>
          <w14:ligatures w14:val="standardContextual"/>
        </w:rPr>
      </w:rPrChange>
    </w:rPr>
  </w:style>
  <w:style w:type="paragraph" w:customStyle="1" w:styleId="835FF0B0D5344FE4A8EE41F54AA7E17C16">
    <w:name w:val="835FF0B0D5344FE4A8EE41F54AA7E17C16"/>
    <w:rsid w:val="003E03D7"/>
    <w:pPr>
      <w:spacing w:after="120" w:line="240" w:lineRule="auto"/>
    </w:pPr>
    <w:rPr>
      <w:rFonts w:ascii="Arial" w:eastAsia="Times New Roman" w:hAnsi="Arial" w:cs="Times New Roman"/>
      <w:color w:val="000000"/>
      <w:sz w:val="24"/>
      <w:szCs w:val="24"/>
      <w:lang w:val="en-US"/>
    </w:rPr>
  </w:style>
  <w:style w:type="character" w:customStyle="1" w:styleId="UnresolvedMention1">
    <w:name w:val="Unresolved Mention1"/>
    <w:basedOn w:val="DefaultParagraphFont"/>
    <w:uiPriority w:val="99"/>
    <w:semiHidden/>
    <w:unhideWhenUsed/>
    <w:rsid w:val="003E03D7"/>
    <w:rPr>
      <w:color w:val="000000"/>
      <w:shd w:val="clear" w:color="auto" w:fill="E6E6E6"/>
    </w:rPr>
  </w:style>
  <w:style w:type="character" w:customStyle="1" w:styleId="UnresolvedMention2">
    <w:name w:val="Unresolved Mention2"/>
    <w:basedOn w:val="DefaultParagraphFont"/>
    <w:uiPriority w:val="99"/>
    <w:semiHidden/>
    <w:unhideWhenUsed/>
    <w:rsid w:val="003E03D7"/>
    <w:rPr>
      <w:color w:val="000000"/>
      <w:shd w:val="clear" w:color="auto" w:fill="E6E6E6"/>
    </w:rPr>
  </w:style>
  <w:style w:type="paragraph" w:customStyle="1" w:styleId="SectorSpecificNoteTitle">
    <w:name w:val="Sector Specific Note Title"/>
    <w:basedOn w:val="JurisdictionDraftingnoteTitle"/>
    <w:qFormat/>
    <w:rsid w:val="00802997"/>
    <w:pPr>
      <w:pPrChange w:id="153" w:author="David Sant" w:date="2025-12-03T15:34:00Z">
        <w:pPr>
          <w:spacing w:after="120" w:line="300" w:lineRule="atLeast"/>
          <w:jc w:val="both"/>
        </w:pPr>
      </w:pPrChange>
    </w:pPr>
    <w:rPr>
      <w:rPrChange w:id="153" w:author="David Sant" w:date="2025-12-03T15:34:00Z">
        <w:rPr>
          <w:rFonts w:ascii="Arial" w:eastAsia="Arial Unicode MS" w:hAnsi="Arial" w:cs="Arial"/>
          <w:b/>
          <w:color w:val="000000"/>
          <w:kern w:val="2"/>
          <w:sz w:val="28"/>
          <w:lang w:val="en-GB" w:eastAsia="en-US" w:bidi="ar-SA"/>
          <w14:ligatures w14:val="standardContextual"/>
        </w:rPr>
      </w:rPrChange>
    </w:rPr>
  </w:style>
  <w:style w:type="table" w:customStyle="1" w:styleId="ShadedTable1">
    <w:name w:val="Shaded Table1"/>
    <w:basedOn w:val="TableNormal"/>
    <w:uiPriority w:val="99"/>
    <w:rsid w:val="003E03D7"/>
    <w:pPr>
      <w:spacing w:after="0" w:line="240" w:lineRule="auto"/>
    </w:pPr>
    <w:rPr>
      <w:rFonts w:eastAsiaTheme="minorEastAsia"/>
      <w:color w:val="000000"/>
      <w:lang w:eastAsia="en-GB"/>
    </w:rPr>
    <w:tblPr>
      <w:tblBorders>
        <w:top w:val="single" w:sz="4" w:space="0" w:color="auto"/>
        <w:left w:val="single" w:sz="4" w:space="0" w:color="auto"/>
        <w:bottom w:val="single" w:sz="4" w:space="0" w:color="auto"/>
        <w:right w:val="single" w:sz="4" w:space="0" w:color="auto"/>
      </w:tblBorders>
    </w:tblPr>
    <w:tcPr>
      <w:shd w:val="clear" w:color="auto" w:fill="E7E6E6" w:themeFill="background2"/>
    </w:tcPr>
  </w:style>
  <w:style w:type="character" w:customStyle="1" w:styleId="toc-search-keyword">
    <w:name w:val="toc-search-keyword"/>
    <w:basedOn w:val="DefaultParagraphFont"/>
    <w:rsid w:val="003E03D7"/>
    <w:rPr>
      <w:color w:val="000000"/>
    </w:rPr>
  </w:style>
  <w:style w:type="paragraph" w:customStyle="1" w:styleId="IgnoredEmptysubclause">
    <w:name w:val="Ignored Empty subclause"/>
    <w:basedOn w:val="Normal"/>
    <w:link w:val="IgnoredEmptysubclauseChar"/>
    <w:qFormat/>
    <w:rsid w:val="00802997"/>
    <w:pPr>
      <w:spacing w:after="160" w:line="259" w:lineRule="auto"/>
      <w:pPrChange w:id="154" w:author="David Sant" w:date="2025-12-03T15:34:00Z">
        <w:pPr>
          <w:spacing w:after="160" w:line="259" w:lineRule="auto"/>
        </w:pPr>
      </w:pPrChange>
    </w:pPr>
    <w:rPr>
      <w:rFonts w:asciiTheme="minorHAnsi" w:eastAsiaTheme="minorHAnsi" w:hAnsiTheme="minorHAnsi" w:cstheme="minorBidi"/>
      <w:kern w:val="2"/>
      <w:lang w:eastAsia="en-US"/>
      <w14:ligatures w14:val="standardContextual"/>
      <w:rPrChange w:id="154" w:author="David Sant" w:date="2025-12-03T15:34:00Z">
        <w:rPr>
          <w:rFonts w:asciiTheme="minorHAnsi" w:eastAsiaTheme="minorHAnsi" w:hAnsiTheme="minorHAnsi" w:cstheme="minorBidi"/>
          <w:color w:val="000000"/>
          <w:kern w:val="2"/>
          <w:sz w:val="22"/>
          <w:szCs w:val="22"/>
          <w:lang w:val="en-GB" w:eastAsia="en-US" w:bidi="ar-SA"/>
          <w14:ligatures w14:val="standardContextual"/>
        </w:rPr>
      </w:rPrChange>
    </w:rPr>
  </w:style>
  <w:style w:type="character" w:customStyle="1" w:styleId="IgnoredEmptysubclauseChar">
    <w:name w:val="Ignored Empty subclause Char"/>
    <w:basedOn w:val="DefaultParagraphFont"/>
    <w:link w:val="IgnoredEmptysubclause"/>
    <w:rsid w:val="003E03D7"/>
    <w:rPr>
      <w:color w:val="000000"/>
      <w:kern w:val="2"/>
      <w14:ligatures w14:val="standardContextual"/>
    </w:rPr>
  </w:style>
  <w:style w:type="character" w:customStyle="1" w:styleId="cohidesearchterm">
    <w:name w:val="co_hidesearchterm"/>
    <w:basedOn w:val="DefaultParagraphFont"/>
    <w:rsid w:val="003E03D7"/>
    <w:rPr>
      <w:color w:val="000000"/>
    </w:rPr>
  </w:style>
  <w:style w:type="paragraph" w:customStyle="1" w:styleId="6B1115FCC3DC4C6AB2CF846F0C50B663">
    <w:name w:val="6B1115FCC3DC4C6AB2CF846F0C50B663"/>
    <w:rsid w:val="00802997"/>
    <w:pPr>
      <w:spacing w:after="200" w:line="276" w:lineRule="auto"/>
      <w:pPrChange w:id="155" w:author="David Sant" w:date="2025-12-03T15:34:00Z">
        <w:pPr>
          <w:spacing w:after="200" w:line="276" w:lineRule="auto"/>
        </w:pPr>
      </w:pPrChange>
    </w:pPr>
    <w:rPr>
      <w:rFonts w:eastAsiaTheme="minorEastAsia"/>
      <w:color w:val="000000"/>
      <w:lang w:eastAsia="en-GB"/>
      <w:rPrChange w:id="155" w:author="David Sant" w:date="2025-12-03T15:34:00Z">
        <w:rPr>
          <w:rFonts w:asciiTheme="minorHAnsi" w:eastAsiaTheme="minorEastAsia" w:hAnsiTheme="minorHAnsi" w:cstheme="minorBidi"/>
          <w:color w:val="000000"/>
          <w:sz w:val="22"/>
          <w:szCs w:val="22"/>
          <w:lang w:val="en-GB" w:eastAsia="en-GB" w:bidi="ar-SA"/>
        </w:rPr>
      </w:rPrChange>
    </w:rPr>
  </w:style>
  <w:style w:type="character" w:styleId="Strong">
    <w:name w:val="Strong"/>
    <w:basedOn w:val="DefaultParagraphFont"/>
    <w:uiPriority w:val="22"/>
    <w:qFormat/>
    <w:rsid w:val="003E03D7"/>
    <w:rPr>
      <w:b/>
      <w:bCs/>
      <w:color w:val="000000"/>
    </w:rPr>
  </w:style>
  <w:style w:type="paragraph" w:styleId="TOC1">
    <w:name w:val="toc 1"/>
    <w:basedOn w:val="Normal"/>
    <w:next w:val="Normal"/>
    <w:autoRedefine/>
    <w:rsid w:val="00802997"/>
    <w:pPr>
      <w:spacing w:after="100" w:line="240" w:lineRule="auto"/>
      <w:pPrChange w:id="156" w:author="David Sant" w:date="2025-12-03T15:34:00Z">
        <w:pPr>
          <w:spacing w:after="100"/>
        </w:pPr>
      </w:pPrChange>
    </w:pPr>
    <w:rPr>
      <w:rFonts w:asciiTheme="minorHAnsi" w:eastAsiaTheme="minorHAnsi" w:hAnsiTheme="minorHAnsi" w:cstheme="minorBidi"/>
      <w:color w:val="auto"/>
      <w:kern w:val="2"/>
      <w:lang w:eastAsia="en-US"/>
      <w14:ligatures w14:val="standardContextual"/>
      <w:rPrChange w:id="156" w:author="David Sant" w:date="2025-12-03T15:34:00Z">
        <w:rPr>
          <w:rFonts w:asciiTheme="minorHAnsi" w:eastAsiaTheme="minorHAnsi" w:hAnsiTheme="minorHAnsi" w:cstheme="minorBidi"/>
          <w:kern w:val="2"/>
          <w:sz w:val="22"/>
          <w:szCs w:val="22"/>
          <w:lang w:val="en-GB" w:eastAsia="en-US" w:bidi="ar-SA"/>
          <w14:ligatures w14:val="standardContextual"/>
        </w:rPr>
      </w:rPrChange>
    </w:rPr>
  </w:style>
  <w:style w:type="paragraph" w:styleId="Revision">
    <w:name w:val="Revision"/>
    <w:hidden/>
    <w:uiPriority w:val="99"/>
    <w:semiHidden/>
    <w:rsid w:val="004121A9"/>
    <w:pPr>
      <w:spacing w:after="0" w:line="240" w:lineRule="auto"/>
    </w:pPr>
    <w:rPr>
      <w:rFonts w:ascii="Arial" w:eastAsia="Arial" w:hAnsi="Arial" w:cs="Arial"/>
      <w:color w:val="000000"/>
      <w:lang w:eastAsia="en-GB"/>
    </w:rPr>
  </w:style>
  <w:style w:type="character" w:customStyle="1" w:styleId="None">
    <w:name w:val="None"/>
    <w:rsid w:val="00922126"/>
  </w:style>
  <w:style w:type="character" w:customStyle="1" w:styleId="Hyperlink1">
    <w:name w:val="Hyperlink.1"/>
    <w:basedOn w:val="None"/>
    <w:rsid w:val="00922126"/>
    <w:rPr>
      <w:rFonts w:ascii="Arial" w:eastAsia="Arial" w:hAnsi="Arial" w:cs="Arial"/>
    </w:rPr>
  </w:style>
  <w:style w:type="numbering" w:customStyle="1" w:styleId="ImportedStyle2">
    <w:name w:val="Imported Style 2"/>
    <w:rsid w:val="00EE0025"/>
    <w:pPr>
      <w:numPr>
        <w:numId w:val="39"/>
      </w:numPr>
    </w:pPr>
  </w:style>
  <w:style w:type="character" w:customStyle="1" w:styleId="Hyperlink4">
    <w:name w:val="Hyperlink.4"/>
    <w:basedOn w:val="None"/>
    <w:rsid w:val="00EE0025"/>
  </w:style>
  <w:style w:type="paragraph" w:customStyle="1" w:styleId="Default">
    <w:name w:val="Default"/>
    <w:rsid w:val="007F7D2A"/>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69436">
      <w:bodyDiv w:val="1"/>
      <w:marLeft w:val="0"/>
      <w:marRight w:val="0"/>
      <w:marTop w:val="0"/>
      <w:marBottom w:val="0"/>
      <w:divBdr>
        <w:top w:val="none" w:sz="0" w:space="0" w:color="auto"/>
        <w:left w:val="none" w:sz="0" w:space="0" w:color="auto"/>
        <w:bottom w:val="none" w:sz="0" w:space="0" w:color="auto"/>
        <w:right w:val="none" w:sz="0" w:space="0" w:color="auto"/>
      </w:divBdr>
    </w:div>
    <w:div w:id="269238627">
      <w:bodyDiv w:val="1"/>
      <w:marLeft w:val="0"/>
      <w:marRight w:val="0"/>
      <w:marTop w:val="0"/>
      <w:marBottom w:val="0"/>
      <w:divBdr>
        <w:top w:val="none" w:sz="0" w:space="0" w:color="auto"/>
        <w:left w:val="none" w:sz="0" w:space="0" w:color="auto"/>
        <w:bottom w:val="none" w:sz="0" w:space="0" w:color="auto"/>
        <w:right w:val="none" w:sz="0" w:space="0" w:color="auto"/>
      </w:divBdr>
      <w:divsChild>
        <w:div w:id="2006663160">
          <w:marLeft w:val="0"/>
          <w:marRight w:val="0"/>
          <w:marTop w:val="0"/>
          <w:marBottom w:val="0"/>
          <w:divBdr>
            <w:top w:val="none" w:sz="0" w:space="0" w:color="auto"/>
            <w:left w:val="none" w:sz="0" w:space="0" w:color="auto"/>
            <w:bottom w:val="none" w:sz="0" w:space="0" w:color="auto"/>
            <w:right w:val="none" w:sz="0" w:space="0" w:color="auto"/>
          </w:divBdr>
          <w:divsChild>
            <w:div w:id="1998066616">
              <w:marLeft w:val="0"/>
              <w:marRight w:val="0"/>
              <w:marTop w:val="0"/>
              <w:marBottom w:val="0"/>
              <w:divBdr>
                <w:top w:val="none" w:sz="0" w:space="0" w:color="auto"/>
                <w:left w:val="none" w:sz="0" w:space="0" w:color="auto"/>
                <w:bottom w:val="none" w:sz="0" w:space="0" w:color="auto"/>
                <w:right w:val="none" w:sz="0" w:space="0" w:color="auto"/>
              </w:divBdr>
              <w:divsChild>
                <w:div w:id="203734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6390">
          <w:marLeft w:val="0"/>
          <w:marRight w:val="0"/>
          <w:marTop w:val="0"/>
          <w:marBottom w:val="0"/>
          <w:divBdr>
            <w:top w:val="none" w:sz="0" w:space="0" w:color="auto"/>
            <w:left w:val="none" w:sz="0" w:space="0" w:color="auto"/>
            <w:bottom w:val="none" w:sz="0" w:space="0" w:color="auto"/>
            <w:right w:val="none" w:sz="0" w:space="0" w:color="auto"/>
          </w:divBdr>
          <w:divsChild>
            <w:div w:id="1203909273">
              <w:marLeft w:val="0"/>
              <w:marRight w:val="0"/>
              <w:marTop w:val="0"/>
              <w:marBottom w:val="0"/>
              <w:divBdr>
                <w:top w:val="none" w:sz="0" w:space="0" w:color="auto"/>
                <w:left w:val="none" w:sz="0" w:space="0" w:color="auto"/>
                <w:bottom w:val="none" w:sz="0" w:space="0" w:color="auto"/>
                <w:right w:val="none" w:sz="0" w:space="0" w:color="auto"/>
              </w:divBdr>
              <w:divsChild>
                <w:div w:id="663049324">
                  <w:marLeft w:val="0"/>
                  <w:marRight w:val="0"/>
                  <w:marTop w:val="0"/>
                  <w:marBottom w:val="0"/>
                  <w:divBdr>
                    <w:top w:val="none" w:sz="0" w:space="0" w:color="auto"/>
                    <w:left w:val="none" w:sz="0" w:space="0" w:color="auto"/>
                    <w:bottom w:val="none" w:sz="0" w:space="0" w:color="auto"/>
                    <w:right w:val="none" w:sz="0" w:space="0" w:color="auto"/>
                  </w:divBdr>
                </w:div>
              </w:divsChild>
            </w:div>
            <w:div w:id="832914770">
              <w:marLeft w:val="0"/>
              <w:marRight w:val="0"/>
              <w:marTop w:val="0"/>
              <w:marBottom w:val="0"/>
              <w:divBdr>
                <w:top w:val="none" w:sz="0" w:space="0" w:color="auto"/>
                <w:left w:val="none" w:sz="0" w:space="0" w:color="auto"/>
                <w:bottom w:val="none" w:sz="0" w:space="0" w:color="auto"/>
                <w:right w:val="none" w:sz="0" w:space="0" w:color="auto"/>
              </w:divBdr>
              <w:divsChild>
                <w:div w:id="1261334916">
                  <w:marLeft w:val="0"/>
                  <w:marRight w:val="0"/>
                  <w:marTop w:val="0"/>
                  <w:marBottom w:val="0"/>
                  <w:divBdr>
                    <w:top w:val="none" w:sz="0" w:space="0" w:color="auto"/>
                    <w:left w:val="none" w:sz="0" w:space="0" w:color="auto"/>
                    <w:bottom w:val="none" w:sz="0" w:space="0" w:color="auto"/>
                    <w:right w:val="none" w:sz="0" w:space="0" w:color="auto"/>
                  </w:divBdr>
                  <w:divsChild>
                    <w:div w:id="796415908">
                      <w:marLeft w:val="0"/>
                      <w:marRight w:val="0"/>
                      <w:marTop w:val="0"/>
                      <w:marBottom w:val="0"/>
                      <w:divBdr>
                        <w:top w:val="none" w:sz="0" w:space="0" w:color="auto"/>
                        <w:left w:val="none" w:sz="0" w:space="0" w:color="auto"/>
                        <w:bottom w:val="none" w:sz="0" w:space="0" w:color="auto"/>
                        <w:right w:val="none" w:sz="0" w:space="0" w:color="auto"/>
                      </w:divBdr>
                      <w:divsChild>
                        <w:div w:id="109937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88736">
                  <w:marLeft w:val="0"/>
                  <w:marRight w:val="0"/>
                  <w:marTop w:val="0"/>
                  <w:marBottom w:val="0"/>
                  <w:divBdr>
                    <w:top w:val="none" w:sz="0" w:space="0" w:color="auto"/>
                    <w:left w:val="none" w:sz="0" w:space="0" w:color="auto"/>
                    <w:bottom w:val="none" w:sz="0" w:space="0" w:color="auto"/>
                    <w:right w:val="none" w:sz="0" w:space="0" w:color="auto"/>
                  </w:divBdr>
                  <w:divsChild>
                    <w:div w:id="1277981523">
                      <w:marLeft w:val="0"/>
                      <w:marRight w:val="0"/>
                      <w:marTop w:val="0"/>
                      <w:marBottom w:val="0"/>
                      <w:divBdr>
                        <w:top w:val="none" w:sz="0" w:space="0" w:color="auto"/>
                        <w:left w:val="none" w:sz="0" w:space="0" w:color="auto"/>
                        <w:bottom w:val="none" w:sz="0" w:space="0" w:color="auto"/>
                        <w:right w:val="none" w:sz="0" w:space="0" w:color="auto"/>
                      </w:divBdr>
                      <w:divsChild>
                        <w:div w:id="12366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11980">
          <w:marLeft w:val="0"/>
          <w:marRight w:val="0"/>
          <w:marTop w:val="0"/>
          <w:marBottom w:val="0"/>
          <w:divBdr>
            <w:top w:val="none" w:sz="0" w:space="0" w:color="auto"/>
            <w:left w:val="none" w:sz="0" w:space="0" w:color="auto"/>
            <w:bottom w:val="none" w:sz="0" w:space="0" w:color="auto"/>
            <w:right w:val="none" w:sz="0" w:space="0" w:color="auto"/>
          </w:divBdr>
          <w:divsChild>
            <w:div w:id="729768125">
              <w:marLeft w:val="0"/>
              <w:marRight w:val="0"/>
              <w:marTop w:val="0"/>
              <w:marBottom w:val="0"/>
              <w:divBdr>
                <w:top w:val="none" w:sz="0" w:space="0" w:color="auto"/>
                <w:left w:val="none" w:sz="0" w:space="0" w:color="auto"/>
                <w:bottom w:val="none" w:sz="0" w:space="0" w:color="auto"/>
                <w:right w:val="none" w:sz="0" w:space="0" w:color="auto"/>
              </w:divBdr>
              <w:divsChild>
                <w:div w:id="636497137">
                  <w:marLeft w:val="0"/>
                  <w:marRight w:val="0"/>
                  <w:marTop w:val="0"/>
                  <w:marBottom w:val="0"/>
                  <w:divBdr>
                    <w:top w:val="none" w:sz="0" w:space="0" w:color="auto"/>
                    <w:left w:val="none" w:sz="0" w:space="0" w:color="auto"/>
                    <w:bottom w:val="none" w:sz="0" w:space="0" w:color="auto"/>
                    <w:right w:val="none" w:sz="0" w:space="0" w:color="auto"/>
                  </w:divBdr>
                </w:div>
              </w:divsChild>
            </w:div>
            <w:div w:id="2068841636">
              <w:marLeft w:val="0"/>
              <w:marRight w:val="0"/>
              <w:marTop w:val="0"/>
              <w:marBottom w:val="0"/>
              <w:divBdr>
                <w:top w:val="none" w:sz="0" w:space="0" w:color="auto"/>
                <w:left w:val="none" w:sz="0" w:space="0" w:color="auto"/>
                <w:bottom w:val="none" w:sz="0" w:space="0" w:color="auto"/>
                <w:right w:val="none" w:sz="0" w:space="0" w:color="auto"/>
              </w:divBdr>
              <w:divsChild>
                <w:div w:id="1364864470">
                  <w:marLeft w:val="0"/>
                  <w:marRight w:val="0"/>
                  <w:marTop w:val="0"/>
                  <w:marBottom w:val="0"/>
                  <w:divBdr>
                    <w:top w:val="none" w:sz="0" w:space="0" w:color="auto"/>
                    <w:left w:val="none" w:sz="0" w:space="0" w:color="auto"/>
                    <w:bottom w:val="none" w:sz="0" w:space="0" w:color="auto"/>
                    <w:right w:val="none" w:sz="0" w:space="0" w:color="auto"/>
                  </w:divBdr>
                  <w:divsChild>
                    <w:div w:id="449276010">
                      <w:marLeft w:val="0"/>
                      <w:marRight w:val="0"/>
                      <w:marTop w:val="0"/>
                      <w:marBottom w:val="0"/>
                      <w:divBdr>
                        <w:top w:val="none" w:sz="0" w:space="0" w:color="auto"/>
                        <w:left w:val="none" w:sz="0" w:space="0" w:color="auto"/>
                        <w:bottom w:val="none" w:sz="0" w:space="0" w:color="auto"/>
                        <w:right w:val="none" w:sz="0" w:space="0" w:color="auto"/>
                      </w:divBdr>
                      <w:divsChild>
                        <w:div w:id="17274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47">
                  <w:marLeft w:val="0"/>
                  <w:marRight w:val="0"/>
                  <w:marTop w:val="0"/>
                  <w:marBottom w:val="0"/>
                  <w:divBdr>
                    <w:top w:val="none" w:sz="0" w:space="0" w:color="auto"/>
                    <w:left w:val="none" w:sz="0" w:space="0" w:color="auto"/>
                    <w:bottom w:val="none" w:sz="0" w:space="0" w:color="auto"/>
                    <w:right w:val="none" w:sz="0" w:space="0" w:color="auto"/>
                  </w:divBdr>
                  <w:divsChild>
                    <w:div w:id="499001123">
                      <w:marLeft w:val="0"/>
                      <w:marRight w:val="0"/>
                      <w:marTop w:val="0"/>
                      <w:marBottom w:val="0"/>
                      <w:divBdr>
                        <w:top w:val="none" w:sz="0" w:space="0" w:color="auto"/>
                        <w:left w:val="none" w:sz="0" w:space="0" w:color="auto"/>
                        <w:bottom w:val="none" w:sz="0" w:space="0" w:color="auto"/>
                        <w:right w:val="none" w:sz="0" w:space="0" w:color="auto"/>
                      </w:divBdr>
                      <w:divsChild>
                        <w:div w:id="183233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99177">
                  <w:marLeft w:val="0"/>
                  <w:marRight w:val="0"/>
                  <w:marTop w:val="0"/>
                  <w:marBottom w:val="0"/>
                  <w:divBdr>
                    <w:top w:val="none" w:sz="0" w:space="0" w:color="auto"/>
                    <w:left w:val="none" w:sz="0" w:space="0" w:color="auto"/>
                    <w:bottom w:val="none" w:sz="0" w:space="0" w:color="auto"/>
                    <w:right w:val="none" w:sz="0" w:space="0" w:color="auto"/>
                  </w:divBdr>
                  <w:divsChild>
                    <w:div w:id="125900939">
                      <w:marLeft w:val="0"/>
                      <w:marRight w:val="0"/>
                      <w:marTop w:val="0"/>
                      <w:marBottom w:val="0"/>
                      <w:divBdr>
                        <w:top w:val="none" w:sz="0" w:space="0" w:color="auto"/>
                        <w:left w:val="none" w:sz="0" w:space="0" w:color="auto"/>
                        <w:bottom w:val="none" w:sz="0" w:space="0" w:color="auto"/>
                        <w:right w:val="none" w:sz="0" w:space="0" w:color="auto"/>
                      </w:divBdr>
                      <w:divsChild>
                        <w:div w:id="19916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74011">
                  <w:marLeft w:val="0"/>
                  <w:marRight w:val="0"/>
                  <w:marTop w:val="0"/>
                  <w:marBottom w:val="0"/>
                  <w:divBdr>
                    <w:top w:val="none" w:sz="0" w:space="0" w:color="auto"/>
                    <w:left w:val="none" w:sz="0" w:space="0" w:color="auto"/>
                    <w:bottom w:val="none" w:sz="0" w:space="0" w:color="auto"/>
                    <w:right w:val="none" w:sz="0" w:space="0" w:color="auto"/>
                  </w:divBdr>
                  <w:divsChild>
                    <w:div w:id="1306474094">
                      <w:marLeft w:val="0"/>
                      <w:marRight w:val="0"/>
                      <w:marTop w:val="0"/>
                      <w:marBottom w:val="0"/>
                      <w:divBdr>
                        <w:top w:val="none" w:sz="0" w:space="0" w:color="auto"/>
                        <w:left w:val="none" w:sz="0" w:space="0" w:color="auto"/>
                        <w:bottom w:val="none" w:sz="0" w:space="0" w:color="auto"/>
                        <w:right w:val="none" w:sz="0" w:space="0" w:color="auto"/>
                      </w:divBdr>
                      <w:divsChild>
                        <w:div w:id="203299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359050">
                  <w:marLeft w:val="0"/>
                  <w:marRight w:val="0"/>
                  <w:marTop w:val="0"/>
                  <w:marBottom w:val="0"/>
                  <w:divBdr>
                    <w:top w:val="none" w:sz="0" w:space="0" w:color="auto"/>
                    <w:left w:val="none" w:sz="0" w:space="0" w:color="auto"/>
                    <w:bottom w:val="none" w:sz="0" w:space="0" w:color="auto"/>
                    <w:right w:val="none" w:sz="0" w:space="0" w:color="auto"/>
                  </w:divBdr>
                  <w:divsChild>
                    <w:div w:id="1606115779">
                      <w:marLeft w:val="0"/>
                      <w:marRight w:val="0"/>
                      <w:marTop w:val="0"/>
                      <w:marBottom w:val="0"/>
                      <w:divBdr>
                        <w:top w:val="none" w:sz="0" w:space="0" w:color="auto"/>
                        <w:left w:val="none" w:sz="0" w:space="0" w:color="auto"/>
                        <w:bottom w:val="none" w:sz="0" w:space="0" w:color="auto"/>
                        <w:right w:val="none" w:sz="0" w:space="0" w:color="auto"/>
                      </w:divBdr>
                      <w:divsChild>
                        <w:div w:id="33411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780200">
      <w:bodyDiv w:val="1"/>
      <w:marLeft w:val="0"/>
      <w:marRight w:val="0"/>
      <w:marTop w:val="0"/>
      <w:marBottom w:val="0"/>
      <w:divBdr>
        <w:top w:val="none" w:sz="0" w:space="0" w:color="auto"/>
        <w:left w:val="none" w:sz="0" w:space="0" w:color="auto"/>
        <w:bottom w:val="none" w:sz="0" w:space="0" w:color="auto"/>
        <w:right w:val="none" w:sz="0" w:space="0" w:color="auto"/>
      </w:divBdr>
      <w:divsChild>
        <w:div w:id="1305115698">
          <w:marLeft w:val="0"/>
          <w:marRight w:val="0"/>
          <w:marTop w:val="0"/>
          <w:marBottom w:val="0"/>
          <w:divBdr>
            <w:top w:val="none" w:sz="0" w:space="0" w:color="auto"/>
            <w:left w:val="none" w:sz="0" w:space="0" w:color="auto"/>
            <w:bottom w:val="none" w:sz="0" w:space="0" w:color="auto"/>
            <w:right w:val="none" w:sz="0" w:space="0" w:color="auto"/>
          </w:divBdr>
          <w:divsChild>
            <w:div w:id="1452941376">
              <w:marLeft w:val="0"/>
              <w:marRight w:val="0"/>
              <w:marTop w:val="0"/>
              <w:marBottom w:val="0"/>
              <w:divBdr>
                <w:top w:val="none" w:sz="0" w:space="0" w:color="auto"/>
                <w:left w:val="none" w:sz="0" w:space="0" w:color="auto"/>
                <w:bottom w:val="none" w:sz="0" w:space="0" w:color="auto"/>
                <w:right w:val="none" w:sz="0" w:space="0" w:color="auto"/>
              </w:divBdr>
            </w:div>
          </w:divsChild>
        </w:div>
        <w:div w:id="365062129">
          <w:marLeft w:val="0"/>
          <w:marRight w:val="0"/>
          <w:marTop w:val="0"/>
          <w:marBottom w:val="0"/>
          <w:divBdr>
            <w:top w:val="none" w:sz="0" w:space="0" w:color="auto"/>
            <w:left w:val="none" w:sz="0" w:space="0" w:color="auto"/>
            <w:bottom w:val="none" w:sz="0" w:space="0" w:color="auto"/>
            <w:right w:val="none" w:sz="0" w:space="0" w:color="auto"/>
          </w:divBdr>
          <w:divsChild>
            <w:div w:id="993409355">
              <w:marLeft w:val="0"/>
              <w:marRight w:val="0"/>
              <w:marTop w:val="0"/>
              <w:marBottom w:val="0"/>
              <w:divBdr>
                <w:top w:val="none" w:sz="0" w:space="0" w:color="auto"/>
                <w:left w:val="none" w:sz="0" w:space="0" w:color="auto"/>
                <w:bottom w:val="none" w:sz="0" w:space="0" w:color="auto"/>
                <w:right w:val="none" w:sz="0" w:space="0" w:color="auto"/>
              </w:divBdr>
            </w:div>
          </w:divsChild>
        </w:div>
        <w:div w:id="949242327">
          <w:marLeft w:val="0"/>
          <w:marRight w:val="0"/>
          <w:marTop w:val="0"/>
          <w:marBottom w:val="0"/>
          <w:divBdr>
            <w:top w:val="none" w:sz="0" w:space="0" w:color="auto"/>
            <w:left w:val="none" w:sz="0" w:space="0" w:color="auto"/>
            <w:bottom w:val="none" w:sz="0" w:space="0" w:color="auto"/>
            <w:right w:val="none" w:sz="0" w:space="0" w:color="auto"/>
          </w:divBdr>
          <w:divsChild>
            <w:div w:id="493450727">
              <w:marLeft w:val="0"/>
              <w:marRight w:val="0"/>
              <w:marTop w:val="0"/>
              <w:marBottom w:val="0"/>
              <w:divBdr>
                <w:top w:val="none" w:sz="0" w:space="0" w:color="auto"/>
                <w:left w:val="none" w:sz="0" w:space="0" w:color="auto"/>
                <w:bottom w:val="none" w:sz="0" w:space="0" w:color="auto"/>
                <w:right w:val="none" w:sz="0" w:space="0" w:color="auto"/>
              </w:divBdr>
            </w:div>
          </w:divsChild>
        </w:div>
        <w:div w:id="1633710236">
          <w:marLeft w:val="0"/>
          <w:marRight w:val="0"/>
          <w:marTop w:val="0"/>
          <w:marBottom w:val="0"/>
          <w:divBdr>
            <w:top w:val="none" w:sz="0" w:space="0" w:color="auto"/>
            <w:left w:val="none" w:sz="0" w:space="0" w:color="auto"/>
            <w:bottom w:val="none" w:sz="0" w:space="0" w:color="auto"/>
            <w:right w:val="none" w:sz="0" w:space="0" w:color="auto"/>
          </w:divBdr>
          <w:divsChild>
            <w:div w:id="1219323353">
              <w:marLeft w:val="0"/>
              <w:marRight w:val="0"/>
              <w:marTop w:val="0"/>
              <w:marBottom w:val="0"/>
              <w:divBdr>
                <w:top w:val="none" w:sz="0" w:space="0" w:color="auto"/>
                <w:left w:val="none" w:sz="0" w:space="0" w:color="auto"/>
                <w:bottom w:val="none" w:sz="0" w:space="0" w:color="auto"/>
                <w:right w:val="none" w:sz="0" w:space="0" w:color="auto"/>
              </w:divBdr>
            </w:div>
          </w:divsChild>
        </w:div>
        <w:div w:id="1171719600">
          <w:marLeft w:val="0"/>
          <w:marRight w:val="0"/>
          <w:marTop w:val="0"/>
          <w:marBottom w:val="0"/>
          <w:divBdr>
            <w:top w:val="none" w:sz="0" w:space="0" w:color="auto"/>
            <w:left w:val="none" w:sz="0" w:space="0" w:color="auto"/>
            <w:bottom w:val="none" w:sz="0" w:space="0" w:color="auto"/>
            <w:right w:val="none" w:sz="0" w:space="0" w:color="auto"/>
          </w:divBdr>
          <w:divsChild>
            <w:div w:id="682316387">
              <w:marLeft w:val="0"/>
              <w:marRight w:val="0"/>
              <w:marTop w:val="0"/>
              <w:marBottom w:val="0"/>
              <w:divBdr>
                <w:top w:val="none" w:sz="0" w:space="0" w:color="auto"/>
                <w:left w:val="none" w:sz="0" w:space="0" w:color="auto"/>
                <w:bottom w:val="none" w:sz="0" w:space="0" w:color="auto"/>
                <w:right w:val="none" w:sz="0" w:space="0" w:color="auto"/>
              </w:divBdr>
            </w:div>
          </w:divsChild>
        </w:div>
        <w:div w:id="617181108">
          <w:marLeft w:val="0"/>
          <w:marRight w:val="0"/>
          <w:marTop w:val="0"/>
          <w:marBottom w:val="0"/>
          <w:divBdr>
            <w:top w:val="none" w:sz="0" w:space="0" w:color="auto"/>
            <w:left w:val="none" w:sz="0" w:space="0" w:color="auto"/>
            <w:bottom w:val="none" w:sz="0" w:space="0" w:color="auto"/>
            <w:right w:val="none" w:sz="0" w:space="0" w:color="auto"/>
          </w:divBdr>
          <w:divsChild>
            <w:div w:id="950668046">
              <w:marLeft w:val="0"/>
              <w:marRight w:val="0"/>
              <w:marTop w:val="0"/>
              <w:marBottom w:val="0"/>
              <w:divBdr>
                <w:top w:val="none" w:sz="0" w:space="0" w:color="auto"/>
                <w:left w:val="none" w:sz="0" w:space="0" w:color="auto"/>
                <w:bottom w:val="none" w:sz="0" w:space="0" w:color="auto"/>
                <w:right w:val="none" w:sz="0" w:space="0" w:color="auto"/>
              </w:divBdr>
            </w:div>
          </w:divsChild>
        </w:div>
        <w:div w:id="67003949">
          <w:marLeft w:val="0"/>
          <w:marRight w:val="0"/>
          <w:marTop w:val="0"/>
          <w:marBottom w:val="0"/>
          <w:divBdr>
            <w:top w:val="none" w:sz="0" w:space="0" w:color="auto"/>
            <w:left w:val="none" w:sz="0" w:space="0" w:color="auto"/>
            <w:bottom w:val="none" w:sz="0" w:space="0" w:color="auto"/>
            <w:right w:val="none" w:sz="0" w:space="0" w:color="auto"/>
          </w:divBdr>
          <w:divsChild>
            <w:div w:id="1755665948">
              <w:marLeft w:val="0"/>
              <w:marRight w:val="0"/>
              <w:marTop w:val="0"/>
              <w:marBottom w:val="0"/>
              <w:divBdr>
                <w:top w:val="none" w:sz="0" w:space="0" w:color="auto"/>
                <w:left w:val="none" w:sz="0" w:space="0" w:color="auto"/>
                <w:bottom w:val="none" w:sz="0" w:space="0" w:color="auto"/>
                <w:right w:val="none" w:sz="0" w:space="0" w:color="auto"/>
              </w:divBdr>
            </w:div>
          </w:divsChild>
        </w:div>
        <w:div w:id="629364012">
          <w:marLeft w:val="0"/>
          <w:marRight w:val="0"/>
          <w:marTop w:val="0"/>
          <w:marBottom w:val="0"/>
          <w:divBdr>
            <w:top w:val="none" w:sz="0" w:space="0" w:color="auto"/>
            <w:left w:val="none" w:sz="0" w:space="0" w:color="auto"/>
            <w:bottom w:val="none" w:sz="0" w:space="0" w:color="auto"/>
            <w:right w:val="none" w:sz="0" w:space="0" w:color="auto"/>
          </w:divBdr>
          <w:divsChild>
            <w:div w:id="1697468055">
              <w:marLeft w:val="0"/>
              <w:marRight w:val="0"/>
              <w:marTop w:val="0"/>
              <w:marBottom w:val="0"/>
              <w:divBdr>
                <w:top w:val="none" w:sz="0" w:space="0" w:color="auto"/>
                <w:left w:val="none" w:sz="0" w:space="0" w:color="auto"/>
                <w:bottom w:val="none" w:sz="0" w:space="0" w:color="auto"/>
                <w:right w:val="none" w:sz="0" w:space="0" w:color="auto"/>
              </w:divBdr>
            </w:div>
          </w:divsChild>
        </w:div>
        <w:div w:id="611325341">
          <w:marLeft w:val="0"/>
          <w:marRight w:val="0"/>
          <w:marTop w:val="0"/>
          <w:marBottom w:val="0"/>
          <w:divBdr>
            <w:top w:val="none" w:sz="0" w:space="0" w:color="auto"/>
            <w:left w:val="none" w:sz="0" w:space="0" w:color="auto"/>
            <w:bottom w:val="none" w:sz="0" w:space="0" w:color="auto"/>
            <w:right w:val="none" w:sz="0" w:space="0" w:color="auto"/>
          </w:divBdr>
          <w:divsChild>
            <w:div w:id="13588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154312">
      <w:bodyDiv w:val="1"/>
      <w:marLeft w:val="0"/>
      <w:marRight w:val="0"/>
      <w:marTop w:val="0"/>
      <w:marBottom w:val="0"/>
      <w:divBdr>
        <w:top w:val="none" w:sz="0" w:space="0" w:color="auto"/>
        <w:left w:val="none" w:sz="0" w:space="0" w:color="auto"/>
        <w:bottom w:val="none" w:sz="0" w:space="0" w:color="auto"/>
        <w:right w:val="none" w:sz="0" w:space="0" w:color="auto"/>
      </w:divBdr>
    </w:div>
    <w:div w:id="995963071">
      <w:bodyDiv w:val="1"/>
      <w:marLeft w:val="0"/>
      <w:marRight w:val="0"/>
      <w:marTop w:val="0"/>
      <w:marBottom w:val="0"/>
      <w:divBdr>
        <w:top w:val="none" w:sz="0" w:space="0" w:color="auto"/>
        <w:left w:val="none" w:sz="0" w:space="0" w:color="auto"/>
        <w:bottom w:val="none" w:sz="0" w:space="0" w:color="auto"/>
        <w:right w:val="none" w:sz="0" w:space="0" w:color="auto"/>
      </w:divBdr>
    </w:div>
    <w:div w:id="1367870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customXml" Target="../customXml/item13.xml"/><Relationship Id="rId18" Type="http://schemas.openxmlformats.org/officeDocument/2006/relationships/footnotes" Target="footnotes.xml"/><Relationship Id="rId26" Type="http://schemas.openxmlformats.org/officeDocument/2006/relationships/fontTable" Target="fontTable.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webSettings" Target="webSettings.xm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settings" Target="settings.xml"/><Relationship Id="rId20"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styles" Target="styles.xml"/><Relationship Id="rId23" Type="http://schemas.microsoft.com/office/2018/08/relationships/commentsExtensible" Target="commentsExtensible.xml"/><Relationship Id="rId28" Type="http://schemas.openxmlformats.org/officeDocument/2006/relationships/theme" Target="theme/theme1.xml"/><Relationship Id="rId10" Type="http://schemas.openxmlformats.org/officeDocument/2006/relationships/customXml" Target="../customXml/item10.xml"/><Relationship Id="rId19"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numbering" Target="numbering.xml"/><Relationship Id="rId22" Type="http://schemas.microsoft.com/office/2016/09/relationships/commentsIds" Target="commentsIds.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item1.xml><?xml version="1.0" encoding="utf-8"?>
<p:properties xmlns:p="http://schemas.microsoft.com/office/2006/metadata/properties" xmlns:xsi="http://www.w3.org/2001/XMLSchema-instance" xmlns:pc="http://schemas.microsoft.com/office/infopath/2007/PartnerControls">
  <documentManagement>
    <ClientName xmlns="d763179c-d1b7-4a5d-a5d8-b8128ce4627c">Perfect Virtual Limited</ClientName>
    <ClientCode xmlns="d763179c-d1b7-4a5d-a5d8-b8128ce4627c">3205</ClientCode>
    <MatterName xmlns="d763179c-d1b7-4a5d-a5d8-b8128ce4627c">Analytics and AI Terms - Perfect Virtual Limited</MatterName>
    <MatterCode xmlns="d763179c-d1b7-4a5d-a5d8-b8128ce4627c">15572</MatterCode>
    <c0f648c22f194ccb8f65a1cc90df6d37 xmlns="d763179c-d1b7-4a5d-a5d8-b8128ce4627c">
      <Terms xmlns="http://schemas.microsoft.com/office/infopath/2007/PartnerControls">
        <TermInfo>
          <TermName>Commercial</TermName>
          <TermId>edecf845-62b3-4ffa-86a2-a9d6e551abf3</TermId>
        </TermInfo>
      </Terms>
    </c0f648c22f194ccb8f65a1cc90df6d37>
    <Notes1 xmlns="d763179c-d1b7-4a5d-a5d8-b8128ce4627c" xmlns:ns1="http://www.w3.org/2001/XMLSchema-instance" ns1:nil="true"/>
    <TaxCatchAll xmlns="d763179c-d1b7-4a5d-a5d8-b8128ce4627c">
      <Value>1</Value>
    </TaxCatchAll>
    <_dlc_DocId xmlns="d763179c-d1b7-4a5d-a5d8-b8128ce4627c">3205-1916201515-20</_dlc_DocId>
    <_dlc_DocIdUrl xmlns="d763179c-d1b7-4a5d-a5d8-b8128ce4627c">
      <Url>https://inhousesolicitors004.sharepoint.com/sites/3205/15572/_layouts/15/DocIdRedir.aspx?ID=3205-1916201515-20</Url>
      <Description>3205-1916201515-20</Description>
    </_dlc_DocIdUrl>
  </documentManagement>
</p:properties>
</file>

<file path=customXml/item2.xml><?xml version="1.0" encoding="utf-8"?>
<p:properties xmlns:p="http://schemas.microsoft.com/office/2006/metadata/properties" xmlns:xsi="http://www.w3.org/2001/XMLSchema-instance" xmlns:pc="http://schemas.microsoft.com/office/infopath/2007/PartnerControls">
  <documentManagement>
    <ClientName xmlns="d763179c-d1b7-4a5d-a5d8-b8128ce4627c">Perfect Virtual Limited</ClientName>
    <ClientCode xmlns="d763179c-d1b7-4a5d-a5d8-b8128ce4627c">3205</ClientCode>
    <MatterName xmlns="d763179c-d1b7-4a5d-a5d8-b8128ce4627c">Analytics and AI Terms - Perfect Virtual Limited</MatterName>
    <MatterCode xmlns="d763179c-d1b7-4a5d-a5d8-b8128ce4627c">15572</MatterCode>
    <c0f648c22f194ccb8f65a1cc90df6d37 xmlns="d763179c-d1b7-4a5d-a5d8-b8128ce4627c">
      <Terms xmlns="http://schemas.microsoft.com/office/infopath/2007/PartnerControls">
        <TermInfo>
          <TermName>Commercial</TermName>
          <TermId>edecf845-62b3-4ffa-86a2-a9d6e551abf3</TermId>
        </TermInfo>
      </Terms>
    </c0f648c22f194ccb8f65a1cc90df6d37>
    <Notes1 xmlns="d763179c-d1b7-4a5d-a5d8-b8128ce4627c" xmlns:ns1="http://www.w3.org/2001/XMLSchema-instance" ns1:nil="true"/>
    <TaxCatchAll xmlns="d763179c-d1b7-4a5d-a5d8-b8128ce4627c"/>
  </documentManagement>
</p:properties>
</file>

<file path=customXml/item3.xml><?xml version="1.0" encoding="utf-8"?>
<cdm:cachedDataManifest xmlns:cdm="http://schemas.microsoft.com/2004/VisualStudio/Tools/Applications/CachedDataManifest.xsd" cdm:revision="1"/>
</file>

<file path=customXml/item4.xml><?xml version="1.0" encoding="utf-8"?>
<n-document xmlns:xsd="http://www.w3.org/2001/XMLSchema" xmlns:xsi="http://www.w3.org/2001/XMLSchema-instance" guid="0" synced="true" validated="true">
  <n-docbody>
    <standard.doc precedenttype="agreement">
      <prelim>
        <product.name>product.name0</product.name>
        <title>Software as a service (SaaS) subscription agreement (pro-supplier)</title>
        <author>Practical Law IP&amp;IT and Richard Kemp and Deirdre Moynihan of Kemp IT Law</author>
        <resource.type>Standard documents</resource.type>
        <juris>juris0</juris>
        <juris>juris1</juris>
      </prelim>
      <abstract>
        <para>
          <paratext>An agreement, drafted from the supplier's viewpoint, which creates a "software as a service" (SaaS) arrangement, providing for the secure delivery of services to the user's terminal on a pay-per-use basis over a network (typically the internet) from processors hosted remotely by the SaaS provider, as distinct from the more traditional "software as a licence" which is normally installed on the customers' servers, or on third party provided hosting solutions.</paratext>
        </para>
      </abstract>
      <toc.identifier hasToc="true"/>
      <body>
        <drafting.note id="a982149" jurisdiction="">
          <head align="left" preservecase="true">
            <headtext>About this document</headtext>
          </head>
          <division id="a000009" level="1">
            <para>
              <paratext>Software as a service or SaaS is an evolution of the software hosting or Application Service Provider ("ASP") model that emerged in the late nineties. The ASP model was an early beneficiary of the convergence of computing and communications that the first stage of the "internet revolution" enabled between 1995 and 2005. Although it remains important for many customers and their software providers across many industries, the popularity of software hosting is being displaced as increasing broadband speed, reliability and ease of use fuel a new generation of internet-based software delivery techniques.</paratext>
            </para>
            <para>
              <paratext>SaaS is securely delivered to the user's terminal at the customer on a pay-per-use basis over a network (typically the Internet) from processors hosted remotely by the SaaS provider – as distinct from "software as a licence" installed on the customers' servers, or more recently in third party provided hosting solutions. ASP and SaaS share the essential features of service, rather than licence, delivery from a "one-to-many" (rather than "one-to-one") computer centre.</paratext>
            </para>
            <para>
              <paratext>
                For more information on the different ways in which different vendors use the term "software as a service", see 
                <link href="7-107-4789#a256253" style="ACTLinkPLCtoPLC">
                  <ital>Practice note, Main issues in software licensing and maintenance contracts: Software as a service</ital>
                </link>
                <ital>.</ital>
              </paratext>
            </para>
            <para>
              <paratext>The speed of cloud and SaaS adoption has increased significantly over recent years, driven by the move to en masse home working and the need for reliable, accessible services. The balance between traditional enterprise computing (hardware, services, applications and staffing), on the one hand, and the private cloud and the Infrastructure (IaaS), Platform (PaaS) and Software (SaaS) elements of the public cloud, on the other hand, has now shifted significantly in favour of the latter. Today SaaS and cloud offerings are increasingly synonymous.  Cloud computing can be described as the harnessing of the internet cloud for the aggregation of computing tasks performed at multiple computer centres and locations. The final destination on this road is "utility computing" – use of software resources genuinely "at the flick of a switch".</paratext>
            </para>
            <para>
              <paratext>
                The standard document and drafting note should be used for the non- (or less) customised, more generic, "built for the internet", "web-ready" services that characterise SaaS. In the case of the separate 
                <link href="4-201-4258" style="ACTLinkPLCtoPLC">
                  <ital>Standard document, Application service provision agreement</ital>
                </link>
                , ASP is synonymous with "hosted application management" whose essentials are the provisions of hosting, access and support services with an element of specific installation/configuration for the customer.
              </paratext>
            </para>
            <para>
              <paratext>It is common for SaaS providers to host their service and store all of their customers' data in the "cloud" - the internet environment which enables customers to use the software services without knowledge or expertise of, or control over, the technology infrastructure (including the actual processing capacity) that are used to host the software application. All of the data belonging to each customer is stored, or "stacked" on shared computer platforms operated by the SaaS provider in the cloud, but each customer's data is capable of being kept (virtually) separate from that belonging to others. This multi-tenant architecture allows vendors to offer customers cost savings as a result of economies of scale achieved by managing multiple customer solutions in a single operation. Vendors are also able to reduce costs by using open source software in their software applications. SaaS is also offered, usually more expensively, on the basis of customer-dedicated infrastructure. This is usually favoured by regulated entities or those who are concerned with the security risks associated with a multi-tenant architecture.</paratext>
            </para>
            <para>
              <paratext>SaaS vendors benefit from only having to support one version of their software and delivering their service on a single platform. In addition, SaaS providers can make enhancements to the software on a regular basis fairly simply, as the software is located at the SaaS provider's data centre and not at the customer's premises. The vendor can then implement enhancements and upgrades at its data centre and then make those changes available to its entire customer base. Some vendors may offer customers the ability to delay or reject changes for limited periods of time, however, the ultimate aim is for all customers to be running on the same version of the software and supporting infrastructure.</paratext>
            </para>
            <para>
              <paratext>Customers can also benefit from the SaaS model by not having to invest heavily in hardware and other software to obtain a wide range of functional capabilities. As payments under a SaaS contract are typically operating expenditure for the purposes of the P&amp;L account and not capital expenditure (requiring a much larger initial outlay, which appears on the balance sheet and is brought back to the P&amp;L as depreciation), customers have less of an investment in the supplier's software than is the case with "software as a licence" and so are arguably less inhibited in switching suppliers. This is likely to make the software market significantly more competitive and further reduce costs over time, a particularly important consideration in today's economic conditions.</paratext>
            </para>
            <para>
              <paratext>The objective of a supplier-side SaaS subscription agreement is to protect the supplier as far as reasonably possible in the context of a market-acceptable agreement, first by extending the responsibilities of the customer; secondly, by limiting the scope of the contractual obligations and the liability of the supplier for failure to perform; and thirdly, through clarity in delineating the services that the supplier is providing. The standard document has been drafted on the assumption that it will be used for B2B arrangements, as opposed to those involving consumers. It should be used for relatively standard SaaS deals and will usually be presented as a set of non-negotiable terms and conditions for signature by the customer.</paratext>
            </para>
            <para>
              <paratext>The standard document is drafted from the perspective of the supplier of the services. Nevertheless, it adopts a reasonably balanced approach to the relevant issues on the basis that an agreement which is drafted too much in favour of either party serves only to increase the time and cost of negotiations. That said, the increase in SaaS deals has resulted in suppliers’ contractual positions hardening, meaning that terms are becoming more favourable to suppliers.</paratext>
            </para>
            <para>
              <paratext>From the customer perspective, things that the customer will need to think about include:</paratext>
            </para>
            <list type="bulleted">
              <list.item>
                <para>
                  <paratext>In current economic conditions:</paratext>
                </para>
                <list type="bulleted">
                  <list.item>
                    <para>
                      <paratext>supplier financial stability;</paratext>
                    </para>
                  </list.item>
                  <list.item>
                    <para>
                      <paratext>supplier dependence on particular resources and the financial stability of the providers of those resources to the supplier;</paratext>
                    </para>
                  </list.item>
                  <list.item>
                    <para>
                      <paratext>the supplier's own disaster recovery/business continuity arrangements;</paratext>
                    </para>
                  </list.item>
                  <list.item>
                    <para>
                      <paratext>dependence on the supplier and the services;</paratext>
                    </para>
                  </list.item>
                  <list.item>
                    <para>
                      <paratext>impact on the customer's business in each case of a small, moderate or severe service outage; and</paratext>
                    </para>
                  </list.item>
                  <list.item>
                    <para>
                      <paratext>how easy or difficult it is (and hence the time and resources required) to switch to an alternative source of supply.</paratext>
                    </para>
                  </list.item>
                </list>
              </list.item>
            </list>
            <list type="bulleted">
              <list.item>
                <para>
                  <paratext>The usual IT services deals points about:</paratext>
                </para>
                <list type="bulleted">
                  <list.item>
                    <para>
                      <paratext>service levels and credits;</paratext>
                    </para>
                  </list.item>
                  <list.item>
                    <para>
                      <paratext>price increases during the agreement;</paratext>
                    </para>
                  </list.item>
                  <list.item>
                    <para>
                      <paratext>business continuity/disaster recovery;</paratext>
                    </para>
                  </list.item>
                  <list.item>
                    <para>
                      <paratext>exit/disengagement management and replacement contractors; and</paratext>
                    </para>
                  </list.item>
                  <list.item>
                    <para>
                      <paratext>return of data.</paratext>
                    </para>
                  </list.item>
                </list>
              </list.item>
            </list>
            <list type="bulleted">
              <list.item>
                <para>
                  <paratext>Regulatory points such as:</paratext>
                </para>
                <list type="bulleted">
                  <list.item>
                    <para>
                      <paratext>data and service security;</paratext>
                    </para>
                  </list.item>
                  <list.item>
                    <para>
                      <paratext>compliance with any regulatory audit obligations applicable to the customer; and</paratext>
                    </para>
                  </list.item>
                  <list.item>
                    <para>
                      <paratext>compliance with any other (sector-specific or generally applicable) regulatory obligations on the supplier and the customer.</paratext>
                    </para>
                  </list.item>
                </list>
              </list.item>
            </list>
          </division>
          <division id="a171653" level="1">
            <head align="left" preservecase="true">
              <headtext>Legal issues</headtext>
            </head>
            <division id="a781700" level="2">
              <head align="left" preservecase="true">
                <headtext>Competition issues</headtext>
              </head>
              <para>
                <paratext>
                  Under UK competition law, the 
                  <link href="6-107-5888" style="ACTLinkPLCtoPLC">
                    <ital>Chapter II prohibition</ital>
                  </link>
                   of the 
                  <link href="https://uk.practicallaw.thomsonreuters.com/5-505-5914?originationContext=document&amp;amp;transitionType=PLDocumentLink&amp;amp;contextData=%28sc.Default%29&amp;amp;comp=pluk" style="ACTLinkURL">
                    <ital>Competition Act 1998</ital>
                  </link>
                   (Competition Act) is based on 
                  <link href="8-107-6434" style="ACTLinkPLCtoPLC">
                    <ital>Article 102</ital>
                  </link>
                   of the
                  <ital> </ital>
                  <link href="8-505-5578" style="ACTLinkPLCtoPLC">
                    <ital>Treaty on the Functioning of the European Union</ital>
                  </link>
                  <ital> (TFEU)</ital>
                  , and prohibits abuses of dominance in a market which may have an affect on trade within the UK or any part of it.
                </paratext>
              </para>
              <para>
                <paratext>
                  In addition, the 
                  <link href="8-107-5887" style="ACTLinkPLCtoPLC">
                    <ital>Chapter I prohibition</ital>
                  </link>
                   of the Competition Act, based on 
                  <link href="0-107-6433" style="ACTLinkPLCtoPLC">
                    <ital>Article 101 </ital>
                  </link>
                   of the TFEU, prohibits anti-competitive agreements between undertakings (that is, any natural or legal person carrying on economic activities, including companies, sole traders and trading divisions of public bodies), which have the object or effect of restricting competition within the UK and which affect trade within the UK or any part of it.
                </paratext>
              </para>
              <para>
                <paratext>Entering into an agreement that breaches UK competition law can result in:</paratext>
              </para>
              <list type="bulleted">
                <list.item>
                  <para>
                    <paratext>The agreement (or particular sections of it) being null and void.</paratext>
                  </para>
                </list.item>
                <list.item>
                  <para>
                    <paratext>The parties being subject to investigation and enforcement proceedings by UK competition authority, the Competition and Markets Authority (CMA).</paratext>
                  </para>
                </list.item>
                <list.item>
                  <para>
                    <paratext>Potential exposure to large fines and private actions for damages.</paratext>
                  </para>
                </list.item>
              </list>
              <para>
                <paratext>
                  The EU competition rules (Articles 101 and 102 of the TFEU) will continue to apply, at the end of the 
                  <link href="w-023-9796" style="ACTLinkPLCtoPLC">
                    <ital>UK-EU transition period</ital>
                  </link>
                  , to agreements or conduct of UK companies that have an effect within the EU, see 
                  <link href="w-016-5380" style="ACTLinkPLCtoPLC">
                    <ital>Practice note, Extraterritorial application of EU competition law</ital>
                  </link>
                  .
                </paratext>
              </para>
              <para>
                <paratext>
                  At the EU level, an agreement that is caught by Article 101(1) TFEU may nevertheless escape prohibition (and therefore voidness) under Article 101(3) TFEU if it subject to either an individual or block exemption. For more information, see 
                  <link anchor="a1037249" href="0-107-3707" style="ACTLinkPLCtoPLC">
                    <ital>Practice note, Competition regime: Article 101: Exemption under Article 101(3)</ital>
                  </link>
                  .
                </paratext>
              </para>
              <para>
                <paratext>
                  In the UK, 
                  <link href="0-107-6961" style="ACTLinkPLCtoPLC">
                    <ital>parallel exemptions</ital>
                  </link>
                   apply to agreements which are covered by an EU Commission individual or block exemption under Article 101(3) of the TFEU, or would be covered by an EU Commission block exemption if the agreement had an appreciable effect on trade between EU member states. Agreements covered by parallel exemptions are automatically exempt from the Chapter I prohibition.
                </paratext>
              </para>
              <para>
                <paratext>
                  In the licensing context, 
                  <link href="9-566-2085" style="ACTLinkPLCtoPLC">
                    <ital>Commission Regulation 316/2014 (Technology Transfer Block Exemption Regulation)</ital>
                  </link>
                   (TTBER) is relevant. Although it is not expressed to apply to copyright, it is likely that both the Commission and the national courts would have regard to its provisions and may apply them by analogy. However, they may choose not to do so, as here the licence is ancillary to the provision of services. For more information, see 
                  <link href="1-107-3721" style="ACTLinkPLCtoPLC">
                    <ital>Flowchart guides: Technology transfer block exemption</ital>
                  </link>
                  <ital>.</ital>
                </paratext>
              </para>
              <para>
                <paratext>
                  Ofcom is currently considering competition aspects of cloud services provision, in particular barriers to switching or multi-cloud usage, and whether regulatory interventions would assist. See 
                  <link href="w-041-0791" style="ACTLinkPLCtoPLC">
                    <ital>Legal update, CMA issues statement in cloud services market investigation</ital>
                  </link>
                  . The findings will also be considered in the context of new legislation intended to implement a new pro-competition regime for digital markets, see 
                  <link href="w-039-2648" style="ACTLinkPLCtoPLC">
                    <ital>Legal update, Digital Markets, Competition and Consumer Bill introduced into Parliament: digital markets and competition aspects</ital>
                  </link>
                  .
                </paratext>
              </para>
              <para>
                <paratext>For more information, see the following Practice notes:</paratext>
              </para>
              <list type="bulleted">
                <list.item>
                  <para>
                    <paratext>
                      <link href="0-566-9265" style="ACTLinkPLCtoPLC">
                        <ital>Competition law in copyright exploitation</ital>
                      </link>
                      .
                    </paratext>
                  </para>
                </list.item>
                <list.item>
                  <para>
                    <paratext>
                      <link href="0-107-3689" style="ACTLinkPLCtoPLC">
                        <ital>Transactions and practices: UK Intellectual property transactions</ital>
                      </link>
                      .
                    </paratext>
                  </para>
                </list.item>
                <list.item>
                  <para>
                    <paratext>
                      <link href="7-107-3704" style="ACTLinkPLCtoPLC">
                        <ital>Transactions and practices: EU Intellectual property transactions</ital>
                      </link>
                      .
                    </paratext>
                  </para>
                </list.item>
                <list.item>
                  <para>
                    <paratext>
                      <link href="https://uk.practicallaw.thomsonreuters.com/w-019-1992?originationContext=document&amp;amp;transitionType=DocumentItem&amp;amp;contextData=(sc.Default)" style="ACTLinkURL">
                        <ital>Brexit: implications for UK merger control</ital>
                      </link>
                      .
                    </paratext>
                  </para>
                </list.item>
                <list.item>
                  <para>
                    <paratext>
                      <link href="https://uk.practicallaw.thomsonreuters.com/w-019-5177?originationContext=document&amp;amp;transitionType=DocumentItem&amp;amp;contextData=(sc.Default)" style="ACTLinkURL">
                        <ital>Brexit: implications for UK competition law enforcement</ital>
                      </link>
                      .
                    </paratext>
                  </para>
                </list.item>
              </list>
            </division>
            <division id="a345826" level="2">
              <head align="left" preservecase="true">
                <headtext>Supply chain issues: slavery and human trafficking</headtext>
              </head>
              <para>
                <paratext>
                  The 
                  <link href="2-607-4606" style="ACTLinkPLCtoPLC">
                    <ital>Modern Slavery Act 2015</ital>
                  </link>
                   (MSA) is aimed at combating crimes of slavery and human trafficking. 
                  <link href="7-608-3825" style="ACTLinkPLCtoPLC">
                    <ital>Section 54</ital>
                  </link>
                   of the MSA requires commercial organisations having a global turnover of £36 million or more to publish an annual slavery and human trafficking statement for each financial year that ends on or after 31 March 2016. The statement must disclose what steps the organisation has taken to ensure that human trafficking is not taking place in any of its supply chains or its business; or state that it has taken no such steps. Including anti-slavery and trafficking obligations in its contracts (through business policies or otherwise) is one of the steps an organisation can take.
                </paratext>
              </para>
              <para>
                <paratext>The supplier should note that the customer may want to include wording in its supply agreements that have a connection with a supply chain to prohibit the use of forced or trafficked labour. For example, by stating that the supplier will comply with the customer's policy on slavery (and possibly its other business policies too such as anti-bribery and corruption and data protection and security). But depending on the bargaining strengths of the parties, the supplier may require the customer to comply with the supplier's business policies for reputational reasons, for example. The outcome of such negotiations would ultimately depend on the parties and how keen each of them wants to do the transaction.</paratext>
              </para>
              <para>
                <paratext>
                  For further information on the MSA including links to example clauses, see 
                  <link href="8-618-8657" style="ACTLinkPLCtoPLC">
                    <ital>Modern Slavery Act 2015 toolkit</ital>
                  </link>
                  .
                </paratext>
              </para>
            </division>
            <division id="a403037" level="2">
              <head align="left" preservecase="true">
                <headtext>Data protection</headtext>
              </head>
              <para>
                <paratext>
                  Where 
                  <link href="8-200-3413" style="ACTLinkPLCtoPLC">
                    <ital>personal data</ital>
                  </link>
                   will be processed under this agreement, the parties will need to consider the impact of any applicable data protection legislation and, where appropriate, suitable data protection clauses will need to be inserted at clause 5, or, alternatively, as part of a data protection schedule to be annexed to this agreement.
                </paratext>
              </para>
              <para>
                <paratext>The clauses which are appropriate to include, in each case, will depend upon the relationship of the parties, the context of the processing, and the capacity in which each party processes the personal data.</paratext>
              </para>
              <para>
                <paratext>For some specimen personal data processing clauses designed for use in an IT agreement, see:</paratext>
              </para>
              <list type="bulleted">
                <list.item>
                  <para>
                    <paratext>
                      <link href="w-027-4499" style="ACTLinkPLCtoPLC">
                        <ital>Standard clause, Personal data processing clauses for IT agreements (UK) (pro-customer version)</ital>
                      </link>
                      .
                    </paratext>
                  </para>
                </list.item>
                <list.item>
                  <para>
                    <paratext>
                      <link href="w-026-6854" style="ACTLinkPLCtoPLC">
                        <ital>Standard clause, Personal data processing clauses for IT agreements (UK) (pro-supplier version)</ital>
                      </link>
                      .
                    </paratext>
                  </para>
                </list.item>
              </list>
              <para>
                <paratext>Each set of clauses provide alternative options to cater for different processing scenarios.</paratext>
              </para>
              <para>
                <paratext>
                  For a note setting out the key issues to address when considering the impact of the UK and EU data protection legislation on rights and obligations commonly found in IT contracts, see 
                  <link href="w-027-2423" style="ACTLinkPLCtoPLC">
                    <ital>Practice note, Data protection issues in IT contracts</ital>
                  </link>
                  .
                </paratext>
              </para>
            </division>
            <division id="a267131" level="2">
              <head align="left" preservecase="true">
                <headtext>Network and Information Systems Regulations 2018</headtext>
              </head>
              <para>
                <paratext>
                  The parties should consider any obligations they may have under the 
                  <link href="https://uk.westlaw.com/Document/IF7301F10477211E8BDBEA2DE5A7DC62E/View/FullText.html?transitionType=Default&amp;amp;contextData=(sc.Default)&amp;amp;firstPage=true" style="ACTLinkURL">
                    <ital>Network and Information Systems Regulations 2018 (SI 2018/506)</ital>
                  </link>
                   (NIS Regulations). The NIS Regulations specify minimum cybersecurity standards and obligations that apply to certain operators of essential services (OES) in the key sectors of energy, transport, health, drinking water supply and distribution, and digital infrastructure, and relevant digital service providers (RDSP) namely, cloud computing service providers, online search engines and online marketplaces. Although the NIS Regulations do not set out prescriptive cybersecurity requirements, compliance with their terms requires appropriate and proportionate security measures to be implemented. This will depend on the cybersecurity risk which is identified. For more information, see 
                  <link href="w-013-8329" style="ACTLinkPLCtoPLC">
                    <ital>Practice note, Cybersecurity Directive: UK implementation</ital>
                  </link>
                  .
                </paratext>
              </para>
              <para>
                <paratext>
                  Where the services are used within the EU, it may also be necessary to consider compliance with any minimum cybersecurity requirements set out in current and planned EU regulations. In particular, where the parties using the services are involved in the provision of certain in-scope services, they will need to consider whether 
                  <link href="https://uk.practicallaw.thomsonreuters.com/Document/IB4278FC385C011ED95D489F4A09D5022/View/FullText.html?transitionType=Default&amp;amp;contextData=(sc.Default)" style="ACTLinkURL">
                    <ital>Directive (EU) 2022/2555</ital>
                  </link>
                   applies to them. If it does, then similar considerations (to those discussed in relation to the NIS Regulations) will apply. For more information, see 
                  <link href="w-037-2098" style="ACTLinkPLCtoPLC">
                    <ital>Practice note, NIS 2 Directive: overview</ital>
                  </link>
                   and 
                  <link href="7-628-0350" style="ACTLinkPLCtoPLC">
                    <ital>Practice note, EU cybersecurity framework</ital>
                  </link>
                  .
                </paratext>
              </para>
              <division id="a343779" level="3">
                <head align="left" preservecase="true">
                  <headtext>Supplier as an RDSP</headtext>
                </head>
                <para>
                  <paratext>An RDSP is defined as:</paratext>
                </para>
                <para>
                  <paratext>"a person who provides a digital service in the UK and satisfies the following conditions:</paratext>
                </para>
                <para>
                  <paratext>(i) the head office for that provider is in the UK or that provider has nominated a representative who is established in the UK;</paratext>
                </para>
                <para>
                  <paratext>(ii) the provider is not a micro or small enterprise as defined in Commission Recommendation 2003/361/EC(8)."</paratext>
                </para>
                <para>
                  <paratext>
                    (
                    <link href="https://uk.practicallaw.thomsonreuters.com/w-014-4447?originationContext=document&amp;amp;transitionType=PLDocumentLink&amp;amp;contextData=(sc.Default)&amp;amp;ppcid=384f14b7774f431c9777775f64b1b58d" style="ACTLinkURL">
                      <ital>Regulation 1(3)</ital>
                    </link>
                    <ital>, NIS Regulations</ital>
                    .)
                  </paratext>
                </para>
                <para>
                  <paratext>Regulation 14a requires any RDSP which has its head office outside the UK, but which offers digital services within the UK to nominate in writing a representative in the UK and notify the ICO of the name and contact details of that representative.</paratext>
                </para>
                <para>
                  <paratext>
                    A small enterprise is defined as an enterprise that employs fewer than 50 persons and whose annual turnover or annual balance sheet total does not exceed EUR10 million 
                    <link href="https://eur-lex.europa.eu/legal-content/EN/TXT/?uri=CElEX:32003H0361" style="ACTLinkURL">
                      <ital>(Commission Recommendation of 6 May 2003 concerning the definition of micro, small and medium-sized enterprises)</ital>
                    </link>
                    . A microenterprise is defined as an enterprise that employs fewer than ten persons and whose annual turnover or annual balance sheet total does not exceed EUR2 million.
                  </paratext>
                </para>
                <para>
                  <paratext>
                    In 
                    <link href="https://uk.westlaw.com/Document/I81C45920477311E8AE1D8EE57AB3ECF5/View/FullText.html" style="ACTLinkURL">
                      <ital>regulation 1(2)</ital>
                    </link>
                    , "digital service" is defined as:
                  </paratext>
                </para>
                <para>
                  <paratext>"a service within the meaning of point (b) of Article 1(1) of Directive 2015/1535 which is of any the following kinds:</paratext>
                </para>
                <para>
                  <paratext>(a) online marketplace;</paratext>
                </para>
                <para>
                  <paratext>(b) online search engine;</paratext>
                </para>
                <para>
                  <paratext>(c) cloud computing service."</paratext>
                </para>
                <para>
                  <paratext>
                    Determining what constitutes a cloud computing service is not clear cut but the UK government has clarified that SaaS services will be covered to the extent they are scalable and elastic, see 
                    <link anchor="a322046" href="w-013-8329" style="ACTLinkPLCtoPLC">
                      <ital>Is my organisation an RDSP?</ital>
                    </link>
                  </paratext>
                </para>
                <para>
                  <paratext>Accordingly, the supplier is likely to fall within the definition of an RDSP under the NIS Regulations and will need to decide whether it wishes to add any additional obligations to the agreement to address any of the obligations imposed on it under that legislation.</paratext>
                </para>
                <para>
                  <paratext>
                    The main obligations imposed on RDSPs under 
                    <link href="_blank" style="ACTLinkPLCtoPLC">
                      <ital>Regulation 12</ital>
                    </link>
                     are that RDSPs:
                  </paratext>
                </para>
                <list type="bulleted">
                  <list.item>
                    <para>
                      <paratext>must identify and take appropriate and proportionate measures to manage the risks posed to the security of network and information systems on which it relies to provide, within the EU, either an online marketplace, online search engine or cloud computing service.</paratext>
                    </para>
                  </list.item>
                  <list.item>
                    <para>
                      <paratext>
                        must notify the Information Commissioner's Office (ICO) without undue delay and in any event 
                        <bold>no later than 72 hours after becoming aware of </bold>
                        any incident having a substantial impact on the provision of any of the digital services mentioned above, providing sufficient information to enable the ICO to determine the significance of any cross-border impact.
                      </paratext>
                    </para>
                  </list.item>
                </list>
                <para>
                  <paratext>
                    For more information, see 
                    <link anchor="a382583" href="w-013-8329" style="ACTLinkPLCtoPLC">
                      <ital>Practice note, Cybersecurity Directive: UK implementation: RDSPs: security obligations</ital>
                    </link>
                     and 
                    <link anchor="a483636" href="w-013-8329" style="ACTLinkPLCtoPLC">
                      <ital>RDSPs: incident reporting</ital>
                    </link>
                    .
                  </paratext>
                </para>
              </division>
              <division id="a480483" level="3">
                <head align="left" preservecase="true">
                  <headtext>Cybersecurity drafting issues</headtext>
                </head>
                <para>
                  <paratext>
                    The supplier should consider whether it wishes to impose some basic cybersecurity obligations on the customer and to ensure it does not introduce viruses or vulnerability into the supplier's systems. The supplier may also may wish to define the scope of its obligations around compliance with security standards (for example, ISO 27001), the supplier's data encryption obligations and frequency of vulnerability testing. This could be done by including a mandatory cybersecurity policy in 
                    <internal.reference refid="a486123">Schedule 3</internal.reference>
                    . Whether this is sufficient to ensure a supplier has taken appropriate and proportionate measures to manage the risk posed will depend on the specific cybersecurity risks the supplier has identified and the level of interaction the customer's system and data will have with that of the supplier. For more information on assessing cybersecurity risk, see 
                    <link href="w-034-5348" style="ACTLinkPLCtoPLC">
                      <ital>Practice note, Cybersecurity risk assessments and reporting (UK)</ital>
                    </link>
                    .
                  </paratext>
                </para>
                <list type="bulleted">
                  <list.item>
                    <para>
                      <paratext>
                        The supplier may also want to consider introducing some mechanism whereby the customer is obliged to report cyber incidents to it that may impact the services, so it can assess whether it needs to make a corresponding report to the ICO. This might not be necessary depending on the level of control and monitoring the supplier already exercises over the services. See, for example, 
                        <internal.reference refid="a768414">drafting note, Audit</internal.reference>
                        .
                      </paratext>
                    </para>
                  </list.item>
                </list>
                <para>
                  <paratext>
                    For an example of more extensive cyber obligations which could be imposed, see 
                    <link anchor="a743741" href="1-501-4459" style="ACTLinkPLCtoPLC">
                      <ital>Standard document, Managed services agreement: clause 10. Warranties</ital>
                    </link>
                     and 
                    <link anchor="a313997" href="1-501-4459" style="ACTLinkPLCtoPLC">
                      <ital>clause 8. Security</ital>
                    </link>
                    . These are drafted in the context of a managed services agreement (and impose obligations on the supplier, rather than the customer) so would need to be adapted.
                  </paratext>
                </para>
              </division>
              <division id="a626794" level="3">
                <head align="left" preservecase="true">
                  <headtext>Customer as a potential RDSP or OES</headtext>
                </head>
                <para>
                  <paratext>The customer may, itself, be an RDSP or an OES and therefore subject to its own cybersecurity obligations under the NIS Regulations.</paratext>
                </para>
                <para>
                  <paratext>
                    For a definition of an OES, see 
                    <link anchor="a873370" href="w-013-8329" style="ACTLinkPLCtoPLC">
                      <ital>Practice note, Cybersecurity Directive: UK implementation: Identification or Designation as an OES</ital>
                    </link>
                    . For the main obligations imposed on an OES, see 
                    <link anchor="a773160" href="w-013-8329" style="ACTLinkPLCtoPLC">
                      <ital>Practice note, Cybersecurity Directive: UK implementation: OESs: security obligations</ital>
                    </link>
                     and 
                    <link anchor="a478782" href="w-013-8329" style="ACTLinkPLCtoPLC">
                      <ital>OESs: incident reporting</ital>
                    </link>
                    .
                  </paratext>
                </para>
                <para>
                  <paratext>If this is the case, the customer may look to impose reciprocal obligations on the supplier, in order to manage any risks posed to the security of its network and information systems through its interactions with the supplier, and ensure it can notify incidents to its relevant competent authority.</paratext>
                </para>
                <para>
                  <paratext>Again, this would be fact dependant and it may be unlikely that the customer would have any negotiating power to introduce such provisions, particularly as it is purchasing non- (or less) customised, more generic, "built for the internet", "web-ready" services that characterise SaaS.</paratext>
                </para>
                <para>
                  <paratext>
                    In such case, the customer may be limited to exercising appropriate due diligence over the supplier and managing its own customer-side risks, see 
                    <link anchor="a824363" href="w-034-5348" style="ACTLinkPLCtoPLC">
                      <ital>Practice note, Cybersecurity risk assessments and reporting (UK): Service provider and supply chain risk assessment</ital>
                    </link>
                    .
                  </paratext>
                </para>
                <para>
                  <paratext>
                    The National Cyber Security Centre has published guidance for OESs which includes advice on how to pass obligations up the supply chain and what considerations should be made in different circumstances (see 
                    <link href="https://www.ncsc.gov.uk/guidance/nis-guidance-collection" style="ACTLinkURL">
                      <ital>National Cyber Security Centre: NCSC CAF guidance</ital>
                    </link>
                    ).
                  </paratext>
                </para>
                <para>
                  <paratext>
                    If the customer is an OES it should also refer to any specific guidance issued by its relevant competent authority. The ICO has issued 
                    <link href="https://ico.org.uk/for-organisations/the-guide-to-nis/digital-service-providers/" style="ACTLinkURL">
                      <ital>guidance</ital>
                    </link>
                     for potential RDSPs. For more information, see 
                    <link anchor="a982045" href="w-013-8329" style="ACTLinkPLCtoPLC">
                      <ital>Practice note, Cybersecurity Directive: UK implementation: Achieving compliance in practice</ital>
                    </link>
                    .
                  </paratext>
                </para>
              </division>
            </division>
            <division id="a536378" level="2">
              <head align="left" preservecase="true">
                <headtext>Online intermediation service providers</headtext>
              </head>
              <para>
                <paratext>
                  The 
                  <link href="w-019-6282" style="ACTLinkPLCtoPLC">
                    <ital>retained EU law</ital>
                  </link>
                   version of the 
                  <link href="w-023-2903" style="ACTLinkPLCtoPLC">
                    <ital>Platform to Business Regulation</ital>
                  </link>
                   (Regulation (EU) 2019/1150), which has applied since 12 July 2020, requires online intermediation service providers (such as providers of online e-commerce market places, software application services and social media services) and online search engines to comply with certain transparency obligations, mainly by including information in their terms and conditions or, for search engines, publishing it on their websites. For more information on the rules see 
                  <link href="w-021-0867" style="ACTLinkPLCtoPLC">
                    <ital>Practice note, Online platforms: dealings with consumers and business users</ital>
                  </link>
                   and in particular the sections 
                  <link anchor="a233509" href="w-021-0867" style="ACTLinkPLCtoPLC">
                    <ital>Who is covered?</ital>
                  </link>
                   And
                  <link anchor="a642656" href="w-021-0867" style="ACTLinkPLCtoPLC">
                    <ital> What rules does the Platform to Business Regulation contain?</ital>
                  </link>
                </paratext>
              </para>
              <para>
                <paratext>
                  For an OIS to be in scope for the Platform to Business Regulation it must allow business users to offer goods or services to consumers, with a view to facilitating the initiating of direct transactions between those business users and consumers, irrespective of where those transactions are ultimately concluded (
                  <ital>Article 2(2)(b), Platform to Business Regulation</ital>
                  ).
                </paratext>
              </para>
              <para>
                <paratext>This document assumes that the services in question are not being used to facilitate direct transactions (for example, the service is not underpinning an e-commerce market place), and therefore not caught by the Platform to Business Regulation.</paratext>
              </para>
              <para>
                <paratext>However this assumption should be interrogated and if this is not the case, then the parties will need to consider these requirements further and decide whether they need to be reflected in any terms and conditions that may be formed between them and their business user.</paratext>
              </para>
            </division>
            <division id="a952746" level="2">
              <head align="left" preservecase="true">
                <headtext>Video-sharing platforms</headtext>
              </head>
              <para>
                <paratext>
                  A service providing a video-sharing platform (VSP) as defined in 
                  <link href="https://uk.practicallaw.thomsonreuters.com/w-027-8914?originationContext=document&amp;amp;transitionType=PLDocumentLink&amp;amp;contextData=(sc.Default)" style="ACTLinkURL">section 368S of the Communications Act 2003</link>
                   (CA 2003) must take appropriate measures to prevent harmful content being uploaded, which could include imposing additional terms and conditions. For details, see 
                  <link anchor="co_anchor_a999145" href="https://uk.practicallaw.thomsonreuters.com/w-024-1729?originationContext=document&amp;amp;transitionType=DocumentItem&amp;amp;contextData=(sc.Default)" style="ACTLinkURL">Practice note, Video-sharing platforms: Content uploaded on VSP service</link>
                  .
                </paratext>
              </para>
              <para>
                <paratext>The rules affect VSP services, that is, certain social media sites that allow audiovisual content to be shared and live-streaming audiovisual services such as pornography websites.</paratext>
              </para>
              <para>
                <paratext>
                  For the purposes of this standard document, we have assumed that these requirements will not apply because neither the supplier nor the services nor the software is providing a VSP service (see 
                  <internal.reference refid="a860362">Drafting note, Assumptions</internal.reference>
                  ). However, if the supplier is providing a VSP service then it will need to consider the obligation to take appropriate measures against harmful content and whether it needs to include any additional obligations in the terms and conditions.
                </paratext>
              </para>
              <para>
                <paratext>
                  The Online Safety Act 2023 (OSA) will replace the legislation covering VSPs, once the relevant provisions commence. From then on, VSPs will be regulated by the OSA (although no longer defined as such).  The OSA regulates services that enable users to share user generated content (user-to-user services) and search engine services with a view, in particular, to protecting children and tackling illegal content online. The parties should consider whether the provisions of the OSA may apply to them and whether any preparatory activities are required. For more information see 
                  <link href="w-030-3139" style="ACTLinkPLCtoPLC">
                    <ital>Practice note, Online Safety Act 2023</ital>
                  </link>
                  .
                </paratext>
              </para>
              <para>
                <paratext>
                  A VSP operating in the EU is designated as a core platform service under the Digital Markets Act, see 
                  <internal.reference refid="a310692">Drafting note, Digital Markets Act (EU)</internal.reference>
                  .
                </paratext>
              </para>
            </division>
            <division id="a310692" level="2">
              <head align="left" preservecase="true">
                <headtext>Digital Markets Act (EU)</headtext>
              </head>
              <para>
                <paratext>
                  The 
                  <link href="https://eur-lex.europa.eu/legal-content/EN/TXT/?uri=uriserv%3AOJ.L_.2022.265.01.0001.01.ENG&amp;amp;toc=OJ%3AL%3A2022%3A265%3ATOC%20" style="ACTLinkURL">
                    <ital>EU Digital Markets Act</ital>
                  </link>
                   ((EU) 2022/1925) (DMA) entered force on 1 November 2022. It provides new rules for "gatekeeper" platforms that provide "core platform services". Cloud computing services are one of the ten core platform services designated under the DMA, which also include social networks, search engines and VSP, see 
                  <internal.reference refid="a952746">Drafting note, Video-sharing platforms</internal.reference>
                  .
                </paratext>
              </para>
              <para>
                <paratext>To qualify as a gatekeeper, an undertaking must provide services in the EU and satisfy three qualitative criteria:</paratext>
              </para>
              <list type="bulleted">
                <list.item>
                  <para>
                    <paratext>it has a significant impact on the EU market.</paratext>
                  </para>
                </list.item>
                <list.item>
                  <para>
                    <paratext>its core platform service is an important gateway for business users to reach end users.</paratext>
                  </para>
                </list.item>
                <list.item>
                  <para>
                    <paratext>it has an entrenched and durable position.</paratext>
                  </para>
                </list.item>
              </list>
              <para>
                <paratext>
                  Gatekeeper status will be presumed if the undertaking has an annual EU turnover of EUR7.5 billion in each of the last three financial years and it provides the same core platform service in at least three EU member states and in the last financial year has at least 45 million monthly active end users and 10,000 yearly active business users. An undertaking which is designated as a gatekeeper must comply with a number of restrictions and obligations. For more information see 
                  <link href="w-038-9380" style="ACTLinkPLCtoPLC">
                    <ital>Practice note, Digital Markets Act (EU): overview</ital>
                  </link>
                   and 
                  <link href="w-040-0659" style="ACTLinkPLCtoPLC">
                    <ital>Article, Digital markets regulation: comparing the new EU and UK regimes</ital>
                  </link>
                  .
                </paratext>
              </para>
              <para>
                <paratext>For the purposes of this standard document, we have assumed that the DMA will not apply because the supplier and customer are both UK registered businesses, operating in the UK and the services will only be provided in the UK.</paratext>
              </para>
            </division>
            <division id="a717833" level="2">
              <head align="left" preservecase="true">
                <headtext>Digital Services Act (EU)</headtext>
              </head>
              <para>
                <paratext>
                  The parties should consider any obligations they may have under the 
                  <link href="https://uk.westlaw.com/Document/I67497F4155CD11EDBB23C6AE78B90E18/View/FullText.html" style="ACTLinkURL">
                    <ital>Digital Services Act (Regulation (EU) 2022/2065)</ital>
                  </link>
                   (DSA). The DSA applies to intermediary services provided to service recipients established or resident in an EU member state, irrespective of where the service provider is established. The DSA imposes requirements on providers which range from "mere conduits" to "hosting services providers" and ultimately to those designated "very large platforms"; the broader the scope of the provider's activities, the more obligations that apply.
                </paratext>
              </para>
              <para>
                <paratext>The Recitals provide helpful clarification on how the DSA treats cloud services. Hosting services include cloud computing (Recital 29), however cloud computing or web-hosting services are not likely to be online platforms and so will not be subject to the additional obligations that those service providers incur (Recital 13).</paratext>
              </para>
              <para>
                <paratext>For the purposes of this standard document, we have assumed that the DSA will not apply because the services will only be provided to service recipients established or resident in the UK.</paratext>
              </para>
              <para>
                <paratext>
                  For more information see 
                  <link href="w-038-4350" style="ACTLinkPLCtoPLC">
                    <ital>Practice note, Digital Services Act (EU): overview</ital>
                  </link>
                   and for drafting clarifying that a service is only provided in the UK, 
                  <link href="w-039-2355" style="ACTLinkPLCtoPLC">
                    <ital>Standard document, Online marketplace terms between operator and suppliers</ital>
                  </link>
                  .
                </paratext>
              </para>
            </division>
            <division id="a860362" level="2">
              <head align="left" preservecase="true">
                <headtext>Assumptions</headtext>
              </head>
              <para>
                <paratext>This standard document is drafted on the following assumptions:</paratext>
              </para>
              <list type="bulleted">
                <list.item>
                  <para>
                    <paratext>The supplier and the customer are limited companies incorporated in the UK and the service is intended for use in the UK. If either party is organised or operates in a non-UK jurisdiction, or the service may be used or accessed from a non-UK jurisdiction, the agreement may need to be modified to comply with applicable local laws.</paratext>
                  </para>
                </list.item>
                <list.item>
                  <para>
                    <paratext>
                      The parties are dealing with each other in the course of their respective businesses. This means that the UK rules protecting consumers will not apply. (For more information on those rules, see 
                      <link href="w-022-4729" style="ACTLinkPLCtoPLC">
                        <ital>Practice notes, Consumer contracts: is it a consumer contract?</ital>
                      </link>
                      , 
                      <link href="w-022-3748" style="ACTLinkPLCtoPLC">
                        <ital>Consumer contracts: which rules apply?</ital>
                      </link>
                      <ital>, </ital>
                      <link href="w-023-1479" style="ACTLinkPLCtoPLC">
                        <ital>Consumer contracts: supplying services</ital>
                      </link>
                      <ital> </ital>
                       and 
                      <link href="w-023-1455" style="ACTLinkPLCtoPLC">
                        <ital>Consumer contracts: suppling digital content</ital>
                      </link>
                      .) Note that this agreement should not be used in a business-to-consumer transaction.
                    </paratext>
                  </para>
                </list.item>
                <list.item>
                  <para>
                    <paratext>
                      Any assumptions regarding 
                      <link href="8-200-3413" style="ACTLinkPLCtoPLC">
                        <ital>personal data</ital>
                      </link>
                       set out in any drafting notes or resources relating to data protection are correct.
                    </paratext>
                  </para>
                </list.item>
                <list.item>
                  <para>
                    <paratext>
                      The customer is not acting as an OES or RDSP under the NIS Regulations, see 
                      <internal.reference refid="a267131">Drafting note, Network and Information Systems Regulations 2018</internal.reference>
                      .
                    </paratext>
                  </para>
                </list.item>
                <list.item>
                  <para>
                    <paratext>
                      The supplier is not an online intermediation service provider, or an online search engine, for the purposes of the 
                      <link href="w-019-6282" style="ACTLinkPLCtoPLC">
                        <ital>retained EU law</ital>
                      </link>
                       version of the 
                      <link href="w-023-2903" style="ACTLinkPLCtoPLC">
                        <ital>Platform to Business Regulation</ital>
                      </link>
                       (Regulation (EU) 2019/1150), and the services and the software will not be used for such purposes, see 
                      <internal.reference refid="a536378">Drafting note, Online intermediation service providers</internal.reference>
                      .
                    </paratext>
                  </para>
                </list.item>
                <list.item>
                  <para>
                    <paratext>
                      The supplier does not provide a video-sharing platform (VSP) as defined in 
                      <link href="https://uk.practicallaw.thomsonreuters.com/w-027-8914?originationContext=document&amp;amp;transitionType=PLDocumentLink&amp;amp;contextData=(sc.Default)" style="ACTLinkURL">section 368S of the Communications Act 2003</link>
                       (CA 2003) and the services and the software will not be used for such purposes, see 
                      <internal.reference refid="a952746">Drafting note, Video-sharing platforms</internal.reference>
                      .
                    </paratext>
                  </para>
                </list.item>
                <list.item>
                  <para>
                    <paratext>
                      The EU Digital Markets Act and the EU Digital Services Act do not apply see 
                      <internal.reference refid="a310692">Drafting note, Digital Markets Act (EU)</internal.reference>
                       and 
                      <internal.reference refid="a717833">Drafting note, Digital Services Act (EU)</internal.reference>
                      .
                    </paratext>
                  </para>
                </list.item>
              </list>
            </division>
          </division>
          <division id="a455608" level="1">
            <head align="left" preservecase="true">
              <headtext>Drafting for Brexit</headtext>
            </head>
            <para>
              <paratext>
                On 31 January 2020 (
                <link href="https://uk.practicallaw.thomsonreuters.com/w-015-8342?originationContext=document&amp;amp;transitionType=DocumentItem&amp;amp;contextData=(sc.Default)" style="ACTLinkURL">exit day</link>
                ), the UK left the EU and the UK-EU withdrawal agreement entered into force. Following the end of the 
                <link href="https://uk.practicallaw.thomsonreuters.com/w-023-9796?originationContext=document&amp;amp;transitionType=DocumentItem&amp;amp;contextData=(sc.Default)" style="ACTLinkURL">UK-EU transition period</link>
                 at 11.00 pm UK time on 31 December 2020, 
                <link href="https://uk.practicallaw.thomsonreuters.com/w-019-6282?originationContext=document&amp;amp;transitionType=DocumentItem&amp;amp;contextData=(sc.Default)" style="ACTLinkURL">retained EU law</link>
                 and the remaining withdrawal agreement provisions entered into force, and the 
                <link href="https://uk.practicallaw.thomsonreuters.com/w-029-0843?originationContext=document&amp;amp;transitionType=DocumentItem&amp;amp;contextData=(sc.Default)" style="ACTLinkURL">future relationship agreements</link>
                 (including the UK-EU trade and co-operation agreement) started to apply on a provisional basis, eventually entering into force at 11.00 pm (UK time) on 30 April 2021. This resource has been reviewed and reflects the position from the end of the transition period.
              </paratext>
            </para>
            <para>
              <paratext>
                For general information on the withdrawal agreement, future relationship agreements, and the operation of UK law following the end of the transition period, see 
                <link href="https://1.next.westlaw.com/Document/I1821dcc40c0211e89bf099c0ee06c731/View/FullText.html?originationContext=document&amp;amp;transitionType=DocumentItem&amp;amp;ppcid=ea4156ebfba94e05992fecd56fe3d415&amp;amp;contextData=(sc.Default)" style="ACTLinkURL">
                  <ital>UK legal change post-transition and UK-EU agreements toolkit</ital>
                </link>
                 and Practical Law’s 
                <link href="_new" style="ACTLinkPLCtoPLC">
                  <ital>Brexit page</ital>
                </link>
                .
              </paratext>
            </para>
            <para>
              <paratext>For more information on the impact of Brexit on the specific practice areas covered by this resource, see  the following Practice notes:</paratext>
            </para>
            <list type="bulleted">
              <list.item>
                <para>
                  <paratext>
                    <link href="w-017-3813" style="ACTLinkPLCtoPLC">
                      <ital>Brexit: implications for intellectual property rights</ital>
                    </link>
                    .
                  </paratext>
                </para>
              </list.item>
              <list.item>
                <para>
                  <paratext>
                    <link anchor="a871801" href="3-107-3683" style="ACTLinkPLCtoPLC">
                      <ital>Overview: UK competition law: Brexit and competition law</ital>
                    </link>
                    .
                  </paratext>
                </para>
              </list.item>
              <list.item>
                <para>
                  <paratext>
                    <link href="w-016-7309" style="ACTLinkPLCtoPLC">
                      <ital>Brexit: implications for data protection</ital>
                    </link>
                    .
                  </paratext>
                </para>
              </list.item>
              <list.item>
                <para>
                  <paratext>
                    <link href="w-004-3766" style="ACTLinkPLCtoPLC">
                      <ital>Brexit: implications for commercial law</ital>
                    </link>
                    .
                  </paratext>
                </para>
              </list.item>
              <list.item>
                <para>
                  <paratext>
                    <link href="w-018-9870" style="ACTLinkPLCtoPLC">
                      <ital>Practice note, Brexit: implications for cybersecurity in the UK</ital>
                    </link>
                    .
                  </paratext>
                </para>
              </list.item>
            </list>
          </division>
        </drafting.note>
        <cover.sheet>
          <head align="left" preservecase="true">
            <headtext>Software as a service subscription agreement</headtext>
          </head>
          <party.name>Supplier</party.name>
          <AdditionalPartyType>
            <static.and>and</static.and>
            <party.name>Customer</party.name>
          </AdditionalPartyType>
        </cover.sheet>
        <intro default="true">
          <intro.date>This agreement is dated [DATE]</intro.date>
        </intro>
        <parties>
          <head align="left" preservecase="true">
            <headtext>PARTIES</headtext>
          </head>
          <party executionmethod="contract" id="a732213"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146404"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299878">
            <identifier>(A)</identifier>
            <para>
              <paratext>The Supplier has developed certain software applications and platforms which it makes available to subscribers via the internet on a pay-per-use basis for the purpose of [DETAILS].</paratext>
            </para>
          </clause>
          <clause id="a122341">
            <identifier>(B)</identifier>
            <para>
              <paratext>The Customer wishes to use the Supplier's service in its business operations.</paratext>
            </para>
          </clause>
          <clause id="a389374">
            <identifier>(C)</identifier>
            <para>
              <paratext>The Supplier has agreed to provide and the Customer has agreed to take and pay for the Supplier's service subject to the terms and conditions of this agreement.</paratext>
            </para>
          </clause>
        </recitals>
        <operative xrefname="clause">
          <head align="left" preservecase="true">
            <headtext>Agreed terms</headtext>
          </head>
          <clause id="a588274">
            <identifier>1.</identifier>
            <head align="left" preservecase="true">
              <headtext>Interpretation</headtext>
            </head>
            <drafting.note id="a726334" jurisdiction="">
              <head align="left" preservecase="true">
                <headtext>Interpretation</headtext>
              </head>
              <division id="a000010" level="1">
                <para>
                  <paratext>This clause contains definitions used in the rest of the agreement, and interpretation provisions.</paratext>
                </para>
                <para>
                  <paratext>
                    See 
                    <link href="5-107-3795" style="ACTLinkPLCtoPLC">
                      <ital>Standard clause, Interpretation</ital>
                    </link>
                    .
                  </paratext>
                </para>
              </division>
            </drafting.note>
            <subclause1 id="a945568">
              <identifier>1.1</identifier>
              <para>
                <paratext>The definitions and rules of interpretation in this clause apply in this agreement.</paratext>
              </para>
              <defn.item id="a951312">
                <defn.term>Authorised Users</defn.term>
                <defn>
                  <para>
                    <paratext>
                      those employees, agents and independent contractors of the Customer who are authorised by the Customer to use the Services and the Documentation, as further described in 
                      <internal.reference refid="a859728">clause 2.2(d)</internal.reference>
                      .
                    </paratext>
                  </para>
                </defn>
              </defn.item>
              <defn.item id="a455822">
                <defn.term>Business Day</defn.term>
                <defn>
                  <para>
                    <paratext>a day other than a Saturday, Sunday or public holiday in England when banks in London are open for business.</paratext>
                  </para>
                </defn>
              </defn.item>
              <defn.item id="a170593">
                <defn.term>Change of Control</defn.term>
                <defn>
                  <para>
                    <paratext>
                      [shall be as defined in section 1124 of the Corporation Tax Act 2010, and the expression 
                      <bold>change of control</bold>
                       shall be interpreted accordingly 
                      <bold>OR</bold>
                       the beneficial ownership of more than 50% of the issued share capital of a company or the legal power to direct or cause the direction of the general management of the company, and 
                      <bold>controls</bold>
                      , 
                      <bold>controlled</bold>
                       and the expression 
                      <bold>change of control</bold>
                       shall be interpreted accordingly.]
                    </paratext>
                  </para>
                </defn>
              </defn.item>
              <defn.item id="a260945">
                <defn.term>Confidential Information</defn.term>
                <defn>
                  <para>
                    <paratext>
                      information that is proprietary or confidential and is either clearly labelled as such or identified as Confidential Information in 
                      <internal.reference refid="a811676">clause 11.1</internal.reference>
                      <ital>.</ital>
                    </paratext>
                  </para>
                </defn>
              </defn.item>
              <defn.item id="a119221">
                <defn.term>Customer Data</defn.term>
                <defn>
                  <para>
                    <paratext>the data inputted by the Customer, Authorised Users, or the Supplier on the Customer's behalf for the purpose of using the Services or facilitating the Customer's use of the Services.</paratext>
                  </para>
                </defn>
                <drafting.note id="a739652" jurisdiction="">
                  <head align="left" preservecase="true">
                    <headtext>Customer Data</headtext>
                  </head>
                  <division id="a000011" level="1">
                    <para>
                      <paratext>Most suppliers are moving towards adding express terms to their agreements that permit them to collect and analyse data related to the “use” of the SaaS service on an aggregated anonymised basis, for example, size of database, number of log-ins, duration of log-ins and number of processes/queries run.</paratext>
                    </para>
                  </division>
                </drafting.note>
              </defn.item>
              <defn.item id="a926035">
                <defn.term>Documentation</defn.term>
                <defn>
                  <para>
                    <paratext>the document made available to the Customer by the Supplier online via [INSERT WEB ADDRESS] or such other web address notified by the Supplier to the Customer from time to time which sets out a description of the Services and the user instructions for the Services.</paratext>
                  </para>
                </defn>
              </defn.item>
              <defn.item id="a997257">
                <defn.term>Effective Date</defn.term>
                <defn>
                  <para>
                    <paratext>the date of this agreement.</paratext>
                  </para>
                </defn>
              </defn.item>
              <defn.item condition="optional" id="a836428">
                <defn.term>Heightened Cybersecurity Requirements</defn.term>
                <defn>
                  <para>
                    <paratext>any laws, regulations, codes, guidance (from regulatory and advisory bodies. Whether mandatory or not), international and national standards, [industry schemes] and sanctions, which are applicable to either the Customer or an Authorised User [(but not the Supplier)] relating to security of network and information systems and security breach and incident reporting requirements, which may include the cybersecurity Directive ((EU) 2016/1148), Commission Implementing Regulation ((EU) 2018/151), the Network and Information systems Regulations 2018 (SI 506/2018), all as amended or updated from time to time.</paratext>
                  </para>
                </defn>
                <drafting.note id="a209098" jurisdiction="">
                  <head align="left" preservecase="true">
                    <headtext>Heightened cybersecurity Requirements (optional)</headtext>
                  </head>
                  <division id="a000012" level="1">
                    <para>
                      <paratext>
                        This definition is used in 
                        <internal.reference refid="a604086">clause 7.3(a)(iv)</internal.reference>
                         as part of the supplier's warranty disclaimer. A customer may only accept 
                        <internal.reference refid="a604086">clause 7.3(a)(iv)</internal.reference>
                         where the wording in the second set of square brackets is included (i.e. where this definition only covers those more stringent cybersecurity requirements which the Supplier itself would not otherwise be subject to).
                      </paratext>
                    </para>
                    <para>
                      <paratext>From the customer's perspective, it is key to understand what the supplier's processes and procedures are. This allows the customer to assess the suitability of these measures to ensure that they are "appropriate technical and organisational measures" from a UK GDPR and EU GDPR perspective and also suitably protect confidential data of the customer.</paratext>
                    </para>
                  </division>
                </drafting.note>
              </defn.item>
              <defn.item id="a246852">
                <defn.term>Initial Subscription Term</defn.term>
                <defn>
                  <para>
                    <paratext>
                      the initial term of this agreement as set out in 
                      <internal.reference refid="a325941">Schedule 2</internal.reference>
                      .
                    </paratext>
                  </para>
                </defn>
              </defn.item>
              <defn.item id="a541869">
                <defn.term>[Mandatory Policies</defn.term>
                <defn>
                  <para>
                    <paratext>
                      the [Customer's 
                      <bold>OR</bold>
                       Supplier's] business policies [and codes] [attached 
                      <bold>OR</bold>
                       listed] in 
                      <internal.reference refid="a486123">Schedule 3</internal.reference>
                      , as amended by notification to the [Supplier 
                      <bold>OR</bold>
                       Customer] from time to time.]
                    </paratext>
                  </para>
                </defn>
                <drafting.note id="a110245" jurisdiction="">
                  <head align="left" preservecase="true">
                    <headtext>Mandatory Policies</headtext>
                  </head>
                  <division id="a000013" level="1">
                    <para>
                      <paratext>
                        This definition relates to the optional compliance requirement at 
                        <internal.reference refid="a907343">clause 11.12</internal.reference>
                         which offers two drafting options. The first is a requirement on the customer to comply with the supplier's policies, and the second is a requirement on the supplier to comply with the customer's policies. Ensure that this definition is consistent with the approach taken in 
                        <internal.reference refid="a907343">clause 11.12</internal.reference>
                      </paratext>
                    </para>
                    <para>
                      <paratext>
                        See further the integrated drafting notes at 
                        <internal.reference refid="a622355">clause 11</internal.reference>
                         and also 
                        <internal.reference refid="a345826">Drafting note, Supply chain issues: slavery and human trafficking</internal.reference>
                        .
                      </paratext>
                    </para>
                  </division>
                </drafting.note>
              </defn.item>
              <defn.item id="a735260">
                <defn.term>Normal Business Hours</defn.term>
                <defn>
                  <para>
                    <paratext>[8.00 am to 6.00 pm] local UK time, each Business Day.</paratext>
                  </para>
                </defn>
              </defn.item>
              <defn.item id="a595679">
                <defn.term>Renewal Period</defn.term>
                <defn>
                  <para>
                    <paratext>
                      the period described in 
                      <internal.reference refid="a819484">clause 14.1</internal.reference>
                      .
                    </paratext>
                  </para>
                </defn>
              </defn.item>
              <defn.item id="a525598">
                <defn.term>Services</defn.term>
                <defn>
                  <para>
                    <paratext>the subscription services provided by the Supplier to the Customer under this agreement via [INSERT WEB ADDRESS] or any other website notified to the Customer by the Supplier from time to time, as more particularly described in the Documentation.</paratext>
                  </para>
                </defn>
              </defn.item>
              <defn.item id="a839242">
                <defn.term>Software</defn.term>
                <defn>
                  <para>
                    <paratext>the online software applications provided by the Supplier as part of the Services.</paratext>
                  </para>
                </defn>
              </defn.item>
              <defn.item id="a973374">
                <defn.term>Subscription Fees</defn.term>
                <defn>
                  <para>
                    <paratext>
                      the subscription fees payable by the Customer to the Supplier for the User Subscriptions, as set out in 
                      <internal.reference refid="a171538">paragraph 1</internal.reference>
                       of 
                      <internal.reference refid="a167493">Schedule 1</internal.reference>
                      .
                    </paratext>
                  </para>
                </defn>
              </defn.item>
              <defn.item id="a417671">
                <defn.term>Subscription Term</defn.term>
                <defn>
                  <para>
                    <paratext>
                      has the meaning given in 
                      <internal.reference refid="a819484">clause 14.1</internal.reference>
                        (being the Initial Subscription Term together with any subsequent Renewal Periods).
                    </paratext>
                  </para>
                </defn>
              </defn.item>
              <defn.item id="a625548">
                <defn.term>Support Services Policy</defn.term>
                <defn>
                  <para>
                    <paratext>the Supplier's policy for providing support in relation to the Services as made available at [INSERT WEB ADDRESS] or such other website address as may be notified to the Customer from time to time.</paratext>
                  </para>
                </defn>
              </defn.item>
              <defn.item id="a954152">
                <defn.term>User Subscriptions</defn.term>
                <defn>
                  <para>
                    <paratext>
                      the user subscriptions purchased by the Customer pursuant to 
                      <internal.reference refid="a877439">clause 9.1</internal.reference>
                       which entitle Authorised Users to access and use the Services and the Documentation in accordance with this agreement.
                    </paratext>
                  </para>
                </defn>
              </defn.item>
              <defn.item id="a373261">
                <defn.term>Virus</defn.term>
                <defn>
                  <para>
                    <paratext>any thing or device (including any software, code, file or programme) which may: prevent, impair or otherwise adversely affect the operation of any computer software, hardware or network, any telecommunications service, equipment or network or any other service or device; prevent, impair or otherwise adversely affect access to or the operation of any programme or data, including the reliability of any programme or data (whether by re-arranging, altering or erasing the programme or data in whole or part or otherwise); or adversely affect the user experience, including worms, trojan horses, viruses and other similar things or devices.</paratext>
                  </para>
                </defn>
              </defn.item>
              <defn.item condition="optional" id="a407908">
                <defn.term>Vulnerability</defn.term>
                <defn>
                  <para>
                    <paratext>
                      a weakness in the computational logic (for example, code) found in software and hardware components that when exploited, results in a negative impact to the confidentiality, integrity, or availability, and the term 
                      <defn.term>Vulnerabilities</defn.term>
                       shall be interpreted accordingly.
                    </paratext>
                  </para>
                </defn>
                <drafting.note id="a880875" jurisdiction="">
                  <head align="left" preservecase="true">
                    <headtext>Vulnerability (optional)</headtext>
                  </head>
                  <division id="a000014" level="1">
                    <para>
                      <paratext>This concept concerns security vulnerabilities that may be present in software or hardware and is based on the definition used by US National Institute of Standards and Technology (NIST).</paratext>
                    </para>
                  </division>
                </drafting.note>
              </defn.item>
            </subclause1>
            <subclause1 id="a209059">
              <identifier>1.2</identifier>
              <para>
                <paratext>Clause, schedule and paragraph headings shall not affect the interpretation of this agreement.</paratext>
              </para>
            </subclause1>
            <subclause1 id="a646994">
              <identifier>1.3</identifier>
              <para>
                <paratext>A person includes an individual, corporate or unincorporated body (whether or not having separate legal personality) [and that person's legal and personal representatives, successors or permitted assigns].</paratext>
              </para>
            </subclause1>
            <subclause1 id="a67611">
              <identifier>1.4</identifier>
              <para>
                <paratext>A reference to a company shall include any company, corporation or other body corporate, wherever and however incorporated or established.</paratext>
              </para>
            </subclause1>
            <subclause1 id="a163350">
              <identifier>1.5</identifier>
              <para>
                <paratext>Unless the context otherwise requires, words in the singular shall include the plural and in the plural shall include the singular.</paratext>
              </para>
            </subclause1>
            <subclause1 id="a779026">
              <identifier>1.6</identifier>
              <para>
                <paratext>Unless the context otherwise requires, a reference to one gender shall include a reference to the other genders.</paratext>
              </para>
            </subclause1>
            <subclause1 id="a339116">
              <identifier>1.7</identifier>
              <para>
                <paratext>A reference to a statute or statutory provision is a reference to it as it is in force as at the date of this agreement.</paratext>
              </para>
            </subclause1>
            <subclause1 id="a326664">
              <identifier>1.8</identifier>
              <para>
                <paratext>A reference to a statute or statutory provision shall include all subordinate legislation made as at the date of this agreement under that statute or statutory provision.</paratext>
              </para>
            </subclause1>
            <subclause1 id="a114753">
              <identifier>1.9</identifier>
              <para>
                <paratext>
                  A reference to 
                  <bold>writing</bold>
                   or 
                  <bold>written</bold>
                   excludes fax [and email 
                  <bold>OR</bold>
                   but not email].
                </paratext>
              </para>
            </subclause1>
            <subclause1 id="a176250">
              <identifier>1.10</identifier>
              <para>
                <paratext>References to clauses and schedules are to the clauses and schedules of this agreement; references to paragraphs are to paragraphs of the relevant schedule to this agreement.</paratext>
              </para>
            </subclause1>
          </clause>
          <clause id="a522918">
            <identifier>2.</identifier>
            <head align="left" preservecase="true">
              <headtext>User subscriptions</headtext>
            </head>
            <drafting.note id="a935915" jurisdiction="">
              <head align="left" preservecase="true">
                <headtext>User subscriptions</headtext>
              </head>
              <division id="a000015" level="1">
                <para>
                  <paratext>Under this clause, the supplier grants to the customer a right to permit the authorised users to use the services and the documentation during the subscription term and sets out a number of usage restrictions. This right is conditional on the customer having purchased the user subscriptions.</paratext>
                </para>
                <para>
                  <paratext>
                    Clear drafting of this licence scope is key. See, for example, 
                    <link href="D-101-1451" style="ACTLinkPLCtoPLC">
                      <ital>SAP UK Ltd v Diageo Great Britain Ltd [2017] EWHC 189 (TCC)</ital>
                    </link>
                    <ital> </ital>
                    and 
                    <link href="w-025-9434" style="ACTLinkPLCtoPLC">
                      <ital>Article, Indirect licensing: update on SAP v Diageo</ital>
                    </link>
                    <ital>.</ital>
                  </paratext>
                </para>
                <para>
                  <paratext>
                    It is assumed that the supplier and the customer will agree that a certain number of authorised users will have access to the services on a "one use per user subscription" basis (
                    <internal.reference refid="a767641">clause 2.2(a)</internal.reference>
                    ) and that user subscriptions cannot be used by more than one authorised user (
                    <internal.reference refid="a684781">clause 2.2(b)</internal.reference>
                    ). An authorised user will typically be an employee of the contractor, but may also include the customer's consultants and other independent contractors, and conceivably customers, suppliers or other business "partners" of the customer.
                  </paratext>
                </para>
                <para>
                  <paratext>
                    <internal.reference refid="a464519">clause 2.2(c)</internal.reference>
                     to 
                    <internal.reference refid="a496563">clause 2.2(f)</internal.reference>
                     set out the customer's obligations in relation to its authorised users, including the use of passwords and other security matters.
                  </paratext>
                </para>
                <para>
                  <paratext>
                    <internal.reference refid="a793646">clause 2.3</internal.reference>
                     sets out certain fairly standard terms that the supplier would normally wish to see in this type of arrangement in order to protect its services and related documentation, including preventing the customer from using the services to store or transmit unlawful, infringing and discriminating material; copying, duplicating and creating derivative works of the services and/or documentation; accessing the services and/or documentation to build a competing service and so on.
                  </paratext>
                </para>
              </division>
            </drafting.note>
            <subclause1 id="a997761">
              <identifier>2.1</identifier>
              <para>
                <paratext>
                  Subject to the Customer purchasing the User Subscriptions in accordance with 
                  <internal.reference refid="a801736">clause 3.3</internal.reference>
                   and 
                  <internal.reference refid="a877439">clause 9.1</internal.reference>
                  , the  restrictions set out in this 
                  <internal.reference refid="a522918">clause 2</internal.reference>
                   and the other terms and conditions of this agreement, the Supplier hereby grants to the Customer a non-exclusive, non-transferable right and licence, without the right to grant sublicences, to permit the Authorised Users to use the Services and the Documentation during the Subscription Term solely for the Customer's internal business operations.
                </paratext>
              </para>
            </subclause1>
            <subclause1 id="a491978">
              <identifier>2.2</identifier>
              <para>
                <paratext>In relation to the Authorised Users, the Customer undertakes that:</paratext>
              </para>
              <subclause2 id="a767641">
                <identifier>(a)</identifier>
                <para>
                  <paratext>the maximum number of Authorised Users that it authorises to access and use the Services and the Documentation shall not exceed the number of User Subscriptions it has purchased from time to time;</paratext>
                </para>
              </subclause2>
              <subclause2 id="a684781">
                <identifier>(b)</identifier>
                <para>
                  <paratext>it will not allow or suffer any User Subscription to be used by more than one individual Authorised User unless it has been reassigned in its entirety to another individual Authorised User, in which case the prior Authorised User shall no longer have any right to access or use the Services and/or Documentation;</paratext>
                </para>
              </subclause2>
              <subclause2 id="a464519">
                <identifier>(c)</identifier>
                <para>
                  <paratext>each Authorised User shall keep a secure password for their use of the Services and Documentation, that such password shall be changed no less frequently than [FREQUENCY] and that each Authorised User shall keep their password confidential;</paratext>
                </para>
              </subclause2>
              <subclause2 id="a859728">
                <identifier>(d)</identifier>
                <para>
                  <paratext>it shall maintain a written, up to date list of current Authorised Users and provide such list to the Supplier within [5] Business Days of the Supplier's written request at any time or times;</paratext>
                </para>
              </subclause2>
              <subclause2 id="a674100">
                <identifier>(e)</identifier>
                <para>
                  <paratext>it shall permit the Supplier or the Supplier's designated auditor to audit the Services in order to establish the name and password of each Authorised User and the Customer's data processing facilities to audit compliance with this agreement. Each such audit may be conducted no more than once per quarter, at the Supplier's expense, and this right shall be exercised with reasonable prior notice, in such a manner as not to substantially interfere with the Customer's normal conduct of business;</paratext>
                </para>
                <drafting.note id="a768414" jurisdiction="">
                  <head align="left" preservecase="true">
                    <headtext>Audit</headtext>
                  </head>
                  <division id="a000016" level="1">
                    <para>
                      <paratext>Ensure that any rights of audits, which may require the processing of personal data by the supplier, are undertaken in compliance with applicable data protection law. This is likely to require the supplier and the customer to work together.</paratext>
                    </para>
                    <para>
                      <paratext>
                        As this agreement is drafted from the perspective of the supplier, 
                        <internal.reference refid="a674100">clause 2.2(e)</internal.reference>
                         contains broad rights of audit. For a more detailed, and comprehensive, audit clause, see 
                        <link href="w-008-9824" style="ACTLinkPLCtoPLC">
                          <ital>Standard clause, Audit </ital>
                        </link>
                        (and its embedded drafting notes).
                      </paratext>
                    </para>
                  </division>
                </drafting.note>
              </subclause2>
              <subclause2 id="a496563">
                <identifier>(f)</identifier>
                <para>
                  <paratext>
                    if any of the audits referred to in 
                    <internal.reference refid="a674100">clause 2.2(e)</internal.reference>
                     reveal that any password has been provided to any individual who is not an Authorised User, then without prejudice to the Supplier's other rights, the Customer shall promptly disable such passwords and the Supplier shall not issue any new passwords to any such individual; and
                  </paratext>
                </para>
              </subclause2>
              <subclause2 id="a776211">
                <identifier>(g)</identifier>
                <para>
                  <paratext>
                    if any of the audits referred to in 
                    <internal.reference refid="a674100">clause 2.2(e)</internal.reference>
                     reveal that the Customer has underpaid Subscription Fees to the Supplier, then without prejudice to the Supplier's other rights, the Customer shall pay to the Supplier an amount equal to such underpayment as calculated in accordance with the prices set out in 
                    <internal.reference refid="a171538">paragraph 1</internal.reference>
                     of 
                    <internal.reference refid="a167493">Schedule 1</internal.reference>
                     within [10] Business Days of the date of the relevant audit.
                  </paratext>
                </para>
              </subclause2>
            </subclause1>
            <subclause1 id="a793646">
              <identifier>2.3</identifier>
              <para>
                <paratext>The Customer shall not access, store, distribute or transmit any Viruses, or any material during the course of its use of the Services that:</paratext>
              </para>
              <subclause2 id="a555949">
                <identifier>(a)</identifier>
                <para>
                  <paratext>is unlawful, harmful, threatening, defamatory, obscene, infringing, harassing or racially or ethnically offensive;</paratext>
                </para>
              </subclause2>
              <subclause2 id="a951157">
                <identifier>(b)</identifier>
                <para>
                  <paratext>facilitates illegal activity;</paratext>
                </para>
              </subclause2>
              <subclause2 id="a765530">
                <identifier>(c)</identifier>
                <para>
                  <paratext>depicts sexually explicit images;</paratext>
                </para>
              </subclause2>
              <subclause2 id="a587993">
                <identifier>(d)</identifier>
                <para>
                  <paratext>promotes unlawful violence;</paratext>
                </para>
              </subclause2>
              <subclause2 id="a855026">
                <identifier>(e)</identifier>
                <para>
                  <paratext>is discriminatory based on race, gender, colour, religious belief, sexual orientation, disability; or</paratext>
                </para>
              </subclause2>
              <subclause2 id="a631375">
                <identifier>(f)</identifier>
                <para>
                  <paratext>is otherwise illegal or causes damage or injury to any person or property;</paratext>
                </para>
              </subclause2>
              <para>
                <paratext>and the Supplier reserves the right, without liability or prejudice to its other rights to the Customer, to disable the Customer's access to any material that breaches the provisions of this clause.</paratext>
              </para>
            </subclause1>
            <subclause1 id="a1053926">
              <identifier>2.4</identifier>
              <para>
                <paratext>The Customer shall not:</paratext>
              </para>
              <subclause2 id="a348904">
                <identifier>(a)</identifier>
                <para>
                  <paratext>except as may be allowed by any applicable law which is incapable of exclusion by agreement between the parties and except to the extent expressly permitted under this agreement:</paratext>
                </para>
                <subclause3 id="a342267">
                  <identifier>(i)</identifier>
                  <para>
                    <paratext>attempt to copy, modify, duplicate, create derivative works from, frame, mirror, republish, download, display, transmit, or distribute all or any portion of the Software and/or Documentation (as applicable) in any form or media or by any means; or</paratext>
                  </para>
                </subclause3>
                <subclause3 id="a283548">
                  <identifier>(ii)</identifier>
                  <para>
                    <paratext>attempt to de-compile, reverse compile, disassemble, reverse engineer or otherwise reduce to human-perceivable form all or any part of the Software or the Services; or</paratext>
                  </para>
                </subclause3>
              </subclause2>
              <subclause2 id="a1020559">
                <identifier>(b)</identifier>
                <para>
                  <paratext>access all or any part of the Services and Documentation in order to build a product or service which competes with the Services and/or the Documentation; or</paratext>
                </para>
              </subclause2>
              <subclause2 id="a543944">
                <identifier>(c)</identifier>
                <para>
                  <paratext>use the Services and/or Documentation to provide services to third parties; or</paratext>
                </para>
              </subclause2>
              <subclause2 id="a973788">
                <identifier>(d)</identifier>
                <para>
                  <paratext>
                    subject to 
                    <internal.reference refid="a761267">clause 22.1</internal.reference>
                    , license, sell, rent, lease, transfer, assign, distribute, display, disclose, or otherwise commercially exploit, or otherwise make the Services and/or Documentation available to any third party except the Authorised Users, or
                  </paratext>
                </para>
              </subclause2>
              <subclause2 id="a153098">
                <identifier>(e)</identifier>
                <para>
                  <paratext>
                    attempt to obtain, or assist third parties in obtaining, access to the Services and/or Documentation, other than as provided under this 
                    <internal.reference refid="a522918">clause 2</internal.reference>
                    ; or
                  </paratext>
                </para>
              </subclause2>
              <subclause2 id="a495433">
                <identifier>(f)</identifier>
                <para>
                  <paratext>introduce or permit the introduction of, any Virus [or Vulnerability] into the Services or the Supplier's network and information systems.</paratext>
                </para>
              </subclause2>
            </subclause1>
            <subclause1 id="a428221">
              <identifier>2.5</identifier>
              <para>
                <paratext>The Customer shall use all reasonable endeavours to prevent any unauthorised access to, or use of, the Services and/or the Documentation and, in the event of any such unauthorised access or use, promptly notify the Supplier.</paratext>
              </para>
            </subclause1>
            <subclause1 id="a907209">
              <identifier>2.6</identifier>
              <para>
                <paratext>
                  The rights provided under this 
                  <internal.reference refid="a522918">clause 2</internal.reference>
                   are granted to the Customer only, and shall not be considered granted to any subsidiary or holding company of the Customer.
                </paratext>
              </para>
            </subclause1>
          </clause>
          <clause id="a154220">
            <identifier>3.</identifier>
            <head align="left" preservecase="true">
              <headtext>Additional user subscriptions</headtext>
            </head>
            <drafting.note id="a759832" jurisdiction="">
              <head align="left" preservecase="true">
                <headtext>Additional user subscriptions</headtext>
              </head>
              <division id="a000017" level="1">
                <para>
                  <paratext>
                    <internal.reference refid="a154220">clause 3</internal.reference>
                     allows the customer to purchase additional user subscriptions during the subscription term and sets out the procedure for doing so. The customer must pay the relevant fee for the additional user subscriptions as set out in 
                    <internal.reference refid="a167493">Schedule 1</internal.reference>
                    . If additional user subscriptions are purchased part way through the initial subscription term or any renewal period, then the fee payable by the customer for the additional user subscriptions will be pro-rated for the remainder of that term or period.
                  </paratext>
                </para>
              </division>
            </drafting.note>
            <subclause1 id="a541339">
              <identifier>3.1</identifier>
              <para>
                <paratext>
                  Subject to 
                  <internal.reference refid="a911140">clause 3.2</internal.reference>
                   and 
                  <internal.reference refid="a801736">clause 3.3</internal.reference>
                  , the Customer may, from time to time during any Subscription Term, purchase additional User Subscriptions in excess of the number set out in 
                  <internal.reference refid="a171538">paragraph 1</internal.reference>
                   of 
                  <internal.reference refid="a167493">Schedule 1</internal.reference>
                   and the Supplier shall grant access to the Services and the Documentation to such additional Authorised Users in accordance with the provisions of this agreement.
                </paratext>
              </para>
            </subclause1>
            <subclause1 id="a911140">
              <identifier>3.2</identifier>
              <para>
                <paratext>If the Customer wishes to purchase additional User Subscriptions, the Customer shall notify the Supplier in writing. The Supplier shall evaluate such request for additional User Subscriptions and respond to the Customer with approval or rejection of the request [(such approval not to be unreasonably withheld)]. Where the Supplier approves the request, the Supplier shall activate the additional User Subscriptions within [NUMBER] days of its approval of the Customer's request.</paratext>
              </para>
            </subclause1>
            <subclause1 id="a801736">
              <identifier>3.3</identifier>
              <para>
                <paratext>
                  If the Supplier approves the Customer's request to purchase additional User Subscriptions, the Customer shall, within 30 days of the date of the Supplier's invoice, pay to the Supplier the relevant fees for such additional User Subscriptions as set out in 
                  <internal.reference refid="a898768">paragraph 2</internal.reference>
                   of 
                  <internal.reference refid="a167493">Schedule 1</internal.reference>
                   and, if such additional User Subscriptions are purchased by the Customer part way through the Initial Subscription Term or any Renewal Period (as applicable), such fees shall be pro-rated from the date of activation by the Supplier for the remainder of the Initial Subscription Term or then current Renewal Period (as applicable).
                </paratext>
              </para>
            </subclause1>
          </clause>
          <clause id="a207627">
            <identifier>4.</identifier>
            <head align="left" preservecase="true">
              <headtext>Services</headtext>
            </head>
            <drafting.note id="a627611" jurisdiction="">
              <head align="left" preservecase="true">
                <headtext>Services</headtext>
              </head>
              <division id="a000018" level="1">
                <para>
                  <paratext>
                    Under 
                    <internal.reference refid="a381119">clause 4.1</internal.reference>
                    , the supplier is placed under a general obligation to provide the services and make available the documentation to the customer. More specifically, the supplier agrees to use commercially reasonable endeavours to make the services available 24 hours a day, seven days a week, except for planned maintenance carried out during the maintenance window and unscheduled maintenance performed outside normal business hours (
                    <internal.reference refid="a789714">clause 4.2</internal.reference>
                    ).
                  </paratext>
                </para>
                <para>
                  <paratext>
                    The supplier also agrees to provide the customer with the supplier's standard customer support services during normal business hours in accordance with its current support services policy. The supplier should state whether this is included within the fees or is subject to additional cost. This clause states that the customer may purchase 
                    <bold>enhanced</bold>
                     support services separately at the supplier's then current rates (
                    <internal.reference refid="a522681">clause 4.3</internal.reference>
                    ).
                  </paratext>
                </para>
              </division>
            </drafting.note>
            <subclause1 id="a381119">
              <identifier>4.1</identifier>
              <para>
                <paratext>The Supplier shall, during the Subscription Term, provide the Services and make available the Documentation to the Customer on and subject to the terms of this agreement.</paratext>
              </para>
            </subclause1>
            <subclause1 id="a789714">
              <identifier>4.2</identifier>
              <para>
                <paratext>The Supplier shall use commercially reasonable endeavours to make the Services available 24 hours a day, seven days a week, except for:</paratext>
              </para>
              <subclause2 id="a142199">
                <identifier>(a)</identifier>
                <para>
                  <paratext>planned maintenance carried out during the maintenance window of [10.00 pm to 2.00 am UK time]; and</paratext>
                </para>
              </subclause2>
              <subclause2 id="a84747">
                <identifier>(b)</identifier>
                <para>
                  <paratext>unscheduled maintenance performed outside Normal Business Hours, provided that the Supplier has used reasonable endeavours to give the Customer at least [[6] Normal Business Hours'] notice in advance.</paratext>
                </para>
              </subclause2>
            </subclause1>
            <subclause1 id="a522681">
              <identifier>4.3</identifier>
              <para>
                <paratext>
                  The Supplier will, as part of the Services [and at no additional cost to the Customer 
                  <bold>OR</bold>
                   and in consideration of the support fees set out in Schedule 1], provide the Customer with the Supplier's standard customer support services during Normal Business Hours in accordance with the Supplier's Support Services Policy in effect at the time that the Services are provided.  The Supplier may amend the Support Services Policy in its sole and absolute discretion from time to time.  The Customer may purchase enhanced support services separately at the Supplier's then current rates.
                </paratext>
              </para>
            </subclause1>
          </clause>
          <clause id="a391801">
            <identifier>5.</identifier>
            <head align="left" preservecase="true">
              <headtext>Data protection</headtext>
            </head>
            <drafting.note id="a505340" jurisdiction="">
              <head align="left" preservecase="true">
                <headtext>Data protection</headtext>
              </head>
              <division id="a000019" level="1">
                <para>
                  <paratext>
                    For more information on data protection, and the appropriate clauses to be inserted here, see 
                    <internal.reference refid="a403037">Drafting note, Data protection</internal.reference>
                    .
                  </paratext>
                </para>
              </division>
            </drafting.note>
            <subclause1 id="a328299">
              <identifier>5.1</identifier>
              <para>
                <paratext>[INSERT APPROPRIATE DATA PROTECTION CLAUSES].</paratext>
              </para>
            </subclause1>
          </clause>
          <clause id="a248076">
            <identifier>6.</identifier>
            <head align="left" preservecase="true">
              <headtext>Third party providers</headtext>
            </head>
            <drafting.note id="a635701" jurisdiction="">
              <head align="left" preservecase="true">
                <headtext>Third party providers</headtext>
              </head>
              <division id="a000020" level="1">
                <para>
                  <paratext>
                    <internal.reference refid="a248076">Clause 6</internal.reference>
                     states that the supplier excludes its liability in relation to the content of, and the customer's use of, or correspondence with, any third party websites accessible via the supplier's services, and that the supplier does not endorse or approve any such third party website. A supplier could argue that its position in relation to liability for such third party content is, under general law, analogous to that of an Internet Service Provider (ISP). Under the 
                    <link href="1-508-2467" style="ACTLinkPLCtoPLC">
                      <ital>E-Commerce (EC Directive) Regulations 2002</ital>
                    </link>
                    , an ISP is considered to be an intermediary or a "mere conduit" of information and, as such, escapes liability for damages or criminal or civil action, provided that certain conditions are met. Furthermore, it could be argued that a supplier cannot be expected to be responsible for, or be aware of, the content of third parties' websites which are accessible by the customer via the subscription services that it provides. That said, it would be wise for a supplier that does become aware of illegal content of a site accessible via its services to promptly block its customers' access to that site.
                  </paratext>
                </para>
              </division>
            </drafting.note>
            <subclause1 id="a465229">
              <para>
                <paratext>The Customer acknowledges that the Services may enable or assist it to access the website content of, correspond with, and purchase products and services from, third parties via third-party websites and that it does so solely at its own risk. The Supplier makes no representation, warranty or commitment and shall have no liability or obligation whatsoever in relation to the content or use of, or correspondence with, any such third-party website, or any transactions completed, and any contract entered into by the Customer, with any such third party.  Any contract entered into and any transaction completed via any third-party website is between the Customer and the relevant third party, and not the Supplier.  The Supplier recommends that the Customer refers to the third party's website terms and conditions and privacy policy prior to using the relevant third-party website. The Supplier does not endorse or approve any third-party website nor the content of any of the third-party website made available via the Services.</paratext>
              </para>
            </subclause1>
          </clause>
          <clause id="a646812">
            <identifier>7.</identifier>
            <head align="left" preservecase="true">
              <headtext>Supplier's obligations</headtext>
            </head>
            <drafting.note id="a307171" jurisdiction="">
              <head align="left" preservecase="true">
                <headtext>Supplier's obligations</headtext>
              </head>
              <division id="a000021" level="1">
                <para>
                  <paratext>
                    This clause sets out fairly standard supplier warranties, exclusions and obligations. Specifically, the supplier will perform the services substantially in accordance with the documentation and with reasonable skill and care. In the event that the services do not conform with such warranty, the supplier will use all reasonable commercial endeavours to correct such non-performance. This is the customer's sole and exclusive remedy for the supplier's non-conformance (
                    <internal.reference refid="a736307">clause 7.2</internal.reference>
                    ). If the "sole and exclusive remedy" wording was not included in the agreement, the customer may be able to bring an action for breach of contract against the supplier, in addition to the customer's existing remedies of correcting any non-performance or providing an alternative means of accomplishing the desired performance. This may, subject to the caps and limits on liability set out in 
                    <internal.reference refid="a990385">clause 13</internal.reference>
                    , result in the supplier being liable for any direct loss suffered by the customer. Note that any exclusion clauses included in a party's standard terms will be subject to the reasonableness test set out in the 
                    <link href="7-505-7728" style="ACTLinkPLCtoPLC">
                      <ital>Unfair Contract Terms Act 1977</ital>
                    </link>
                     (UCTA) and will be interpreted against the party seeking to rely on them. For a further explanation of the scope of each party's liability under the agreement, please see 
                    <internal.reference refid="a901257">Drafting note, Limitation of liability</internal.reference>
                     below.
                  </paratext>
                </para>
                <para>
                  <paratext>
                    In addition, the supplier specifically states that it is not responsible for any delays, delivery failures, or other damage resulting from the transfer of data over communications networks and facilities, including the internet (
                    <internal.reference refid="a604086">clause 7.3(a)(iv)</internal.reference>
                    ).
                  </paratext>
                </para>
              </division>
            </drafting.note>
            <subclause1 id="a836484">
              <identifier>7.1</identifier>
              <para>
                <paratext>The Supplier shall perform the Services substantially in accordance with the Documentation and with reasonable skill and care.</paratext>
              </para>
            </subclause1>
            <subclause1 id="a736307">
              <identifier>7.2</identifier>
              <para>
                <paratext>
                  The Supplier's obligations at 
                  <internal.reference refid="a836484">clause 7.1</internal.reference>
                   shall not apply to the extent of any non-conformance which is caused by use of the Services contrary to the Supplier's instructions, or modification or alteration of the Services by any party other than the Supplier or the Supplier's duly authorised contractors or agents. If the Services do not conform with the terms of clause 7.1, Supplier will, at its expense, use reasonable commercial endeavours to correct any such non-conformance promptly. Such correction constitutes the Customer's sole and exclusive remedy for any breach of the undertaking set out in 
                  <internal.reference refid="a836484">clause 7.1</internal.reference>
                  .
                </paratext>
              </para>
            </subclause1>
            <subclause1 id="a188652">
              <identifier>7.3</identifier>
              <para>
                <paratext>The Supplier:</paratext>
              </para>
              <subclause2 id="a302418">
                <identifier>(a)</identifier>
                <para>
                  <paratext>does not warrant that:</paratext>
                </para>
                <subclause3 id="a148941">
                  <identifier>(i)</identifier>
                  <para>
                    <paratext>the Customer's use of the Services will be uninterrupted or error-free; [or]</paratext>
                  </para>
                </subclause3>
                <subclause3 condition="optional" id="a358865">
                  <identifier>(ii)</identifier>
                  <para>
                    <paratext>that the Services, Documentation and/or the information obtained by the Customer through the Services will meet the Customer's requirements; [or]</paratext>
                  </para>
                </subclause3>
                <subclause3 condition="optional" id="a357996">
                  <identifier>(iii)</identifier>
                  <para>
                    <paratext>the Software or the Services will be free from Vulnerabilities or Viruses; [or]</paratext>
                  </para>
                  <drafting.note id="a548914" jurisdiction="">
                    <head align="left" preservecase="true">
                      <headtext>No warranty as to software vulnerabilities (optional)</headtext>
                    </head>
                    <division id="a000022" level="1">
                      <para>
                        <paratext>
                          The supplier may be justified in including the statement at 
                          <internal.reference refid="a357996">clause 7.3(a)(iii)</internal.reference>
                           on the basis that it is difficult for any technology provider to guarantee its network and information systems will be free from software vulnerabilities.
                        </paratext>
                      </para>
                      <para>
                        <paratext>
                          However, this statement might serve as a red flag for customers and alert them to an issue that might not otherwise be raised (for example, it may trigger them to request specific cybersecurity warranties from the supplier). As such, the supplier might choose not to include the language at 
                          <internal.reference refid="a357996">clause 7.3(a)(iii)</internal.reference>
                           and rely instead on its general disclaimer of heightened cybersecurity standards at 
                          <internal.reference refid="a604086">clause 7.3(a)(iv)</internal.reference>
                           (see 
                          <internal.reference refid="a618288">Drafting note, Excluding heightened cybersecurity requirements (optional)</internal.reference>
                          ) or choose to remain silent altogether on this point.
                        </paratext>
                      </para>
                    </division>
                  </drafting.note>
                </subclause3>
                <subclause3 condition="optional" id="a604086">
                  <identifier>(iv)</identifier>
                  <para>
                    <paratext>the Software, Documentation or Services will comply with any Heightened Cybersecurity Requirements.</paratext>
                  </para>
                  <drafting.note id="a618288" jurisdiction="">
                    <head align="left" preservecase="true">
                      <headtext>Excluding heightened cybersecurity requirements (optional)</headtext>
                    </head>
                    <division id="a000023" level="1">
                      <para>
                        <paratext>
                          The supplier might consider stating explicitly here that it cannot guarantee that its software will meet any heightened cybersecurity requirements that the customer or its end users may be subject to (whether under the NIS Regulations or otherwise, 
                          <internal.reference refid="a267131">Drafting note, Network and Information Systems Regulations 2018</internal.reference>
                        </paratext>
                      </para>
                      <para>
                        <paratext>The supplier may be justified in doing so, as if the customer, or its end users, are classified as an OEM or RDSP under the NIS Regulations, it may be subject to stricter cybersecurity standards than would otherwise be applicable, and the supplier's software or services may not have been designed with such requirements in mind. In such circumstances, the supplier may require the customer to review the Documentation to reach its own conclusions as to whether the software and services are sufficient to meet any heightened cybersecurity standards that the customer or its end users might be subject to.</paratext>
                      </para>
                      <para>
                        <paratext>However, as the inclusion of such caveats may only serve to flag a potential issue to the customer, the supplier may prefer to stay silent on this point and rely on an assumption that no such standards would be implied in any event. This approach carries more risk where the customer imposes a general obligation on the supplier to comply "with all applicable laws" as the supplier will want to avoid any arguments as to which laws were applicable in the circumstances.</paratext>
                      </para>
                      <para>
                        <paratext>
                          The customer may only accept 
                          <internal.reference refid="a604086">clause 7.3(a)(iv)</internal.reference>
                           where the definition of Heightened Cybersecurity Requirements is limited to those requirements that would not otherwise apply to the supplier anyway, see 
                          <internal.reference refid="a209098">Drafting note, Heightened cybersecurity Requirements (optional)</internal.reference>
                          .
                        </paratext>
                      </para>
                    </division>
                  </drafting.note>
                </subclause3>
              </subclause2>
              <subclause2 id="a587661">
                <identifier>(b)</identifier>
                <para>
                  <paratext>is not responsible for any delays, delivery failures, or any other loss or damage resulting from the transfer of data over communications networks and facilities, including the internet, and the Customer acknowledges that the Services and Documentation may be subject to limitations, delays and other problems inherent in the use of such communications facilities.</paratext>
                </para>
              </subclause2>
            </subclause1>
            <subclause1 id="a1026977">
              <identifier>7.4</identifier>
              <para>
                <paratext>This agreement shall not prevent the Supplier from entering into similar agreements with third parties, or from independently developing, using, selling or licensing documentation, products and/or services which are similar to those provided under this agreement.</paratext>
              </para>
            </subclause1>
            <subclause1 id="a414097">
              <identifier>7.5</identifier>
              <para>
                <paratext>The Supplier warrants that it has and will maintain all necessary licences, consents, and permissions necessary for the performance of its obligations under this agreement.</paratext>
              </para>
            </subclause1>
            <subclause1 id="a352298">
              <identifier>7.6</identifier>
              <para>
                <paratext>The Supplier shall follow its archiving procedures for Customer Data as set out in its [Back-Up Policy] available at [[WEB ADDRESS] or such other website address as may be notified to the Customer from time to time], as such document may be amended by the Supplier in its sole discretion from time to time. In the event of any loss or damage to Customer Data, the Customer's sole and exclusive remedy against the Supplier shall be for the Supplier to use reasonable commercial endeavours to restore the lost or damaged Customer Data from the latest back-up of such Customer Data maintained by the Supplier in accordance with the archiving procedure described in its [Back-Up Policy]. The Supplier shall not be responsible for any loss, destruction, alteration or disclosure of Customer Data caused by any third party (except those third parties sub-contracted by the Supplier to perform services related to Customer Data maintenance and back-up for which it shall remain fully liable.</paratext>
              </para>
              <drafting.note id="a865656" jurisdiction="">
                <head align="left" preservecase="true">
                  <headtext>Customer Data</headtext>
                </head>
                <division id="a000024" level="1">
                  <para>
                    <paratext>The treatment of data security and back-ups is extremely important in this type of SaaS arrangement. Under clause 7.6, the supplier is under an obligation to comply with its privacy and security policy and its back-up policy.</paratext>
                  </para>
                </division>
              </drafting.note>
            </subclause1>
          </clause>
          <clause id="a783898">
            <identifier>8.</identifier>
            <head align="left" preservecase="true">
              <headtext>Customer's obligations</headtext>
            </head>
            <drafting.note id="a225766" jurisdiction="">
              <head align="left" preservecase="true">
                <headtext>Customer's obligations</headtext>
              </head>
              <division id="a000025" level="1">
                <para>
                  <paratext>This clause sets out the customer's main obligations under the agreement. In a SaaS arrangement like this, the supplier will regard it as essential for the customer to give basic commitments about co-operation, access and information.</paratext>
                </para>
                <para>
                  <paratext>
                    <internal.reference refid="a264558">clause 8.1(b)</internal.reference>
                     is an obligation on the customer to comply with applicable laws. This provision is especially valuable where the scope of services might change with legislation (for example, in the areas of tax and accounting).
                  </paratext>
                </para>
                <para>
                  <paratext>
                    <internal.reference refid="a232514">clause 8.1(c)</internal.reference>
                     relieves the supplier of any responsibility for delays that are caused by the customer.
                  </paratext>
                </para>
                <para>
                  <paratext>
                    Under 
                    <internal.reference refid="a328646">clause 8.1(d)</internal.reference>
                    , the customer must ensure that the authorised users use the services and the documentation in accordance with the agreement and shall be responsible for the authorised user's breach of any of the terms of it.
                  </paratext>
                </para>
                <para>
                  <paratext>
                    <internal.reference refid="a1040249">clause 8.1(e)</internal.reference>
                     requires the customer to make sure that it has obtained all necessary consents that are necessary to enable the supplier to perform its obligations.
                  </paratext>
                </para>
                <para>
                  <paratext>
                    <internal.reference refid="a905437">clause 8.1(f)</internal.reference>
                     requires the customer to ensure that its network and systems comply with the relevant specifications provided by the supplier, and 
                    <internal.reference refid="a1044295">clause 8.1(g)</internal.reference>
                     makes the customer responsible for the integrity of its network connections and telecommunications links from the customer's systems to the supplier's data centres, and for all problems, loss or damage arising from its network connections or telecommunications links, or caused by the internet.
                  </paratext>
                </para>
              </division>
            </drafting.note>
            <subclause1 id="a674493">
              <identifier>8.1</identifier>
              <para>
                <paratext>The Customer shall:</paratext>
              </para>
              <subclause2 id="a471548">
                <identifier>(a)</identifier>
                <para>
                  <paratext>provide the Supplier with:</paratext>
                </para>
                <subclause3 id="a80385">
                  <identifier>(i)</identifier>
                  <para>
                    <paratext>all necessary co-operation in relation to this agreement; and</paratext>
                  </para>
                </subclause3>
                <subclause3 id="a253877">
                  <identifier>(ii)</identifier>
                  <para>
                    <paratext>all necessary access to such information as may be required by the Supplier;</paratext>
                  </para>
                </subclause3>
                <para>
                  <paratext>in order to provide the Services, including but not limited to Customer Data, security access information and configuration services;</paratext>
                </para>
              </subclause2>
              <subclause2 id="a264558">
                <identifier>(b)</identifier>
                <para>
                  <paratext>without affecting its other obligations under this agreement, comply with all applicable laws and regulations with respect to its activities under this agreement;</paratext>
                </para>
              </subclause2>
              <subclause2 id="a232514">
                <identifier>(c)</identifier>
                <para>
                  <paratext>carry out all other Customer responsibilities set out in this agreement in a timely and efficient manner. In the event of any delays in the Customer's provision of such assistance as agreed by the parties, the Supplier may adjust any agreed timetable or delivery schedule as reasonably necessary;</paratext>
                </para>
              </subclause2>
              <subclause2 id="a328646">
                <identifier>(d)</identifier>
                <para>
                  <paratext>ensure that the Authorised Users use the Services and the Documentation in accordance with the terms and conditions of this agreement and shall be responsible for any Authorised User's breach of this agreement;</paratext>
                </para>
              </subclause2>
              <subclause2 id="a1040249">
                <identifier>(e)</identifier>
                <para>
                  <paratext>obtain and shall maintain all necessary licences, consents, and permissions necessary for the Supplier, its contractors and agents to perform their obligations under this agreement, including without limitation the Services;</paratext>
                </para>
              </subclause2>
              <subclause2 id="a905437">
                <identifier>(f)</identifier>
                <para>
                  <paratext>ensure that its network and systems comply with the relevant specifications provided by the Supplier from time to time; and</paratext>
                </para>
              </subclause2>
              <subclause2 id="a1044295">
                <identifier>(g)</identifier>
                <para>
                  <paratext>be, to the extent permitted by law and except as otherwise expressly provided in this agreement, solely responsible for procuring, maintaining and securing its network connections and telecommunications links from its systems to the Supplier's data centres, and all problems, conditions, delays, delivery failures and all other loss or damage arising from or relating to the Customer's network connections or telecommunications links or caused by the internet.</paratext>
                </para>
              </subclause2>
            </subclause1>
            <subclause1 id="a101858">
              <identifier>8.2</identifier>
              <para>
                <paratext>The Customer shall own all right, title and interest in and to all of the Customer Data that is not personal data and shall have sole responsibility for the legality, reliability, integrity, accuracy and quality of all such Customer Data.</paratext>
              </para>
              <drafting.note id="a416065" jurisdiction="">
                <head align="left" preservecase="true">
                  <headtext>Customer Data</headtext>
                </head>
                <division id="a000026" level="1">
                  <para>
                    <paratext>Clause 8.2 makes it clear that the customer owns and is responsible for the accuracy, quality, and so on of the customer data, and also the means by which the customer data is acquired.</paratext>
                  </para>
                </division>
              </drafting.note>
            </subclause1>
          </clause>
          <clause id="a627723">
            <identifier>9.</identifier>
            <head align="left" preservecase="true">
              <headtext>Charges and payment</headtext>
            </head>
            <drafting.note id="a289854" jurisdiction="">
              <head align="left" preservecase="true">
                <headtext>Charges and payment</headtext>
              </head>
              <division id="a000027" level="1">
                <para>
                  <paratext>In essence, there are four types of fees payable under this agreement:</paratext>
                </para>
                <list type="bulleted">
                  <list.item>
                    <para>
                      <paratext>
                        Subscription fee payable in respect of the user subscriptions. This fee will be paid in advance and will be based on the number of user subscriptions purchased (
                        <internal.reference refid="a171538">paragraph 1</internal.reference>
                        <ital>, Schedule 1</ital>
                        ).
                      </paratext>
                    </para>
                  </list.item>
                  <list.item>
                    <para>
                      <paratext>
                        Fees payable in respect of any additional user subscriptions purchased by the customer during the subscription term (
                        <internal.reference refid="a898768">paragraph 2</internal.reference>
                        <ital>, Schedule 1</ital>
                        ).
                      </paratext>
                    </para>
                  </list.item>
                  <list.item>
                    <para>
                      <paratext>
                        Fees payable in respect of any data stored by the customer in excess of the data storage limit set out in the documentation (
                        <internal.reference refid="a657963">paragraph 3</internal.reference>
                        <ital>, Schedule 1</ital>
                        ).
                      </paratext>
                    </para>
                  </list.item>
                  <list.item>
                    <para>
                      <paratext>
                        Support fees payable in accordance with 
                        <internal.reference refid="a522681">clause 4.3</internal.reference>
                        .
                      </paratext>
                    </para>
                  </list.item>
                </list>
                <para>
                  <paratext>
                    <internal.reference refid="a468771">Clause 9.6</internal.reference>
                     provides that the supplier may increase the subscription fees, the additional user subscription fees and/or the excess storage fees at the start of each renewal period upon 90 days' prior notice to the customer.
                  </paratext>
                </para>
              </division>
            </drafting.note>
            <subclause1 id="a877439">
              <identifier>9.1</identifier>
              <para>
                <paratext>
                  The Customer shall pay the Subscription Fees to the Supplier for the User Subscriptions in accordance with this 
                  <internal.reference refid="a627723">clause 9</internal.reference>
                   and 
                  <internal.reference refid="a167493">Schedule 1</internal.reference>
                   [and the support fees in accordance with 
                  <internal.reference refid="a522681">clause 4.3</internal.reference>
                   and 
                  <internal.reference refid="a167493">Schedule 1</internal.reference>
                  ].
                </paratext>
              </para>
            </subclause1>
            <subclause1 id="a862712">
              <identifier>9.2</identifier>
              <para>
                <paratext>The Customer shall on the Effective Date provide to the Supplier valid, up-to-date and complete credit card details or approved purchase order information acceptable to the Supplier and any other relevant valid, up-to-date and complete contact and billing details and, if the Customer provides:</paratext>
              </para>
              <subclause2 id="a172471">
                <identifier>(a)</identifier>
                <para>
                  <paratext>its credit card details to the Supplier, the Customer hereby authorises the Supplier to bill such credit card:</paratext>
                </para>
                <subclause3 id="a243196">
                  <identifier>(i)</identifier>
                  <para>
                    <paratext>on the Effective Date for the Subscription Fees payable in respect of the Initial Subscription Term; and</paratext>
                  </para>
                </subclause3>
                <subclause3 id="a296602">
                  <identifier>(ii)</identifier>
                  <para>
                    <paratext>
                      subject to 
                      <internal.reference refid="a819484">clause 14.1</internal.reference>
                      , on each anniversary of the Effective Date for the Subscription Fees payable in respect of the next Renewal Period;
                    </paratext>
                  </para>
                </subclause3>
              </subclause2>
              <subclause2 id="a136382">
                <identifier>(b)</identifier>
                <para>
                  <paratext>its approved purchase order information to the Supplier, the Supplier shall invoice the Customer:</paratext>
                </para>
                <subclause3 id="a617042">
                  <identifier>(i)</identifier>
                  <para>
                    <paratext>on the Effective Date for the Subscription Fees payable in respect of the Initial Subscription Term; and</paratext>
                  </para>
                </subclause3>
                <subclause3 id="a909483">
                  <identifier>(ii)</identifier>
                  <para>
                    <paratext>
                      subject to 
                      <internal.reference refid="a819484">clause 14.1</internal.reference>
                      , at least 30 days prior to each anniversary of the Effective Date for the Subscription Fees payable in respect of the next Renewal Period,
                    </paratext>
                  </para>
                </subclause3>
                <para>
                  <paratext>and the Customer shall pay each invoice within 30 days after the date of such invoice.</paratext>
                </para>
              </subclause2>
            </subclause1>
            <subclause1 id="a766580">
              <identifier>9.3</identifier>
              <para>
                <paratext>If the Supplier has not received payment within [30 days] after the due date, and without prejudice to any other rights and remedies of the Supplier:</paratext>
              </para>
              <subclause2 id="a460867">
                <identifier>(a)</identifier>
                <para>
                  <paratext>the Supplier may, on no less than 5 Business Days' notice to the Customer and without liability to the Customer, disable the Customer's password, account and access to all or part of the Services and the Supplier shall be under no obligation to provide any or all of the Services while the invoice(s) concerned remain unpaid; and</paratext>
                </para>
              </subclause2>
              <subclause2 id="a112429">
                <identifier>(b)</identifier>
                <para>
                  <paratext>interest shall accrue on a daily basis on such due amounts at an annual rate equal to [3]% over the then current base lending rate of [the Supplier's bankers in the UK] from time to time, commencing on the due date and continuing until fully paid, whether before or after judgment.</paratext>
                </para>
              </subclause2>
            </subclause1>
            <subclause1 id="a157745">
              <identifier>9.4</identifier>
              <para>
                <paratext>All amounts and fees stated or referred to in this agreement:</paratext>
              </para>
              <subclause2 id="a366003">
                <identifier>(a)</identifier>
                <para>
                  <paratext>shall be payable in [pounds sterling];</paratext>
                </para>
              </subclause2>
              <subclause2 id="a914796">
                <identifier>(b)</identifier>
                <para>
                  <paratext>
                    are, subject to 
                    <internal.reference refid="a97199">clause 13.3(b)</internal.reference>
                    , non-cancellable and non-refundable;
                  </paratext>
                </para>
              </subclause2>
              <subclause2 id="a1002837">
                <identifier>(c)</identifier>
                <para>
                  <paratext>are exclusive of value added tax, which shall be added to the Supplier's invoice(s) at the appropriate rate.</paratext>
                </para>
              </subclause2>
            </subclause1>
            <subclause1 id="a269871">
              <identifier>9.5</identifier>
              <para>
                <paratext>
                  If, at any time whilst using the Services, the Customer exceeds the amount of disk storage space specified in the Documentation, the Supplier shall charge the Customer, and the Customer shall pay, the Supplier's then current excess data storage fees. The Supplier's excess data storage fees current as at the Effective Date are set out in 
                  <internal.reference refid="a167493">Schedule 1</internal.reference>
                  .
                </paratext>
              </para>
            </subclause1>
            <subclause1 id="a468771">
              <identifier>9.6</identifier>
              <para>
                <paratext>
                  The Supplier shall be entitled to increase the Subscription Fees, the fees payable in respect of the additional User Subscriptions purchased pursuant to 
                  <internal.reference refid="a801736">clause 3.3</internal.reference>
                  , the support fees payable pursuant to 
                  <internal.reference refid="a522681">clause 4.3</internal.reference>
                   and/or the excess storage fees payable pursuant to 
                  <internal.reference refid="a269871">clause 9.5</internal.reference>
                   at the start of each Renewal Period upon 90 days' prior notice to the Customer and 
                  <internal.reference refid="a167493">Schedule 1</internal.reference>
                   shall be deemed to have been amended accordingly.
                </paratext>
              </para>
            </subclause1>
          </clause>
          <clause id="a872071">
            <identifier>10.</identifier>
            <head align="left" preservecase="true">
              <headtext>Proprietary rights</headtext>
            </head>
            <drafting.note id="a663383" jurisdiction="">
              <head align="left" preservecase="true">
                <headtext>Proprietary rights</headtext>
              </head>
              <division id="a000028" level="1">
                <para>
                  <paratext>This clause confirms the supplier's ownership of all intellectual property rights in the services and the documentation.</paratext>
                </para>
              </division>
            </drafting.note>
            <subclause1 id="a131014">
              <identifier>10.1</identifier>
              <para>
                <paratext>The Customer acknowledges and agrees that the Supplier and/or its licensors own all intellectual property rights in the Services and the Documentation. Except as expressly stated herein, this agreement does not grant the Customer any rights to, under or in, any patents, copyright, database right, trade secrets, trade names, trade marks (whether registered or unregistered), or any other rights or licences in respect of the Services or the Documentation.</paratext>
              </para>
            </subclause1>
            <subclause1 id="a885343">
              <identifier>10.2</identifier>
              <para>
                <paratext>The Supplier confirms that it has all the rights in relation to the Services and the Documentation that are necessary to grant all the rights it purports to grant under, and in accordance with, the terms of this agreement.</paratext>
              </para>
            </subclause1>
          </clause>
          <clause id="a622355">
            <identifier>11.</identifier>
            <head align="left" preservecase="true">
              <headtext>Confidentiality [and compliance with policies]</headtext>
            </head>
            <drafting.note id="a385669" jurisdiction="">
              <head align="left" preservecase="true">
                <headtext>Confidentiality</headtext>
              </head>
              <division id="a000029" level="1">
                <para>
                  <paratext>For more information on this clause, see:</paratext>
                </para>
                <list type="bulleted">
                  <list.item>
                    <para>
                      <paratext>
                        The drafting notes in 
                        <link href="http://www.practicallaw.com/2-107-3829" style="ACTLinkURL">
                          <ital>Standard clause, Confidentiality</ital>
                        </link>
                        .
                      </paratext>
                    </para>
                  </list.item>
                  <list.item>
                    <para>
                      <paratext>
                        <link anchor="a263683" href="http://www.practicallaw.com/w-014-1583" style="ACTLinkURL">
                          <ital>Practice note, Boilerplate: do I really need this clause and why?: Confidentiality</ital>
                        </link>
                        .
                      </paratext>
                    </para>
                  </list.item>
                </list>
                <division id="a68832" level="2">
                  <head align="left" preservecase="true">
                    <headtext>Compliance with policies</headtext>
                  </head>
                  <para>
                    <paratext>
                      <internal.reference refid="a907343">clause 11.12</internal.reference>
                       can be used where the customer or supplier has specific business policies and wants to ensure that the other party complies with them. The policies might reflect a party's legal obligations, for instance, its obligations under instruments such as the Modern Slavery Act 2015, the Bribery Act 2010 or the data protection legislation. Alternatively, a party may have adopted business social responsibility policies voluntarily.
                    </paratext>
                  </para>
                  <para>
                    <paratext>In most goods or services agreements, the obligation is usually on the supplier to comply with the customer's policies. But this may not always be the case: depending on the bargaining strengths of the parties, a supplier may well require the customer to comply with the supplier's policies instead. As this is a pro-supplier agreement, the supplier may want to omit this clause altogether from the first draft provided to the customer.</paratext>
                  </para>
                  <para>
                    <paratext>If the supplier does choose to include this clause, there are two drafting options:</paratext>
                  </para>
                  <list type="bulleted">
                    <list.item>
                      <para>
                        <paratext>The first is a requirement on the customer to comply with the supplier's policies. This is slightly unusual (the usual position is that a supplier agrees to comply with the customer's policies), but a supplier who is concerned about its reputation may well want to ensure that it is only supplying goods or services to customers who are willing to comply with the supplier's policies on issues such as anti-bribery, modern slavery and ethics.</paratext>
                      </para>
                    </list.item>
                    <list.item>
                      <para>
                        <paratext>The second option is a requirement on the supplier to comply with the customer's policies. This is the more usual approach in a goods or services agreement. A supplier may include this option if, for instance, it has already agreed in principle that it is able to comply with the customer's policies, or the parties already have an ongoing relationship where the supplier is comfortable with complying with the customer's policies.</paratext>
                      </para>
                    </list.item>
                  </list>
                  <para>
                    <paratext>
                      Whatever approach is taken, check that the definition of 
                      <internal.reference refid="a541869">[Mandatory Policies</internal.reference>
                       above is consistent with the approach in this clause.
                    </paratext>
                  </para>
                  <para>
                    <paratext>
                      Note also that if the customer agrees to comply with the supplier's policies, the supplier may want a subsequent right to terminate the agreement if the customer breaches those policies. If this is desired, the supplier could include this additional right to terminate at 
                      <internal.reference refid="a236056">clause 14</internal.reference>
                      . For an example of this, see 
                      <link anchor="a115208" href="7-623-0751" style="ACTLinkPLCtoPLC">
                        <ital>Standard document, Services agreement (pro-supplier): clause 14.3</ital>
                      </link>
                      .
                    </paratext>
                  </para>
                  <para>
                    <paratext>
                      For more information on general compliance clauses, see the integrated drafting notes to 
                      <link href="6-618-9498" style="ACTLinkPLCtoPLC">
                        <ital>Standard clause, Compliance with laws and policies</ital>
                      </link>
                      .
                    </paratext>
                  </para>
                </division>
              </division>
            </drafting.note>
            <subclause1 id="a811676">
              <identifier>11.1</identifier>
              <para>
                <paratext>
                  <defn.term>Confidential Information</defn.term>
                   means all confidential information (however recorded or preserved) disclosed by a party or its Representatives (as defined below) to the other party and that party's Representatives [whether before or] [after the date of this agreement] in connection with [DESCRIBE TRANSACTION OR CONTRACT], including but not limited to:
                </paratext>
              </para>
              <subclause2 condition="optional" id="a432058">
                <identifier>(a)</identifier>
                <para>
                  <paratext>the [existence and] terms of this agreement [or any agreement entered into in connection with this agreement];</paratext>
                </para>
              </subclause2>
              <subclause2 id="a159289">
                <identifier>(b)</identifier>
                <para>
                  <paratext>any information that would be regarded as confidential by a reasonable business person relating to:</paratext>
                </para>
                <subclause3 id="a941556">
                  <identifier>(i)</identifier>
                  <para>
                    <paratext>the business, assets, affairs, customers, clients, suppliers, [or] plans [, intentions, or market opportunities] of the disclosing party [(or of any member of the group of companies to which the disclosing party belongs)]; and</paratext>
                  </para>
                </subclause3>
                <subclause3 id="a854244">
                  <identifier>(ii)</identifier>
                  <para>
                    <paratext>the operations, processes, product information, know-how, designs, trade secrets or software of the disclosing party [(or of any member of the group of companies to which the disclosing party belongs)];</paratext>
                  </para>
                </subclause3>
              </subclause2>
              <subclause2 id="a218376">
                <identifier>(c)</identifier>
                <para>
                  <paratext>any information developed by the parties in the course of carrying out this agreement and the parties agree that:</paratext>
                </para>
                <subclause3 id="a449840">
                  <identifier>(i)</identifier>
                  <para>
                    <paratext>details of the Services, and the results of any performance tests of the Services, shall constitute Supplier Confidential Information; and</paratext>
                  </para>
                </subclause3>
                <subclause3 id="a931085">
                  <identifier>(ii)</identifier>
                  <para>
                    <paratext>Customer Data shall constitute Customer Confidential Information;</paratext>
                  </para>
                </subclause3>
              </subclause2>
              <subclause2 id="a458681">
                <identifier>(d)</identifier>
                <para>
                  <paratext>any information detailed in Schedule [NUMBER].</paratext>
                </para>
              </subclause2>
              <para>
                <paratext>
                  <bold>Representatives</bold>
                   means, in relation to a party, its employees, officers, contractors, subcontractors, representatives and advisers.
                </paratext>
              </para>
            </subclause1>
            <subclause1 id="a246730">
              <identifier>11.2</identifier>
              <para>
                <paratext>The provisions of this clause shall not apply to any Confidential Information that:</paratext>
              </para>
              <subclause2 id="a454891">
                <identifier>(a)</identifier>
                <para>
                  <paratext>is or becomes generally available to the public (other than as a result of its disclosure by the receiving party or its Representatives in breach of this clause);</paratext>
                </para>
              </subclause2>
              <subclause2 id="a194401">
                <identifier>(b)</identifier>
                <para>
                  <paratext>was available to the receiving party on a non-confidential basis before disclosure by the disclosing party;</paratext>
                </para>
              </subclause2>
              <subclause2 id="a653003">
                <identifier>(c)</identifier>
                <para>
                  <paratext>was, is or becomes available to the receiving party on a non-confidential basis from a person who, to the receiving party's knowledge, is not bound by a confidentiality agreement with the disclosing party or otherwise prohibited from disclosing the information to the receiving party; [or]</paratext>
                </para>
              </subclause2>
              <subclause2 id="a164390">
                <identifier>(d)</identifier>
                <para>
                  <paratext>the parties agree in writing is not confidential or may be disclosed[; or]</paratext>
                </para>
              </subclause2>
              <subclause2 condition="optional" id="a278554">
                <identifier>(e)</identifier>
                <para>
                  <paratext>is developed by or for the receiving party independently of the information disclosed by the disclosing party.</paratext>
                </para>
              </subclause2>
            </subclause1>
            <subclause1 id="a983265">
              <identifier>11.3</identifier>
              <para>
                <paratext>Each party shall keep the other party's Confidential Information secret and confidential and shall not:</paratext>
              </para>
              <subclause2 id="a793364">
                <identifier>(a)</identifier>
                <para>
                  <paratext>
                    use such Confidential Information except for [the purpose of exercising or performing its rights and obligations under or in connection with this agreement 
                    <bold>OR</bold>
                     [SPECIFY PURPOSE]] (
                    <defn.term>Permitted Purpose</defn.term>
                    ); or
                  </paratext>
                </para>
              </subclause2>
              <subclause2 id="a528766">
                <identifier>(b)</identifier>
                <para>
                  <paratext>disclose such Confidential Information in whole or in part to any third party, except as expressly permitted by this clause 11.</paratext>
                </para>
              </subclause2>
            </subclause1>
            <subclause1 id="a469489">
              <identifier>11.4</identifier>
              <para>
                <paratext>A party may disclose the other party's Confidential Information to those of its Representatives who need to know such Confidential Information for the Permitted Purpose, provided that:</paratext>
              </para>
              <subclause2 id="a957272">
                <identifier>(a)</identifier>
                <para>
                  <paratext>it informs such Representatives of the confidential nature of the Confidential Information before disclosure; and</paratext>
                </para>
              </subclause2>
              <subclause2 id="a618722">
                <identifier>(b)</identifier>
                <para>
                  <paratext>at all times, it is responsible for such Representatives' compliance with the confidentiality obligations set out in this clause.</paratext>
                </para>
              </subclause2>
            </subclause1>
            <subclause1 id="a841356">
              <identifier>11.5</identifier>
              <para>
                <paratext>A party may disclose Confidential Information to the extent such Confidential Information is required to be disclosed by law, by any governmental or other regulatory authority (including, without limitation, [ANY RELEVANT SECURITIES EXCHANGES]) or by a court or other authority of competent jurisdiction provided that, to the extent it is legally permitted to do so, it gives the other party as much notice of such disclosure as possible [and, where notice of disclosure is not prohibited and is given in accordance with this clause 11.5, it takes into account the reasonable requests of the other party in relation to the content of such disclosure].</paratext>
              </para>
            </subclause1>
            <subclause1 id="a388011">
              <identifier>11.6</identifier>
              <para>
                <paratext>A party may, provided that it has reasonable grounds to believe that the other party is involved in activity that may constitute a criminal offence under the Bribery Act 2010, disclose Confidential Information to the Serious Fraud Office without first informing the other party of such disclosure.</paratext>
              </para>
            </subclause1>
            <subclause1 id="a862414">
              <identifier>11.7</identifier>
              <para>
                <paratext>
                  Each party reserves all rights in its Confidential Information. No rights or obligations in respect of a party's Confidential Information other than those expressly stated in this [clause 
                  <bold>OR</bold>
                   agreement] are granted to the other party, or to be implied from this agreement.
                </paratext>
              </para>
            </subclause1>
            <subclause1 id="a357138">
              <identifier>11.8</identifier>
              <para>
                <paratext>On termination [or expiry] of this agreement, each party shall:</paratext>
              </para>
              <subclause2 id="a821165">
                <identifier>(a)</identifier>
                <para>
                  <paratext>destroy or return to the other party all documents and materials (and any copies) containing, reflecting, incorporating or based on the other party's Confidential Information;</paratext>
                </para>
              </subclause2>
              <subclause2 id="a709830">
                <identifier>(b)</identifier>
                <para>
                  <paratext>erase all the other party's Confidential Information from computer and communications systems and devices used by it, including such systems and data storage services provided by third parties (to the extent technically and legally practicable); and</paratext>
                </para>
              </subclause2>
              <subclause2 id="a414410">
                <identifier>(c)</identifier>
                <para>
                  <paratext>certify in writing to the other party that it has complied with the requirements of this clause, provided that a recipient party may retain documents and materials containing, reflecting, incorporating or based on the other party's Confidential Information to the extent required by law or any applicable governmental or regulatory authority. The provisions of this clause shall continue to apply to any such documents and materials retained by a recipient party, subject to clause [NUMBER] (Termination).</paratext>
                </para>
              </subclause2>
            </subclause1>
            <subclause1 id="a1017310">
              <identifier>11.9</identifier>
              <para>
                <paratext>No party shall make, or permit any person to make, any public announcement concerning this agreement without the prior written consent of the other parties (such consent not to be unreasonably withheld or delayed), except as required by law, any governmental or regulatory authority (including, without limitation, any relevant securities exchange), any court or other authority of competent jurisdiction.</paratext>
              </para>
            </subclause1>
            <subclause1 id="a927990">
              <identifier>11.10</identifier>
              <para>
                <paratext>Except as expressly stated in this agreement, no party makes any express or implied warranty or representation concerning its Confidential Information.</paratext>
              </para>
            </subclause1>
            <subclause1 id="a981475">
              <identifier>11.11</identifier>
              <para>
                <paratext>
                  The above provisions of this 
                  <internal.reference refid="a622355">clause 11</internal.reference>
                   shall [continue to apply after termination [or expiry] of this agreement OR survive for a period of [five] years from termination [or expiry] of this agreement].
                </paratext>
              </para>
            </subclause1>
            <subclause1 id="a907343">
              <identifier>11.12</identifier>
              <para>
                <paratext>
                  [In performing its obligations under this agreement the [Supplier 
                  <bold>OR</bold>
                   Customer] shall comply with the Mandatory Policies.]
                </paratext>
              </para>
            </subclause1>
          </clause>
          <clause id="a333959">
            <identifier>12.</identifier>
            <head align="left" preservecase="true">
              <headtext>Indemnity</headtext>
            </head>
            <drafting.note id="a620658" jurisdiction="">
              <head align="left" preservecase="true">
                <headtext>Indemnity</headtext>
              </head>
              <division id="a000030" level="1">
                <para>
                  <paratext>
                    In 
                    <internal.reference refid="a276508">clause 12.1</internal.reference>
                    , the customer gives a broad indemnity for claims and losses "arising out of … the Customer's use of the Services and/or the Documentation".
                  </paratext>
                </para>
                <para>
                  <paratext>
                    <internal.reference refid="a455499">clause 12.2</internal.reference>
                     is a more limited indemnity in the customer's favour in respect of intellectual property infringement claims. For further discussion of intellectual property indemnity provisions, see 
                    <link anchor="a735753" href="7-107-4789" style="ACTLinkPLCtoPLC">
                      <ital>Practice note, Main issues in software licensing and maintenance contracts: Intellectual property and indemnities</ital>
                    </link>
                    .
                  </paratext>
                </para>
                <para>
                  <paratext>
                    Also consider whether the supplier's liability under the indemnity is to be limited to the liability cap in 
                    <internal.reference refid="a990385">clause 13</internal.reference>
                     or not.
                  </paratext>
                </para>
              </division>
            </drafting.note>
            <subclause1 id="a276508">
              <identifier>12.1</identifier>
              <para>
                <paratext>The Customer shall defend, indemnify and hold harmless the Supplier against claims, actions, proceedings, losses, damages, expenses and costs (including without limitation court costs and reasonable legal fees) arising out of or in connection with the Customer's use of the Services and/or Documentation, provided that:</paratext>
              </para>
              <subclause2 id="a714442">
                <identifier>(a)</identifier>
                <para>
                  <paratext>the Customer is given prompt notice of any such claim;</paratext>
                </para>
              </subclause2>
              <subclause2 id="a135059">
                <identifier>(b)</identifier>
                <para>
                  <paratext>the Supplier provides reasonable co-operation to the Customer in the defence and settlement of such claim, at the Customer's expense; and</paratext>
                </para>
              </subclause2>
              <subclause2 id="a607629">
                <identifier>(c)</identifier>
                <para>
                  <paratext>the Customer is given sole authority to defend or settle the claim.</paratext>
                </para>
              </subclause2>
            </subclause1>
            <subclause1 id="a455499">
              <identifier>12.2</identifier>
              <para>
                <paratext>The Supplier shall defend the Customer, its officers, directors and employees against any claim that the Customer's use of the Services or Documentation in accordance with this agreement infringes any [United Kingdom] patent effective as of the Effective Date, copyright, trade mark, database right or right of confidentiality, and shall indemnify the Customer for any amounts awarded against the Customer in judgment or settlement of such claims, provided that:</paratext>
              </para>
              <subclause2 id="a380730">
                <identifier>(a)</identifier>
                <para>
                  <paratext>the Supplier is given prompt notice of any such claim;</paratext>
                </para>
              </subclause2>
              <subclause2 id="a667354">
                <identifier>(b)</identifier>
                <para>
                  <paratext>the Customer does not make any admission, or otherwise attempt to compromise or settle the claim and provides reasonable co-operation to the Supplier in the defence and settlement of such claim, at the Supplier's expense; and</paratext>
                </para>
              </subclause2>
              <subclause2 id="a994430">
                <identifier>(c)</identifier>
                <para>
                  <paratext>the Supplier is given sole authority to defend or settle the claim.</paratext>
                </para>
              </subclause2>
            </subclause1>
            <subclause1 id="a406858">
              <identifier>12.3</identifier>
              <para>
                <paratext>In the defence or settlement of any claim, the Supplier may procure the right for the Customer to continue using the Services, replace or modify the Services so that they become non-infringing or, if such remedies are not reasonably available, terminate this agreement on [2] Business Days' notice to the Customer without any additional liability or obligation to pay liquidated damages or other additional costs to the Customer.</paratext>
              </para>
            </subclause1>
            <subclause1 id="a278782">
              <identifier>12.4</identifier>
              <para>
                <paratext>In no event shall the Supplier, its employees, agents and sub-contractors be liable to the Customer to the extent that the alleged infringement is based on:</paratext>
              </para>
              <subclause2 id="a691308">
                <identifier>(a)</identifier>
                <para>
                  <paratext>a modification of the Services or Documentation by anyone other than the Supplier; or</paratext>
                </para>
              </subclause2>
              <subclause2 id="a453728">
                <identifier>(b)</identifier>
                <para>
                  <paratext>the Customer's use of the Services or Documentation in a manner contrary to the instructions given to the Customer by the Supplier; or</paratext>
                </para>
              </subclause2>
              <subclause2 id="a635310">
                <identifier>(c)</identifier>
                <para>
                  <paratext>the Customer's use of the Services or Documentation after notice of the alleged or actual infringement from the Supplier or any appropriate authority; or</paratext>
                </para>
              </subclause2>
              <subclause2 id="a197417">
                <identifier>(d)</identifier>
                <para>
                  <paratext>the Customer's breach of this agreement.</paratext>
                </para>
              </subclause2>
            </subclause1>
            <subclause1 id="a90563">
              <identifier>12.5</identifier>
              <para>
                <paratext>
                  The foregoing  [and 
                  <internal.reference refid="a97199">clause 13.3(b)</internal.reference>
                  ] state[s] the Customer's sole and exclusive rights and remedies, and the Supplier's (including the Supplier's employees', agents' and sub-contractors') entire obligations and liability, for infringement of any patent, copyright, trade mark, database right or right of confidentiality.
                </paratext>
              </para>
            </subclause1>
          </clause>
          <clause id="a990385">
            <identifier>13.</identifier>
            <head align="left" preservecase="true">
              <headtext>Limitation of liability</headtext>
            </head>
            <drafting.note id="a901257" jurisdiction="">
              <head align="left" preservecase="true">
                <headtext>Limitation of liability</headtext>
              </head>
              <division id="a000031" level="1">
                <para>
                  <paratext>
                    The IT industry has since the mid-1990s been the crucible in which the UK courts have hammered out the judicial response under 
                    <link href="7-505-7728" style="ACTLinkPLCtoPLC">
                      <ital>UCTA</ital>
                    </link>
                     and related UK contract and statute law on the effectiveness of contractual clauses seeking to limit contract terms and restrict liability.
                  </paratext>
                </para>
                <para>
                  <paratext>
                    <internal.reference refid="a990385">Clause 13</internal.reference>
                     seeks first to confirm that the customer is responsible for results obtained from the service and that the supplier has no liability in relation to what the customer chooses to do with the services (
                    <internal.reference refid="a866254">clause 13.1(a)</internal.reference>
                    ); and then, to negate all implied terms (
                    <internal.reference refid="a663309">clause 13.1(b)</internal.reference>
                    ), so seeking to cut down the extent and scope of the supplier's obligations at the outset.
                  </paratext>
                </para>
                <para>
                  <paratext>
                    Secondly, 
                    <internal.reference refid="a445638">clause 13.2</internal.reference>
                     makes a virtue of necessity by stating that death or personal injury arising from negligence cannot be excluded (
                    <link href="4-506-5560" style="ACTLinkPLCtoPLC">
                      <ital>section 2(1)</ital>
                    </link>
                    <ital>, UCTA</ital>
                    ), and nor can liability for fraud or fraudulent misrepresentation. For more information see 
                    <link anchor="a1018838" href="9-617-5230" style="ACTLinkPLCtoPLC">
                      <ital>Practice note, Limiting liability: statutory and common law controls on limitation clauses: Liabilities parties cannot limit</ital>
                    </link>
                    .
                  </paratext>
                </para>
                <para>
                  <paratext>
                    Thirdly, 
                    <internal.reference refid="a97199">clause 13.3(b)</internal.reference>
                     seeks to limit the supplier's aggregate liability under the contract (and consideration should be given here as to whether or not the indemnity is inside or outside the liability cap – see also in relation to 
                    <internal.reference refid="a333959">clause 12</internal.reference>
                     above) to a pre-set sum, either by reference to the contract price or a fixed amount.
                  </paratext>
                </para>
                <para>
                  <paratext>
                    The customer should watch out for any attempt by the supplier to seek to include compliance with 
                    <internal.reference refid="a391801">clause 5</internal.reference>
                     (data protection) and/or any cybersecurity obligations (including the NIS Regulations) within the supplier's liability cap in 
                    <internal.reference refid="a97199">clause 13.3(b)</internal.reference>
                    . For more information on this topic, see 
                    <link anchor="a881775" href="w-027-2423" style="ACTLinkPLCtoPLC">
                      <ital>Practice note, Data protection issues in IT contracts: Liability for data protection compliance in IT contracts</ital>
                    </link>
                     and 
                    <link anchor="a629286" href="w-013-8329" style="ACTLinkPLCtoPLC">
                      <ital>Practice note, Cybersecurity Directive: UK implementation: Penalties</ital>
                    </link>
                    .
                  </paratext>
                </para>
                <para>
                  <paratext>As a rule of thumb, if this is a contract to which UCTA potentially applies (that is, if it is, or could be considered to be, effectively on the supplier's standard terms) then there is a risk that if the liability cap is significantly below the contract price, it could be struck down by the courts as unreasonable. In this situation, damages would be recoverable without limitation, on the basis of the ordinary contract law rules of remoteness. Depending on which formulation is chosen, these rules say that recoverable loss is either:</paratext>
                </para>
                <list type="bulleted">
                  <list.item>
                    <para>
                      <paratext>
                        Loss which arises naturally from the breach or which may reasonably be supposed to have been in the contemplation of the parties when they made the contract as the probable result of the breach (the classic formulation in 
                        <link href="D-000-1778" style="ACTLinkURL">
                          <ital>Hadley v Baxendale (1854) 9 Exch 341</ital>
                        </link>
                        ); or
                      </paratext>
                    </para>
                  </list.item>
                  <list.item>
                    <para>
                      <paratext>
                        All loss which at the time the contract was made was reasonably foreseeable as liable to result from the breach (
                        <link href="D-016-1528" style="ACTLinkPLCtoPLC">
                          <ital>Victoria Laundry (Windsor) v Newman Industries [1949] 2 KB 528</ital>
                        </link>
                        ).
                      </paratext>
                    </para>
                  </list.item>
                </list>
                <para>
                  <paratext>
                    <internal.reference refid="a97199">Clause 13.3(b)</internal.reference>
                     limits the supplier's liability for all claims to a monetary amount. This is generally the starting point for suppliers.
                  </paratext>
                </para>
                <para>
                  <paratext>
                    Finally, 
                    <internal.reference refid="a966431">clause 13.3(a)</internal.reference>
                     in any event seeks to exclude all loss that is special, indirect or consequential. The distinction between "direct" and "indirect" loss is not clear-cut, and there is no easy formulation to determine on which side of the line a particular category or type of loss falls in any specific case. A particular difficulty arises when deciding whether loss of profits is direct or indirect. Recent case law has tended to hold that loss of profits can be a direct loss. In a limitation of liability clause such as this, loss of profits should therefore always be specifically excluded, and described in a way that does not link it with indirect loss. Otherwise, direct loss of profit is unlikely to be excluded, since exclusion clauses are interpreted by the courts 
                    <ital>contra proferentem</ital>
                    : that is, against the person seeking to rely on them - in this case, the supplier.
                  </paratext>
                </para>
                <para>
                  <paratext>See the following Practice notes:</paratext>
                </para>
                <list type="bulleted">
                  <list.item>
                    <para>
                      <paratext>
                        <link href="2-520-5359" style="ACTLinkPLCtoPLC">
                          <ital>Limiting liability: drafting and negotiating</ital>
                        </link>
                        .
                      </paratext>
                    </para>
                  </list.item>
                  <list.item>
                    <para>
                      <paratext>
                        <link href="6-519-2010" style="ACTLinkPLCtoPLC">
                          <ital>Excluding or limiting liability for negligence</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rafting.note>
            <para>
              <paratext>
                <bold>WARNING: you are strongly advised to read the </bold>
                <internal.reference refid="a901257">Drafting note, Limitation of liability</internal.reference>
                <bold> on this clause.</bold>
              </paratext>
            </para>
            <subclause1 id="a710080">
              <identifier>13.1</identifier>
              <para>
                <paratext>Except as expressly and specifically provided in this agreement:</paratext>
              </para>
              <subclause2 id="a866254">
                <identifier>(a)</identifier>
                <para>
                  <paratext>the Customer assumes sole responsibility for results obtained from the use of the Services and the Documentation by the Customer, and for conclusions drawn from such use. The Supplier shall have no liability for any damage caused by errors or omissions in any Customer Data, information, instructions or scripts provided to the Supplier by the Customer in connection with the Services, or any actions taken by the Supplier at the Customer's direction;</paratext>
                </para>
              </subclause2>
              <subclause2 id="a663309">
                <identifier>(b)</identifier>
                <para>
                  <paratext>all warranties, representations, conditions and all other terms of any kind whatsoever implied by statute or common law are, to the fullest extent permitted by applicable law, excluded from this agreement; and</paratext>
                </para>
              </subclause2>
              <subclause2 id="a272145">
                <identifier>(c)</identifier>
                <para>
                  <paratext>the Services and the Documentation are provided to the Customer on an "as is" basis.</paratext>
                </para>
              </subclause2>
            </subclause1>
            <subclause1 id="a445638">
              <identifier>13.2</identifier>
              <para>
                <paratext>Nothing in this agreement excludes the liability of the Supplier:</paratext>
              </para>
              <subclause2 id="a456319">
                <identifier>(a)</identifier>
                <para>
                  <paratext>for death or personal injury caused by the Supplier's negligence; or</paratext>
                </para>
              </subclause2>
              <subclause2 id="a424275">
                <identifier>(b)</identifier>
                <para>
                  <paratext>for fraud or fraudulent misrepresentation.</paratext>
                </para>
              </subclause2>
            </subclause1>
            <subclause1 id="a394157">
              <identifier>13.3</identifier>
              <para>
                <paratext>
                  Subject to 
                  <internal.reference refid="a710080">clause 13.1</internal.reference>
                   and 
                  <internal.reference refid="a445638">clause 13.2</internal.reference>
                  :
                </paratext>
              </para>
              <subclause2 id="a966431">
                <identifier>(a)</identifier>
                <para>
                  <paratext>the Supplier shall have no liability for any loss of profits, loss of business, wasted expenditure, depletion of goodwill and/or similar losses or loss or corruption of data or information, or pure economic loss, or for any special, indirect or consequential loss, costs, damages, charges or expenses; and</paratext>
                </para>
                <drafting.note id="a560751" jurisdiction="">
                  <head align="left" preservecase="true">
                    <headtext>Exclusions of liability</headtext>
                  </head>
                  <division id="a000032" level="1">
                    <para>
                      <paratext>
                        The customer should scrutinise the list in 
                        <ital>clause 13.3(a)</ital>
                         closely and assess whether exclusions of loss or corruption of data or information, loss of profits or loss of goodwill are appropriate or acceptable.
                      </paratext>
                    </para>
                  </division>
                </drafting.note>
              </subclause2>
              <subclause2 id="a97199">
                <identifier>(b)</identifier>
                <para>
                  <paratext>
                    the Supplier's total aggregate liability to the Customer [(including in respect of the indemnity at 
                    <internal.reference refid="a455499">clause 12.2</internal.reference>
                    )], in respect of all breaches of duty occurring within any contract year shall not exceed the cap. [If breaches committed in more than one contract year give rise to a single claim or a series of connected claims, the Supplier’s total liability for those claims shall not exceed the single highest annual cap for those contract years.]
                  </paratext>
                </para>
              </subclause2>
              <subclause2 id="a991199">
                <identifier>(c)</identifier>
                <para>
                  <paratext>[In clause 13.3(b):</paratext>
                </para>
                <subclause3 id="a970882">
                  <identifier>(i)</identifier>
                  <para>
                    <paratext>[cap] The cap is the greater of £[MINIMUM AMOUNT] and [NUMBER IN WORDS] per cent ([PERCENTAGE]%) of the total Subscription Fees paid in the contract year in which the breaches occurred. [For a worked example, see [Schedule [NUMBER]];</paratext>
                  </para>
                </subclause3>
                <subclause3 id="a576295">
                  <identifier>(ii)</identifier>
                  <para>
                    <paratext>[contract year.] A contract year means a 12 month period commencing on the Effective Date or any anniversary of it.]</paratext>
                  </para>
                  <drafting.note id="a245962" jurisdiction="">
                    <head align="left" preservecase="true">
                      <headtext>Supplier's total aggregate liability</headtext>
                    </head>
                    <division id="a000033" level="1">
                      <para>
                        <paratext>
                          Rather than having a liability cap equal to the total fees over the contract term, the supplier is likely to want to ring fence liability in any contract year to an amount equal to the fees paid in that contract year. However, care must be taken when drafting this option to avoid the possibility of introducing multiple liability caps for multiple claims. This issue has been the subject of recent case law, see 
                          <link href="w-039-8395" style="ACTLinkPLCtoPLC">
                            <ital>Legal update, Single not multiple liability cap in IT contract (High Court)</ital>
                          </link>
                          .
                        </paratext>
                      </para>
                      <para>
                        <paratext>
                          If the Supplier prefers to have a liability cap equal to a fixed amount over the term (perhaps where the contract term is for two years or less)  then see 
                          <link anchor="a325636" href="w-021-8628" style="ACTLinkPLCtoPLC">
                            <ital>Standard document, SaaS subscription agreement (pro-customer): clause 13.3(c)</ital>
                          </link>
                          . If this approach is taken then 
                          <internal.reference refid="a97199">clause 13.3(b)</internal.reference>
                           can be simplified and 
                          <internal.reference refid="a991199">clause 13.3(c)</internal.reference>
                           is no longer required.
                        </paratext>
                      </para>
                      <para>
                        <paratext>
                          For a consideration of the potential pitfalls to avoid and an explanation of why a worked example may be helpful, see 
                          <link anchor="a255920" href="w-010-2114" style="ACTLinkPLCtoPLC">
                            <ital>Standard clause, Limitation of liability: Cap on the supplier's liability</ital>
                          </link>
                          .
                        </paratext>
                      </para>
                    </division>
                  </drafting.note>
                </subclause3>
              </subclause2>
            </subclause1>
            <subclause1 id="a656813">
              <identifier>13.4</identifier>
              <para>
                <paratext>References to liability in this clause 13 include every kind of liability arising under or in connection with this agreement including but not limited to liability in contract, tort (including negligence), misrepresentation, restitution or otherwise.</paratext>
              </para>
              <drafting.note id="a571500" jurisdiction="">
                <head align="left" preservecase="true">
                  <headtext>Definition of liability</headtext>
                </head>
                <division id="a000034" level="1">
                  <para>
                    <paratext>Recent case law has confirmed the importance of consistency between different sub-clauses in a limitation of liability clause, particularly when these sub-clauses are negotiated at different times during a transaction. Using a common definition throughout clause 13 eliminates the issue of ambiguity in interpretation which may weaken contractual protection.</paratext>
                  </para>
                </division>
              </drafting.note>
            </subclause1>
            <subclause1 id="a738740">
              <identifier>13.5</identifier>
              <para>
                <paratext>Nothing in this agreement excludes the liability of the Customer for any breach, infringement or misappropriation of the Supplier’s Intellectual Property Rights.</paratext>
              </para>
              <drafting.note id="a303425" jurisdiction="">
                <head align="left" preservecase="true">
                  <headtext>Customer's liability for IPR infringement</headtext>
                </head>
                <division id="a000035" level="1">
                  <para>
                    <paratext>Suppliers are routinely carving out IPR infringement from caps on customers’ liability (and some are asking for it on an indemnity basis).</paratext>
                  </para>
                </division>
              </drafting.note>
            </subclause1>
          </clause>
          <clause id="a236056">
            <identifier>14.</identifier>
            <head align="left" preservecase="true">
              <headtext>Term and termination</headtext>
            </head>
            <drafting.note id="a894327" jurisdiction="">
              <head align="left" preservecase="true">
                <headtext>Term and termination</headtext>
              </head>
              <division id="a000036" level="1">
                <para>
                  <paratext>
                    <internal.reference refid="a819484">clause 14.1</internal.reference>
                     provides for the agreement to last for an initial subscription term (as set out in 
                    <internal.reference refid="a325941">Schedule 2</internal.reference>
                    ), and after that for successive periods of 12 months (renewal periods), unless either party notifies the other of its intention to terminate the agreement at least 60 days before the end of the initial subscription term or any renewal period. The supplier and customer alike should consider whether 60 days is a sufficient period of time. Each party has the right to terminate the contract in the event of the other's insolvency or default (
                    <internal.reference refid="a743645">clause 14.2</internal.reference>
                    ). See 
                    <link href="3-107-4673" style="ACTLinkPLCtoPLC">
                      <ital>Standard clause, Termination</ital>
                    </link>
                    . 
                    <internal.reference refid="a964212">clause 14.3</internal.reference>
                     sets out fairly standard provisions for the consequences of termination. See 
                    <link href="3-203-1593" style="ACTLinkPLCtoPLC">
                      <ital>Standard clause, Consequences of termination</ital>
                    </link>
                    .
                  </paratext>
                </para>
              </division>
            </drafting.note>
            <subclause1 id="a819484">
              <identifier>14.1</identifier>
              <para>
                <paratext>
                  This agreement shall, unless otherwise terminated as provided in this 
                  <internal.reference refid="a236056">clause 14</internal.reference>
                  , commence on the Effective Date and shall continue for the Initial Subscription Term and, thereafter, this agreement shall be automatically renewed for successive periods of 12 months (each a 
                  <defn.term>Renewal Period</defn.term>
                  ), unless:
                </paratext>
              </para>
              <subclause2 id="a135780">
                <identifier>(a)</identifier>
                <para>
                  <paratext>either party notifies the other party of termination, in writing, at least [60 days] before the end of the Initial Subscription Term or any Renewal Period, in which case this agreement shall terminate upon the expiry of the applicable Initial Subscription Term or Renewal Period; or</paratext>
                </para>
              </subclause2>
              <subclause2 id="a214594">
                <identifier>(b)</identifier>
                <para>
                  <paratext>otherwise terminated in accordance with the provisions of this agreement;</paratext>
                </para>
              </subclause2>
              <para>
                <paratext>
                  and the Initial Subscription Term together with any subsequent Renewal Periods shall constitute the 
                  <defn.term>Subscription Term</defn.term>
                  .
                </paratext>
              </para>
            </subclause1>
            <subclause1 id="a743645">
              <identifier>14.2</identifier>
              <para>
                <paratext>Without affecting any other right or remedy available to it, either party may terminate this agreement with immediate effect by giving written notice to the other party if:</paratext>
              </para>
              <drafting.note id="a727976" jurisdiction="">
                <head align="left" preservecase="true">
                  <headtext>Termination for cause</headtext>
                </head>
                <division id="a000037" level="1">
                  <para>
                    <paratext>
                      For further guidance on termination, see 
                      <link href="https://uk.practicallaw.thomsonreuters.com/3-107-4673?originationContext=document&amp;amp;transitionType=DocumentItem&amp;amp;contextData=%28sc.Default%29&amp;amp;comp=pluk" style="ACTLinkURL">
                        <ital>Standard clause, Termination</ital>
                      </link>
                       and associated drafting notes, including information on the Corporate Insolvency and Governance Act 2020, which came into force on 26 June 2020.  See also
                      <ital> </ital>
                      <link anchor="a387269" href="w-025-9457" style="ACTLinkPLCtoPLC">
                        <ital>Practice note, Restrictions on terminating supply contracts in insolvency proceedings: What is a contract for the supply of goods and Software licence agreements services</ital>
                      </link>
                      .
                    </paratext>
                  </para>
                  <para>
                    <paratext>
                      The supplier should also consider whether it wishes to be able to terminate if the customer undergoes a change of control or in the event of a sale of the customer's assets, merger or re-organisation in which the customer is not the surviving entity (see 
                      <internal.reference refid="a825057">Drafting note, Assignment</internal.reference>
                      ).
                    </paratext>
                  </para>
                  <para>
                    <paratext>
                      For more information, see 
                      <link anchor="a863026" href="w-014-1583" style="ACTLinkPLCtoPLC">
                        <ital>Practice note, Boilerplate: do I really need this clause and why?: Termination</ital>
                      </link>
                      .
                    </paratext>
                  </para>
                </division>
              </drafting.note>
              <subclause2 id="a672297">
                <identifier>(a)</identifier>
                <para>
                  <paratext>the other party fails to pay any amount due under this agreement on the due date for payment and remains in default not less than [NUMBER] days after being notified in writing to make such payment;</paratext>
                </para>
              </subclause2>
              <subclause2 id="a207796">
                <identifier>(b)</identifier>
                <para>
                  <paratext>the other party commits a material breach of any other term of this agreement and (if such breach is remediable) fails to remedy that breach within a period of [NUMBER] days after being notified [in writing] to do so;</paratext>
                </para>
                <drafting.note id="a379204" jurisdiction="">
                  <head align="left" preservecase="true">
                    <headtext>Termination for material breach</headtext>
                  </head>
                  <division id="a000038" level="1">
                    <para>
                      <paratext>
                        The terms "material breach" or "repeatedly breaches", or a breach which is or is not "remediable" are not terms with precise legal definitions. It is not certain, for example, that a material breach equates to a repudiatory breach entitling the innocent party to terminate at common law. Consequently, there will always be some uncertainty as to the sorts of breaches which will give rise to the supplier's right to terminate (see 
                        <link anchor="a162091" href="5-559-4767" style="ACTLinkPLCtoPLC">
                          <ital>Practice note, Contracts; termination: Termination for material breach</ital>
                        </link>
                        ).
                      </paratext>
                    </para>
                    <para>
                      <paratext>
                        For more information see 
                        <link href="w-016-7906" style="ACTLinkPLCtoPLC">
                          <ital>Practice note, Contracts: when can I terminate my contract?</ital>
                        </link>
                      </paratext>
                    </para>
                  </division>
                </drafting.note>
              </subclause2>
              <subclause2 id="a188329">
                <identifier>(c)</identifier>
                <para>
                  <paratext>
                    the other party suspends, or threatens to suspend, payment of its debts or is unable to pay its debts as they fall due or admits inability to pay its debts or is deemed unable to pay its debts within the meaning of section 123 of the Insolvency Act 1986 (
                    <bold>IA 1986</bold>
                    ) as if the words "it is proved to the satisfaction of the court" did not appear in sections 123(1)(e) or 123(2) of the IA 1986 
                    <bold>OR</bold>
                     (being an individual) is deemed either unable to pay its debts or as having no reasonable prospect of so doing, in either case, within the meaning of section 268 of the IA 1986 
                    <bold>OR</bold>
                     (being a partnership) has any partner to whom any of the foregoing apply];
                  </paratext>
                </para>
              </subclause2>
              <subclause2 id="a902553">
                <identifier>(d)</identifier>
                <para>
                  <paratext>the other party commences negotiations with all or any class of its creditors with a view to rescheduling any of its debts, or makes a proposal for or enters into any compromise or arrangement with its creditors other than for the sole purpose of a scheme for a solvent amalgamation of that other party with one or more other companies or the solvent reconstruction of that other party;</paratext>
                </para>
              </subclause2>
              <subclause2 id="a664675">
                <identifier>(e)</identifier>
                <para>
                  <paratext>the other party applies to court for, or obtains, a moratorium under Part A1 of the Insolvency Act 1986;</paratext>
                </para>
              </subclause2>
              <subclause2 id="a949673">
                <identifier>(f)</identifier>
                <para>
                  <paratext>a petition is filed, a notice is given, a resolution is passed, or an order is made, for or in connection with the winding up of that other party other than for the sole purpose of a scheme for a solvent amalgamation of that other party with one or more other companies or the solvent reconstruction of that other party;</paratext>
                </para>
              </subclause2>
              <subclause2 id="a385613">
                <identifier>(g)</identifier>
                <para>
                  <paratext>an application is made to court, or an order is made, for the appointment of an administrator, or if a notice of intention to appoint an administrator is given or if an administrator is appointed, over the other party (being a company, partnership or limited liability partnership);</paratext>
                </para>
              </subclause2>
              <subclause2 id="a177713">
                <identifier>(h)</identifier>
                <para>
                  <paratext>the holder of a qualifying floating charge over the assets of that other party (being a company or limited liability partnership) has become entitled to appoint or has appointed an administrative receiver;</paratext>
                </para>
              </subclause2>
              <subclause2 id="a339702">
                <identifier>(i)</identifier>
                <para>
                  <paratext>a person becomes entitled to appoint a receiver over the assets of the other party or a receiver is appointed over the assets of the other party;</paratext>
                </para>
              </subclause2>
              <subclause2 id="a132537">
                <identifier>(j)</identifier>
                <para>
                  <paratex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paratext>
                </para>
              </subclause2>
              <subclause2 id="a458446">
                <identifier>(k)</identifier>
                <para>
                  <paratext>
                    any event occurs, or proceeding is taken, with respect to the other party in any jurisdiction to which it is subject that has an effect equivalent or similar to any of the events mentioned in 
                    <internal.reference refid="a188329">clause 14.2(c)</internal.reference>
                     to 
                    <ital>clause 14.2(j)</ital>
                     (inclusive);
                  </paratext>
                </para>
              </subclause2>
              <subclause2 id="a188413">
                <identifier>(l)</identifier>
                <para>
                  <paratext>the other party suspends or ceases, or threatens to suspend or cease, carrying on all or a substantial part of its business;</paratext>
                </para>
              </subclause2>
              <subclause2 id="a318029">
                <identifier>(m)</identifier>
                <para>
                  <paratext>the other party's financial position deteriorates so far as to reasonably justify the opinion that its ability to give effect to the terms of this agreement is in jeopardy; [or]</paratext>
                </para>
              </subclause2>
              <subclause2 id="a362399">
                <identifier>(n)</identifier>
                <para>
                  <paratext>there is a change of control of the other party[ (within the meaning of section 1124 of the Corporation Tax Act 2010).</paratext>
                </para>
              </subclause2>
            </subclause1>
            <subclause1 id="a964212">
              <identifier>14.3</identifier>
              <para>
                <paratext>On termination of this agreement for any reason:</paratext>
              </para>
              <drafting.note id="a974805" jurisdiction="">
                <head align="left" preservecase="true">
                  <headtext>Deletion of electronic data</headtext>
                </head>
                <division id="a000039" level="1">
                  <para>
                    <paratext>It can be difficult for organisations (particularly Suppliers) to agree to "delete" electronic data. The word "deletion" can mean different things in relation to electronic data, and it is recognised that it is not always possible to delete or erase all traces of the data. As the ICO has opined that the term "deletion", in relation to personal data, should be taken to mean ensuring that the data is beyond use, we consider this is a reasonable deletion standard to use in most circumstances. If this is appropriate in your agreement, suggested wording is as follows:</paratext>
                  </para>
                  <list type="bulleted">
                    <list.item>
                      <para>
                        <paratext>Any electronic data shall be considered deleted for the purpose of this clause where it has been put beyond used by the deleting party.</paratext>
                      </para>
                    </list.item>
                  </list>
                  <para>
                    <paratext>If it is appropriate to delete personal data from a live system, we recommend that a party should also be expected to delete it from any back-up of the information on that system, and the parties may prefer for this to be made explicit as part of the deletion obligation.</paratext>
                  </para>
                </division>
              </drafting.note>
              <subclause2 id="a615774">
                <identifier>(a)</identifier>
                <para>
                  <paratext>all licences granted under this agreement shall immediately terminate [and the Customer shall immediately cease all use of the Services and/or the Documentation];</paratext>
                </para>
              </subclause2>
              <subclause2 id="a661090">
                <identifier>(b)</identifier>
                <para>
                  <paratext>each party shall return and make no further use of any equipment, property, Documentation and other items (and all copies of them) belonging to the other party;</paratext>
                </para>
              </subclause2>
              <subclause2 id="a1056299">
                <identifier>(c)</identifier>
                <para>
                  <paratext>the Supplier may destroy or otherwise dispose of any of the Customer Data in its possession unless the Supplier receives, no later than ten days after the effective date of the termination of this agreement, a written request for the delivery to the Customer of the then most recent back-up of the Customer Data. The Supplier shall use reasonable commercial endeavours to deliver the back-up to the Customer within 30 days of its receipt of such a written request, provided that the Customer has, at that time, paid all fees and charges outstanding at and resulting from termination (whether or not due at the date of termination). The Customer shall pay all reasonable expenses incurred by the Supplier in returning or disposing of Customer Data; and</paratext>
                </para>
              </subclause2>
              <subclause2 id="a384583">
                <identifier>(d)</identifier>
                <para>
                  <paratext>any rights, remedies, obligations or liabilities of the parties that have accrued up to the date of termination, including the right to claim damages in respect of any breach of the agreement which existed at or before the date of termination shall not be affected or prejudiced.</paratext>
                </para>
              </subclause2>
            </subclause1>
          </clause>
          <clause id="a693134">
            <identifier>15.</identifier>
            <head align="left" preservecase="true">
              <headtext>Force majeure</headtext>
            </head>
            <drafting.note id="a667428" jurisdiction="">
              <head align="left" preservecase="true">
                <headtext>Force majeure</headtext>
              </head>
              <division id="a000040" level="1">
                <para>
                  <paratext>
                    A 
                    <ital>force majeure</ital>
                     clause usually excludes liability for breach of contract where delay or failure to perform is as a result of an event outside the control of the party who is in default. The phrase derives from the codified systems of law on the continent. Those events which are to be considered as being "beyond reasonable control" must be drafted so that they are beyond dispute. This may often involve the listing of various examples - such as acts of God, strikes and defaults of suppliers - with a sweep-up clause which is drafted so as to be interpreted widely and not be limited by other items which have been listed.
                  </paratext>
                </para>
                <para>
                  <paratext>
                    In a business-to-business contract, a 
                    <ital>force majeure</ital>
                     provision is likely to be subject to the reasonableness test under 
                    <link href="5-505-8743" style="ACTLinkPLCtoPLC">
                      <ital>section 3</ital>
                    </link>
                     of UCTA, but may well be held reasonable if it is limited to events which are genuinely outside the control of the party relying on them.
                  </paratext>
                </para>
                <para>
                  <paratext>
                    See 
                    <link href="3-518-4224" style="ACTLinkPLCtoPLC">Standard clause, General Contract Clauses: Force Majeure</link>
                    . Consider the force majeure clause in the context of the termination clause.
                  </paratext>
                </para>
              </division>
            </drafting.note>
            <subclause1 id="a960167">
              <para>
                <paratext>
                  Neither party shall be in breach of this agreement or otherwise liable for any failure or delay in the performance of its obligations if such delay or failure results from events, circumstances or causes beyond its reasonable control. The time for performance of such obligations shall be extended accordingly. If the period of delay or non-performance continues for [NUMBER] [weeks 
                  <bold>OR</bold>
                   months], the party not affected may terminate this agreement by giving [NUMBER] [days'] written notice to the affected party.
                </paratext>
              </para>
            </subclause1>
          </clause>
          <clause id="a164320">
            <identifier>16.</identifier>
            <head align="left" preservecase="true">
              <headtext>Conflict</headtext>
            </head>
            <drafting.note id="a953233" jurisdiction="">
              <head align="left" preservecase="true">
                <headtext>Conflict</headtext>
              </head>
              <division id="a000041" level="1">
                <para>
                  <paratext>See:</paratext>
                </para>
                <list type="bulleted">
                  <list.item>
                    <para>
                      <paratext>
                        <link href="7-107-3836" style="ACTLinkPLCtoPLC">
                          <ital>Standard clause, Conflict</ital>
                        </link>
                        .
                      </paratext>
                    </para>
                  </list.item>
                  <list.item>
                    <para>
                      <paratext>
                        <link anchor="a195430" href="w-014-1583" style="ACTLinkPLCtoPLC">
                          <ital>Practice note, Boilerplate: do I really need this clause and why?: Conflict</ital>
                        </link>
                        .
                      </paratext>
                    </para>
                  </list.item>
                </list>
              </division>
            </drafting.note>
            <subclause1 id="a559529">
              <para>
                <paratext>If there is an inconsistency between any of the provisions in the main body of this agreement and the Schedules, the provisions in the main body of this agreement shall prevail.</paratext>
              </para>
            </subclause1>
          </clause>
          <clause id="a594084">
            <identifier>17.</identifier>
            <head align="left" preservecase="true">
              <headtext>Variation</headtext>
            </head>
            <drafting.note id="a650111" jurisdiction="">
              <head align="left" preservecase="true">
                <headtext>Variation</headtext>
              </head>
              <division id="a000042" level="1">
                <para>
                  <paratext>See:</paratext>
                </para>
                <list type="bulleted">
                  <list.item>
                    <para>
                      <paratext>
                        <link href="3-107-3838" style="ACTLinkPLCtoPLC">
                          <ital>Standard clause, Variation</ital>
                        </link>
                        .
                      </paratext>
                    </para>
                  </list.item>
                  <list.item>
                    <para>
                      <paratext>
                        <link anchor="a436667" href="w-014-1583" style="ACTLinkPLCtoPLC">
                          <ital>Practice note, Boilerplate: do I really need this clause and why?: Variation</ital>
                        </link>
                        .
                      </paratext>
                    </para>
                  </list.item>
                </list>
              </division>
            </drafting.note>
            <subclause1 id="a373901">
              <para>
                <paratext>No variation of this agreement shall be effective unless it is in writing and signed by the parties (or their authorised representatives).</paratext>
              </para>
            </subclause1>
          </clause>
          <clause id="a893488">
            <identifier>18.</identifier>
            <head align="left" preservecase="true">
              <headtext>Waiver</headtext>
            </head>
            <drafting.note id="a859692" jurisdiction="">
              <head align="left" preservecase="true">
                <headtext>Waiver</headtext>
              </head>
              <division id="a000043" level="1">
                <para>
                  <paratext>For information on this clause, see:</paratext>
                </para>
                <list type="bulleted">
                  <list.item>
                    <para>
                      <paratext>
                        The drafting notes in 
                        <link href="http://www.practicallaw.com/0-107-3806" style="ACTLinkURL">
                          <ital>Standard clause, Waiver</ital>
                        </link>
                        .
                      </paratext>
                    </para>
                  </list.item>
                  <list.item>
                    <para>
                      <paratext>
                        <link anchor="a947318" href="http://www.practicallaw.com/w-014-1583" style="ACTLinkURL">
                          <ital>Practice note, Boilerplate: do I really need this clause and why? : Waiver</ital>
                        </link>
                        .
                      </paratext>
                    </para>
                  </list.item>
                </list>
              </division>
            </drafting.note>
            <subclause1 id="a811444">
              <identifier>18.1</identifier>
              <para>
                <paratext>A waiver of any right or remedy is only effective if given in writing [and shall not be deemed a waiver of any subsequent right or remedy].</paratext>
              </para>
            </subclause1>
            <subclause1 id="a284683">
              <identifier>18.2</identifier>
              <para>
                <paratext>A delay or failure to exercise, or the single or partial exercise of, any right or remedy shall not waive that or any other right or remedy, nor shall it prevent or restrict the further exercise of that or any other right or remedy.</paratext>
              </para>
            </subclause1>
          </clause>
          <clause id="a949188">
            <identifier>19.</identifier>
            <head align="left" preservecase="true">
              <headtext>Rights and remedies</headtext>
            </head>
            <drafting.note id="a324244" jurisdiction="">
              <head align="left" preservecase="true">
                <headtext>Rights and remedies</headtext>
              </head>
              <division id="a000044" level="1">
                <para>
                  <paratext>See:</paratext>
                </para>
                <list type="bulleted">
                  <list.item>
                    <para>
                      <paratext>
                        <link href="2-203-0725" style="ACTLinkPLCtoPLC">
                          <ital>Standard clause, Rights and remedies</ital>
                        </link>
                        .
                      </paratext>
                    </para>
                  </list.item>
                  <list.item>
                    <para>
                      <paratext>
                        <link anchor="a778211" href="w-014-1583" style="ACTLinkPLCtoPLC">
                          <ital>Practice note, Boilerplate: do I really need this clause and why?: Rights and remedies</ital>
                        </link>
                        .
                      </paratext>
                    </para>
                  </list.item>
                </list>
              </division>
            </drafting.note>
            <subclause1 id="a515299">
              <para>
                <paratext>Except as expressly provided in this agreement, the rights and remedies provided under this agreement are in addition to, and not exclusive of, any rights or remedies provided by law.</paratext>
              </para>
            </subclause1>
          </clause>
          <clause id="a310060">
            <identifier>20.</identifier>
            <head align="left" preservecase="true">
              <headtext>Severance</headtext>
            </head>
            <drafting.note id="a816967" jurisdiction="">
              <head align="left" preservecase="true">
                <headtext>Severance</headtext>
              </head>
              <division id="a000045" level="1">
                <para>
                  <paratext>See:</paratext>
                </para>
                <list type="bulleted">
                  <list.item>
                    <para>
                      <paratext>
                        <link href="9-107-3840" style="ACTLinkPLCtoPLC">
                          <ital>Standard clause, Severance</ital>
                        </link>
                        .
                      </paratext>
                    </para>
                  </list.item>
                  <list.item>
                    <para>
                      <paratext>
                        <link anchor="a117161" href="w-014-1583" style="ACTLinkPLCtoPLC">
                          <ital>Practice note, Boilerplate: do I really need this clause and why?: Rights and remedies</ital>
                        </link>
                        .
                      </paratext>
                    </para>
                  </list.item>
                </list>
              </division>
            </drafting.note>
            <subclause1 id="a312652">
              <identifier>20.1</identifier>
              <para>
                <paratext>If any provision or part-provision of this agreement is or becomes invalid, illegal or unenforceable, it shall be deemed deleted, but that shall not affect the validity and enforceability of the rest of this agreement.</paratext>
              </para>
            </subclause1>
            <subclause1 id="a836036">
              <identifier>20.2</identifier>
              <para>
                <paratext>
                  If any provision or part-provision of this agreement is deemed deleted under 
                  <internal.reference refid="a312652">clause 20.1</internal.reference>
                   the parties shall negotiate in good faith to agree a replacement provision that, to the greatest extent possible, achieves the intended commercial result of the original provision.
                </paratext>
              </para>
            </subclause1>
          </clause>
          <clause id="a1000301">
            <identifier>21.</identifier>
            <head align="left" preservecase="true">
              <headtext>Entire agreement</headtext>
            </head>
            <drafting.note id="a564660" jurisdiction="">
              <head align="left" preservecase="true">
                <headtext>Entire agreement</headtext>
              </head>
              <division id="a000046" level="1">
                <para>
                  <paratext>For more information on this clause, see:</paratext>
                </para>
                <para>
                  <paratext>
                    The drafting notes in 
                    <link href="2-107-3834" style="ACTLinkPLCtoPLC">
                      <ital>Standard clause, Entire agreement</ital>
                    </link>
                    .
                  </paratext>
                </para>
                <para>
                  <paratext>
                    <link anchor="a102696" href="http://www.practicallaw.com/w-014-1583" style="ACTLinkURL">
                      <ital>Practice note, Boilerplate: do I really need this clause and why?: Entire agreement</ital>
                    </link>
                    .
                  </paratext>
                </para>
              </division>
            </drafting.note>
            <subclause1 id="a241927">
              <identifier>21.1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id="a984731">
              <identifier>21.2</identifier>
              <para>
                <paratext>Each party acknowledges that in entering into this agreement it does not rely on[, and shall have no remedies in respect of,] any statement, representation, assurance or warranty (whether made innocently or negligently) that is not set out in this agreement.</paratext>
              </para>
            </subclause1>
            <subclause1 id="a991046">
              <identifier>21.3</identifier>
              <para>
                <paratext>Each party agrees that it shall have no claim for innocent or negligent misrepresentation [or negligent misstatement] based on any statement in this agreement.</paratext>
              </para>
            </subclause1>
            <subclause1 condition="optional" id="a575000">
              <identifier>21.4</identifier>
              <para>
                <paratext>Nothing in this clause shall limit or exclude any liability for fraud.</paratext>
              </para>
            </subclause1>
          </clause>
          <clause id="a160522">
            <identifier>22.</identifier>
            <head align="left" preservecase="true">
              <headtext>Assignment</headtext>
            </head>
            <drafting.note id="a825057" jurisdiction="">
              <head align="left" preservecase="true">
                <headtext>Assignment</headtext>
              </head>
              <division id="a000047" level="1">
                <para>
                  <paratext>The customer is not entitled to assign the contract without the supplier's consent, but the supplier may do so without the customer's consent. See:</paratext>
                </para>
                <list type="bulleted">
                  <list.item>
                    <para>
                      <paratext>
                        <link href="5-107-3823" style="ACTLinkPLCtoPLC">
                          <ital>Standard clause, Assignment and other dealings </ital>
                        </link>
                        .
                      </paratext>
                    </para>
                  </list.item>
                  <list.item>
                    <para>
                      <paratext>
                        <link anchor="a120126" href="w-014-1583" style="ACTLinkPLCtoPLC">
                          <ital>Practice note, Boilerplate: do I really need this clause and why?: Assignment and other dealings</ital>
                        </link>
                        .
                      </paratext>
                    </para>
                  </list.item>
                </list>
              </division>
            </drafting.note>
            <subclause1 id="a761267">
              <identifier>22.1</identifier>
              <para>
                <paratext>The Customer shall not, without the prior written consent of the Supplier, assign, transfer, mortgage, charge, subcontract, delegate, declare a trust over or deal in any other manner with any of its rights and obligations under this agreement.</paratext>
              </para>
            </subclause1>
            <subclause1 id="a224610">
              <identifier>22.2</identifier>
              <para>
                <paratext>The Supplier may at any time assign, mortgage, charge, subcontract, delegate, declare a trust over or deal in any other manner with any or all of its rights and obligations under this agreement[, provided that it gives prior written notice of such dealing to the Customer].</paratext>
              </para>
            </subclause1>
          </clause>
          <clause id="a569003">
            <identifier>23.</identifier>
            <head align="left" preservecase="true">
              <headtext>No partnership or agency</headtext>
            </head>
            <drafting.note id="a230948" jurisdiction="">
              <head align="left" preservecase="true">
                <headtext>No partnership or agency</headtext>
              </head>
              <division id="a000048" level="1">
                <para>
                  <paratext>See:</paratext>
                </para>
                <list type="bulleted">
                  <list.item>
                    <para>
                      <paratext>
                        <link href="4-107-3814" style="ACTLinkPLCtoPLC">
                          <ital>Standard clause, No partnership or agency</ital>
                        </link>
                        .
                      </paratext>
                    </para>
                  </list.item>
                  <list.item>
                    <para>
                      <paratext>
                        <link anchor="a358774" href="w-014-1583" style="ACTLinkPLCtoPLC">
                          <ital>Practice note, Boilerplate: do I really need this clause and why?: No partnership or agency</ital>
                        </link>
                        .
                      </paratext>
                    </para>
                  </list.item>
                </list>
              </division>
            </drafting.note>
            <subclause1 id="a66981">
              <para>
                <paratext>Nothing in this agreement is intended to or shall operate to create a partnership between the parties, or authorise either party to act as agent for the other, and neither party shall have the authority to act in the name or on behalf of or otherwise to bind the other in any way (including, but not limited to, the making of any representation or warranty, the assumption of any obligation or liability and the exercise of any right or power).</paratext>
              </para>
            </subclause1>
          </clause>
          <clause id="a573048">
            <identifier>24.</identifier>
            <head align="left" preservecase="true">
              <headtext>Third party rights</headtext>
            </head>
            <drafting.note id="a415122" jurisdiction="">
              <head align="left" preservecase="true">
                <headtext>Third party rights</headtext>
              </head>
              <division id="a000049" level="1">
                <para>
                  <paratext>See:</paratext>
                </para>
                <list type="bulleted">
                  <list.item>
                    <para>
                      <paratext>
                        <link href="6-107-3846" style="ACTLinkPLCtoPLC">
                          <ital>Standard clause, Third party rights</ital>
                        </link>
                        .
                      </paratext>
                    </para>
                  </list.item>
                  <list.item>
                    <para>
                      <paratext>
                        <link anchor="a867788" href="w-014-1583" style="ACTLinkPLCtoPLC">
                          <ital>Practice note, Boilerplate: do I really need this clause and why?: Third party rights</ital>
                        </link>
                        .
                      </paratext>
                    </para>
                  </list.item>
                </list>
              </division>
            </drafting.note>
            <subclause1 id="a789266">
              <identifier>24.1</identifier>
              <para>
                <paratext>[Unless it expressly states otherwise, this OR This] agreement does not give rise to any rights under the Contracts (Rights of Third Parties) Act 1999 to enforce any term of this agreement.</paratext>
              </para>
            </subclause1>
            <subclause1 condition="optional" id="a721895">
              <identifier>24.2</identifier>
              <para>
                <paratext>The rights of the parties to rescind or vary this agreement are not subject to the consent of any other person.</paratext>
              </para>
            </subclause1>
          </clause>
          <clause id="a355283">
            <identifier>25.</identifier>
            <head align="left" preservecase="true">
              <headtext>Counterparts</headtext>
            </head>
            <drafting.note id="a885660" jurisdiction="">
              <head align="left" preservecase="true">
                <headtext>Counterparts</headtext>
              </head>
              <division id="a000050" level="1">
                <para>
                  <paratext>For more information on this clause, see:</paratext>
                </para>
                <list type="bulleted">
                  <list.item>
                    <para>
                      <paratext>
                        The drafting notes in 
                        <link href="_blank" style="ACTLinkPLCtoPLC">
                          <ital>Standard clause, Counterparts</ital>
                        </link>
                        .
                      </paratext>
                    </para>
                  </list.item>
                  <list.item>
                    <para>
                      <paratext>
                        <link anchor="a684888" href="_blank" style="ACTLinkPLCtoPLC">
                          <ital>Practice note, Boilerplate: do I really need this clause and why?: Counterparts</ital>
                        </link>
                        .
                      </paratext>
                    </para>
                  </list.item>
                </list>
              </division>
            </drafting.note>
            <subclause1 id="a521787">
              <identifier>25.1</identifier>
              <para>
                <paratext>This agreement may be executed in any number of counterparts, each of which shall constitute a duplicate original, but all the counterparts shall together constitute the one agreement.</paratext>
              </para>
            </subclause1>
            <subclause1 id="a741774">
              <identifier>25.2</identifier>
              <para>
                <paratext>
                  Transmission of [an executed counterpart of this agreement (but for the avoidance of doubt not just a signature page) 
                  <bold>OR</bold>
                   the executed signature page of a counterpart of this agreement] by email (in PDF, JPEG or other agreed format) shall take effect as the transmission of an executed "wet-ink" counterpart of this agreement. [If [this 
                  <bold>OR</bold>
                   either] method of transmission is adopted, without prejudice to the validity of the agreement thus made, each party shall on request provide the other[s] with the "wet ink" hard copy original[s] of their counterpart.]
                </paratext>
              </para>
            </subclause1>
            <subclause1 id="a851073">
              <identifier>25.3</identifier>
              <para>
                <paratext>
                  No counterpart shall be effective until each party has [provided 
                  <bold>OR</bold>
                   delivered] to the other[s] at least one executed counterpart.
                </paratext>
              </para>
            </subclause1>
          </clause>
          <clause id="a671771">
            <identifier>26.</identifier>
            <head align="left" preservecase="true">
              <headtext>Notices</headtext>
            </head>
            <drafting.note id="a579274" jurisdiction="">
              <head align="left" preservecase="true">
                <headtext>Notices</headtext>
              </head>
              <division id="a000051" level="1">
                <para>
                  <paratext>For more information on this clause, see:</paratext>
                </para>
                <list type="bulleted">
                  <list.item>
                    <para>
                      <paratext>
                        The drafting notes in 
                        <link href="http://www.practicallaw.com/5-107-3842" style="ACTLinkURL">
                          <ital>Standard clauses, Notices</ital>
                        </link>
                        <ital>.</ital>
                      </paratext>
                    </para>
                  </list.item>
                  <list.item>
                    <para>
                      <paratext>
                        <link href="http://www.practicallaw.com/3-107-3843" style="ACTLinkURL">
                          <ital>Practice note, Notice clauses</ital>
                        </link>
                        .
                      </paratext>
                    </para>
                  </list.item>
                  <list.item>
                    <para>
                      <paratext>
                        <link anchor="a616007" href="http://www.practicallaw.com/w-014-1583" style="ACTLinkURL">
                          <ital>Practice note, Boilerplate: do I really need this clause and why?: Notices</ital>
                        </link>
                        .
                      </paratext>
                    </para>
                  </list.item>
                </list>
              </division>
            </drafting.note>
            <subclause1 id="a928712">
              <identifier>26.1</identifier>
              <para>
                <paratext>Any notice given to a party under or in connection with this agreement shall be in writing and shall be:</paratext>
              </para>
              <subclause2 id="a488078">
                <identifier>(a)</identifier>
                <para>
                  <paratext>delivered by hand or by pre-paid first-class post or other next working day delivery service at its registered office (if a company) or its principal place of business (in any other case); or</paratext>
                </para>
              </subclause2>
              <subclause2 condition="optional" id="a381299">
                <identifier>(b)</identifier>
                <para>
                  <paratext>sent by email to the following addresses (or an address substituted in writing by the party to be served):</paratext>
                </para>
                <subclause3 id="a145652">
                  <identifier>(i)</identifier>
                  <para>
                    <paratext>Party 1: [ADDRESS].</paratext>
                  </para>
                </subclause3>
                <subclause3 id="a260522">
                  <identifier>(ii)</identifier>
                  <para>
                    <paratext>Party 2: [ADDRESS].</paratext>
                  </para>
                </subclause3>
              </subclause2>
            </subclause1>
            <subclause1 id="a456216">
              <identifier>26.2</identifier>
              <para>
                <paratext>Any notice shall be deemed to have been received:</paratext>
              </para>
              <subclause2 id="a579332">
                <identifier>(a)</identifier>
                <para>
                  <paratext>if delivered by hand, at the time the notice is left at the proper address;</paratext>
                </para>
              </subclause2>
              <subclause2 id="a548895">
                <identifier>(b)</identifier>
                <para>
                  <paratext>if sent by [pre-paid first-class post or other] next working day delivery service, at [9.00 am] on the [second] Business Day after posting; [or]</paratext>
                </para>
              </subclause2>
              <subclause2 condition="optional" id="a226003">
                <identifier>(c)</identifier>
                <para>
                  <paratext>if sent by email, at the time of transmission, or, if this time falls outside Business Hours in the place of receipt, when Business Hours resume.</paratext>
                </para>
              </subclause2>
            </subclause1>
            <subclause1 id="a86573">
              <identifier>26.3</identifier>
              <para>
                <paratext>This clause does not apply to the service of any proceedings or other documents in any legal action or, where applicable, any arbitration or other method of dispute resolution.</paratext>
              </para>
            </subclause1>
          </clause>
          <clause id="a196364">
            <identifier>27.</identifier>
            <head align="left" preservecase="true">
              <headtext>Governing law</headtext>
            </head>
            <drafting.note id="a852739" jurisdiction="">
              <head align="left" preservecase="true">
                <headtext>Governing law</headtext>
              </head>
              <division id="a000052" level="1">
                <para>
                  <paratext>
                    The governing law may affect whether or not the provisions of 
                    <link href="_blank" style="ACTLinkPLCtoPLC">
                      <ital>UCTA</ital>
                    </link>
                     apply (although see 
                    <link href="_blank" style="ACTLinkPLCtoPLC">
                      <ital>section 27</ital>
                    </link>
                     of UCTA concerning whether or not choice of law clauses are effective).
                  </paratext>
                </para>
                <para>
                  <paratext>The parties should also consider whether any other dispute resolution mechanisms are appropriate, such as expert determination for technical issues (such as whether the software conforms to its specification). Arbitration or alternative dispute resolution are not necessarily faster or cheaper, but consider a (non-binding) commitment to pursue these mechanisms for the resolution of contractual disputes.</paratext>
                </para>
                <para>
                  <paratext>
                    See 
                    <link anchor="a742310" href="w-014-1583" style="ACTLinkPLCtoPLC">
                      <ital>Practice note, Boilerplate: do I really need this clause and why?: Governing law</ital>
                    </link>
                    .
                  </paratext>
                </para>
                <para>
                  <paratext>
                    For more information on the effect of Brexit on litigation, including governing law and jurisdiction clauses, see 
                    <link href="w-019-0548" style="ACTLinkPLCtoPLC">
                      <ital>Practice note, Brexit: implications for civil justice and judicial co-operation</ital>
                    </link>
                    .
                  </paratext>
                </para>
              </division>
            </drafting.note>
            <subclause1 id="a463397">
              <para>
                <paratext>This agreement and any dispute or claim arising out of or in connection with it or its subject matter or formation (including non-contractual disputes or claims) shall be governed by and interpreted in accordance with the law of England and Wales.</paratext>
              </para>
            </subclause1>
          </clause>
          <clause id="a201476">
            <identifier>28.</identifier>
            <head align="left" preservecase="true">
              <headtext>Jurisdiction</headtext>
            </head>
            <drafting.note id="a575024" jurisdiction="">
              <head align="left" preservecase="true">
                <headtext>Jurisdiction</headtext>
              </head>
              <division id="a000053" level="1">
                <para>
                  <paratext>
                    See 
                    <link href="0-107-3646" style="ACTLinkPLCtoPLC">
                      <ital>Practice note, Supply contracts: overview: Export contracts: Choice of law and jurisdiction</ital>
                    </link>
                     for a consideration of choice of law and jurisdiction provisions. See also:
                  </paratext>
                </para>
                <list type="bulleted">
                  <list.item>
                    <para>
                      <paratext>
                        <link href="9-522-6848" style="ACTLinkPLCtoPLC">
                          <ital>Standard clause, Jurisdiction</ital>
                        </link>
                        <ital>.</ital>
                      </paratext>
                    </para>
                  </list.item>
                  <list.item>
                    <para>
                      <paratext>
                        <link href="4-107-3852" style="ACTLinkPLCtoPLC">
                          <ital>Practice note, Governing law and jurisdiction clauses</ital>
                        </link>
                        .
                      </paratext>
                    </para>
                  </list.item>
                  <list.item>
                    <para>
                      <paratext>
                        <link anchor="a783056" href="w-014-1583" style="ACTLinkPLCtoPLC">
                          <ital>Practice note, Boilerplate: do I really need this clause and why?: Jurisdiction</ital>
                        </link>
                        .
                      </paratext>
                    </para>
                  </list.item>
                </list>
              </division>
            </drafting.note>
            <subclause1 id="a662297">
              <para>
                <paratext>Each party irrevocably agrees that the courts of England and Wales shall have exclusive jurisdiction to settle any dispute or claim arising out of or in connection with this agreement or its subject matter or formation (including non-contractual disputes or claims).</paratext>
              </para>
            </subclause1>
          </clause>
        </operative>
        <testimonium default="false" wording="contract">
          <para>
            <paratext>This  has been entered into on the date stated at the beginning of it.</paratext>
          </para>
        </testimonium>
        <disclosure.schedule>
          <schedule id="a167493">
            <identifier>Schedule 1</identifier>
            <head align="left" preservecase="true">
              <headtext>Subscription Fees</headtext>
            </head>
            <drafting.note id="a810013" jurisdiction="">
              <head align="left" preservecase="true">
                <headtext>Subscription Fees</headtext>
              </head>
              <division id="a000054" level="1">
                <para>
                  <paratext>
                    See 
                    <internal.reference refid="a289854">Drafting note, Charges and payment</internal.reference>
                     above.
                  </paratext>
                </para>
              </division>
            </drafting.note>
            <clause id="a171538">
              <identifier>1.</identifier>
              <head align="left" preservecase="true">
                <headtext>Subscription Fees</headtext>
              </head>
              <subclause1 id="a754965">
                <para>
                  <paratext>The Subscription Fees shall amount to a total of £[AMOUNT], based on [NUMBER] User Subscriptions at £[AMOUNT] per User Subscription.</paratext>
                </para>
              </subclause1>
            </clause>
            <clause id="a898768">
              <identifier>2.</identifier>
              <head align="left" preservecase="true">
                <headtext>Additional User Subscription Fees</headtext>
              </head>
              <subclause1 id="a878225">
                <para>
                  <paratext>
                    Additional User Subscriptions may be purchased by the Customer in accordance with 
                    <internal.reference refid="a154220">clause 3</internal.reference>
                     at £[AMOUNT] per User Subscription.
                  </paratext>
                </para>
              </subclause1>
            </clause>
            <clause id="a657963">
              <identifier>3.</identifier>
              <head align="left" preservecase="true">
                <headtext>Excess Storage Fees</headtext>
              </head>
              <subclause1 id="a115490">
                <para>
                  <paratext>The Supplier's excess storage fees current as at the Effective Date are set out below: [INSERT EXCESS STORAGE FEES].</paratext>
                </para>
              </subclause1>
            </clause>
            <clause id="a908257">
              <identifier>4.</identifier>
              <head align="left" preservecase="true">
                <headtext>Support Fees</headtext>
              </head>
              <subclause1 id="a263637">
                <para>
                  <paratext>The Supplier's standard and enhanced support fees are set out below: [INSERT DETAILS]</paratext>
                </para>
              </subclause1>
            </clause>
          </schedule>
          <schedule id="a325941">
            <identifier>Schedule 2</identifier>
            <head align="left" preservecase="true">
              <headtext>Subscription Term</headtext>
            </head>
            <drafting.note id="a190497" jurisdiction="">
              <head align="left" preservecase="true">
                <headtext>Subscription Term</headtext>
              </head>
              <division id="a000055" level="1">
                <para>
                  <paratext>
                    See 
                    <internal.reference refid="a894327">Drafting note, Term and termination</internal.reference>
                     above.
                  </paratext>
                </para>
              </division>
            </drafting.note>
            <clause id="a806601">
              <identifier>1.</identifier>
              <para>
                <paratext>Initial Subscription Term: [INSERT LENGTH OF INITIAL SUBSCRIPTION TERM].</paratext>
              </para>
              <drafting.note id="a789245" jurisdiction="">
                <head align="left" preservecase="true">
                  <headtext>Mandatory Policies: list and attach?</headtext>
                </head>
                <division id="a000056" level="1">
                  <para>
                    <paratext>
                      For a discussion of whether or not the mandatory policies should also be attached to the agreement, see the integrated drafting notes to 
                      <link href="6-618-9498#a609148" style="ACTLinkPLCtoPLC">
                        <ital>Standard clause, Compliance with laws and policies: Schedule of Mandatory Policies</ital>
                      </link>
                      .
                    </paratext>
                  </para>
                </division>
              </drafting.note>
            </clause>
          </schedule>
          <schedule id="a486123">
            <identifier>Schedule 3</identifier>
            <head align="left" preservecase="true">
              <headtext>Mandatory Policies</headtext>
            </head>
            <para>
              <paratext>[LIST [AND ATTACH] THE MANDATORY POLICIES HERE]</paratext>
            </para>
            <para>
              <paratext>The Mandatory Policies are:</paratext>
            </para>
            <list type="bulleted">
              <list.item>
                <para>
                  <paratext>[Modern Slavery and Human Trafficking Policy]</paratext>
                </para>
              </list.item>
              <list.item>
                <para>
                  <paratext>[Corporate and Social Responsibility Policy]</paratext>
                </para>
              </list.item>
              <list.item>
                <para>
                  <paratext>[Data and Privacy Policy]</paratext>
                </para>
              </list.item>
              <list.item>
                <para>
                  <paratext>[Ethics and Anti-Bribery Policy]</paratext>
                </para>
              </list.item>
              <list.item>
                <para>
                  <paratext>[Expenses Policy]</paratext>
                </para>
              </list.item>
              <list.item>
                <para>
                  <paratext>[Cybersecurity Policy]</paratext>
                </para>
              </list.item>
              <list.item>
                <para>
                  <paratext>[Business Continuity and Disaster Recovery]</paratext>
                </para>
              </list.item>
            </list>
          </schedule>
        </disclosure.schedule>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Online Safety Act 2023</rev.title>
          <rev.date>20231027</rev.date>
          <rev.author>Practical Law IP&amp;IT</rev.author>
          <rev.body>
            <division id="a000001" level="1">
              <para>
                <paratext>
                  We have updated this resource to reflect the Online Safety Act 2023 (see 
                  <internal.reference refid="a952746">Drafting note, Video-sharing platforms</internal.reference>
                  )
                </paratext>
              </para>
            </division>
          </rev.body>
        </rev.item>
        <rev.item>
          <rev.title>Update to reflect current market practice</rev.title>
          <rev.date>20230901</rev.date>
          <rev.author>Practical Law IP&amp;IT</rev.author>
          <rev.body>
            <division id="a000002" level="1">
              <para>
                <paratext>
                  We have made general changes to this resource to reflect market practice, including changes to liability provisions see 
                  <internal.reference refid="a394157">clause 13.3</internal.reference>
                   and 
                  <internal.reference refid="a245962">Drafting note, Supplier's total aggregate liability</internal.reference>
                   in the light of the Drax case.
                </paratext>
              </para>
            </division>
          </rev.body>
        </rev.item>
        <rev.item>
          <rev.title>EU Digital Services Act and EU Digital Markets Act</rev.title>
          <rev.date>20230811</rev.date>
          <rev.author>Practical Law IP&amp;IT</rev.author>
          <rev.body>
            <division id="a000003" level="1">
              <para>
                <paratext>
                  We have added 
                  <internal.reference refid="a310692">Drafting note, Digital Markets Act (EU)</internal.reference>
                   and 
                  <internal.reference refid="a717833">Drafting note, Digital Services Act (EU)</internal.reference>
                  <ital>.</ital>
                </paratext>
              </para>
            </division>
          </rev.body>
        </rev.item>
        <rev.item>
          <rev.title>Brexit and general update (September 2022)</rev.title>
          <rev.date>20220915</rev.date>
          <rev.author>Practical Law IP&amp;IT</rev.author>
          <rev.body>
            <division id="a000004" level="1">
              <para>
                <paratext>
                  We have updated this resource to simplify the 
                  <internal.reference refid="a455608">Drafting note, Drafting for Brexit</internal.reference>
                   section following the expiry of the transition period and to align with general boilerplate drafting changes, for example the removal of fax as a means of giving notice
                </paratext>
              </para>
            </division>
          </rev.body>
        </rev.item>
        <rev.item>
          <rev.title>General update (March 2021)</rev.title>
          <rev.date>20210315</rev.date>
          <rev.author>Practical Law IP&amp;IT</rev.author>
          <rev.body>
            <division id="a000005" level="1">
              <para>
                <paratext>We have made various general updates.</paratext>
              </para>
            </division>
          </rev.body>
        </rev.item>
        <rev.item>
          <rev.title>Brexit: end of UK-EU Transition Period, Corporate Insolvency and Governance Act 2020 (October 2020)</rev.title>
          <rev.date>20201123</rev.date>
          <rev.author>Practical Law IP&amp;IT</rev.author>
          <rev.body>
            <division id="a000006" level="1">
              <para>
                <paratext>We have added links to various materials on Brexit to this resource. We have made changes to this resource so it will continue to work correctly after the end of the UK-EU transition period. We have added new subclauses 14.2(e) and 14.2(m) to the termination clause to reflect the coming into force of the Corporate Insolvency and Governance Act 2020.</paratext>
              </para>
            </division>
          </rev.body>
        </rev.item>
        <rev.item>
          <rev.title>New materials on Brexit (January /February 2020)</rev.title>
          <rev.date>20200131</rev.date>
          <rev.author>Practical Law IP&amp;IT</rev.author>
          <rev.body>
            <division id="a000007" level="1">
              <para>
                <paratext>We have added links to various materials on Brexit to this resource</paratext>
              </para>
            </division>
          </rev.body>
        </rev.item>
        <rev.item>
          <rev.title>General Update (June 2019)</rev.title>
          <rev.date>20190612</rev.date>
          <rev.author>Practical Law IP&amp;IT</rev.author>
          <rev.body>
            <division id="a000008" level="1">
              <para>
                <paratext>We have revisited the parties' obligations in light of the NIS Regulations and made other general updates.</paratext>
              </para>
            </division>
          </rev.body>
        </rev.item>
      </rev.history>
    </standard.doc>
  </n-docbody>
</n-document>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DMS Document" ma:contentTypeID="0x010100C4EF1D7FEF5EDF44BC0AF4BBAA48277D00BFC870D1AB63EA479D8982651DD1AE9E" ma:contentTypeVersion="4" ma:contentTypeDescription="Create a new document." ma:contentTypeScope="" ma:versionID="5b73af8592fd81988de6b081eb3ea53f">
  <xsd:schema xmlns:xsd="http://www.w3.org/2001/XMLSchema" xmlns:xs="http://www.w3.org/2001/XMLSchema" xmlns:p="http://schemas.microsoft.com/office/2006/metadata/properties" xmlns:ns2="d763179c-d1b7-4a5d-a5d8-b8128ce4627c" targetNamespace="http://schemas.microsoft.com/office/2006/metadata/properties" ma:root="true" ma:fieldsID="e77dfefe2484b94df68bc0f3a53df78c" ns2:_="">
    <xsd:import namespace="d763179c-d1b7-4a5d-a5d8-b8128ce4627c"/>
    <xsd:element name="properties">
      <xsd:complexType>
        <xsd:sequence>
          <xsd:element name="documentManagement">
            <xsd:complexType>
              <xsd:all>
                <xsd:element ref="ns2:ClientName" minOccurs="0"/>
                <xsd:element ref="ns2:ClientCode" minOccurs="0"/>
                <xsd:element ref="ns2:MatterName" minOccurs="0"/>
                <xsd:element ref="ns2:MatterCode" minOccurs="0"/>
                <xsd:element ref="ns2:Notes1" minOccurs="0"/>
                <xsd:element ref="ns2:_dlc_DocId" minOccurs="0"/>
                <xsd:element ref="ns2:_dlc_DocIdUrl" minOccurs="0"/>
                <xsd:element ref="ns2:_dlc_DocIdPersistId" minOccurs="0"/>
                <xsd:element ref="ns2:c0f648c22f194ccb8f65a1cc90df6d37"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3179c-d1b7-4a5d-a5d8-b8128ce4627c" elementFormDefault="qualified">
    <xsd:import namespace="http://schemas.microsoft.com/office/2006/documentManagement/types"/>
    <xsd:import namespace="http://schemas.microsoft.com/office/infopath/2007/PartnerControls"/>
    <xsd:element name="ClientName" ma:index="2" nillable="true" ma:displayName="ClientName" ma:default="Perfect Virtual Limited" ma:internalName="ClientName" ma:readOnly="false">
      <xsd:simpleType>
        <xsd:restriction base="dms:Text"/>
      </xsd:simpleType>
    </xsd:element>
    <xsd:element name="ClientCode" ma:index="3" nillable="true" ma:displayName="ClientCode" ma:default="3205" ma:internalName="ClientCode" ma:readOnly="false">
      <xsd:simpleType>
        <xsd:restriction base="dms:Text"/>
      </xsd:simpleType>
    </xsd:element>
    <xsd:element name="MatterName" ma:index="4" nillable="true" ma:displayName="MatterName" ma:default="Analytics and AI Terms - Perfect Virtual Limited" ma:internalName="MatterName" ma:readOnly="false">
      <xsd:simpleType>
        <xsd:restriction base="dms:Text"/>
      </xsd:simpleType>
    </xsd:element>
    <xsd:element name="MatterCode" ma:index="5" nillable="true" ma:displayName="MatterCode" ma:default="15572" ma:internalName="MatterCode" ma:readOnly="false">
      <xsd:simpleType>
        <xsd:restriction base="dms:Text"/>
      </xsd:simpleType>
    </xsd:element>
    <xsd:element name="Notes1" ma:index="7" nillable="true" ma:displayName="Notes" ma:internalName="Notes1">
      <xsd:simpleType>
        <xsd:restriction base="dms:Note">
          <xsd:maxLength value="255"/>
        </xsd:restriction>
      </xsd:simpleType>
    </xsd:element>
    <xsd:element name="_dlc_DocId" ma:index="13" nillable="true" ma:displayName="Document ID Value" ma:description="The value of the document ID assigned to this item." ma:indexed="true" ma:internalName="_dlc_DocId" ma:readOnly="true">
      <xsd:simpleType>
        <xsd:restriction base="dms:Text"/>
      </xsd:simpleType>
    </xsd:element>
    <xsd:element name="_dlc_DocIdUrl" ma:index="1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5" nillable="true" ma:displayName="Persist ID" ma:description="Keep ID on add." ma:hidden="true" ma:internalName="_dlc_DocIdPersistId" ma:readOnly="true">
      <xsd:simpleType>
        <xsd:restriction base="dms:Boolean"/>
      </xsd:simpleType>
    </xsd:element>
    <xsd:element name="c0f648c22f194ccb8f65a1cc90df6d37" ma:index="16" nillable="true" ma:taxonomy="true" ma:internalName="c0f648c22f194ccb8f65a1cc90df6d37" ma:taxonomyFieldName="PracticeArea" ma:displayName="PracticeArea" ma:default="-1;#Commercial|edecf845-62b3-4ffa-86a2-a9d6e551abf3" ma:fieldId="{c0f648c2-2f19-4ccb-8f65-a1cc90df6d37}" ma:sspId="892ce100-f48c-4d2e-967b-63d9bd68fd94" ma:termSetId="69121127-451f-46c0-a70c-da1c57ad7187" ma:anchorId="00000000-0000-0000-0000-000000000000" ma:open="false" ma:isKeyword="false">
      <xsd:complexType>
        <xsd:sequence>
          <xsd:element ref="pc:Terms" minOccurs="0" maxOccurs="1"/>
        </xsd:sequence>
      </xsd:complexType>
    </xsd:element>
    <xsd:element name="TaxCatchAll" ma:index="17" nillable="true" ma:displayName="Taxonomy Catch All Column" ma:hidden="true" ma:list="{cec203a1-321a-4a29-ba40-a2f71e81e663}" ma:internalName="TaxCatchAll" ma:showField="CatchAllData" ma:web="61b09482-1e90-4dcf-99af-fbe6262349a6">
      <xsd:complexType>
        <xsd:complexContent>
          <xsd:extension base="dms:MultiChoiceLookup">
            <xsd:sequence>
              <xsd:element name="Value" type="dms:Lookup" maxOccurs="unbounded" minOccurs="0" nillable="true"/>
            </xsd:sequence>
          </xsd:extension>
        </xsd:complexContent>
      </xsd:complexType>
    </xsd:element>
    <xsd:element name="TaxCatchAllLabel" ma:index="18" nillable="true" ma:displayName="Taxonomy Catch All Column1" ma:hidden="true" ma:list="{cec203a1-321a-4a29-ba40-a2f71e81e663}" ma:internalName="TaxCatchAllLabel" ma:readOnly="true" ma:showField="CatchAllDataLabel" ma:web="61b09482-1e90-4dcf-99af-fbe626234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8.xml><?xml version="1.0" encoding="utf-8"?>
<?mso-contentType ?>
<SharedContentType xmlns="Microsoft.SharePoint.Taxonomy.ContentTypeSync" SourceId="892ce100-f48c-4d2e-967b-63d9bd68fd94" ContentTypeId="0x010100C4EF1D7FEF5EDF44BC0AF4BBAA48277D" PreviousValue="false" LastSyncTimeStamp="2016-09-16T16:06:33.11Z"/>
</file>

<file path=customXml/item9.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10.xml><?xml version="1.0" encoding="utf-8"?>
<ns30:Sources xmlns:w="http://schemas.openxmlformats.org/wordprocessingml/2006/main" xmlns:r="http://schemas.openxmlformats.org/officeDocument/2006/relationships" xmlns:m="http://schemas.openxmlformats.org/officeDocument/2006/math" xmlns:ns4="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11.xml><?xml version="1.0" encoding="utf-8"?>
<?mso-contentType ?>
<SharedContentType xmlns="Microsoft.SharePoint.Taxonomy.ContentTypeSync" SourceId="892ce100-f48c-4d2e-967b-63d9bd68fd94" ContentTypeId="0x010100C4EF1D7FEF5EDF44BC0AF4BBAA48277D" PreviousValue="false"/>
</file>

<file path=customXml/item12.xml><?xml version="1.0" encoding="utf-8"?>
<?mso-contentType ?>
<FormTemplates xmlns="http://schemas.microsoft.com/sharepoint/v3/contenttype/forms">
  <Display>DocumentLibraryForm</Display>
  <Edit>DocumentLibraryForm</Edit>
  <New>DocumentLibraryForm</New>
</FormTemplates>
</file>

<file path=customXml/item13.xml><?xml version="1.0" encoding="utf-8"?>
<n-document xmlns:xsd="http://www.w3.org/2001/XMLSchema" xmlns:xsi="http://www.w3.org/2001/XMLSchema-instance" guid="0" synced="true" validated="true">
  <n-docbody>
    <standard.doc precedenttype="agreement">
      <prelim>
        <product.name>product.name0</product.name>
        <title>
          <lang val="en-GB">Software as a service (SaaS) subscription agreement (pro-supplier)</lang>
        </title>
        <author>Practical Law IP&amp;IT and Richard Kemp and Deirdre Moynihan of Kemp IT Law LLP</author>
        <resource.type>Standard documents</resource.type>
        <juris>juris0</juris>
        <juris>juris1</juris>
      </prelim>
      <abstract>
        <para>
          <paratext>An agreement, drafted from the supplier's viewpoint, which creates a "software as a service" (SaaS) arrangement, providing for the secure delivery of services to the user's terminal on a pay-per-use basis over a network (typically the internet) from processors hosted remotely by the SaaS provider, as distinct from the more traditional "software as a licence" which is normally installed on the customers' servers, or on third party provided hosting solutions.</paratext>
        </para>
      </abstract>
      <toc.identifier hasToc="true"/>
      <body>
        <drafting.note id="a982149" jurisdiction="">
          <head align="left" preservecase="true">
            <headtext>About this document</headtext>
          </head>
          <division id="a000015" level="1">
            <para>
              <paratext>Software as a service or SaaS is an evolution of the software hosting or Application Service Provider ("ASP") model that emerged in the late nineties. The ASP model was an early beneficiary of the convergence of computing and communications that the first stage of the "internet revolution" enabled between 1995 and 2005. Although it remains important for many customers and their software providers across many industries, the popularity of software hosting is being displaced as increasing broadband speed, reliability and ease of use fuel a new generation of internet-based software delivery techniques.</paratext>
            </para>
            <para>
              <paratext>SaaS is securely delivered to the user's terminal at the customer on a pay-per-use basis over a network (typically the Internet) from processors hosted remotely by the SaaS provider – as distinct from "software as a licence" installed on the customers' servers, or more recently in third party provided hosting solutions. ASP and SaaS share the essential features of service, rather than licence, delivery from a "one-to-many" (rather than "one-to-one") computer centre.</paratext>
            </para>
            <para>
              <paratext>
                For more information on the different ways in which different vendors use the term "software as a service", see 
                <link href="7-107-4789#a256253" style="ACTLinkPLCtoPLC">
                  <ital>Practice note, Main issues in software licensing and maintenance contracts: Software as a service</ital>
                </link>
                <ital>.</ital>
              </paratext>
            </para>
            <para>
              <paratext>The speed of cloud and SaaS adoption has increased significantly over recent years, driven by the move to en masse home working and the need for reliable, accessible services. The balance between traditional enterprise computing (hardware, services, applications and staffing), on the one hand, and the private cloud and the Infrastructure (IaaS), Platform (PaaS) and Software (SaaS) elements of the public cloud, on the other hand, has now shifted significantly in favour of the latter. Today SaaS and cloud offerings are increasingly synonymous.  Cloud computing can be described as the harnessing of the internet cloud for the aggregation of computing tasks performed at multiple computer centres and locations. The final destination on this road is "utility computing" – use of software resources genuinely "at the flick of a switch".</paratext>
            </para>
            <para>
              <paratext>
                The standard document and drafting note should be used for the non- (or less) customised, more generic, "built for the internet", "web-ready" services that characterise SaaS. In the case of the separate 
                <link href="4-201-4258" style="ACTLinkPLCtoPLC">
                  <ital>Standard document, Application service provision agreement</ital>
                </link>
                , ASP is synonymous with "hosted application management" whose essentials are the provisions of hosting, access and support services with an element of specific installation/configuration for the customer.
              </paratext>
            </para>
            <para>
              <paratext>It is common for SaaS providers to host their service and store all of their customers' data in the "cloud" - the internet environment which enables customers to use the software services without knowledge or expertise of, or control over, the technology infrastructure (including the actual processing capacity) that are used to host the software application. All of the data belonging to each customer is stored, or "stacked" on shared computer platforms operated by the SaaS provider in the cloud, but each customer's data is capable of being kept (virtually) separate from that belonging to others. This multi-tenant architecture allows vendors to offer customers cost savings as a result of economies of scale achieved by managing multiple customer solutions in a single operation. Vendors are also able to reduce costs by using open source software in their software applications. SaaS is also offered, usually more expensively, on the basis of customer-dedicated infrastructure. This is usually favoured by regulated entities or those who are concerned with the security risks associated with a multi-tenant architecture.</paratext>
            </para>
            <para>
              <paratext>SaaS vendors benefit from only having to support one version of their software and delivering their service on a single platform. In addition, SaaS providers can make enhancements to the software on a regular basis fairly simply, as the software is located at the SaaS provider's data centre and not at the customer's premises. The vendor can then implement enhancements and upgrades at its data centre and then make those changes available to its entire customer base. Some vendors may offer customers the ability to delay or reject changes for limited periods of time, however, the ultimate aim is for all customers to be running on the same version of the software and supporting infrastructure.</paratext>
            </para>
            <para>
              <paratext>Customers can also benefit from the SaaS model by not having to invest heavily in hardware and other software to obtain a wide range of functional capabilities. As payments under a SaaS contract are typically operating expenditure for the purposes of the P&amp;L account and not capital expenditure (requiring a much larger initial outlay, which appears on the balance sheet and is brought back to the P&amp;L as depreciation), customers have less of an upfront investment in the supplier's software than is the case with "software as a licence" and so are arguably less inhibited in switching suppliers. This is likely to make the software market significantly more competitive and further reduce costs over time, a particularly important consideration in today's economic conditions.</paratext>
            </para>
            <para>
              <paratext>The objective of a supplier-side SaaS subscription agreement is to protect the supplier as far as reasonably possible in the context of a market-acceptable agreement, first by extending the responsibilities of the customer; secondly, by limiting the scope of the contractual obligations and the liability of the supplier for failure to perform; and thirdly, through clarity in delineating the services that the supplier is providing. The standard document has been drafted on the assumption that it will be used for B2B arrangements, as opposed to those involving consumers. It should be used for relatively standard SaaS deals and will usually be presented as a set of non-negotiable terms and conditions for signature by the customer.</paratext>
            </para>
            <para>
              <paratext>The standard document is drafted from the perspective of the supplier of the services. Nevertheless, it adopts a reasonably balanced approach to the relevant issues on the basis that an agreement which is drafted too much in favour of either party serves only to increase the time and cost of negotiations. That said, the increase in SaaS deals has resulted in suppliers’ contractual positions hardening, meaning that terms are becoming more favourable to suppliers.</paratext>
            </para>
            <para>
              <paratext>From the customer perspective, things that the customer will need to think about include:</paratext>
            </para>
            <list type="bulleted">
              <list.item>
                <para>
                  <paratext>In current economic conditions:</paratext>
                </para>
                <list type="bulleted">
                  <list.item>
                    <para>
                      <paratext>supplier financial stability;</paratext>
                    </para>
                  </list.item>
                  <list.item>
                    <para>
                      <paratext>supplier dependence on particular resources and the financial stability of the providers of those resources to the supplier;</paratext>
                    </para>
                  </list.item>
                  <list.item>
                    <para>
                      <paratext>the supplier's own disaster recovery/business continuity arrangements;</paratext>
                    </para>
                  </list.item>
                  <list.item>
                    <para>
                      <paratext>dependence on the supplier and the services;</paratext>
                    </para>
                  </list.item>
                  <list.item>
                    <para>
                      <paratext>impact on the customer's business in each case of a small, moderate or severe service outage; and</paratext>
                    </para>
                  </list.item>
                  <list.item>
                    <para>
                      <paratext>how easy or difficult it is (and hence the time and resources required) to switch to an alternative source of supply.</paratext>
                    </para>
                  </list.item>
                </list>
              </list.item>
            </list>
            <list type="bulleted">
              <list.item>
                <para>
                  <paratext>The usual IT services deals points about:</paratext>
                </para>
                <list type="bulleted">
                  <list.item>
                    <para>
                      <paratext>service levels and credits;</paratext>
                    </para>
                  </list.item>
                  <list.item>
                    <para>
                      <paratext>price increases during the agreement;</paratext>
                    </para>
                  </list.item>
                  <list.item>
                    <para>
                      <paratext>business continuity/disaster recovery;</paratext>
                    </para>
                  </list.item>
                  <list.item>
                    <para>
                      <paratext>exit/disengagement management and replacement contractors; and</paratext>
                    </para>
                  </list.item>
                  <list.item>
                    <para>
                      <paratext>return of data.</paratext>
                    </para>
                  </list.item>
                </list>
              </list.item>
            </list>
            <list type="bulleted">
              <list.item>
                <para>
                  <paratext>Regulatory points such as:</paratext>
                </para>
                <list type="bulleted">
                  <list.item>
                    <para>
                      <paratext>data and service security;</paratext>
                    </para>
                  </list.item>
                  <list.item>
                    <para>
                      <paratext>compliance with any regulatory audit obligations applicable to the customer; and</paratext>
                    </para>
                  </list.item>
                  <list.item>
                    <para>
                      <paratext>compliance with any other (sector-specific or generally applicable) regulatory obligations on the supplier and the customer.</paratext>
                    </para>
                  </list.item>
                </list>
              </list.item>
            </list>
          </division>
          <division id="a247543" level="1">
            <head align="left" preservecase="true">
              <headtext>Legal issues</headtext>
            </head>
            <division id="a193401" level="2">
              <head align="left" preservecase="true">
                <headtext>Competition issues</headtext>
              </head>
              <para>
                <paratext>
                  Under UK competition law, the 
                  <link href="6-107-5888" style="ACTLinkPLCtoPLC">
                    <ital>Chapter II prohibition</ital>
                  </link>
                   of the 
                  <link href="https://uk.practicallaw.thomsonreuters.com/5-505-5914?originationContext=document&amp;amp;transitionType=PLDocumentLink&amp;amp;contextData=%28sc.Default%29&amp;amp;comp=pluk" style="ACTLinkURL">
                    <ital>Competition Act 1998</ital>
                  </link>
                   (Competition Act) is based on 
                  <link href="8-107-6434" style="ACTLinkPLCtoPLC">
                    <ital>Article 102</ital>
                  </link>
                   of the
                  <ital> </ital>
                  <link href="8-505-5578" style="ACTLinkPLCtoPLC">
                    <ital>Treaty on the Functioning of the European Union</ital>
                  </link>
                  <ital> (TFEU)</ital>
                  , and prohibits abuses of dominance in a market which may have an affect on trade within the UK or any part of it.
                </paratext>
              </para>
              <para>
                <paratext>
                  In addition, the 
                  <link href="8-107-5887" style="ACTLinkPLCtoPLC">
                    <ital>Chapter I prohibition</ital>
                  </link>
                   of the Competition Act, based on 
                  <link href="0-107-6433" style="ACTLinkPLCtoPLC">
                    <ital>Article 101</ital>
                  </link>
                   of the TFEU, prohibits anti-competitive agreements between undertakings (that is, any natural or legal person carrying on economic activities, including companies, sole traders and trading divisions of public bodies), which have the object or effect of restricting competition within the UK and which affect trade within the UK or any part of it.
                </paratext>
              </para>
              <para>
                <paratext>Entering into an agreement that breaches UK competition law can result in:</paratext>
              </para>
              <list type="bulleted">
                <list.item>
                  <para>
                    <paratext>The agreement (or particular sections of it) being null and void.</paratext>
                  </para>
                </list.item>
                <list.item>
                  <para>
                    <paratext>The parties being subject to investigation and enforcement proceedings by UK competition authority, the Competition and Markets Authority (CMA).</paratext>
                  </para>
                </list.item>
                <list.item>
                  <para>
                    <paratext>Potential exposure to large fines and private actions for damages.</paratext>
                  </para>
                </list.item>
              </list>
              <para>
                <paratext>
                  The EU competition rules (Articles 101 and 102 of the TFEU) will continue to apply, at the end of the 
                  <link href="w-023-9796" style="ACTLinkPLCtoPLC">
                    <ital>UK-EU transition period</ital>
                  </link>
                  , to agreements or conduct of UK companies that have an effect within the EU, see 
                  <link href="w-016-5380" style="ACTLinkPLCtoPLC">
                    <ital>Practice note, Extraterritorial application of EU competition law</ital>
                  </link>
                  .
                </paratext>
              </para>
              <para>
                <paratext>
                  At the EU level, an agreement that is caught by Article 101(1) TFEU may nevertheless escape prohibition (and therefore voidness) under Article 101(3) TFEU if it subject to either an individual or block exemption. For more information, see 
                  <link anchor="a1037249" href="0-107-3707" style="ACTLinkPLCtoPLC">
                    <ital>Practice note, Article 101 of the TFEU (restrictive agreements): Exemption under Article 101(3)</ital>
                  </link>
                  .
                </paratext>
              </para>
              <para>
                <paratext>
                  In the UK, 
                  <link href="0-107-6961" style="ACTLinkPLCtoPLC">
                    <ital>parallel exemptions</ital>
                  </link>
                   apply to agreements which are covered by an EU Commission individual or block exemption under Article 101(3) of the TFEU, or would be covered by an EU Commission block exemption if the agreement had an appreciable effect on trade between EU member states. Agreements covered by parallel exemptions are automatically exempt from the Chapter I prohibition.
                </paratext>
              </para>
              <para>
                <paratext>
                  In the licensing context, 
                  <link href="9-566-2085" style="ACTLinkPLCtoPLC">
                    <ital>Commission Regulation 316/2014 (Technology Transfer Block Exemption Regulation)</ital>
                  </link>
                   (TTBER) is relevant. Although it is not expressed to apply to copyright, it is likely that both the Commission and the national courts would have regard to its provisions and may apply them by analogy. However, they may choose not to do so, as here the licence is ancillary to the provision of services. For more information, see 
                  <link href="1-107-3721" style="ACTLinkPLCtoPLC">
                    <ital>Flowchart guides: Technology transfer block exemption</ital>
                  </link>
                  <ital>.</ital>
                </paratext>
              </para>
              <division id="a335378" level="3">
                <head align="left" preservecase="true">
                  <headtext>Digital Markets, Competition and Consumers Act 2024</headtext>
                </head>
                <para>
                  <paratext>
                    Digital markets in the UK are affected by the Digital Markets, Competition and Consumers Act 2024 (DMCCA) which was published on 3 June 2024. The DMCCA provides a new digital markets regime and reforms to competition and consumer law. Apart from provisions relating to the foreign acquisition of newspapers and energy network mergers which are already in force, the DMCCA will be brought into force by statutory instrument, see 
                    <link href="w-043-4885" style="ACTLinkPLCtoPLC">
                      <ital>Legal update, Digital Markets, Competition and Consumers Act 2024 published (digital markets and competition aspects)</ital>
                    </link>
                    .
                  </paratext>
                </para>
                <para>
                  <paratext>For more information, see the following Practice notes:</paratext>
                </para>
                <list type="bulleted">
                  <list.item>
                    <para>
                      <paratext>
                        <link href="0-566-9265" style="ACTLinkPLCtoPLC">
                          <ital>Competition law in copyright exploitation</ital>
                        </link>
                        .
                      </paratext>
                    </para>
                  </list.item>
                  <list.item>
                    <para>
                      <paratext>
                        <link href="0-107-3689" style="ACTLinkPLCtoPLC">
                          <ital>Transactions and practices: UK Intellectual property transactions</ital>
                        </link>
                        .
                      </paratext>
                    </para>
                  </list.item>
                  <list.item>
                    <para>
                      <paratext>
                        <link href="7-107-3704" style="ACTLinkPLCtoPLC">
                          <ital>Transactions and practices: EU Intellectual property transactions</ital>
                        </link>
                        .
                      </paratext>
                    </para>
                  </list.item>
                  <list.item>
                    <para>
                      <paratext>
                        <link href="https://uk.practicallaw.thomsonreuters.com/w-019-1992?originationContext=document&amp;amp;transitionType=DocumentItem&amp;amp;contextData=(sc.Default)" style="ACTLinkURL">
                          <ital>Brexit: implications for UK merger control</ital>
                        </link>
                        .
                      </paratext>
                    </para>
                  </list.item>
                  <list.item>
                    <para>
                      <paratext>
                        <link href="https://uk.practicallaw.thomsonreuters.com/w-019-5177?originationContext=document&amp;amp;transitionType=DocumentItem&amp;amp;contextData=(sc.Default)" style="ACTLinkURL">
                          <ital>Brexit: implications for UK competition law enforcement</ital>
                        </link>
                        .
                      </paratext>
                    </para>
                  </list.item>
                </list>
              </division>
            </division>
            <division id="a260299" level="2">
              <head align="left" preservecase="true">
                <headtext>Supply chain issues: slavery and human trafficking</headtext>
              </head>
              <para>
                <paratext>
                  The 
                  <link href="2-607-4606" style="ACTLinkPLCtoPLC">
                    <ital>Modern Slavery Act 2015</ital>
                  </link>
                   (MSA) is aimed at combating crimes of slavery and human trafficking. 
                  <link href="7-608-3825" style="ACTLinkPLCtoPLC">
                    <ital>Section 54</ital>
                  </link>
                   of the MSA requires commercial organisations having a global turnover of £36 million or more to publish an annual slavery and human trafficking statement for each financial year that ends on or after 31 March 2016. The statement must disclose what steps the organisation has taken to ensure that human trafficking is not taking place in any of its supply chains or its business; or state that it has taken no such steps. Including anti-slavery and trafficking obligations in its contracts (through business policies or otherwise) is one of the steps an organisation can take.
                </paratext>
              </para>
              <para>
                <paratext>The supplier should note that the customer may want to include wording in its supply agreements that have a connection with a supply chain to prohibit the use of forced or trafficked labour. For example, by stating that the supplier will comply with the customer's policy on slavery (and possibly its other business policies too such as anti-bribery and corruption and data protection and security). But depending on the bargaining strengths of the parties, the supplier may require the customer to comply with the supplier's business policies for reputational reasons, for example. The outcome of such negotiations would ultimately depend on the parties and how keen each of them wants to do the transaction.</paratext>
              </para>
              <para>
                <paratext>
                  For further information on the MSA including links to example clauses, see 
                  <link href="8-618-8657" style="ACTLinkPLCtoPLC">
                    <ital>Modern Slavery Act 2015 toolkit</ital>
                  </link>
                  .
                </paratext>
              </para>
            </division>
            <division id="a653664" level="2">
              <head align="left" preservecase="true">
                <headtext>Data protection</headtext>
              </head>
              <para>
                <paratext>
                  Where 
                  <link href="8-200-3413" style="ACTLinkPLCtoPLC">
                    <ital>personal data</ital>
                  </link>
                   will be processed under this agreement, the parties will need to consider the impact of any applicable data protection legislation and, where appropriate, suitable data protection clauses will need to be inserted at clause 5, or, alternatively, as part of a data protection schedule to be annexed to this agreement.
                </paratext>
              </para>
              <para>
                <paratext>The clauses which are appropriate to include, in each case, will depend upon the relationship of the parties, the context of the processing, and the capacity in which each party processes the personal data.</paratext>
              </para>
              <para>
                <paratext>For some specimen personal data processing clauses designed for use in an IT agreement, see:</paratext>
              </para>
              <list type="bulleted">
                <list.item>
                  <para>
                    <paratext>
                      <link href="w-027-4499" style="ACTLinkPLCtoPLC">
                        <ital>Standard clause, Personal data processing clauses for IT agreements (UK) (pro-customer version)</ital>
                      </link>
                      .
                    </paratext>
                  </para>
                </list.item>
                <list.item>
                  <para>
                    <paratext>
                      <link href="w-026-6854" style="ACTLinkPLCtoPLC">
                        <ital>Standard clause, Personal data processing clauses for IT agreements (UK) (pro-supplier version)</ital>
                      </link>
                      .
                    </paratext>
                  </para>
                </list.item>
              </list>
              <para>
                <paratext>Each set of clauses provide alternative options to cater for different processing scenarios.</paratext>
              </para>
              <para>
                <paratext>
                  For a note setting out the key issues to address when considering the impact of the UK and EU data protection legislation on rights and obligations commonly found in IT contracts, see 
                  <link href="w-027-2423" style="ACTLinkPLCtoPLC">
                    <ital>Practice note, Data protection issues in IT contracts</ital>
                  </link>
                  .
                </paratext>
              </para>
            </division>
            <division id="a829138" level="2">
              <head align="left" preservecase="true">
                <headtext>Cybersecurity</headtext>
              </head>
              <para>
                <paratext>Cybersecurity obligations are becoming more prominent in IT agreements, including as statutory controls and obligations in relation to network and information system, and data security are increasing, see:</paratext>
              </para>
              <list type="bulleted">
                <list.item>
                  <para>
                    <paratext>
                      <link href="9-617-7682" style="ACTLinkPLCtoPLC">
                        <ital>Practice note, Cybersecurity: overview (UK)</ital>
                      </link>
                      .
                    </paratext>
                  </para>
                </list.item>
                <list.item>
                  <para>
                    <paratext>
                      <link href="5-616-1485" style="ACTLinkPLCtoPLC">
                        <ital>Practice note, UK cybersecurity law</ital>
                      </link>
                      .
                    </paratext>
                  </para>
                </list.item>
                <list.item>
                  <para>
                    <paratext>
                      <link href="2-616-1566" style="ACTLinkPLCtoPLC">
                        <ital>Practice note, Cybersecurity in regulated sectors, cybersecurity guidance and standards</ital>
                      </link>
                      .
                    </paratext>
                  </para>
                </list.item>
              </list>
              <para>
                <paratext>
                  For more information on conducting cybersecurity risk assessments, see 
                  <link href="w-034-5348" style="ACTLinkPLCtoPLC">
                    <ital>Practice note, Cybersecurity risk assessments and reporting (UK)</ital>
                  </link>
                   and for more information about managing cyber risk in an organisation's supply chain, see 
                  <link href="w-038-4171" style="ACTLinkPLCtoPLC">
                    <ital>Practice note, Managing cybersecurity risk in supplier relationships (UK)</ital>
                  </link>
                  .
                </paratext>
              </para>
              <division id="a879701" level="3">
                <head align="left" preservecase="true">
                  <headtext>EU considerations</headtext>
                </head>
                <para>
                  <paratext>This standard document is drafted on the assumption that the supplier and the customer are limited companies incorporated in the UK and the service is intended for use in the UK. Where the services are used within the EU, it may also be necessary to consider compliance with any minimum cybersecurity requirements set out in current and planned EU regulations. In particular:</paratext>
                </para>
                <list type="bulleted">
                  <list.item>
                    <para>
                      <paratext>
                        <bold>NIS 2</bold>
                        : where the parties using the services are involved in the provision of certain in-scope services, they will need to consider whether 
                        <link href="https://uk.practicallaw.thomsonreuters.com/Document/IB4278FC385C011ED95D489F4A09D5022/View/FullText.html?transitionType=Default&amp;amp;contextData=(sc.Default)" style="ACTLinkURL">
                          <ital>Directive (EU) 2022/2555</ital>
                        </link>
                         applies to them. If it does, then similar considerations (to those discussed in relation to the NIS Regulations) will apply. For more information, see 
                        <link href="w-037-2098" style="ACTLinkPLCtoPLC">
                          <ital>Practice note, NIS 2 Directive: overview</ital>
                        </link>
                         and 
                        <link href="7-628-0350" style="ACTLinkPLCtoPLC">
                          <ital>Practice note, EU cybersecurity framework</ital>
                        </link>
                        .
                      </paratext>
                    </para>
                  </list.item>
                  <list.item>
                    <para>
                      <paratext>
                        <bold>DORA</bold>
                        : where the parties using the services are involved in the provision of information and communication technology within the EU financial sector, they will need to consider 
                        <link href="w-038-9216" style="ACTLinkPLCtoPLC">
                          <ital>Regulation (EU) 2022/2554 on digital operational resilience for the financial sector and amending Regulations (EC) 1060/2009, (EU) 648/2012, (EU) 600/2014, (EU) 909/2014 and (EU) 2016/1011</ital>
                        </link>
                         (DORA), and 
                        <link href="w-038-9217" style="ACTLinkPLCtoPLC">
                          <ital>Directive (EU) 2022/2556 amending Directives 2009/65/EC, 2009/138/EC, 2011/61/EU, 2013/36/EU, 2014/59/EU, 2014/65/EU, (EU) 2015/2366 and (EU) 2016/2341 as regards digital operational resilience for the financial sector</ital>
                        </link>
                         (DORA Directive). DORA applies from 17 January 2025 and member states are required to apply measures implementing the DORA Directive from the same date. For more information see:
                      </paratext>
                    </para>
                    <list type="bulleted">
                      <list.item>
                        <para>
                          <paratext>
                            <link anchor="a145654" href="7-628-0350" style="ACTLinkPLCtoPLC">
                              <ital>Practice note, EU cybersecurity framework: DORA and the DORA Directive</ital>
                            </link>
                            <ital>;</ital>
                          </paratext>
                        </para>
                      </list.item>
                      <list.item>
                        <para>
                          <paratext>
                            <link href="w-031-1075" style="ACTLinkPLCtoPLC">
                              <ital>Practice note, Hot topics: EU Regulation on digital operational resilience for the financial sector (DORA) and DORA Directive</ital>
                            </link>
                            ; and
                          </paratext>
                        </para>
                      </list.item>
                      <list.item>
                        <para>
                          <paratext>
                            <link href="w-045-0677" style="ACTLinkPLCtoPLC">
                              <ital>Article, Digital operational resilience: getting your contracts remediated for DORA</ital>
                            </link>
                            .
                          </paratext>
                        </para>
                      </list.item>
                    </list>
                  </list.item>
                </list>
              </division>
              <division id="a314341" level="3">
                <head align="left" preservecase="true">
                  <headtext>Network and Information Systems Regulations 2018</headtext>
                </head>
                <para>
                  <paratext>
                    The predominant cybersecurity legislation to consider is the 
                    <link href="w-014-4419" style="ACTLinkPLCtoPLC">
                      <ital>Network and Information Systems Regulations 2018 (SI 2018/506)</ital>
                    </link>
                     (NIS Regulations) which came into effect on 10 May 2018 pursuant to the 
                    <link href="_blank" style="ACTLinkPLCtoPLC">Cybersecurity Directive</link>
                     (
                    <ital>(EU)2016/1148</ital>
                    ) (also known as the Network and Information Security or NIS Directive). They have potential impact on:
                  </paratext>
                </para>
                <list type="bulleted">
                  <list.item>
                    <para>
                      <paratext>any operator of essential services (OES) that rely on IT systems in the following sectors: energy, transport, health, drinking water supply and distribution, digital infrastructure; and</paratext>
                    </para>
                  </list.item>
                  <list.item>
                    <para>
                      <paratext>relevant providers of online marketplaces, online search engines and cloud computing services (Relevant Digital Service Providers (RDSPs)).</paratext>
                    </para>
                  </list.item>
                </list>
                <para>
                  <paratext>
                    Although the NIS Regulations do not set out prescriptive cybersecurity requirements, compliance with their terms requires appropriate and proportionate security measures to be implemented. This will depend on the cybersecurity risk which is identified. For more information, see 
                    <link href="w-013-8329" style="ACTLinkPLCtoPLC">
                      <ital>Practice note, Cybersecurity Directive: UK implementation</ital>
                    </link>
                    .
                  </paratext>
                </para>
              </division>
              <division id="a717489" level="3">
                <head align="left" preservecase="true">
                  <headtext>Supplier as RDSP</headtext>
                </head>
                <para>
                  <paratext>An RDSP is defined as:</paratext>
                </para>
                <para>
                  <paratext>"a person who provides a digital service in the UK and satisfies the following conditions:</paratext>
                </para>
                <para>
                  <paratext>(i) the head office for that provider is in the UK or that provider has nominated a representative who is established in the UK;</paratext>
                </para>
                <para>
                  <paratext>(ii) the provider is not a micro or small enterprise as defined in Commission Recommendation 2003/361/EC(8)."</paratext>
                </para>
                <para>
                  <paratext>
                    (
                    <link href="https://uk.practicallaw.thomsonreuters.com/w-014-4447?originationContext=document&amp;amp;transitionType=PLDocumentLink&amp;amp;contextData=(sc.Default)&amp;amp;ppcid=384f14b7774f431c9777775f64b1b58d" style="ACTLinkURL">
                      <ital>Regulation 1(3)</ital>
                    </link>
                    <ital>, NIS Regulations</ital>
                    .)
                  </paratext>
                </para>
                <para>
                  <paratext>Regulation 14a requires any RDSP which has its head office outside the UK, but which offers digital services within the UK to nominate in writing a representative in the UK and notify the ICO of the name and contact details of that representative.</paratext>
                </para>
                <para>
                  <paratext>
                    A small enterprise is defined as an enterprise that employs fewer than 50 persons and whose annual turnover or annual balance sheet total does not exceed EUR10 million 
                    <link href="https://eur-lex.europa.eu/legal-content/EN/TXT/?uri=CElEX:32003H0361" style="ACTLinkURL">
                      <ital>(Commission Recommendation of 6 May 2003 concerning the definition of micro, small and medium-sized enterprises)</ital>
                    </link>
                    . A microenterprise is defined as an enterprise that employs fewer than ten persons and whose annual turnover or annual balance sheet total does not exceed EUR2 million.
                  </paratext>
                </para>
                <para>
                  <paratext>
                    In 
                    <link href="https://uk.westlaw.com/Document/I81C45920477311E8AE1D8EE57AB3ECF5/View/FullText.html" style="ACTLinkURL">
                      <ital>regulation 1(2)</ital>
                    </link>
                    , "digital service" is defined as:
                  </paratext>
                </para>
                <para>
                  <paratext>"a service within the meaning of point (b) of Article 1(1) of Directive 2015/1535 which is of any the following kinds:</paratext>
                </para>
                <para>
                  <paratext>(a) online marketplace;</paratext>
                </para>
                <para>
                  <paratext>(b) online search engine;</paratext>
                </para>
                <para>
                  <paratext>(c) cloud computing service."</paratext>
                </para>
                <para>
                  <paratext>
                    Determining what constitutes a cloud computing service is not clear cut but the UK government has clarified that SaaS services will be covered to the extent they are scalable and elastic, see 
                    <link anchor="a322046" href="w-013-8329" style="ACTLinkPLCtoPLC">
                      <ital>Is my organisation an RDSP?</ital>
                    </link>
                  </paratext>
                </para>
                <para>
                  <paratext>Accordingly, the supplier is likely to fall within the definition of an RDSP under the NIS Regulations and will need to decide whether it wishes to add any additional obligations to the agreement to address any of the obligations imposed on it under that legislation.</paratext>
                </para>
                <para>
                  <paratext>
                    The main obligations imposed on RDSPs under 
                    <link href="_blank" style="ACTLinkPLCtoPLC">
                      <ital>Regulation 12</ital>
                    </link>
                     are that RDSPs:
                  </paratext>
                </para>
                <list type="bulleted">
                  <list.item>
                    <para>
                      <paratext>must identify and take appropriate and proportionate measures to manage the risks posed to the security of network and information systems on which it relies to provide, within the EU, either an online marketplace, online search engine or cloud computing service.</paratext>
                    </para>
                  </list.item>
                  <list.item>
                    <para>
                      <paratext>
                        must notify the Information Commissioner's Office (ICO) without undue delay and in any event 
                        <bold>no later than 72 hours after becoming aware of </bold>
                        any incident having a substantial impact on the provision of any of the digital services mentioned above, providing sufficient information to enable the ICO to determine the significance of any cross-border impact.
                      </paratext>
                    </para>
                  </list.item>
                </list>
                <para>
                  <paratext>
                    For more information, see 
                    <link anchor="a382583" href="w-013-8329" style="ACTLinkPLCtoPLC">
                      <ital>Practice note, Cybersecurity Directive: UK implementation: RDSPs: security obligations</ital>
                    </link>
                     and 
                    <link anchor="a483636" href="w-013-8329" style="ACTLinkPLCtoPLC">
                      <ital>RDSPs: incident reporting</ital>
                    </link>
                    .
                  </paratext>
                </para>
              </division>
              <division id="a658290" level="3">
                <head align="left" preservecase="true">
                  <headtext>Cybersecurity drafting issues</headtext>
                </head>
                <para>
                  <paratext>
                    The supplier should consider whether it wishes to impose some basic cybersecurity obligations on the customer and to ensure it does not introduce viruses or vulnerability into the supplier's systems. The supplier may also may wish to define the scope of its obligations around compliance with security standards (for example, ISO 27001), the supplier's data encryption obligations and frequency of vulnerability testing. This could be done by including a mandatory cybersecurity policy in 
                    <internal.reference refid="a486123">
                      <ital>Schedule 3</ital>
                    </internal.reference>
                    . Whether this is sufficient to ensure a supplier has taken appropriate and proportionate measures to manage the risk posed will depend on the specific cybersecurity risks the supplier has identified and the level of interaction the customer's system and data will have with that of the supplier. For more information on assessing cybersecurity risk, see 
                    <link href="w-034-5348" style="ACTLinkPLCtoPLC">
                      <ital>Practice note, Cybersecurity risk assessments and reporting (UK)</ital>
                    </link>
                    .
                  </paratext>
                </para>
                <list type="bulleted">
                  <list.item>
                    <para>
                      <paratext>
                        The supplier may also want to consider introducing some mechanism whereby the customer is obliged to report cyber incidents to it that may impact the services, so it can assess whether it needs to make a corresponding report to the ICO. This might not be necessary depending on the level of control and monitoring the supplier already exercises over the services. See, for example, 
                        <internal.reference refid="a768414">
                          <ital>drafting note, Audit</ital>
                        </internal.reference>
                        .
                      </paratext>
                    </para>
                  </list.item>
                </list>
                <para>
                  <paratext>
                    For an example of more extensive cyber obligations which could be imposed, see 
                    <link anchor="a743741" href="1-501-4459" style="ACTLinkPLCtoPLC">
                      <ital>Standard document, Managed services agreement: clause 10. Warranties</ital>
                    </link>
                     and 
                    <link anchor="a313997" href="1-501-4459" style="ACTLinkPLCtoPLC">
                      <ital>clause 8. Security</ital>
                    </link>
                    . These are drafted in the context of a managed services agreement (and impose obligations on the supplier, rather than the customer) so would need to be adapted.
                  </paratext>
                </para>
              </division>
              <division id="a559287" level="3">
                <head align="left" preservecase="true">
                  <headtext>Customer as a potential RDSP or OES</headtext>
                </head>
                <para>
                  <paratext>The customer may, itself, be an RDSP or an OES and therefore subject to its own cybersecurity obligations under the NIS Regulations.</paratext>
                </para>
                <para>
                  <paratext>
                    For a definition of an OES, see 
                    <link anchor="a873370" href="w-013-8329" style="ACTLinkPLCtoPLC">
                      <ital>Practice note, Cybersecurity Directive: UK implementation: Identification or Designation as an OES</ital>
                    </link>
                    . For the main obligations imposed on an OES, see 
                    <link anchor="a773160" href="w-013-8329" style="ACTLinkPLCtoPLC">
                      <ital>Practice note, Cybersecurity Directive: UK implementation: OESs: security obligations</ital>
                    </link>
                     and 
                    <link anchor="a478782" href="w-013-8329" style="ACTLinkPLCtoPLC">
                      <ital>OESs: incident reporting</ital>
                    </link>
                    .
                  </paratext>
                </para>
                <para>
                  <paratext>If this is the case, the customer may look to impose reciprocal obligations on the supplier, in order to manage any risks posed to the security of its network and information systems through its interactions with the supplier, and ensure it can notify incidents to its relevant competent authority.</paratext>
                </para>
                <para>
                  <paratext>Again, this would be fact dependant, and it may be unlikely that the customer would have any negotiating power to introduce such provisions, particularly as it is purchasing non- (or less) customised, more generic, "built for the internet", "web-ready" services that characterise SaaS.</paratext>
                </para>
                <para>
                  <paratext>
                    In such case, the customer may be limited to exercising appropriate due diligence over the supplier and managing its own customer-side risks, see 
                    <link anchor="a824363" href="w-034-5348" style="ACTLinkPLCtoPLC">
                      <ital>Practice note, Cybersecurity risk assessments and reporting (UK): Service provider and supply chain risk assessment</ital>
                    </link>
                    .
                  </paratext>
                </para>
                <para>
                  <paratext>
                    The National Cyber Security Centre has published guidance for OESs which includes advice on how to pass obligations up the supply chain and what considerations should be made in different circumstances (see 
                    <link href="https://www.ncsc.gov.uk/guidance/nis-guidance-collection" style="ACTLinkURL">
                      <ital>National Cyber Security Centre: NCSC CAF guidance</ital>
                    </link>
                    ).
                  </paratext>
                </para>
                <para>
                  <paratext>
                    If the customer is an OES it should also refer to any specific guidance issued by its relevant competent authority. The ICO has issued 
                    <link href="https://ico.org.uk/for-organisations/the-guide-to-nis/digital-service-providers/" style="ACTLinkURL">
                      <ital>guidance</ital>
                    </link>
                     for potential RDSPs. For more information, see 
                    <link anchor="a982045" href="w-013-8329" style="ACTLinkPLCtoPLC">
                      <ital>Practice note, Cybersecurity Directive: UK implementation: Achieving compliance in practice</ital>
                    </link>
                    .
                  </paratext>
                </para>
                <para>
                  <paratext>Additionally, the customer may request that a supplier within scope of the NIS Regulations provides contractual commitments to the customer regarding the supplier’s compliance with its obligations under the NIS Regulations. While not strictly required under the NIS Regulations, there is a general trend for customers to request additional commitments from suppliers in connection with their compliance with cybersecurity obligations under applicable laws. Suppliers usually resist these types of commitment to avoid creating additional contractual, as well as regulatory, liability.</paratext>
                </para>
              </division>
            </division>
            <division id="a447891" level="2">
              <head align="left" preservecase="true">
                <headtext>Online intermediation service providers</headtext>
              </head>
              <para>
                <paratext>
                  The 
                  <link href="w-019-6282" style="ACTLinkPLCtoPLC">
                    <ital>retained EU law</ital>
                  </link>
                   version of the 
                  <link href="w-023-2903" style="ACTLinkPLCtoPLC">
                    <ital>Platform to Business Regulation</ital>
                  </link>
                   (Regulation (EU) 2019/1150), which has applied since 12 July 2020, requires online intermediation service providers (such as providers of online e-commerce market places, software application services and social media services) and online search engines to comply with certain transparency obligations, mainly by including information in their terms and conditions or, for search engines, publishing it on their websites. For more information on the rules see 
                  <link href="w-021-0867" style="ACTLinkPLCtoPLC">
                    <ital>Practice note, Online platforms: dealings with consumers and business users</ital>
                  </link>
                   and in particular the sections 
                  <link anchor="a233509" href="w-021-0867" style="ACTLinkPLCtoPLC">
                    <ital>Who is covered?</ital>
                  </link>
                   And
                  <link anchor="a642656" href="w-021-0867" style="ACTLinkPLCtoPLC">
                    <ital> What rules does the Platform to Business Regulation contain?</ital>
                  </link>
                </paratext>
              </para>
              <para>
                <paratext>
                  For an OIS to be in scope for the Platform to Business Regulation it must allow business users to offer goods or services to consumers, with a view to facilitating the initiating of direct transactions between those business users and consumers, irrespective of where those transactions are ultimately concluded (
                  <ital>Article 2(2)(b), Platform to Business Regulation</ital>
                  ).
                </paratext>
              </para>
              <para>
                <paratext>This document assumes that the services in question are not being used to facilitate direct transactions (for example, the service is not underpinning an e-commerce market place), and therefore not caught by the Platform to Business Regulation.</paratext>
              </para>
              <para>
                <paratext>However this assumption should be interrogated and if this is not the case, then the parties will need to consider these requirements further and decide whether they need to be reflected in any terms and conditions that may be formed between them and their business user.</paratext>
              </para>
            </division>
            <division id="a573444" level="2">
              <head align="left" preservecase="true">
                <headtext>User-to-user services</headtext>
              </head>
              <para>
                <paratext>
                  The Online Services Act 2023 (OSA) regulates services that enable users to share user generated content (user-to-user services) and search engine services with a view, in particular, to protecting children and tackling illegal content online. If either the customer or the supplier are using the services under this agreement to provide user to user services the parties should consider whether the provisions of the OSA apply to them. For more information see 
                  <link href="w-030-3139" style="ACTLinkPLCtoPLC">
                    <ital>Practice note, Online Safety Act 2023</ital>
                  </link>
                  .
                </paratext>
              </para>
              <para>
                <paratext>
                  For the purposes of this standard document, we have assumed that these requirements will not apply because neither the supplier nor the services nor the software is being used for user-to user-services (see 
                  <internal.reference refid="a736174">
                    <ital>Drafting note, Assumptions</ital>
                  </internal.reference>
                  ).
                </paratext>
              </para>
            </division>
            <division id="a398289" level="2">
              <head align="left" preservecase="true">
                <headtext>Digital Markets Act (EU)</headtext>
              </head>
              <para>
                <paratext>
                  The 
                  <link href="https://eur-lex.europa.eu/legal-content/EN/TXT/?uri=uriserv%3AOJ.L_.2022.265.01.0001.01.ENG&amp;amp;toc=OJ%3AL%3A2022%3A265%3ATOC%20" style="ACTLinkURL">
                    <ital>EU Digital Markets Act</ital>
                  </link>
                   ((EU) 2022/1925) (DMA) entered force on 1 November 2022. It provides new rules for "gatekeeper" platforms that provide "core platform services". Cloud computing services are one of the ten core platform services designated under the DMA, which also include social networks and search engines.
                </paratext>
              </para>
              <para>
                <paratext>To qualify as a gatekeeper, an undertaking must provide services in the EU and satisfy three qualitative criteria:</paratext>
              </para>
              <list type="bulleted">
                <list.item>
                  <para>
                    <paratext>it has a significant impact on the EU market.</paratext>
                  </para>
                </list.item>
                <list.item>
                  <para>
                    <paratext>its core platform service is an important gateway for business users to reach end users.</paratext>
                  </para>
                </list.item>
                <list.item>
                  <para>
                    <paratext>it has an entrenched and durable position.</paratext>
                  </para>
                </list.item>
              </list>
              <para>
                <paratext>
                  Gatekeeper status will be presumed if the undertaking has an annual EU turnover of EUR7.5 billion in each of the last three financial years and it provides the same core platform service in at least three EU member states and in the last financial year has at least 45 million monthly active end users and 10,000 yearly active business users. An undertaking which is designated as a gatekeeper must comply with a number of restrictions and obligations. For more information see 
                  <link href="w-038-9380" style="ACTLinkPLCtoPLC">
                    <ital>Practice note, Digital Markets Act (EU): overview</ital>
                  </link>
                   and 
                  <link href="w-040-0659" style="ACTLinkPLCtoPLC">
                    <ital>Article, Digital markets regulation: comparing the new EU and UK regimes</ital>
                  </link>
                  .
                </paratext>
              </para>
              <para>
                <paratext>For the purposes of this standard document, we have assumed that the DMA will not apply because the supplier and customer are both UK registered businesses, operating in the UK and the services will only be provided in the UK.</paratext>
              </para>
            </division>
            <division id="a387539" level="2">
              <head align="left" preservecase="true">
                <headtext>Digital Services Act (EU)</headtext>
              </head>
              <para>
                <paratext>
                  The parties should consider any obligations they may have under the 
                  <link href="https://uk.westlaw.com/Document/I67497F4155CD11EDBB23C6AE78B90E18/View/FullText.html" style="ACTLinkURL">
                    <ital>Digital Services Act (Regulation (EU) 2022/2065)</ital>
                  </link>
                   (DSA). The DSA applies to intermediary services provided to service recipients established or resident in an EU member state, irrespective of where the service provider is established. The DSA imposes requirements on providers which range from "mere conduits" to "hosting services providers" and ultimately to those designated "very large platforms"; the broader the scope of the provider's activities, the more obligations that apply.
                </paratext>
              </para>
              <para>
                <paratext>The Recitals provide helpful clarification on how the DSA treats cloud services. Hosting services include cloud computing (Recital 29), however cloud computing or web-hosting services are not likely to be online platforms and so will not be subject to the additional obligations that those service providers incur (Recital 13).</paratext>
              </para>
              <para>
                <paratext>For the purposes of this standard document, we have assumed that the DSA will not apply because the services will only be provided to service recipients established or resident in the UK.</paratext>
              </para>
              <para>
                <paratext>
                  For more information see 
                  <link href="w-038-4350" style="ACTLinkPLCtoPLC">
                    <ital>Practice note, Digital Services Act (EU): overview</ital>
                  </link>
                   and for drafting clarifying that a service is only provided in the UK, 
                  <link href="w-039-2355" style="ACTLinkPLCtoPLC">
                    <ital>Standard document, Online marketplace terms between operator and suppliers</ital>
                  </link>
                  .
                </paratext>
              </para>
            </division>
            <division id="a878158" level="2">
              <head align="left" preservecase="true">
                <headtext>Data Act (EU)</headtext>
              </head>
              <para>
                <paratext>The EU Data Act is directly applicable from 12 September 2025, although not all provisions apply from this date. The EU Data Act seeks to establish harmonised rights on accessing and using data within the EU. A key part of meeting the aims of the Data Act is the removal of technical barriers to data sharing and reuse, including any barriers resulting from the operation of a digital processing service (DPS), such as a cloud service. The Data Act includes requirements to facilitate switching between cloud providers to make it easier for users to change their cloud service provider.</paratext>
              </para>
              <para>
                <paratext>
                  For the purposes of this standard document, we have assumed that the EU Data Act will not apply because the services will only be provided to service recipients established or resident in the UK and there is no EU access to data. For more information, including how the EU Data Act applies to non-EU providers, see 
                  <link href="w-042-3014" style="ACTLinkPLCtoPLC">
                    <ital>Practice note, Data Act (EU)</ital>
                  </link>
                  .
                </paratext>
              </para>
            </division>
            <division id="a736174" level="2">
              <head align="left" preservecase="true">
                <headtext>Assumptions</headtext>
              </head>
              <para>
                <paratext>This standard document is drafted on the following assumptions:</paratext>
              </para>
              <list type="bulleted">
                <list.item>
                  <para>
                    <paratext>The supplier and the customer are limited companies incorporated in the UK and the service is intended for use in the UK. If either party is organised or operates in a non-UK jurisdiction, or the service may be used or accessed from a non-UK jurisdiction, the agreement may need to be modified to comply with applicable local laws.</paratext>
                  </para>
                </list.item>
                <list.item>
                  <para>
                    <paratext>
                      The parties are dealing with each other in the course of their respective businesses. This means that the UK rules protecting consumers will not apply. (For more information on those rules, see 
                      <link href="w-022-4729" style="ACTLinkPLCtoPLC">
                        <ital>Practice notes, Consumer contracts: is it a consumer contract?</ital>
                      </link>
                      , 
                      <link href="w-022-3748" style="ACTLinkPLCtoPLC">
                        <ital>Consumer contracts: which rules apply?</ital>
                      </link>
                      <ital>, </ital>
                      <link href="w-023-1479" style="ACTLinkPLCtoPLC">
                        <ital>Consumer contracts: supplying services</ital>
                      </link>
                      , 
                      <link href="w-023-1455" style="ACTLinkPLCtoPLC">
                        <ital>Consumer contracts: suppling digital content</ital>
                      </link>
                       and 
                      <link href="w-043-4205" style="ACTLinkPLCtoPLC">
                        <ital>Digital Markets, Competition and Consumers Act 2024: consumer law reforms</ital>
                      </link>
                      ). Note that this agreement should not be used in a business-to-consumer transaction.
                    </paratext>
                  </para>
                </list.item>
                <list.item>
                  <para>
                    <paratext>
                      Any assumptions regarding 
                      <link href="8-200-3413" style="ACTLinkPLCtoPLC">
                        <ital>personal data</ital>
                      </link>
                       set out in any drafting notes or resources relating to data protection are correct.
                    </paratext>
                  </para>
                </list.item>
                <list.item>
                  <para>
                    <paratext>
                      The customer is not acting as an OES or RDSP under the NIS Regulations, see 
                      <internal.reference refid="a829138">
                        <ital>Drafting note, Cybersecurity</ital>
                      </internal.reference>
                      .
                    </paratext>
                  </para>
                </list.item>
                <list.item>
                  <para>
                    <paratext>
                      The supplier is not an online intermediation service provider, or an online search engine, for the purposes of the 
                      <link href="w-019-6282" style="ACTLinkPLCtoPLC">
                        <ital>retained EU law</ital>
                      </link>
                       version of the 
                      <link href="w-023-2903" style="ACTLinkPLCtoPLC">
                        <ital>Platform to Business Regulation</ital>
                      </link>
                       (Regulation (EU) 2019/1150), and the services and the software will not be used for such purposes, see 
                      <internal.reference refid="a447891">
                        <ital>Drafting note, Online intermediation service providers</ital>
                      </internal.reference>
                      .
                    </paratext>
                  </para>
                </list.item>
                <list.item>
                  <para>
                    <paratext>
                      The supplier does not provide user-to-user services as defined in 
                      <link href="https://uk.practicallaw.thomsonreuters.com/Document/I53B7D5C0786911EE81B3A61FCF6C27D6/View/FullText.html" style="ACTLinkURL">
                        <ital>section 3 of the Online Safety Act 2023</ital>
                      </link>
                       and the services and the software will not be used for such purposes, see 
                      <internal.reference refid="a573444">
                        <ital>Drafting note, User-to-user services</ital>
                      </internal.reference>
                      .
                    </paratext>
                  </para>
                </list.item>
                <list.item>
                  <para>
                    <paratext>
                      The EU Digital Markets Act, the EU Digital Services Act and the EU Data Act do not apply, see 
                      <internal.reference refid="a398289">
                        <ital>Drafting note, Digital Markets Act (EU)</ital>
                      </internal.reference>
                      , 
                      <internal.reference refid="a387539">
                        <ital>Drafting note, Digital Services Act (EU)</ital>
                      </internal.reference>
                       and 
                      <internal.reference refid="a878158">
                        <ital>Drafting note, Data Act (EU)</ital>
                      </internal.reference>
                      .
                    </paratext>
                  </para>
                </list.item>
                <list.item>
                  <para>
                    <paratext>
                      NIS 2 and DORA do not apply, see 
                      <internal.reference refid="a879701">
                        <ital>Drafting note, EU considerations</ital>
                      </internal.reference>
                      .
                    </paratext>
                  </para>
                </list.item>
                <list.item>
                  <para>
                    <paratext>
                      This template does not contain specific drafting to address considerations relating to AI. For more information on issues to consider and some possible drafting solutions (provided by the Society for Computers and Law), see 
                      <link href="w-042-5090" style="ACTLinkPLCtoPLC">
                        <ital>Practice note, Navigating liability for loss or damage caused by AI (UK)</ital>
                      </link>
                      , 
                      <link href="w-043-8572" style="ACTLinkPLCtoPLC">
                        <ital>Article, SCL AI clauses</ital>
                      </link>
                       and 
                      <link href="w-035-7209" style="ACTLinkPLCtoPLC">
                        <ital>AI toolkit (UK)</ital>
                      </link>
                      .
                    </paratext>
                  </para>
                </list.item>
              </list>
            </division>
          </division>
        </drafting.note>
        <cover.sheet>
          <head align="left" preservecase="true">
            <headtext>Software as a service subscription agreement</headtext>
          </head>
          <subject.intro/>
          <party.name>Supplier</party.name>
          <AdditionalPartyType>
            <static.and>and</static.and>
            <party.name>Customer</party.name>
          </AdditionalPartyType>
        </cover.sheet>
        <intro default="true">
          <intro.date>This agreement is dated [DATE]</intro.date>
        </intro>
        <parties>
          <head align="left" preservecase="true">
            <headtext>PARTIES</headtext>
          </head>
          <party executionmethod="contract" id="a732213"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146404"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299878">
            <identifier>(A)</identifier>
            <para>
              <paratext>The Supplier has developed certain software applications and platforms which it makes available to subscribers via the internet on a pay-per-use basis for the purpose of [DETAILS].</paratext>
            </para>
          </clause>
          <clause id="a122341">
            <identifier>(B)</identifier>
            <para>
              <paratext>The Customer wishes to use the Supplier's service in its business operations.</paratext>
            </para>
          </clause>
          <clause id="a389374">
            <identifier>(C)</identifier>
            <para>
              <paratext>The Supplier has agreed to provide and the Customer has agreed to take and pay for the Supplier's service subject to the terms and conditions of this agreement.</paratext>
            </para>
          </clause>
        </recitals>
        <operative xrefname="clause">
          <head align="left" preservecase="true">
            <headtext>Agreed terms</headtext>
          </head>
          <clause id="a588274">
            <identifier>1.</identifier>
            <head align="left" preservecase="true">
              <headtext>Interpretation</headtext>
            </head>
            <drafting.note id="a726334" jurisdiction="">
              <head align="left" preservecase="true">
                <headtext>Interpretation</headtext>
              </head>
              <division id="a000016" level="1">
                <para>
                  <paratext>This clause contains definitions used in the rest of the agreement, and interpretation provisions.</paratext>
                </para>
                <para>
                  <paratext>
                    See 
                    <link href="5-107-3795" style="ACTLinkPLCtoPLC">
                      <ital>Standard clause, Interpretation</ital>
                    </link>
                    .
                  </paratext>
                </para>
              </division>
            </drafting.note>
            <subclause1 id="a945568">
              <identifier>1.1</identifier>
              <para>
                <paratext>The definitions and rules of interpretation in this clause apply in this agreement.</paratext>
              </para>
              <defn.item id="a951312">
                <defn.term>Authorised Users</defn.term>
                <defn>
                  <para>
                    <paratext>
                      those employees, agents and independent contractors of the Customer who are authorised by the Customer to use the Services and the Documentation, as further described in 
                      <internal.reference refid="a859728">
                        <ital>clause 2.2(d)</ital>
                      </internal.reference>
                      .
                    </paratext>
                  </para>
                </defn>
              </defn.item>
              <defn.item id="a455822">
                <defn.term>Business Day</defn.term>
                <defn>
                  <para>
                    <paratext>a day other than a Saturday, Sunday or public holiday in England when banks in London are open for business.</paratext>
                  </para>
                </defn>
              </defn.item>
              <defn.item id="a170593">
                <defn.term>Change of Control</defn.term>
                <defn>
                  <para>
                    <paratext>
                      [shall be as defined in section 1124 of the Corporation Tax Act 2010, and the expression 
                      <bold>change of control</bold>
                       shall be interpreted accordingly 
                      <bold>OR</bold>
                       the beneficial ownership of more than 50% of the issued share capital of a company or the legal power to direct or cause the direction of the general management of the company, and 
                      <bold>controls</bold>
                      , 
                      <bold>controlled</bold>
                       and the expression 
                      <bold>change of control</bold>
                       shall be interpreted accordingly.]
                    </paratext>
                  </para>
                </defn>
              </defn.item>
              <defn.item id="a260945">
                <defn.term>Confidential Information</defn.term>
                <defn>
                  <para>
                    <paratext>
                      information that is proprietary or confidential and is either clearly labelled as such or identified as Confidential Information in 
                      <internal.reference refid="a811676">
                        <ital>clause 11.1</ital>
                      </internal.reference>
                      <ital>.</ital>
                    </paratext>
                  </para>
                </defn>
              </defn.item>
              <defn.item id="a119221">
                <defn.term>Contract year</defn.term>
                <defn>
                  <para>
                    <paratext>a 12 month period commencing on the Effective Date or any anniversary of it.</paratext>
                  </para>
                </defn>
              </defn.item>
              <defn.item id="a561116">
                <defn.term>Customer Data</defn.term>
                <defn>
                  <para>
                    <paratext>the data inputted by the Customer, Authorised Users, or the Supplier on the Customer's behalf for the purpose of using the Services or facilitating the Customer's use of the Services.</paratext>
                  </para>
                </defn>
                <drafting.note id="a739652" jurisdiction="">
                  <head align="left" preservecase="true">
                    <headtext>Customer Data</headtext>
                  </head>
                  <division id="a000017" level="1">
                    <para>
                      <paratext>Most suppliers are moving towards adding express terms to their agreements that permit them to collect and analyse data related to the “use” of the SaaS service on an aggregated anonymised basis, for example, size of database, number of log-ins, duration of log-ins and number of processes/queries run.</paratext>
                    </para>
                  </division>
                </drafting.note>
              </defn.item>
              <defn.item id="a926035">
                <defn.term>Documentation</defn.term>
                <defn>
                  <para>
                    <paratext>the document(s) and other materials made available to the Customer by the Supplier online via [INSERT WEB ADDRESS] or such other web address notified by the Supplier to the Customer from time to time which sets out a description of the Services and the user instructions for the Services.</paratext>
                  </para>
                </defn>
              </defn.item>
              <defn.item id="a997257">
                <defn.term>Effective Date</defn.term>
                <defn>
                  <para>
                    <paratext>the date of this agreement.</paratext>
                  </para>
                </defn>
              </defn.item>
              <defn.item condition="optional" id="a836428">
                <defn.term>Heightened Cybersecurity Requirements</defn.term>
                <defn>
                  <para>
                    <paratext>any laws, regulations, codes, guidance (from regulatory and advisory bodies. Whether mandatory or not), international and national standards, [industry schemes] and sanctions, which are applicable to the Customer [(but not the Supplier)] relating to security of network and information systems and security breach and incident reporting requirements, which may include the cybersecurity Directive ((EU) 2016/1148), Commission Implementing Regulation ((EU) 2018/151), the Network and Information systems Regulations 2018 (SI 506/2018), all as amended or updated from time to time.</paratext>
                  </para>
                </defn>
                <drafting.note id="a209098" jurisdiction="">
                  <head align="left" preservecase="true">
                    <headtext>Heightened cybersecurity Requirements (optional)</headtext>
                  </head>
                  <division id="a000018" level="1">
                    <para>
                      <paratext>
                        This definition is used in 
                        <internal.reference refid="a604086">
                          <ital>clause 7.3(a)(iv)</ital>
                        </internal.reference>
                         as part of the supplier's warranty disclaimer. A customer may only accept 
                        <internal.reference refid="a604086">
                          <ital>clause 7.3(a)(iv)</ital>
                        </internal.reference>
                         where the wording in the second set of square brackets is included (i.e. where this definition only covers those more stringent cybersecurity requirements which the Supplier itself would not otherwise be subject to).
                      </paratext>
                    </para>
                    <para>
                      <paratext>From the customer's perspective, it is key to understand what the supplier's processes and procedures are. This allows the customer to assess the suitability of these measures to ensure that they are "appropriate technical and organisational measures" from a UK GDPR and EU GDPR perspective and also suitably protect confidential data of the customer.</paratext>
                    </para>
                  </division>
                </drafting.note>
              </defn.item>
              <defn.item id="a246852">
                <defn.term>Initial Subscription Term</defn.term>
                <defn>
                  <para>
                    <paratext>
                      the initial term of this agreement as set out in 
                      <internal.reference refid="a325941">
                        <ital>Schedule 2</ital>
                      </internal.reference>
                      .
                    </paratext>
                  </para>
                </defn>
              </defn.item>
              <defn.item id="a541869">
                <defn.term>[Mandatory Policies</defn.term>
                <defn>
                  <para>
                    <paratext>
                      the [Customer's 
                      <bold>OR</bold>
                       Supplier's] business policies [and codes] [attached 
                      <bold>OR</bold>
                       listed] in 
                      <internal.reference refid="a486123">
                        <ital>Schedule 3</ital>
                      </internal.reference>
                      , as amended by notification to the [Supplier 
                      <bold>OR</bold>
                       Customer] from time to time.]
                    </paratext>
                  </para>
                </defn>
                <drafting.note id="a110245" jurisdiction="">
                  <head align="left" preservecase="true">
                    <headtext>Mandatory Policies</headtext>
                  </head>
                  <division id="a000019" level="1">
                    <para>
                      <paratext>
                        This definition relates to the optional compliance requirement at 
                        <internal.reference refid="a907343">
                          <ital>clause 11.12</ital>
                        </internal.reference>
                         which offers two drafting options. The first is a requirement on the customer to comply with the supplier's policies, and the second is a requirement on the supplier to comply with the customer's policies. Ensure that this definition is consistent with the approach taken in 
                        <internal.reference refid="a907343">
                          <ital>clause 11.12</ital>
                        </internal.reference>
                      </paratext>
                    </para>
                    <para>
                      <paratext>
                        See further the integrated drafting notes at 
                        <internal.reference refid="a622355">
                          <ital>clause 11</ital>
                        </internal.reference>
                         and also 
                        <internal.reference refid="a260299">
                          <ital>Drafting note, Supply chain issues: slavery and human trafficking</ital>
                        </internal.reference>
                        .
                      </paratext>
                    </para>
                  </division>
                </drafting.note>
              </defn.item>
              <defn.item id="a735260">
                <defn.term>Normal Business Hours</defn.term>
                <defn>
                  <para>
                    <paratext>[8.00 am to 6.00 pm] local UK time, each Business Day.</paratext>
                  </para>
                </defn>
              </defn.item>
              <defn.item id="a595679">
                <defn.term>Renewal Period</defn.term>
                <defn>
                  <para>
                    <paratext>
                      the period described in 
                      <internal.reference refid="a819484">
                        <ital>clause 14.1</ital>
                      </internal.reference>
                      .
                    </paratext>
                  </para>
                </defn>
              </defn.item>
              <defn.item id="a525598">
                <defn.term>Services</defn.term>
                <defn>
                  <para>
                    <paratext>the subscription services provided by the Supplier to the Customer under this agreement via [INSERT WEB ADDRESS] or any other website notified to the Customer by the Supplier from time to time, as more particularly described in the Documentation.</paratext>
                  </para>
                </defn>
              </defn.item>
              <defn.item id="a839242">
                <defn.term>Software</defn.term>
                <defn>
                  <para>
                    <paratext>the online software applications provided by the Supplier as part of the Services.</paratext>
                  </para>
                </defn>
              </defn.item>
              <defn.item id="a973374">
                <defn.term>Subscription Fees</defn.term>
                <defn>
                  <para>
                    <paratext>
                      the subscription fees payable by the Customer to the Supplier for the User Subscriptions, as set out in 
                      <internal.reference refid="a171538">
                        <ital>paragraph 1</ital>
                      </internal.reference>
                       of 
                      <internal.reference refid="a167493">
                        <ital>Schedule 1</ital>
                      </internal.reference>
                      .
                    </paratext>
                  </para>
                </defn>
              </defn.item>
              <defn.item id="a417671">
                <defn.term>Subscription Term</defn.term>
                <defn>
                  <para>
                    <paratext>
                      has the meaning given in 
                      <internal.reference refid="a819484">
                        <ital>clause 14.1</ital>
                      </internal.reference>
                        (being the Initial Subscription Term together with any subsequent Renewal Periods).
                    </paratext>
                  </para>
                </defn>
              </defn.item>
              <defn.item id="a625548">
                <defn.term>Support Services Policy</defn.term>
                <defn>
                  <para>
                    <paratext>the Supplier's policy for providing support in relation to the Services as made available at [INSERT WEB ADDRESS] or such other website address as may be notified to the Customer from time to time.</paratext>
                  </para>
                </defn>
              </defn.item>
              <defn.item id="a954152">
                <defn.term>User Subscriptions</defn.term>
                <defn>
                  <para>
                    <paratext>
                      the user subscriptions purchased by the Customer pursuant to 
                      <internal.reference refid="a877439">
                        <ital>clause 9.1</ital>
                      </internal.reference>
                       which entitle Authorised Users to access and use the Services and the Documentation in accordance with this agreement.
                    </paratext>
                  </para>
                </defn>
              </defn.item>
              <defn.item id="a373261">
                <defn.term>Virus</defn.term>
                <defn>
                  <para>
                    <paratext>any thing or device (including any software, code, file or programme) which may: prevent, impair or otherwise adversely affect the operation of any computer software, hardware or network, any telecommunications service, equipment or network or any other service or device; prevent, impair or otherwise adversely affect access to or the operation of any programme or data, including the reliability of any programme or data (whether by re-arranging, altering or erasing the programme or data in whole or part or otherwise); or adversely affect the user experience, including worms, trojan horses, viruses and other similar things or devices.</paratext>
                  </para>
                </defn>
              </defn.item>
              <defn.item condition="optional" id="a407908">
                <defn.term>Vulnerability</defn.term>
                <defn>
                  <para>
                    <paratext>
                      a weakness in the computational logic (for example, code) found in software and hardware components that when exploited, results in a negative impact to the confidentiality, integrity, or availability [of Customer Data] / [the Services], and the term 
                      <defn.term>Vulnerabilities</defn.term>
                       shall be interpreted accordingly.
                    </paratext>
                  </para>
                </defn>
                <drafting.note id="a880875" jurisdiction="">
                  <head align="left" preservecase="true">
                    <headtext>Vulnerability (optional)</headtext>
                  </head>
                  <division id="a000020" level="1">
                    <para>
                      <paratext>This concept concerns security vulnerabilities that may be present in software or hardware and is based on the definition used by US National Institute of Standards and Technology (NIST).</paratext>
                    </para>
                  </division>
                </drafting.note>
              </defn.item>
            </subclause1>
            <subclause1 id="a467414">
              <identifier>1.2</identifier>
              <para>
                <paratext>Clause, schedule and paragraph headings shall not affect the interpretation of this agreement.</paratext>
              </para>
            </subclause1>
            <subclause1 id="a646994">
              <identifier>1.3</identifier>
              <para>
                <paratext>A person includes an individual, corporate or unincorporated body (whether or not having separate legal personality) [and that person's legal and personal representatives, successors or permitted assigns].</paratext>
              </para>
            </subclause1>
            <subclause1 id="a67611">
              <identifier>1.4</identifier>
              <para>
                <paratext>A reference to a company includes any company, corporation or other body corporate, wherever and however incorporated or established.</paratext>
              </para>
            </subclause1>
            <subclause1 id="a163350">
              <identifier>1.5</identifier>
              <para>
                <paratext>Unless the context otherwise requires, words in the singular includes the plural and in the plural includes the singular.</paratext>
              </para>
            </subclause1>
            <subclause1 id="a779026">
              <identifier>1.6</identifier>
              <para>
                <paratext>Unless the context otherwise requires, a reference to one gender includes a reference to the other genders.</paratext>
              </para>
            </subclause1>
            <subclause1 id="a339116">
              <identifier>1.7</identifier>
              <para>
                <paratext>A reference to a statute or statutory provision is a reference to it as it is in force as at the date of this agreement.</paratext>
              </para>
            </subclause1>
            <subclause1 id="a326664">
              <identifier>1.8</identifier>
              <para>
                <paratext>A reference to a statute or statutory provision includes all subordinate legislation made as at the date of this agreement under that statute or statutory provision.</paratext>
              </para>
            </subclause1>
            <subclause1 id="a114753">
              <identifier>1.9</identifier>
              <para>
                <paratext>
                  A reference to 
                  <bold>writing</bold>
                   or 
                  <bold>written</bold>
                   excludes fax [and email 
                  <bold>OR</bold>
                   but not email].
                </paratext>
              </para>
            </subclause1>
            <subclause1 id="a176250">
              <identifier>1.10</identifier>
              <para>
                <paratext>References to clauses and schedules are to the clauses and schedules of this agreement; references to paragraphs are to paragraphs of the relevant schedule to this agreement.</paratext>
              </para>
            </subclause1>
          </clause>
          <clause id="a522918">
            <identifier>2.</identifier>
            <head align="left" preservecase="true">
              <headtext>User subscriptions</headtext>
            </head>
            <drafting.note id="a935915" jurisdiction="">
              <head align="left" preservecase="true">
                <headtext>User subscriptions</headtext>
              </head>
              <division id="a000021" level="1">
                <para>
                  <paratext>Under this clause, the supplier grants to the customer a right to permit the authorised users to use the services and the documentation during the subscription term and sets out a number of usage restrictions. This right is conditional on the customer having purchased the user subscriptions.</paratext>
                </para>
                <para>
                  <paratext>
                    Clear drafting of this licence scope is key. See, for example, 
                    <link href="D-101-1451" style="ACTLinkPLCtoPLC">
                      <ital>SAP UK Ltd v Diageo Great Britain Ltd [2017] EWHC 189 (TCC)</ital>
                    </link>
                    <ital> </ital>
                    and 
                    <link href="w-025-9434" style="ACTLinkPLCtoPLC">
                      <ital>Article, Indirect licensing: update on SAP v Diageo</ital>
                    </link>
                    <ital>.</ital>
                  </paratext>
                </para>
                <para>
                  <paratext>
                    It is assumed that the supplier and the customer will agree that a certain number of authorised users will have access to the services on a "one use per user subscription" basis (
                    <internal.reference refid="a767641">
                      <ital>clause 2.2(a)</ital>
                    </internal.reference>
                    ) and that user subscriptions cannot be used by more than one authorised user (
                    <internal.reference refid="a684781">
                      <ital>clause 2.2(b)</ital>
                    </internal.reference>
                    ). An authorised user will typically be an employee of the customer or its affiliates but may also include the customer's consultants and other independent contractors, and conceivably customers, suppliers or other business "partners" of the customer.
                  </paratext>
                </para>
                <para>
                  <paratext>
                    <internal.reference refid="a464519">
                      <ital>clause 2.2(c)</ital>
                    </internal.reference>
                     to 
                    <internal.reference refid="a496563">
                      <ital>clause 2.2(f)</ital>
                    </internal.reference>
                     set out the customer's obligations in relation to its authorised users, including the use of passwords and other security matters.
                  </paratext>
                </para>
                <para>
                  <paratext>
                    <internal.reference refid="a793646">
                      <ital>clause 2.3</ital>
                    </internal.reference>
                     sets out certain fairly standard terms that the supplier would normally wish to see in this type of arrangement in order to protect its services and related documentation, including preventing the customer from using the services to store or transmit unlawful, infringing and discriminating material; copying, duplicating and creating derivative works of the services and/or documentation; accessing the services and/or documentation to build a competing service and so on.
                  </paratext>
                </para>
              </division>
            </drafting.note>
            <subclause1 id="a997761">
              <identifier>2.1</identifier>
              <para>
                <paratext>
                  Subject to the Customer purchasing the User Subscriptions in accordance with 
                  <internal.reference refid="a801736">
                    <ital>clause 3.3</ital>
                  </internal.reference>
                   and 
                  <internal.reference refid="a877439">
                    <ital>clause 9.1</ital>
                  </internal.reference>
                  , the  restrictions set out in this 
                  <internal.reference refid="a522918">
                    <ital>clause 2</ital>
                  </internal.reference>
                   and the other terms and conditions of this agreement, the Supplier hereby grants to the Customer a non-exclusive, non-transferable right and licence, without the right to grant sublicences, to permit the Authorised Users to [access and] use the Services and the Documentation during the Subscription Term solely for the Customer's internal business operations.
                </paratext>
              </para>
            </subclause1>
            <subclause1 id="a491978">
              <identifier>2.2</identifier>
              <para>
                <paratext>In relation to the Authorised Users, the Customer undertakes that:</paratext>
              </para>
              <subclause2 id="a767641">
                <identifier>(a)</identifier>
                <para>
                  <paratext>the maximum number of Authorised Users that it authorises to access and use the Services and the Documentation shall not exceed the number of User Subscriptions it has purchased from time to time;</paratext>
                </para>
              </subclause2>
              <subclause2 id="a684781">
                <identifier>(b)</identifier>
                <para>
                  <paratext>it will not allow or suffer any User Subscription to be used by more than one individual Authorised User unless it has been reassigned in its entirety to another individual Authorised User, in which case the prior Authorised User shall no longer have any right to access or use the Services and/or Documentation;</paratext>
                </para>
              </subclause2>
              <subclause2 id="a464519">
                <identifier>(c)</identifier>
                <para>
                  <paratext>each Authorised User shall keep a secure password for their use of the Services and Documentation, that such password shall be changed no less frequently than [FREQUENCY] and that each Authorised User shall keep their password confidential;</paratext>
                </para>
                <drafting.note id="a326022" jurisdiction="">
                  <head align="left" preservecase="true">
                    <headtext>Single sign-on</headtext>
                  </head>
                  <division id="a000022" level="1">
                    <para>
                      <paratext>
                        Some SaaS solutions allow the use of the customer's single sign-on access so authentication policy may be dictated by the customer rather than the supplier. The parties should consider whether 
                        <internal.reference refid="a464519">
                          <ital>clause 2.2(c)</ital>
                        </internal.reference>
                         is appropriate for their circumstances.
                      </paratext>
                    </para>
                  </division>
                </drafting.note>
              </subclause2>
              <subclause2 condition="optional" id="a859728">
                <identifier>(d)</identifier>
                <para>
                  <paratext>it shall maintain a written, up to date list of current Authorised Users and provide such list to the Supplier within [5] Business Days of the Supplier's written request at any time or times;</paratext>
                </para>
              </subclause2>
              <subclause2 id="a674100">
                <identifier>(e)</identifier>
                <para>
                  <paratext>it shall permit the Supplier or the Supplier's designated auditor to audit the Services in order to establish the name and password of each Authorised User and the Customer's data processing facilities to audit compliance with this agreement. Each such audit may be conducted no more than [twice] per annum, at the Supplier's expense, and this right shall be exercised with reasonable prior notice, in such a manner as not to substantially interfere with the Customer's normal conduct of business;</paratext>
                </para>
                <drafting.note id="a768414" jurisdiction="">
                  <head align="left" preservecase="true">
                    <headtext>Audit</headtext>
                  </head>
                  <division id="a000023" level="1">
                    <para>
                      <paratext>Ensure that any rights of audits, which may require the processing of personal data by the supplier, are undertaken in compliance with applicable data protection law. This is likely to require the supplier and the customer to work together. We have suggested a frequency of twice per annum but an annual audit would also be reasonable.</paratext>
                    </para>
                    <para>
                      <paratext>
                        As this agreement is drafted from the perspective of the supplier, 
                        <internal.reference refid="a674100">
                          <ital>clause 2.2(e)</ital>
                        </internal.reference>
                         contains broad rights of audit. For a more detailed, and comprehensive, audit clause, see 
                        <link href="w-008-9824" style="ACTLinkPLCtoPLC">
                          <ital>Standard clause, Audit </ital>
                        </link>
                        (and its embedded drafting notes).
                      </paratext>
                    </para>
                  </division>
                </drafting.note>
              </subclause2>
              <subclause2 id="a496563">
                <identifier>(f)</identifier>
                <para>
                  <paratext>
                    if any of the audits referred to in 
                    <internal.reference refid="a674100">
                      <ital>clause 2.2(e)</ital>
                    </internal.reference>
                     reveal that any password has been provided to any individual who is not an Authorised User, then without prejudice to the Supplier's other rights, the Customer shall promptly disable such passwords and the Supplier shall not issue any new passwords to any such individual; and
                  </paratext>
                </para>
              </subclause2>
              <subclause2 id="a776211">
                <identifier>(g)</identifier>
                <para>
                  <paratext>
                    if any of the audits referred to in 
                    <internal.reference refid="a674100">
                      <ital>clause 2.2(e)</ital>
                    </internal.reference>
                     reveal that the Customer has underpaid Subscription Fees to the Supplier, then without prejudice to the Supplier's other rights, the Customer shall pay to the Supplier an amount equal to such underpayment as calculated in accordance with the prices set out in 
                    <internal.reference refid="a171538">
                      <ital>paragraph 1</ital>
                    </internal.reference>
                     of 
                    <internal.reference refid="a167493">
                      <ital>Schedule 1</ital>
                    </internal.reference>
                     within [10] Business Days of the date of the relevant audit.
                  </paratext>
                </para>
              </subclause2>
            </subclause1>
            <subclause1 id="a793646">
              <identifier>2.3</identifier>
              <para>
                <paratext>The Customer shall not access, store, distribute or transmit any Viruses, or any material during the course of its use of the Services that:</paratext>
              </para>
              <subclause2 id="a555949">
                <identifier>(a)</identifier>
                <para>
                  <paratext>is unlawful, harmful, threatening, defamatory, obscene, infringing, harassing or racially or ethnically offensive;</paratext>
                </para>
              </subclause2>
              <subclause2 id="a951157">
                <identifier>(b)</identifier>
                <para>
                  <paratext>facilitates illegal activity;</paratext>
                </para>
              </subclause2>
              <subclause2 id="a765530">
                <identifier>(c)</identifier>
                <para>
                  <paratext>depicts sexually explicit images;</paratext>
                </para>
              </subclause2>
              <subclause2 id="a587993">
                <identifier>(d)</identifier>
                <para>
                  <paratext>promotes unlawful violence;</paratext>
                </para>
              </subclause2>
              <subclause2 id="a855026">
                <identifier>(e)</identifier>
                <para>
                  <paratext>is discriminatory based on race, gender, colour, religious belief, sexual orientation, disability; or</paratext>
                </para>
              </subclause2>
              <subclause2 id="a631375">
                <identifier>(f)</identifier>
                <para>
                  <paratext>is otherwise illegal or causes damage or injury to any person or property;</paratext>
                </para>
              </subclause2>
              <para>
                <paratext>and the Supplier reserves the right, without liability or prejudice to its other rights to the Customer, to disable the Customer's access to any material that breaches the provisions of this clause.</paratext>
              </para>
            </subclause1>
            <subclause1 id="a1053926">
              <identifier>2.4</identifier>
              <para>
                <paratext>The Customer shall not:</paratext>
              </para>
              <subclause2 id="a348904">
                <identifier>(a)</identifier>
                <para>
                  <paratext>except as may be allowed by any applicable law which is incapable of exclusion by agreement between the parties and except to the extent expressly permitted under this agreement:</paratext>
                </para>
                <subclause3 id="a342267">
                  <identifier>(i)</identifier>
                  <para>
                    <paratext>attempt to copy, modify, duplicate, create derivative works from, frame, mirror, republish, download, display, transmit, or distribute all or any portion of the Software, the Services and/or Documentation (as applicable) in any form or media or by any means; or</paratext>
                  </para>
                </subclause3>
                <subclause3 id="a283548">
                  <identifier>(ii)</identifier>
                  <para>
                    <paratext>attempt to de-compile, reverse compile, disassemble, reverse engineer or otherwise reduce to human-perceivable form all or any part of the Software or the Services; or</paratext>
                  </para>
                </subclause3>
              </subclause2>
              <subclause2 id="a1020559">
                <identifier>(b)</identifier>
                <para>
                  <paratext>access all or any part of the Services and Documentation in order to build a product or service which competes with the Services and/or the Documentation; or</paratext>
                </para>
              </subclause2>
              <subclause2 id="a543944">
                <identifier>(c)</identifier>
                <para>
                  <paratext>use the Services and/or Documentation to provide services to third parties; or</paratext>
                </para>
              </subclause2>
              <subclause2 id="a973788">
                <identifier>(d)</identifier>
                <para>
                  <paratext>
                    subject to 
                    <internal.reference refid="a761267">
                      <ital>clause 22.1</ital>
                    </internal.reference>
                    , license, sell, rent, lease, transfer, assign, distribute, display, disclose, or otherwise commercially exploit, or otherwise make the Services and/or Documentation available to any third party except the Authorised Users, or
                  </paratext>
                </para>
              </subclause2>
              <subclause2 id="a153098">
                <identifier>(e)</identifier>
                <para>
                  <paratext>
                    attempt to obtain, or assist third parties in obtaining, access to the Services and/or Documentation, other than as provided under this 
                    <internal.reference refid="a522918">
                      <ital>clause 2</ital>
                    </internal.reference>
                    ; or
                  </paratext>
                </para>
              </subclause2>
              <subclause2 id="a495433">
                <identifier>(f)</identifier>
                <para>
                  <paratext>introduce or permit the introduction of, any Virus [or Vulnerability] into the Services or the Supplier's network and information systems.</paratext>
                </para>
              </subclause2>
            </subclause1>
            <subclause1 id="a428221">
              <identifier>2.5</identifier>
              <para>
                <paratext>The Customer shall use all reasonable endeavours to prevent any unauthorised access to, or use of, the Services and/or the Documentation and, in the event of any such unauthorised access or use, promptly notify the Supplier.</paratext>
              </para>
            </subclause1>
            <subclause1 id="a907209">
              <identifier>2.6</identifier>
              <para>
                <paratext>
                  The rights provided under this 
                  <internal.reference refid="a522918">
                    <ital>clause 2</ital>
                  </internal.reference>
                   are granted to the Customer only, and shall not be considered granted to any subsidiary or holding company of the Customer.
                </paratext>
              </para>
            </subclause1>
          </clause>
          <clause id="a154220">
            <identifier>3.</identifier>
            <head align="left" preservecase="true">
              <headtext>Additional user subscriptions</headtext>
            </head>
            <drafting.note id="a759832" jurisdiction="">
              <head align="left" preservecase="true">
                <headtext>Additional user subscriptions</headtext>
              </head>
              <division id="a000024" level="1">
                <para>
                  <paratext>
                    <internal.reference refid="a154220">
                      <ital>clause 3</ital>
                    </internal.reference>
                     allows the customer to purchase additional user subscriptions during the subscription term and sets out the procedure for doing so. The customer must pay the relevant fee for the additional user subscriptions as set out in 
                    <internal.reference refid="a167493">
                      <ital>Schedule 1</ital>
                    </internal.reference>
                    . If additional user subscriptions are purchased part way through the initial subscription term or any renewal period, then the fee payable by the customer for the additional user subscriptions will be pro-rated for the remainder of that term or period.
                  </paratext>
                </para>
              </division>
            </drafting.note>
            <subclause1 id="a541339">
              <identifier>3.1</identifier>
              <para>
                <paratext>
                  Subject to 
                  <internal.reference refid="a911140">
                    <ital>clause 3.2</ital>
                  </internal.reference>
                   and 
                  <internal.reference refid="a801736">
                    <ital>clause 3.3</ital>
                  </internal.reference>
                  , the Customer may, from time to time during any Subscription Term, purchase additional User Subscriptions in excess of the number set out in 
                  <internal.reference refid="a171538">
                    <ital>paragraph 1</ital>
                  </internal.reference>
                   of 
                  <internal.reference refid="a167493">
                    <ital>Schedule 1</ital>
                  </internal.reference>
                   and the Supplier shall grant access to the Services and the Documentation to such additional Authorised Users in accordance with the provisions of this agreement.
                </paratext>
              </para>
            </subclause1>
            <subclause1 id="a911140">
              <identifier>3.2</identifier>
              <para>
                <paratext>If the Customer wishes to purchase additional User Subscriptions, the Customer shall notify the Supplier in writing. The Supplier shall evaluate such request for additional User Subscriptions and respond to the Customer with approval or rejection of the request [(such approval not to be unreasonably withheld)]. Where the Supplier approves the request, the Supplier shall activate the additional User Subscriptions within [NUMBER] days of its approval of the Customer's request.</paratext>
              </para>
            </subclause1>
            <subclause1 id="a801736">
              <identifier>3.3</identifier>
              <para>
                <paratext>
                  If the Supplier approves the Customer's request to purchase additional User Subscriptions, the Customer shall, within 30 days of the date of the Supplier's invoice, pay to the Supplier the relevant fees for such additional User Subscriptions as set out in 
                  <internal.reference refid="a898768">
                    <ital>paragraph 2</ital>
                  </internal.reference>
                   of 
                  <internal.reference refid="a167493">
                    <ital>Schedule 1</ital>
                  </internal.reference>
                   and, if such additional User Subscriptions are purchased by the Customer part way through the Initial Subscription Term or any Renewal Period (as applicable), such fees shall be pro-rated from the date of activation by the Supplier for the remainder of the Initial Subscription Term or then current Renewal Period (as applicable).
                </paratext>
              </para>
            </subclause1>
          </clause>
          <clause id="a207627">
            <identifier>4.</identifier>
            <head align="left" preservecase="true">
              <headtext>Services</headtext>
            </head>
            <drafting.note id="a627611" jurisdiction="">
              <head align="left" preservecase="true">
                <headtext>Services</headtext>
              </head>
              <division id="a000025" level="1">
                <para>
                  <paratext>
                    Under 
                    <internal.reference refid="a381119">
                      <ital>clause 4.1</ital>
                    </internal.reference>
                    , the supplier is placed under a general obligation to provide the services and make available the documentation to the customer. More specifically, the supplier agrees to use commercially reasonable endeavours to make the services available 24 hours a day, seven days a week, except for planned maintenance carried out during the maintenance window and unscheduled maintenance performed outside normal business hours (
                    <internal.reference refid="a789714">
                      <ital>clause 4.2</ital>
                    </internal.reference>
                    ).
                  </paratext>
                </para>
                <para>
                  <paratext>
                    The supplier also agrees to provide the customer with the supplier's standard customer support services during normal business hours in accordance with its current support services policy. The supplier should state whether this is included within the fees or is subject to additional cost. This clause states that the customer may purchase 
                    <bold>enhanced</bold>
                     support services separately at the supplier's then current rates (
                    <internal.reference refid="a522681">
                      <ital>clause 4.3</ital>
                    </internal.reference>
                    ).
                  </paratext>
                </para>
              </division>
            </drafting.note>
            <subclause1 id="a381119">
              <identifier>4.1</identifier>
              <para>
                <paratext>The Supplier shall, during the Subscription Term, provide the Services and make available the Documentation to the Customer on and subject to the terms of this agreement.</paratext>
              </para>
            </subclause1>
            <subclause1 id="a789714">
              <identifier>4.2</identifier>
              <para>
                <paratext>The Supplier shall use commercially reasonable endeavours to make the Services available 24 hours a day, seven days a week, except for:</paratext>
              </para>
              <subclause2 id="a142199">
                <identifier>(a)</identifier>
                <para>
                  <paratext>planned maintenance carried out during the maintenance window of [10.00 pm to 2.00 am UK time]; and</paratext>
                </para>
              </subclause2>
              <subclause2 id="a84747">
                <identifier>(b)</identifier>
                <para>
                  <paratext>unscheduled maintenance performed outside Normal Business Hours, provided that the Supplier has used reasonable endeavours to give the Customer at least [[6] Normal Business Hours'] notice in advance.</paratext>
                </para>
              </subclause2>
            </subclause1>
            <subclause1 id="a522681">
              <identifier>4.3</identifier>
              <para>
                <paratext>
                  The Supplier will, as part of the Services [and at no additional cost to the Customer 
                  <bold>OR</bold>
                   and in consideration of the support fees set out in Schedule 1], provide the Customer with the Supplier's standard customer support services during Normal Business Hours in accordance with the Supplier's Support Services Policy in effect at the time that the Services are provided.  The Supplier may amend the Support Services Policy in its sole and absolute discretion from time to time [except that any such amendments shall not materially alter the support services to the Customer’s detriment]. The Customer may purchase enhanced support services separately at the Supplier's then current rates.
                </paratext>
              </para>
            </subclause1>
          </clause>
          <clause id="a391801">
            <identifier>5.</identifier>
            <head align="left" preservecase="true">
              <headtext>Data protection</headtext>
            </head>
            <drafting.note id="a505340" jurisdiction="">
              <head align="left" preservecase="true">
                <headtext>Data protection</headtext>
              </head>
              <division id="a000026" level="1">
                <para>
                  <paratext>
                    For more information on data protection, and the appropriate clauses to be inserted here, see 
                    <internal.reference refid="a653664">
                      <ital>Drafting note, Data protection</ital>
                    </internal.reference>
                    .
                  </paratext>
                </para>
              </division>
            </drafting.note>
            <subclause1 id="a328299">
              <identifier>5.1</identifier>
              <para>
                <paratext>[INSERT APPROPRIATE DATA PROTECTION CLAUSES].</paratext>
              </para>
            </subclause1>
          </clause>
          <clause id="a248076">
            <identifier>6.</identifier>
            <head align="left" preservecase="true">
              <headtext>Third party providers</headtext>
            </head>
            <drafting.note id="a635701" jurisdiction="">
              <head align="left" preservecase="true">
                <headtext>Third party providers</headtext>
              </head>
              <division id="a000027" level="1">
                <para>
                  <paratext>
                    <internal.reference refid="a248076">
                      <ital>Clause 6</ital>
                    </internal.reference>
                     states that the supplier excludes its liability in relation to the content of, and the customer's use of, or correspondence with, any third party websites accessible via the supplier's services, and that the supplier does not endorse or approve any such third party website. A supplier could argue that its position in relation to liability for such third party content is, under general law, analogous to that of an Internet Service Provider (ISP). Under the 
                    <link href="1-508-2467" style="ACTLinkPLCtoPLC">
                      <ital>E-Commerce (EC Directive) Regulations 2002</ital>
                    </link>
                    , an ISP is considered to be an intermediary or a "mere conduit" of information and, as such, escapes liability for damages or criminal or civil action, provided that certain conditions are met. Furthermore, it could be argued that a supplier cannot be expected to be responsible for, or be aware of, the content of third parties' websites which are accessible by the customer via the subscription services that it provides. That said, it would be wise for a supplier that does become aware of illegal content of a site accessible via its services to promptly block its customers' access to that site.
                  </paratext>
                </para>
              </division>
            </drafting.note>
            <subclause1 id="a465229">
              <para>
                <paratext>The Customer acknowledges that the Services may enable or assist it to access the website content of, correspond with, and purchase products and services from, third parties via third-party websites and that it does so solely at its own risk. The Supplier makes no representation, warranty or commitment and shall have no liability or obligation whatsoever in relation to the content or use of, or correspondence with, any such third-party website, or any transactions completed, and any contract entered into by the Customer, with any such third party.  Any contract entered into and any transaction completed via any third-party website is between the Customer and the relevant third party, and not the Supplier.  The Supplier recommends that the Customer refers to the third party's website terms and conditions and privacy policy prior to using the relevant third-party website. The Supplier does not endorse or approve any third-party website nor the content of any of the third-party website made available via the Services.</paratext>
              </para>
            </subclause1>
          </clause>
          <clause id="a646812">
            <identifier>7.</identifier>
            <head align="left" preservecase="true">
              <headtext>Supplier's obligations</headtext>
            </head>
            <drafting.note id="a307171" jurisdiction="">
              <head align="left" preservecase="true">
                <headtext>Supplier's obligations</headtext>
              </head>
              <division id="a000028" level="1">
                <para>
                  <paratext>
                    This clause sets out fairly standard supplier warranties, exclusions and obligations. Specifically, the supplier will perform the services substantially in accordance with the documentation and with reasonable skill and care. In the event that the services do not conform with such warranty, the supplier will use all reasonable commercial endeavours to correct such non-performance. This is the customer's sole and exclusive remedy for the supplier's non-conformance (
                    <internal.reference refid="a736307">
                      <ital>clause 7.2</ital>
                    </internal.reference>
                    ). If the "sole and exclusive remedy" wording was not included in the agreement, the customer may be able to bring an action for breach of contract against the supplier, in addition to the customer's existing remedies of correcting any non-performance or providing an alternative means of accomplishing the desired performance. This may, subject to the caps and limits on liability set out in 
                    <internal.reference refid="a990385">
                      <ital>clause 13</ital>
                    </internal.reference>
                    , result in the supplier being liable for any direct loss suffered by the customer. Note that any exclusion clauses included in a party's standard terms will be subject to the reasonableness test set out in the 
                    <link href="7-505-7728" style="ACTLinkPLCtoPLC">
                      <ital>Unfair Contract Terms Act 1977</ital>
                    </link>
                     (UCTA) and will be interpreted against the party seeking to rely on them. For a further explanation of the scope of each party's liability under the agreement, please see 
                    <internal.reference refid="a901257">
                      <ital>Drafting note, Limitation of liability</ital>
                    </internal.reference>
                     below.
                  </paratext>
                </para>
                <para>
                  <paratext>
                    In addition, the supplier specifically states that it is not responsible for any delays, delivery failures, or other damage resulting from the transfer of data over communications networks and facilities, including the internet (
                    <internal.reference refid="a604086">
                      <ital>clause 7.3(a)(iv)</ital>
                    </internal.reference>
                    ).
                  </paratext>
                </para>
              </division>
            </drafting.note>
            <subclause1 id="a836484">
              <identifier>7.1</identifier>
              <para>
                <paratext>The Supplier shall perform the Services substantially in accordance with the Documentation and with reasonable skill and care.</paratext>
              </para>
            </subclause1>
            <subclause1 id="a736307">
              <identifier>7.2</identifier>
              <para>
                <paratext>
                  The Supplier's obligations at 
                  <internal.reference refid="a836484">
                    <ital>clause 7.1</ital>
                  </internal.reference>
                   shall not apply to the extent of any non-conformance which is caused by use of the Services contrary to the Supplier's instructions, or modification or alteration of the Services by any party other than the Supplier or the Supplier's duly authorised contractors or agents. If the Services do not conform with the terms of clause 7.1, Supplier will, at its expense, use reasonable commercial endeavours to correct any such non-conformance promptly. Such correction constitutes the Customer's sole and exclusive remedy for any breach of the undertaking set out in 
                  <internal.reference refid="a836484">
                    <ital>clause 7.1</ital>
                  </internal.reference>
                  .
                </paratext>
              </para>
            </subclause1>
            <subclause1 id="a188652">
              <identifier>7.3</identifier>
              <para>
                <paratext>The Supplier:</paratext>
              </para>
              <subclause2 id="a302418">
                <identifier>(a)</identifier>
                <para>
                  <paratext>does not warrant that:</paratext>
                </para>
                <subclause3 condition="optional" id="a148941">
                  <identifier>(i)</identifier>
                  <para>
                    <paratext>the Customer's use of the Services will be uninterrupted or error-free; [or]</paratext>
                  </para>
                </subclause3>
                <subclause3 condition="optional" id="a358865">
                  <identifier>(ii)</identifier>
                  <para>
                    <paratext>that the Services, Documentation and/or the information obtained by the Customer through the Services will meet the Customer's requirements; [or]</paratext>
                  </para>
                </subclause3>
                <subclause3 condition="optional" id="a357996">
                  <identifier>(iii)</identifier>
                  <para>
                    <paratext>the Software or the Services will be free from Vulnerabilities or Viruses; [or]</paratext>
                  </para>
                  <drafting.note id="a548914" jurisdiction="">
                    <head align="left" preservecase="true">
                      <headtext>No warranty as to software vulnerabilities (optional)</headtext>
                    </head>
                    <division id="a000029" level="1">
                      <para>
                        <paratext>
                          The supplier may be justified in including the statement at 
                          <internal.reference refid="a357996">
                            <ital>clause 7.3(a)(iii)</ital>
                          </internal.reference>
                           on the basis that it is difficult for any technology provider to guarantee its network and information systems will be free from software vulnerabilities.
                        </paratext>
                      </para>
                      <para>
                        <paratext>
                          However, this statement might serve as a red flag for customers and alert them to an issue that might not otherwise be raised (for example, it may trigger them to request specific cybersecurity warranties from the supplier). As such, the supplier might choose not to include the language at 
                          <internal.reference refid="a357996">
                            <ital>clause 7.3(a)(iii)</ital>
                          </internal.reference>
                           and rely instead on its general disclaimer of heightened cybersecurity standards at 
                          <internal.reference refid="a604086">
                            <ital>clause 7.3(a)(iv)</ital>
                          </internal.reference>
                           (see 
                          <internal.reference refid="a618288">
                            <ital>Drafting note, Excluding heightened cybersecurity requirements (optional)</ital>
                          </internal.reference>
                          ) or choose to remain silent altogether on this point.
                        </paratext>
                      </para>
                    </division>
                  </drafting.note>
                </subclause3>
                <subclause3 condition="optional" id="a604086">
                  <identifier>(iv)</identifier>
                  <para>
                    <paratext>the Software, Documentation or Services will comply with any Heightened Cybersecurity Requirements.</paratext>
                  </para>
                  <drafting.note id="a618288" jurisdiction="">
                    <head align="left" preservecase="true">
                      <headtext>Excluding heightened cybersecurity requirements (optional)</headtext>
                    </head>
                    <division id="a000030" level="1">
                      <para>
                        <paratext>
                          The supplier might consider stating explicitly here that it cannot guarantee that its software will meet any heightened cybersecurity requirements that the customer or its end users may be subject to (whether under the NIS Regulations or otherwise, 
                          <internal.reference refid="a829138">
                            <ital>Drafting note, Cybersecurity</ital>
                          </internal.reference>
                          <ital>.</ital>
                        </paratext>
                      </para>
                      <para>
                        <paratext>The supplier may be justified in doing so, as if the customer, or its end users, are classified as an OEM or RDSP under the NIS Regulations, it may be subject to stricter cybersecurity standards than would otherwise be applicable, and the supplier's software or services may not have been designed with such requirements in mind. In such circumstances, the supplier may require the customer to review the Documentation to reach its own conclusions as to whether the software and services are sufficient to meet any heightened cybersecurity standards that the customer or its end users might be subject to.</paratext>
                      </para>
                      <para>
                        <paratext>However, as the inclusion of such caveats may only serve to flag a potential issue to the customer, the supplier may prefer to stay silent on this point and rely on an assumption that no such standards would be implied in any event. This approach carries more risk where the customer imposes a general obligation on the supplier to comply "with all applicable laws" as the supplier will want to avoid any arguments as to which laws were applicable in the circumstances.</paratext>
                      </para>
                      <para>
                        <paratext>
                          The applicable laws commitment is becoming more difficult for a supplier to agree to as the number of applicable laws increases, particularly if the services are in-scope of EU laws (such as DORA or similar sector requirements) or if the services are designed to assist a customer with compliance with laws to which it is subject (see 
                          <internal.reference refid="a879701">
                            <ital>Drafting note, EU considerations</ital>
                          </internal.reference>
                          ). It may therefore be appropriate for both parties to include more detail when defining applicable laws, to avoid future disputes as to the extent of each party’s compliance obligations.
                        </paratext>
                      </para>
                      <para>
                        <paratext>
                          The customer may only accept 
                          <internal.reference refid="a604086">
                            <ital>clause 7.3(a)(iv)</ital>
                          </internal.reference>
                           where the definition of Heightened Cybersecurity Requirements is limited to those requirements that would not otherwise apply to the supplier anyway, see 
                          <internal.reference refid="a209098">
                            <ital>Drafting note, Heightened cybersecurity Requirements (optional)</ital>
                          </internal.reference>
                          .
                        </paratext>
                      </para>
                    </division>
                  </drafting.note>
                </subclause3>
              </subclause2>
              <subclause2 id="a587661">
                <identifier>(b)</identifier>
                <para>
                  <paratext>is not responsible for any delays, delivery failures, or any other loss or damage resulting from the transfer of data over communications networks and facilities, including the internet, and the Customer acknowledges that the Services and Documentation may be subject to limitations, delays and other problems inherent in the use of such communications facilities.</paratext>
                </para>
              </subclause2>
            </subclause1>
            <subclause1 id="a1026977">
              <identifier>7.4</identifier>
              <para>
                <paratext>This agreement shall not prevent the Supplier from entering into similar agreements with third parties, or from independently developing, using, selling or licensing documentation, products and/or services which are similar to those provided under this agreement.</paratext>
              </para>
            </subclause1>
            <subclause1 id="a414097">
              <identifier>7.5</identifier>
              <para>
                <paratext>The Supplier warrants that it has and will maintain all necessary licences, consents, and permissions necessary for the performance of its obligations under this agreement.</paratext>
              </para>
            </subclause1>
            <subclause1 id="a352298">
              <identifier>7.6</identifier>
              <para>
                <paratext>The Supplier shall follow its archiving procedures for Customer Data as set out in its [Back-Up Policy] available at [[WEB ADDRESS] or such other website address as may be notified to the Customer from time to time], as such document may be amended by the Supplier in its sole discretion from time to time. In the event of any loss or damage to Customer Data, the Customer's sole and exclusive remedy against the Supplier shall be for the Supplier to use reasonable commercial endeavours to restore the lost or damaged Customer Data from the latest back-up of such Customer Data maintained by the Supplier in accordance with the archiving procedure described in its [Back-Up Policy]. The Supplier shall not be responsible for any loss, destruction, alteration or disclosure of Customer Data caused by any third party (except those third parties sub-contracted by the Supplier to perform services related to Customer Data maintenance and back-up.</paratext>
              </para>
              <drafting.note id="a865656" jurisdiction="">
                <head align="left" preservecase="true">
                  <headtext>Customer Data</headtext>
                </head>
                <division id="a000031" level="1">
                  <para>
                    <paratext>The treatment of data security and back-ups is extremely important in this type of SaaS arrangement. Under clause 7.6, the supplier is under an obligation to comply with its privacy and security policy and its back-up policy.</paratext>
                  </para>
                </division>
              </drafting.note>
            </subclause1>
          </clause>
          <clause id="a783898">
            <identifier>8.</identifier>
            <head align="left" preservecase="true">
              <headtext>Customer's obligations</headtext>
            </head>
            <drafting.note id="a225766" jurisdiction="">
              <head align="left" preservecase="true">
                <headtext>Customer's obligations</headtext>
              </head>
              <division id="a000032" level="1">
                <para>
                  <paratext>This clause sets out the customer's main obligations under the agreement. In a SaaS arrangement like this, the supplier will regard it as essential for the customer to give basic commitments about co-operation, access and information.</paratext>
                </para>
                <para>
                  <paratext>
                    <internal.reference refid="a264558">
                      <ital>clause 8.1(b)</ital>
                    </internal.reference>
                     is an obligation on the customer to comply with applicable laws. This provision is especially valuable where the scope of services might change with legislation (for example, in the areas of tax and accounting).
                  </paratext>
                </para>
                <para>
                  <paratext>
                    <internal.reference refid="a232514">
                      <ital>clause 8.1(c)</ital>
                    </internal.reference>
                     relieves the supplier of any responsibility for delays that are caused by the customer.
                  </paratext>
                </para>
                <para>
                  <paratext>
                    Under 
                    <internal.reference refid="a328646">
                      <ital>clause 8.1(d)</ital>
                    </internal.reference>
                    , the customer must ensure that the authorised users use the services and the documentation in accordance with the agreement and shall be responsible for the authorised user's breach of any of the terms of it.
                  </paratext>
                </para>
                <para>
                  <paratext>
                    <internal.reference refid="a1040249">
                      <ital>clause 8.1(e)</ital>
                    </internal.reference>
                     requires the customer to make sure that it has obtained all necessary consents that are necessary to enable the supplier to perform its obligations.
                  </paratext>
                </para>
                <para>
                  <paratext>
                    <internal.reference refid="a905437">
                      <ital>clause 8.1(f)</ital>
                    </internal.reference>
                     requires the customer to ensure that its network and systems comply with the relevant specifications provided by the supplier, and 
                    <internal.reference refid="a1044295">
                      <ital>clause 8.1(g)</ital>
                    </internal.reference>
                     makes the customer responsible for the integrity of its network connections and telecommunications links from the customer's systems to the supplier's data centres, and for all problems, loss or damage arising from its network connections or telecommunications links, or caused by the internet.
                  </paratext>
                </para>
              </division>
            </drafting.note>
            <subclause1 id="a674493">
              <identifier>8.1</identifier>
              <para>
                <paratext>The Customer shall:</paratext>
              </para>
              <subclause2 id="a471548">
                <identifier>(a)</identifier>
                <para>
                  <paratext>provide the Supplier with:</paratext>
                </para>
                <subclause3 id="a80385">
                  <identifier>(i)</identifier>
                  <para>
                    <paratext>all necessary co-operation in relation to this agreement; and</paratext>
                  </para>
                </subclause3>
                <subclause3 id="a253877">
                  <identifier>(ii)</identifier>
                  <para>
                    <paratext>all necessary access to such information as may be required by the Supplier;</paratext>
                  </para>
                </subclause3>
                <para>
                  <paratext>in order to provide the Services, including but not limited to Customer Data, security access information and configuration services;</paratext>
                </para>
              </subclause2>
              <subclause2 id="a264558">
                <identifier>(b)</identifier>
                <para>
                  <paratext>without affecting its other obligations under this agreement, comply with all applicable laws [including sanctions laws] and regulations with respect to its activities under this agreement;</paratext>
                </para>
                <drafting.note id="a813695" jurisdiction="">
                  <head align="left" preservecase="true">
                    <headtext>Sanctions</headtext>
                  </head>
                  <division id="a000033" level="1">
                    <para>
                      <paratext>
                        The supplier is likely to want an express commitment that the customer will comply with sanctions laws. We have added optional wording in 
                        <internal.reference refid="a264558">
                          <ital>clause 8.1(b)</ital>
                        </internal.reference>
                        . The parties should consider whether it is appropriate to list specific countries from which Authorised Users are not permitted to access the services, even in an agreement between two UK entities where users may be predominantly based in the UK. For more information, see 
                        <link href="w-035-2784" style="ACTLinkPLCtoPLC">
                          <ital>Sanctions regime; overview (UK)</ital>
                        </link>
                        .
                      </paratext>
                    </para>
                  </division>
                </drafting.note>
              </subclause2>
              <subclause2 id="a232514">
                <identifier>(c)</identifier>
                <para>
                  <paratext>carry out all other Customer responsibilities set out in this agreement in a timely and efficient manner. In the event of any delays in the Customer's provision of such assistance as agreed by the parties, the Supplier may adjust any agreed timetable or delivery schedule as reasonably necessary and the Supplier shall not be liable for any failure to deliver any or all of the Services to the extent caused by Customer’s delay;</paratext>
                </para>
              </subclause2>
              <subclause2 id="a328646">
                <identifier>(d)</identifier>
                <para>
                  <paratext>ensure that the Authorised Users use the Services and the Documentation in accordance with the terms and conditions of this agreement and shall be responsible for any Authorised User's breach of this agreement;</paratext>
                </para>
              </subclause2>
              <subclause2 id="a1040249">
                <identifier>(e)</identifier>
                <para>
                  <paratext>obtain and shall maintain all necessary licences, consents, and permissions necessary for the Supplier, its contractors and agents to perform their obligations under this agreement, including without limitation the Services;</paratext>
                </para>
              </subclause2>
              <subclause2 id="a905437">
                <identifier>(f)</identifier>
                <para>
                  <paratext>ensure that its network and systems comply with the relevant specifications provided by the Supplier from time to time; and</paratext>
                </para>
              </subclause2>
              <subclause2 id="a1044295">
                <identifier>(g)</identifier>
                <para>
                  <paratext>be, to the extent permitted by law and except as otherwise expressly provided in this agreement, solely responsible for procuring, maintaining and securing its network connections and telecommunications links from its systems to the Supplier's data centres, and all problems, conditions, delays, delivery failures and all other loss or damage arising from or relating to the Customer's network connections or telecommunications links or caused by the internet.</paratext>
                </para>
              </subclause2>
            </subclause1>
            <subclause1 id="a101858">
              <identifier>8.2</identifier>
              <para>
                <paratext>The Customer shall own all right, title and interest in and to all of the Customer Data that is not personal data and shall have sole responsibility for the legality, reliability, integrity, accuracy and quality of all such Customer Data.</paratext>
              </para>
              <drafting.note id="a416065" jurisdiction="">
                <head align="left" preservecase="true">
                  <headtext>Customer Data</headtext>
                </head>
                <division id="a000034" level="1">
                  <para>
                    <paratext>Clause 8.2 makes it clear that the customer owns and is responsible for the accuracy, quality, and so on of the customer data, and also the means by which the customer data is acquired.</paratext>
                  </para>
                </division>
              </drafting.note>
            </subclause1>
          </clause>
          <clause id="a627723">
            <identifier>9.</identifier>
            <head align="left" preservecase="true">
              <headtext>Charges and payment</headtext>
            </head>
            <drafting.note id="a289854" jurisdiction="">
              <head align="left" preservecase="true">
                <headtext>Charges and payment</headtext>
              </head>
              <division id="a000035" level="1">
                <para>
                  <paratext>In essence, there are four types of fees payable under this agreement:</paratext>
                </para>
                <list type="bulleted">
                  <list.item>
                    <para>
                      <paratext>
                        Subscription fee payable in respect of the user subscriptions. This fee will be paid in advance and will be based on the number of user subscriptions purchased (
                        <internal.reference refid="a171538">
                          <ital>paragraph 1</ital>
                        </internal.reference>
                        <ital>, Schedule 1</ital>
                        ).
                      </paratext>
                    </para>
                  </list.item>
                  <list.item>
                    <para>
                      <paratext>
                        Fees payable in respect of any additional user subscriptions purchased by the customer during the subscription term (
                        <internal.reference refid="a898768">
                          <ital>paragraph 2</ital>
                        </internal.reference>
                        <ital>, Schedule 1</ital>
                        ).
                      </paratext>
                    </para>
                  </list.item>
                  <list.item>
                    <para>
                      <paratext>
                        Fees payable in respect of any data stored by the customer in excess of the data storage limit set out in the documentation (
                        <internal.reference refid="a657963">
                          <ital>paragraph 3</ital>
                        </internal.reference>
                        <ital>, Schedule 1</ital>
                        ).
                      </paratext>
                    </para>
                  </list.item>
                  <list.item>
                    <para>
                      <paratext>
                        Support fees payable in accordance with 
                        <internal.reference refid="a522681">
                          <ital>clause 4.3</ital>
                        </internal.reference>
                        .
                      </paratext>
                    </para>
                  </list.item>
                </list>
                <para>
                  <paratext>As AI powered functionality increases there is an increasing trend for consumption-based fees to be relevant for some types of SaaS service.</paratext>
                </para>
                <para>
                  <paratext>
                    <internal.reference refid="a468771">
                      <ital>Clause 9.6</ital>
                    </internal.reference>
                     provides that the supplier may increase the subscription fees, the additional user subscription fees and/or the excess storage fees at the start of each renewal period upon 90 days' prior notice to the customer.
                  </paratext>
                </para>
              </division>
            </drafting.note>
            <subclause1 id="a877439">
              <identifier>9.1</identifier>
              <para>
                <paratext>
                  The Customer shall pay the Subscription Fees to the Supplier for the User Subscriptions in accordance with this 
                  <internal.reference refid="a627723">
                    <ital>clause 9</ital>
                  </internal.reference>
                   and 
                  <internal.reference refid="a167493">
                    <ital>Schedule 1</ital>
                  </internal.reference>
                   [and the support fees in accordance with 
                  <internal.reference refid="a522681">
                    <ital>clause 4.3</ital>
                  </internal.reference>
                   and 
                  <internal.reference refid="a167493">
                    <ital>Schedule 1</ital>
                  </internal.reference>
                  ].
                </paratext>
              </para>
            </subclause1>
            <subclause1 id="a862712">
              <identifier>9.2</identifier>
              <para>
                <paratext>The Customer shall on the Effective Date provide to the Supplier valid, up-to-date and complete credit card details or approved purchase order information acceptable to the Supplier and any other relevant valid, up-to-date and complete contact and billing details and, if the Customer provides:</paratext>
              </para>
              <subclause2 id="a172471">
                <identifier>(a)</identifier>
                <para>
                  <paratext>its credit card details to the Supplier, the Customer hereby authorises the Supplier to bill such credit card:</paratext>
                </para>
                <subclause3 id="a243196">
                  <identifier>(i)</identifier>
                  <para>
                    <paratext>on the Effective Date for the Subscription Fees payable in respect of the Initial Subscription Term; and</paratext>
                  </para>
                </subclause3>
                <subclause3 id="a296602">
                  <identifier>(ii)</identifier>
                  <para>
                    <paratext>
                      subject to 
                      <internal.reference refid="a819484">
                        <ital>clause 14.1</ital>
                      </internal.reference>
                      , on each anniversary of the Effective Date for the Subscription Fees payable in respect of the next Renewal Period;
                    </paratext>
                  </para>
                </subclause3>
              </subclause2>
              <subclause2 id="a136382">
                <identifier>(b)</identifier>
                <para>
                  <paratext>its approved purchase order information to the Supplier, the Supplier shall invoice the Customer:</paratext>
                </para>
                <subclause3 id="a617042">
                  <identifier>(i)</identifier>
                  <para>
                    <paratext>on the Effective Date for the Subscription Fees payable in respect of the Initial Subscription Term; and</paratext>
                  </para>
                </subclause3>
                <subclause3 id="a909483">
                  <identifier>(ii)</identifier>
                  <para>
                    <paratext>
                      subject to 
                      <internal.reference refid="a819484">
                        <ital>clause 14.1</ital>
                      </internal.reference>
                      , at least 30 days prior to each anniversary of the Effective Date for the Subscription Fees payable in respect of the next Renewal Period,
                    </paratext>
                  </para>
                </subclause3>
                <para>
                  <paratext>and the Customer shall pay each invoice within 30 days after the date of such invoice.</paratext>
                </para>
              </subclause2>
            </subclause1>
            <subclause1 id="a766580">
              <identifier>9.3</identifier>
              <para>
                <paratext>If the Supplier has not received payment within [30 days] after the due date, and without prejudice to any other rights and remedies of the Supplier:</paratext>
              </para>
              <subclause2 id="a460867">
                <identifier>(a)</identifier>
                <para>
                  <paratext>the Supplier may, on no less than 5 Business Days' notice to the Customer and without liability to the Customer, disable the Customer's password, account and access to all or part of the Services and the Supplier shall be under no obligation to provide any or all of the Services while the invoice(s) concerned remain unpaid; and</paratext>
                </para>
              </subclause2>
              <subclause2 id="a112429">
                <identifier>(b)</identifier>
                <para>
                  <paratext>interest shall accrue on a daily basis on such due amounts at an annual rate equal to [3]% over the then current base lending rate of [the Supplier's bankers in the UK] from time to time, commencing on the due date and continuing until fully paid, whether before or after judgment.</paratext>
                </para>
              </subclause2>
            </subclause1>
            <subclause1 id="a157745">
              <identifier>9.4</identifier>
              <para>
                <paratext>All amounts and fees stated or referred to in this agreement:</paratext>
              </para>
              <subclause2 id="a366003">
                <identifier>(a)</identifier>
                <para>
                  <paratext>shall be payable in [pounds sterling];</paratext>
                </para>
              </subclause2>
              <subclause2 id="a914796">
                <identifier>(b)</identifier>
                <para>
                  <paratext>
                    are, subject to 
                    <internal.reference refid="a97199">
                      <ital>clause 13.4(b)</ital>
                    </internal.reference>
                    , non-cancellable and non-refundable;
                  </paratext>
                </para>
              </subclause2>
              <subclause2 id="a1002837">
                <identifier>(c)</identifier>
                <para>
                  <paratext>are exclusive of value added tax, which shall be added to the Supplier's invoice(s) at the appropriate rate.</paratext>
                </para>
              </subclause2>
            </subclause1>
            <subclause1 id="a269871">
              <identifier>9.5</identifier>
              <para>
                <paratext>
                  If, at any time whilst using the Services, the Customer exceeds the amount of disk storage space specified in the Documentation, the Supplier shall charge the Customer, and the Customer shall pay, the Supplier's then current excess data storage fees. The Supplier's excess data storage fees current as at the Effective Date are set out in 
                  <internal.reference refid="a167493">
                    <ital>Schedule 1</ital>
                  </internal.reference>
                  .
                </paratext>
              </para>
            </subclause1>
            <subclause1 id="a468771">
              <identifier>9.6</identifier>
              <para>
                <paratext>
                  The Supplier shall be entitled to increase the Subscription Fees, the fees payable in respect of the additional User Subscriptions purchased pursuant to 
                  <internal.reference refid="a801736">
                    <ital>clause 3.3</ital>
                  </internal.reference>
                  , the support fees payable pursuant to 
                  <internal.reference refid="a522681">
                    <ital>clause 4.3</ital>
                  </internal.reference>
                   and/or the excess storage fees payable pursuant to 
                  <internal.reference refid="a269871">
                    <ital>clause 9.5</ital>
                  </internal.reference>
                   at the start of each Renewal Period upon 90 days' prior notice to the Customer and 
                  <internal.reference refid="a167493">
                    <ital>Schedule 1</ital>
                  </internal.reference>
                   shall be deemed to have been amended accordingly.
                </paratext>
              </para>
            </subclause1>
          </clause>
          <clause id="a872071">
            <identifier>10.</identifier>
            <head align="left" preservecase="true">
              <headtext>Proprietary rights</headtext>
            </head>
            <drafting.note id="a663383" jurisdiction="">
              <head align="left" preservecase="true">
                <headtext>Proprietary rights</headtext>
              </head>
              <division id="a000036" level="1">
                <para>
                  <paratext>This clause confirms the supplier's ownership of all intellectual property rights in the services and the documentation.</paratext>
                </para>
              </division>
            </drafting.note>
            <subclause1 id="a131014">
              <identifier>10.1</identifier>
              <para>
                <paratext>The Customer acknowledges and agrees that the Supplier and/or its licensors own all intellectual property rights in the Services and the Documentation. Except as expressly stated herein, this agreement does not grant the Customer any rights to, under or in, any patents, copyright, database right, trade secrets, trade names, trade marks (whether registered or unregistered), or any other rights or licences in respect of the Services or the Documentation.</paratext>
              </para>
            </subclause1>
            <subclause1 id="a885343">
              <identifier>10.2</identifier>
              <para>
                <paratext>The Supplier confirms that it has all the rights in relation to the Services and the Documentation that are necessary to grant all the rights it purports to grant under, and in accordance with, the terms of this agreement.</paratext>
              </para>
            </subclause1>
          </clause>
          <clause id="a622355">
            <identifier>11.</identifier>
            <head align="left" preservecase="true">
              <headtext>Confidentiality [and compliance with policies]</headtext>
            </head>
            <drafting.note id="a385669" jurisdiction="">
              <head align="left" preservecase="true">
                <headtext>Confidentiality</headtext>
              </head>
              <division id="a000037" level="1">
                <para>
                  <paratext>For more information on this clause, see:</paratext>
                </para>
                <list type="bulleted">
                  <list.item>
                    <para>
                      <paratext>
                        The drafting notes in 
                        <link href="http://www.practicallaw.com/2-107-3829" style="ACTLinkURL">
                          <ital>Standard clause, Confidentiality</ital>
                        </link>
                        .
                      </paratext>
                    </para>
                  </list.item>
                  <list.item>
                    <para>
                      <paratext>
                        <link anchor="a263683" href="http://www.practicallaw.com/w-014-1583" style="ACTLinkURL">
                          <ital>Practice note, Boilerplate: do I really need this clause and why?: Confidentiality</ital>
                        </link>
                        .
                      </paratext>
                    </para>
                  </list.item>
                </list>
                <division id="a68832" level="2">
                  <head align="left" preservecase="true">
                    <headtext>Compliance with policies</headtext>
                  </head>
                  <para>
                    <paratext>
                      <internal.reference refid="a907343">
                        <ital>clause 11.12</ital>
                      </internal.reference>
                       can be used where the customer or supplier has specific business policies and wants to ensure that the other party complies with them. The policies might reflect a party's legal obligations, for instance, its obligations under instruments such as the Modern Slavery Act 2015, the Bribery Act 2010 or the data protection legislation. Alternatively, a party may have adopted business social responsibility policies voluntarily.
                    </paratext>
                  </para>
                  <para>
                    <paratext>In most goods or services agreements, the obligation is usually on the supplier to comply with the customer's policies. But this may not always be the case: depending on the bargaining strengths of the parties, a supplier may well require the customer to comply with the supplier's policies instead. As this is a pro-supplier agreement, the supplier may want to omit this clause altogether from the first draft provided to the customer.</paratext>
                  </para>
                  <para>
                    <paratext>If the supplier does choose to include this clause, there are two drafting options:</paratext>
                  </para>
                  <list type="bulleted">
                    <list.item>
                      <para>
                        <paratext>The first is a requirement on the customer to comply with the supplier's policies. A supplier who is concerned about its reputation may well want to ensure that it is only supplying goods or services to customers who are willing to comply with the supplier's policies on issues such as anti-bribery, modern slavery and ethics.</paratext>
                      </para>
                    </list.item>
                    <list.item>
                      <para>
                        <paratext>The second option is a requirement on the supplier to comply with the customer's policies. This is the more usual approach in a goods or services agreement but is relatively contentious in connection with the supply of SaaS on a standardised basis to many customers globally. A supplier may include this option if, for instance, it has already agreed in principle that it is able to comply with the customer's policies, or the parties already have an ongoing relationship where the supplier is comfortable with complying with the customer's policies.</paratext>
                      </para>
                    </list.item>
                  </list>
                  <para>
                    <paratext>
                      Whatever approach is taken, check that the definition of 
                      <internal.reference refid="a541869">
                        <ital>[Mandatory Policies</ital>
                      </internal.reference>
                       above is consistent with the approach in this clause.
                    </paratext>
                  </para>
                  <para>
                    <paratext>
                      Note also that if the customer agrees to comply with the supplier's policies, the supplier may want a subsequent right to terminate the agreement if the customer breaches those policies. If this is desired, the supplier could include this additional right to terminate at 
                      <internal.reference refid="a236056">
                        <ital>clause 14</ital>
                      </internal.reference>
                      . For an example of this, see 
                      <link anchor="a115208" href="7-623-0751" style="ACTLinkPLCtoPLC">
                        <ital>Standard document, Services agreement (pro-supplier): clause 14.3</ital>
                      </link>
                      .
                    </paratext>
                  </para>
                  <para>
                    <paratext>
                      For more information on general compliance clauses, see the integrated drafting notes to 
                      <link href="6-618-9498" style="ACTLinkPLCtoPLC">
                        <ital>Standard clause, Compliance with laws and policies</ital>
                      </link>
                      .
                    </paratext>
                  </para>
                </division>
              </division>
            </drafting.note>
            <subclause1 id="a811676">
              <identifier>11.1</identifier>
              <para>
                <paratext>
                  <defn.term>Confidential Information</defn.term>
                   means all confidential information (however recorded or preserved) disclosed by a party or its Representatives (as defined below) to the other party and that party's Representatives [whether before or] [after the date of this agreement] in connection with [DESCRIBE TRANSACTION OR CONTRACT], including but not limited to:
                </paratext>
              </para>
              <subclause2 condition="optional" id="a432058">
                <identifier>(a)</identifier>
                <para>
                  <paratext>the [existence and] terms of this agreement [or any agreement entered into in connection with this agreement];</paratext>
                </para>
              </subclause2>
              <subclause2 id="a159289">
                <identifier>(b)</identifier>
                <para>
                  <paratext>any information that would be regarded as confidential by a reasonable business person relating to:</paratext>
                </para>
                <subclause3 id="a941556">
                  <identifier>(i)</identifier>
                  <para>
                    <paratext>the business, assets, affairs, customers, clients, suppliers, [or] plans [, intentions, or market opportunities] of the disclosing party [(or of any member of the group of companies to which the disclosing party belongs)]; and</paratext>
                  </para>
                </subclause3>
                <subclause3 id="a854244">
                  <identifier>(ii)</identifier>
                  <para>
                    <paratext>the operations, processes, product information, know-how, designs, trade secrets or software of the disclosing party [(or of any member of the group of companies to which the disclosing party belongs)];</paratext>
                  </para>
                </subclause3>
              </subclause2>
              <subclause2 id="a218376">
                <identifier>(c)</identifier>
                <para>
                  <paratext>any information developed by the parties in the course of carrying out this agreement; and</paratext>
                </para>
              </subclause2>
              <subclause2 id="a458681">
                <identifier>(d)</identifier>
                <para>
                  <paratext>any information detailed in Schedule [NUMBER].</paratext>
                </para>
              </subclause2>
              <para>
                <paratext>
                  <bold>Representatives</bold>
                   means, in relation to a party, its employees, officers, contractors, subcontractors, representatives and advisers.
                </paratext>
              </para>
            </subclause1>
            <subclause1 id="a246730">
              <identifier>11.2</identifier>
              <para>
                <paratext>The provisions of this clause shall not apply to any Confidential Information that:</paratext>
              </para>
              <subclause2 id="a454891">
                <identifier>(a)</identifier>
                <para>
                  <paratext>is or becomes generally available to the public (other than as a result of its disclosure by the receiving party or its Representatives in breach of this clause);</paratext>
                </para>
              </subclause2>
              <subclause2 id="a194401">
                <identifier>(b)</identifier>
                <para>
                  <paratext>was available to the receiving party on a non-confidential basis before disclosure by the disclosing party;</paratext>
                </para>
              </subclause2>
              <subclause2 id="a653003">
                <identifier>(c)</identifier>
                <para>
                  <paratext>was, is or becomes available to the receiving party on a non-confidential basis from a person who, to the receiving party's knowledge, is not bound by a confidentiality agreement with the disclosing party or otherwise prohibited from disclosing the information to the receiving party; [or]</paratext>
                </para>
              </subclause2>
              <subclause2 id="a164390">
                <identifier>(d)</identifier>
                <para>
                  <paratext>the parties agree in writing is not confidential or may be disclosed[; or]</paratext>
                </para>
              </subclause2>
              <subclause2 condition="optional" id="a278554">
                <identifier>(e)</identifier>
                <para>
                  <paratext>is developed by or for the receiving party independently of the information disclosed by the disclosing party.</paratext>
                </para>
              </subclause2>
            </subclause1>
            <subclause1 id="a983265">
              <identifier>11.3</identifier>
              <para>
                <paratext>Each party shall keep the other party's Confidential Information secret and confidential and shall not:</paratext>
              </para>
              <subclause2 id="a793364">
                <identifier>(a)</identifier>
                <para>
                  <paratext>
                    use such Confidential Information except for [the purpose of exercising or performing its rights and obligations under or in connection with this agreement 
                    <bold>OR</bold>
                     [SPECIFY PURPOSE]] (
                    <defn.term>Permitted Purpose</defn.term>
                    ); or
                  </paratext>
                </para>
              </subclause2>
              <subclause2 id="a528766">
                <identifier>(b)</identifier>
                <para>
                  <paratext>disclose such Confidential Information in whole or in part to any third party, except as expressly permitted by this clause 11.</paratext>
                </para>
              </subclause2>
            </subclause1>
            <subclause1 id="a469489">
              <identifier>11.4</identifier>
              <para>
                <paratext>A party may disclose the other party's Confidential Information to those of its Representatives who need to know such Confidential Information for the Permitted Purpose, provided that:</paratext>
              </para>
              <subclause2 id="a957272">
                <identifier>(a)</identifier>
                <para>
                  <paratext>it informs such Representatives of the confidential nature of the Confidential Information before disclosure; and</paratext>
                </para>
              </subclause2>
              <subclause2 id="a618722">
                <identifier>(b)</identifier>
                <para>
                  <paratext>at all times, it is responsible for such Representatives' compliance with the confidentiality obligations set out in this clause.</paratext>
                </para>
              </subclause2>
            </subclause1>
            <subclause1 id="a841356">
              <identifier>11.5</identifier>
              <para>
                <paratext>A party may disclose Confidential Information to the extent such Confidential Information is required to be disclosed by law, by any governmental or other regulatory authority (including, without limitation, [ANY RELEVANT SECURITIES EXCHANGES]) or by a court or other authority of competent jurisdiction provided that, to the extent it is legally permitted to do so, it gives the other party as much notice of the disclosure as possible [and, where notice of disclosure is not prohibited and is given in accordance with this clause 11.5, it takes into account the reasonable requests of the other party in relation to the content of the disclosure].</paratext>
              </para>
            </subclause1>
            <subclause1 id="a388011">
              <identifier>11.6</identifier>
              <para>
                <paratext>A party may, provided that it has reasonable grounds to believe that the other party is involved in activity that may constitute a criminal offence under the Bribery Act 2010, disclose Confidential Information to the Serious Fraud Office without first informing the other party of such disclosure.</paratext>
              </para>
            </subclause1>
            <subclause1 id="a862414">
              <identifier>11.7</identifier>
              <para>
                <paratext>
                  Each party reserves all rights in its Confidential Information. No rights or obligations in respect of a party's Confidential Information other than those expressly stated in this [clause 
                  <bold>OR</bold>
                   agreement] are granted to the other party, or to be implied from this agreement.
                </paratext>
              </para>
            </subclause1>
            <subclause1 id="a357138">
              <identifier>11.8</identifier>
              <para>
                <paratext>On termination [or expiry] of this agreement, each party shall:</paratext>
              </para>
              <subclause2 id="a821165">
                <identifier>(a)</identifier>
                <para>
                  <paratext>destroy or return to the other party all documents and materials (and any copies) containing, reflecting, incorporating or based on the other party's Confidential Information;</paratext>
                </para>
              </subclause2>
              <subclause2 id="a709830">
                <identifier>(b)</identifier>
                <para>
                  <paratext>erase all the other party's Confidential Information from computer and communications systems and devices used by it, including such systems and data storage services provided by third parties (to the extent technically and legally practicable); and</paratext>
                </para>
              </subclause2>
              <subclause2 id="a414410">
                <identifier>(c)</identifier>
                <para>
                  <paratext>certify in writing to the other party that it has complied with the requirements of this clause, provided that a recipient party may retain documents and materials containing, reflecting, incorporating or based on the other party's Confidential Information to the extent required by law or any applicable governmental or regulatory authority. The provisions of this clause shall continue to apply to any such documents and materials retained by a recipient party, subject to clause [NUMBER] (Termination).</paratext>
                </para>
              </subclause2>
            </subclause1>
            <subclause1 id="a1017310">
              <identifier>11.9</identifier>
              <para>
                <paratext>No party shall make, or permit any person to make, any public announcement concerning this agreement without the prior written consent of the other parties (such consent not to be unreasonably withheld or delayed), except as required by law, any governmental or regulatory authority (including, without limitation, any relevant securities exchange), any court or other authority of competent jurisdiction.</paratext>
              </para>
            </subclause1>
            <subclause1 id="a927990">
              <identifier>11.10</identifier>
              <para>
                <paratext>Except as expressly stated in this agreement, no party makes any express or implied warranty or representation concerning its Confidential Information.</paratext>
              </para>
            </subclause1>
            <subclause1 id="a981475">
              <identifier>11.11</identifier>
              <para>
                <paratext>
                  The above provisions of this 
                  <internal.reference refid="a622355">
                    <ital>clause 11</ital>
                  </internal.reference>
                   shall [continue to apply after termination [or expiry] of this agreement OR survive for a period of [five] years from termination [or expiry] of this agreement].
                </paratext>
              </para>
            </subclause1>
            <subclause1 id="a907343">
              <identifier>11.12</identifier>
              <para>
                <paratext>
                  [In performing its obligations under this agreement the [Supplier 
                  <bold>OR</bold>
                   Customer] shall comply with the Mandatory Policies.]
                </paratext>
              </para>
            </subclause1>
          </clause>
          <clause id="a333959">
            <identifier>12.</identifier>
            <head align="left" preservecase="true">
              <headtext>Indemnity</headtext>
            </head>
            <drafting.note id="a620658" jurisdiction="">
              <head align="left" preservecase="true">
                <headtext>Indemnity</headtext>
              </head>
              <division id="a000038" level="1">
                <para>
                  <paratext>
                    In 
                    <internal.reference refid="a276508">
                      <ital>clause 12.1</ital>
                    </internal.reference>
                    , the customer gives a broad indemnity for claims and losses "arising out of … the Customer's use of the Services and/or the Documentation".
                  </paratext>
                </para>
                <para>
                  <paratext>
                    <internal.reference refid="a455499">
                      <ital>clause 12.2</ital>
                    </internal.reference>
                     is a more limited indemnity in the customer's favour in respect of intellectual property infringement claims. For further discussion of intellectual property indemnity provisions, see 
                    <link anchor="a735753" href="7-107-4789" style="ACTLinkPLCtoPLC">
                      <ital>Practice note, Main issues in software licensing and maintenance contracts: Intellectual property and indemnities</ital>
                    </link>
                    .
                  </paratext>
                </para>
                <para>
                  <paratext>
                    Also consider whether the supplier's liability under the indemnity is to be limited to the liability cap in 
                    <internal.reference refid="a990385">
                      <ital>clause 13</ital>
                    </internal.reference>
                     or not.
                  </paratext>
                </para>
              </division>
            </drafting.note>
            <subclause1 id="a276508">
              <identifier>12.1</identifier>
              <para>
                <paratext>The Customer shall defend, indemnify and hold harmless the Supplier against claims, actions, proceedings, losses, damages, expenses and costs (including without limitation court costs and reasonable legal fees) arising out of or in connection with the Customer's use of the Services and/or Documentation, provided that:</paratext>
              </para>
              <subclause2 id="a714442">
                <identifier>(a)</identifier>
                <para>
                  <paratext>the Customer is given prompt notice of any such claim;</paratext>
                </para>
              </subclause2>
              <subclause2 id="a135059">
                <identifier>(b)</identifier>
                <para>
                  <paratext>the Supplier provides reasonable co-operation to the Customer in the defence and settlement of such claim, at the Customer's expense; and</paratext>
                </para>
              </subclause2>
              <subclause2 id="a607629">
                <identifier>(c)</identifier>
                <para>
                  <paratext>the Customer is given sole authority to defend or settle the claim.</paratext>
                </para>
              </subclause2>
            </subclause1>
            <subclause1 id="a455499">
              <identifier>12.2</identifier>
              <para>
                <paratext>The Supplier shall defend the Customer, its officers, directors and employees against any claim that the Customer's use of the Services or Documentation in accordance with this agreement infringes any third party [United Kingdom] patent effective as of the Effective Date, copyright, trade mark, database right or other intellectual property right, and shall indemnify the Customer for any amounts awarded against the Customer in judgment or settlement of such claims, provided that:</paratext>
              </para>
              <subclause2 id="a380730">
                <identifier>(a)</identifier>
                <para>
                  <paratext>the Supplier is given prompt notice of any such claim;</paratext>
                </para>
              </subclause2>
              <subclause2 id="a667354">
                <identifier>(b)</identifier>
                <para>
                  <paratext>the Customer does not make any admission, or otherwise attempt to compromise or settle the claim and provides reasonable co-operation to the Supplier in the defence and settlement of such claim, at the Supplier's expense; and</paratext>
                </para>
              </subclause2>
              <subclause2 id="a994430">
                <identifier>(c)</identifier>
                <para>
                  <paratext>the Supplier is given sole authority to defend or settle the claim.</paratext>
                </para>
              </subclause2>
            </subclause1>
            <subclause1 id="a406858">
              <identifier>12.3</identifier>
              <para>
                <paratext>In the defence or settlement of any claim, the Supplier may procure the right for the Customer to continue using the Services, replace or modify the Services so that they become non-infringing or, if such remedies are not reasonably available, terminate this agreement on [2] Business Days' notice to the Customer without any additional liability or obligation to pay liquidated damages or other additional costs to the Customer.</paratext>
              </para>
            </subclause1>
            <subclause1 id="a278782">
              <identifier>12.4</identifier>
              <para>
                <paratext>In no event shall the Supplier, its employees, agents and sub-contractors be liable to the Customer to the extent that the alleged infringement is based on:</paratext>
              </para>
              <subclause2 id="a691308">
                <identifier>(a)</identifier>
                <para>
                  <paratext>a modification of the Services or Documentation by anyone other than the Supplier; or</paratext>
                </para>
              </subclause2>
              <subclause2 id="a453728">
                <identifier>(b)</identifier>
                <para>
                  <paratext>the Customer's use of the Services or Documentation in a manner contrary to the instructions given to the Customer by the Supplier; or</paratext>
                </para>
              </subclause2>
              <subclause2 id="a635310">
                <identifier>(c)</identifier>
                <para>
                  <paratext>the Customer's use of the Services or Documentation after notice of the alleged or actual infringement from the Supplier or any appropriate authority; or</paratext>
                </para>
              </subclause2>
              <subclause2 id="a278099">
                <identifier>(d)</identifier>
                <para>
                  <paratext>the Customer Data; or</paratext>
                </para>
              </subclause2>
              <subclause2 id="a197417">
                <identifier>(e)</identifier>
                <para>
                  <paratext>the Customer's breach of this agreement.</paratext>
                </para>
              </subclause2>
            </subclause1>
            <subclause1 id="a90563">
              <identifier>12.5</identifier>
              <para>
                <paratext>
                  The foregoing [and 
                  <internal.reference refid="a97199">
                    <ital>clause 13.4(b)</ital>
                  </internal.reference>
                  ] state[s] the Customer's sole and exclusive rights and remedies, and the Supplier's (including the Supplier's employees', agents' and sub-contractors') entire obligations and liability, for infringement or alleged infringement of any third party patent, copyright, trade mark or database right by the Supplier.
                </paratext>
              </para>
            </subclause1>
          </clause>
          <clause id="a990385">
            <identifier>13.</identifier>
            <head align="left" preservecase="true">
              <headtext>Limitation of liability</headtext>
            </head>
            <drafting.note id="a901257" jurisdiction="">
              <head align="left" preservecase="true">
                <headtext>Limitation of liability</headtext>
              </head>
              <division id="a000039" level="1">
                <para>
                  <paratext>
                    The IT industry has since the mid-1990s been the crucible in which the UK courts have hammered out the judicial response under 
                    <link href="7-505-7728" style="ACTLinkPLCtoPLC">
                      <ital>UCTA</ital>
                    </link>
                     and related UK contract and statute law on the effectiveness of contractual clauses seeking to limit contract terms and restrict liability.
                  </paratext>
                </para>
                <para>
                  <paratext>
                    <internal.reference refid="a990385">
                      <ital>Clause 13</ital>
                    </internal.reference>
                     seeks first to confirm that the customer is responsible for results obtained from the service and that the supplier has no liability in relation to what the customer chooses to do with the services (
                    <internal.reference refid="a866254">
                      <ital>clause 13.2(a)</ital>
                    </internal.reference>
                    ); and then, to negate all implied terms (
                    <internal.reference refid="a663309">
                      <ital>clause 13.2(b)</ital>
                    </internal.reference>
                    ), so seeking to cut down the extent and scope of the supplier's obligations at the outset.
                  </paratext>
                </para>
                <para>
                  <paratext>
                    Secondly, 
                    <internal.reference refid="a339182">
                      <ital>clause 13.3</ital>
                    </internal.reference>
                     makes a virtue of necessity by stating that death or personal injury arising from negligence cannot be excluded (
                    <link href="4-506-5560" style="ACTLinkPLCtoPLC">
                      <ital>section 2(1)</ital>
                    </link>
                    <ital>, UCTA</ital>
                    ), and nor can liability for fraud or fraudulent misrepresentation. For more information see 
                    <link anchor="a1018838" href="9-617-5230" style="ACTLinkPLCtoPLC">
                      <ital>Practice note, Limiting liability: statutory and common law controls on limitation clauses: Liabilities parties cannot limit</ital>
                    </link>
                    .
                  </paratext>
                </para>
                <para>
                  <paratext>
                    Thirdly, 
                    <internal.reference refid="a97199">
                      <ital>clause 13.4(b)</ital>
                    </internal.reference>
                     seeks to limit the supplier's aggregate liability under the contract (and consideration should be given here as to whether or not the indemnity is inside or outside the liability cap – see also in relation to 
                    <internal.reference refid="a333959">
                      <ital>clause 12</ital>
                    </internal.reference>
                     above) to a pre-set sum, either by reference to the contract price or a fixed amount.
                  </paratext>
                </para>
                <para>
                  <paratext>
                    The customer should watch out for any attempt by the supplier to seek to include compliance with 
                    <internal.reference refid="a391801">
                      <ital>clause 5</ital>
                    </internal.reference>
                     (data protection) and/or any cybersecurity obligations (including the NIS Regulations) within the supplier's liability cap in 
                    <internal.reference refid="a97199">
                      <ital>clause 13.4(b)</ital>
                    </internal.reference>
                    . For more information on this topic, see 
                    <link anchor="a881775" href="w-027-2423" style="ACTLinkPLCtoPLC">
                      <ital>Practice note, Data protection issues in IT contracts: Liability for data protection compliance in IT contracts</ital>
                    </link>
                     and 
                    <link anchor="a629286" href="w-013-8329" style="ACTLinkPLCtoPLC">
                      <ital>Practice note, Cybersecurity Directive: UK implementation: Penalties</ital>
                    </link>
                    .
                  </paratext>
                </para>
                <para>
                  <paratext>As a general rule, if this is a contract to which UCTA potentially applies (that is, if it is, or could be considered to be, effectively on the supplier's standard terms) then there is a risk that if the liability cap is significantly below the contract price, it could be struck down by the courts as unreasonable. In this situation, damages would be recoverable without limitation, on the basis of the ordinary contract law rules of remoteness. Depending on which formulation is chosen, these rules say that recoverable loss is either:</paratext>
                </para>
                <list type="bulleted">
                  <list.item>
                    <para>
                      <paratext>
                        Loss which arises naturally from the breach or which may reasonably be supposed to have been in the contemplation of the parties when they made the contract as the probable result of the breach (the classic formulation in 
                        <link href="D-000-1778" style="ACTLinkURL">
                          <ital>Hadley v Baxendale (1854) 9 Exch 341</ital>
                        </link>
                        ); or
                      </paratext>
                    </para>
                  </list.item>
                  <list.item>
                    <para>
                      <paratext>
                        All loss which at the time the contract was made was reasonably foreseeable as liable to result from the breach (
                        <link href="D-016-1528" style="ACTLinkPLCtoPLC">
                          <ital>Victoria Laundry (Windsor) v Newman Industries [1949] 2 KB 528</ital>
                        </link>
                        ).
                      </paratext>
                    </para>
                  </list.item>
                </list>
                <para>
                  <paratext>
                    <internal.reference refid="a97199">
                      <ital>clause 13.4(b)</ital>
                    </internal.reference>
                     limits the supplier's liability for all claims to a monetary amount. This is generally the starting point for suppliers.
                  </paratext>
                </para>
                <para>
                  <paratext>
                    Finally, 
                    <internal.reference refid="a966431">
                      <ital>clause 13.4(a)</ital>
                    </internal.reference>
                     in any event seeks to exclude all loss that is special, indirect or consequential. The distinction between "direct" and "indirect" loss is not clear-cut, and there is no easy formulation to determine on which side of the line a particular category or type of loss falls in any specific case. A particular difficulty arises when deciding whether loss of profits is direct or indirect. Recent case law has tended to hold that loss of profits can be a direct loss. In a limitation of liability clause such as this, loss of profits should therefore always be specifically excluded, and described in a way that does not link it with indirect loss.
                  </paratext>
                </para>
                <para>
                  <paratext>See the following Practice notes:</paratext>
                </para>
                <list type="bulleted">
                  <list.item>
                    <para>
                      <paratext>
                        <link href="2-520-5359" style="ACTLinkPLCtoPLC">
                          <ital>Limiting liability: drafting and negotiating</ital>
                        </link>
                        .
                      </paratext>
                    </para>
                  </list.item>
                  <list.item>
                    <para>
                      <paratext>
                        <link href="6-519-2010" style="ACTLinkPLCtoPLC">
                          <ital>Excluding or limiting liability for negligence</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rafting.note>
            <para>
              <paratext>
                <bold>WARNING: you are strongly advised to read the </bold>
                <internal.reference refid="a901257">
                  <bold>
                    <ital>Drafting note, Limitation of liability</ital>
                  </bold>
                </internal.reference>
                <bold> on this clause.</bold>
              </paratext>
            </para>
            <subclause1 id="a710080">
              <identifier>13.1</identifier>
              <para>
                <paratext>The following definitions apply in this clause 13:</paratext>
              </para>
              <subclause2 id="a756808">
                <identifier>(a)</identifier>
                <para>
                  <paratext>liability: every kind of liability arising under or in connection with this agreement including but not limited to liability in contract, tort (including negligence), misrepresentation, restitution or otherwise; and</paratext>
                </para>
              </subclause2>
              <subclause2 id="a793650">
                <identifier>(b)</identifier>
                <para>
                  <paratext>default: any act or omission resulting in one party incurring liability to the other.</paratext>
                </para>
                <drafting.note id="a571500" jurisdiction="">
                  <head align="left" preservecase="true">
                    <headtext>Defining liability and default</headtext>
                  </head>
                  <division id="a000040" level="1">
                    <para>
                      <paratext>Recent case law has confirmed the importance of consistency between different sub-clauses in a limitation of liability clause, particularly when these sub-clauses are negotiated at different times during a transaction. Defining liability ensures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paratext>
                    </para>
                    <para>
                      <paratext>The clause defines "default" as any act or omission resulting in one party incurring "liability", as defined. Things done by a party's employees, agents, consultants and subcontractors would be defaults insofar as they gave rise to liability (of a party) under this agreement.</paratext>
                    </para>
                  </division>
                </drafting.note>
              </subclause2>
            </subclause1>
            <subclause1 id="a891292">
              <identifier>13.2</identifier>
              <para>
                <paratext>Except as expressly and specifically provided in this agreement:</paratext>
              </para>
              <subclause2 id="a866254">
                <identifier>(a)</identifier>
                <para>
                  <paratext>the Customer assumes sole responsibility for results obtained from the use of the Services and the Documentation by the Customer, and for conclusions drawn from such use. The Supplier shall have no liability for any damage caused by errors or omissions in any Customer Data, information, instructions or scripts provided to the Supplier by the Customer in connection with the Services, or any actions taken by the Supplier at the Customer's direction;</paratext>
                </para>
              </subclause2>
              <subclause2 id="a663309">
                <identifier>(b)</identifier>
                <para>
                  <paratext>all warranties, representations, conditions and all other terms of any kind whatsoever implied by statute or common law are, to the fullest extent permitted by applicable law, excluded from this agreement; and</paratext>
                </para>
              </subclause2>
              <subclause2 id="a272145">
                <identifier>(c)</identifier>
                <para>
                  <paratext>the Services and the Documentation are provided to the Customer on an "as is" basis.</paratext>
                </para>
              </subclause2>
            </subclause1>
            <subclause1 id="a339182">
              <identifier>13.3</identifier>
              <para>
                <paratext>Nothing in this agreement excludes the liability of the Supplier:</paratext>
              </para>
              <subclause2 id="a456319">
                <identifier>(a)</identifier>
                <para>
                  <paratext>for death or personal injury caused by the Supplier's negligence; or</paratext>
                </para>
              </subclause2>
              <subclause2 id="a424275">
                <identifier>(b)</identifier>
                <para>
                  <paratext>for fraud or fraudulent misrepresentation.</paratext>
                </para>
              </subclause2>
            </subclause1>
            <subclause1 id="a394157">
              <identifier>13.4</identifier>
              <para>
                <paratext>
                  Subject to 
                  <internal.reference refid="a891292">
                    <ital>clause 13.2</ital>
                  </internal.reference>
                   and 
                  <internal.reference refid="a339182">
                    <ital>clause 13.3</ital>
                  </internal.reference>
                  :
                </paratext>
              </para>
              <subclause2 id="a966431">
                <identifier>(a)</identifier>
                <para>
                  <paratext>the Supplier shall have no liability for any:</paratext>
                </para>
                <subclause3 id="a304940">
                  <identifier>(i)</identifier>
                  <para>
                    <paratext>loss of profits,</paratext>
                  </para>
                </subclause3>
                <subclause3 id="a820213">
                  <identifier>(ii)</identifier>
                  <para>
                    <paratext>loss of business,</paratext>
                  </para>
                </subclause3>
                <subclause3 id="a175800">
                  <identifier>(iii)</identifier>
                  <para>
                    <paratext>wasted expenditure,</paratext>
                  </para>
                </subclause3>
                <subclause3 id="a539007">
                  <identifier>(iv)</identifier>
                  <para>
                    <paratext>depletion of goodwill and/or similar losses,</paratext>
                  </para>
                </subclause3>
                <subclause3 id="a730549">
                  <identifier>(v)</identifier>
                  <para>
                    <paratext>loss or corruption of data or information, or</paratext>
                  </para>
                </subclause3>
                <subclause3 id="a422653">
                  <identifier>(vi)</identifier>
                  <para>
                    <paratext>any special, indirect or consequential loss, costs, damages, charges or expenses; and</paratext>
                  </para>
                  <drafting.note id="a560751" jurisdiction="">
                    <head align="left" preservecase="true">
                      <headtext>Exclusions of liability</headtext>
                    </head>
                    <division id="a000041" level="1">
                      <para>
                        <paratext>
                          The customer should scrutinise the list in 
                          <ital>clause 13.4(a)</ital>
                           closely and assess whether exclusions of loss or corruption of data or information, loss of profits or loss of goodwill are appropriate or acceptable.
                        </paratext>
                      </para>
                    </division>
                  </drafting.note>
                </subclause3>
              </subclause2>
              <subclause2 id="a97199">
                <identifier>(b)</identifier>
                <para>
                  <paratext>
                    the Supplier's total aggregate liability to the Customer [(including in respect of the indemnity at 
                    <internal.reference refid="a455499">
                      <ital>clause 12.2</ital>
                    </internal.reference>
                    )], in respect of all defaults shall not exceed the cap. [If defaults committed in more than one Contract Year give rise to a single claim or a series of connected claims, the Supplier’s total liability for those claims shall not exceed the single highest annual cap for those Contract Years.]
                  </paratext>
                </para>
              </subclause2>
              <subclause2 id="a991199">
                <identifier>(c)</identifier>
                <para>
                  <paratext>In clause 13.4(b), the cap is the total Subscription Fees paid in the Contract Year in which the defaults occurred.</paratext>
                </para>
                <drafting.note id="a245962" jurisdiction="">
                  <head align="left" preservecase="true">
                    <headtext>Supplier's total aggregate liability</headtext>
                  </head>
                  <division id="a000042" level="1">
                    <para>
                      <paratext>
                        Rather than having a liability cap equal to the total fees over the contract term, the supplier is likely to want to ring fence liability to a defined amount – typically linked to the annual fees – over the life of the contract. However, care must be taken when drafting this option to avoid the possibility of introducing multiple liability caps for multiple claims. This issue has been the subject of recent case law, see 
                        <link href="w-039-8395" style="ACTLinkPLCtoPLC">
                          <ital>Legal update, Single not multiple liability cap in IT contract (High Court)</ital>
                        </link>
                        .
                      </paratext>
                    </para>
                    <para>
                      <paratext>
                        If the Supplier prefers to have a liability cap equal to a fixed amount over the term (perhaps where the contract term is for two years or less)  then see 
                        <link anchor="a325636" href="w-021-8628" style="ACTLinkPLCtoPLC">
                          <ital>Standard document, SaaS subscription agreement (pro-customer): clause 13.4(c)</ital>
                        </link>
                        . If this approach is taken then 
                        <internal.reference refid="a97199">
                          <ital>clause 13.4(b)</ital>
                        </internal.reference>
                         can be simplified and 
                        <internal.reference refid="a991199">
                          <ital>clause 13.4(c)</ital>
                        </internal.reference>
                         is no longer required.
                      </paratext>
                    </para>
                    <para>
                      <paratext>
                        For a consideration of the potential pitfalls to avoid and an explanation of why a worked example may be helpful, see 
                        <link anchor="a255920" href="w-010-2114" style="ACTLinkPLCtoPLC">
                          <ital>Standard clause, Limitation of liability: Cap on the supplier's liability</ital>
                        </link>
                        .
                      </paratext>
                    </para>
                  </division>
                </drafting.note>
              </subclause2>
            </subclause1>
            <subclause1 id="a738740">
              <identifier>13.5</identifier>
              <para>
                <paratext>Nothing in this agreement excludes the liability of the Customer for any breach, infringement or misappropriation of the Supplier’s Intellectual Property Rights.</paratext>
              </para>
              <drafting.note id="a303425" jurisdiction="">
                <head align="left" preservecase="true">
                  <headtext>Customer's liability for IPR infringement</headtext>
                </head>
                <division id="a000043" level="1">
                  <para>
                    <paratext>Suppliers are routinely carving out IPR infringement from caps on customers’ liability (and some are asking for it on an indemnity basis).</paratext>
                  </para>
                </division>
              </drafting.note>
            </subclause1>
          </clause>
          <clause id="a236056">
            <identifier>14.</identifier>
            <head align="left" preservecase="true">
              <headtext>Term and termination</headtext>
            </head>
            <drafting.note id="a894327" jurisdiction="">
              <head align="left" preservecase="true">
                <headtext>Term and termination</headtext>
              </head>
              <division id="a000044" level="1">
                <para>
                  <paratext>
                    <internal.reference refid="a819484">
                      <ital>clause 14.1</ital>
                    </internal.reference>
                     provides for the agreement to last for an initial subscription term (as set out in 
                    <internal.reference refid="a325941">
                      <ital>Schedule 2</ital>
                    </internal.reference>
                    ), and after that for successive periods of 12 months (renewal periods), unless either party notifies the other of its intention to terminate the agreement at least 60 days before the end of the initial subscription term or any renewal period. The supplier and customer alike should consider whether 60 days is a sufficient period of time. Each party has the right to terminate the contract in the event of the other's insolvency or default (
                    <internal.reference refid="a743645">
                      <ital>clause 14.2</ital>
                    </internal.reference>
                    ). See 
                    <link href="3-107-4673" style="ACTLinkPLCtoPLC">
                      <ital>Standard clause, Termination</ital>
                    </link>
                    . 
                    <internal.reference refid="a964212">
                      <ital>clause 14.3</ital>
                    </internal.reference>
                     sets out fairly standard provisions for the consequences of termination. See 
                    <link href="3-203-1593" style="ACTLinkPLCtoPLC">
                      <ital>Standard clause, Consequences of termination</ital>
                    </link>
                    .
                  </paratext>
                </para>
              </division>
            </drafting.note>
            <subclause1 id="a819484">
              <identifier>14.1</identifier>
              <para>
                <paratext>
                  This agreement shall, unless otherwise terminated as provided in this 
                  <internal.reference refid="a236056">
                    <ital>clause 14</ital>
                  </internal.reference>
                  , commence on the Effective Date and shall continue for the Initial Subscription Term and, thereafter, this agreement shall be automatically renewed for successive periods of 12 months (each a 
                  <defn.term>Renewal Period</defn.term>
                  ), unless:
                </paratext>
              </para>
              <subclause2 id="a135780">
                <identifier>(a)</identifier>
                <para>
                  <paratext>either party notifies the other party of termination, in writing, at least [60 days] before the end of the Initial Subscription Term or any Renewal Period, in which case this agreement shall terminate upon the expiry of the applicable Initial Subscription Term or Renewal Period; or</paratext>
                </para>
              </subclause2>
              <subclause2 id="a214594">
                <identifier>(b)</identifier>
                <para>
                  <paratext>otherwise terminated in accordance with the provisions of this agreement;</paratext>
                </para>
              </subclause2>
              <para>
                <paratext>
                  and the Initial Subscription Term together with any subsequent Renewal Periods shall constitute the 
                  <defn.term>Subscription Term</defn.term>
                  .
                </paratext>
              </para>
            </subclause1>
            <subclause1 id="a743645">
              <identifier>14.2</identifier>
              <para>
                <paratext>Without affecting any other right or remedy available to it, either party may terminate this agreement with immediate effect by giving written notice to the other party if:</paratext>
              </para>
              <drafting.note id="a727976" jurisdiction="">
                <head align="left" preservecase="true">
                  <headtext>Termination for cause</headtext>
                </head>
                <division id="a000045" level="1">
                  <para>
                    <paratext>
                      For further guidance on termination, see 
                      <link href="https://uk.practicallaw.thomsonreuters.com/3-107-4673?originationContext=document&amp;amp;transitionType=DocumentItem&amp;amp;contextData=%28sc.Default%29&amp;amp;comp=pluk" style="ACTLinkURL">
                        <ital>Standard clause, Termination</ital>
                      </link>
                       and associated drafting notes, including information on the Corporate Insolvency and Governance Act 2020, which came into force on 26 June 2020.  See also
                      <ital> </ital>
                      <link anchor="a387269" href="w-025-9457" style="ACTLinkPLCtoPLC">
                        <ital>Practice note, Restrictions on terminating supply contracts in insolvency proceedings: What is a contract for the supply of goods and Software licence agreements services</ital>
                      </link>
                      .
                    </paratext>
                  </para>
                  <para>
                    <paratext>
                      The supplier should also consider whether it wishes to be able to terminate if the customer undergoes a change of control or in the event of a sale of the customer's assets, merger or re-organisation in which the customer is not the surviving entity (see 
                      <internal.reference refid="a825057">
                        <ital>Drafting note, Assignment</ital>
                      </internal.reference>
                      ).
                    </paratext>
                  </para>
                  <para>
                    <paratext>
                      For more information, see 
                      <link anchor="a863026" href="w-014-1583" style="ACTLinkPLCtoPLC">
                        <ital>Practice note, Boilerplate: do I really need this clause and why?: Termination</ital>
                      </link>
                      .
                    </paratext>
                  </para>
                </division>
              </drafting.note>
              <subclause2 id="a672297">
                <identifier>(a)</identifier>
                <para>
                  <paratext>the other party fails to pay any amount due under this agreement on the due date for payment and remains in default not less than [NUMBER] days after being notified in writing to make such payment;</paratext>
                </para>
              </subclause2>
              <subclause2 id="a207796">
                <identifier>(b)</identifier>
                <para>
                  <paratext>the other party commits a material breach of any other term of this agreement and (if such breach is remediable) fails to remedy that breach within a period of [NUMBER] days after being notified [in writing] to do so;</paratext>
                </para>
                <drafting.note id="a379204" jurisdiction="">
                  <head align="left" preservecase="true">
                    <headtext>Termination for material breach</headtext>
                  </head>
                  <division id="a000046" level="1">
                    <para>
                      <paratext>
                        The terms "material breach" or "repeatedly breaches", or a breach which is or is not "remediable" are not terms with precise legal definitions. It is not certain, for example, that a material breach equates to a repudiatory breach entitling the innocent party to terminate at common law. Consequently, there will always be some uncertainty as to the sorts of breaches which will give rise to the supplier's right to terminate (see 
                        <link anchor="a162091" href="5-559-4767" style="ACTLinkPLCtoPLC">
                          <ital>Practice note, Contracts; termination: Termination for material breach</ital>
                        </link>
                        ).
                      </paratext>
                    </para>
                    <para>
                      <paratext>
                        For more information see 
                        <link href="w-016-7906" style="ACTLinkPLCtoPLC">
                          <ital>Practice note, Contracts: identifying termination triggers</ital>
                        </link>
                        .
                      </paratext>
                    </para>
                  </division>
                </drafting.note>
              </subclause2>
              <subclause2 id="a188329">
                <identifier>(c)</identifier>
                <para>
                  <paratext>
                    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 
                    <bold>OR</bold>
                     (being an individual) is deemed either unable to pay their debts or as having no reasonable prospect of so doing, in either case, within the meaning of section 268 of the Insolvency Act 1986 
                    <bold>OR</bold>
                     (being a partnership) has any partner to whom any of the foregoing apply];
                  </paratext>
                </para>
              </subclause2>
              <subclause2 id="a902553">
                <identifier>(d)</identifier>
                <para>
                  <paratext>the other party commences negotiations with all or any class of its creditors with a view to rescheduling any of its debts, or makes a proposal for or enters into any compromise or arrangement with its creditors other than for the sole purpose of a scheme for a solvent amalgamation of that other party with one or more other companies or the solvent reconstruction of that other party;</paratext>
                </para>
              </subclause2>
              <subclause2 id="a664675">
                <identifier>(e)</identifier>
                <para>
                  <paratext>the other party applies to court for, or obtains, a moratorium under Part A1 of the Insolvency Act 1986;</paratext>
                </para>
              </subclause2>
              <subclause2 id="a949673">
                <identifier>(f)</identifier>
                <para>
                  <paratext>a petition is filed, a notice is given, a resolution is passed, or an order is made, for or in connection with the winding up of that other party other than for the sole purpose of a scheme for a solvent amalgamation of that other party with one or more other companies or the solvent reconstruction of that other party;</paratext>
                </para>
              </subclause2>
              <subclause2 id="a385613">
                <identifier>(g)</identifier>
                <para>
                  <paratext>an application is made to court, or an order is made, for the appointment of an administrator, or if a notice of intention to appoint an administrator is given or if an administrator is appointed, over the other party (being a company, partnership or limited liability partnership);</paratext>
                </para>
              </subclause2>
              <subclause2 id="a177713">
                <identifier>(h)</identifier>
                <para>
                  <paratext>the holder of a qualifying floating charge over the assets of that other party (being a company or limited liability partnership) has become entitled to appoint or has appointed an administrative receiver;</paratext>
                </para>
              </subclause2>
              <subclause2 id="a339702">
                <identifier>(i)</identifier>
                <para>
                  <paratext>a person becomes entitled to appoint a receiver over the assets of the other party or a receiver is appointed over the assets of the other party;</paratext>
                </para>
              </subclause2>
              <subclause2 id="a132537">
                <identifier>(j)</identifier>
                <para>
                  <paratex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paratext>
                </para>
              </subclause2>
              <subclause2 id="a458446">
                <identifier>(k)</identifier>
                <para>
                  <paratext>
                    any event occurs, or proceeding is taken, with respect to the other party in any jurisdiction to which it is subject that has an effect equivalent or similar to any of the events mentioned in 
                    <internal.reference refid="a188329">
                      <ital>clause 14.2(c)</ital>
                    </internal.reference>
                     to 
                    <internal.reference refid="a132537">
                      <ital>clause 14.2(j)</ital>
                    </internal.reference>
                     (inclusive);
                  </paratext>
                </para>
              </subclause2>
              <subclause2 id="a188413">
                <identifier>(l)</identifier>
                <para>
                  <paratext>the other party suspends or ceases, or threatens to suspend or cease, carrying on all or a substantial part of its business;</paratext>
                </para>
              </subclause2>
              <subclause2 id="a318029">
                <identifier>(m)</identifier>
                <para>
                  <paratext>the other party's financial position deteriorates so far as to reasonably justify the opinion that its ability to give effect to the terms of this agreement is in jeopardy; [or]</paratext>
                </para>
              </subclause2>
              <subclause2 id="a362399">
                <identifier>(n)</identifier>
                <para>
                  <paratext>there is a change of control of the other party [(within the meaning of section 1124 of the Corporation Tax Act 2010)].</paratext>
                </para>
              </subclause2>
            </subclause1>
            <subclause1 id="a964212">
              <identifier>14.3</identifier>
              <para>
                <paratext>On termination of this agreement for any reason:</paratext>
              </para>
              <drafting.note id="a974805" jurisdiction="">
                <head align="left" preservecase="true">
                  <headtext>Deletion of electronic data</headtext>
                </head>
                <division id="a000047" level="1">
                  <para>
                    <paratext>It can be difficult for organisations (particularly Suppliers) to agree to "delete" electronic data. The word "deletion" can mean different things in relation to electronic data, and it is recognised that it is not always possible to delete or erase all traces of the data. As the ICO has opined that the term "deletion", in relation to personal data, should be taken to mean ensuring that the data is beyond use, we consider this is a reasonable deletion standard to use in most circumstances. If this is appropriate in your agreement, suggested wording is as follows:</paratext>
                  </para>
                  <list type="bulleted">
                    <list.item>
                      <para>
                        <paratext>Any electronic data shall be considered deleted for the purpose of this clause where it has been put beyond used by the deleting party.</paratext>
                      </para>
                    </list.item>
                  </list>
                  <para>
                    <paratext>If it is appropriate to delete personal data from a live system, we recommend that a party should also be expected to delete it from any back-up of the information on that system, and the parties may prefer for this to be made explicit as part of the deletion obligation.</paratext>
                  </para>
                </division>
              </drafting.note>
              <subclause2 id="a615774">
                <identifier>(a)</identifier>
                <para>
                  <paratext>all licences granted under this agreement shall immediately terminate [and the Customer shall immediately cease all use of the Services and/or the Documentation];</paratext>
                </para>
              </subclause2>
              <subclause2 id="a661090">
                <identifier>(b)</identifier>
                <para>
                  <paratext>each party shall return and make no further use of any equipment, property, Documentation and other items (and all copies of them) belonging to the other party;</paratext>
                </para>
              </subclause2>
              <subclause2 id="a1056299">
                <identifier>(c)</identifier>
                <para>
                  <paratext>the Supplier may destroy or otherwise dispose of any of the Customer Data in its possession unless the Supplier receives, no later than ten days after the effective date of the termination of this agreement, a written request for the delivery to the Customer of the then most recent back-up of the Customer Data. The Supplier shall use reasonable commercial endeavours to deliver the back-up to the Customer within 30 days of its receipt of such a written request, provided that the Customer has, at that time, paid all fees and charges outstanding at and resulting from termination (whether or not due at the date of termination). The Customer shall pay all reasonable expenses incurred by the Supplier in returning or disposing of Customer Data; and</paratext>
                </para>
              </subclause2>
              <subclause2 id="a384583">
                <identifier>(d)</identifier>
                <para>
                  <paratext>any rights, remedies, obligations or liabilities of the parties that have accrued up to the date of termination, including the right to claim damages in respect of any breach of the agreement which existed at or before the date of termination shall not be affected or prejudiced.</paratext>
                </para>
              </subclause2>
            </subclause1>
          </clause>
          <clause id="a693134">
            <identifier>15.</identifier>
            <head align="left" preservecase="true">
              <headtext>Force majeure</headtext>
            </head>
            <drafting.note id="a667428" jurisdiction="">
              <head align="left" preservecase="true">
                <headtext>Force majeure</headtext>
              </head>
              <division id="a000048" level="1">
                <para>
                  <paratext>
                    A 
                    <ital>force majeure</ital>
                     clause usually excludes liability for breach of contract where delay or failure to perform is as a result of an event outside the control of the party who is in default. The phrase derives from the codified systems of law on the continent. Those events which are to be considered as being "beyond reasonable control" must be drafted so that they are beyond dispute. This may often involve the listing of various examples - such as acts of God, strikes and defaults of suppliers - with a sweep-up clause which is drafted so as to be interpreted widely and not be limited by other items which have been listed.
                  </paratext>
                </para>
                <para>
                  <paratext>
                    In a business-to-business contract, a 
                    <ital>force majeure</ital>
                     provision is likely to be subject to the reasonableness test under 
                    <link href="5-505-8743" style="ACTLinkPLCtoPLC">
                      <ital>section 3</ital>
                    </link>
                     of UCTA, but may well be held reasonable if it is limited to events which are genuinely outside the control of the party relying on them.
                  </paratext>
                </para>
                <para>
                  <paratext>
                    See 
                    <link href="3-518-4224" style="ACTLinkPLCtoPLC">Standard clause, General Contract Clauses: Force Majeure</link>
                    . Consider the force majeure clause in the context of the termination clause.
                  </paratext>
                </para>
              </division>
            </drafting.note>
            <subclause1 id="a960167">
              <para>
                <paratext>Neither party shall be in breach of this agreement or otherwise liable for any delay or failure in the performance of its obligations for so long as and to the extent that such delay or failure results from events, circumstances or causes beyond its reasonable control. If the period of delay or non-performance continues for [NUMBER] [days], the party not affected may terminate this agreement by giving [not less than [NUMBER] days'] written notice to the affected party.</paratext>
              </para>
            </subclause1>
          </clause>
          <clause id="a164320">
            <identifier>16.</identifier>
            <head align="left" preservecase="true">
              <headtext>Conflict</headtext>
            </head>
            <drafting.note id="a953233" jurisdiction="">
              <head align="left" preservecase="true">
                <headtext>Conflict</headtext>
              </head>
              <division id="a000049" level="1">
                <para>
                  <paratext>See:</paratext>
                </para>
                <list type="bulleted">
                  <list.item>
                    <para>
                      <paratext>
                        <link href="7-107-3836" style="ACTLinkPLCtoPLC">
                          <ital>Standard clause, Conflict</ital>
                        </link>
                        .
                      </paratext>
                    </para>
                  </list.item>
                  <list.item>
                    <para>
                      <paratext>
                        <link anchor="a195430" href="w-014-1583" style="ACTLinkPLCtoPLC">
                          <ital>Practice note, Boilerplate: do I really need this clause and why?: Conflict</ital>
                        </link>
                        .
                      </paratext>
                    </para>
                  </list.item>
                </list>
              </division>
            </drafting.note>
            <subclause1 id="a559529">
              <para>
                <paratext>If there is an inconsistency between any of the provisions in the main body of this agreement and the Schedules, the provisions in the main body of this agreement prevail.</paratext>
              </para>
            </subclause1>
          </clause>
          <clause id="a594084">
            <identifier>17.</identifier>
            <head align="left" preservecase="true">
              <headtext>Variation</headtext>
            </head>
            <drafting.note id="a650111" jurisdiction="">
              <head align="left" preservecase="true">
                <headtext>Variation</headtext>
              </head>
              <division id="a000050" level="1">
                <para>
                  <paratext>See:</paratext>
                </para>
                <list type="bulleted">
                  <list.item>
                    <para>
                      <paratext>
                        <link href="3-107-3838" style="ACTLinkPLCtoPLC">
                          <ital>Standard clause, Variation</ital>
                        </link>
                        .
                      </paratext>
                    </para>
                  </list.item>
                  <list.item>
                    <para>
                      <paratext>
                        <link anchor="a436667" href="w-014-1583" style="ACTLinkPLCtoPLC">
                          <ital>Practice note, Boilerplate: do I really need this clause and why?: Variation</ital>
                        </link>
                        .
                      </paratext>
                    </para>
                  </list.item>
                </list>
              </division>
            </drafting.note>
            <subclause1 id="a373901">
              <para>
                <paratext>No variation of this agreement shall be effective unless it is in writing and signed by the parties (or their authorised representatives).</paratext>
              </para>
            </subclause1>
          </clause>
          <clause id="a893488">
            <identifier>18.</identifier>
            <head align="left" preservecase="true">
              <headtext>Waiver</headtext>
            </head>
            <drafting.note id="a859692" jurisdiction="">
              <head align="left" preservecase="true">
                <headtext>Waiver</headtext>
              </head>
              <division id="a000051" level="1">
                <para>
                  <paratext>For information on this clause, see:</paratext>
                </para>
                <list type="bulleted">
                  <list.item>
                    <para>
                      <paratext>
                        The drafting notes in 
                        <link href="http://www.practicallaw.com/0-107-3806" style="ACTLinkURL">
                          <ital>Standard clause, Waiver</ital>
                        </link>
                        .
                      </paratext>
                    </para>
                  </list.item>
                  <list.item>
                    <para>
                      <paratext>
                        <link anchor="a947318" href="http://www.practicallaw.com/w-014-1583" style="ACTLinkURL">
                          <ital>Practice note, Boilerplate: do I really need this clause and why? : Waiver</ital>
                        </link>
                        .
                      </paratext>
                    </para>
                  </list.item>
                </list>
              </division>
            </drafting.note>
            <subclause1 id="a811444">
              <identifier>18.1</identifier>
              <para>
                <paratext>A waiver of any right or remedy is only effective if given in writing [and shall not be deemed a waiver of any subsequent right or remedy].</paratext>
              </para>
            </subclause1>
            <subclause1 id="a284683">
              <identifier>18.2</identifier>
              <para>
                <paratext>A delay or failure to exercise, or the single or partial exercise of, any right or remedy does not waive that or any other right or remedy, nor does it prevent or restrict the further exercise of that or any other right or remedy.</paratext>
              </para>
            </subclause1>
          </clause>
          <clause id="a949188">
            <identifier>19.</identifier>
            <head align="left" preservecase="true">
              <headtext>Rights and remedies</headtext>
            </head>
            <drafting.note id="a324244" jurisdiction="">
              <head align="left" preservecase="true">
                <headtext>Rights and remedies</headtext>
              </head>
              <division id="a000052" level="1">
                <para>
                  <paratext>See:</paratext>
                </para>
                <list type="bulleted">
                  <list.item>
                    <para>
                      <paratext>
                        <link href="2-203-0725" style="ACTLinkPLCtoPLC">
                          <ital>Standard clause, Rights and remedies</ital>
                        </link>
                        .
                      </paratext>
                    </para>
                  </list.item>
                  <list.item>
                    <para>
                      <paratext>
                        <link anchor="a778211" href="w-014-1583" style="ACTLinkPLCtoPLC">
                          <ital>Practice note, Boilerplate: do I really need this clause and why?: Rights and remedies</ital>
                        </link>
                        .
                      </paratext>
                    </para>
                  </list.item>
                </list>
              </division>
            </drafting.note>
            <subclause1 id="a515299">
              <para>
                <paratext>Except as expressly provided in this agreement, the rights and remedies provided under this agreement are in addition to, and not exclusive of, any rights or remedies provided by law.</paratext>
              </para>
            </subclause1>
          </clause>
          <clause id="a310060">
            <identifier>20.</identifier>
            <head align="left" preservecase="true">
              <headtext>Severance</headtext>
            </head>
            <drafting.note id="a816967" jurisdiction="">
              <head align="left" preservecase="true">
                <headtext>Severance</headtext>
              </head>
              <division id="a000053" level="1">
                <para>
                  <paratext>See:</paratext>
                </para>
                <list type="bulleted">
                  <list.item>
                    <para>
                      <paratext>
                        <link href="9-107-3840" style="ACTLinkPLCtoPLC">
                          <ital>Standard clause, Severance</ital>
                        </link>
                        .
                      </paratext>
                    </para>
                  </list.item>
                  <list.item>
                    <para>
                      <paratext>
                        <link anchor="a117161" href="w-014-1583" style="ACTLinkPLCtoPLC">
                          <ital>Practice note, Boilerplate: do I really need this clause and why?: Rights and remedies</ital>
                        </link>
                        .
                      </paratext>
                    </para>
                  </list.item>
                </list>
              </division>
            </drafting.note>
            <subclause1 id="a312652">
              <identifier>20.1</identifier>
              <para>
                <paratext>If any provision or part-provision of this agreement is or becomes invalid, illegal or unenforceable, it shall be deemed deleted, but that shall not affect the validity and enforceability of the rest of this agreement.</paratext>
              </para>
            </subclause1>
            <subclause1 id="a836036">
              <identifier>20.2</identifier>
              <para>
                <paratext>
                  If any provision or part-provision of this agreement is deemed deleted under 
                  <internal.reference refid="a312652">
                    <ital>clause 20.1</ital>
                  </internal.reference>
                   the parties shall negotiate in good faith to agree a replacement provision that, to the greatest extent possible, achieves the intended commercial result of the original provision.
                </paratext>
              </para>
            </subclause1>
          </clause>
          <clause id="a1000301">
            <identifier>21.</identifier>
            <head align="left" preservecase="true">
              <headtext>Entire agreement</headtext>
            </head>
            <drafting.note id="a564660" jurisdiction="">
              <head align="left" preservecase="true">
                <headtext>Entire agreement</headtext>
              </head>
              <division id="a000054" level="1">
                <para>
                  <paratext>For more information on this clause, see:</paratext>
                </para>
                <para>
                  <paratext>
                    The drafting notes in 
                    <link href="2-107-3834" style="ACTLinkPLCtoPLC">
                      <ital>Standard clause, Entire agreement</ital>
                    </link>
                    .
                  </paratext>
                </para>
                <para>
                  <paratext>
                    <link anchor="a102696" href="http://www.practicallaw.com/w-014-1583" style="ACTLinkURL">
                      <ital>Practice note, Boilerplate: do I really need this clause and why?: Entire agreement</ital>
                    </link>
                    .
                  </paratext>
                </para>
              </division>
            </drafting.note>
            <subclause1 id="a241927">
              <identifier>21.1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id="a984731">
              <identifier>21.2</identifier>
              <para>
                <paratext>Each party acknowledges that in entering into this agreement it does not rely on[, and shall have no remedies in respect of,] any statement, representation, assurance or warranty (whether made innocently or negligently) that is not set out in this agreement.</paratext>
              </para>
            </subclause1>
            <subclause1 id="a991046">
              <identifier>21.3</identifier>
              <para>
                <paratext>Each party agrees that it shall have no claim for innocent or negligent misrepresentation [or negligent misstatement] based on any statement in this agreement.</paratext>
              </para>
            </subclause1>
            <subclause1 condition="optional" id="a575000">
              <identifier>21.4</identifier>
              <para>
                <paratext>Nothing in this clause shall limit or exclude any liability for fraud.</paratext>
              </para>
            </subclause1>
          </clause>
          <clause id="a160522">
            <identifier>22.</identifier>
            <head align="left" preservecase="true">
              <headtext>Assignment</headtext>
            </head>
            <drafting.note id="a825057" jurisdiction="">
              <head align="left" preservecase="true">
                <headtext>Assignment</headtext>
              </head>
              <division id="a000055" level="1">
                <para>
                  <paratext>The customer is not entitled to assign the contract without the supplier's consent, but the supplier may do so without the customer's consent. See:</paratext>
                </para>
                <list type="bulleted">
                  <list.item>
                    <para>
                      <paratext>
                        <link href="5-107-3823" style="ACTLinkPLCtoPLC">
                          <ital>Standard clause, Assignment and other dealings </ital>
                        </link>
                        .
                      </paratext>
                    </para>
                  </list.item>
                  <list.item>
                    <para>
                      <paratext>
                        <link anchor="a120126" href="w-014-1583" style="ACTLinkPLCtoPLC">
                          <ital>Practice note, Boilerplate: do I really need this clause and why?: Assignment and other dealings</ital>
                        </link>
                        .
                      </paratext>
                    </para>
                  </list.item>
                </list>
              </division>
            </drafting.note>
            <subclause1 id="a761267">
              <identifier>22.1</identifier>
              <para>
                <paratext>The Customer shall not, without the prior written consent of the Supplier, assign, transfer, mortgage, charge, subcontract, delegate, declare a trust over or deal in any other manner with any of its rights and obligations under this agreement.</paratext>
              </para>
            </subclause1>
            <subclause1 id="a224610">
              <identifier>22.2</identifier>
              <para>
                <paratext>The Supplier may at any time assign, mortgage, charge, subcontract, delegate, declare a trust over or deal in any other manner with any or all of its rights and obligations under this agreement[, provided that it gives prior written notice of such dealing to the Customer].</paratext>
              </para>
            </subclause1>
          </clause>
          <clause id="a569003">
            <identifier>23.</identifier>
            <head align="left" preservecase="true">
              <headtext>No partnership or agency</headtext>
            </head>
            <drafting.note id="a230948" jurisdiction="">
              <head align="left" preservecase="true">
                <headtext>No partnership or agency</headtext>
              </head>
              <division id="a000056" level="1">
                <para>
                  <paratext>See:</paratext>
                </para>
                <list type="bulleted">
                  <list.item>
                    <para>
                      <paratext>
                        <link href="4-107-3814" style="ACTLinkPLCtoPLC">
                          <ital>Standard clause, No partnership or agency</ital>
                        </link>
                        .
                      </paratext>
                    </para>
                  </list.item>
                  <list.item>
                    <para>
                      <paratext>
                        <link anchor="a358774" href="w-014-1583" style="ACTLinkPLCtoPLC">
                          <ital>Practice note, Boilerplate: do I really need this clause and why?: No partnership or agency</ital>
                        </link>
                        .
                      </paratext>
                    </para>
                  </list.item>
                </list>
              </division>
            </drafting.note>
            <subclause1 id="a66981">
              <para>
                <paratext>Nothing in this agreement is intended to or shall operate to create a partnership between the parties, or authorise either party to act as agent for the other, and neither party shall have the authority to act in the name or on behalf of or otherwise to bind the other in any way (including, but not limited to, the making of any representation or warranty, the assumption of any obligation or liability and the exercise of any right or power).</paratext>
              </para>
            </subclause1>
          </clause>
          <clause id="a573048">
            <identifier>24.</identifier>
            <head align="left" preservecase="true">
              <headtext>Third party rights</headtext>
            </head>
            <drafting.note id="a415122" jurisdiction="">
              <head align="left" preservecase="true">
                <headtext>Third party rights</headtext>
              </head>
              <division id="a000057" level="1">
                <para>
                  <paratext>See:</paratext>
                </para>
                <list type="bulleted">
                  <list.item>
                    <para>
                      <paratext>
                        <link href="6-107-3846" style="ACTLinkPLCtoPLC">
                          <ital>Standard clause, Third party rights</ital>
                        </link>
                        .
                      </paratext>
                    </para>
                  </list.item>
                  <list.item>
                    <para>
                      <paratext>
                        <link anchor="a867788" href="w-014-1583" style="ACTLinkPLCtoPLC">
                          <ital>Practice note, Boilerplate: do I really need this clause and why?: Third party rights</ital>
                        </link>
                        .
                      </paratext>
                    </para>
                  </list.item>
                </list>
              </division>
            </drafting.note>
            <subclause1 id="a789266">
              <identifier>24.1</identifier>
              <para>
                <paratext>[Unless it expressly states otherwise, this OR This] agreement does not give rise to any rights under the Contracts (Rights of Third Parties) Act 1999 to enforce any term of this agreement.</paratext>
              </para>
            </subclause1>
            <subclause1 condition="optional" id="a721895">
              <identifier>24.2</identifier>
              <para>
                <paratext>The rights of the parties to rescind or vary this agreement are not subject to the consent of any other person.</paratext>
              </para>
            </subclause1>
          </clause>
          <clause id="a355283">
            <identifier>25.</identifier>
            <head align="left" preservecase="true">
              <headtext>Counterparts</headtext>
            </head>
            <drafting.note id="a885660" jurisdiction="">
              <head align="left" preservecase="true">
                <headtext>Counterparts</headtext>
              </head>
              <division id="a000058" level="1">
                <para>
                  <paratext>For more information on this clause, see:</paratext>
                </para>
                <list type="bulleted">
                  <list.item>
                    <para>
                      <paratext>
                        The drafting notes in 
                        <link href="_blank" style="ACTLinkPLCtoPLC">
                          <ital>Standard clause, Counterparts</ital>
                        </link>
                        .
                      </paratext>
                    </para>
                  </list.item>
                  <list.item>
                    <para>
                      <paratext>
                        <link anchor="a684888" href="w-014-1583" style="ACTLinkPLCtoPLC">
                          <ital>Practice note, Boilerplate: do I really need this clause and why?: Counterparts</ital>
                        </link>
                        .
                      </paratext>
                    </para>
                  </list.item>
                </list>
              </division>
            </drafting.note>
            <subclause1 id="a521787">
              <identifier>25.1</identifier>
              <para>
                <paratext>This agreement may be executed in any number of counterparts, each of which shall constitute a duplicate original, but all the counterparts shall together constitute the one agreement.</paratext>
              </para>
            </subclause1>
            <subclause1 id="a741774">
              <identifier>25.2</identifier>
              <para>
                <paratext>
                  Transmission of [an executed counterpart of this agreement (but for the avoidance of doubt not just a signature page) 
                  <bold>OR</bold>
                   the executed signature page of a counterpart of this agreement] by email (in PDF, JPEG or other agreed format) takes effect as the transmission of an executed "wet-ink" counterpart of this agreement. [If this method of transmission is adopted, without prejudice to the validity of the agreement thus made, each party shall on request provide the other[s] with the "wet ink" hard copy original[s] of their counterpart.]
                </paratext>
              </para>
            </subclause1>
            <subclause1 id="a851073">
              <identifier>25.3</identifier>
              <para>
                <paratext>
                  No counterpart shall be effective until each party has [provided 
                  <bold>OR</bold>
                   delivered] to the other[s] at least one executed counterpart.
                </paratext>
              </para>
            </subclause1>
          </clause>
          <clause id="a671771">
            <identifier>26.</identifier>
            <head align="left" preservecase="true">
              <headtext>Notices</headtext>
            </head>
            <drafting.note id="a579274" jurisdiction="">
              <head align="left" preservecase="true">
                <headtext>Notices</headtext>
              </head>
              <division id="a000059" level="1">
                <para>
                  <paratext>For more information on this clause, see:</paratext>
                </para>
                <list type="bulleted">
                  <list.item>
                    <para>
                      <paratext>
                        The drafting notes in 
                        <link href="http://www.practicallaw.com/5-107-3842" style="ACTLinkURL">
                          <ital>Standard clauses, Notices</ital>
                        </link>
                        <ital>.</ital>
                      </paratext>
                    </para>
                  </list.item>
                  <list.item>
                    <para>
                      <paratext>
                        <link href="http://www.practicallaw.com/3-107-3843" style="ACTLinkURL">
                          <ital>Practice note, Notice clauses</ital>
                        </link>
                        .
                      </paratext>
                    </para>
                  </list.item>
                  <list.item>
                    <para>
                      <paratext>
                        <link anchor="a616007" href="http://www.practicallaw.com/w-014-1583" style="ACTLinkURL">
                          <ital>Practice note, Boilerplate: do I really need this clause and why?: Notices</ital>
                        </link>
                        .
                      </paratext>
                    </para>
                  </list.item>
                </list>
              </division>
            </drafting.note>
            <subclause1 id="a928712">
              <identifier>26.1</identifier>
              <para>
                <paratext>Any notice given to a party under or in connection with this agreement shall be in writing and shall be:</paratext>
              </para>
              <subclause2 id="a488078">
                <identifier>(a)</identifier>
                <para>
                  <paratext>delivered by hand or by pre-paid first-class post or other next working day delivery service at its registered office (if a company) or its principal place of business (in any other case); or</paratext>
                </para>
              </subclause2>
              <subclause2 condition="optional" id="a381299">
                <identifier>(b)</identifier>
                <para>
                  <paratext>sent by email to the following addresses (or an address substituted in writing by the party to be served):</paratext>
                </para>
                <subclause3 id="a145652">
                  <identifier>(i)</identifier>
                  <para>
                    <paratext>Party 1: [ADDRESS].</paratext>
                  </para>
                </subclause3>
                <subclause3 id="a260522">
                  <identifier>(ii)</identifier>
                  <para>
                    <paratext>Party 2: [ADDRESS].</paratext>
                  </para>
                </subclause3>
              </subclause2>
            </subclause1>
            <subclause1 id="a456216">
              <identifier>26.2</identifier>
              <para>
                <paratext>Any notice shall be deemed to have been received:</paratext>
              </para>
              <subclause2 id="a579332">
                <identifier>(a)</identifier>
                <para>
                  <paratext>if delivered by hand, at the time the notice is left at the proper address;</paratext>
                </para>
              </subclause2>
              <subclause2 id="a548895">
                <identifier>(b)</identifier>
                <para>
                  <paratext>if sent by [pre-paid first-class post or other] next working day delivery service, at [9.00 am] on the [second] Business Day after posting; [or]</paratext>
                </para>
              </subclause2>
              <subclause2 condition="optional" id="a226003">
                <identifier>(c)</identifier>
                <para>
                  <paratext>if sent by email, at the time of transmission, or, if this time falls outside Business Hours in the place of receipt, when Business Hours resume.</paratext>
                </para>
              </subclause2>
            </subclause1>
            <subclause1 id="a86573">
              <identifier>26.3</identifier>
              <para>
                <paratext>This clause does not apply to the service of any proceedings or other documents in any legal action or, where applicable, any arbitration or other method of dispute resolution.</paratext>
              </para>
            </subclause1>
          </clause>
          <clause id="a196364">
            <identifier>27.</identifier>
            <head align="left" preservecase="true">
              <headtext>Governing law</headtext>
            </head>
            <drafting.note id="a852739" jurisdiction="">
              <head align="left" preservecase="true">
                <headtext>Governing law</headtext>
              </head>
              <division id="a000060" level="1">
                <para>
                  <paratext>
                    The governing law may affect whether or not the provisions of 
                    <link href="_blank" style="ACTLinkPLCtoPLC">
                      <ital>UCTA</ital>
                    </link>
                     apply (although see 
                    <link href="_blank" style="ACTLinkPLCtoPLC">
                      <ital>section 27</ital>
                    </link>
                     of UCTA concerning whether or not choice of law clauses are effective).
                  </paratext>
                </para>
                <para>
                  <paratext>The parties should also consider whether any other dispute resolution mechanisms are appropriate, such as expert determination for technical issues (such as whether the software conforms to its specification). Arbitration or alternative dispute resolution are not necessarily faster or cheaper, but consider a (non-binding) commitment to pursue these mechanisms for the resolution of contractual disputes.</paratext>
                </para>
                <para>
                  <paratext>
                    See 
                    <link anchor="a742310" href="w-014-1583" style="ACTLinkPLCtoPLC">
                      <ital>Practice note, Boilerplate: do I really need this clause and why?: Governing law</ital>
                    </link>
                    .
                  </paratext>
                </para>
                <para>
                  <paratext>
                    For more information on the effect of Brexit on litigation, including governing law and jurisdiction clauses, see 
                    <link href="w-019-0548" style="ACTLinkPLCtoPLC">
                      <ital>Practice note, Brexit: implications for civil justice and judicial co-operation</ital>
                    </link>
                    .
                  </paratext>
                </para>
              </division>
            </drafting.note>
            <subclause1 id="a463397">
              <para>
                <paratext>This agreement and any dispute or claim arising out of or in connection with it or its subject matter or formation (including non-contractual disputes or claims) shall be governed by and interpreted in accordance with the law of England and Wales.</paratext>
              </para>
            </subclause1>
          </clause>
          <clause id="a201476">
            <identifier>28.</identifier>
            <head align="left" preservecase="true">
              <headtext>Jurisdiction</headtext>
            </head>
            <drafting.note id="a575024" jurisdiction="">
              <head align="left" preservecase="true">
                <headtext>Jurisdiction</headtext>
              </head>
              <division id="a000061" level="1">
                <para>
                  <paratext>
                    See 
                    <link href="0-107-3646" style="ACTLinkPLCtoPLC">
                      <ital>Practice note, Supply contracts: overview: Export contracts: Choice of law and jurisdiction</ital>
                    </link>
                     for a consideration of choice of law and jurisdiction provisions. See also:
                  </paratext>
                </para>
                <list type="bulleted">
                  <list.item>
                    <para>
                      <paratext>
                        <link href="9-522-6848" style="ACTLinkPLCtoPLC">
                          <ital>Standard clause, Jurisdiction</ital>
                        </link>
                        <ital>.</ital>
                      </paratext>
                    </para>
                  </list.item>
                  <list.item>
                    <para>
                      <paratext>
                        <link href="4-107-3852" style="ACTLinkPLCtoPLC">
                          <ital>Practice note, Governing law and jurisdiction clauses</ital>
                        </link>
                        .
                      </paratext>
                    </para>
                  </list.item>
                  <list.item>
                    <para>
                      <paratext>
                        <link anchor="a783056" href="w-014-1583" style="ACTLinkPLCtoPLC">
                          <ital>Practice note, Boilerplate: do I really need this clause and why?: Jurisdiction</ital>
                        </link>
                        .
                      </paratext>
                    </para>
                  </list.item>
                </list>
              </division>
            </drafting.note>
            <subclause1 id="a662297">
              <para>
                <paratext>Each party irrevocably agrees that the courts of England and Wales shall have exclusive jurisdiction to settle any dispute or claim arising out of or in connection with this agreement or its subject matter or formation (including non-contractual disputes or claims).</paratext>
              </para>
            </subclause1>
          </clause>
        </operative>
        <testimonium default="false" wording="contract">
          <para>
            <paratext>This  has been entered into on the date stated at the beginning of it.</paratext>
          </para>
        </testimonium>
        <disclosure.schedule>
          <schedule id="a167493">
            <identifier>Schedule 1</identifier>
            <head align="left" preservecase="true">
              <headtext>Subscription Fees</headtext>
            </head>
            <drafting.note id="a810013" jurisdiction="">
              <head align="left" preservecase="true">
                <headtext>Subscription Fees</headtext>
              </head>
              <division id="a000062" level="1">
                <para>
                  <paratext>
                    See 
                    <internal.reference refid="a289854">
                      <ital>Drafting note, Charges and payment</ital>
                    </internal.reference>
                     above.
                  </paratext>
                </para>
              </division>
            </drafting.note>
            <clause id="a171538">
              <identifier>1.</identifier>
              <head align="left" preservecase="true">
                <headtext>Subscription Fees</headtext>
              </head>
              <subclause1 id="a754965">
                <para>
                  <paratext>The Subscription Fees shall amount to a total of £[AMOUNT], based on [NUMBER] User Subscriptions at £[AMOUNT] per User Subscription.</paratext>
                </para>
              </subclause1>
            </clause>
            <clause id="a898768">
              <identifier>2.</identifier>
              <head align="left" preservecase="true">
                <headtext>Additional User Subscription Fees</headtext>
              </head>
              <subclause1 id="a878225">
                <para>
                  <paratext>
                    Additional User Subscriptions may be purchased by the Customer in accordance with 
                    <internal.reference refid="a154220">
                      <ital>clause 3</ital>
                    </internal.reference>
                     at £[AMOUNT] per User Subscription.
                  </paratext>
                </para>
              </subclause1>
            </clause>
            <clause id="a657963">
              <identifier>3.</identifier>
              <head align="left" preservecase="true">
                <headtext>Excess Storage Fees</headtext>
              </head>
              <subclause1 id="a115490">
                <para>
                  <paratext>The Supplier's excess storage fees current as at the Effective Date are set out below: [INSERT EXCESS STORAGE FEES].</paratext>
                </para>
              </subclause1>
            </clause>
            <clause id="a908257">
              <identifier>4.</identifier>
              <head align="left" preservecase="true">
                <headtext>Support Fees</headtext>
              </head>
              <subclause1 id="a263637">
                <para>
                  <paratext>The Supplier's standard and enhanced support fees are set out below: [INSERT DETAILS]</paratext>
                </para>
              </subclause1>
            </clause>
          </schedule>
          <schedule id="a325941">
            <identifier>Schedule 2</identifier>
            <head align="left" preservecase="true">
              <headtext>Subscription Term</headtext>
            </head>
            <drafting.note id="a190497" jurisdiction="">
              <head align="left" preservecase="true">
                <headtext>Subscription Term</headtext>
              </head>
              <division id="a000063" level="1">
                <para>
                  <paratext>
                    See 
                    <internal.reference refid="a894327">
                      <ital>Drafting note, Term and termination</ital>
                    </internal.reference>
                     above.
                  </paratext>
                </para>
              </division>
            </drafting.note>
            <clause id="a806601">
              <identifier>1.</identifier>
              <para>
                <paratext>Initial Subscription Term: [INSERT LENGTH OF INITIAL SUBSCRIPTION TERM].</paratext>
              </para>
              <drafting.note id="a789245" jurisdiction="">
                <head align="left" preservecase="true">
                  <headtext>Mandatory Policies: list and attach?</headtext>
                </head>
                <division id="a000064" level="1">
                  <para>
                    <paratext>
                      For a discussion of whether or not the mandatory policies should also be attached to the agreement, see the integrated drafting notes to 
                      <link href="6-618-9498#a609148" style="ACTLinkPLCtoPLC">
                        <ital>Standard clause, Compliance with laws and policies: Schedule of Mandatory Policies</ital>
                      </link>
                      .
                    </paratext>
                  </para>
                </division>
              </drafting.note>
            </clause>
          </schedule>
          <schedule id="a486123">
            <identifier>Schedule 3</identifier>
            <head align="left" preservecase="true">
              <headtext>Mandatory Policies</headtext>
            </head>
            <para>
              <paratext>[LIST [AND ATTACH] THE MANDATORY POLICIES HERE]</paratext>
            </para>
            <para>
              <paratext>The Mandatory Policies are:</paratext>
            </para>
            <list type="bulleted">
              <list.item>
                <para>
                  <paratext>[Modern Slavery and Human Trafficking Policy]</paratext>
                </para>
              </list.item>
              <list.item>
                <para>
                  <paratext>[Corporate and Social Responsibility Policy]</paratext>
                </para>
              </list.item>
              <list.item>
                <para>
                  <paratext>[Data and Privacy Policy]</paratext>
                </para>
              </list.item>
              <list.item>
                <para>
                  <paratext>[Ethics and Anti-Bribery Policy]</paratext>
                </para>
              </list.item>
              <list.item>
                <para>
                  <paratext>[Expenses Policy]</paratext>
                </para>
              </list.item>
              <list.item>
                <para>
                  <paratext>[Cybersecurity Policy]</paratext>
                </para>
              </list.item>
              <list.item>
                <para>
                  <paratext>[Business Continuity and Disaster Recovery]</paratext>
                </para>
              </list.item>
            </list>
          </schedule>
        </disclosure.schedule>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Online Safety Act 2023 section 210 comes into effect (July 2025)</rev.title>
          <rev.date>20250725</rev.date>
          <rev.author>Practical Law IP&amp;IT</rev.author>
          <rev.body>
            <division id="a000001" level="1">
              <para>
                <paratext>
                  We have replaced drafting note video-sharing platform and replaced it with 
                  <internal.reference refid="a573444">
                    <ital>Drafting note, User-to-user services</ital>
                  </internal.reference>
                   to reflect the repeal of the video-sharing platform rules on 25 July 2025 and the coming into effect of section 210 of the Online Safety Act 2023.
                </paratext>
              </para>
            </division>
          </rev.body>
        </rev.item>
        <rev.item>
          <rev.title>Contributor update for compliance with market practice (May 2025)</rev.title>
          <rev.date>20250515</rev.date>
          <rev.author>Practical law IP&amp;IT</rev.author>
          <rev.body>
            <division id="a000002" level="1">
              <para>
                <paratext>
                  We have made general updates to this resource following contributor feedback, in particular 
                  <internal.reference refid="a264558">
                    <ital>clause 8.1(b)</ital>
                  </internal.reference>
                   (Customer obligations) to add a reference to sanctions, to include Customer Data into the carve out from the supplier's IPR infringement indemnity in 
                  <internal.reference refid="a278099">
                    <ital>clause 12.4(d)</ital>
                  </internal.reference>
                   and to remove the per annum cap in 
                  <internal.reference refid="a97199">
                    <ital>clause 13.4(b)</ital>
                  </internal.reference>
                   (Liability cap). We have also added 
                  <internal.reference refid="a878158">
                    <ital>Drafting note, Data Act (EU)</ital>
                  </internal.reference>
                   and removed the Brexit section.
                </paratext>
              </para>
            </division>
          </rev.body>
        </rev.item>
        <rev.item>
          <rev.title>Digital Markets, Competition and Consumers Act 2024 (November 2024)</rev.title>
          <rev.date>20241126</rev.date>
          <rev.author>Practical Law IP&amp;IT</rev.author>
          <rev.body>
            <division id="a000003" level="1">
              <para>
                <paratext>
                  We have updated 
                  <internal.reference refid="a335378">
                    <ital>Drafting note, Digital Markets, Competition and Consumers Act 2024</ital>
                  </internal.reference>
                   to include a link to new content on the Digital Markets, Competition and Consumers Act 2024.
                </paratext>
              </para>
            </division>
          </rev.body>
        </rev.item>
        <rev.item>
          <rev.title>Update for DORA (October 2024)</rev.title>
          <rev.date>20241015</rev.date>
          <rev.author>Practical Law IP&amp;IT</rev.author>
          <rev.body>
            <division id="a000004" level="1">
              <para>
                <paratext>
                  We have added 
                  <internal.reference refid="a879701">
                    <ital>Drafting note, EU considerations</ital>
                  </internal.reference>
                   to include links to our materials on EU cyber resilience, including Regulation (EU) 2022/2554 (DORA) which comes into effect on 17 January 2025.
                </paratext>
              </para>
            </division>
          </rev.body>
        </rev.item>
        <rev.item>
          <rev.title>Assumption added to confirm template does not include drafting for AI (October 2024)</rev.title>
          <rev.date>20241009</rev.date>
          <rev.author>Practical Law IP&amp;IT</rev.author>
          <rev.body>
            <division id="a000005" level="1">
              <para>
                <paratext>
                  We have added a new 
                  <internal.reference refid="a736174">
                    <ital>Drafting note, Assumptions</ital>
                  </internal.reference>
                   to clarify that this resource does not contain specific drafting to address considerations relating to AI.
                </paratext>
              </para>
            </division>
          </rev.body>
        </rev.item>
        <rev.item>
          <rev.title>Update to add new Practical Law resources (September 2024)</rev.title>
          <rev.date>20240913</rev.date>
          <rev.author>Practice Law IP&amp;IT</rev.author>
          <rev.body>
            <division id="a000006" level="1">
              <para>
                <paratext>
                  We have added 
                  <internal.reference refid="a829138">
                    <ital>Drafting note, Cybersecurity</ital>
                  </internal.reference>
                   to include additional Practical Law resources.
                </paratext>
              </para>
            </division>
          </rev.body>
        </rev.item>
        <rev.item>
          <rev.title>Online Safety Act 2023 (October 2023)</rev.title>
          <rev.date>20231027</rev.date>
          <rev.author>Practical Law IP&amp;IT</rev.author>
          <rev.body>
            <division id="a000007" level="1">
              <para>
                <paratext>
                  We have updated this resource to reflect the Online Safety Act 2023 (see 
                  <internal.reference refid="a573444">
                    <ital>Drafting note, User-to-user services</ital>
                  </internal.reference>
                  )
                </paratext>
              </para>
            </division>
          </rev.body>
        </rev.item>
        <rev.item>
          <rev.title>Update to reflect current market practice (September 2023)</rev.title>
          <rev.date>20230901</rev.date>
          <rev.author>Practical Law IP&amp;IT</rev.author>
          <rev.body>
            <division id="a000008" level="1">
              <para>
                <paratext>
                  We have made general changes to this resource to reflect market practice, including changes to liability provisions see 
                  <internal.reference refid="a394157">
                    <ital>clause 13.4</ital>
                  </internal.reference>
                   and 
                  <internal.reference refid="a245962">
                    <ital>Drafting note, Supplier's total aggregate liability</ital>
                  </internal.reference>
                   in the light of the Drax case.
                </paratext>
              </para>
            </division>
          </rev.body>
        </rev.item>
        <rev.item>
          <rev.title>EU Digital Services Act and EU Digital Markets Act (August 2023)</rev.title>
          <rev.date>20230811</rev.date>
          <rev.author>Practical Law IP&amp;IT</rev.author>
          <rev.body>
            <division id="a000009" level="1">
              <para>
                <paratext>
                  We have added 
                  <internal.reference refid="a310692">
                    <ital>Drafting note, Digital Markets Act (EU)</ital>
                  </internal.reference>
                   and 
                  <internal.reference refid="a387539">
                    <ital>Drafting note, Digital Services Act (EU)</ital>
                  </internal.reference>
                  <ital>.</ital>
                </paratext>
              </para>
            </division>
          </rev.body>
        </rev.item>
        <rev.item>
          <rev.title>Brexit and general update (September 2022)</rev.title>
          <rev.date>20220915</rev.date>
          <rev.author>Practical Law IP&amp;IT</rev.author>
          <rev.body>
            <division id="a000010" level="1">
              <para>
                <paratext>We have updated this resource to simplify the Drafting note Brexit section following the expiry of the transition period and to align with general boilerplate drafting changes, for example the removal of fax as a means of giving notice</paratext>
              </para>
            </division>
          </rev.body>
        </rev.item>
        <rev.item>
          <rev.title>General update (March 2021)</rev.title>
          <rev.date>20210315</rev.date>
          <rev.author>Practical Law IP&amp;IT</rev.author>
          <rev.body>
            <division id="a000011" level="1">
              <para>
                <paratext>We have made various general updates.</paratext>
              </para>
            </division>
          </rev.body>
        </rev.item>
        <rev.item>
          <rev.title>Brexit: end of UK-EU Transition Period, Corporate Insolvency and Governance Act 2020 (October 2020)</rev.title>
          <rev.date>20201123</rev.date>
          <rev.author>Practical Law IP&amp;IT</rev.author>
          <rev.body>
            <division id="a000012" level="1">
              <para>
                <paratext>We have added links to various materials on Brexit to this resource. We have made changes to this resource so it will continue to work correctly after the end of the UK-EU transition period. We have added new subclauses 14.2(e) and 14.2(m) to the termination clause to reflect the coming into force of the Corporate Insolvency and Governance Act 2020.</paratext>
              </para>
            </division>
          </rev.body>
        </rev.item>
        <rev.item>
          <rev.title>New materials on Brexit (January /February 2020) </rev.title>
          <rev.date>20200131</rev.date>
          <rev.author>Practical Law IP&amp;IT</rev.author>
          <rev.body>
            <division id="a000013" level="1">
              <para>
                <paratext>We have added links to various materials on Brexit to this resource</paratext>
              </para>
            </division>
          </rev.body>
        </rev.item>
        <rev.item>
          <rev.title>General Update (June 2019)</rev.title>
          <rev.date>20190612</rev.date>
          <rev.author>Practical Law IP&amp;IT</rev.author>
          <rev.body>
            <division id="a000014" level="1">
              <para>
                <paratext>We have revisited the parties' obligations in light of the NIS Regulations and made other general updates.</paratext>
              </para>
            </division>
          </rev.body>
        </rev.item>
      </rev.history>
    </standard.doc>
  </n-docbody>
</n-document>
</file>

<file path=customXml/itemProps1.xml><?xml version="1.0" encoding="utf-8"?>
<ds:datastoreItem xmlns:ds="http://schemas.openxmlformats.org/officeDocument/2006/customXml" ds:itemID="{D51959E2-B4BB-45EB-8880-48F6E51A80B3}">
  <ds:schemaRefs>
    <ds:schemaRef ds:uri="http://schemas.microsoft.com/office/2006/metadata/properties"/>
    <ds:schemaRef ds:uri="http://schemas.microsoft.com/office/infopath/2007/PartnerControls"/>
    <ds:schemaRef ds:uri="d763179c-d1b7-4a5d-a5d8-b8128ce4627c"/>
  </ds:schemaRefs>
</ds:datastoreItem>
</file>

<file path=customXml/itemProps2.xml><?xml version="1.0" encoding="utf-8"?>
<ds:datastoreItem xmlns:ds="http://schemas.openxmlformats.org/officeDocument/2006/customXml" ds:itemID="{2B1196A1-256D-4321-8591-CF5F7B75C5FF}">
  <ds:schemaRefs>
    <ds:schemaRef ds:uri="http://schemas.microsoft.com/office/2006/metadata/properties"/>
    <ds:schemaRef ds:uri="http://schemas.microsoft.com/office/infopath/2007/PartnerControls"/>
    <ds:schemaRef ds:uri="d763179c-d1b7-4a5d-a5d8-b8128ce4627c"/>
  </ds:schemaRefs>
</ds:datastoreItem>
</file>

<file path=customXml/itemProps3.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4.xml><?xml version="1.0" encoding="utf-8"?>
<ds:datastoreItem xmlns:ds="http://schemas.openxmlformats.org/officeDocument/2006/customXml" ds:itemID="{353C6F25-C674-4FFB-BD7D-090CBE55F586}">
  <ds:schemaRefs>
    <ds:schemaRef ds:uri="http://www.w3.org/2001/XMLSchema"/>
  </ds:schemaRefs>
</ds:datastoreItem>
</file>

<file path=customXml/itemProps5.xml><?xml version="1.0" encoding="utf-8"?>
<ds:datastoreItem xmlns:ds="http://schemas.openxmlformats.org/officeDocument/2006/customXml" ds:itemID="{F3909562-088E-405E-8E5C-22B301644D89}">
  <ds:schemaRefs>
    <ds:schemaRef ds:uri="http://schemas.openxmlformats.org/officeDocument/2006/bibliography"/>
  </ds:schemaRefs>
</ds:datastoreItem>
</file>

<file path=customXml/itemProps6.xml><?xml version="1.0" encoding="utf-8"?>
<ds:datastoreItem xmlns:ds="http://schemas.openxmlformats.org/officeDocument/2006/customXml" ds:itemID="{296600A7-CCA6-429F-82F0-5995D1FFBF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63179c-d1b7-4a5d-a5d8-b8128ce46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B46DD1E0-840B-409A-81EF-27E151C9BF51}">
  <ds:schemaRefs>
    <ds:schemaRef ds:uri="http://schemas.microsoft.com/sharepoint/events"/>
  </ds:schemaRefs>
</ds:datastoreItem>
</file>

<file path=customXml/itemProps8.xml><?xml version="1.0" encoding="utf-8"?>
<ds:datastoreItem xmlns:ds="http://schemas.openxmlformats.org/officeDocument/2006/customXml" ds:itemID="{E59F0BC4-45F8-401B-93C2-007F553D59F6}">
  <ds:schemaRefs>
    <ds:schemaRef ds:uri="Microsoft.SharePoint.Taxonomy.ContentTypeSync"/>
  </ds:schemaRefs>
</ds:datastoreItem>
</file>

<file path=customXml/itemProps9.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10.xml><?xml version="1.0" encoding="utf-8"?>
<ds:datastoreItem xmlns:ds="http://schemas.openxmlformats.org/officeDocument/2006/customXml" ds:itemID="{2F2F0392-4A94-4525-AD49-5E95245A03BD}">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11.xml><?xml version="1.0" encoding="utf-8"?>
<ds:datastoreItem xmlns:ds="http://schemas.openxmlformats.org/officeDocument/2006/customXml" ds:itemID="{BC5763F6-851E-4B22-A900-F1F5D2C18C5A}">
  <ds:schemaRefs>
    <ds:schemaRef ds:uri="Microsoft.SharePoint.Taxonomy.ContentTypeSync"/>
  </ds:schemaRefs>
</ds:datastoreItem>
</file>

<file path=customXml/itemProps12.xml><?xml version="1.0" encoding="utf-8"?>
<ds:datastoreItem xmlns:ds="http://schemas.openxmlformats.org/officeDocument/2006/customXml" ds:itemID="{A870075C-F216-4E1E-934E-231721B0323B}">
  <ds:schemaRefs>
    <ds:schemaRef ds:uri="http://schemas.microsoft.com/sharepoint/v3/contenttype/forms"/>
  </ds:schemaRefs>
</ds:datastoreItem>
</file>

<file path=customXml/itemProps13.xml><?xml version="1.0" encoding="utf-8"?>
<ds:datastoreItem xmlns:ds="http://schemas.openxmlformats.org/officeDocument/2006/customXml" ds:itemID="{2B04285D-F2B3-4F97-AA95-E6B0148F9C86}">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28</Pages>
  <Words>9768</Words>
  <Characters>55682</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Pearne</dc:creator>
  <cp:keywords/>
  <dc:description/>
  <cp:lastModifiedBy>David Sant</cp:lastModifiedBy>
  <cp:revision>2</cp:revision>
  <dcterms:created xsi:type="dcterms:W3CDTF">2025-12-03T15:33:00Z</dcterms:created>
  <dcterms:modified xsi:type="dcterms:W3CDTF">2025-12-03T17:45:00Z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0x010100C4EF1D7FEF5EDF44BC0AF4BBAA48277D00BFC870D1AB63EA479D8982651DD1AE9E</vt:lpwstr>
  </property>
  <property fmtid="{D5CDD505-2E9C-101B-9397-08002B2CF9AE}" pid="3" name="PracticeArea">
    <vt:lpwstr>1;#Commercial|edecf845-62b3-4ffa-86a2-a9d6e551abf3</vt:lpwstr>
  </property>
  <property fmtid="{D5CDD505-2E9C-101B-9397-08002B2CF9AE}" pid="4" name="_dlc_DocIdItemGuid">
    <vt:lpwstr>b7a9e659-5e4f-4bb6-9335-4b8f891ecb11</vt:lpwstr>
  </property>
  <property fmtid="{D5CDD505-2E9C-101B-9397-08002B2CF9AE}" pid="5" name="ContentType">
    <vt:lpwstr>DMS Document</vt:lpwstr>
  </property>
  <property fmtid="{D5CDD505-2E9C-101B-9397-08002B2CF9AE}" pid="6" name="Title">
    <vt:lpwstr/>
  </property>
  <property fmtid="{D5CDD505-2E9C-101B-9397-08002B2CF9AE}" pid="7" name="ClientName">
    <vt:lpwstr>Perfect Virtual Limited</vt:lpwstr>
  </property>
  <property fmtid="{D5CDD505-2E9C-101B-9397-08002B2CF9AE}" pid="8" name="ClientCode">
    <vt:lpwstr>3205</vt:lpwstr>
  </property>
  <property fmtid="{D5CDD505-2E9C-101B-9397-08002B2CF9AE}" pid="9" name="MatterName">
    <vt:lpwstr>Analytics and AI Terms - Perfect Virtual Limited</vt:lpwstr>
  </property>
  <property fmtid="{D5CDD505-2E9C-101B-9397-08002B2CF9AE}" pid="10" name="MatterCode">
    <vt:lpwstr>15572</vt:lpwstr>
  </property>
  <property fmtid="{D5CDD505-2E9C-101B-9397-08002B2CF9AE}" pid="11" name="c0f648c22f194ccb8f65a1cc90df6d37">
    <vt:lpwstr>Commercial|edecf845-62b3-4ffa-86a2-a9d6e551abf3</vt:lpwstr>
  </property>
  <property fmtid="{D5CDD505-2E9C-101B-9397-08002B2CF9AE}" pid="12" name="Notes1">
    <vt:lpwstr/>
  </property>
  <property fmtid="{D5CDD505-2E9C-101B-9397-08002B2CF9AE}" pid="13" name="Created">
    <vt:lpwstr>2024-07-03T11:07:00+00:00</vt:lpwstr>
  </property>
  <property fmtid="{D5CDD505-2E9C-101B-9397-08002B2CF9AE}" pid="14" name="Modified">
    <vt:lpwstr>2024-07-03T11:07:00+00:00</vt:lpwstr>
  </property>
</Properties>
</file>