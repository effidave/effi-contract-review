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8D793" w14:textId="77777777" w:rsidR="00C45886" w:rsidRDefault="0050295A">
      <w:pPr>
        <w:spacing w:after="2354" w:line="259" w:lineRule="auto"/>
        <w:ind w:left="330" w:firstLine="0"/>
      </w:pPr>
      <w:r>
        <w:rPr>
          <w:noProof/>
        </w:rPr>
        <w:drawing>
          <wp:inline distT="0" distB="0" distL="0" distR="0" wp14:anchorId="6AE93C38" wp14:editId="10B81F3E">
            <wp:extent cx="3867150" cy="581025"/>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stretch>
                      <a:fillRect/>
                    </a:stretch>
                  </pic:blipFill>
                  <pic:spPr>
                    <a:xfrm>
                      <a:off x="0" y="0"/>
                      <a:ext cx="3867150" cy="581025"/>
                    </a:xfrm>
                    <a:prstGeom prst="rect">
                      <a:avLst/>
                    </a:prstGeom>
                  </pic:spPr>
                </pic:pic>
              </a:graphicData>
            </a:graphic>
          </wp:inline>
        </w:drawing>
      </w:r>
    </w:p>
    <w:p w14:paraId="18B2FC2B" w14:textId="77777777" w:rsidR="00C45886" w:rsidRDefault="0050295A">
      <w:pPr>
        <w:pStyle w:val="Heading1"/>
        <w:spacing w:after="529"/>
        <w:ind w:left="-5"/>
      </w:pPr>
      <w:r>
        <w:t>Master Service Agreement [Client.Company]</w:t>
      </w:r>
    </w:p>
    <w:p w14:paraId="12AAE863" w14:textId="3E062BD1" w:rsidR="00D40F25" w:rsidRPr="00D40F25" w:rsidRDefault="00D40F25" w:rsidP="00D40F25">
      <w:pPr>
        <w:pStyle w:val="Heading1"/>
      </w:pPr>
      <w:r>
        <w:t>Defined Services: [</w:t>
      </w:r>
      <w:r w:rsidRPr="00D40F25">
        <w:rPr>
          <w:highlight w:val="yellow"/>
        </w:rPr>
        <w:t>SERVICE TYPE</w:t>
      </w:r>
      <w:r>
        <w:t>]</w:t>
      </w:r>
    </w:p>
    <w:p w14:paraId="5DF23597" w14:textId="4D275B70" w:rsidR="00D40F25" w:rsidRDefault="00F708DF" w:rsidP="00F708DF">
      <w:pPr>
        <w:tabs>
          <w:tab w:val="left" w:pos="4695"/>
        </w:tabs>
        <w:spacing w:after="1258"/>
        <w:ind w:left="70"/>
      </w:pPr>
      <w:r>
        <w:tab/>
      </w:r>
      <w:r>
        <w:tab/>
      </w:r>
    </w:p>
    <w:p w14:paraId="2580C854" w14:textId="705A9755" w:rsidR="00C45886" w:rsidRDefault="0095296A">
      <w:pPr>
        <w:spacing w:after="1258"/>
        <w:ind w:left="70"/>
      </w:pPr>
      <w:r>
        <w:t>[</w:t>
      </w:r>
      <w:r w:rsidR="0050295A" w:rsidRPr="0095296A">
        <w:rPr>
          <w:highlight w:val="yellow"/>
        </w:rPr>
        <w:t>MSA-111574</w:t>
      </w:r>
      <w:r>
        <w:t>]</w:t>
      </w:r>
    </w:p>
    <w:p w14:paraId="5891F5A9" w14:textId="77777777" w:rsidR="00C45886" w:rsidRDefault="0050295A">
      <w:pPr>
        <w:spacing w:after="334" w:line="265" w:lineRule="auto"/>
        <w:ind w:left="70"/>
      </w:pPr>
      <w:r>
        <w:rPr>
          <w:sz w:val="21"/>
        </w:rPr>
        <w:t>Created by:</w:t>
      </w:r>
    </w:p>
    <w:p w14:paraId="728A489B" w14:textId="77777777" w:rsidR="00C45886" w:rsidRDefault="0050295A">
      <w:pPr>
        <w:spacing w:after="39" w:line="265" w:lineRule="auto"/>
        <w:ind w:left="70"/>
      </w:pPr>
      <w:r>
        <w:rPr>
          <w:sz w:val="21"/>
        </w:rPr>
        <w:t>[Sender.FirstName] [Sender.LastName]</w:t>
      </w:r>
    </w:p>
    <w:p w14:paraId="3E1057F2" w14:textId="77777777" w:rsidR="00C45886" w:rsidRDefault="0050295A">
      <w:pPr>
        <w:spacing w:after="1008" w:line="265" w:lineRule="auto"/>
        <w:ind w:left="70"/>
      </w:pPr>
      <w:r>
        <w:rPr>
          <w:sz w:val="21"/>
        </w:rPr>
        <w:t>[Sender.Company]</w:t>
      </w:r>
    </w:p>
    <w:p w14:paraId="140ABFA6" w14:textId="77777777" w:rsidR="00C45886" w:rsidRDefault="0050295A">
      <w:pPr>
        <w:spacing w:after="334" w:line="265" w:lineRule="auto"/>
        <w:ind w:left="70"/>
      </w:pPr>
      <w:r>
        <w:rPr>
          <w:sz w:val="21"/>
        </w:rPr>
        <w:t xml:space="preserve">Prepared for: </w:t>
      </w:r>
    </w:p>
    <w:p w14:paraId="7B6709E2" w14:textId="77777777" w:rsidR="00C45886" w:rsidRDefault="0050295A">
      <w:pPr>
        <w:spacing w:after="334" w:line="265" w:lineRule="auto"/>
        <w:ind w:left="70"/>
      </w:pPr>
      <w:r>
        <w:rPr>
          <w:sz w:val="21"/>
        </w:rPr>
        <w:t>[Client.FirstName] [Client.LastName] [Client.Company]</w:t>
      </w:r>
    </w:p>
    <w:p w14:paraId="4077B7C0" w14:textId="77777777" w:rsidR="00725E64" w:rsidRDefault="00725E64">
      <w:r>
        <w:br w:type="page"/>
      </w:r>
    </w:p>
    <w:tbl>
      <w:tblPr>
        <w:tblStyle w:val="TableGrid"/>
        <w:tblW w:w="10714" w:type="dxa"/>
        <w:tblInd w:w="83" w:type="dxa"/>
        <w:tblCellMar>
          <w:right w:w="115" w:type="dxa"/>
        </w:tblCellMar>
        <w:tblLook w:val="04A0" w:firstRow="1" w:lastRow="0" w:firstColumn="1" w:lastColumn="0" w:noHBand="0" w:noVBand="1"/>
      </w:tblPr>
      <w:tblGrid>
        <w:gridCol w:w="2185"/>
        <w:gridCol w:w="5977"/>
        <w:gridCol w:w="2552"/>
      </w:tblGrid>
      <w:tr w:rsidR="00C45886" w14:paraId="5E024181" w14:textId="77777777" w:rsidTr="00633C1F">
        <w:trPr>
          <w:cantSplit/>
          <w:trHeight w:val="988"/>
        </w:trPr>
        <w:tc>
          <w:tcPr>
            <w:tcW w:w="2185" w:type="dxa"/>
            <w:tcBorders>
              <w:top w:val="nil"/>
              <w:left w:val="nil"/>
              <w:right w:val="nil"/>
            </w:tcBorders>
          </w:tcPr>
          <w:p w14:paraId="3AF3275A" w14:textId="0691D546" w:rsidR="00C45886" w:rsidRDefault="0095296A">
            <w:pPr>
              <w:spacing w:line="259" w:lineRule="auto"/>
              <w:ind w:left="-8" w:firstLine="0"/>
            </w:pPr>
            <w:r>
              <w:rPr>
                <w:sz w:val="16"/>
              </w:rPr>
              <w:lastRenderedPageBreak/>
              <w:t>[</w:t>
            </w:r>
            <w:r w:rsidR="0050295A" w:rsidRPr="0095296A">
              <w:rPr>
                <w:sz w:val="16"/>
                <w:highlight w:val="yellow"/>
              </w:rPr>
              <w:t>MSA-111574</w:t>
            </w:r>
            <w:r>
              <w:rPr>
                <w:sz w:val="16"/>
              </w:rPr>
              <w:t>]</w:t>
            </w:r>
          </w:p>
        </w:tc>
        <w:tc>
          <w:tcPr>
            <w:tcW w:w="5977" w:type="dxa"/>
            <w:tcBorders>
              <w:top w:val="nil"/>
              <w:left w:val="nil"/>
              <w:right w:val="nil"/>
            </w:tcBorders>
          </w:tcPr>
          <w:p w14:paraId="65629EAC" w14:textId="77777777" w:rsidR="003C2318" w:rsidRDefault="0050295A" w:rsidP="00725E64">
            <w:pPr>
              <w:spacing w:line="259" w:lineRule="auto"/>
              <w:ind w:left="1040" w:firstLine="0"/>
              <w:rPr>
                <w:sz w:val="36"/>
              </w:rPr>
            </w:pPr>
            <w:r>
              <w:rPr>
                <w:sz w:val="36"/>
              </w:rPr>
              <w:t>Master Service Agreemen</w:t>
            </w:r>
            <w:r w:rsidR="00725E64">
              <w:rPr>
                <w:sz w:val="36"/>
              </w:rPr>
              <w:t>t</w:t>
            </w:r>
          </w:p>
          <w:p w14:paraId="1D39721A" w14:textId="4E8BBE59" w:rsidR="006C08FD" w:rsidRPr="00725E64" w:rsidRDefault="006C08FD" w:rsidP="00725E64">
            <w:pPr>
              <w:spacing w:line="259" w:lineRule="auto"/>
              <w:ind w:left="1040" w:firstLine="0"/>
              <w:rPr>
                <w:sz w:val="36"/>
              </w:rPr>
            </w:pPr>
          </w:p>
        </w:tc>
        <w:tc>
          <w:tcPr>
            <w:tcW w:w="2552" w:type="dxa"/>
            <w:tcBorders>
              <w:top w:val="nil"/>
              <w:left w:val="nil"/>
              <w:right w:val="nil"/>
            </w:tcBorders>
          </w:tcPr>
          <w:p w14:paraId="3FDB1115" w14:textId="77777777" w:rsidR="00C45886" w:rsidRDefault="0050295A">
            <w:pPr>
              <w:spacing w:after="22" w:line="259" w:lineRule="auto"/>
              <w:ind w:left="0" w:firstLine="0"/>
            </w:pPr>
            <w:r>
              <w:rPr>
                <w:sz w:val="16"/>
              </w:rPr>
              <w:t xml:space="preserve">Company Number:  6220567 </w:t>
            </w:r>
          </w:p>
          <w:p w14:paraId="522B30F6" w14:textId="77777777" w:rsidR="00C45886" w:rsidRDefault="0050295A">
            <w:pPr>
              <w:spacing w:line="259" w:lineRule="auto"/>
              <w:ind w:left="0" w:firstLine="0"/>
            </w:pPr>
            <w:r>
              <w:rPr>
                <w:sz w:val="16"/>
              </w:rPr>
              <w:t>VAT: 970887665</w:t>
            </w:r>
          </w:p>
        </w:tc>
      </w:tr>
      <w:tr w:rsidR="00890CA4" w14:paraId="6AE9598D" w14:textId="77777777" w:rsidTr="006D0F78">
        <w:trPr>
          <w:cantSplit/>
          <w:trHeight w:val="561"/>
        </w:trPr>
        <w:tc>
          <w:tcPr>
            <w:tcW w:w="10714" w:type="dxa"/>
            <w:gridSpan w:val="3"/>
            <w:tcBorders>
              <w:top w:val="nil"/>
              <w:left w:val="nil"/>
              <w:right w:val="nil"/>
            </w:tcBorders>
          </w:tcPr>
          <w:p w14:paraId="7C37273D" w14:textId="36829EBC" w:rsidR="00890CA4" w:rsidRPr="00D67A7D" w:rsidRDefault="00784010" w:rsidP="00D67A7D">
            <w:pPr>
              <w:spacing w:after="22" w:line="259" w:lineRule="auto"/>
              <w:ind w:left="0" w:firstLine="0"/>
              <w:jc w:val="center"/>
              <w:rPr>
                <w:b/>
                <w:sz w:val="28"/>
                <w:szCs w:val="28"/>
              </w:rPr>
            </w:pPr>
            <w:r>
              <w:rPr>
                <w:b/>
                <w:sz w:val="28"/>
                <w:szCs w:val="28"/>
              </w:rPr>
              <w:t>AGREEMENT</w:t>
            </w:r>
            <w:r w:rsidR="00D67A7D" w:rsidRPr="00D67A7D">
              <w:rPr>
                <w:b/>
                <w:sz w:val="28"/>
                <w:szCs w:val="28"/>
              </w:rPr>
              <w:t xml:space="preserve"> DETAILS</w:t>
            </w:r>
          </w:p>
        </w:tc>
      </w:tr>
      <w:tr w:rsidR="009A19BB" w14:paraId="58E96EAA" w14:textId="77777777" w:rsidTr="00D801F5">
        <w:trPr>
          <w:cantSplit/>
          <w:trHeight w:val="113"/>
        </w:trPr>
        <w:tc>
          <w:tcPr>
            <w:tcW w:w="10714" w:type="dxa"/>
            <w:gridSpan w:val="3"/>
            <w:tcBorders>
              <w:top w:val="single" w:sz="4" w:space="0" w:color="auto"/>
              <w:left w:val="single" w:sz="4" w:space="0" w:color="auto"/>
              <w:bottom w:val="single" w:sz="4" w:space="0" w:color="auto"/>
              <w:right w:val="single" w:sz="4" w:space="0" w:color="auto"/>
            </w:tcBorders>
            <w:shd w:val="clear" w:color="auto" w:fill="0070A3"/>
          </w:tcPr>
          <w:p w14:paraId="6EDF66EF" w14:textId="6DC2EA72" w:rsidR="009A19BB" w:rsidRDefault="009A19BB" w:rsidP="009A19BB">
            <w:pPr>
              <w:pStyle w:val="Heading3"/>
              <w:ind w:left="0"/>
              <w:rPr>
                <w:color w:val="FFFFFF"/>
                <w:sz w:val="24"/>
              </w:rPr>
            </w:pPr>
            <w:r>
              <w:rPr>
                <w:color w:val="FFFFFF"/>
                <w:sz w:val="24"/>
              </w:rPr>
              <w:t xml:space="preserve">Customer </w:t>
            </w:r>
            <w:commentRangeStart w:id="0"/>
            <w:r w:rsidR="00347BE4">
              <w:rPr>
                <w:color w:val="FFFFFF"/>
                <w:sz w:val="24"/>
              </w:rPr>
              <w:t>Details</w:t>
            </w:r>
            <w:commentRangeEnd w:id="0"/>
            <w:r w:rsidR="00A679FF">
              <w:rPr>
                <w:rStyle w:val="CommentReference"/>
                <w:color w:val="000000"/>
              </w:rPr>
              <w:commentReference w:id="0"/>
            </w:r>
          </w:p>
          <w:p w14:paraId="257D7475" w14:textId="2A554867" w:rsidR="009A19BB" w:rsidRPr="009A19BB" w:rsidRDefault="009A19BB" w:rsidP="009A19BB"/>
        </w:tc>
      </w:tr>
      <w:tr w:rsidR="009A19BB" w14:paraId="5960E93B" w14:textId="77777777" w:rsidTr="00633C1F">
        <w:trPr>
          <w:cantSplit/>
          <w:trHeight w:val="113"/>
        </w:trPr>
        <w:tc>
          <w:tcPr>
            <w:tcW w:w="2185" w:type="dxa"/>
            <w:tcBorders>
              <w:top w:val="single" w:sz="4" w:space="0" w:color="auto"/>
              <w:left w:val="single" w:sz="6" w:space="0" w:color="666666"/>
              <w:bottom w:val="single" w:sz="6" w:space="0" w:color="666666"/>
              <w:right w:val="single" w:sz="6" w:space="0" w:color="666666"/>
            </w:tcBorders>
            <w:shd w:val="clear" w:color="auto" w:fill="DDDDDD"/>
          </w:tcPr>
          <w:p w14:paraId="6BF68D6A" w14:textId="05CC8EB0" w:rsidR="009A19BB" w:rsidRDefault="009A19BB" w:rsidP="009A19BB">
            <w:pPr>
              <w:spacing w:line="259" w:lineRule="auto"/>
              <w:ind w:left="113" w:firstLine="0"/>
              <w:rPr>
                <w:sz w:val="22"/>
              </w:rPr>
            </w:pPr>
            <w:r>
              <w:rPr>
                <w:sz w:val="22"/>
              </w:rPr>
              <w:t>Customer</w:t>
            </w:r>
          </w:p>
          <w:p w14:paraId="388DA61C" w14:textId="4C3E3BBD" w:rsidR="009A19BB" w:rsidRDefault="009A19BB" w:rsidP="009A19BB">
            <w:pPr>
              <w:spacing w:line="259" w:lineRule="auto"/>
              <w:ind w:left="113" w:firstLine="0"/>
            </w:pPr>
          </w:p>
        </w:tc>
        <w:tc>
          <w:tcPr>
            <w:tcW w:w="8529" w:type="dxa"/>
            <w:gridSpan w:val="2"/>
            <w:tcBorders>
              <w:top w:val="single" w:sz="4" w:space="0" w:color="auto"/>
              <w:left w:val="single" w:sz="6" w:space="0" w:color="666666"/>
              <w:bottom w:val="single" w:sz="6" w:space="0" w:color="666666"/>
              <w:right w:val="single" w:sz="6" w:space="0" w:color="666666"/>
            </w:tcBorders>
            <w:shd w:val="clear" w:color="auto" w:fill="FFFFFF"/>
          </w:tcPr>
          <w:p w14:paraId="317E7DCF" w14:textId="690B66B9" w:rsidR="009A19BB" w:rsidRDefault="009A19BB" w:rsidP="009A19BB">
            <w:pPr>
              <w:spacing w:after="160" w:line="259" w:lineRule="auto"/>
              <w:ind w:left="0" w:firstLine="0"/>
              <w:rPr>
                <w:sz w:val="22"/>
                <w:szCs w:val="22"/>
              </w:rPr>
            </w:pPr>
            <w:r>
              <w:rPr>
                <w:sz w:val="22"/>
                <w:szCs w:val="22"/>
              </w:rPr>
              <w:t xml:space="preserve"> [</w:t>
            </w:r>
            <w:r w:rsidRPr="0023274A">
              <w:rPr>
                <w:sz w:val="22"/>
                <w:szCs w:val="22"/>
                <w:highlight w:val="yellow"/>
              </w:rPr>
              <w:t xml:space="preserve">CUSTOMER </w:t>
            </w:r>
            <w:r>
              <w:rPr>
                <w:sz w:val="22"/>
                <w:szCs w:val="22"/>
                <w:highlight w:val="yellow"/>
              </w:rPr>
              <w:t xml:space="preserve">LEGAL </w:t>
            </w:r>
            <w:r w:rsidRPr="0023274A">
              <w:rPr>
                <w:sz w:val="22"/>
                <w:szCs w:val="22"/>
                <w:highlight w:val="yellow"/>
              </w:rPr>
              <w:t>NAME</w:t>
            </w:r>
            <w:r>
              <w:rPr>
                <w:sz w:val="22"/>
                <w:szCs w:val="22"/>
              </w:rPr>
              <w:t>]</w:t>
            </w:r>
          </w:p>
          <w:p w14:paraId="4D83EE7C" w14:textId="25C5B81E" w:rsidR="009A19BB" w:rsidRPr="00744E90" w:rsidRDefault="009A19BB" w:rsidP="009A19BB">
            <w:pPr>
              <w:spacing w:after="160" w:line="259" w:lineRule="auto"/>
              <w:ind w:left="0" w:firstLine="0"/>
              <w:rPr>
                <w:sz w:val="22"/>
                <w:szCs w:val="22"/>
              </w:rPr>
            </w:pPr>
            <w:r>
              <w:rPr>
                <w:sz w:val="22"/>
                <w:szCs w:val="22"/>
              </w:rPr>
              <w:t xml:space="preserve"> [</w:t>
            </w:r>
            <w:r w:rsidRPr="0023274A">
              <w:rPr>
                <w:sz w:val="22"/>
                <w:szCs w:val="22"/>
                <w:highlight w:val="yellow"/>
              </w:rPr>
              <w:t>CUSTOMER ADDRESS</w:t>
            </w:r>
            <w:r>
              <w:rPr>
                <w:sz w:val="22"/>
                <w:szCs w:val="22"/>
              </w:rPr>
              <w:t>]</w:t>
            </w:r>
          </w:p>
        </w:tc>
      </w:tr>
      <w:tr w:rsidR="009A19BB" w14:paraId="36DC1A6F" w14:textId="77777777" w:rsidTr="00633C1F">
        <w:trPr>
          <w:cantSplit/>
          <w:trHeight w:val="113"/>
        </w:trPr>
        <w:tc>
          <w:tcPr>
            <w:tcW w:w="2185" w:type="dxa"/>
            <w:tcBorders>
              <w:top w:val="single" w:sz="4" w:space="0" w:color="auto"/>
              <w:left w:val="single" w:sz="6" w:space="0" w:color="666666"/>
              <w:bottom w:val="single" w:sz="6" w:space="0" w:color="666666"/>
              <w:right w:val="single" w:sz="6" w:space="0" w:color="666666"/>
            </w:tcBorders>
            <w:shd w:val="clear" w:color="auto" w:fill="DDDDDD"/>
          </w:tcPr>
          <w:p w14:paraId="01425E23" w14:textId="6B41FBB6" w:rsidR="009A19BB" w:rsidRDefault="009A19BB" w:rsidP="009A19BB">
            <w:pPr>
              <w:spacing w:line="259" w:lineRule="auto"/>
              <w:ind w:left="113" w:firstLine="0"/>
              <w:rPr>
                <w:sz w:val="22"/>
              </w:rPr>
            </w:pPr>
            <w:r>
              <w:rPr>
                <w:sz w:val="22"/>
              </w:rPr>
              <w:t>Customer Registration Number</w:t>
            </w:r>
          </w:p>
        </w:tc>
        <w:tc>
          <w:tcPr>
            <w:tcW w:w="8529" w:type="dxa"/>
            <w:gridSpan w:val="2"/>
            <w:tcBorders>
              <w:top w:val="single" w:sz="4" w:space="0" w:color="auto"/>
              <w:left w:val="single" w:sz="6" w:space="0" w:color="666666"/>
              <w:bottom w:val="single" w:sz="6" w:space="0" w:color="666666"/>
              <w:right w:val="single" w:sz="6" w:space="0" w:color="666666"/>
            </w:tcBorders>
            <w:shd w:val="clear" w:color="auto" w:fill="FFFFFF"/>
          </w:tcPr>
          <w:p w14:paraId="6A2209BA" w14:textId="19EBF963" w:rsidR="009A19BB" w:rsidRDefault="009A19BB" w:rsidP="009A19BB">
            <w:pPr>
              <w:spacing w:after="160" w:line="259" w:lineRule="auto"/>
              <w:ind w:left="0" w:firstLine="0"/>
              <w:rPr>
                <w:sz w:val="22"/>
                <w:szCs w:val="22"/>
              </w:rPr>
            </w:pPr>
            <w:r>
              <w:rPr>
                <w:sz w:val="22"/>
                <w:szCs w:val="22"/>
              </w:rPr>
              <w:t xml:space="preserve"> [</w:t>
            </w:r>
            <w:r w:rsidRPr="00E647D8">
              <w:rPr>
                <w:sz w:val="22"/>
                <w:szCs w:val="22"/>
                <w:highlight w:val="yellow"/>
              </w:rPr>
              <w:t>CUSTOMER REGISTRATION NUMBER</w:t>
            </w:r>
            <w:r>
              <w:rPr>
                <w:sz w:val="22"/>
                <w:szCs w:val="22"/>
              </w:rPr>
              <w:t>]</w:t>
            </w:r>
          </w:p>
        </w:tc>
      </w:tr>
      <w:tr w:rsidR="009A19BB" w14:paraId="4CA39E41" w14:textId="77777777" w:rsidTr="00633C1F">
        <w:trPr>
          <w:cantSplit/>
          <w:trHeight w:val="113"/>
        </w:trPr>
        <w:tc>
          <w:tcPr>
            <w:tcW w:w="2185" w:type="dxa"/>
            <w:tcBorders>
              <w:top w:val="single" w:sz="4" w:space="0" w:color="auto"/>
              <w:left w:val="single" w:sz="6" w:space="0" w:color="666666"/>
              <w:bottom w:val="single" w:sz="6" w:space="0" w:color="666666"/>
              <w:right w:val="single" w:sz="6" w:space="0" w:color="666666"/>
            </w:tcBorders>
            <w:shd w:val="clear" w:color="auto" w:fill="DDDDDD"/>
          </w:tcPr>
          <w:p w14:paraId="5F4D357A" w14:textId="1FA23D37" w:rsidR="009A19BB" w:rsidRDefault="009A19BB" w:rsidP="009A19BB">
            <w:pPr>
              <w:spacing w:line="259" w:lineRule="auto"/>
              <w:ind w:left="113" w:firstLine="0"/>
              <w:rPr>
                <w:sz w:val="22"/>
              </w:rPr>
            </w:pPr>
            <w:r>
              <w:rPr>
                <w:sz w:val="22"/>
              </w:rPr>
              <w:t>Customer Contact Details</w:t>
            </w:r>
          </w:p>
          <w:p w14:paraId="3DB93F7A" w14:textId="77777777" w:rsidR="009A19BB" w:rsidRDefault="009A19BB" w:rsidP="009A19BB">
            <w:pPr>
              <w:spacing w:line="259" w:lineRule="auto"/>
              <w:ind w:left="113" w:firstLine="0"/>
              <w:rPr>
                <w:sz w:val="22"/>
              </w:rPr>
            </w:pPr>
          </w:p>
        </w:tc>
        <w:tc>
          <w:tcPr>
            <w:tcW w:w="8529" w:type="dxa"/>
            <w:gridSpan w:val="2"/>
            <w:tcBorders>
              <w:top w:val="single" w:sz="4" w:space="0" w:color="auto"/>
              <w:left w:val="single" w:sz="6" w:space="0" w:color="666666"/>
              <w:bottom w:val="single" w:sz="6" w:space="0" w:color="666666"/>
              <w:right w:val="single" w:sz="6" w:space="0" w:color="666666"/>
            </w:tcBorders>
            <w:shd w:val="clear" w:color="auto" w:fill="FFFFFF"/>
          </w:tcPr>
          <w:p w14:paraId="06C4F2CF" w14:textId="6D5ACCE8" w:rsidR="009A19BB" w:rsidRDefault="009A19BB" w:rsidP="009A19BB">
            <w:pPr>
              <w:spacing w:after="160" w:line="259" w:lineRule="auto"/>
              <w:ind w:left="0" w:firstLine="0"/>
              <w:rPr>
                <w:sz w:val="22"/>
                <w:szCs w:val="22"/>
              </w:rPr>
            </w:pPr>
            <w:r>
              <w:rPr>
                <w:sz w:val="22"/>
                <w:szCs w:val="22"/>
              </w:rPr>
              <w:t xml:space="preserve"> [</w:t>
            </w:r>
            <w:r w:rsidRPr="00F9320D">
              <w:rPr>
                <w:sz w:val="22"/>
                <w:szCs w:val="22"/>
                <w:highlight w:val="yellow"/>
              </w:rPr>
              <w:t>CUSTOMER ADDRESS / PHONE / GENERAL EMAIL</w:t>
            </w:r>
            <w:r>
              <w:rPr>
                <w:sz w:val="22"/>
                <w:szCs w:val="22"/>
              </w:rPr>
              <w:t>]</w:t>
            </w:r>
          </w:p>
        </w:tc>
      </w:tr>
      <w:tr w:rsidR="009A19BB" w14:paraId="61C13CF9" w14:textId="77777777" w:rsidTr="00633C1F">
        <w:trPr>
          <w:cantSplit/>
          <w:trHeight w:val="113"/>
        </w:trPr>
        <w:tc>
          <w:tcPr>
            <w:tcW w:w="2185" w:type="dxa"/>
            <w:tcBorders>
              <w:top w:val="single" w:sz="4" w:space="0" w:color="auto"/>
              <w:left w:val="single" w:sz="6" w:space="0" w:color="666666"/>
              <w:bottom w:val="single" w:sz="6" w:space="0" w:color="666666"/>
              <w:right w:val="single" w:sz="6" w:space="0" w:color="666666"/>
            </w:tcBorders>
            <w:shd w:val="clear" w:color="auto" w:fill="DDDDDD"/>
          </w:tcPr>
          <w:p w14:paraId="1A1E1B74" w14:textId="77777777" w:rsidR="009A19BB" w:rsidRDefault="009A19BB" w:rsidP="009A19BB">
            <w:pPr>
              <w:spacing w:line="259" w:lineRule="auto"/>
              <w:ind w:left="113" w:firstLine="0"/>
              <w:rPr>
                <w:sz w:val="22"/>
              </w:rPr>
            </w:pPr>
            <w:r>
              <w:rPr>
                <w:sz w:val="22"/>
              </w:rPr>
              <w:t>Email addresses for notices</w:t>
            </w:r>
          </w:p>
          <w:p w14:paraId="763F2715" w14:textId="77777777" w:rsidR="009A19BB" w:rsidRDefault="009A19BB" w:rsidP="009A19BB">
            <w:pPr>
              <w:spacing w:line="259" w:lineRule="auto"/>
              <w:ind w:left="113" w:firstLine="0"/>
              <w:rPr>
                <w:sz w:val="22"/>
              </w:rPr>
            </w:pPr>
          </w:p>
        </w:tc>
        <w:tc>
          <w:tcPr>
            <w:tcW w:w="8529" w:type="dxa"/>
            <w:gridSpan w:val="2"/>
            <w:tcBorders>
              <w:top w:val="single" w:sz="4" w:space="0" w:color="auto"/>
              <w:left w:val="single" w:sz="6" w:space="0" w:color="666666"/>
              <w:bottom w:val="single" w:sz="6" w:space="0" w:color="666666"/>
              <w:right w:val="single" w:sz="6" w:space="0" w:color="666666"/>
            </w:tcBorders>
            <w:shd w:val="clear" w:color="auto" w:fill="FFFFFF"/>
          </w:tcPr>
          <w:p w14:paraId="100FF7F3" w14:textId="77777777" w:rsidR="009A19BB" w:rsidRDefault="009A19BB" w:rsidP="009A19BB">
            <w:pPr>
              <w:spacing w:after="160" w:line="259" w:lineRule="auto"/>
              <w:ind w:left="0" w:firstLine="0"/>
              <w:rPr>
                <w:sz w:val="22"/>
                <w:szCs w:val="22"/>
              </w:rPr>
            </w:pPr>
            <w:r>
              <w:rPr>
                <w:sz w:val="22"/>
                <w:szCs w:val="22"/>
              </w:rPr>
              <w:t xml:space="preserve"> </w:t>
            </w:r>
            <w:r w:rsidRPr="006A2307">
              <w:rPr>
                <w:b/>
                <w:bCs/>
                <w:sz w:val="22"/>
                <w:szCs w:val="22"/>
              </w:rPr>
              <w:t>To One2Call</w:t>
            </w:r>
            <w:r>
              <w:rPr>
                <w:sz w:val="22"/>
                <w:szCs w:val="22"/>
              </w:rPr>
              <w:t>: [</w:t>
            </w:r>
            <w:r w:rsidRPr="006A2307">
              <w:rPr>
                <w:sz w:val="22"/>
                <w:szCs w:val="22"/>
                <w:highlight w:val="yellow"/>
              </w:rPr>
              <w:t>EMAIL</w:t>
            </w:r>
            <w:r>
              <w:rPr>
                <w:sz w:val="22"/>
                <w:szCs w:val="22"/>
              </w:rPr>
              <w:t>]</w:t>
            </w:r>
          </w:p>
          <w:p w14:paraId="6FCB351B" w14:textId="4FA7F1B4" w:rsidR="009A19BB" w:rsidRDefault="009A19BB" w:rsidP="009A19BB">
            <w:pPr>
              <w:spacing w:after="160" w:line="259" w:lineRule="auto"/>
              <w:ind w:left="0" w:firstLine="0"/>
              <w:rPr>
                <w:sz w:val="22"/>
                <w:szCs w:val="22"/>
              </w:rPr>
            </w:pPr>
            <w:r>
              <w:rPr>
                <w:b/>
                <w:bCs/>
                <w:sz w:val="22"/>
                <w:szCs w:val="22"/>
              </w:rPr>
              <w:t xml:space="preserve"> </w:t>
            </w:r>
            <w:r w:rsidRPr="006A2307">
              <w:rPr>
                <w:b/>
                <w:bCs/>
                <w:sz w:val="22"/>
                <w:szCs w:val="22"/>
              </w:rPr>
              <w:t xml:space="preserve">To </w:t>
            </w:r>
            <w:r>
              <w:rPr>
                <w:b/>
                <w:bCs/>
                <w:sz w:val="22"/>
                <w:szCs w:val="22"/>
              </w:rPr>
              <w:t>Customer</w:t>
            </w:r>
            <w:r>
              <w:rPr>
                <w:sz w:val="22"/>
                <w:szCs w:val="22"/>
              </w:rPr>
              <w:t>: [</w:t>
            </w:r>
            <w:r w:rsidRPr="006A2307">
              <w:rPr>
                <w:sz w:val="22"/>
                <w:szCs w:val="22"/>
                <w:highlight w:val="yellow"/>
              </w:rPr>
              <w:t>EMAIL</w:t>
            </w:r>
            <w:r>
              <w:rPr>
                <w:sz w:val="22"/>
                <w:szCs w:val="22"/>
              </w:rPr>
              <w:t>]</w:t>
            </w:r>
          </w:p>
        </w:tc>
      </w:tr>
      <w:tr w:rsidR="009A19BB" w14:paraId="6EF89747" w14:textId="77777777" w:rsidTr="00633C1F">
        <w:trPr>
          <w:cantSplit/>
          <w:trHeight w:val="113"/>
        </w:trPr>
        <w:tc>
          <w:tcPr>
            <w:tcW w:w="2185" w:type="dxa"/>
            <w:tcBorders>
              <w:top w:val="single" w:sz="4" w:space="0" w:color="auto"/>
              <w:left w:val="single" w:sz="6" w:space="0" w:color="666666"/>
              <w:bottom w:val="single" w:sz="6" w:space="0" w:color="666666"/>
              <w:right w:val="single" w:sz="6" w:space="0" w:color="666666"/>
            </w:tcBorders>
            <w:shd w:val="clear" w:color="auto" w:fill="DDDDDD"/>
          </w:tcPr>
          <w:p w14:paraId="56784CBA" w14:textId="7DCBAF1C" w:rsidR="009A19BB" w:rsidRDefault="009A19BB" w:rsidP="009A19BB">
            <w:pPr>
              <w:spacing w:line="259" w:lineRule="auto"/>
              <w:ind w:left="113" w:firstLine="0"/>
              <w:rPr>
                <w:sz w:val="22"/>
              </w:rPr>
            </w:pPr>
            <w:r>
              <w:rPr>
                <w:sz w:val="22"/>
              </w:rPr>
              <w:t>Customer Invoicing Details</w:t>
            </w:r>
          </w:p>
        </w:tc>
        <w:tc>
          <w:tcPr>
            <w:tcW w:w="8529" w:type="dxa"/>
            <w:gridSpan w:val="2"/>
            <w:tcBorders>
              <w:top w:val="single" w:sz="4" w:space="0" w:color="auto"/>
              <w:left w:val="single" w:sz="6" w:space="0" w:color="666666"/>
              <w:bottom w:val="single" w:sz="6" w:space="0" w:color="666666"/>
              <w:right w:val="single" w:sz="6" w:space="0" w:color="666666"/>
            </w:tcBorders>
            <w:shd w:val="clear" w:color="auto" w:fill="FFFFFF"/>
          </w:tcPr>
          <w:p w14:paraId="188D8762" w14:textId="4CEFAF7A" w:rsidR="009A19BB" w:rsidRPr="00F9320D" w:rsidRDefault="009A19BB" w:rsidP="009A19BB">
            <w:pPr>
              <w:spacing w:after="160" w:line="259" w:lineRule="auto"/>
              <w:ind w:left="0" w:firstLine="0"/>
              <w:rPr>
                <w:sz w:val="22"/>
                <w:szCs w:val="22"/>
              </w:rPr>
            </w:pPr>
            <w:r w:rsidRPr="003C4DA0">
              <w:rPr>
                <w:b/>
                <w:bCs/>
                <w:sz w:val="22"/>
                <w:szCs w:val="22"/>
              </w:rPr>
              <w:t xml:space="preserve"> Billing Contact Title</w:t>
            </w:r>
            <w:r>
              <w:rPr>
                <w:sz w:val="22"/>
                <w:szCs w:val="22"/>
              </w:rPr>
              <w:t>: [</w:t>
            </w:r>
            <w:r w:rsidRPr="003C4DA0">
              <w:rPr>
                <w:sz w:val="22"/>
                <w:szCs w:val="22"/>
                <w:highlight w:val="yellow"/>
              </w:rPr>
              <w:t>TITLE</w:t>
            </w:r>
            <w:r>
              <w:rPr>
                <w:sz w:val="22"/>
                <w:szCs w:val="22"/>
              </w:rPr>
              <w:t>]</w:t>
            </w:r>
          </w:p>
          <w:p w14:paraId="088F7799" w14:textId="3C43CF3D" w:rsidR="009A19BB" w:rsidRPr="00F9320D" w:rsidRDefault="009A19BB" w:rsidP="009A19BB">
            <w:pPr>
              <w:spacing w:after="160" w:line="259" w:lineRule="auto"/>
              <w:ind w:left="0" w:firstLine="0"/>
              <w:rPr>
                <w:sz w:val="22"/>
                <w:szCs w:val="22"/>
              </w:rPr>
            </w:pPr>
            <w:r w:rsidRPr="003C4DA0">
              <w:rPr>
                <w:b/>
                <w:bCs/>
                <w:sz w:val="22"/>
                <w:szCs w:val="22"/>
              </w:rPr>
              <w:t xml:space="preserve"> Billing Contact Name</w:t>
            </w:r>
            <w:r>
              <w:rPr>
                <w:sz w:val="22"/>
                <w:szCs w:val="22"/>
              </w:rPr>
              <w:t>: [</w:t>
            </w:r>
            <w:r w:rsidRPr="003C4DA0">
              <w:rPr>
                <w:sz w:val="22"/>
                <w:szCs w:val="22"/>
                <w:highlight w:val="yellow"/>
              </w:rPr>
              <w:t>NAME</w:t>
            </w:r>
            <w:r>
              <w:rPr>
                <w:sz w:val="22"/>
                <w:szCs w:val="22"/>
              </w:rPr>
              <w:t>]</w:t>
            </w:r>
          </w:p>
          <w:p w14:paraId="6024630B" w14:textId="2C770790" w:rsidR="009A19BB" w:rsidRDefault="009A19BB" w:rsidP="009A19BB">
            <w:pPr>
              <w:spacing w:after="160" w:line="259" w:lineRule="auto"/>
              <w:ind w:left="0" w:firstLine="0"/>
              <w:rPr>
                <w:sz w:val="22"/>
                <w:szCs w:val="22"/>
              </w:rPr>
            </w:pPr>
            <w:r w:rsidRPr="003C4DA0">
              <w:rPr>
                <w:b/>
                <w:bCs/>
                <w:sz w:val="22"/>
                <w:szCs w:val="22"/>
              </w:rPr>
              <w:t xml:space="preserve"> Billing Contact Email</w:t>
            </w:r>
            <w:r>
              <w:rPr>
                <w:sz w:val="22"/>
                <w:szCs w:val="22"/>
              </w:rPr>
              <w:t>: [</w:t>
            </w:r>
            <w:r w:rsidRPr="003C4DA0">
              <w:rPr>
                <w:sz w:val="22"/>
                <w:szCs w:val="22"/>
                <w:highlight w:val="yellow"/>
              </w:rPr>
              <w:t>EMAIL</w:t>
            </w:r>
            <w:r>
              <w:rPr>
                <w:sz w:val="22"/>
                <w:szCs w:val="22"/>
              </w:rPr>
              <w:t>]</w:t>
            </w:r>
          </w:p>
        </w:tc>
      </w:tr>
      <w:tr w:rsidR="009A19BB" w14:paraId="69E0459E" w14:textId="77777777" w:rsidTr="00633C1F">
        <w:trPr>
          <w:cantSplit/>
          <w:trHeight w:val="113"/>
        </w:trPr>
        <w:tc>
          <w:tcPr>
            <w:tcW w:w="2185" w:type="dxa"/>
            <w:tcBorders>
              <w:top w:val="single" w:sz="4" w:space="0" w:color="auto"/>
              <w:left w:val="single" w:sz="6" w:space="0" w:color="666666"/>
              <w:bottom w:val="single" w:sz="6" w:space="0" w:color="666666"/>
              <w:right w:val="single" w:sz="6" w:space="0" w:color="666666"/>
            </w:tcBorders>
            <w:shd w:val="clear" w:color="auto" w:fill="DDDDDD"/>
          </w:tcPr>
          <w:p w14:paraId="6A20B7B2" w14:textId="60424F3D" w:rsidR="009A19BB" w:rsidRDefault="009A19BB" w:rsidP="009A19BB">
            <w:pPr>
              <w:spacing w:line="259" w:lineRule="auto"/>
              <w:ind w:left="113" w:firstLine="0"/>
              <w:rPr>
                <w:sz w:val="22"/>
              </w:rPr>
            </w:pPr>
            <w:r>
              <w:rPr>
                <w:sz w:val="22"/>
              </w:rPr>
              <w:t>Customer VAT details</w:t>
            </w:r>
          </w:p>
          <w:p w14:paraId="47B2075F" w14:textId="509422E2" w:rsidR="009A19BB" w:rsidRDefault="009A19BB" w:rsidP="009A19BB">
            <w:pPr>
              <w:spacing w:line="259" w:lineRule="auto"/>
              <w:ind w:left="113" w:firstLine="0"/>
              <w:rPr>
                <w:sz w:val="22"/>
              </w:rPr>
            </w:pPr>
          </w:p>
        </w:tc>
        <w:tc>
          <w:tcPr>
            <w:tcW w:w="8529" w:type="dxa"/>
            <w:gridSpan w:val="2"/>
            <w:tcBorders>
              <w:top w:val="single" w:sz="4" w:space="0" w:color="auto"/>
              <w:left w:val="single" w:sz="6" w:space="0" w:color="666666"/>
              <w:bottom w:val="single" w:sz="6" w:space="0" w:color="666666"/>
              <w:right w:val="single" w:sz="6" w:space="0" w:color="666666"/>
            </w:tcBorders>
            <w:shd w:val="clear" w:color="auto" w:fill="FFFFFF"/>
          </w:tcPr>
          <w:p w14:paraId="13D19225" w14:textId="470FE2AA" w:rsidR="009A19BB" w:rsidRDefault="009A19BB" w:rsidP="009A19BB">
            <w:pPr>
              <w:spacing w:after="160" w:line="259" w:lineRule="auto"/>
              <w:ind w:left="0" w:firstLine="0"/>
              <w:rPr>
                <w:sz w:val="22"/>
                <w:szCs w:val="22"/>
              </w:rPr>
            </w:pPr>
            <w:r>
              <w:rPr>
                <w:sz w:val="22"/>
                <w:szCs w:val="22"/>
              </w:rPr>
              <w:t xml:space="preserve"> [</w:t>
            </w:r>
            <w:r w:rsidRPr="009A19BB">
              <w:rPr>
                <w:sz w:val="22"/>
                <w:szCs w:val="22"/>
                <w:highlight w:val="yellow"/>
              </w:rPr>
              <w:t>VAT NUMBER OR N/A</w:t>
            </w:r>
            <w:r>
              <w:rPr>
                <w:sz w:val="22"/>
                <w:szCs w:val="22"/>
              </w:rPr>
              <w:t>]</w:t>
            </w:r>
          </w:p>
        </w:tc>
      </w:tr>
    </w:tbl>
    <w:p w14:paraId="75B73F53" w14:textId="77777777" w:rsidR="00347BE4" w:rsidRDefault="00347BE4">
      <w:pPr>
        <w:spacing w:after="160" w:line="278" w:lineRule="auto"/>
        <w:ind w:left="0" w:firstLine="0"/>
        <w:rPr>
          <w:color w:val="0070A3"/>
          <w:sz w:val="27"/>
        </w:rPr>
      </w:pPr>
    </w:p>
    <w:tbl>
      <w:tblPr>
        <w:tblStyle w:val="TableGrid"/>
        <w:tblW w:w="10714" w:type="dxa"/>
        <w:tblInd w:w="83" w:type="dxa"/>
        <w:tblCellMar>
          <w:right w:w="115" w:type="dxa"/>
        </w:tblCellMar>
        <w:tblLook w:val="04A0" w:firstRow="1" w:lastRow="0" w:firstColumn="1" w:lastColumn="0" w:noHBand="0" w:noVBand="1"/>
      </w:tblPr>
      <w:tblGrid>
        <w:gridCol w:w="2180"/>
        <w:gridCol w:w="8534"/>
      </w:tblGrid>
      <w:tr w:rsidR="00347BE4" w:rsidRPr="009A19BB" w14:paraId="52E3763B" w14:textId="77777777" w:rsidTr="00D801F5">
        <w:trPr>
          <w:cantSplit/>
          <w:trHeight w:val="113"/>
        </w:trPr>
        <w:tc>
          <w:tcPr>
            <w:tcW w:w="10714" w:type="dxa"/>
            <w:gridSpan w:val="2"/>
            <w:tcBorders>
              <w:top w:val="single" w:sz="4" w:space="0" w:color="auto"/>
              <w:left w:val="single" w:sz="4" w:space="0" w:color="auto"/>
              <w:bottom w:val="single" w:sz="4" w:space="0" w:color="auto"/>
              <w:right w:val="single" w:sz="4" w:space="0" w:color="auto"/>
            </w:tcBorders>
            <w:shd w:val="clear" w:color="auto" w:fill="0070A3"/>
            <w:tcMar>
              <w:top w:w="113" w:type="dxa"/>
              <w:left w:w="113" w:type="dxa"/>
              <w:bottom w:w="113" w:type="dxa"/>
            </w:tcMar>
          </w:tcPr>
          <w:p w14:paraId="12054C64" w14:textId="1D5A6C00" w:rsidR="00347BE4" w:rsidRDefault="006E4B00" w:rsidP="00E0481E">
            <w:pPr>
              <w:pStyle w:val="Heading3"/>
              <w:ind w:left="0"/>
              <w:rPr>
                <w:color w:val="FFFFFF"/>
                <w:sz w:val="24"/>
              </w:rPr>
            </w:pPr>
            <w:commentRangeStart w:id="1"/>
            <w:r>
              <w:rPr>
                <w:color w:val="FFFFFF"/>
                <w:sz w:val="24"/>
              </w:rPr>
              <w:t xml:space="preserve">Order </w:t>
            </w:r>
            <w:commentRangeEnd w:id="1"/>
            <w:r>
              <w:rPr>
                <w:rStyle w:val="CommentReference"/>
                <w:color w:val="000000"/>
              </w:rPr>
              <w:commentReference w:id="1"/>
            </w:r>
            <w:r>
              <w:rPr>
                <w:color w:val="FFFFFF"/>
                <w:sz w:val="24"/>
              </w:rPr>
              <w:t>Process</w:t>
            </w:r>
          </w:p>
          <w:p w14:paraId="705047E8" w14:textId="77777777" w:rsidR="00347BE4" w:rsidRPr="009A19BB" w:rsidRDefault="00347BE4" w:rsidP="00E0481E"/>
        </w:tc>
      </w:tr>
      <w:tr w:rsidR="0095035E" w:rsidRPr="00744E90" w14:paraId="54DF49D9" w14:textId="77777777" w:rsidTr="00633C1F">
        <w:trPr>
          <w:cantSplit/>
          <w:trHeight w:val="113"/>
        </w:trPr>
        <w:tc>
          <w:tcPr>
            <w:tcW w:w="2180" w:type="dxa"/>
            <w:tcBorders>
              <w:top w:val="single" w:sz="4" w:space="0" w:color="auto"/>
              <w:left w:val="single" w:sz="6" w:space="0" w:color="666666"/>
              <w:bottom w:val="single" w:sz="6" w:space="0" w:color="666666"/>
              <w:right w:val="single" w:sz="6" w:space="0" w:color="666666"/>
            </w:tcBorders>
            <w:shd w:val="clear" w:color="auto" w:fill="DDDDDD"/>
            <w:tcMar>
              <w:top w:w="113" w:type="dxa"/>
              <w:left w:w="113" w:type="dxa"/>
              <w:bottom w:w="113" w:type="dxa"/>
            </w:tcMar>
          </w:tcPr>
          <w:p w14:paraId="05DEC96C" w14:textId="4910BED8" w:rsidR="0095035E" w:rsidRDefault="0095035E" w:rsidP="0095035E">
            <w:pPr>
              <w:spacing w:line="259" w:lineRule="auto"/>
              <w:ind w:left="0" w:firstLine="0"/>
              <w:rPr>
                <w:sz w:val="22"/>
              </w:rPr>
            </w:pPr>
            <w:r>
              <w:rPr>
                <w:sz w:val="22"/>
              </w:rPr>
              <w:t xml:space="preserve">Categories/types of </w:t>
            </w:r>
            <w:r w:rsidR="00871417">
              <w:rPr>
                <w:sz w:val="22"/>
              </w:rPr>
              <w:t>Goods</w:t>
            </w:r>
            <w:r>
              <w:rPr>
                <w:sz w:val="22"/>
              </w:rPr>
              <w:t>/Services which may be ordered under this Agreement</w:t>
            </w:r>
          </w:p>
          <w:p w14:paraId="3A471BD2" w14:textId="77777777" w:rsidR="0095035E" w:rsidRDefault="0095035E" w:rsidP="0095035E">
            <w:pPr>
              <w:spacing w:line="259" w:lineRule="auto"/>
              <w:ind w:left="113" w:firstLine="0"/>
            </w:pPr>
          </w:p>
        </w:tc>
        <w:tc>
          <w:tcPr>
            <w:tcW w:w="8534" w:type="dxa"/>
            <w:tcBorders>
              <w:top w:val="single" w:sz="4" w:space="0" w:color="auto"/>
              <w:left w:val="single" w:sz="6" w:space="0" w:color="666666"/>
              <w:bottom w:val="single" w:sz="6" w:space="0" w:color="666666"/>
              <w:right w:val="single" w:sz="6" w:space="0" w:color="666666"/>
            </w:tcBorders>
            <w:shd w:val="clear" w:color="auto" w:fill="FFFFFF"/>
            <w:tcMar>
              <w:top w:w="113" w:type="dxa"/>
              <w:left w:w="113" w:type="dxa"/>
              <w:bottom w:w="113" w:type="dxa"/>
            </w:tcMar>
          </w:tcPr>
          <w:p w14:paraId="753A33BA" w14:textId="49A2F863" w:rsidR="0095035E" w:rsidRPr="00744E90" w:rsidRDefault="0095035E" w:rsidP="0095035E">
            <w:pPr>
              <w:spacing w:after="160" w:line="259" w:lineRule="auto"/>
              <w:ind w:left="0" w:firstLine="0"/>
              <w:rPr>
                <w:sz w:val="22"/>
                <w:szCs w:val="22"/>
              </w:rPr>
            </w:pPr>
            <w:r w:rsidRPr="00744E90">
              <w:rPr>
                <w:sz w:val="22"/>
                <w:szCs w:val="22"/>
              </w:rPr>
              <w:t>[</w:t>
            </w:r>
            <w:r w:rsidRPr="00744E90">
              <w:rPr>
                <w:sz w:val="22"/>
                <w:szCs w:val="22"/>
                <w:highlight w:val="yellow"/>
              </w:rPr>
              <w:t>LIST CATEGORIES/TYPES OF SERVICES WHICH MAY BE ORDERED UNDER THIS MSA</w:t>
            </w:r>
            <w:r w:rsidRPr="00744E90">
              <w:rPr>
                <w:sz w:val="22"/>
                <w:szCs w:val="22"/>
              </w:rPr>
              <w:t>]</w:t>
            </w:r>
          </w:p>
        </w:tc>
      </w:tr>
      <w:tr w:rsidR="00021900" w:rsidRPr="00744E90" w14:paraId="01E46E90" w14:textId="77777777" w:rsidTr="00633C1F">
        <w:trPr>
          <w:cantSplit/>
          <w:trHeight w:val="113"/>
        </w:trPr>
        <w:tc>
          <w:tcPr>
            <w:tcW w:w="2180" w:type="dxa"/>
            <w:tcBorders>
              <w:top w:val="single" w:sz="4" w:space="0" w:color="auto"/>
              <w:left w:val="single" w:sz="6" w:space="0" w:color="666666"/>
              <w:bottom w:val="single" w:sz="6" w:space="0" w:color="666666"/>
              <w:right w:val="single" w:sz="6" w:space="0" w:color="666666"/>
            </w:tcBorders>
            <w:shd w:val="clear" w:color="auto" w:fill="DDDDDD"/>
            <w:tcMar>
              <w:top w:w="113" w:type="dxa"/>
              <w:left w:w="113" w:type="dxa"/>
              <w:bottom w:w="113" w:type="dxa"/>
            </w:tcMar>
          </w:tcPr>
          <w:p w14:paraId="3170ABCD" w14:textId="36344C10" w:rsidR="00021900" w:rsidRDefault="00021900" w:rsidP="0095035E">
            <w:pPr>
              <w:spacing w:line="259" w:lineRule="auto"/>
              <w:ind w:left="0" w:firstLine="0"/>
              <w:rPr>
                <w:sz w:val="22"/>
              </w:rPr>
            </w:pPr>
            <w:r>
              <w:rPr>
                <w:sz w:val="22"/>
              </w:rPr>
              <w:lastRenderedPageBreak/>
              <w:t xml:space="preserve">Order </w:t>
            </w:r>
            <w:r w:rsidR="00C63B33">
              <w:rPr>
                <w:sz w:val="22"/>
              </w:rPr>
              <w:t>Formalities</w:t>
            </w:r>
          </w:p>
        </w:tc>
        <w:tc>
          <w:tcPr>
            <w:tcW w:w="8534" w:type="dxa"/>
            <w:tcBorders>
              <w:top w:val="single" w:sz="4" w:space="0" w:color="auto"/>
              <w:left w:val="single" w:sz="6" w:space="0" w:color="666666"/>
              <w:bottom w:val="single" w:sz="6" w:space="0" w:color="666666"/>
              <w:right w:val="single" w:sz="6" w:space="0" w:color="666666"/>
            </w:tcBorders>
            <w:shd w:val="clear" w:color="auto" w:fill="FFFFFF"/>
            <w:tcMar>
              <w:top w:w="113" w:type="dxa"/>
              <w:left w:w="113" w:type="dxa"/>
              <w:bottom w:w="113" w:type="dxa"/>
            </w:tcMar>
          </w:tcPr>
          <w:p w14:paraId="21C698C0" w14:textId="02AA891C" w:rsidR="00021900" w:rsidRDefault="00A13F79" w:rsidP="0095035E">
            <w:pPr>
              <w:spacing w:after="160" w:line="259" w:lineRule="auto"/>
              <w:ind w:left="0" w:firstLine="0"/>
              <w:rPr>
                <w:sz w:val="22"/>
                <w:szCs w:val="22"/>
              </w:rPr>
            </w:pPr>
            <w:commentRangeStart w:id="2"/>
            <w:r>
              <w:rPr>
                <w:sz w:val="22"/>
                <w:szCs w:val="22"/>
              </w:rPr>
              <w:t xml:space="preserve">The Customer may order </w:t>
            </w:r>
            <w:r w:rsidR="00871417">
              <w:rPr>
                <w:sz w:val="22"/>
                <w:szCs w:val="22"/>
              </w:rPr>
              <w:t>Goods</w:t>
            </w:r>
            <w:r>
              <w:rPr>
                <w:sz w:val="22"/>
                <w:szCs w:val="22"/>
              </w:rPr>
              <w:t xml:space="preserve">/Services under this Agreement </w:t>
            </w:r>
            <w:r w:rsidR="003A6E5E">
              <w:rPr>
                <w:sz w:val="22"/>
                <w:szCs w:val="22"/>
              </w:rPr>
              <w:t xml:space="preserve">using any of the following methods, each of which will be considered </w:t>
            </w:r>
            <w:r w:rsidR="005A13A4">
              <w:rPr>
                <w:sz w:val="22"/>
                <w:szCs w:val="22"/>
              </w:rPr>
              <w:t xml:space="preserve">an </w:t>
            </w:r>
            <w:commentRangeStart w:id="3"/>
            <w:commentRangeStart w:id="4"/>
            <w:r w:rsidR="005A13A4">
              <w:rPr>
                <w:sz w:val="22"/>
                <w:szCs w:val="22"/>
              </w:rPr>
              <w:t xml:space="preserve">Order Request </w:t>
            </w:r>
            <w:commentRangeEnd w:id="3"/>
            <w:r w:rsidR="00C63B33">
              <w:rPr>
                <w:rStyle w:val="CommentReference"/>
              </w:rPr>
              <w:commentReference w:id="3"/>
            </w:r>
            <w:commentRangeEnd w:id="4"/>
            <w:r w:rsidR="006C1C08">
              <w:rPr>
                <w:rStyle w:val="CommentReference"/>
              </w:rPr>
              <w:commentReference w:id="4"/>
            </w:r>
            <w:r w:rsidR="005A13A4">
              <w:rPr>
                <w:sz w:val="22"/>
                <w:szCs w:val="22"/>
              </w:rPr>
              <w:t>under this Agreement</w:t>
            </w:r>
            <w:r>
              <w:rPr>
                <w:sz w:val="22"/>
                <w:szCs w:val="22"/>
              </w:rPr>
              <w:t>:</w:t>
            </w:r>
          </w:p>
          <w:p w14:paraId="2D5EA37C" w14:textId="6CA156D1" w:rsidR="00A13F79" w:rsidRDefault="00090E8D" w:rsidP="003A6E5E">
            <w:pPr>
              <w:pStyle w:val="ListParagraph"/>
              <w:numPr>
                <w:ilvl w:val="0"/>
                <w:numId w:val="3"/>
              </w:numPr>
              <w:spacing w:after="160" w:line="259" w:lineRule="auto"/>
              <w:rPr>
                <w:sz w:val="22"/>
                <w:szCs w:val="22"/>
              </w:rPr>
            </w:pPr>
            <w:r>
              <w:rPr>
                <w:sz w:val="22"/>
                <w:szCs w:val="22"/>
                <w:highlight w:val="yellow"/>
              </w:rPr>
              <w:t>i</w:t>
            </w:r>
            <w:r w:rsidR="006025B5" w:rsidRPr="00C63B33">
              <w:rPr>
                <w:sz w:val="22"/>
                <w:szCs w:val="22"/>
                <w:highlight w:val="yellow"/>
              </w:rPr>
              <w:t>n writing</w:t>
            </w:r>
            <w:r>
              <w:rPr>
                <w:sz w:val="22"/>
                <w:szCs w:val="22"/>
                <w:highlight w:val="yellow"/>
              </w:rPr>
              <w:t xml:space="preserve"> (e.g. </w:t>
            </w:r>
            <w:r w:rsidR="006025B5" w:rsidRPr="00C63B33">
              <w:rPr>
                <w:sz w:val="22"/>
                <w:szCs w:val="22"/>
                <w:highlight w:val="yellow"/>
              </w:rPr>
              <w:t>by email</w:t>
            </w:r>
            <w:r w:rsidR="005A13A4" w:rsidRPr="00C63B33">
              <w:rPr>
                <w:sz w:val="22"/>
                <w:szCs w:val="22"/>
                <w:highlight w:val="yellow"/>
              </w:rPr>
              <w:t xml:space="preserve"> to [EMAIL]</w:t>
            </w:r>
            <w:r>
              <w:rPr>
                <w:sz w:val="22"/>
                <w:szCs w:val="22"/>
              </w:rPr>
              <w:t>); or</w:t>
            </w:r>
          </w:p>
          <w:p w14:paraId="142F9DEE" w14:textId="02618DEB" w:rsidR="00871417" w:rsidRDefault="00090E8D" w:rsidP="00871417">
            <w:pPr>
              <w:pStyle w:val="ListParagraph"/>
              <w:numPr>
                <w:ilvl w:val="0"/>
                <w:numId w:val="3"/>
              </w:numPr>
              <w:spacing w:after="160" w:line="259" w:lineRule="auto"/>
              <w:rPr>
                <w:sz w:val="22"/>
                <w:szCs w:val="22"/>
              </w:rPr>
            </w:pPr>
            <w:r>
              <w:rPr>
                <w:sz w:val="22"/>
                <w:szCs w:val="22"/>
                <w:highlight w:val="yellow"/>
              </w:rPr>
              <w:t>b</w:t>
            </w:r>
            <w:r w:rsidR="005A13A4" w:rsidRPr="00BD79CD">
              <w:rPr>
                <w:sz w:val="22"/>
                <w:szCs w:val="22"/>
                <w:highlight w:val="yellow"/>
              </w:rPr>
              <w:t xml:space="preserve">y </w:t>
            </w:r>
            <w:r w:rsidR="00871417">
              <w:rPr>
                <w:sz w:val="22"/>
                <w:szCs w:val="22"/>
                <w:highlight w:val="yellow"/>
              </w:rPr>
              <w:t>phone</w:t>
            </w:r>
            <w:r>
              <w:rPr>
                <w:sz w:val="22"/>
                <w:szCs w:val="22"/>
                <w:highlight w:val="yellow"/>
              </w:rPr>
              <w:t xml:space="preserve"> to</w:t>
            </w:r>
            <w:r w:rsidR="00BD79CD" w:rsidRPr="00BD79CD">
              <w:rPr>
                <w:sz w:val="22"/>
                <w:szCs w:val="22"/>
                <w:highlight w:val="yellow"/>
              </w:rPr>
              <w:t xml:space="preserve"> [PHONE]</w:t>
            </w:r>
            <w:commentRangeEnd w:id="2"/>
            <w:r>
              <w:rPr>
                <w:rStyle w:val="CommentReference"/>
              </w:rPr>
              <w:commentReference w:id="2"/>
            </w:r>
          </w:p>
          <w:p w14:paraId="4A7B93DD" w14:textId="3DB0DC50" w:rsidR="00871417" w:rsidRPr="00871417" w:rsidRDefault="00090E8D" w:rsidP="00871417">
            <w:pPr>
              <w:spacing w:after="160" w:line="259" w:lineRule="auto"/>
              <w:rPr>
                <w:sz w:val="22"/>
                <w:szCs w:val="22"/>
              </w:rPr>
            </w:pPr>
            <w:r>
              <w:rPr>
                <w:sz w:val="22"/>
                <w:szCs w:val="22"/>
              </w:rPr>
              <w:t>A binding</w:t>
            </w:r>
            <w:r w:rsidR="00871417">
              <w:rPr>
                <w:sz w:val="22"/>
                <w:szCs w:val="22"/>
              </w:rPr>
              <w:t xml:space="preserve"> Order shall come into effect</w:t>
            </w:r>
            <w:r>
              <w:rPr>
                <w:sz w:val="22"/>
                <w:szCs w:val="22"/>
              </w:rPr>
              <w:t xml:space="preserve"> as described in the One2Call Terms and Conditions.</w:t>
            </w:r>
          </w:p>
        </w:tc>
      </w:tr>
    </w:tbl>
    <w:p w14:paraId="2960443F" w14:textId="77777777" w:rsidR="00210E97" w:rsidRDefault="00210E97">
      <w:pPr>
        <w:spacing w:after="160" w:line="278" w:lineRule="auto"/>
        <w:ind w:left="0" w:firstLine="0"/>
        <w:rPr>
          <w:color w:val="0070A3"/>
          <w:sz w:val="27"/>
        </w:rPr>
      </w:pPr>
    </w:p>
    <w:tbl>
      <w:tblPr>
        <w:tblStyle w:val="TableGrid"/>
        <w:tblW w:w="10714" w:type="dxa"/>
        <w:tblInd w:w="83" w:type="dxa"/>
        <w:tblCellMar>
          <w:right w:w="115" w:type="dxa"/>
        </w:tblCellMar>
        <w:tblLook w:val="04A0" w:firstRow="1" w:lastRow="0" w:firstColumn="1" w:lastColumn="0" w:noHBand="0" w:noVBand="1"/>
      </w:tblPr>
      <w:tblGrid>
        <w:gridCol w:w="2515"/>
        <w:gridCol w:w="8199"/>
      </w:tblGrid>
      <w:tr w:rsidR="00E53485" w:rsidRPr="009A19BB" w14:paraId="20C8D139" w14:textId="77777777" w:rsidTr="00E0481E">
        <w:trPr>
          <w:cantSplit/>
          <w:trHeight w:val="113"/>
        </w:trPr>
        <w:tc>
          <w:tcPr>
            <w:tcW w:w="10714" w:type="dxa"/>
            <w:gridSpan w:val="2"/>
            <w:tcBorders>
              <w:top w:val="single" w:sz="4" w:space="0" w:color="auto"/>
              <w:left w:val="single" w:sz="4" w:space="0" w:color="auto"/>
              <w:bottom w:val="single" w:sz="4" w:space="0" w:color="auto"/>
              <w:right w:val="single" w:sz="4" w:space="0" w:color="auto"/>
            </w:tcBorders>
            <w:shd w:val="clear" w:color="auto" w:fill="0070A3"/>
            <w:tcMar>
              <w:top w:w="113" w:type="dxa"/>
              <w:left w:w="113" w:type="dxa"/>
              <w:bottom w:w="113" w:type="dxa"/>
            </w:tcMar>
          </w:tcPr>
          <w:p w14:paraId="7A3A342E" w14:textId="1B8CB01C" w:rsidR="00E53485" w:rsidRDefault="00E52573" w:rsidP="00E0481E">
            <w:pPr>
              <w:pStyle w:val="Heading3"/>
              <w:ind w:left="0"/>
              <w:rPr>
                <w:color w:val="FFFFFF"/>
                <w:sz w:val="24"/>
              </w:rPr>
            </w:pPr>
            <w:r>
              <w:rPr>
                <w:color w:val="FFFFFF"/>
                <w:sz w:val="24"/>
              </w:rPr>
              <w:t>Special Terms</w:t>
            </w:r>
          </w:p>
          <w:p w14:paraId="25F0C52B" w14:textId="77777777" w:rsidR="00E53485" w:rsidRPr="009A19BB" w:rsidRDefault="00E53485" w:rsidP="00E0481E"/>
        </w:tc>
      </w:tr>
      <w:tr w:rsidR="00E53485" w14:paraId="0788CEE7" w14:textId="77777777" w:rsidTr="00E0481E">
        <w:trPr>
          <w:cantSplit/>
          <w:trHeight w:val="113"/>
        </w:trPr>
        <w:tc>
          <w:tcPr>
            <w:tcW w:w="2515" w:type="dxa"/>
            <w:tcBorders>
              <w:top w:val="single" w:sz="4" w:space="0" w:color="auto"/>
              <w:left w:val="single" w:sz="6" w:space="0" w:color="666666"/>
              <w:bottom w:val="single" w:sz="6" w:space="0" w:color="666666"/>
              <w:right w:val="single" w:sz="6" w:space="0" w:color="666666"/>
            </w:tcBorders>
            <w:shd w:val="clear" w:color="auto" w:fill="DDDDDD"/>
            <w:tcMar>
              <w:top w:w="113" w:type="dxa"/>
              <w:left w:w="113" w:type="dxa"/>
              <w:bottom w:w="113" w:type="dxa"/>
            </w:tcMar>
          </w:tcPr>
          <w:p w14:paraId="28A47A73" w14:textId="78F3ACB8" w:rsidR="002159DC" w:rsidRPr="002159DC" w:rsidRDefault="00E52573" w:rsidP="002159DC">
            <w:pPr>
              <w:spacing w:line="259" w:lineRule="auto"/>
              <w:ind w:left="0" w:firstLine="0"/>
              <w:rPr>
                <w:sz w:val="22"/>
              </w:rPr>
            </w:pPr>
            <w:r>
              <w:rPr>
                <w:sz w:val="22"/>
              </w:rPr>
              <w:t>Special Terms</w:t>
            </w:r>
          </w:p>
          <w:p w14:paraId="530F3FF0" w14:textId="377F45C5" w:rsidR="00E53485" w:rsidRDefault="00E53485" w:rsidP="00E0481E">
            <w:pPr>
              <w:spacing w:line="259" w:lineRule="auto"/>
              <w:ind w:left="0" w:firstLine="0"/>
              <w:rPr>
                <w:sz w:val="22"/>
              </w:rPr>
            </w:pPr>
          </w:p>
        </w:tc>
        <w:tc>
          <w:tcPr>
            <w:tcW w:w="8199" w:type="dxa"/>
            <w:tcBorders>
              <w:top w:val="single" w:sz="4" w:space="0" w:color="auto"/>
              <w:left w:val="single" w:sz="6" w:space="0" w:color="666666"/>
              <w:bottom w:val="single" w:sz="6" w:space="0" w:color="666666"/>
              <w:right w:val="single" w:sz="6" w:space="0" w:color="666666"/>
            </w:tcBorders>
            <w:shd w:val="clear" w:color="auto" w:fill="FFFFFF"/>
            <w:tcMar>
              <w:top w:w="113" w:type="dxa"/>
              <w:left w:w="113" w:type="dxa"/>
              <w:bottom w:w="113" w:type="dxa"/>
            </w:tcMar>
          </w:tcPr>
          <w:p w14:paraId="71244BA3" w14:textId="77777777" w:rsidR="00E53485" w:rsidRDefault="000852AE" w:rsidP="00AE067D">
            <w:pPr>
              <w:spacing w:after="160" w:line="259" w:lineRule="auto"/>
              <w:ind w:left="0" w:firstLine="0"/>
              <w:rPr>
                <w:sz w:val="22"/>
                <w:szCs w:val="22"/>
              </w:rPr>
            </w:pPr>
            <w:r>
              <w:rPr>
                <w:sz w:val="22"/>
                <w:szCs w:val="22"/>
              </w:rPr>
              <w:t>For the purposes of this Agreement, t</w:t>
            </w:r>
            <w:r w:rsidR="00E52573">
              <w:rPr>
                <w:sz w:val="22"/>
                <w:szCs w:val="22"/>
              </w:rPr>
              <w:t>he</w:t>
            </w:r>
            <w:r>
              <w:rPr>
                <w:sz w:val="22"/>
                <w:szCs w:val="22"/>
              </w:rPr>
              <w:t xml:space="preserve"> following clauses shall apply</w:t>
            </w:r>
            <w:r w:rsidR="008243FD">
              <w:rPr>
                <w:sz w:val="22"/>
                <w:szCs w:val="22"/>
              </w:rPr>
              <w:t xml:space="preserve"> and shall take priority over any conflicting terms in the</w:t>
            </w:r>
            <w:r w:rsidR="00E52573">
              <w:rPr>
                <w:sz w:val="22"/>
                <w:szCs w:val="22"/>
              </w:rPr>
              <w:t xml:space="preserve"> One2Call Terms and Conditions</w:t>
            </w:r>
            <w:r>
              <w:rPr>
                <w:sz w:val="22"/>
                <w:szCs w:val="22"/>
              </w:rPr>
              <w:t>:</w:t>
            </w:r>
          </w:p>
          <w:p w14:paraId="55004CA2" w14:textId="7A38366C" w:rsidR="008243FD" w:rsidRDefault="008243FD" w:rsidP="00AE067D">
            <w:pPr>
              <w:spacing w:after="160" w:line="259" w:lineRule="auto"/>
              <w:ind w:left="0" w:firstLine="0"/>
              <w:rPr>
                <w:sz w:val="22"/>
                <w:szCs w:val="22"/>
              </w:rPr>
            </w:pPr>
            <w:r>
              <w:rPr>
                <w:sz w:val="22"/>
                <w:szCs w:val="22"/>
              </w:rPr>
              <w:t>[</w:t>
            </w:r>
            <w:r w:rsidRPr="008243FD">
              <w:rPr>
                <w:sz w:val="22"/>
                <w:szCs w:val="22"/>
                <w:highlight w:val="yellow"/>
              </w:rPr>
              <w:t>INSERT ANY VARIATIONS FROM THE STANDARD POSITION HERE</w:t>
            </w:r>
            <w:r>
              <w:rPr>
                <w:sz w:val="22"/>
                <w:szCs w:val="22"/>
              </w:rPr>
              <w:t>]</w:t>
            </w:r>
          </w:p>
        </w:tc>
      </w:tr>
    </w:tbl>
    <w:p w14:paraId="05D8C10D" w14:textId="77777777" w:rsidR="00684A61" w:rsidRDefault="00684A61">
      <w:pPr>
        <w:spacing w:after="160" w:line="278" w:lineRule="auto"/>
        <w:ind w:left="0" w:firstLine="0"/>
        <w:rPr>
          <w:color w:val="0070A3"/>
          <w:sz w:val="27"/>
        </w:rPr>
      </w:pPr>
    </w:p>
    <w:p w14:paraId="2A6717E9" w14:textId="77777777" w:rsidR="00897A68" w:rsidRPr="008472A9" w:rsidRDefault="00897A68" w:rsidP="00897A68">
      <w:pPr>
        <w:pStyle w:val="Paragraph"/>
        <w:spacing w:before="120" w:line="360" w:lineRule="auto"/>
        <w:rPr>
          <w:rFonts w:ascii="Aptos" w:hAnsi="Aptos"/>
          <w:b/>
          <w:bCs/>
          <w:szCs w:val="22"/>
        </w:rPr>
      </w:pPr>
      <w:r w:rsidRPr="008472A9">
        <w:rPr>
          <w:rFonts w:ascii="Aptos" w:hAnsi="Aptos"/>
          <w:b/>
          <w:bCs/>
          <w:szCs w:val="22"/>
        </w:rPr>
        <w:t>AGREED TERMS</w:t>
      </w:r>
    </w:p>
    <w:p w14:paraId="500D1E0F" w14:textId="77777777" w:rsidR="00897A68" w:rsidRPr="008472A9" w:rsidRDefault="00897A68" w:rsidP="00897A68">
      <w:pPr>
        <w:pStyle w:val="TitleClause"/>
        <w:numPr>
          <w:ilvl w:val="0"/>
          <w:numId w:val="8"/>
        </w:numPr>
        <w:spacing w:before="120" w:after="120"/>
        <w:rPr>
          <w:rFonts w:ascii="Aptos" w:hAnsi="Aptos"/>
          <w:szCs w:val="22"/>
        </w:rPr>
      </w:pPr>
      <w:r w:rsidRPr="008472A9">
        <w:rPr>
          <w:rFonts w:ascii="Aptos" w:hAnsi="Aptos"/>
          <w:szCs w:val="22"/>
        </w:rPr>
        <w:t>Parties and background</w:t>
      </w:r>
    </w:p>
    <w:p w14:paraId="22470C2E" w14:textId="28BBF2A0" w:rsidR="00897A68" w:rsidRPr="008472A9" w:rsidRDefault="00897A68" w:rsidP="00897A68">
      <w:pPr>
        <w:pStyle w:val="Untitledsubclause1"/>
        <w:spacing w:before="120"/>
        <w:rPr>
          <w:rFonts w:ascii="Aptos" w:hAnsi="Aptos"/>
          <w:szCs w:val="22"/>
        </w:rPr>
      </w:pPr>
      <w:bookmarkStart w:id="5" w:name="_Ref_a404553"/>
      <w:bookmarkStart w:id="6" w:name="a404553"/>
      <w:bookmarkEnd w:id="5"/>
      <w:r w:rsidRPr="008472A9">
        <w:rPr>
          <w:rFonts w:ascii="Aptos" w:hAnsi="Aptos"/>
          <w:szCs w:val="22"/>
        </w:rPr>
        <w:t xml:space="preserve">This </w:t>
      </w:r>
      <w:r w:rsidRPr="00897A68">
        <w:rPr>
          <w:rFonts w:ascii="Aptos" w:hAnsi="Aptos"/>
          <w:szCs w:val="22"/>
        </w:rPr>
        <w:t xml:space="preserve">Agreement </w:t>
      </w:r>
      <w:r w:rsidRPr="008472A9">
        <w:rPr>
          <w:rFonts w:ascii="Aptos" w:hAnsi="Aptos"/>
          <w:szCs w:val="22"/>
        </w:rPr>
        <w:t xml:space="preserve">is entered into between </w:t>
      </w:r>
      <w:r>
        <w:rPr>
          <w:rFonts w:ascii="Aptos" w:hAnsi="Aptos"/>
          <w:b/>
          <w:bCs/>
          <w:szCs w:val="22"/>
        </w:rPr>
        <w:t>ONE2CALL</w:t>
      </w:r>
      <w:r w:rsidRPr="008472A9">
        <w:rPr>
          <w:rFonts w:ascii="Aptos" w:hAnsi="Aptos"/>
          <w:b/>
          <w:bCs/>
          <w:szCs w:val="22"/>
        </w:rPr>
        <w:t xml:space="preserve"> LIMITED</w:t>
      </w:r>
      <w:r w:rsidRPr="008472A9">
        <w:rPr>
          <w:rFonts w:ascii="Aptos" w:hAnsi="Aptos"/>
          <w:szCs w:val="22"/>
        </w:rPr>
        <w:t xml:space="preserve"> incorporated and registered in England and Wales with company number </w:t>
      </w:r>
      <w:r w:rsidR="0088380E" w:rsidRPr="0088380E">
        <w:rPr>
          <w:rFonts w:ascii="Aptos" w:hAnsi="Aptos"/>
          <w:b/>
          <w:bCs/>
          <w:szCs w:val="22"/>
        </w:rPr>
        <w:t>06220567</w:t>
      </w:r>
      <w:r w:rsidRPr="008472A9">
        <w:rPr>
          <w:rFonts w:ascii="Aptos" w:hAnsi="Aptos"/>
          <w:szCs w:val="22"/>
        </w:rPr>
        <w:t xml:space="preserve"> whose registered office is at </w:t>
      </w:r>
      <w:r w:rsidR="00D8011F" w:rsidRPr="00D8011F">
        <w:rPr>
          <w:rFonts w:ascii="Aptos" w:hAnsi="Aptos"/>
          <w:b/>
          <w:bCs/>
          <w:szCs w:val="22"/>
        </w:rPr>
        <w:t>Unit 2 Long Acre Close, Holbrook, Sheffield, England, S20 3FR</w:t>
      </w:r>
      <w:r w:rsidRPr="008472A9">
        <w:rPr>
          <w:rFonts w:ascii="Aptos" w:hAnsi="Aptos"/>
          <w:szCs w:val="22"/>
        </w:rPr>
        <w:t xml:space="preserve"> (the </w:t>
      </w:r>
      <w:r w:rsidRPr="008472A9">
        <w:rPr>
          <w:rFonts w:ascii="Aptos" w:hAnsi="Aptos"/>
          <w:b/>
          <w:bCs/>
          <w:szCs w:val="22"/>
        </w:rPr>
        <w:t>Supplier</w:t>
      </w:r>
      <w:r w:rsidRPr="008472A9">
        <w:rPr>
          <w:rFonts w:ascii="Aptos" w:hAnsi="Aptos"/>
          <w:szCs w:val="22"/>
        </w:rPr>
        <w:t xml:space="preserve">) and the </w:t>
      </w:r>
      <w:r w:rsidRPr="008472A9">
        <w:rPr>
          <w:rFonts w:ascii="Aptos" w:hAnsi="Aptos"/>
          <w:b/>
          <w:bCs/>
          <w:szCs w:val="22"/>
        </w:rPr>
        <w:t>Customer</w:t>
      </w:r>
      <w:r w:rsidRPr="008472A9">
        <w:rPr>
          <w:rFonts w:ascii="Aptos" w:hAnsi="Aptos"/>
          <w:szCs w:val="22"/>
        </w:rPr>
        <w:t xml:space="preserve"> (as defined above in the Agreement Details).</w:t>
      </w:r>
    </w:p>
    <w:p w14:paraId="1AAAF550" w14:textId="53A9EE52" w:rsidR="00897A68" w:rsidRPr="008472A9" w:rsidRDefault="00897A68" w:rsidP="00897A68">
      <w:pPr>
        <w:pStyle w:val="Untitledsubclause1"/>
        <w:spacing w:before="120"/>
        <w:rPr>
          <w:rFonts w:ascii="Aptos" w:hAnsi="Aptos"/>
          <w:szCs w:val="22"/>
        </w:rPr>
      </w:pPr>
      <w:r w:rsidRPr="008472A9">
        <w:rPr>
          <w:rFonts w:ascii="Aptos" w:hAnsi="Aptos"/>
          <w:szCs w:val="22"/>
        </w:rPr>
        <w:t xml:space="preserve">The Supplier is in the business of </w:t>
      </w:r>
      <w:r w:rsidR="001F6461">
        <w:rPr>
          <w:rFonts w:ascii="Aptos" w:hAnsi="Aptos"/>
          <w:szCs w:val="22"/>
        </w:rPr>
        <w:t>supplying</w:t>
      </w:r>
      <w:r w:rsidRPr="008472A9">
        <w:rPr>
          <w:rFonts w:ascii="Aptos" w:hAnsi="Aptos"/>
          <w:szCs w:val="22"/>
        </w:rPr>
        <w:t xml:space="preserve"> </w:t>
      </w:r>
      <w:r w:rsidR="00453EB5">
        <w:rPr>
          <w:rFonts w:ascii="Aptos" w:hAnsi="Aptos"/>
          <w:szCs w:val="22"/>
        </w:rPr>
        <w:t xml:space="preserve">information technology </w:t>
      </w:r>
      <w:r w:rsidR="001F6461">
        <w:rPr>
          <w:rFonts w:ascii="Aptos" w:hAnsi="Aptos"/>
          <w:szCs w:val="22"/>
        </w:rPr>
        <w:t xml:space="preserve">goods and </w:t>
      </w:r>
      <w:r w:rsidR="00453EB5">
        <w:rPr>
          <w:rFonts w:ascii="Aptos" w:hAnsi="Aptos"/>
          <w:szCs w:val="22"/>
        </w:rPr>
        <w:t>services</w:t>
      </w:r>
      <w:r w:rsidRPr="008472A9">
        <w:rPr>
          <w:rFonts w:ascii="Aptos" w:hAnsi="Aptos"/>
          <w:szCs w:val="22"/>
        </w:rPr>
        <w:t>.</w:t>
      </w:r>
    </w:p>
    <w:p w14:paraId="2B91C52C" w14:textId="6280D05E" w:rsidR="00897A68" w:rsidRPr="008472A9" w:rsidRDefault="00897A68" w:rsidP="00897A68">
      <w:pPr>
        <w:pStyle w:val="Untitledsubclause1"/>
        <w:spacing w:before="120"/>
        <w:rPr>
          <w:rFonts w:ascii="Aptos" w:hAnsi="Aptos"/>
          <w:szCs w:val="22"/>
        </w:rPr>
      </w:pPr>
      <w:bookmarkStart w:id="7" w:name="_Ref_a624863"/>
      <w:bookmarkStart w:id="8" w:name="a624863"/>
      <w:bookmarkEnd w:id="6"/>
      <w:bookmarkEnd w:id="7"/>
      <w:r w:rsidRPr="008472A9">
        <w:rPr>
          <w:rFonts w:ascii="Aptos" w:hAnsi="Aptos"/>
          <w:szCs w:val="22"/>
        </w:rPr>
        <w:t xml:space="preserve">The Customer wishes to </w:t>
      </w:r>
      <w:proofErr w:type="gramStart"/>
      <w:r w:rsidR="001F6461">
        <w:rPr>
          <w:rFonts w:ascii="Aptos" w:hAnsi="Aptos"/>
          <w:szCs w:val="22"/>
        </w:rPr>
        <w:t>place</w:t>
      </w:r>
      <w:proofErr w:type="gramEnd"/>
      <w:r w:rsidRPr="008472A9">
        <w:rPr>
          <w:rFonts w:ascii="Aptos" w:hAnsi="Aptos"/>
          <w:szCs w:val="22"/>
        </w:rPr>
        <w:t xml:space="preserve"> and the Supplier wishes to </w:t>
      </w:r>
      <w:r w:rsidR="00784010">
        <w:rPr>
          <w:rFonts w:ascii="Aptos" w:hAnsi="Aptos"/>
          <w:szCs w:val="22"/>
        </w:rPr>
        <w:t>supply</w:t>
      </w:r>
      <w:r w:rsidRPr="008472A9">
        <w:rPr>
          <w:rFonts w:ascii="Aptos" w:hAnsi="Aptos"/>
          <w:szCs w:val="22"/>
        </w:rPr>
        <w:t xml:space="preserve"> </w:t>
      </w:r>
      <w:r w:rsidR="00784010">
        <w:rPr>
          <w:rFonts w:ascii="Aptos" w:hAnsi="Aptos"/>
          <w:szCs w:val="22"/>
        </w:rPr>
        <w:t>Order</w:t>
      </w:r>
      <w:r w:rsidR="00671DF9">
        <w:rPr>
          <w:rFonts w:ascii="Aptos" w:hAnsi="Aptos"/>
          <w:szCs w:val="22"/>
        </w:rPr>
        <w:t>s</w:t>
      </w:r>
      <w:r w:rsidRPr="008472A9">
        <w:rPr>
          <w:rFonts w:ascii="Aptos" w:hAnsi="Aptos"/>
          <w:szCs w:val="22"/>
        </w:rPr>
        <w:t xml:space="preserve"> </w:t>
      </w:r>
      <w:r>
        <w:rPr>
          <w:rFonts w:ascii="Aptos" w:hAnsi="Aptos"/>
          <w:szCs w:val="22"/>
        </w:rPr>
        <w:t>(</w:t>
      </w:r>
      <w:r w:rsidR="00D079AA">
        <w:rPr>
          <w:rFonts w:ascii="Aptos" w:hAnsi="Aptos"/>
          <w:szCs w:val="22"/>
        </w:rPr>
        <w:t>as defined</w:t>
      </w:r>
      <w:r>
        <w:rPr>
          <w:rFonts w:ascii="Aptos" w:hAnsi="Aptos"/>
          <w:szCs w:val="22"/>
        </w:rPr>
        <w:t xml:space="preserve"> Schedule 1)</w:t>
      </w:r>
      <w:r w:rsidRPr="008472A9">
        <w:rPr>
          <w:rFonts w:ascii="Aptos" w:hAnsi="Aptos"/>
          <w:szCs w:val="22"/>
        </w:rPr>
        <w:t xml:space="preserve"> under the terms of this Agreement.</w:t>
      </w:r>
      <w:bookmarkEnd w:id="8"/>
    </w:p>
    <w:p w14:paraId="1245EAED" w14:textId="77777777" w:rsidR="00897A68" w:rsidRPr="008472A9" w:rsidRDefault="00897A68" w:rsidP="00897A68">
      <w:pPr>
        <w:pStyle w:val="TitleClause"/>
        <w:numPr>
          <w:ilvl w:val="0"/>
          <w:numId w:val="8"/>
        </w:numPr>
        <w:spacing w:before="120" w:after="120"/>
        <w:rPr>
          <w:rFonts w:ascii="Aptos" w:hAnsi="Aptos"/>
          <w:szCs w:val="22"/>
        </w:rPr>
      </w:pPr>
      <w:commentRangeStart w:id="9"/>
      <w:r w:rsidRPr="008472A9">
        <w:rPr>
          <w:rFonts w:ascii="Aptos" w:hAnsi="Aptos"/>
          <w:szCs w:val="22"/>
        </w:rPr>
        <w:t>Scope of the Agreement</w:t>
      </w:r>
      <w:commentRangeEnd w:id="9"/>
      <w:r>
        <w:rPr>
          <w:rStyle w:val="CommentReference"/>
          <w:rFonts w:asciiTheme="minorHAnsi" w:eastAsiaTheme="minorHAnsi" w:hAnsiTheme="minorHAnsi" w:cstheme="minorBidi"/>
          <w:b w:val="0"/>
          <w:kern w:val="2"/>
        </w:rPr>
        <w:commentReference w:id="9"/>
      </w:r>
    </w:p>
    <w:p w14:paraId="2F91986C" w14:textId="76301A30" w:rsidR="00897A68" w:rsidRPr="008472A9" w:rsidRDefault="00897A68" w:rsidP="00FC0BAE">
      <w:pPr>
        <w:pStyle w:val="Untitledsubclause1"/>
        <w:spacing w:before="120"/>
        <w:rPr>
          <w:rFonts w:ascii="Aptos" w:hAnsi="Aptos"/>
          <w:szCs w:val="22"/>
        </w:rPr>
      </w:pPr>
      <w:r w:rsidRPr="008472A9">
        <w:rPr>
          <w:rFonts w:ascii="Aptos" w:hAnsi="Aptos"/>
          <w:szCs w:val="22"/>
        </w:rPr>
        <w:t xml:space="preserve">The Schedules form part of this Agreement and shall have effect as if set out in full in the body of this Agreement. </w:t>
      </w:r>
      <w:r w:rsidR="004E1B5B">
        <w:rPr>
          <w:rFonts w:ascii="Aptos" w:hAnsi="Aptos"/>
          <w:szCs w:val="22"/>
        </w:rPr>
        <w:t xml:space="preserve"> </w:t>
      </w:r>
      <w:commentRangeStart w:id="10"/>
      <w:r w:rsidRPr="008472A9">
        <w:rPr>
          <w:rFonts w:ascii="Aptos" w:hAnsi="Aptos"/>
          <w:szCs w:val="22"/>
        </w:rPr>
        <w:t xml:space="preserve">Any </w:t>
      </w:r>
      <w:r w:rsidR="00FC0BAE">
        <w:rPr>
          <w:rFonts w:ascii="Aptos" w:hAnsi="Aptos"/>
          <w:szCs w:val="22"/>
        </w:rPr>
        <w:t>Order</w:t>
      </w:r>
      <w:r>
        <w:rPr>
          <w:rFonts w:ascii="Aptos" w:hAnsi="Aptos"/>
          <w:szCs w:val="22"/>
        </w:rPr>
        <w:t xml:space="preserve"> shall be deemed to be a Schedule to this Agreement when it is executed by the parties.</w:t>
      </w:r>
      <w:commentRangeEnd w:id="10"/>
      <w:r w:rsidR="00235B52">
        <w:rPr>
          <w:rStyle w:val="CommentReference"/>
          <w:rFonts w:ascii="Calibri" w:eastAsia="Calibri" w:hAnsi="Calibri" w:cs="Calibri"/>
          <w:lang w:eastAsia="en-GB"/>
        </w:rPr>
        <w:commentReference w:id="10"/>
      </w:r>
    </w:p>
    <w:p w14:paraId="7F913109" w14:textId="77777777" w:rsidR="00897A68" w:rsidRDefault="00897A68" w:rsidP="00897A68">
      <w:pPr>
        <w:pStyle w:val="Untitledsubclause1"/>
        <w:spacing w:before="120"/>
        <w:rPr>
          <w:rFonts w:ascii="Aptos" w:hAnsi="Aptos"/>
          <w:szCs w:val="22"/>
        </w:rPr>
      </w:pPr>
      <w:r>
        <w:rPr>
          <w:rFonts w:ascii="Aptos" w:hAnsi="Aptos"/>
          <w:szCs w:val="22"/>
        </w:rPr>
        <w:t>At the date this Agreement is executed by the parties, the Schedules are as follows:</w:t>
      </w:r>
    </w:p>
    <w:p w14:paraId="793C2730" w14:textId="4C3D2062" w:rsidR="00897A68" w:rsidRPr="00EC556A" w:rsidRDefault="00897A68" w:rsidP="00897A68">
      <w:pPr>
        <w:pStyle w:val="Untitledsubclause2"/>
        <w:spacing w:before="120"/>
        <w:rPr>
          <w:rFonts w:ascii="Aptos" w:hAnsi="Aptos"/>
          <w:szCs w:val="22"/>
        </w:rPr>
      </w:pPr>
      <w:r w:rsidRPr="00EC556A">
        <w:rPr>
          <w:rFonts w:ascii="Aptos" w:hAnsi="Aptos"/>
          <w:b/>
          <w:bCs/>
          <w:szCs w:val="22"/>
        </w:rPr>
        <w:t xml:space="preserve">Schedule </w:t>
      </w:r>
      <w:r w:rsidR="00671DF9">
        <w:rPr>
          <w:rFonts w:ascii="Aptos" w:hAnsi="Aptos"/>
          <w:b/>
          <w:bCs/>
          <w:szCs w:val="22"/>
        </w:rPr>
        <w:t>1</w:t>
      </w:r>
      <w:r>
        <w:rPr>
          <w:rFonts w:ascii="Aptos" w:hAnsi="Aptos"/>
          <w:szCs w:val="22"/>
        </w:rPr>
        <w:t xml:space="preserve">: </w:t>
      </w:r>
      <w:r w:rsidRPr="00EC556A">
        <w:rPr>
          <w:rFonts w:ascii="Aptos" w:hAnsi="Aptos"/>
          <w:szCs w:val="22"/>
        </w:rPr>
        <w:t xml:space="preserve">the </w:t>
      </w:r>
      <w:r w:rsidR="00565776">
        <w:rPr>
          <w:rFonts w:ascii="Aptos" w:hAnsi="Aptos"/>
          <w:szCs w:val="22"/>
        </w:rPr>
        <w:t>One2Call</w:t>
      </w:r>
      <w:r w:rsidRPr="00EC556A">
        <w:rPr>
          <w:rFonts w:ascii="Aptos" w:hAnsi="Aptos"/>
          <w:szCs w:val="22"/>
        </w:rPr>
        <w:t xml:space="preserve"> Terms and Conditions which shall apply to the Agreement, including all </w:t>
      </w:r>
      <w:r w:rsidR="00565776">
        <w:rPr>
          <w:rFonts w:ascii="Aptos" w:hAnsi="Aptos"/>
          <w:szCs w:val="22"/>
        </w:rPr>
        <w:t>Orders</w:t>
      </w:r>
      <w:r w:rsidRPr="00EC556A">
        <w:rPr>
          <w:rFonts w:ascii="Aptos" w:hAnsi="Aptos"/>
          <w:szCs w:val="22"/>
        </w:rPr>
        <w:t>.</w:t>
      </w:r>
    </w:p>
    <w:p w14:paraId="13B84D95" w14:textId="6712A5B8" w:rsidR="00897A68" w:rsidRDefault="00897A68" w:rsidP="00897A68">
      <w:pPr>
        <w:pStyle w:val="Untitledsubclause2"/>
        <w:spacing w:before="120"/>
        <w:rPr>
          <w:rFonts w:ascii="Aptos" w:hAnsi="Aptos"/>
          <w:szCs w:val="22"/>
        </w:rPr>
      </w:pPr>
      <w:commentRangeStart w:id="11"/>
      <w:r w:rsidRPr="00A57185">
        <w:rPr>
          <w:rFonts w:ascii="Aptos" w:hAnsi="Aptos"/>
          <w:b/>
          <w:bCs/>
          <w:szCs w:val="22"/>
        </w:rPr>
        <w:t xml:space="preserve">Schedule </w:t>
      </w:r>
      <w:r w:rsidR="00671DF9">
        <w:rPr>
          <w:rFonts w:ascii="Aptos" w:hAnsi="Aptos"/>
          <w:b/>
          <w:bCs/>
          <w:szCs w:val="22"/>
        </w:rPr>
        <w:t>2</w:t>
      </w:r>
      <w:r w:rsidRPr="00A57185">
        <w:rPr>
          <w:rFonts w:ascii="Aptos" w:hAnsi="Aptos"/>
          <w:szCs w:val="22"/>
        </w:rPr>
        <w:t>: Data Protection.</w:t>
      </w:r>
      <w:commentRangeEnd w:id="11"/>
      <w:r w:rsidR="00F61085">
        <w:rPr>
          <w:rStyle w:val="CommentReference"/>
          <w:rFonts w:ascii="Calibri" w:eastAsia="Calibri" w:hAnsi="Calibri" w:cs="Calibri"/>
          <w:lang w:eastAsia="en-GB"/>
        </w:rPr>
        <w:commentReference w:id="11"/>
      </w:r>
    </w:p>
    <w:p w14:paraId="20851909" w14:textId="77777777" w:rsidR="00897A68" w:rsidRPr="008472A9" w:rsidRDefault="00897A68" w:rsidP="00897A68">
      <w:pPr>
        <w:pStyle w:val="Untitledsubclause1"/>
        <w:numPr>
          <w:ilvl w:val="0"/>
          <w:numId w:val="7"/>
        </w:numPr>
        <w:spacing w:before="120"/>
        <w:rPr>
          <w:rFonts w:ascii="Aptos" w:hAnsi="Aptos"/>
          <w:b/>
          <w:bCs/>
          <w:szCs w:val="22"/>
        </w:rPr>
      </w:pPr>
      <w:r w:rsidRPr="008472A9">
        <w:rPr>
          <w:rFonts w:ascii="Aptos" w:hAnsi="Aptos"/>
          <w:b/>
          <w:bCs/>
          <w:szCs w:val="22"/>
        </w:rPr>
        <w:t>Commencement and duration</w:t>
      </w:r>
    </w:p>
    <w:p w14:paraId="2D1E21D2" w14:textId="1CB4AA5F" w:rsidR="00897A68" w:rsidRPr="008472A9" w:rsidRDefault="00897A68" w:rsidP="00897A68">
      <w:pPr>
        <w:pStyle w:val="Untitledsubclause1"/>
        <w:spacing w:before="120"/>
        <w:rPr>
          <w:rFonts w:ascii="Aptos" w:hAnsi="Aptos"/>
          <w:szCs w:val="22"/>
        </w:rPr>
      </w:pPr>
      <w:r w:rsidRPr="008472A9">
        <w:rPr>
          <w:rFonts w:ascii="Aptos" w:hAnsi="Aptos"/>
          <w:szCs w:val="22"/>
        </w:rPr>
        <w:t xml:space="preserve">The Agreement operates as a master services agreement, which allows the parties to </w:t>
      </w:r>
      <w:proofErr w:type="gramStart"/>
      <w:r w:rsidRPr="008472A9">
        <w:rPr>
          <w:rFonts w:ascii="Aptos" w:hAnsi="Aptos"/>
          <w:szCs w:val="22"/>
        </w:rPr>
        <w:t>enter into</w:t>
      </w:r>
      <w:proofErr w:type="gramEnd"/>
      <w:r w:rsidRPr="008472A9">
        <w:rPr>
          <w:rFonts w:ascii="Aptos" w:hAnsi="Aptos"/>
          <w:szCs w:val="22"/>
        </w:rPr>
        <w:t xml:space="preserve"> one or more </w:t>
      </w:r>
      <w:r w:rsidR="00F23322">
        <w:rPr>
          <w:rFonts w:ascii="Aptos" w:hAnsi="Aptos"/>
          <w:szCs w:val="22"/>
        </w:rPr>
        <w:t>Orders</w:t>
      </w:r>
      <w:r w:rsidRPr="008472A9">
        <w:rPr>
          <w:rFonts w:ascii="Aptos" w:hAnsi="Aptos"/>
          <w:szCs w:val="22"/>
        </w:rPr>
        <w:t xml:space="preserve">, following the process set out in the </w:t>
      </w:r>
      <w:r w:rsidR="00F23322">
        <w:rPr>
          <w:rFonts w:ascii="Aptos" w:hAnsi="Aptos"/>
          <w:szCs w:val="22"/>
        </w:rPr>
        <w:t xml:space="preserve">One2Call </w:t>
      </w:r>
      <w:r w:rsidRPr="008472A9">
        <w:rPr>
          <w:rFonts w:ascii="Aptos" w:hAnsi="Aptos"/>
          <w:szCs w:val="22"/>
        </w:rPr>
        <w:t xml:space="preserve">Terms and Conditions.  </w:t>
      </w:r>
    </w:p>
    <w:p w14:paraId="78044DED" w14:textId="67147320" w:rsidR="00897A68" w:rsidRPr="008472A9" w:rsidRDefault="00897A68" w:rsidP="00897A68">
      <w:pPr>
        <w:pStyle w:val="Untitledsubclause1"/>
        <w:spacing w:before="120"/>
        <w:rPr>
          <w:rFonts w:ascii="Aptos" w:hAnsi="Aptos"/>
          <w:szCs w:val="22"/>
        </w:rPr>
      </w:pPr>
      <w:r w:rsidRPr="008472A9">
        <w:rPr>
          <w:rFonts w:ascii="Aptos" w:hAnsi="Aptos"/>
          <w:szCs w:val="22"/>
        </w:rPr>
        <w:lastRenderedPageBreak/>
        <w:t xml:space="preserve">This Agreement shall commence on the date </w:t>
      </w:r>
      <w:r w:rsidR="009903BE" w:rsidRPr="009903BE">
        <w:rPr>
          <w:rFonts w:ascii="Aptos" w:hAnsi="Aptos"/>
          <w:szCs w:val="22"/>
        </w:rPr>
        <w:t xml:space="preserve">it is signed by both parties </w:t>
      </w:r>
      <w:r w:rsidRPr="008472A9">
        <w:rPr>
          <w:rFonts w:ascii="Aptos" w:hAnsi="Aptos"/>
          <w:szCs w:val="22"/>
        </w:rPr>
        <w:t>and shall continue for an initial period of 12 months (the “</w:t>
      </w:r>
      <w:r w:rsidR="00FA32F1" w:rsidRPr="00FA32F1">
        <w:rPr>
          <w:rFonts w:ascii="Aptos" w:hAnsi="Aptos"/>
          <w:b/>
          <w:bCs/>
          <w:szCs w:val="22"/>
        </w:rPr>
        <w:t xml:space="preserve">MSA </w:t>
      </w:r>
      <w:r w:rsidRPr="008472A9">
        <w:rPr>
          <w:rFonts w:ascii="Aptos" w:hAnsi="Aptos"/>
          <w:b/>
          <w:bCs/>
          <w:szCs w:val="22"/>
        </w:rPr>
        <w:t>Initial Term</w:t>
      </w:r>
      <w:r w:rsidRPr="008472A9">
        <w:rPr>
          <w:rFonts w:ascii="Aptos" w:hAnsi="Aptos"/>
          <w:szCs w:val="22"/>
        </w:rPr>
        <w:t xml:space="preserve">”), unless terminated earlier in accordance with </w:t>
      </w:r>
      <w:r w:rsidR="00B47A2C">
        <w:rPr>
          <w:rFonts w:ascii="Aptos" w:hAnsi="Aptos"/>
          <w:szCs w:val="22"/>
        </w:rPr>
        <w:t xml:space="preserve">clause </w:t>
      </w:r>
      <w:r w:rsidR="004C0B30">
        <w:rPr>
          <w:rFonts w:ascii="Aptos" w:hAnsi="Aptos"/>
          <w:szCs w:val="22"/>
        </w:rPr>
        <w:t>18</w:t>
      </w:r>
      <w:r>
        <w:rPr>
          <w:rFonts w:ascii="Aptos" w:hAnsi="Aptos"/>
          <w:szCs w:val="22"/>
        </w:rPr>
        <w:t xml:space="preserve"> of the </w:t>
      </w:r>
      <w:r w:rsidR="001267C3">
        <w:rPr>
          <w:rFonts w:ascii="Aptos" w:hAnsi="Aptos"/>
          <w:szCs w:val="22"/>
        </w:rPr>
        <w:t xml:space="preserve">One2Call </w:t>
      </w:r>
      <w:r>
        <w:rPr>
          <w:rFonts w:ascii="Aptos" w:hAnsi="Aptos"/>
          <w:szCs w:val="22"/>
        </w:rPr>
        <w:t>Terms and Conditions</w:t>
      </w:r>
      <w:r w:rsidRPr="008472A9">
        <w:rPr>
          <w:rFonts w:ascii="Aptos" w:hAnsi="Aptos"/>
          <w:szCs w:val="22"/>
        </w:rPr>
        <w:t xml:space="preserve"> (Termination).  </w:t>
      </w:r>
    </w:p>
    <w:p w14:paraId="582E78BA" w14:textId="22B2DD5D" w:rsidR="00897A68" w:rsidRPr="008472A9" w:rsidRDefault="00897A68" w:rsidP="00897A68">
      <w:pPr>
        <w:pStyle w:val="Untitledsubclause1"/>
        <w:spacing w:before="120"/>
        <w:rPr>
          <w:rFonts w:ascii="Aptos" w:hAnsi="Aptos"/>
          <w:szCs w:val="22"/>
        </w:rPr>
      </w:pPr>
      <w:r w:rsidRPr="008472A9">
        <w:rPr>
          <w:rFonts w:ascii="Aptos" w:hAnsi="Aptos"/>
          <w:szCs w:val="22"/>
        </w:rPr>
        <w:t xml:space="preserve">Following expiry of the </w:t>
      </w:r>
      <w:r w:rsidR="0002668D">
        <w:rPr>
          <w:rFonts w:ascii="Aptos" w:hAnsi="Aptos"/>
          <w:szCs w:val="22"/>
        </w:rPr>
        <w:t xml:space="preserve">MSA </w:t>
      </w:r>
      <w:r w:rsidRPr="008472A9">
        <w:rPr>
          <w:rFonts w:ascii="Aptos" w:hAnsi="Aptos"/>
          <w:szCs w:val="22"/>
        </w:rPr>
        <w:t>Initial Term, the Agreement shall automatically renew for successive periods of 12 months (each a “</w:t>
      </w:r>
      <w:r w:rsidR="00FA32F1" w:rsidRPr="00FA32F1">
        <w:rPr>
          <w:rFonts w:ascii="Aptos" w:hAnsi="Aptos"/>
          <w:b/>
          <w:bCs/>
          <w:szCs w:val="22"/>
        </w:rPr>
        <w:t xml:space="preserve">MSA </w:t>
      </w:r>
      <w:r w:rsidRPr="008472A9">
        <w:rPr>
          <w:rFonts w:ascii="Aptos" w:hAnsi="Aptos"/>
          <w:b/>
          <w:bCs/>
          <w:szCs w:val="22"/>
        </w:rPr>
        <w:t>Renewal Term</w:t>
      </w:r>
      <w:r w:rsidRPr="008472A9">
        <w:rPr>
          <w:rFonts w:ascii="Aptos" w:hAnsi="Aptos"/>
          <w:szCs w:val="22"/>
        </w:rPr>
        <w:t xml:space="preserve">”) unless either party gives the other written notice of its intention to terminate the Agreement, such notice to be received no later </w:t>
      </w:r>
      <w:r w:rsidRPr="00F61085">
        <w:rPr>
          <w:rFonts w:ascii="Aptos" w:hAnsi="Aptos"/>
          <w:szCs w:val="22"/>
        </w:rPr>
        <w:t xml:space="preserve">than </w:t>
      </w:r>
      <w:commentRangeStart w:id="12"/>
      <w:r w:rsidRPr="00F61085">
        <w:rPr>
          <w:rFonts w:ascii="Aptos" w:hAnsi="Aptos"/>
          <w:szCs w:val="22"/>
        </w:rPr>
        <w:t xml:space="preserve">30 </w:t>
      </w:r>
      <w:commentRangeEnd w:id="12"/>
      <w:r w:rsidR="00F61085">
        <w:rPr>
          <w:rStyle w:val="CommentReference"/>
          <w:rFonts w:ascii="Calibri" w:eastAsia="Calibri" w:hAnsi="Calibri" w:cs="Calibri"/>
          <w:lang w:eastAsia="en-GB"/>
        </w:rPr>
        <w:commentReference w:id="12"/>
      </w:r>
      <w:r w:rsidRPr="00F61085">
        <w:rPr>
          <w:rFonts w:ascii="Aptos" w:hAnsi="Aptos"/>
          <w:szCs w:val="22"/>
        </w:rPr>
        <w:t>days prior</w:t>
      </w:r>
      <w:r w:rsidRPr="008472A9">
        <w:rPr>
          <w:rFonts w:ascii="Aptos" w:hAnsi="Aptos"/>
          <w:szCs w:val="22"/>
        </w:rPr>
        <w:t xml:space="preserve"> to the end of the </w:t>
      </w:r>
      <w:r w:rsidR="006E4B00">
        <w:rPr>
          <w:rFonts w:ascii="Aptos" w:hAnsi="Aptos"/>
          <w:szCs w:val="22"/>
        </w:rPr>
        <w:t xml:space="preserve">MSA </w:t>
      </w:r>
      <w:r w:rsidRPr="008472A9">
        <w:rPr>
          <w:rFonts w:ascii="Aptos" w:hAnsi="Aptos"/>
          <w:szCs w:val="22"/>
        </w:rPr>
        <w:t xml:space="preserve">Initial Term or the relevant </w:t>
      </w:r>
      <w:r w:rsidR="00FA32F1">
        <w:rPr>
          <w:rFonts w:ascii="Aptos" w:hAnsi="Aptos"/>
          <w:szCs w:val="22"/>
        </w:rPr>
        <w:t xml:space="preserve">MSA </w:t>
      </w:r>
      <w:r w:rsidRPr="008472A9">
        <w:rPr>
          <w:rFonts w:ascii="Aptos" w:hAnsi="Aptos"/>
          <w:szCs w:val="22"/>
        </w:rPr>
        <w:t>Renewal Term, as applicable, in which case:</w:t>
      </w:r>
    </w:p>
    <w:p w14:paraId="09DA6CB0" w14:textId="35EA0A9E" w:rsidR="00897A68" w:rsidRPr="008472A9" w:rsidRDefault="00897A68" w:rsidP="00897A68">
      <w:pPr>
        <w:pStyle w:val="Untitledsubclause2"/>
        <w:spacing w:before="120"/>
        <w:rPr>
          <w:rFonts w:ascii="Aptos" w:hAnsi="Aptos"/>
          <w:szCs w:val="22"/>
        </w:rPr>
      </w:pPr>
      <w:r w:rsidRPr="008472A9">
        <w:rPr>
          <w:rFonts w:ascii="Aptos" w:hAnsi="Aptos"/>
          <w:szCs w:val="22"/>
        </w:rPr>
        <w:t xml:space="preserve">if all </w:t>
      </w:r>
      <w:r w:rsidR="001538D3">
        <w:rPr>
          <w:rFonts w:ascii="Aptos" w:hAnsi="Aptos"/>
          <w:szCs w:val="22"/>
        </w:rPr>
        <w:t>Orders</w:t>
      </w:r>
      <w:r w:rsidRPr="008472A9">
        <w:rPr>
          <w:rFonts w:ascii="Aptos" w:hAnsi="Aptos"/>
          <w:szCs w:val="22"/>
        </w:rPr>
        <w:t xml:space="preserve"> have been complete</w:t>
      </w:r>
      <w:r w:rsidR="001538D3">
        <w:rPr>
          <w:rFonts w:ascii="Aptos" w:hAnsi="Aptos"/>
          <w:szCs w:val="22"/>
        </w:rPr>
        <w:t xml:space="preserve">ly performed </w:t>
      </w:r>
      <w:r w:rsidRPr="008472A9">
        <w:rPr>
          <w:rFonts w:ascii="Aptos" w:hAnsi="Aptos"/>
          <w:szCs w:val="22"/>
        </w:rPr>
        <w:t xml:space="preserve">at that date, the Agreement shall terminate at the end of the </w:t>
      </w:r>
      <w:r w:rsidR="004C0B30">
        <w:rPr>
          <w:rFonts w:ascii="Aptos" w:hAnsi="Aptos"/>
          <w:szCs w:val="22"/>
        </w:rPr>
        <w:t xml:space="preserve">MSA </w:t>
      </w:r>
      <w:r w:rsidRPr="008472A9">
        <w:rPr>
          <w:rFonts w:ascii="Aptos" w:hAnsi="Aptos"/>
          <w:szCs w:val="22"/>
        </w:rPr>
        <w:t xml:space="preserve">Initial Term or the relevant </w:t>
      </w:r>
      <w:r w:rsidR="00FA32F1">
        <w:rPr>
          <w:rFonts w:ascii="Aptos" w:hAnsi="Aptos"/>
          <w:szCs w:val="22"/>
        </w:rPr>
        <w:t xml:space="preserve">MSA </w:t>
      </w:r>
      <w:r w:rsidRPr="008472A9">
        <w:rPr>
          <w:rFonts w:ascii="Aptos" w:hAnsi="Aptos"/>
          <w:szCs w:val="22"/>
        </w:rPr>
        <w:t>Renewal Term, as applicable; whereas</w:t>
      </w:r>
    </w:p>
    <w:p w14:paraId="1B884BBF" w14:textId="011B434E" w:rsidR="00897A68" w:rsidRPr="008472A9" w:rsidRDefault="00897A68" w:rsidP="00897A68">
      <w:pPr>
        <w:pStyle w:val="Untitledsubclause2"/>
        <w:spacing w:before="120"/>
        <w:rPr>
          <w:rFonts w:ascii="Aptos" w:hAnsi="Aptos"/>
          <w:szCs w:val="22"/>
        </w:rPr>
      </w:pPr>
      <w:r w:rsidRPr="008472A9">
        <w:rPr>
          <w:rFonts w:ascii="Aptos" w:hAnsi="Aptos"/>
          <w:szCs w:val="22"/>
        </w:rPr>
        <w:t xml:space="preserve">if any </w:t>
      </w:r>
      <w:r w:rsidR="001538D3">
        <w:rPr>
          <w:rFonts w:ascii="Aptos" w:hAnsi="Aptos"/>
          <w:szCs w:val="22"/>
        </w:rPr>
        <w:t xml:space="preserve">Orders </w:t>
      </w:r>
      <w:r w:rsidRPr="008472A9">
        <w:rPr>
          <w:rFonts w:ascii="Aptos" w:hAnsi="Aptos"/>
          <w:szCs w:val="22"/>
        </w:rPr>
        <w:t xml:space="preserve">have not been </w:t>
      </w:r>
      <w:r w:rsidR="001538D3" w:rsidRPr="008472A9">
        <w:rPr>
          <w:rFonts w:ascii="Aptos" w:hAnsi="Aptos"/>
          <w:szCs w:val="22"/>
        </w:rPr>
        <w:t>complete</w:t>
      </w:r>
      <w:r w:rsidR="001538D3">
        <w:rPr>
          <w:rFonts w:ascii="Aptos" w:hAnsi="Aptos"/>
          <w:szCs w:val="22"/>
        </w:rPr>
        <w:t xml:space="preserve">ly performed </w:t>
      </w:r>
      <w:r w:rsidRPr="008472A9">
        <w:rPr>
          <w:rFonts w:ascii="Aptos" w:hAnsi="Aptos"/>
          <w:szCs w:val="22"/>
        </w:rPr>
        <w:t xml:space="preserve">at that date, the Agreement shall continue to apply to such </w:t>
      </w:r>
      <w:r w:rsidR="001538D3">
        <w:rPr>
          <w:rFonts w:ascii="Aptos" w:hAnsi="Aptos"/>
          <w:szCs w:val="22"/>
        </w:rPr>
        <w:t>Orders</w:t>
      </w:r>
      <w:r w:rsidRPr="008472A9">
        <w:rPr>
          <w:rFonts w:ascii="Aptos" w:hAnsi="Aptos"/>
          <w:szCs w:val="22"/>
        </w:rPr>
        <w:t xml:space="preserve"> until they have </w:t>
      </w:r>
      <w:r w:rsidR="006E4B00">
        <w:rPr>
          <w:rFonts w:ascii="Aptos" w:hAnsi="Aptos"/>
          <w:szCs w:val="22"/>
        </w:rPr>
        <w:t xml:space="preserve">all </w:t>
      </w:r>
      <w:r w:rsidRPr="008472A9">
        <w:rPr>
          <w:rFonts w:ascii="Aptos" w:hAnsi="Aptos"/>
          <w:szCs w:val="22"/>
        </w:rPr>
        <w:t>been completed</w:t>
      </w:r>
      <w:r w:rsidR="006E4B00">
        <w:rPr>
          <w:rFonts w:ascii="Aptos" w:hAnsi="Aptos"/>
          <w:szCs w:val="22"/>
        </w:rPr>
        <w:t>, whereupon the Agreement shall terminate</w:t>
      </w:r>
      <w:r w:rsidRPr="008472A9">
        <w:rPr>
          <w:rFonts w:ascii="Aptos" w:hAnsi="Aptos"/>
          <w:szCs w:val="22"/>
        </w:rPr>
        <w:t>.</w:t>
      </w:r>
    </w:p>
    <w:p w14:paraId="56CE8D84" w14:textId="3E88C398" w:rsidR="00897A68" w:rsidRPr="001538D3" w:rsidRDefault="00897A68" w:rsidP="00897A68">
      <w:pPr>
        <w:pStyle w:val="Untitledsubclause1"/>
        <w:spacing w:before="120"/>
        <w:rPr>
          <w:rFonts w:ascii="Aptos" w:hAnsi="Aptos"/>
          <w:szCs w:val="22"/>
        </w:rPr>
      </w:pPr>
      <w:commentRangeStart w:id="13"/>
      <w:r w:rsidRPr="001538D3">
        <w:rPr>
          <w:rFonts w:ascii="Aptos" w:hAnsi="Aptos"/>
          <w:szCs w:val="22"/>
        </w:rPr>
        <w:t xml:space="preserve">The commencement, </w:t>
      </w:r>
      <w:r w:rsidRPr="008905B5">
        <w:rPr>
          <w:rFonts w:ascii="Aptos" w:hAnsi="Aptos"/>
          <w:szCs w:val="22"/>
        </w:rPr>
        <w:t>duration and renewal terms of</w:t>
      </w:r>
      <w:r w:rsidRPr="001538D3">
        <w:rPr>
          <w:rFonts w:ascii="Aptos" w:hAnsi="Aptos"/>
          <w:szCs w:val="22"/>
        </w:rPr>
        <w:t xml:space="preserve"> any Services agreed under </w:t>
      </w:r>
      <w:r w:rsidR="001538D3" w:rsidRPr="001538D3">
        <w:rPr>
          <w:rFonts w:ascii="Aptos" w:hAnsi="Aptos"/>
          <w:szCs w:val="22"/>
        </w:rPr>
        <w:t>an Order</w:t>
      </w:r>
      <w:r w:rsidRPr="001538D3">
        <w:rPr>
          <w:rFonts w:ascii="Aptos" w:hAnsi="Aptos"/>
          <w:szCs w:val="22"/>
        </w:rPr>
        <w:t xml:space="preserve"> shall be as set out in the </w:t>
      </w:r>
      <w:r w:rsidR="001538D3" w:rsidRPr="001538D3">
        <w:rPr>
          <w:rFonts w:ascii="Aptos" w:hAnsi="Aptos"/>
          <w:szCs w:val="22"/>
        </w:rPr>
        <w:t>Order</w:t>
      </w:r>
      <w:r w:rsidRPr="001538D3">
        <w:rPr>
          <w:rFonts w:ascii="Aptos" w:hAnsi="Aptos"/>
          <w:szCs w:val="22"/>
        </w:rPr>
        <w:t xml:space="preserve">. </w:t>
      </w:r>
      <w:commentRangeEnd w:id="13"/>
      <w:r w:rsidR="006E4B00">
        <w:rPr>
          <w:rStyle w:val="CommentReference"/>
          <w:rFonts w:ascii="Calibri" w:eastAsia="Calibri" w:hAnsi="Calibri" w:cs="Calibri"/>
          <w:lang w:eastAsia="en-GB"/>
        </w:rPr>
        <w:commentReference w:id="13"/>
      </w:r>
    </w:p>
    <w:p w14:paraId="4D17E475" w14:textId="6B6FD6AD" w:rsidR="00897A68" w:rsidRDefault="00897A68" w:rsidP="008905B5">
      <w:pPr>
        <w:pStyle w:val="TitleClause"/>
        <w:numPr>
          <w:ilvl w:val="0"/>
          <w:numId w:val="0"/>
        </w:numPr>
        <w:spacing w:before="120" w:after="120"/>
        <w:ind w:left="720"/>
        <w:rPr>
          <w:rFonts w:ascii="Aptos" w:hAnsi="Aptos"/>
          <w:szCs w:val="22"/>
        </w:rPr>
      </w:pPr>
    </w:p>
    <w:tbl>
      <w:tblPr>
        <w:tblStyle w:val="TableGrid"/>
        <w:tblW w:w="10714" w:type="dxa"/>
        <w:tblInd w:w="83" w:type="dxa"/>
        <w:tblCellMar>
          <w:right w:w="115" w:type="dxa"/>
        </w:tblCellMar>
        <w:tblLook w:val="04A0" w:firstRow="1" w:lastRow="0" w:firstColumn="1" w:lastColumn="0" w:noHBand="0" w:noVBand="1"/>
      </w:tblPr>
      <w:tblGrid>
        <w:gridCol w:w="2515"/>
        <w:gridCol w:w="8199"/>
      </w:tblGrid>
      <w:tr w:rsidR="008905B5" w:rsidRPr="009A19BB" w14:paraId="1B05F08B" w14:textId="77777777" w:rsidTr="004B4160">
        <w:trPr>
          <w:cantSplit/>
          <w:trHeight w:val="113"/>
        </w:trPr>
        <w:tc>
          <w:tcPr>
            <w:tcW w:w="10714" w:type="dxa"/>
            <w:gridSpan w:val="2"/>
            <w:tcBorders>
              <w:top w:val="single" w:sz="4" w:space="0" w:color="auto"/>
              <w:left w:val="single" w:sz="4" w:space="0" w:color="auto"/>
              <w:bottom w:val="single" w:sz="4" w:space="0" w:color="auto"/>
              <w:right w:val="single" w:sz="4" w:space="0" w:color="auto"/>
            </w:tcBorders>
            <w:shd w:val="clear" w:color="auto" w:fill="0070A3"/>
            <w:tcMar>
              <w:top w:w="113" w:type="dxa"/>
              <w:left w:w="113" w:type="dxa"/>
              <w:bottom w:w="113" w:type="dxa"/>
            </w:tcMar>
          </w:tcPr>
          <w:p w14:paraId="167BCF4F" w14:textId="77777777" w:rsidR="008905B5" w:rsidRDefault="008905B5" w:rsidP="004B4160">
            <w:pPr>
              <w:pStyle w:val="Heading3"/>
              <w:ind w:left="0"/>
              <w:rPr>
                <w:color w:val="FFFFFF"/>
                <w:sz w:val="24"/>
              </w:rPr>
            </w:pPr>
            <w:r>
              <w:rPr>
                <w:color w:val="FFFFFF"/>
                <w:sz w:val="24"/>
              </w:rPr>
              <w:t>Signatures</w:t>
            </w:r>
          </w:p>
          <w:p w14:paraId="26CCD4A1" w14:textId="77777777" w:rsidR="008905B5" w:rsidRPr="009A19BB" w:rsidRDefault="008905B5" w:rsidP="004B4160"/>
        </w:tc>
      </w:tr>
      <w:tr w:rsidR="008905B5" w14:paraId="06C6AE5E" w14:textId="77777777" w:rsidTr="004B4160">
        <w:trPr>
          <w:cantSplit/>
          <w:trHeight w:val="113"/>
        </w:trPr>
        <w:tc>
          <w:tcPr>
            <w:tcW w:w="2515" w:type="dxa"/>
            <w:tcBorders>
              <w:top w:val="single" w:sz="4" w:space="0" w:color="auto"/>
              <w:left w:val="single" w:sz="6" w:space="0" w:color="666666"/>
              <w:bottom w:val="single" w:sz="6" w:space="0" w:color="666666"/>
              <w:right w:val="single" w:sz="6" w:space="0" w:color="666666"/>
            </w:tcBorders>
            <w:shd w:val="clear" w:color="auto" w:fill="DDDDDD"/>
            <w:tcMar>
              <w:top w:w="113" w:type="dxa"/>
              <w:left w:w="113" w:type="dxa"/>
              <w:bottom w:w="113" w:type="dxa"/>
            </w:tcMar>
          </w:tcPr>
          <w:p w14:paraId="4DE9C5FC" w14:textId="77777777" w:rsidR="008905B5" w:rsidRPr="002159DC" w:rsidRDefault="008905B5" w:rsidP="004B4160">
            <w:pPr>
              <w:spacing w:line="259" w:lineRule="auto"/>
              <w:ind w:left="0" w:firstLine="0"/>
              <w:rPr>
                <w:sz w:val="22"/>
              </w:rPr>
            </w:pPr>
            <w:r w:rsidRPr="002159DC">
              <w:rPr>
                <w:sz w:val="22"/>
              </w:rPr>
              <w:t xml:space="preserve">Signed on behalf of </w:t>
            </w:r>
            <w:r w:rsidRPr="008905B5">
              <w:rPr>
                <w:b/>
                <w:bCs/>
                <w:sz w:val="22"/>
              </w:rPr>
              <w:t>One2Call</w:t>
            </w:r>
          </w:p>
          <w:p w14:paraId="1C5D24F3" w14:textId="77777777" w:rsidR="008905B5" w:rsidRDefault="008905B5" w:rsidP="004B4160">
            <w:pPr>
              <w:spacing w:line="259" w:lineRule="auto"/>
              <w:ind w:left="0" w:firstLine="0"/>
              <w:rPr>
                <w:sz w:val="22"/>
              </w:rPr>
            </w:pPr>
          </w:p>
        </w:tc>
        <w:tc>
          <w:tcPr>
            <w:tcW w:w="8199" w:type="dxa"/>
            <w:tcBorders>
              <w:top w:val="single" w:sz="4" w:space="0" w:color="auto"/>
              <w:left w:val="single" w:sz="6" w:space="0" w:color="666666"/>
              <w:bottom w:val="single" w:sz="6" w:space="0" w:color="666666"/>
              <w:right w:val="single" w:sz="6" w:space="0" w:color="666666"/>
            </w:tcBorders>
            <w:shd w:val="clear" w:color="auto" w:fill="FFFFFF"/>
            <w:tcMar>
              <w:top w:w="113" w:type="dxa"/>
              <w:left w:w="113" w:type="dxa"/>
              <w:bottom w:w="113" w:type="dxa"/>
            </w:tcMar>
          </w:tcPr>
          <w:p w14:paraId="3C5F2DEF" w14:textId="77777777" w:rsidR="008905B5" w:rsidRPr="00AE067D" w:rsidRDefault="008905B5" w:rsidP="004B4160">
            <w:pPr>
              <w:spacing w:after="160" w:line="259" w:lineRule="auto"/>
              <w:ind w:left="0" w:firstLine="0"/>
              <w:rPr>
                <w:sz w:val="22"/>
                <w:szCs w:val="22"/>
              </w:rPr>
            </w:pPr>
            <w:r w:rsidRPr="00AE067D">
              <w:rPr>
                <w:sz w:val="22"/>
                <w:szCs w:val="22"/>
              </w:rPr>
              <w:t>Signature:</w:t>
            </w:r>
          </w:p>
          <w:p w14:paraId="2A71F162" w14:textId="77777777" w:rsidR="008905B5" w:rsidRPr="00AE067D" w:rsidRDefault="008905B5" w:rsidP="004B4160">
            <w:pPr>
              <w:spacing w:after="160" w:line="259" w:lineRule="auto"/>
              <w:ind w:left="0" w:firstLine="0"/>
              <w:rPr>
                <w:sz w:val="22"/>
                <w:szCs w:val="22"/>
              </w:rPr>
            </w:pPr>
          </w:p>
          <w:p w14:paraId="704601FC" w14:textId="77777777" w:rsidR="008905B5" w:rsidRPr="00AE067D" w:rsidRDefault="008905B5" w:rsidP="004B4160">
            <w:pPr>
              <w:spacing w:after="160" w:line="259" w:lineRule="auto"/>
              <w:ind w:left="0" w:firstLine="0"/>
              <w:rPr>
                <w:sz w:val="22"/>
                <w:szCs w:val="22"/>
              </w:rPr>
            </w:pPr>
            <w:r w:rsidRPr="00AE067D">
              <w:rPr>
                <w:sz w:val="22"/>
                <w:szCs w:val="22"/>
              </w:rPr>
              <w:t>Name:</w:t>
            </w:r>
            <w:r>
              <w:rPr>
                <w:sz w:val="22"/>
                <w:szCs w:val="22"/>
              </w:rPr>
              <w:t xml:space="preserve"> </w:t>
            </w:r>
          </w:p>
          <w:p w14:paraId="48C70207" w14:textId="77777777" w:rsidR="008905B5" w:rsidRPr="00AE067D" w:rsidRDefault="008905B5" w:rsidP="004B4160">
            <w:pPr>
              <w:spacing w:after="160" w:line="259" w:lineRule="auto"/>
              <w:ind w:left="0" w:firstLine="0"/>
              <w:rPr>
                <w:sz w:val="22"/>
                <w:szCs w:val="22"/>
              </w:rPr>
            </w:pPr>
          </w:p>
          <w:p w14:paraId="15A5AC86" w14:textId="77777777" w:rsidR="008905B5" w:rsidRPr="00AE067D" w:rsidRDefault="008905B5" w:rsidP="004B4160">
            <w:pPr>
              <w:spacing w:after="160" w:line="259" w:lineRule="auto"/>
              <w:ind w:left="0" w:firstLine="0"/>
              <w:rPr>
                <w:sz w:val="22"/>
                <w:szCs w:val="22"/>
              </w:rPr>
            </w:pPr>
            <w:r w:rsidRPr="00AE067D">
              <w:rPr>
                <w:sz w:val="22"/>
                <w:szCs w:val="22"/>
              </w:rPr>
              <w:t>Position:</w:t>
            </w:r>
          </w:p>
          <w:p w14:paraId="0FD84C53" w14:textId="77777777" w:rsidR="008905B5" w:rsidRPr="00AE067D" w:rsidRDefault="008905B5" w:rsidP="004B4160">
            <w:pPr>
              <w:spacing w:after="160" w:line="259" w:lineRule="auto"/>
              <w:ind w:left="0" w:firstLine="0"/>
              <w:rPr>
                <w:sz w:val="22"/>
                <w:szCs w:val="22"/>
              </w:rPr>
            </w:pPr>
          </w:p>
          <w:p w14:paraId="77F4D61A" w14:textId="77777777" w:rsidR="008905B5" w:rsidRDefault="008905B5" w:rsidP="004B4160">
            <w:pPr>
              <w:spacing w:after="160" w:line="259" w:lineRule="auto"/>
              <w:ind w:left="0" w:firstLine="0"/>
              <w:rPr>
                <w:sz w:val="22"/>
                <w:szCs w:val="22"/>
              </w:rPr>
            </w:pPr>
            <w:r w:rsidRPr="00AE067D">
              <w:rPr>
                <w:sz w:val="22"/>
                <w:szCs w:val="22"/>
              </w:rPr>
              <w:t xml:space="preserve">Date: </w:t>
            </w:r>
          </w:p>
        </w:tc>
      </w:tr>
      <w:tr w:rsidR="008905B5" w14:paraId="3369585E" w14:textId="77777777" w:rsidTr="004B4160">
        <w:trPr>
          <w:cantSplit/>
          <w:trHeight w:val="113"/>
        </w:trPr>
        <w:tc>
          <w:tcPr>
            <w:tcW w:w="2515" w:type="dxa"/>
            <w:tcBorders>
              <w:top w:val="single" w:sz="4" w:space="0" w:color="auto"/>
              <w:left w:val="single" w:sz="6" w:space="0" w:color="666666"/>
              <w:bottom w:val="single" w:sz="6" w:space="0" w:color="666666"/>
              <w:right w:val="single" w:sz="6" w:space="0" w:color="666666"/>
            </w:tcBorders>
            <w:shd w:val="clear" w:color="auto" w:fill="DDDDDD"/>
            <w:tcMar>
              <w:top w:w="113" w:type="dxa"/>
              <w:left w:w="113" w:type="dxa"/>
              <w:bottom w:w="113" w:type="dxa"/>
            </w:tcMar>
          </w:tcPr>
          <w:p w14:paraId="0F1BF6A3" w14:textId="77777777" w:rsidR="008905B5" w:rsidRPr="002159DC" w:rsidRDefault="008905B5" w:rsidP="004B4160">
            <w:pPr>
              <w:spacing w:line="259" w:lineRule="auto"/>
              <w:ind w:left="0" w:firstLine="0"/>
              <w:rPr>
                <w:sz w:val="22"/>
              </w:rPr>
            </w:pPr>
            <w:r w:rsidRPr="002159DC">
              <w:rPr>
                <w:sz w:val="22"/>
              </w:rPr>
              <w:t xml:space="preserve">Signed on behalf of </w:t>
            </w:r>
            <w:r>
              <w:rPr>
                <w:sz w:val="22"/>
              </w:rPr>
              <w:t xml:space="preserve">the </w:t>
            </w:r>
            <w:r w:rsidRPr="008905B5">
              <w:rPr>
                <w:b/>
                <w:bCs/>
                <w:sz w:val="22"/>
              </w:rPr>
              <w:t>Customer</w:t>
            </w:r>
          </w:p>
          <w:p w14:paraId="3ED17E51" w14:textId="77777777" w:rsidR="008905B5" w:rsidRDefault="008905B5" w:rsidP="004B4160">
            <w:pPr>
              <w:spacing w:line="259" w:lineRule="auto"/>
              <w:ind w:left="0" w:firstLine="0"/>
              <w:rPr>
                <w:sz w:val="22"/>
              </w:rPr>
            </w:pPr>
          </w:p>
        </w:tc>
        <w:tc>
          <w:tcPr>
            <w:tcW w:w="8199" w:type="dxa"/>
            <w:tcBorders>
              <w:top w:val="single" w:sz="4" w:space="0" w:color="auto"/>
              <w:left w:val="single" w:sz="6" w:space="0" w:color="666666"/>
              <w:bottom w:val="single" w:sz="6" w:space="0" w:color="666666"/>
              <w:right w:val="single" w:sz="6" w:space="0" w:color="666666"/>
            </w:tcBorders>
            <w:shd w:val="clear" w:color="auto" w:fill="FFFFFF"/>
            <w:tcMar>
              <w:top w:w="113" w:type="dxa"/>
              <w:left w:w="113" w:type="dxa"/>
              <w:bottom w:w="113" w:type="dxa"/>
            </w:tcMar>
          </w:tcPr>
          <w:p w14:paraId="05E7BEA0" w14:textId="77777777" w:rsidR="008905B5" w:rsidRPr="00AE067D" w:rsidRDefault="008905B5" w:rsidP="004B4160">
            <w:pPr>
              <w:spacing w:after="160" w:line="259" w:lineRule="auto"/>
              <w:ind w:left="0" w:firstLine="0"/>
              <w:rPr>
                <w:sz w:val="22"/>
                <w:szCs w:val="22"/>
              </w:rPr>
            </w:pPr>
            <w:r w:rsidRPr="00AE067D">
              <w:rPr>
                <w:sz w:val="22"/>
                <w:szCs w:val="22"/>
              </w:rPr>
              <w:t>Signature:</w:t>
            </w:r>
          </w:p>
          <w:p w14:paraId="2688A165" w14:textId="77777777" w:rsidR="008905B5" w:rsidRPr="00AE067D" w:rsidRDefault="008905B5" w:rsidP="004B4160">
            <w:pPr>
              <w:spacing w:after="160" w:line="259" w:lineRule="auto"/>
              <w:ind w:left="0" w:firstLine="0"/>
              <w:rPr>
                <w:sz w:val="22"/>
                <w:szCs w:val="22"/>
              </w:rPr>
            </w:pPr>
          </w:p>
          <w:p w14:paraId="62A46C0B" w14:textId="77777777" w:rsidR="008905B5" w:rsidRPr="00AE067D" w:rsidRDefault="008905B5" w:rsidP="004B4160">
            <w:pPr>
              <w:spacing w:after="160" w:line="259" w:lineRule="auto"/>
              <w:ind w:left="0" w:firstLine="0"/>
              <w:rPr>
                <w:sz w:val="22"/>
                <w:szCs w:val="22"/>
              </w:rPr>
            </w:pPr>
            <w:r w:rsidRPr="00AE067D">
              <w:rPr>
                <w:sz w:val="22"/>
                <w:szCs w:val="22"/>
              </w:rPr>
              <w:t>Name:</w:t>
            </w:r>
          </w:p>
          <w:p w14:paraId="58D1BF5B" w14:textId="77777777" w:rsidR="008905B5" w:rsidRPr="00AE067D" w:rsidRDefault="008905B5" w:rsidP="004B4160">
            <w:pPr>
              <w:spacing w:after="160" w:line="259" w:lineRule="auto"/>
              <w:ind w:left="0" w:firstLine="0"/>
              <w:rPr>
                <w:sz w:val="22"/>
                <w:szCs w:val="22"/>
              </w:rPr>
            </w:pPr>
          </w:p>
          <w:p w14:paraId="01A6EC57" w14:textId="77777777" w:rsidR="008905B5" w:rsidRPr="00AE067D" w:rsidRDefault="008905B5" w:rsidP="004B4160">
            <w:pPr>
              <w:spacing w:after="160" w:line="259" w:lineRule="auto"/>
              <w:ind w:left="0" w:firstLine="0"/>
              <w:rPr>
                <w:sz w:val="22"/>
                <w:szCs w:val="22"/>
              </w:rPr>
            </w:pPr>
            <w:r w:rsidRPr="00AE067D">
              <w:rPr>
                <w:sz w:val="22"/>
                <w:szCs w:val="22"/>
              </w:rPr>
              <w:t>Position:</w:t>
            </w:r>
          </w:p>
          <w:p w14:paraId="7BC576C1" w14:textId="77777777" w:rsidR="008905B5" w:rsidRPr="00AE067D" w:rsidRDefault="008905B5" w:rsidP="004B4160">
            <w:pPr>
              <w:spacing w:after="160" w:line="259" w:lineRule="auto"/>
              <w:ind w:left="0" w:firstLine="0"/>
              <w:rPr>
                <w:sz w:val="22"/>
                <w:szCs w:val="22"/>
              </w:rPr>
            </w:pPr>
          </w:p>
          <w:p w14:paraId="6169D04F" w14:textId="77777777" w:rsidR="008905B5" w:rsidRDefault="008905B5" w:rsidP="004B4160">
            <w:pPr>
              <w:spacing w:after="160" w:line="259" w:lineRule="auto"/>
              <w:ind w:left="0" w:firstLine="0"/>
              <w:rPr>
                <w:sz w:val="22"/>
                <w:szCs w:val="22"/>
              </w:rPr>
            </w:pPr>
            <w:r w:rsidRPr="00AE067D">
              <w:rPr>
                <w:sz w:val="22"/>
                <w:szCs w:val="22"/>
              </w:rPr>
              <w:t xml:space="preserve">Date: </w:t>
            </w:r>
          </w:p>
        </w:tc>
      </w:tr>
    </w:tbl>
    <w:p w14:paraId="4ABCB639" w14:textId="18FE2504" w:rsidR="00C45886" w:rsidRDefault="005B717A" w:rsidP="005B717A">
      <w:pPr>
        <w:pStyle w:val="Heading2"/>
        <w:jc w:val="left"/>
      </w:pPr>
      <w:commentRangeStart w:id="14"/>
      <w:r>
        <w:lastRenderedPageBreak/>
        <w:t xml:space="preserve">Schedule </w:t>
      </w:r>
      <w:commentRangeEnd w:id="14"/>
      <w:r w:rsidR="00515B0E">
        <w:rPr>
          <w:rStyle w:val="CommentReference"/>
        </w:rPr>
        <w:commentReference w:id="14"/>
      </w:r>
      <w:r w:rsidR="008905B5">
        <w:t>1</w:t>
      </w:r>
      <w:r>
        <w:t xml:space="preserve"> - </w:t>
      </w:r>
      <w:r w:rsidR="00DC135C">
        <w:t>One2Call Terms and Conditions</w:t>
      </w:r>
    </w:p>
    <w:p w14:paraId="691FEAE4" w14:textId="77777777" w:rsidR="005B717A" w:rsidRDefault="005B717A" w:rsidP="005B717A"/>
    <w:p w14:paraId="0F8DB8BC" w14:textId="77777777" w:rsidR="00685F77" w:rsidRPr="00B51D40" w:rsidRDefault="00685F77" w:rsidP="00685F77">
      <w:pPr>
        <w:pStyle w:val="HeadingLevel2"/>
        <w:rPr>
          <w:rFonts w:ascii="Aptos" w:hAnsi="Aptos"/>
          <w:sz w:val="24"/>
          <w:szCs w:val="24"/>
        </w:rPr>
      </w:pPr>
    </w:p>
    <w:p w14:paraId="2C099846" w14:textId="77777777" w:rsidR="00685F77" w:rsidRPr="00FA32F1" w:rsidRDefault="00685F77" w:rsidP="00FA32F1">
      <w:pPr>
        <w:pStyle w:val="TitleClause"/>
        <w:numPr>
          <w:ilvl w:val="0"/>
          <w:numId w:val="40"/>
        </w:numPr>
        <w:rPr>
          <w:rFonts w:ascii="Aptos" w:hAnsi="Aptos"/>
          <w:sz w:val="24"/>
          <w:szCs w:val="24"/>
        </w:rPr>
      </w:pPr>
      <w:r w:rsidRPr="00FA32F1">
        <w:rPr>
          <w:rFonts w:ascii="Aptos" w:hAnsi="Aptos"/>
          <w:sz w:val="24"/>
          <w:szCs w:val="24"/>
        </w:rPr>
        <w:fldChar w:fldCharType="begin"/>
      </w:r>
      <w:r w:rsidRPr="00FA32F1">
        <w:rPr>
          <w:rFonts w:ascii="Aptos" w:hAnsi="Aptos"/>
          <w:sz w:val="24"/>
          <w:szCs w:val="24"/>
        </w:rPr>
        <w:instrText>TC "1. Interpretation" \l 1</w:instrText>
      </w:r>
      <w:r w:rsidRPr="00FA32F1">
        <w:rPr>
          <w:rFonts w:ascii="Aptos" w:hAnsi="Aptos"/>
          <w:sz w:val="24"/>
          <w:szCs w:val="24"/>
        </w:rPr>
        <w:fldChar w:fldCharType="end"/>
      </w:r>
      <w:bookmarkStart w:id="15" w:name="_Toc256000000"/>
      <w:bookmarkStart w:id="16" w:name="a431732"/>
      <w:r w:rsidRPr="00FA32F1">
        <w:rPr>
          <w:rFonts w:ascii="Aptos" w:hAnsi="Aptos"/>
          <w:sz w:val="24"/>
          <w:szCs w:val="24"/>
        </w:rPr>
        <w:t>Interpretation</w:t>
      </w:r>
      <w:bookmarkEnd w:id="15"/>
      <w:bookmarkEnd w:id="16"/>
    </w:p>
    <w:p w14:paraId="07236E01" w14:textId="77777777" w:rsidR="00685F77" w:rsidRPr="00B51D40" w:rsidRDefault="00685F77" w:rsidP="00685F77">
      <w:pPr>
        <w:pStyle w:val="NoNumUntitledClause"/>
        <w:ind w:left="0"/>
        <w:rPr>
          <w:rFonts w:ascii="Aptos" w:hAnsi="Aptos"/>
          <w:sz w:val="24"/>
          <w:szCs w:val="24"/>
        </w:rPr>
      </w:pPr>
      <w:bookmarkStart w:id="17" w:name="a379361"/>
      <w:r w:rsidRPr="00B51D40">
        <w:rPr>
          <w:rFonts w:ascii="Aptos" w:hAnsi="Aptos"/>
          <w:sz w:val="24"/>
          <w:szCs w:val="24"/>
        </w:rPr>
        <w:t>The following definitions and rules of interpretation apply in these One2Call Terms and Conditions.</w:t>
      </w:r>
      <w:bookmarkEnd w:id="17"/>
    </w:p>
    <w:p w14:paraId="753FD528" w14:textId="77777777" w:rsidR="00685F77" w:rsidRPr="00B51D40" w:rsidRDefault="00685F77" w:rsidP="00685F77">
      <w:pPr>
        <w:pStyle w:val="Titlesubclause1"/>
        <w:numPr>
          <w:ilvl w:val="1"/>
          <w:numId w:val="7"/>
        </w:numPr>
        <w:rPr>
          <w:rFonts w:ascii="Aptos" w:hAnsi="Aptos"/>
          <w:b w:val="0"/>
          <w:sz w:val="24"/>
          <w:szCs w:val="24"/>
        </w:rPr>
      </w:pPr>
      <w:r w:rsidRPr="00B51D40">
        <w:rPr>
          <w:rFonts w:ascii="Aptos" w:hAnsi="Aptos"/>
          <w:b w:val="0"/>
          <w:sz w:val="24"/>
          <w:szCs w:val="24"/>
        </w:rPr>
        <w:fldChar w:fldCharType="begin"/>
      </w:r>
      <w:r w:rsidRPr="00B51D40">
        <w:rPr>
          <w:rFonts w:ascii="Aptos" w:hAnsi="Aptos"/>
          <w:b w:val="0"/>
          <w:sz w:val="24"/>
          <w:szCs w:val="24"/>
        </w:rPr>
        <w:instrText>TC "1.1 Definitions:" \l 2</w:instrText>
      </w:r>
      <w:r w:rsidRPr="00B51D40">
        <w:rPr>
          <w:rFonts w:ascii="Aptos" w:hAnsi="Aptos"/>
          <w:b w:val="0"/>
          <w:sz w:val="24"/>
          <w:szCs w:val="24"/>
        </w:rPr>
        <w:fldChar w:fldCharType="end"/>
      </w:r>
      <w:bookmarkStart w:id="18" w:name="a443682"/>
      <w:r w:rsidRPr="00B51D40">
        <w:rPr>
          <w:rFonts w:ascii="Aptos" w:hAnsi="Aptos"/>
          <w:b w:val="0"/>
          <w:sz w:val="24"/>
          <w:szCs w:val="24"/>
        </w:rPr>
        <w:t xml:space="preserve">Definitions: </w:t>
      </w:r>
      <w:bookmarkEnd w:id="18"/>
    </w:p>
    <w:p w14:paraId="2CE15399" w14:textId="19641EFD" w:rsidR="00685F77" w:rsidRPr="00B51D40" w:rsidRDefault="00685F77" w:rsidP="00685F77">
      <w:pPr>
        <w:pStyle w:val="DefinedTermPara"/>
        <w:rPr>
          <w:rStyle w:val="DefTerm"/>
          <w:rFonts w:ascii="Aptos" w:hAnsi="Aptos"/>
          <w:sz w:val="24"/>
          <w:szCs w:val="24"/>
        </w:rPr>
      </w:pPr>
      <w:bookmarkStart w:id="19" w:name="a372184"/>
      <w:bookmarkStart w:id="20" w:name="a695075"/>
      <w:bookmarkStart w:id="21" w:name="a160769"/>
      <w:bookmarkStart w:id="22" w:name="a670365"/>
      <w:commentRangeStart w:id="23"/>
      <w:r>
        <w:rPr>
          <w:rStyle w:val="DefTerm"/>
          <w:rFonts w:ascii="Aptos" w:hAnsi="Aptos"/>
          <w:sz w:val="24"/>
          <w:szCs w:val="24"/>
        </w:rPr>
        <w:t>Order</w:t>
      </w:r>
      <w:r w:rsidRPr="00B51D40">
        <w:rPr>
          <w:rFonts w:ascii="Aptos" w:hAnsi="Aptos"/>
          <w:sz w:val="24"/>
          <w:szCs w:val="24"/>
        </w:rPr>
        <w:t xml:space="preserve">: a contract between the Supplier and the Customer for the supply of </w:t>
      </w:r>
      <w:r w:rsidR="00CE662C">
        <w:rPr>
          <w:rFonts w:ascii="Aptos" w:hAnsi="Aptos"/>
          <w:sz w:val="24"/>
          <w:szCs w:val="24"/>
        </w:rPr>
        <w:t xml:space="preserve">the </w:t>
      </w:r>
      <w:r w:rsidRPr="00B51D40">
        <w:rPr>
          <w:rFonts w:ascii="Aptos" w:hAnsi="Aptos"/>
          <w:sz w:val="24"/>
          <w:szCs w:val="24"/>
        </w:rPr>
        <w:t xml:space="preserve">Goods and/or Services </w:t>
      </w:r>
      <w:r w:rsidR="00CE662C">
        <w:rPr>
          <w:rFonts w:ascii="Aptos" w:hAnsi="Aptos"/>
          <w:sz w:val="24"/>
          <w:szCs w:val="24"/>
        </w:rPr>
        <w:t xml:space="preserve">specified in the Order </w:t>
      </w:r>
      <w:r w:rsidRPr="00B51D40">
        <w:rPr>
          <w:rFonts w:ascii="Aptos" w:hAnsi="Aptos"/>
          <w:sz w:val="24"/>
          <w:szCs w:val="24"/>
        </w:rPr>
        <w:t>which is agreed in accordance with these One2Call Terms and Conditions.</w:t>
      </w:r>
      <w:bookmarkEnd w:id="19"/>
      <w:commentRangeEnd w:id="23"/>
      <w:r w:rsidR="005B770C">
        <w:rPr>
          <w:rStyle w:val="CommentReference"/>
          <w:rFonts w:ascii="Calibri" w:eastAsia="Calibri" w:hAnsi="Calibri" w:cs="Calibri"/>
          <w:lang w:eastAsia="en-GB"/>
        </w:rPr>
        <w:commentReference w:id="23"/>
      </w:r>
    </w:p>
    <w:bookmarkEnd w:id="20"/>
    <w:p w14:paraId="5B50D5FE" w14:textId="77777777" w:rsidR="00685F77" w:rsidRPr="00B51D40" w:rsidRDefault="00685F77" w:rsidP="00685F77">
      <w:pPr>
        <w:pStyle w:val="DefinedTermPara"/>
        <w:rPr>
          <w:rStyle w:val="DefTerm"/>
          <w:rFonts w:ascii="Aptos" w:hAnsi="Aptos"/>
          <w:sz w:val="24"/>
          <w:szCs w:val="24"/>
        </w:rPr>
      </w:pPr>
      <w:r w:rsidRPr="00B51D40">
        <w:rPr>
          <w:rStyle w:val="DefTerm"/>
          <w:rFonts w:ascii="Aptos" w:hAnsi="Aptos"/>
          <w:sz w:val="24"/>
          <w:szCs w:val="24"/>
        </w:rPr>
        <w:t>Agreement</w:t>
      </w:r>
      <w:r w:rsidRPr="00B51D40">
        <w:rPr>
          <w:rFonts w:ascii="Aptos" w:hAnsi="Aptos"/>
          <w:sz w:val="24"/>
          <w:szCs w:val="24"/>
        </w:rPr>
        <w:t xml:space="preserve">: the agreement between the parties, which consists of the Master Services Agreement (including the </w:t>
      </w:r>
      <w:r>
        <w:rPr>
          <w:rFonts w:ascii="Aptos" w:hAnsi="Aptos"/>
          <w:sz w:val="24"/>
          <w:szCs w:val="24"/>
        </w:rPr>
        <w:t>Agreement</w:t>
      </w:r>
      <w:r w:rsidRPr="00B51D40">
        <w:rPr>
          <w:rFonts w:ascii="Aptos" w:hAnsi="Aptos"/>
          <w:sz w:val="24"/>
          <w:szCs w:val="24"/>
        </w:rPr>
        <w:t xml:space="preserve"> Details, these One2Call Terms and Conditions and any other Schedules) and all </w:t>
      </w:r>
      <w:r>
        <w:rPr>
          <w:rFonts w:ascii="Aptos" w:hAnsi="Aptos"/>
          <w:sz w:val="24"/>
          <w:szCs w:val="24"/>
        </w:rPr>
        <w:t>Orders</w:t>
      </w:r>
      <w:r w:rsidRPr="00B51D40">
        <w:rPr>
          <w:rFonts w:ascii="Aptos" w:hAnsi="Aptos"/>
          <w:sz w:val="24"/>
          <w:szCs w:val="24"/>
        </w:rPr>
        <w:t xml:space="preserve"> agreed under it. </w:t>
      </w:r>
      <w:bookmarkEnd w:id="21"/>
    </w:p>
    <w:p w14:paraId="472E6111" w14:textId="77777777" w:rsidR="00685F77" w:rsidRPr="00B51D40" w:rsidRDefault="00685F77" w:rsidP="00685F77">
      <w:pPr>
        <w:pStyle w:val="DefinedTermPara"/>
        <w:rPr>
          <w:rFonts w:ascii="Aptos" w:hAnsi="Aptos"/>
          <w:sz w:val="24"/>
          <w:szCs w:val="24"/>
        </w:rPr>
      </w:pPr>
      <w:r w:rsidRPr="00B51D40">
        <w:rPr>
          <w:rStyle w:val="DefTerm"/>
          <w:rFonts w:ascii="Aptos" w:hAnsi="Aptos"/>
          <w:sz w:val="24"/>
          <w:szCs w:val="24"/>
        </w:rPr>
        <w:t>Business Day</w:t>
      </w:r>
      <w:r w:rsidRPr="00B51D40">
        <w:rPr>
          <w:rFonts w:ascii="Aptos" w:hAnsi="Aptos"/>
          <w:sz w:val="24"/>
          <w:szCs w:val="24"/>
        </w:rPr>
        <w:t>: a day, other than a Saturday, Sunday or public holiday in England, when banks in London are open for business.</w:t>
      </w:r>
      <w:bookmarkEnd w:id="22"/>
    </w:p>
    <w:p w14:paraId="594EA350" w14:textId="77777777" w:rsidR="00685F77" w:rsidRPr="00B51D40" w:rsidRDefault="00685F77" w:rsidP="00685F77">
      <w:pPr>
        <w:pStyle w:val="DefinedTermPara"/>
        <w:rPr>
          <w:rFonts w:ascii="Aptos" w:hAnsi="Aptos"/>
          <w:sz w:val="24"/>
          <w:szCs w:val="24"/>
        </w:rPr>
      </w:pPr>
      <w:bookmarkStart w:id="24" w:name="a407786"/>
      <w:r w:rsidRPr="00B51D40">
        <w:rPr>
          <w:rStyle w:val="DefTerm"/>
          <w:rFonts w:ascii="Aptos" w:hAnsi="Aptos"/>
          <w:sz w:val="24"/>
          <w:szCs w:val="24"/>
        </w:rPr>
        <w:t>Business Hours</w:t>
      </w:r>
      <w:r w:rsidRPr="00B51D40">
        <w:rPr>
          <w:rFonts w:ascii="Aptos" w:hAnsi="Aptos"/>
          <w:sz w:val="24"/>
          <w:szCs w:val="24"/>
        </w:rPr>
        <w:t>: the period from 9.00 am to 5.00 pm on any Business Day.</w:t>
      </w:r>
      <w:bookmarkEnd w:id="24"/>
    </w:p>
    <w:p w14:paraId="38DC219C" w14:textId="77777777" w:rsidR="00685F77" w:rsidRPr="00B51D40" w:rsidRDefault="00685F77" w:rsidP="00685F77">
      <w:pPr>
        <w:pStyle w:val="DefinedTermPara"/>
        <w:rPr>
          <w:rFonts w:ascii="Aptos" w:hAnsi="Aptos"/>
          <w:sz w:val="24"/>
          <w:szCs w:val="24"/>
        </w:rPr>
      </w:pPr>
      <w:bookmarkStart w:id="25" w:name="a740991"/>
      <w:r w:rsidRPr="00B51D40">
        <w:rPr>
          <w:rStyle w:val="DefTerm"/>
          <w:rFonts w:ascii="Aptos" w:hAnsi="Aptos"/>
          <w:sz w:val="24"/>
          <w:szCs w:val="24"/>
        </w:rPr>
        <w:t>Customer</w:t>
      </w:r>
      <w:r w:rsidRPr="00B51D40">
        <w:rPr>
          <w:rFonts w:ascii="Aptos" w:hAnsi="Aptos"/>
          <w:sz w:val="24"/>
          <w:szCs w:val="24"/>
        </w:rPr>
        <w:t xml:space="preserve">: the person or firm who purchases the Goods and/or Services from the Supplier. </w:t>
      </w:r>
      <w:bookmarkEnd w:id="25"/>
    </w:p>
    <w:p w14:paraId="70022693" w14:textId="77777777" w:rsidR="00685F77" w:rsidRPr="00B51D40" w:rsidRDefault="00685F77" w:rsidP="00685F77">
      <w:pPr>
        <w:pStyle w:val="DefinedTermPara"/>
        <w:rPr>
          <w:rFonts w:ascii="Aptos" w:hAnsi="Aptos"/>
          <w:b/>
          <w:sz w:val="24"/>
          <w:szCs w:val="24"/>
        </w:rPr>
      </w:pPr>
      <w:bookmarkStart w:id="26" w:name="a119248"/>
      <w:r w:rsidRPr="00B51D40">
        <w:rPr>
          <w:rStyle w:val="DefTerm"/>
          <w:rFonts w:ascii="Aptos" w:hAnsi="Aptos"/>
          <w:sz w:val="24"/>
          <w:szCs w:val="24"/>
        </w:rPr>
        <w:t>Customer Materials</w:t>
      </w:r>
      <w:r w:rsidRPr="00B51D40">
        <w:rPr>
          <w:rFonts w:ascii="Aptos" w:hAnsi="Aptos"/>
          <w:sz w:val="24"/>
          <w:szCs w:val="24"/>
        </w:rPr>
        <w:t>: all documents, information, items and materials in any form, whether owned by the Customer or a third party, which are provided by the Customer to the Supplier, or which the Customer requires the Supplier to use, in connection with the Services.</w:t>
      </w:r>
      <w:bookmarkEnd w:id="26"/>
    </w:p>
    <w:p w14:paraId="1D8ECB7E" w14:textId="5100A227" w:rsidR="00685F77" w:rsidRPr="00B51D40" w:rsidRDefault="00685F77" w:rsidP="00685F77">
      <w:pPr>
        <w:pStyle w:val="DefinedTermPara"/>
        <w:rPr>
          <w:rStyle w:val="DefTerm"/>
          <w:rFonts w:ascii="Aptos" w:hAnsi="Aptos"/>
          <w:sz w:val="24"/>
          <w:szCs w:val="24"/>
        </w:rPr>
      </w:pPr>
      <w:bookmarkStart w:id="27" w:name="a305915"/>
      <w:commentRangeStart w:id="28"/>
      <w:r w:rsidRPr="00B51D40">
        <w:rPr>
          <w:rStyle w:val="DefTerm"/>
          <w:rFonts w:ascii="Aptos" w:hAnsi="Aptos"/>
          <w:sz w:val="24"/>
          <w:szCs w:val="24"/>
        </w:rPr>
        <w:t>Customer Systems</w:t>
      </w:r>
      <w:commentRangeEnd w:id="28"/>
      <w:r w:rsidR="00BF2F45">
        <w:rPr>
          <w:rStyle w:val="CommentReference"/>
          <w:rFonts w:ascii="Calibri" w:eastAsia="Calibri" w:hAnsi="Calibri" w:cs="Calibri"/>
          <w:lang w:eastAsia="en-GB"/>
        </w:rPr>
        <w:commentReference w:id="28"/>
      </w:r>
      <w:r w:rsidRPr="00B51D40">
        <w:rPr>
          <w:rFonts w:ascii="Aptos" w:hAnsi="Aptos"/>
          <w:sz w:val="24"/>
          <w:szCs w:val="24"/>
        </w:rPr>
        <w:t>: any systems, software, equipment, tools, cabling or facilities, provided or made available by the Customer which is used directly or indirectly in the supply of the Services including any such items specified in an Order</w:t>
      </w:r>
      <w:r w:rsidR="00871417">
        <w:rPr>
          <w:rFonts w:ascii="Aptos" w:hAnsi="Aptos"/>
          <w:sz w:val="24"/>
          <w:szCs w:val="24"/>
        </w:rPr>
        <w:t xml:space="preserve"> or Order Request</w:t>
      </w:r>
      <w:r w:rsidRPr="00B51D40">
        <w:rPr>
          <w:rFonts w:ascii="Aptos" w:hAnsi="Aptos"/>
          <w:sz w:val="24"/>
          <w:szCs w:val="24"/>
        </w:rPr>
        <w:t>.</w:t>
      </w:r>
      <w:bookmarkEnd w:id="27"/>
    </w:p>
    <w:p w14:paraId="0A215E71" w14:textId="77777777" w:rsidR="00685F77" w:rsidRPr="00B51D40" w:rsidRDefault="00685F77" w:rsidP="00685F77">
      <w:pPr>
        <w:pStyle w:val="DefinedTermPara"/>
        <w:rPr>
          <w:rStyle w:val="DefTerm"/>
          <w:rFonts w:ascii="Aptos" w:hAnsi="Aptos"/>
          <w:sz w:val="24"/>
          <w:szCs w:val="24"/>
        </w:rPr>
      </w:pPr>
      <w:bookmarkStart w:id="29" w:name="a158359"/>
      <w:commentRangeStart w:id="30"/>
      <w:r w:rsidRPr="00B51D40">
        <w:rPr>
          <w:rStyle w:val="DefTerm"/>
          <w:rFonts w:ascii="Aptos" w:hAnsi="Aptos"/>
          <w:sz w:val="24"/>
          <w:szCs w:val="24"/>
        </w:rPr>
        <w:t>Deliverables</w:t>
      </w:r>
      <w:commentRangeEnd w:id="30"/>
      <w:r w:rsidRPr="00B51D40">
        <w:rPr>
          <w:rStyle w:val="CommentReference"/>
          <w:rFonts w:ascii="Aptos" w:eastAsiaTheme="minorHAnsi" w:hAnsi="Aptos" w:cstheme="minorBidi"/>
          <w:sz w:val="24"/>
          <w:szCs w:val="24"/>
        </w:rPr>
        <w:commentReference w:id="30"/>
      </w:r>
      <w:r w:rsidRPr="00B51D40">
        <w:rPr>
          <w:rFonts w:ascii="Aptos" w:hAnsi="Aptos"/>
          <w:sz w:val="24"/>
          <w:szCs w:val="24"/>
        </w:rPr>
        <w:t xml:space="preserve">: </w:t>
      </w:r>
      <w:r>
        <w:rPr>
          <w:rFonts w:ascii="Aptos" w:hAnsi="Aptos"/>
          <w:sz w:val="24"/>
          <w:szCs w:val="24"/>
        </w:rPr>
        <w:t>any</w:t>
      </w:r>
      <w:r w:rsidRPr="00B51D40">
        <w:rPr>
          <w:rFonts w:ascii="Aptos" w:hAnsi="Aptos"/>
          <w:sz w:val="24"/>
          <w:szCs w:val="24"/>
        </w:rPr>
        <w:t xml:space="preserve"> deliverables </w:t>
      </w:r>
      <w:r>
        <w:rPr>
          <w:rFonts w:ascii="Aptos" w:hAnsi="Aptos"/>
          <w:sz w:val="24"/>
          <w:szCs w:val="24"/>
        </w:rPr>
        <w:t xml:space="preserve">which are </w:t>
      </w:r>
      <w:r w:rsidRPr="00B51D40">
        <w:rPr>
          <w:rFonts w:ascii="Aptos" w:hAnsi="Aptos"/>
          <w:sz w:val="24"/>
          <w:szCs w:val="24"/>
        </w:rPr>
        <w:t xml:space="preserve">expressly </w:t>
      </w:r>
      <w:r>
        <w:rPr>
          <w:rFonts w:ascii="Aptos" w:hAnsi="Aptos"/>
          <w:sz w:val="24"/>
          <w:szCs w:val="24"/>
        </w:rPr>
        <w:t>set out in an Order for</w:t>
      </w:r>
      <w:r w:rsidRPr="00B51D40">
        <w:rPr>
          <w:rFonts w:ascii="Aptos" w:hAnsi="Aptos"/>
          <w:sz w:val="24"/>
          <w:szCs w:val="24"/>
        </w:rPr>
        <w:t xml:space="preserve"> Services.</w:t>
      </w:r>
      <w:bookmarkEnd w:id="29"/>
    </w:p>
    <w:p w14:paraId="3D30DB56" w14:textId="6FC375A9" w:rsidR="00685F77" w:rsidRPr="00B51D40" w:rsidRDefault="00685F77" w:rsidP="00685F77">
      <w:pPr>
        <w:pStyle w:val="DefinedTermPara"/>
        <w:rPr>
          <w:rStyle w:val="DefTerm"/>
          <w:rFonts w:ascii="Aptos" w:hAnsi="Aptos"/>
          <w:sz w:val="24"/>
          <w:szCs w:val="24"/>
        </w:rPr>
      </w:pPr>
      <w:bookmarkStart w:id="31" w:name="a509478"/>
      <w:r w:rsidRPr="00B51D40">
        <w:rPr>
          <w:rStyle w:val="DefTerm"/>
          <w:rFonts w:ascii="Aptos" w:hAnsi="Aptos"/>
          <w:sz w:val="24"/>
          <w:szCs w:val="24"/>
        </w:rPr>
        <w:t>Delivery Location</w:t>
      </w:r>
      <w:r w:rsidRPr="00B51D40">
        <w:rPr>
          <w:rFonts w:ascii="Aptos" w:hAnsi="Aptos"/>
          <w:sz w:val="24"/>
          <w:szCs w:val="24"/>
        </w:rPr>
        <w:t xml:space="preserve">: has the meaning given in </w:t>
      </w:r>
      <w:r w:rsidRPr="00B51D40">
        <w:rPr>
          <w:rFonts w:ascii="Aptos" w:hAnsi="Aptos"/>
          <w:sz w:val="24"/>
          <w:szCs w:val="24"/>
        </w:rPr>
        <w:fldChar w:fldCharType="begin"/>
      </w:r>
      <w:r w:rsidRPr="00B51D40">
        <w:rPr>
          <w:rFonts w:ascii="Aptos" w:hAnsi="Aptos"/>
          <w:sz w:val="24"/>
          <w:szCs w:val="24"/>
        </w:rPr>
        <w:instrText>PAGEREF a391989\# "'clause '"  \h</w:instrText>
      </w:r>
      <w:r w:rsidRPr="00B51D40">
        <w:rPr>
          <w:rFonts w:ascii="Aptos" w:hAnsi="Aptos"/>
          <w:sz w:val="24"/>
          <w:szCs w:val="24"/>
        </w:rPr>
      </w:r>
      <w:r w:rsidRPr="00B51D40">
        <w:rPr>
          <w:rFonts w:ascii="Aptos" w:hAnsi="Aptos"/>
          <w:sz w:val="24"/>
          <w:szCs w:val="24"/>
        </w:rPr>
        <w:fldChar w:fldCharType="separate"/>
      </w:r>
      <w:r w:rsidR="000866A5" w:rsidRPr="00B51D40">
        <w:rPr>
          <w:rFonts w:ascii="Aptos" w:hAnsi="Aptos"/>
          <w:noProof/>
          <w:sz w:val="24"/>
          <w:szCs w:val="24"/>
        </w:rPr>
        <w:t xml:space="preserve">clause </w:t>
      </w:r>
      <w:r w:rsidRPr="00B51D40">
        <w:rPr>
          <w:rFonts w:ascii="Aptos" w:hAnsi="Aptos"/>
          <w:sz w:val="24"/>
          <w:szCs w:val="24"/>
        </w:rPr>
        <w:fldChar w:fldCharType="end"/>
      </w:r>
      <w:r w:rsidRPr="00B51D40">
        <w:rPr>
          <w:rFonts w:ascii="Aptos" w:hAnsi="Aptos"/>
          <w:sz w:val="24"/>
          <w:szCs w:val="24"/>
        </w:rPr>
        <w:fldChar w:fldCharType="begin"/>
      </w:r>
      <w:r w:rsidRPr="00B51D40">
        <w:rPr>
          <w:rFonts w:ascii="Aptos" w:hAnsi="Aptos"/>
          <w:sz w:val="24"/>
          <w:szCs w:val="24"/>
          <w:highlight w:val="lightGray"/>
        </w:rPr>
        <w:instrText>REF a391989 \h \w</w:instrText>
      </w:r>
      <w:r w:rsidRPr="00B51D40">
        <w:rPr>
          <w:rFonts w:ascii="Aptos" w:hAnsi="Aptos"/>
          <w:sz w:val="24"/>
          <w:szCs w:val="24"/>
        </w:rPr>
        <w:instrText xml:space="preserve"> \* MERGEFORMAT </w:instrText>
      </w:r>
      <w:r w:rsidRPr="00B51D40">
        <w:rPr>
          <w:rFonts w:ascii="Aptos" w:hAnsi="Aptos"/>
          <w:sz w:val="24"/>
          <w:szCs w:val="24"/>
        </w:rPr>
      </w:r>
      <w:r w:rsidRPr="00B51D40">
        <w:rPr>
          <w:rFonts w:ascii="Aptos" w:hAnsi="Aptos"/>
          <w:sz w:val="24"/>
          <w:szCs w:val="24"/>
        </w:rPr>
        <w:fldChar w:fldCharType="separate"/>
      </w:r>
      <w:r w:rsidR="000866A5">
        <w:rPr>
          <w:rFonts w:ascii="Aptos" w:hAnsi="Aptos"/>
          <w:sz w:val="24"/>
          <w:szCs w:val="24"/>
          <w:highlight w:val="lightGray"/>
        </w:rPr>
        <w:t>5.2</w:t>
      </w:r>
      <w:r w:rsidRPr="00B51D40">
        <w:rPr>
          <w:rFonts w:ascii="Aptos" w:hAnsi="Aptos"/>
          <w:sz w:val="24"/>
          <w:szCs w:val="24"/>
        </w:rPr>
        <w:fldChar w:fldCharType="end"/>
      </w:r>
      <w:r w:rsidRPr="00B51D40">
        <w:rPr>
          <w:rFonts w:ascii="Aptos" w:hAnsi="Aptos"/>
          <w:sz w:val="24"/>
          <w:szCs w:val="24"/>
        </w:rPr>
        <w:t>.</w:t>
      </w:r>
      <w:bookmarkEnd w:id="31"/>
    </w:p>
    <w:p w14:paraId="165B3442" w14:textId="78323A5C" w:rsidR="00685F77" w:rsidRPr="00B51D40" w:rsidRDefault="00685F77" w:rsidP="00685F77">
      <w:pPr>
        <w:pStyle w:val="DefinedTermPara"/>
        <w:rPr>
          <w:rFonts w:ascii="Aptos" w:hAnsi="Aptos"/>
          <w:b/>
          <w:sz w:val="24"/>
          <w:szCs w:val="24"/>
        </w:rPr>
      </w:pPr>
      <w:bookmarkStart w:id="32" w:name="a501196"/>
      <w:r w:rsidRPr="00B51D40">
        <w:rPr>
          <w:rStyle w:val="DefTerm"/>
          <w:rFonts w:ascii="Aptos" w:hAnsi="Aptos"/>
          <w:sz w:val="24"/>
          <w:szCs w:val="24"/>
        </w:rPr>
        <w:t>Force Majeure Event</w:t>
      </w:r>
      <w:r w:rsidRPr="00B51D40">
        <w:rPr>
          <w:rFonts w:ascii="Aptos" w:hAnsi="Aptos"/>
          <w:sz w:val="24"/>
          <w:szCs w:val="24"/>
        </w:rPr>
        <w:t xml:space="preserve">: has the meaning given to it in </w:t>
      </w:r>
      <w:r w:rsidRPr="00B51D40">
        <w:rPr>
          <w:rFonts w:ascii="Aptos" w:hAnsi="Aptos"/>
          <w:sz w:val="24"/>
          <w:szCs w:val="24"/>
        </w:rPr>
        <w:fldChar w:fldCharType="begin"/>
      </w:r>
      <w:r w:rsidRPr="00B51D40">
        <w:rPr>
          <w:rFonts w:ascii="Aptos" w:hAnsi="Aptos"/>
          <w:sz w:val="24"/>
          <w:szCs w:val="24"/>
        </w:rPr>
        <w:instrText>PAGEREF a872330\# "'clause '"  \h</w:instrText>
      </w:r>
      <w:r w:rsidRPr="00B51D40">
        <w:rPr>
          <w:rFonts w:ascii="Aptos" w:hAnsi="Aptos"/>
          <w:sz w:val="24"/>
          <w:szCs w:val="24"/>
        </w:rPr>
      </w:r>
      <w:r w:rsidRPr="00B51D40">
        <w:rPr>
          <w:rFonts w:ascii="Aptos" w:hAnsi="Aptos"/>
          <w:sz w:val="24"/>
          <w:szCs w:val="24"/>
        </w:rPr>
        <w:fldChar w:fldCharType="separate"/>
      </w:r>
      <w:r w:rsidR="000866A5" w:rsidRPr="00B51D40">
        <w:rPr>
          <w:rFonts w:ascii="Aptos" w:hAnsi="Aptos"/>
          <w:noProof/>
          <w:sz w:val="24"/>
          <w:szCs w:val="24"/>
        </w:rPr>
        <w:t xml:space="preserve">clause </w:t>
      </w:r>
      <w:r w:rsidRPr="00B51D40">
        <w:rPr>
          <w:rFonts w:ascii="Aptos" w:hAnsi="Aptos"/>
          <w:sz w:val="24"/>
          <w:szCs w:val="24"/>
        </w:rPr>
        <w:fldChar w:fldCharType="end"/>
      </w:r>
      <w:r w:rsidRPr="00B51D40">
        <w:rPr>
          <w:rFonts w:ascii="Aptos" w:hAnsi="Aptos"/>
          <w:sz w:val="24"/>
          <w:szCs w:val="24"/>
        </w:rPr>
        <w:fldChar w:fldCharType="begin"/>
      </w:r>
      <w:r w:rsidRPr="00B51D40">
        <w:rPr>
          <w:rFonts w:ascii="Aptos" w:hAnsi="Aptos"/>
          <w:sz w:val="24"/>
          <w:szCs w:val="24"/>
          <w:highlight w:val="lightGray"/>
        </w:rPr>
        <w:instrText>REF a872330 \h \w</w:instrText>
      </w:r>
      <w:r w:rsidRPr="00B51D40">
        <w:rPr>
          <w:rFonts w:ascii="Aptos" w:hAnsi="Aptos"/>
          <w:sz w:val="24"/>
          <w:szCs w:val="24"/>
        </w:rPr>
        <w:instrText xml:space="preserve"> \* MERGEFORMAT </w:instrText>
      </w:r>
      <w:r w:rsidRPr="00B51D40">
        <w:rPr>
          <w:rFonts w:ascii="Aptos" w:hAnsi="Aptos"/>
          <w:sz w:val="24"/>
          <w:szCs w:val="24"/>
        </w:rPr>
      </w:r>
      <w:r w:rsidRPr="00B51D40">
        <w:rPr>
          <w:rFonts w:ascii="Aptos" w:hAnsi="Aptos"/>
          <w:sz w:val="24"/>
          <w:szCs w:val="24"/>
        </w:rPr>
        <w:fldChar w:fldCharType="separate"/>
      </w:r>
      <w:r w:rsidR="000866A5">
        <w:rPr>
          <w:rFonts w:ascii="Aptos" w:hAnsi="Aptos"/>
          <w:sz w:val="24"/>
          <w:szCs w:val="24"/>
          <w:highlight w:val="lightGray"/>
        </w:rPr>
        <w:t>23</w:t>
      </w:r>
      <w:r w:rsidRPr="00B51D40">
        <w:rPr>
          <w:rFonts w:ascii="Aptos" w:hAnsi="Aptos"/>
          <w:sz w:val="24"/>
          <w:szCs w:val="24"/>
        </w:rPr>
        <w:fldChar w:fldCharType="end"/>
      </w:r>
      <w:r w:rsidRPr="00B51D40">
        <w:rPr>
          <w:rFonts w:ascii="Aptos" w:hAnsi="Aptos"/>
          <w:sz w:val="24"/>
          <w:szCs w:val="24"/>
        </w:rPr>
        <w:t>.</w:t>
      </w:r>
      <w:bookmarkEnd w:id="32"/>
    </w:p>
    <w:p w14:paraId="43F07C6D" w14:textId="5BCE6383" w:rsidR="00685F77" w:rsidRPr="00B51D40" w:rsidRDefault="00685F77" w:rsidP="00685F77">
      <w:pPr>
        <w:pStyle w:val="DefinedTermPara"/>
        <w:rPr>
          <w:rStyle w:val="DefTerm"/>
          <w:rFonts w:ascii="Aptos" w:hAnsi="Aptos"/>
          <w:sz w:val="24"/>
          <w:szCs w:val="24"/>
        </w:rPr>
      </w:pPr>
      <w:bookmarkStart w:id="33" w:name="a100062"/>
      <w:r w:rsidRPr="00B51D40">
        <w:rPr>
          <w:rStyle w:val="DefTerm"/>
          <w:rFonts w:ascii="Aptos" w:hAnsi="Aptos"/>
          <w:sz w:val="24"/>
          <w:szCs w:val="24"/>
        </w:rPr>
        <w:t>Goods</w:t>
      </w:r>
      <w:r w:rsidRPr="00B51D40">
        <w:rPr>
          <w:rFonts w:ascii="Aptos" w:hAnsi="Aptos"/>
          <w:sz w:val="24"/>
          <w:szCs w:val="24"/>
        </w:rPr>
        <w:t>: the goods (or any part of them) agreed in a</w:t>
      </w:r>
      <w:r>
        <w:rPr>
          <w:rFonts w:ascii="Aptos" w:hAnsi="Aptos"/>
          <w:sz w:val="24"/>
          <w:szCs w:val="24"/>
        </w:rPr>
        <w:t xml:space="preserve">n </w:t>
      </w:r>
      <w:r w:rsidR="005F643A">
        <w:rPr>
          <w:rFonts w:ascii="Aptos" w:hAnsi="Aptos"/>
          <w:sz w:val="24"/>
          <w:szCs w:val="24"/>
        </w:rPr>
        <w:t>Order</w:t>
      </w:r>
      <w:r w:rsidRPr="00B51D40">
        <w:rPr>
          <w:rFonts w:ascii="Aptos" w:hAnsi="Aptos"/>
          <w:sz w:val="24"/>
          <w:szCs w:val="24"/>
        </w:rPr>
        <w:t xml:space="preserve">. </w:t>
      </w:r>
      <w:bookmarkEnd w:id="33"/>
    </w:p>
    <w:p w14:paraId="7BE24121" w14:textId="1A6B122D" w:rsidR="00685F77" w:rsidRPr="00B92EAC" w:rsidRDefault="00685F77" w:rsidP="00685F77">
      <w:pPr>
        <w:pStyle w:val="DefinedTermPara"/>
        <w:rPr>
          <w:rStyle w:val="DefTerm"/>
          <w:rFonts w:ascii="Aptos" w:hAnsi="Aptos"/>
          <w:sz w:val="24"/>
          <w:szCs w:val="24"/>
        </w:rPr>
      </w:pPr>
      <w:bookmarkStart w:id="34" w:name="a120168"/>
      <w:r w:rsidRPr="00B51D40">
        <w:rPr>
          <w:rStyle w:val="DefTerm"/>
          <w:rFonts w:ascii="Aptos" w:hAnsi="Aptos"/>
          <w:sz w:val="24"/>
          <w:szCs w:val="24"/>
        </w:rPr>
        <w:t>Goods Specification</w:t>
      </w:r>
      <w:r w:rsidRPr="00B51D40">
        <w:rPr>
          <w:rFonts w:ascii="Aptos" w:hAnsi="Aptos"/>
          <w:sz w:val="24"/>
          <w:szCs w:val="24"/>
        </w:rPr>
        <w:t xml:space="preserve">: any written specification </w:t>
      </w:r>
      <w:r w:rsidRPr="00B92EAC">
        <w:rPr>
          <w:rFonts w:ascii="Aptos" w:hAnsi="Aptos"/>
          <w:sz w:val="24"/>
          <w:szCs w:val="24"/>
        </w:rPr>
        <w:t xml:space="preserve">for the Goods incorporated into an </w:t>
      </w:r>
      <w:r w:rsidR="005F643A">
        <w:rPr>
          <w:rFonts w:ascii="Aptos" w:hAnsi="Aptos"/>
          <w:sz w:val="24"/>
          <w:szCs w:val="24"/>
        </w:rPr>
        <w:t>Order</w:t>
      </w:r>
      <w:r w:rsidRPr="00B92EAC">
        <w:rPr>
          <w:rFonts w:ascii="Aptos" w:hAnsi="Aptos"/>
          <w:sz w:val="24"/>
          <w:szCs w:val="24"/>
        </w:rPr>
        <w:t>.</w:t>
      </w:r>
      <w:bookmarkEnd w:id="34"/>
    </w:p>
    <w:p w14:paraId="31E97F88" w14:textId="77777777" w:rsidR="00685F77" w:rsidRPr="00B51D40" w:rsidRDefault="00685F77" w:rsidP="00685F77">
      <w:pPr>
        <w:pStyle w:val="DefinedTermPara"/>
        <w:rPr>
          <w:rFonts w:ascii="Aptos" w:hAnsi="Aptos"/>
          <w:b/>
          <w:sz w:val="24"/>
          <w:szCs w:val="24"/>
        </w:rPr>
      </w:pPr>
      <w:bookmarkStart w:id="35" w:name="a961443"/>
      <w:r w:rsidRPr="00B51D40">
        <w:rPr>
          <w:rStyle w:val="DefTerm"/>
          <w:rFonts w:ascii="Aptos" w:hAnsi="Aptos"/>
          <w:sz w:val="24"/>
          <w:szCs w:val="24"/>
        </w:rPr>
        <w:t>Intellectual Property Rights</w:t>
      </w:r>
      <w:r w:rsidRPr="00B51D40">
        <w:rPr>
          <w:rFonts w:ascii="Aptos" w:hAnsi="Aptos"/>
          <w:sz w:val="24"/>
          <w:szCs w:val="24"/>
        </w:rPr>
        <w:t xml:space="preserve">: patents, rights to inventions, copyright and related rights,  </w:t>
      </w:r>
      <w:proofErr w:type="spellStart"/>
      <w:r w:rsidRPr="00B51D40">
        <w:rPr>
          <w:rFonts w:ascii="Aptos" w:hAnsi="Aptos"/>
          <w:sz w:val="24"/>
          <w:szCs w:val="24"/>
        </w:rPr>
        <w:t>trade marks</w:t>
      </w:r>
      <w:proofErr w:type="spellEnd"/>
      <w:r w:rsidRPr="00B51D40">
        <w:rPr>
          <w:rFonts w:ascii="Aptos" w:hAnsi="Aptos"/>
          <w:sz w:val="24"/>
          <w:szCs w:val="24"/>
        </w:rPr>
        <w:t xml:space="preserve"> and service marks, business names and domain names, rights in get-up and trade dress, goodwill and the right to sue for passing off, rights in designs, rights in computer software, database rights, rights to use, and protect the confidentiality of, confidential information (including know-how and trade secrets), and all other intellectual property rights, in each case whether registered or unregistered and including all applications and rights to apply for and be granted, renewals or </w:t>
      </w:r>
      <w:r w:rsidRPr="00B51D40">
        <w:rPr>
          <w:rFonts w:ascii="Aptos" w:hAnsi="Aptos"/>
          <w:sz w:val="24"/>
          <w:szCs w:val="24"/>
        </w:rPr>
        <w:lastRenderedPageBreak/>
        <w:t>extensions of, and rights to claim priority from, such rights and all similar or equivalent rights or forms of protection which subsist or will subsist now or in the future in any part of the world.</w:t>
      </w:r>
      <w:bookmarkEnd w:id="35"/>
    </w:p>
    <w:p w14:paraId="65CE57A6" w14:textId="77777777" w:rsidR="00685F77" w:rsidRPr="00BF2F45" w:rsidRDefault="00685F77" w:rsidP="00685F77">
      <w:pPr>
        <w:pStyle w:val="DefinedTermPara"/>
        <w:rPr>
          <w:rStyle w:val="DefTerm"/>
          <w:rFonts w:ascii="Aptos" w:hAnsi="Aptos"/>
          <w:b w:val="0"/>
          <w:sz w:val="24"/>
          <w:szCs w:val="24"/>
        </w:rPr>
      </w:pPr>
      <w:r w:rsidRPr="00B51D40">
        <w:rPr>
          <w:rStyle w:val="DefTerm"/>
          <w:rFonts w:ascii="Aptos" w:hAnsi="Aptos"/>
          <w:sz w:val="24"/>
          <w:szCs w:val="24"/>
        </w:rPr>
        <w:t>Minimum Term:</w:t>
      </w:r>
      <w:r w:rsidRPr="00B51D40">
        <w:rPr>
          <w:rStyle w:val="DefTerm"/>
          <w:rFonts w:ascii="Aptos" w:hAnsi="Aptos"/>
          <w:bCs/>
          <w:sz w:val="24"/>
          <w:szCs w:val="24"/>
        </w:rPr>
        <w:t xml:space="preserve"> </w:t>
      </w:r>
      <w:r w:rsidRPr="00BF2F45">
        <w:rPr>
          <w:rStyle w:val="DefTerm"/>
          <w:rFonts w:ascii="Aptos" w:hAnsi="Aptos"/>
          <w:b w:val="0"/>
          <w:sz w:val="24"/>
          <w:szCs w:val="24"/>
        </w:rPr>
        <w:t>in respect of any Services, means the duration of the minimum term for such Services, as set out in the relevant Order</w:t>
      </w:r>
      <w:commentRangeStart w:id="36"/>
      <w:r w:rsidRPr="00BF2F45">
        <w:rPr>
          <w:rStyle w:val="DefTerm"/>
          <w:rFonts w:ascii="Aptos" w:hAnsi="Aptos"/>
          <w:b w:val="0"/>
          <w:sz w:val="24"/>
          <w:szCs w:val="24"/>
        </w:rPr>
        <w:t>, or in the absence of any information in the Order, 12 months.</w:t>
      </w:r>
      <w:commentRangeEnd w:id="36"/>
      <w:r w:rsidR="0002668D">
        <w:rPr>
          <w:rStyle w:val="CommentReference"/>
          <w:rFonts w:ascii="Calibri" w:eastAsia="Calibri" w:hAnsi="Calibri" w:cs="Calibri"/>
          <w:lang w:eastAsia="en-GB"/>
        </w:rPr>
        <w:commentReference w:id="36"/>
      </w:r>
    </w:p>
    <w:p w14:paraId="380573F1" w14:textId="5AF08251" w:rsidR="00685F77" w:rsidRPr="00E55F43" w:rsidRDefault="00685F77" w:rsidP="00685F77">
      <w:pPr>
        <w:pStyle w:val="DefinedTermPara"/>
        <w:rPr>
          <w:rFonts w:ascii="Aptos" w:hAnsi="Aptos"/>
          <w:b/>
          <w:sz w:val="24"/>
          <w:szCs w:val="24"/>
        </w:rPr>
      </w:pPr>
      <w:bookmarkStart w:id="37" w:name="a427496"/>
      <w:r w:rsidRPr="00B51D40">
        <w:rPr>
          <w:rStyle w:val="DefTerm"/>
          <w:rFonts w:ascii="Aptos" w:hAnsi="Aptos"/>
          <w:sz w:val="24"/>
          <w:szCs w:val="24"/>
        </w:rPr>
        <w:t>Order</w:t>
      </w:r>
      <w:r w:rsidR="00871417">
        <w:rPr>
          <w:rStyle w:val="DefTerm"/>
          <w:rFonts w:ascii="Aptos" w:hAnsi="Aptos"/>
          <w:sz w:val="24"/>
          <w:szCs w:val="24"/>
        </w:rPr>
        <w:t xml:space="preserve"> Request</w:t>
      </w:r>
      <w:r w:rsidRPr="00B51D40">
        <w:rPr>
          <w:rFonts w:ascii="Aptos" w:hAnsi="Aptos"/>
          <w:sz w:val="24"/>
          <w:szCs w:val="24"/>
        </w:rPr>
        <w:t xml:space="preserve">: </w:t>
      </w:r>
      <w:r w:rsidR="00871417">
        <w:rPr>
          <w:rFonts w:ascii="Aptos" w:hAnsi="Aptos"/>
          <w:sz w:val="24"/>
          <w:szCs w:val="24"/>
        </w:rPr>
        <w:t>a</w:t>
      </w:r>
      <w:r w:rsidRPr="00B51D40">
        <w:rPr>
          <w:rFonts w:ascii="Aptos" w:hAnsi="Aptos"/>
          <w:sz w:val="24"/>
          <w:szCs w:val="24"/>
        </w:rPr>
        <w:t xml:space="preserve"> </w:t>
      </w:r>
      <w:r w:rsidR="00871417">
        <w:rPr>
          <w:rFonts w:ascii="Aptos" w:hAnsi="Aptos"/>
          <w:sz w:val="24"/>
          <w:szCs w:val="24"/>
        </w:rPr>
        <w:t>non-binding request made</w:t>
      </w:r>
      <w:r w:rsidRPr="00B51D40">
        <w:rPr>
          <w:rFonts w:ascii="Aptos" w:hAnsi="Aptos"/>
          <w:sz w:val="24"/>
          <w:szCs w:val="24"/>
        </w:rPr>
        <w:t xml:space="preserve"> by the Customer for the supply of Goods and/or Services</w:t>
      </w:r>
      <w:r w:rsidR="00E55F43">
        <w:rPr>
          <w:rFonts w:ascii="Aptos" w:hAnsi="Aptos"/>
          <w:sz w:val="24"/>
          <w:szCs w:val="24"/>
        </w:rPr>
        <w:t>.</w:t>
      </w:r>
    </w:p>
    <w:p w14:paraId="62943205" w14:textId="328C9957" w:rsidR="00E55F43" w:rsidRPr="00B51D40" w:rsidRDefault="00E55F43" w:rsidP="00685F77">
      <w:pPr>
        <w:pStyle w:val="DefinedTermPara"/>
        <w:rPr>
          <w:rFonts w:ascii="Aptos" w:hAnsi="Aptos"/>
          <w:b/>
          <w:sz w:val="24"/>
          <w:szCs w:val="24"/>
        </w:rPr>
      </w:pPr>
      <w:r>
        <w:rPr>
          <w:rStyle w:val="DefTerm"/>
          <w:rFonts w:ascii="Aptos" w:hAnsi="Aptos"/>
          <w:sz w:val="24"/>
          <w:szCs w:val="24"/>
        </w:rPr>
        <w:t>Quotation</w:t>
      </w:r>
      <w:r w:rsidRPr="00E55F43">
        <w:t>:</w:t>
      </w:r>
      <w:r w:rsidRPr="00E55F43">
        <w:rPr>
          <w:rFonts w:ascii="Aptos" w:hAnsi="Aptos"/>
          <w:sz w:val="24"/>
          <w:szCs w:val="24"/>
        </w:rPr>
        <w:t xml:space="preserve"> a </w:t>
      </w:r>
      <w:r>
        <w:rPr>
          <w:rFonts w:ascii="Aptos" w:hAnsi="Aptos"/>
          <w:sz w:val="24"/>
          <w:szCs w:val="24"/>
        </w:rPr>
        <w:t xml:space="preserve">written quotation issued by the Supplier to the Customer which specifies Goods and/or Services, their </w:t>
      </w:r>
      <w:ins w:id="38" w:author="David Sant" w:date="2025-09-01T14:40:00Z" w16du:dateUtc="2025-09-01T13:40:00Z">
        <w:r w:rsidR="00D20AD5">
          <w:rPr>
            <w:rFonts w:ascii="Aptos" w:hAnsi="Aptos"/>
            <w:sz w:val="24"/>
            <w:szCs w:val="24"/>
          </w:rPr>
          <w:t>c</w:t>
        </w:r>
      </w:ins>
      <w:del w:id="39" w:author="David Sant" w:date="2025-09-01T14:40:00Z" w16du:dateUtc="2025-09-01T13:40:00Z">
        <w:r w:rsidDel="00D20AD5">
          <w:rPr>
            <w:rFonts w:ascii="Aptos" w:hAnsi="Aptos"/>
            <w:sz w:val="24"/>
            <w:szCs w:val="24"/>
          </w:rPr>
          <w:delText>C</w:delText>
        </w:r>
      </w:del>
      <w:r>
        <w:rPr>
          <w:rFonts w:ascii="Aptos" w:hAnsi="Aptos"/>
          <w:sz w:val="24"/>
          <w:szCs w:val="24"/>
        </w:rPr>
        <w:t xml:space="preserve">harges and any other relevant terms and conditions and which the Customer may accept </w:t>
      </w:r>
      <w:r w:rsidRPr="003535CF">
        <w:rPr>
          <w:rFonts w:ascii="Aptos" w:hAnsi="Aptos"/>
          <w:sz w:val="24"/>
          <w:szCs w:val="24"/>
        </w:rPr>
        <w:t xml:space="preserve">via the method and within the timescales </w:t>
      </w:r>
      <w:r>
        <w:rPr>
          <w:rFonts w:ascii="Aptos" w:hAnsi="Aptos"/>
          <w:sz w:val="24"/>
          <w:szCs w:val="24"/>
        </w:rPr>
        <w:t>communicated to the Customer at the time</w:t>
      </w:r>
      <w:r w:rsidRPr="003535CF">
        <w:rPr>
          <w:rFonts w:ascii="Aptos" w:hAnsi="Aptos"/>
          <w:sz w:val="24"/>
          <w:szCs w:val="24"/>
        </w:rPr>
        <w:t>.</w:t>
      </w:r>
    </w:p>
    <w:p w14:paraId="443DA8F6" w14:textId="3E0922E0" w:rsidR="00685F77" w:rsidRPr="00FA32F1" w:rsidRDefault="00685F77" w:rsidP="00685F77">
      <w:pPr>
        <w:pStyle w:val="DefinedTermPara"/>
        <w:rPr>
          <w:rFonts w:ascii="Aptos" w:hAnsi="Aptos"/>
          <w:b/>
          <w:sz w:val="24"/>
          <w:szCs w:val="24"/>
        </w:rPr>
      </w:pPr>
      <w:commentRangeStart w:id="40"/>
      <w:r w:rsidRPr="00B51D40">
        <w:rPr>
          <w:rStyle w:val="DefTerm"/>
          <w:rFonts w:ascii="Aptos" w:hAnsi="Aptos"/>
          <w:sz w:val="24"/>
          <w:szCs w:val="24"/>
        </w:rPr>
        <w:t>Renewal Term</w:t>
      </w:r>
      <w:r w:rsidRPr="00B51D40">
        <w:rPr>
          <w:rFonts w:ascii="Aptos" w:hAnsi="Aptos"/>
          <w:sz w:val="24"/>
          <w:szCs w:val="24"/>
        </w:rPr>
        <w:t>:</w:t>
      </w:r>
      <w:r w:rsidRPr="00B51D40">
        <w:rPr>
          <w:rFonts w:ascii="Aptos" w:hAnsi="Aptos"/>
          <w:b/>
          <w:sz w:val="24"/>
          <w:szCs w:val="24"/>
        </w:rPr>
        <w:t xml:space="preserve"> </w:t>
      </w:r>
      <w:r w:rsidRPr="00FA32F1">
        <w:rPr>
          <w:rStyle w:val="DefTerm"/>
          <w:rFonts w:ascii="Aptos" w:hAnsi="Aptos"/>
          <w:b w:val="0"/>
          <w:sz w:val="24"/>
          <w:szCs w:val="24"/>
        </w:rPr>
        <w:t xml:space="preserve">in respect of any Services, means the duration of the renewal term for such Services, as set out in the relevant Order, or in the absence of any information in the Order, </w:t>
      </w:r>
      <w:r w:rsidR="006E4B00">
        <w:rPr>
          <w:rStyle w:val="DefTerm"/>
          <w:rFonts w:ascii="Aptos" w:hAnsi="Aptos"/>
          <w:b w:val="0"/>
          <w:sz w:val="24"/>
          <w:szCs w:val="24"/>
        </w:rPr>
        <w:t xml:space="preserve">the same duration as the </w:t>
      </w:r>
      <w:r w:rsidR="0002668D">
        <w:rPr>
          <w:rStyle w:val="DefTerm"/>
          <w:rFonts w:ascii="Aptos" w:hAnsi="Aptos"/>
          <w:b w:val="0"/>
          <w:sz w:val="24"/>
          <w:szCs w:val="24"/>
        </w:rPr>
        <w:t>Minimum</w:t>
      </w:r>
      <w:r w:rsidR="006E4B00">
        <w:rPr>
          <w:rStyle w:val="DefTerm"/>
          <w:rFonts w:ascii="Aptos" w:hAnsi="Aptos"/>
          <w:b w:val="0"/>
          <w:sz w:val="24"/>
          <w:szCs w:val="24"/>
        </w:rPr>
        <w:t xml:space="preserve"> Term</w:t>
      </w:r>
      <w:r w:rsidRPr="00FA32F1">
        <w:rPr>
          <w:rStyle w:val="DefTerm"/>
          <w:rFonts w:ascii="Aptos" w:hAnsi="Aptos"/>
          <w:b w:val="0"/>
          <w:sz w:val="24"/>
          <w:szCs w:val="24"/>
        </w:rPr>
        <w:t>.</w:t>
      </w:r>
      <w:commentRangeEnd w:id="40"/>
      <w:r w:rsidR="006E4B00">
        <w:rPr>
          <w:rStyle w:val="CommentReference"/>
          <w:rFonts w:ascii="Calibri" w:eastAsia="Calibri" w:hAnsi="Calibri" w:cs="Calibri"/>
          <w:lang w:eastAsia="en-GB"/>
        </w:rPr>
        <w:commentReference w:id="40"/>
      </w:r>
    </w:p>
    <w:p w14:paraId="0C87B8FE" w14:textId="69D0B83F" w:rsidR="00685F77" w:rsidRPr="00B51D40" w:rsidRDefault="00685F77" w:rsidP="00685F77">
      <w:pPr>
        <w:pStyle w:val="DefinedTermPara"/>
        <w:rPr>
          <w:rStyle w:val="DefTerm"/>
          <w:rFonts w:ascii="Aptos" w:hAnsi="Aptos"/>
          <w:sz w:val="24"/>
          <w:szCs w:val="24"/>
        </w:rPr>
      </w:pPr>
      <w:bookmarkStart w:id="41" w:name="a807054"/>
      <w:bookmarkEnd w:id="37"/>
      <w:r w:rsidRPr="00B51D40">
        <w:rPr>
          <w:rStyle w:val="DefTerm"/>
          <w:rFonts w:ascii="Aptos" w:hAnsi="Aptos"/>
          <w:sz w:val="24"/>
          <w:szCs w:val="24"/>
        </w:rPr>
        <w:t>Services</w:t>
      </w:r>
      <w:r w:rsidRPr="00B51D40">
        <w:rPr>
          <w:rFonts w:ascii="Aptos" w:hAnsi="Aptos"/>
          <w:sz w:val="24"/>
          <w:szCs w:val="24"/>
        </w:rPr>
        <w:t xml:space="preserve">: </w:t>
      </w:r>
      <w:bookmarkEnd w:id="41"/>
      <w:r w:rsidRPr="00B51D40">
        <w:rPr>
          <w:rFonts w:ascii="Aptos" w:hAnsi="Aptos"/>
          <w:sz w:val="24"/>
          <w:szCs w:val="24"/>
        </w:rPr>
        <w:t>the services to be provided by the Supplier as agreed in a</w:t>
      </w:r>
      <w:r>
        <w:rPr>
          <w:rFonts w:ascii="Aptos" w:hAnsi="Aptos"/>
          <w:sz w:val="24"/>
          <w:szCs w:val="24"/>
        </w:rPr>
        <w:t xml:space="preserve">n </w:t>
      </w:r>
      <w:r w:rsidR="005F643A">
        <w:rPr>
          <w:rFonts w:ascii="Aptos" w:hAnsi="Aptos"/>
          <w:sz w:val="24"/>
          <w:szCs w:val="24"/>
        </w:rPr>
        <w:t>Order</w:t>
      </w:r>
      <w:r>
        <w:rPr>
          <w:rFonts w:ascii="Aptos" w:hAnsi="Aptos"/>
          <w:sz w:val="24"/>
          <w:szCs w:val="24"/>
        </w:rPr>
        <w:t xml:space="preserve"> </w:t>
      </w:r>
      <w:r w:rsidRPr="00B51D40">
        <w:rPr>
          <w:rFonts w:ascii="Aptos" w:hAnsi="Aptos"/>
          <w:sz w:val="24"/>
          <w:szCs w:val="24"/>
        </w:rPr>
        <w:t>and otherwise in accordance with the relevant Service Specification and Service Schedule(s)</w:t>
      </w:r>
    </w:p>
    <w:p w14:paraId="4DD090A9" w14:textId="3868AF0D" w:rsidR="00685F77" w:rsidRPr="00FA32F1" w:rsidRDefault="00685F77" w:rsidP="00685F77">
      <w:pPr>
        <w:pStyle w:val="DefinedTermPara"/>
        <w:rPr>
          <w:rStyle w:val="DefTerm"/>
          <w:rFonts w:ascii="Aptos" w:hAnsi="Aptos"/>
          <w:b w:val="0"/>
          <w:bCs/>
          <w:sz w:val="24"/>
          <w:szCs w:val="24"/>
        </w:rPr>
      </w:pPr>
      <w:bookmarkStart w:id="42" w:name="a227340"/>
      <w:r w:rsidRPr="00B51D40">
        <w:rPr>
          <w:rStyle w:val="DefTerm"/>
          <w:rFonts w:ascii="Aptos" w:hAnsi="Aptos"/>
          <w:bCs/>
          <w:sz w:val="24"/>
          <w:szCs w:val="24"/>
        </w:rPr>
        <w:t>Service Schedule</w:t>
      </w:r>
      <w:r w:rsidRPr="00B51D40">
        <w:rPr>
          <w:rStyle w:val="DefTerm"/>
          <w:rFonts w:ascii="Aptos" w:hAnsi="Aptos"/>
          <w:sz w:val="24"/>
          <w:szCs w:val="24"/>
        </w:rPr>
        <w:t xml:space="preserve">: </w:t>
      </w:r>
      <w:r w:rsidRPr="00FA32F1">
        <w:rPr>
          <w:rStyle w:val="DefTerm"/>
          <w:rFonts w:ascii="Aptos" w:hAnsi="Aptos"/>
          <w:b w:val="0"/>
          <w:bCs/>
          <w:sz w:val="24"/>
          <w:szCs w:val="24"/>
        </w:rPr>
        <w:t xml:space="preserve">any additional terms and conditions which are specific to the Services, as set out in the relevant Service Schedule and incorporated into the </w:t>
      </w:r>
      <w:r w:rsidR="005F643A">
        <w:rPr>
          <w:rStyle w:val="DefTerm"/>
          <w:rFonts w:ascii="Aptos" w:hAnsi="Aptos"/>
          <w:b w:val="0"/>
          <w:bCs/>
          <w:sz w:val="24"/>
          <w:szCs w:val="24"/>
        </w:rPr>
        <w:t>Order</w:t>
      </w:r>
      <w:r w:rsidRPr="00FA32F1">
        <w:rPr>
          <w:rStyle w:val="DefTerm"/>
          <w:rFonts w:ascii="Aptos" w:hAnsi="Aptos"/>
          <w:b w:val="0"/>
          <w:bCs/>
          <w:sz w:val="24"/>
          <w:szCs w:val="24"/>
        </w:rPr>
        <w:t>.</w:t>
      </w:r>
    </w:p>
    <w:p w14:paraId="554A7990" w14:textId="43B68570" w:rsidR="00685F77" w:rsidRPr="00B92EAC" w:rsidRDefault="00685F77" w:rsidP="00685F77">
      <w:pPr>
        <w:pStyle w:val="DefinedTermPara"/>
        <w:rPr>
          <w:rFonts w:ascii="Aptos" w:hAnsi="Aptos"/>
          <w:sz w:val="24"/>
          <w:szCs w:val="24"/>
        </w:rPr>
      </w:pPr>
      <w:r w:rsidRPr="00B92EAC">
        <w:rPr>
          <w:rStyle w:val="DefTerm"/>
          <w:rFonts w:ascii="Aptos" w:hAnsi="Aptos"/>
          <w:sz w:val="24"/>
          <w:szCs w:val="24"/>
        </w:rPr>
        <w:t>Service Specification</w:t>
      </w:r>
      <w:r w:rsidRPr="00B92EAC">
        <w:rPr>
          <w:rFonts w:ascii="Aptos" w:hAnsi="Aptos"/>
          <w:sz w:val="24"/>
          <w:szCs w:val="24"/>
        </w:rPr>
        <w:t xml:space="preserve">: any written specification for the Services incorporated into the </w:t>
      </w:r>
      <w:r w:rsidR="005F643A">
        <w:rPr>
          <w:rFonts w:ascii="Aptos" w:hAnsi="Aptos"/>
          <w:sz w:val="24"/>
          <w:szCs w:val="24"/>
        </w:rPr>
        <w:t>Order</w:t>
      </w:r>
      <w:r w:rsidRPr="00B92EAC">
        <w:rPr>
          <w:rFonts w:ascii="Aptos" w:hAnsi="Aptos"/>
          <w:sz w:val="24"/>
          <w:szCs w:val="24"/>
        </w:rPr>
        <w:t>.</w:t>
      </w:r>
      <w:bookmarkEnd w:id="42"/>
    </w:p>
    <w:p w14:paraId="25265ECF" w14:textId="77777777" w:rsidR="00685F77" w:rsidRPr="00B51D40" w:rsidRDefault="00685F77" w:rsidP="00685F77">
      <w:pPr>
        <w:pStyle w:val="DefinedTermPara"/>
        <w:rPr>
          <w:rFonts w:ascii="Aptos" w:hAnsi="Aptos"/>
          <w:sz w:val="24"/>
          <w:szCs w:val="24"/>
        </w:rPr>
      </w:pPr>
      <w:r w:rsidRPr="00B92EAC">
        <w:rPr>
          <w:rFonts w:ascii="Aptos" w:hAnsi="Aptos"/>
          <w:b/>
          <w:bCs/>
          <w:sz w:val="24"/>
          <w:szCs w:val="24"/>
        </w:rPr>
        <w:t xml:space="preserve">Services Start </w:t>
      </w:r>
      <w:proofErr w:type="gramStart"/>
      <w:r w:rsidRPr="00B92EAC">
        <w:rPr>
          <w:rFonts w:ascii="Aptos" w:hAnsi="Aptos"/>
          <w:b/>
          <w:bCs/>
          <w:sz w:val="24"/>
          <w:szCs w:val="24"/>
        </w:rPr>
        <w:t>Date</w:t>
      </w:r>
      <w:r w:rsidRPr="00B92EAC">
        <w:rPr>
          <w:rFonts w:ascii="Aptos" w:hAnsi="Aptos"/>
          <w:sz w:val="24"/>
          <w:szCs w:val="24"/>
        </w:rPr>
        <w:t>:</w:t>
      </w:r>
      <w:proofErr w:type="gramEnd"/>
      <w:r w:rsidRPr="00B92EAC">
        <w:rPr>
          <w:rFonts w:ascii="Aptos" w:hAnsi="Aptos"/>
          <w:sz w:val="24"/>
          <w:szCs w:val="24"/>
        </w:rPr>
        <w:t xml:space="preserve"> means the date the relevant Services shall commence, as agreed in the Order or otherwise agreed in writing</w:t>
      </w:r>
      <w:r w:rsidRPr="00B51D40">
        <w:rPr>
          <w:rFonts w:ascii="Aptos" w:hAnsi="Aptos"/>
          <w:sz w:val="24"/>
          <w:szCs w:val="24"/>
        </w:rPr>
        <w:t xml:space="preserve"> between the parties.</w:t>
      </w:r>
    </w:p>
    <w:p w14:paraId="4C0FE857" w14:textId="2319AEDC" w:rsidR="00685F77" w:rsidRPr="00B51D40" w:rsidRDefault="00685F77" w:rsidP="00685F77">
      <w:pPr>
        <w:pStyle w:val="DefinedTermPara"/>
        <w:rPr>
          <w:rFonts w:ascii="Aptos" w:hAnsi="Aptos"/>
          <w:sz w:val="24"/>
          <w:szCs w:val="24"/>
        </w:rPr>
      </w:pPr>
      <w:bookmarkStart w:id="43" w:name="a297046"/>
      <w:r w:rsidRPr="00B51D40">
        <w:rPr>
          <w:rStyle w:val="DefTerm"/>
          <w:rFonts w:ascii="Aptos" w:hAnsi="Aptos"/>
          <w:sz w:val="24"/>
          <w:szCs w:val="24"/>
        </w:rPr>
        <w:t>Supplier Materials</w:t>
      </w:r>
      <w:r w:rsidRPr="00B51D40">
        <w:rPr>
          <w:rFonts w:ascii="Aptos" w:hAnsi="Aptos"/>
          <w:sz w:val="24"/>
          <w:szCs w:val="24"/>
        </w:rPr>
        <w:t xml:space="preserve">: has the meaning given in </w:t>
      </w:r>
      <w:r w:rsidRPr="00B51D40">
        <w:rPr>
          <w:rFonts w:ascii="Aptos" w:hAnsi="Aptos"/>
          <w:sz w:val="24"/>
          <w:szCs w:val="24"/>
        </w:rPr>
        <w:fldChar w:fldCharType="begin"/>
      </w:r>
      <w:r w:rsidRPr="00B51D40">
        <w:rPr>
          <w:rFonts w:ascii="Aptos" w:hAnsi="Aptos"/>
          <w:sz w:val="24"/>
          <w:szCs w:val="24"/>
        </w:rPr>
        <w:instrText>PAGEREF a1044509\# "'clause '"  \h</w:instrText>
      </w:r>
      <w:r w:rsidRPr="00B51D40">
        <w:rPr>
          <w:rFonts w:ascii="Aptos" w:hAnsi="Aptos"/>
          <w:sz w:val="24"/>
          <w:szCs w:val="24"/>
        </w:rPr>
      </w:r>
      <w:r w:rsidRPr="00B51D40">
        <w:rPr>
          <w:rFonts w:ascii="Aptos" w:hAnsi="Aptos"/>
          <w:sz w:val="24"/>
          <w:szCs w:val="24"/>
        </w:rPr>
        <w:fldChar w:fldCharType="separate"/>
      </w:r>
      <w:r w:rsidR="000866A5" w:rsidRPr="00B51D40">
        <w:rPr>
          <w:rFonts w:ascii="Aptos" w:hAnsi="Aptos"/>
          <w:noProof/>
          <w:sz w:val="24"/>
          <w:szCs w:val="24"/>
        </w:rPr>
        <w:t xml:space="preserve">clause </w:t>
      </w:r>
      <w:r w:rsidRPr="00B51D40">
        <w:rPr>
          <w:rFonts w:ascii="Aptos" w:hAnsi="Aptos"/>
          <w:sz w:val="24"/>
          <w:szCs w:val="24"/>
        </w:rPr>
        <w:fldChar w:fldCharType="end"/>
      </w:r>
      <w:r w:rsidRPr="00B51D40">
        <w:rPr>
          <w:rFonts w:ascii="Aptos" w:hAnsi="Aptos"/>
          <w:sz w:val="24"/>
          <w:szCs w:val="24"/>
        </w:rPr>
        <w:fldChar w:fldCharType="begin"/>
      </w:r>
      <w:r w:rsidRPr="00B51D40">
        <w:rPr>
          <w:rFonts w:ascii="Aptos" w:hAnsi="Aptos"/>
          <w:sz w:val="24"/>
          <w:szCs w:val="24"/>
          <w:highlight w:val="lightGray"/>
        </w:rPr>
        <w:instrText>REF a1044509 \h \w</w:instrText>
      </w:r>
      <w:r w:rsidRPr="00B51D40">
        <w:rPr>
          <w:rFonts w:ascii="Aptos" w:hAnsi="Aptos"/>
          <w:sz w:val="24"/>
          <w:szCs w:val="24"/>
        </w:rPr>
        <w:instrText xml:space="preserve"> \* MERGEFORMAT </w:instrText>
      </w:r>
      <w:r w:rsidRPr="00B51D40">
        <w:rPr>
          <w:rFonts w:ascii="Aptos" w:hAnsi="Aptos"/>
          <w:sz w:val="24"/>
          <w:szCs w:val="24"/>
        </w:rPr>
      </w:r>
      <w:r w:rsidRPr="00B51D40">
        <w:rPr>
          <w:rFonts w:ascii="Aptos" w:hAnsi="Aptos"/>
          <w:sz w:val="24"/>
          <w:szCs w:val="24"/>
        </w:rPr>
        <w:fldChar w:fldCharType="separate"/>
      </w:r>
      <w:r w:rsidR="000866A5">
        <w:rPr>
          <w:rFonts w:ascii="Aptos" w:hAnsi="Aptos"/>
          <w:sz w:val="24"/>
          <w:szCs w:val="24"/>
          <w:highlight w:val="lightGray"/>
        </w:rPr>
        <w:t>12.1(k)</w:t>
      </w:r>
      <w:r w:rsidRPr="00B51D40">
        <w:rPr>
          <w:rFonts w:ascii="Aptos" w:hAnsi="Aptos"/>
          <w:sz w:val="24"/>
          <w:szCs w:val="24"/>
        </w:rPr>
        <w:fldChar w:fldCharType="end"/>
      </w:r>
      <w:r w:rsidRPr="00B51D40">
        <w:rPr>
          <w:rFonts w:ascii="Aptos" w:hAnsi="Aptos"/>
          <w:sz w:val="24"/>
          <w:szCs w:val="24"/>
        </w:rPr>
        <w:t>.</w:t>
      </w:r>
      <w:bookmarkEnd w:id="43"/>
    </w:p>
    <w:p w14:paraId="195133D7" w14:textId="77777777" w:rsidR="00685F77" w:rsidRPr="00EC0390" w:rsidRDefault="00685F77" w:rsidP="00685F77">
      <w:pPr>
        <w:pStyle w:val="DefinedTermPara"/>
        <w:rPr>
          <w:rFonts w:ascii="Aptos" w:hAnsi="Aptos"/>
          <w:b/>
          <w:sz w:val="24"/>
          <w:szCs w:val="24"/>
        </w:rPr>
      </w:pPr>
      <w:commentRangeStart w:id="44"/>
      <w:r w:rsidRPr="00B51D40">
        <w:rPr>
          <w:rFonts w:ascii="Aptos" w:hAnsi="Aptos"/>
          <w:b/>
          <w:bCs/>
          <w:sz w:val="24"/>
          <w:szCs w:val="24"/>
        </w:rPr>
        <w:t>Third-Party System/Service/Software</w:t>
      </w:r>
      <w:commentRangeEnd w:id="44"/>
      <w:r w:rsidR="00BF2F45">
        <w:rPr>
          <w:rStyle w:val="CommentReference"/>
          <w:rFonts w:ascii="Calibri" w:eastAsia="Calibri" w:hAnsi="Calibri" w:cs="Calibri"/>
          <w:lang w:eastAsia="en-GB"/>
        </w:rPr>
        <w:commentReference w:id="44"/>
      </w:r>
      <w:r w:rsidRPr="00B51D40">
        <w:rPr>
          <w:rFonts w:ascii="Aptos" w:hAnsi="Aptos"/>
          <w:sz w:val="24"/>
          <w:szCs w:val="24"/>
        </w:rPr>
        <w:t>: means any systems, software, equipment or facilities, which is provided, made available by or relies on a third-party and which the Customer requires the Supplier to use directly or indirectly in the supply of the Services including any such items specified in an Order.</w:t>
      </w:r>
    </w:p>
    <w:p w14:paraId="18B9D232" w14:textId="2F37FABB" w:rsidR="00EC0390" w:rsidRPr="00EC0390" w:rsidRDefault="00EC0390" w:rsidP="00EC0390">
      <w:pPr>
        <w:pStyle w:val="DefinedTermPara"/>
        <w:rPr>
          <w:rStyle w:val="DefTerm"/>
          <w:rFonts w:ascii="Aptos" w:hAnsi="Aptos"/>
          <w:b w:val="0"/>
          <w:bCs/>
          <w:sz w:val="24"/>
          <w:szCs w:val="24"/>
        </w:rPr>
      </w:pPr>
      <w:r>
        <w:rPr>
          <w:rFonts w:ascii="Aptos" w:hAnsi="Aptos"/>
          <w:b/>
          <w:bCs/>
          <w:sz w:val="24"/>
          <w:szCs w:val="24"/>
        </w:rPr>
        <w:t>Pass-through Costs</w:t>
      </w:r>
      <w:r w:rsidRPr="00EC0390">
        <w:rPr>
          <w:rStyle w:val="DefTerm"/>
          <w:b w:val="0"/>
          <w:bCs/>
        </w:rPr>
        <w:t>:</w:t>
      </w:r>
      <w:r w:rsidRPr="00EC0390">
        <w:rPr>
          <w:rStyle w:val="DefTerm"/>
          <w:rFonts w:ascii="Aptos" w:hAnsi="Aptos"/>
          <w:b w:val="0"/>
          <w:bCs/>
          <w:sz w:val="24"/>
          <w:szCs w:val="24"/>
        </w:rPr>
        <w:t xml:space="preserve"> means</w:t>
      </w:r>
      <w:r>
        <w:rPr>
          <w:rStyle w:val="DefTerm"/>
          <w:rFonts w:ascii="Aptos" w:hAnsi="Aptos"/>
          <w:b w:val="0"/>
          <w:bCs/>
          <w:sz w:val="24"/>
          <w:szCs w:val="24"/>
        </w:rPr>
        <w:t xml:space="preserve"> an increase in purchase price of Goods paid by the Supplier, any </w:t>
      </w:r>
      <w:r w:rsidRPr="00EC0390">
        <w:rPr>
          <w:rStyle w:val="DefTerm"/>
          <w:rFonts w:ascii="Aptos" w:hAnsi="Aptos"/>
          <w:b w:val="0"/>
          <w:bCs/>
          <w:sz w:val="24"/>
          <w:szCs w:val="24"/>
        </w:rPr>
        <w:t>pass</w:t>
      </w:r>
      <w:r>
        <w:rPr>
          <w:rStyle w:val="DefTerm"/>
          <w:rFonts w:ascii="Aptos" w:hAnsi="Aptos"/>
          <w:b w:val="0"/>
          <w:bCs/>
          <w:sz w:val="24"/>
          <w:szCs w:val="24"/>
        </w:rPr>
        <w:t>-</w:t>
      </w:r>
      <w:r w:rsidRPr="00EC0390">
        <w:rPr>
          <w:rStyle w:val="DefTerm"/>
          <w:rFonts w:ascii="Aptos" w:hAnsi="Aptos"/>
          <w:b w:val="0"/>
          <w:bCs/>
          <w:sz w:val="24"/>
          <w:szCs w:val="24"/>
        </w:rPr>
        <w:t xml:space="preserve">through charges from </w:t>
      </w:r>
      <w:r>
        <w:rPr>
          <w:rStyle w:val="DefTerm"/>
          <w:rFonts w:ascii="Aptos" w:hAnsi="Aptos"/>
          <w:b w:val="0"/>
          <w:bCs/>
          <w:sz w:val="24"/>
          <w:szCs w:val="24"/>
        </w:rPr>
        <w:t>the Supplier’s</w:t>
      </w:r>
      <w:r w:rsidRPr="00EC0390">
        <w:rPr>
          <w:rStyle w:val="DefTerm"/>
          <w:rFonts w:ascii="Aptos" w:hAnsi="Aptos"/>
          <w:b w:val="0"/>
          <w:bCs/>
          <w:sz w:val="24"/>
          <w:szCs w:val="24"/>
        </w:rPr>
        <w:t xml:space="preserve"> suppliers or any factor beyond the control of the Supplier (including foreign exchange fluctuations, increases in taxes and duties, change in legislation, increases in labour, materials and other manufacturing costs, any increase in licensing costs imposed on the Supplier by a third-party provider or increased costs imposed on the Supplier by upstream network providers);</w:t>
      </w:r>
    </w:p>
    <w:p w14:paraId="0D3A817D" w14:textId="2BC181EF" w:rsidR="00EC0390" w:rsidRPr="00B51D40" w:rsidRDefault="00EC0390" w:rsidP="00685F77">
      <w:pPr>
        <w:pStyle w:val="DefinedTermPara"/>
        <w:rPr>
          <w:rStyle w:val="DefTerm"/>
          <w:rFonts w:ascii="Aptos" w:hAnsi="Aptos"/>
          <w:sz w:val="24"/>
          <w:szCs w:val="24"/>
        </w:rPr>
      </w:pPr>
    </w:p>
    <w:p w14:paraId="067F2724" w14:textId="77777777" w:rsidR="00685F77" w:rsidRPr="00B51D40" w:rsidRDefault="00685F77" w:rsidP="00685F77">
      <w:pPr>
        <w:pStyle w:val="Untitledsubclause1"/>
        <w:rPr>
          <w:rFonts w:ascii="Aptos" w:hAnsi="Aptos"/>
          <w:sz w:val="24"/>
          <w:szCs w:val="24"/>
        </w:rPr>
      </w:pPr>
      <w:bookmarkStart w:id="45" w:name="a871622"/>
      <w:r w:rsidRPr="00B51D40">
        <w:rPr>
          <w:rFonts w:ascii="Aptos" w:hAnsi="Aptos"/>
          <w:sz w:val="24"/>
          <w:szCs w:val="24"/>
        </w:rPr>
        <w:t>Interpretation:</w:t>
      </w:r>
      <w:bookmarkEnd w:id="45"/>
    </w:p>
    <w:p w14:paraId="570D3B89" w14:textId="77777777" w:rsidR="00685F77" w:rsidRPr="00B51D40" w:rsidRDefault="00685F77" w:rsidP="00685F77">
      <w:pPr>
        <w:pStyle w:val="Untitledsubclause2"/>
        <w:rPr>
          <w:rFonts w:ascii="Aptos" w:hAnsi="Aptos"/>
          <w:sz w:val="24"/>
          <w:szCs w:val="24"/>
        </w:rPr>
      </w:pPr>
      <w:bookmarkStart w:id="46" w:name="a174291"/>
      <w:r w:rsidRPr="00B51D40">
        <w:rPr>
          <w:rFonts w:ascii="Aptos" w:hAnsi="Aptos"/>
          <w:sz w:val="24"/>
          <w:szCs w:val="24"/>
        </w:rPr>
        <w:t xml:space="preserve">A </w:t>
      </w:r>
      <w:r w:rsidRPr="00B51D40">
        <w:rPr>
          <w:rFonts w:ascii="Aptos" w:hAnsi="Aptos"/>
          <w:b/>
          <w:sz w:val="24"/>
          <w:szCs w:val="24"/>
        </w:rPr>
        <w:t>person</w:t>
      </w:r>
      <w:r w:rsidRPr="00B51D40">
        <w:rPr>
          <w:rFonts w:ascii="Aptos" w:hAnsi="Aptos"/>
          <w:sz w:val="24"/>
          <w:szCs w:val="24"/>
        </w:rPr>
        <w:t xml:space="preserve"> includes a natural person, corporate or unincorporated body (</w:t>
      </w:r>
      <w:proofErr w:type="gramStart"/>
      <w:r w:rsidRPr="00B51D40">
        <w:rPr>
          <w:rFonts w:ascii="Aptos" w:hAnsi="Aptos"/>
          <w:sz w:val="24"/>
          <w:szCs w:val="24"/>
        </w:rPr>
        <w:t>whether or not</w:t>
      </w:r>
      <w:proofErr w:type="gramEnd"/>
      <w:r w:rsidRPr="00B51D40">
        <w:rPr>
          <w:rFonts w:ascii="Aptos" w:hAnsi="Aptos"/>
          <w:sz w:val="24"/>
          <w:szCs w:val="24"/>
        </w:rPr>
        <w:t xml:space="preserve"> having separate legal personality). </w:t>
      </w:r>
      <w:bookmarkEnd w:id="46"/>
    </w:p>
    <w:p w14:paraId="31B1DE19" w14:textId="77777777" w:rsidR="00685F77" w:rsidRPr="00B51D40" w:rsidRDefault="00685F77" w:rsidP="00685F77">
      <w:pPr>
        <w:pStyle w:val="Untitledsubclause2"/>
        <w:rPr>
          <w:rFonts w:ascii="Aptos" w:hAnsi="Aptos"/>
          <w:sz w:val="24"/>
          <w:szCs w:val="24"/>
        </w:rPr>
      </w:pPr>
      <w:bookmarkStart w:id="47" w:name="a309311"/>
      <w:r w:rsidRPr="00B51D40">
        <w:rPr>
          <w:rFonts w:ascii="Aptos" w:hAnsi="Aptos"/>
          <w:sz w:val="24"/>
          <w:szCs w:val="24"/>
        </w:rPr>
        <w:lastRenderedPageBreak/>
        <w:t>A reference to a party includes:</w:t>
      </w:r>
    </w:p>
    <w:p w14:paraId="0FA22B11" w14:textId="77777777" w:rsidR="00685F77" w:rsidRPr="00B51D40" w:rsidRDefault="00685F77" w:rsidP="00685F77">
      <w:pPr>
        <w:pStyle w:val="Untitledsubclause3"/>
        <w:rPr>
          <w:rFonts w:ascii="Aptos" w:hAnsi="Aptos"/>
          <w:sz w:val="24"/>
          <w:szCs w:val="24"/>
        </w:rPr>
      </w:pPr>
      <w:r w:rsidRPr="00B51D40">
        <w:rPr>
          <w:rFonts w:ascii="Aptos" w:hAnsi="Aptos"/>
          <w:sz w:val="24"/>
          <w:szCs w:val="24"/>
        </w:rPr>
        <w:t>its personal representatives, successors and permitted assigns</w:t>
      </w:r>
      <w:bookmarkEnd w:id="47"/>
      <w:r w:rsidRPr="00B51D40">
        <w:rPr>
          <w:rFonts w:ascii="Aptos" w:hAnsi="Aptos"/>
          <w:sz w:val="24"/>
          <w:szCs w:val="24"/>
        </w:rPr>
        <w:t>; and</w:t>
      </w:r>
    </w:p>
    <w:p w14:paraId="5B5AF7AD" w14:textId="77777777" w:rsidR="00685F77" w:rsidRPr="00B51D40" w:rsidRDefault="00685F77" w:rsidP="00685F77">
      <w:pPr>
        <w:pStyle w:val="Untitledsubclause3"/>
        <w:rPr>
          <w:rFonts w:ascii="Aptos" w:hAnsi="Aptos"/>
          <w:sz w:val="24"/>
          <w:szCs w:val="24"/>
        </w:rPr>
      </w:pPr>
      <w:r w:rsidRPr="00B51D40">
        <w:rPr>
          <w:rFonts w:ascii="Aptos" w:hAnsi="Aptos"/>
          <w:sz w:val="24"/>
          <w:szCs w:val="24"/>
        </w:rPr>
        <w:t>that party’s agents, subcontractors, consultants and any other person acting on behalf of that party.</w:t>
      </w:r>
    </w:p>
    <w:p w14:paraId="4BDC9325" w14:textId="77777777" w:rsidR="00685F77" w:rsidRPr="00B51D40" w:rsidRDefault="00685F77" w:rsidP="00685F77">
      <w:pPr>
        <w:pStyle w:val="Untitledsubclause2"/>
        <w:rPr>
          <w:rFonts w:ascii="Aptos" w:hAnsi="Aptos"/>
          <w:sz w:val="24"/>
          <w:szCs w:val="24"/>
        </w:rPr>
      </w:pPr>
      <w:bookmarkStart w:id="48" w:name="a91432"/>
      <w:r w:rsidRPr="00B51D40">
        <w:rPr>
          <w:rFonts w:ascii="Aptos" w:hAnsi="Aptos"/>
          <w:sz w:val="24"/>
          <w:szCs w:val="24"/>
        </w:rPr>
        <w:t>A reference to legislation or a legislative provision is a reference to it as amended or re-enacted. A reference to legislation or a legislative provision includes all subordinate legislation made under that legislation or legislative provision.</w:t>
      </w:r>
      <w:bookmarkEnd w:id="48"/>
    </w:p>
    <w:p w14:paraId="6805D079" w14:textId="77777777" w:rsidR="00685F77" w:rsidRPr="00B51D40" w:rsidRDefault="00685F77" w:rsidP="00685F77">
      <w:pPr>
        <w:pStyle w:val="Untitledsubclause2"/>
        <w:rPr>
          <w:rFonts w:ascii="Aptos" w:hAnsi="Aptos"/>
          <w:sz w:val="24"/>
          <w:szCs w:val="24"/>
        </w:rPr>
      </w:pPr>
      <w:bookmarkStart w:id="49" w:name="a743605"/>
      <w:r w:rsidRPr="00B51D40">
        <w:rPr>
          <w:rFonts w:ascii="Aptos" w:hAnsi="Aptos"/>
          <w:sz w:val="24"/>
          <w:szCs w:val="24"/>
        </w:rPr>
        <w:t xml:space="preserve">Any words following the terms </w:t>
      </w:r>
      <w:r w:rsidRPr="00B51D40">
        <w:rPr>
          <w:rFonts w:ascii="Aptos" w:hAnsi="Aptos"/>
          <w:b/>
          <w:sz w:val="24"/>
          <w:szCs w:val="24"/>
        </w:rPr>
        <w:t>including</w:t>
      </w:r>
      <w:r w:rsidRPr="00B51D40">
        <w:rPr>
          <w:rFonts w:ascii="Aptos" w:hAnsi="Aptos"/>
          <w:sz w:val="24"/>
          <w:szCs w:val="24"/>
        </w:rPr>
        <w:t xml:space="preserve">, </w:t>
      </w:r>
      <w:r w:rsidRPr="00B51D40">
        <w:rPr>
          <w:rFonts w:ascii="Aptos" w:hAnsi="Aptos"/>
          <w:b/>
          <w:sz w:val="24"/>
          <w:szCs w:val="24"/>
        </w:rPr>
        <w:t>include</w:t>
      </w:r>
      <w:proofErr w:type="gramStart"/>
      <w:r w:rsidRPr="00B51D40">
        <w:rPr>
          <w:rFonts w:ascii="Aptos" w:hAnsi="Aptos"/>
          <w:sz w:val="24"/>
          <w:szCs w:val="24"/>
        </w:rPr>
        <w:t xml:space="preserve">, </w:t>
      </w:r>
      <w:r w:rsidRPr="00B51D40">
        <w:rPr>
          <w:rFonts w:ascii="Aptos" w:hAnsi="Aptos"/>
          <w:b/>
          <w:sz w:val="24"/>
          <w:szCs w:val="24"/>
        </w:rPr>
        <w:t>in particular</w:t>
      </w:r>
      <w:r w:rsidRPr="00B51D40">
        <w:rPr>
          <w:rFonts w:ascii="Aptos" w:hAnsi="Aptos"/>
          <w:sz w:val="24"/>
          <w:szCs w:val="24"/>
        </w:rPr>
        <w:t xml:space="preserve">, </w:t>
      </w:r>
      <w:r w:rsidRPr="00B51D40">
        <w:rPr>
          <w:rFonts w:ascii="Aptos" w:hAnsi="Aptos"/>
          <w:b/>
          <w:sz w:val="24"/>
          <w:szCs w:val="24"/>
        </w:rPr>
        <w:t>for</w:t>
      </w:r>
      <w:proofErr w:type="gramEnd"/>
      <w:r w:rsidRPr="00B51D40">
        <w:rPr>
          <w:rFonts w:ascii="Aptos" w:hAnsi="Aptos"/>
          <w:b/>
          <w:sz w:val="24"/>
          <w:szCs w:val="24"/>
        </w:rPr>
        <w:t xml:space="preserve"> example</w:t>
      </w:r>
      <w:r w:rsidRPr="00B51D40">
        <w:rPr>
          <w:rFonts w:ascii="Aptos" w:hAnsi="Aptos"/>
          <w:sz w:val="24"/>
          <w:szCs w:val="24"/>
        </w:rPr>
        <w:t xml:space="preserve"> or any similar expression shall be interpreted as illustrative and shall not limit the sense of the words preceding those terms.</w:t>
      </w:r>
      <w:bookmarkEnd w:id="49"/>
    </w:p>
    <w:p w14:paraId="421BB096" w14:textId="77777777" w:rsidR="00685F77" w:rsidRPr="00B51D40" w:rsidRDefault="00685F77" w:rsidP="00685F77">
      <w:pPr>
        <w:pStyle w:val="Untitledsubclause2"/>
        <w:rPr>
          <w:rFonts w:ascii="Aptos" w:hAnsi="Aptos"/>
          <w:sz w:val="24"/>
          <w:szCs w:val="24"/>
        </w:rPr>
      </w:pPr>
      <w:bookmarkStart w:id="50" w:name="a1014180"/>
      <w:r w:rsidRPr="00B51D40">
        <w:rPr>
          <w:rFonts w:ascii="Aptos" w:hAnsi="Aptos"/>
          <w:sz w:val="24"/>
          <w:szCs w:val="24"/>
        </w:rPr>
        <w:t xml:space="preserve">A reference to </w:t>
      </w:r>
      <w:r w:rsidRPr="00B51D40">
        <w:rPr>
          <w:rFonts w:ascii="Aptos" w:hAnsi="Aptos"/>
          <w:b/>
          <w:sz w:val="24"/>
          <w:szCs w:val="24"/>
        </w:rPr>
        <w:t>writing</w:t>
      </w:r>
      <w:r w:rsidRPr="00B51D40">
        <w:rPr>
          <w:rFonts w:ascii="Aptos" w:hAnsi="Aptos"/>
          <w:sz w:val="24"/>
          <w:szCs w:val="24"/>
        </w:rPr>
        <w:t xml:space="preserve"> or </w:t>
      </w:r>
      <w:r w:rsidRPr="00B51D40">
        <w:rPr>
          <w:rFonts w:ascii="Aptos" w:hAnsi="Aptos"/>
          <w:b/>
          <w:sz w:val="24"/>
          <w:szCs w:val="24"/>
        </w:rPr>
        <w:t>written</w:t>
      </w:r>
      <w:r w:rsidRPr="00B51D40">
        <w:rPr>
          <w:rFonts w:ascii="Aptos" w:hAnsi="Aptos"/>
          <w:sz w:val="24"/>
          <w:szCs w:val="24"/>
        </w:rPr>
        <w:t xml:space="preserve"> includes faxes and email.</w:t>
      </w:r>
      <w:bookmarkEnd w:id="50"/>
    </w:p>
    <w:p w14:paraId="3B524348" w14:textId="77777777" w:rsidR="00685F77" w:rsidRPr="00B51D40" w:rsidRDefault="00685F77" w:rsidP="00685F77">
      <w:pPr>
        <w:pStyle w:val="Untitledsubclause2"/>
        <w:rPr>
          <w:rFonts w:ascii="Aptos" w:hAnsi="Aptos"/>
          <w:sz w:val="24"/>
          <w:szCs w:val="24"/>
        </w:rPr>
      </w:pPr>
      <w:r w:rsidRPr="00B51D40">
        <w:rPr>
          <w:rFonts w:ascii="Aptos" w:hAnsi="Aptos"/>
          <w:sz w:val="24"/>
          <w:szCs w:val="24"/>
        </w:rPr>
        <w:t xml:space="preserve">Any reference </w:t>
      </w:r>
      <w:r>
        <w:rPr>
          <w:rFonts w:ascii="Aptos" w:hAnsi="Aptos"/>
          <w:sz w:val="24"/>
          <w:szCs w:val="24"/>
        </w:rPr>
        <w:t xml:space="preserve">to a clause </w:t>
      </w:r>
      <w:r w:rsidRPr="00B51D40">
        <w:rPr>
          <w:rFonts w:ascii="Aptos" w:hAnsi="Aptos"/>
          <w:sz w:val="24"/>
          <w:szCs w:val="24"/>
        </w:rPr>
        <w:t>in these One2Call Terms and Conditions is to a clause within these One2Call Terms and Conditions unless the context dictates otherwise.</w:t>
      </w:r>
    </w:p>
    <w:p w14:paraId="5DEC045C" w14:textId="77777777" w:rsidR="00685F77" w:rsidRPr="00B51D40" w:rsidRDefault="00685F77" w:rsidP="00685F77">
      <w:pPr>
        <w:pStyle w:val="Untitledsubclause2"/>
        <w:rPr>
          <w:rFonts w:ascii="Aptos" w:hAnsi="Aptos"/>
          <w:sz w:val="24"/>
          <w:szCs w:val="24"/>
        </w:rPr>
      </w:pPr>
      <w:r w:rsidRPr="00B51D40">
        <w:rPr>
          <w:rFonts w:ascii="Aptos" w:hAnsi="Aptos"/>
          <w:sz w:val="24"/>
          <w:szCs w:val="24"/>
        </w:rPr>
        <w:t>A reference to a paragraph is to a paragraph of the relevant Schedule.</w:t>
      </w:r>
    </w:p>
    <w:p w14:paraId="42702A25" w14:textId="060F1B34" w:rsidR="00685F77" w:rsidRPr="00B51D40" w:rsidRDefault="00685F77" w:rsidP="00685F77">
      <w:pPr>
        <w:pStyle w:val="Untitledsubclause2"/>
        <w:rPr>
          <w:rFonts w:ascii="Aptos" w:hAnsi="Aptos"/>
          <w:sz w:val="24"/>
          <w:szCs w:val="24"/>
        </w:rPr>
      </w:pPr>
      <w:r w:rsidRPr="00B51D40">
        <w:rPr>
          <w:rFonts w:ascii="Aptos" w:hAnsi="Aptos"/>
          <w:sz w:val="24"/>
          <w:szCs w:val="24"/>
        </w:rPr>
        <w:t xml:space="preserve">Clause, Schedule and paragraph headings shall not affect the interpretation of </w:t>
      </w:r>
      <w:r>
        <w:rPr>
          <w:rFonts w:ascii="Aptos" w:hAnsi="Aptos"/>
          <w:sz w:val="24"/>
          <w:szCs w:val="24"/>
        </w:rPr>
        <w:t xml:space="preserve">the Agreement, including </w:t>
      </w:r>
      <w:r w:rsidRPr="00B51D40">
        <w:rPr>
          <w:rFonts w:ascii="Aptos" w:hAnsi="Aptos"/>
          <w:sz w:val="24"/>
          <w:szCs w:val="24"/>
        </w:rPr>
        <w:t xml:space="preserve">these One2Call Terms and Conditions or any </w:t>
      </w:r>
      <w:r w:rsidR="005F643A">
        <w:rPr>
          <w:rFonts w:ascii="Aptos" w:hAnsi="Aptos"/>
          <w:sz w:val="24"/>
          <w:szCs w:val="24"/>
        </w:rPr>
        <w:t>Order</w:t>
      </w:r>
      <w:r w:rsidRPr="00B51D40">
        <w:rPr>
          <w:rFonts w:ascii="Aptos" w:hAnsi="Aptos"/>
          <w:sz w:val="24"/>
          <w:szCs w:val="24"/>
        </w:rPr>
        <w:t>.</w:t>
      </w:r>
    </w:p>
    <w:commentRangeStart w:id="51"/>
    <w:p w14:paraId="640D966B" w14:textId="77777777" w:rsidR="00685F77" w:rsidRPr="00B51D40" w:rsidRDefault="00685F77" w:rsidP="00685F77">
      <w:pPr>
        <w:pStyle w:val="TitleClause"/>
        <w:rPr>
          <w:rFonts w:ascii="Aptos" w:hAnsi="Aptos"/>
          <w:sz w:val="24"/>
          <w:szCs w:val="24"/>
        </w:rPr>
      </w:pPr>
      <w:r w:rsidRPr="00B51D40">
        <w:rPr>
          <w:rFonts w:ascii="Aptos" w:hAnsi="Aptos"/>
          <w:sz w:val="24"/>
          <w:szCs w:val="24"/>
        </w:rPr>
        <w:fldChar w:fldCharType="begin"/>
      </w:r>
      <w:r w:rsidRPr="00B51D40">
        <w:rPr>
          <w:rFonts w:ascii="Aptos" w:hAnsi="Aptos"/>
          <w:sz w:val="24"/>
          <w:szCs w:val="24"/>
        </w:rPr>
        <w:instrText>TC "2. Basis of contract" \l 1</w:instrText>
      </w:r>
      <w:r w:rsidRPr="00B51D40">
        <w:rPr>
          <w:rFonts w:ascii="Aptos" w:hAnsi="Aptos"/>
          <w:sz w:val="24"/>
          <w:szCs w:val="24"/>
        </w:rPr>
        <w:fldChar w:fldCharType="end"/>
      </w:r>
      <w:r w:rsidRPr="00B51D40">
        <w:rPr>
          <w:rFonts w:ascii="Aptos" w:hAnsi="Aptos"/>
          <w:sz w:val="24"/>
          <w:szCs w:val="24"/>
        </w:rPr>
        <w:t>Order process</w:t>
      </w:r>
      <w:commentRangeEnd w:id="51"/>
      <w:r w:rsidR="00090E8D">
        <w:rPr>
          <w:rStyle w:val="CommentReference"/>
          <w:rFonts w:ascii="Calibri" w:eastAsia="Calibri" w:hAnsi="Calibri" w:cs="Calibri"/>
          <w:b w:val="0"/>
          <w:kern w:val="2"/>
          <w:lang w:eastAsia="en-GB"/>
        </w:rPr>
        <w:commentReference w:id="51"/>
      </w:r>
    </w:p>
    <w:p w14:paraId="5DF5D7C6" w14:textId="4DC1B7A0" w:rsidR="00090E8D" w:rsidRPr="00B51D40" w:rsidRDefault="00685F77" w:rsidP="00090E8D">
      <w:pPr>
        <w:pStyle w:val="Untitledsubclause1"/>
        <w:rPr>
          <w:rFonts w:ascii="Aptos" w:hAnsi="Aptos"/>
          <w:sz w:val="24"/>
          <w:szCs w:val="24"/>
        </w:rPr>
      </w:pPr>
      <w:bookmarkStart w:id="52" w:name="a317670"/>
      <w:r w:rsidRPr="00B51D40">
        <w:rPr>
          <w:rFonts w:ascii="Aptos" w:hAnsi="Aptos"/>
          <w:sz w:val="24"/>
          <w:szCs w:val="24"/>
        </w:rPr>
        <w:t xml:space="preserve">The Customer may </w:t>
      </w:r>
      <w:r w:rsidR="00CE662C">
        <w:rPr>
          <w:rFonts w:ascii="Aptos" w:hAnsi="Aptos"/>
          <w:sz w:val="24"/>
          <w:szCs w:val="24"/>
        </w:rPr>
        <w:t>issue any number of Order R</w:t>
      </w:r>
      <w:r>
        <w:rPr>
          <w:rFonts w:ascii="Aptos" w:hAnsi="Aptos"/>
          <w:sz w:val="24"/>
          <w:szCs w:val="24"/>
        </w:rPr>
        <w:t>equest</w:t>
      </w:r>
      <w:r w:rsidR="00CE662C">
        <w:rPr>
          <w:rFonts w:ascii="Aptos" w:hAnsi="Aptos"/>
          <w:sz w:val="24"/>
          <w:szCs w:val="24"/>
        </w:rPr>
        <w:t>s</w:t>
      </w:r>
      <w:r>
        <w:rPr>
          <w:rFonts w:ascii="Aptos" w:hAnsi="Aptos"/>
          <w:sz w:val="24"/>
          <w:szCs w:val="24"/>
        </w:rPr>
        <w:t xml:space="preserve"> </w:t>
      </w:r>
      <w:r w:rsidRPr="00B51D40">
        <w:rPr>
          <w:rFonts w:ascii="Aptos" w:hAnsi="Aptos"/>
          <w:sz w:val="24"/>
          <w:szCs w:val="24"/>
        </w:rPr>
        <w:t xml:space="preserve">for Goods and/or Services from the range of Goods and Services listed in the Master Services Agreement </w:t>
      </w:r>
      <w:r w:rsidR="00CE662C">
        <w:rPr>
          <w:rFonts w:ascii="Aptos" w:hAnsi="Aptos"/>
          <w:sz w:val="24"/>
          <w:szCs w:val="24"/>
        </w:rPr>
        <w:t xml:space="preserve">using the methods set out in the Agreement Details.  </w:t>
      </w:r>
      <w:r w:rsidR="00CE662C" w:rsidRPr="00CE662C">
        <w:rPr>
          <w:rFonts w:ascii="Aptos" w:hAnsi="Aptos"/>
          <w:sz w:val="24"/>
          <w:szCs w:val="24"/>
        </w:rPr>
        <w:t xml:space="preserve">The </w:t>
      </w:r>
      <w:r w:rsidR="00CE662C">
        <w:rPr>
          <w:rFonts w:ascii="Aptos" w:hAnsi="Aptos"/>
          <w:sz w:val="24"/>
          <w:szCs w:val="24"/>
        </w:rPr>
        <w:t xml:space="preserve">Customer’s </w:t>
      </w:r>
      <w:r w:rsidR="00CE662C" w:rsidRPr="00CE662C">
        <w:rPr>
          <w:rFonts w:ascii="Aptos" w:hAnsi="Aptos"/>
          <w:sz w:val="24"/>
          <w:szCs w:val="24"/>
        </w:rPr>
        <w:t>Order Request</w:t>
      </w:r>
      <w:r w:rsidR="00CE662C">
        <w:rPr>
          <w:rFonts w:ascii="Aptos" w:hAnsi="Aptos"/>
          <w:sz w:val="24"/>
          <w:szCs w:val="24"/>
        </w:rPr>
        <w:t>s</w:t>
      </w:r>
      <w:r w:rsidR="00CE662C" w:rsidRPr="00CE662C">
        <w:rPr>
          <w:rFonts w:ascii="Aptos" w:hAnsi="Aptos"/>
          <w:sz w:val="24"/>
          <w:szCs w:val="24"/>
        </w:rPr>
        <w:t xml:space="preserve"> </w:t>
      </w:r>
      <w:r w:rsidR="00CE662C">
        <w:rPr>
          <w:rFonts w:ascii="Aptos" w:hAnsi="Aptos"/>
          <w:sz w:val="24"/>
          <w:szCs w:val="24"/>
        </w:rPr>
        <w:t>are</w:t>
      </w:r>
      <w:r w:rsidR="00CE662C" w:rsidRPr="00CE662C">
        <w:rPr>
          <w:rFonts w:ascii="Aptos" w:hAnsi="Aptos"/>
          <w:sz w:val="24"/>
          <w:szCs w:val="24"/>
        </w:rPr>
        <w:t xml:space="preserve"> not binding.</w:t>
      </w:r>
      <w:r w:rsidR="00090E8D">
        <w:rPr>
          <w:rFonts w:ascii="Aptos" w:hAnsi="Aptos"/>
          <w:sz w:val="24"/>
          <w:szCs w:val="24"/>
        </w:rPr>
        <w:t xml:space="preserve">  </w:t>
      </w:r>
      <w:r w:rsidR="00090E8D" w:rsidRPr="00B51D40">
        <w:rPr>
          <w:rFonts w:ascii="Aptos" w:hAnsi="Aptos"/>
          <w:sz w:val="24"/>
          <w:szCs w:val="24"/>
        </w:rPr>
        <w:t xml:space="preserve">The Customer shall ensure that its Order </w:t>
      </w:r>
      <w:r w:rsidR="00090E8D">
        <w:rPr>
          <w:rFonts w:ascii="Aptos" w:hAnsi="Aptos"/>
          <w:sz w:val="24"/>
          <w:szCs w:val="24"/>
        </w:rPr>
        <w:t>Requests are</w:t>
      </w:r>
      <w:r w:rsidR="00090E8D" w:rsidRPr="00B51D40">
        <w:rPr>
          <w:rFonts w:ascii="Aptos" w:hAnsi="Aptos"/>
          <w:sz w:val="24"/>
          <w:szCs w:val="24"/>
        </w:rPr>
        <w:t xml:space="preserve"> complete and accurate.</w:t>
      </w:r>
    </w:p>
    <w:p w14:paraId="35C387B0" w14:textId="7055C5E4" w:rsidR="00CE662C" w:rsidRDefault="00CE662C" w:rsidP="00685F77">
      <w:pPr>
        <w:pStyle w:val="Untitledsubclause1"/>
        <w:rPr>
          <w:rFonts w:ascii="Aptos" w:hAnsi="Aptos"/>
          <w:sz w:val="24"/>
          <w:szCs w:val="24"/>
        </w:rPr>
      </w:pPr>
      <w:r>
        <w:rPr>
          <w:rFonts w:ascii="Aptos" w:hAnsi="Aptos"/>
          <w:sz w:val="24"/>
          <w:szCs w:val="24"/>
        </w:rPr>
        <w:t>Upon receipt of an Order Request:</w:t>
      </w:r>
    </w:p>
    <w:p w14:paraId="7C406D50" w14:textId="407CF46B" w:rsidR="00CE662C" w:rsidRDefault="00CE662C" w:rsidP="00CE662C">
      <w:pPr>
        <w:pStyle w:val="Untitledsubclause2"/>
        <w:rPr>
          <w:rFonts w:ascii="Aptos" w:hAnsi="Aptos"/>
          <w:sz w:val="24"/>
          <w:szCs w:val="24"/>
        </w:rPr>
      </w:pPr>
      <w:commentRangeStart w:id="53"/>
      <w:r>
        <w:rPr>
          <w:rFonts w:ascii="Aptos" w:hAnsi="Aptos"/>
          <w:sz w:val="24"/>
          <w:szCs w:val="24"/>
        </w:rPr>
        <w:t xml:space="preserve">if </w:t>
      </w:r>
      <w:commentRangeEnd w:id="53"/>
      <w:r w:rsidR="00090E8D">
        <w:rPr>
          <w:rStyle w:val="CommentReference"/>
          <w:rFonts w:ascii="Calibri" w:eastAsia="Calibri" w:hAnsi="Calibri" w:cs="Calibri"/>
          <w:lang w:eastAsia="en-GB"/>
        </w:rPr>
        <w:commentReference w:id="53"/>
      </w:r>
      <w:r>
        <w:rPr>
          <w:rFonts w:ascii="Aptos" w:hAnsi="Aptos"/>
          <w:sz w:val="24"/>
          <w:szCs w:val="24"/>
        </w:rPr>
        <w:t>the Order Request is for Goods and/or Services of a type which have already been supplied under a previous Order, and the price and specification has not changed since that Order, the Supplier may accept the Order Request and commence performance of the Order; or</w:t>
      </w:r>
    </w:p>
    <w:p w14:paraId="55ACC3B8" w14:textId="77777777" w:rsidR="003535CF" w:rsidRDefault="00CE662C" w:rsidP="00CE662C">
      <w:pPr>
        <w:pStyle w:val="Untitledsubclause2"/>
        <w:rPr>
          <w:rFonts w:ascii="Aptos" w:hAnsi="Aptos"/>
          <w:sz w:val="24"/>
          <w:szCs w:val="24"/>
        </w:rPr>
      </w:pPr>
      <w:commentRangeStart w:id="54"/>
      <w:r>
        <w:rPr>
          <w:rFonts w:ascii="Aptos" w:hAnsi="Aptos"/>
          <w:sz w:val="24"/>
          <w:szCs w:val="24"/>
        </w:rPr>
        <w:t xml:space="preserve">the </w:t>
      </w:r>
      <w:commentRangeEnd w:id="54"/>
      <w:r w:rsidR="003535CF">
        <w:rPr>
          <w:rStyle w:val="CommentReference"/>
          <w:rFonts w:ascii="Calibri" w:eastAsia="Calibri" w:hAnsi="Calibri" w:cs="Calibri"/>
          <w:lang w:eastAsia="en-GB"/>
        </w:rPr>
        <w:commentReference w:id="54"/>
      </w:r>
      <w:r>
        <w:rPr>
          <w:rFonts w:ascii="Aptos" w:hAnsi="Aptos"/>
          <w:sz w:val="24"/>
          <w:szCs w:val="24"/>
        </w:rPr>
        <w:t xml:space="preserve">Supplier may </w:t>
      </w:r>
      <w:r w:rsidRPr="00CE662C">
        <w:rPr>
          <w:rFonts w:ascii="Aptos" w:hAnsi="Aptos"/>
          <w:sz w:val="24"/>
          <w:szCs w:val="24"/>
        </w:rPr>
        <w:t xml:space="preserve">issue a Quotation </w:t>
      </w:r>
      <w:r>
        <w:rPr>
          <w:rFonts w:ascii="Aptos" w:hAnsi="Aptos"/>
          <w:sz w:val="24"/>
          <w:szCs w:val="24"/>
        </w:rPr>
        <w:t>which</w:t>
      </w:r>
      <w:r w:rsidR="003535CF">
        <w:rPr>
          <w:rFonts w:ascii="Aptos" w:hAnsi="Aptos"/>
          <w:sz w:val="24"/>
          <w:szCs w:val="24"/>
        </w:rPr>
        <w:t>:</w:t>
      </w:r>
    </w:p>
    <w:p w14:paraId="10EFC0C7" w14:textId="28A9EF54" w:rsidR="00CE662C" w:rsidRPr="003535CF" w:rsidRDefault="00CE662C" w:rsidP="003535CF">
      <w:pPr>
        <w:pStyle w:val="Untitledsubclause3"/>
        <w:rPr>
          <w:rFonts w:ascii="Aptos" w:hAnsi="Aptos"/>
          <w:sz w:val="24"/>
          <w:szCs w:val="24"/>
        </w:rPr>
      </w:pPr>
      <w:r w:rsidRPr="003535CF">
        <w:rPr>
          <w:rFonts w:ascii="Aptos" w:hAnsi="Aptos"/>
          <w:sz w:val="24"/>
          <w:szCs w:val="24"/>
        </w:rPr>
        <w:t xml:space="preserve">specifies to the Goods and/or Services which the Supplier </w:t>
      </w:r>
      <w:proofErr w:type="gramStart"/>
      <w:r w:rsidRPr="003535CF">
        <w:rPr>
          <w:rFonts w:ascii="Aptos" w:hAnsi="Aptos"/>
          <w:sz w:val="24"/>
          <w:szCs w:val="24"/>
        </w:rPr>
        <w:t>is able to</w:t>
      </w:r>
      <w:proofErr w:type="gramEnd"/>
      <w:r w:rsidRPr="003535CF">
        <w:rPr>
          <w:rFonts w:ascii="Aptos" w:hAnsi="Aptos"/>
          <w:sz w:val="24"/>
          <w:szCs w:val="24"/>
        </w:rPr>
        <w:t xml:space="preserve"> deliver, the </w:t>
      </w:r>
      <w:del w:id="55" w:author="David Sant" w:date="2025-09-01T14:40:00Z" w16du:dateUtc="2025-09-01T13:40:00Z">
        <w:r w:rsidRPr="003535CF" w:rsidDel="00D20AD5">
          <w:rPr>
            <w:rFonts w:ascii="Aptos" w:hAnsi="Aptos"/>
            <w:sz w:val="24"/>
            <w:szCs w:val="24"/>
          </w:rPr>
          <w:delText xml:space="preserve">Charges </w:delText>
        </w:r>
      </w:del>
      <w:ins w:id="56" w:author="David Sant" w:date="2025-09-01T14:40:00Z" w16du:dateUtc="2025-09-01T13:40:00Z">
        <w:r w:rsidR="00D20AD5">
          <w:rPr>
            <w:rFonts w:ascii="Aptos" w:hAnsi="Aptos"/>
            <w:sz w:val="24"/>
            <w:szCs w:val="24"/>
          </w:rPr>
          <w:t>c</w:t>
        </w:r>
        <w:r w:rsidR="00D20AD5" w:rsidRPr="003535CF">
          <w:rPr>
            <w:rFonts w:ascii="Aptos" w:hAnsi="Aptos"/>
            <w:sz w:val="24"/>
            <w:szCs w:val="24"/>
          </w:rPr>
          <w:t xml:space="preserve">harges </w:t>
        </w:r>
      </w:ins>
      <w:r w:rsidRPr="003535CF">
        <w:rPr>
          <w:rFonts w:ascii="Aptos" w:hAnsi="Aptos"/>
          <w:sz w:val="24"/>
          <w:szCs w:val="24"/>
        </w:rPr>
        <w:t>for such Goods and/or Services and any other key terms regarding the performance of the potential Order</w:t>
      </w:r>
      <w:r w:rsidR="003535CF">
        <w:rPr>
          <w:rFonts w:ascii="Aptos" w:hAnsi="Aptos"/>
          <w:sz w:val="24"/>
          <w:szCs w:val="24"/>
        </w:rPr>
        <w:t>; and</w:t>
      </w:r>
    </w:p>
    <w:p w14:paraId="0910EEDC" w14:textId="39704EB6" w:rsidR="00CE662C" w:rsidRPr="003535CF" w:rsidRDefault="00CE662C" w:rsidP="003535CF">
      <w:pPr>
        <w:pStyle w:val="Untitledsubclause3"/>
        <w:rPr>
          <w:rFonts w:ascii="Aptos" w:hAnsi="Aptos"/>
          <w:sz w:val="24"/>
          <w:szCs w:val="24"/>
        </w:rPr>
      </w:pPr>
      <w:r w:rsidRPr="003535CF">
        <w:rPr>
          <w:rFonts w:ascii="Aptos" w:hAnsi="Aptos"/>
          <w:sz w:val="24"/>
          <w:szCs w:val="24"/>
        </w:rPr>
        <w:t xml:space="preserve">the Customer may accept </w:t>
      </w:r>
      <w:r w:rsidR="00090E8D" w:rsidRPr="003535CF">
        <w:rPr>
          <w:rFonts w:ascii="Aptos" w:hAnsi="Aptos"/>
          <w:sz w:val="24"/>
          <w:szCs w:val="24"/>
        </w:rPr>
        <w:t xml:space="preserve">via the method and within the timescales </w:t>
      </w:r>
      <w:r w:rsidR="00E55F43">
        <w:rPr>
          <w:rFonts w:ascii="Aptos" w:hAnsi="Aptos"/>
          <w:sz w:val="24"/>
          <w:szCs w:val="24"/>
        </w:rPr>
        <w:t>communicated to the Customer at the time</w:t>
      </w:r>
      <w:r w:rsidR="00090E8D" w:rsidRPr="003535CF">
        <w:rPr>
          <w:rFonts w:ascii="Aptos" w:hAnsi="Aptos"/>
          <w:sz w:val="24"/>
          <w:szCs w:val="24"/>
        </w:rPr>
        <w:t>.</w:t>
      </w:r>
    </w:p>
    <w:p w14:paraId="3835C585" w14:textId="24A15D80" w:rsidR="00090E8D" w:rsidRDefault="00090E8D" w:rsidP="00685F77">
      <w:pPr>
        <w:pStyle w:val="Untitledsubclause1"/>
        <w:rPr>
          <w:rFonts w:ascii="Aptos" w:hAnsi="Aptos"/>
          <w:sz w:val="24"/>
          <w:szCs w:val="24"/>
        </w:rPr>
      </w:pPr>
      <w:r>
        <w:rPr>
          <w:rFonts w:ascii="Aptos" w:hAnsi="Aptos"/>
          <w:sz w:val="24"/>
          <w:szCs w:val="24"/>
        </w:rPr>
        <w:t>The</w:t>
      </w:r>
      <w:r w:rsidR="00685F77" w:rsidRPr="00B51D40">
        <w:rPr>
          <w:rFonts w:ascii="Aptos" w:hAnsi="Aptos"/>
          <w:sz w:val="24"/>
          <w:szCs w:val="24"/>
        </w:rPr>
        <w:t xml:space="preserve"> Order shall only be</w:t>
      </w:r>
      <w:r>
        <w:rPr>
          <w:rFonts w:ascii="Aptos" w:hAnsi="Aptos"/>
          <w:sz w:val="24"/>
          <w:szCs w:val="24"/>
        </w:rPr>
        <w:t>come binding on the parties:</w:t>
      </w:r>
    </w:p>
    <w:p w14:paraId="6BF567EA" w14:textId="0BDE9B93" w:rsidR="00090E8D" w:rsidRDefault="00090E8D" w:rsidP="00090E8D">
      <w:pPr>
        <w:pStyle w:val="Untitledsubclause2"/>
        <w:rPr>
          <w:rFonts w:ascii="Aptos" w:hAnsi="Aptos"/>
          <w:sz w:val="24"/>
          <w:szCs w:val="24"/>
        </w:rPr>
      </w:pPr>
      <w:commentRangeStart w:id="57"/>
      <w:r>
        <w:rPr>
          <w:rFonts w:ascii="Aptos" w:hAnsi="Aptos"/>
          <w:sz w:val="24"/>
          <w:szCs w:val="24"/>
        </w:rPr>
        <w:lastRenderedPageBreak/>
        <w:t xml:space="preserve">in </w:t>
      </w:r>
      <w:commentRangeEnd w:id="57"/>
      <w:r w:rsidR="003535CF">
        <w:rPr>
          <w:rStyle w:val="CommentReference"/>
          <w:rFonts w:ascii="Calibri" w:eastAsia="Calibri" w:hAnsi="Calibri" w:cs="Calibri"/>
          <w:lang w:eastAsia="en-GB"/>
        </w:rPr>
        <w:commentReference w:id="57"/>
      </w:r>
      <w:r>
        <w:rPr>
          <w:rFonts w:ascii="Aptos" w:hAnsi="Aptos"/>
          <w:sz w:val="24"/>
          <w:szCs w:val="24"/>
        </w:rPr>
        <w:t>the circumstances described in clause 2.2(a), when the Supplier commences performance of the Order or provides written confirmation that it intends to perform the Order</w:t>
      </w:r>
      <w:r w:rsidR="003535CF">
        <w:rPr>
          <w:rFonts w:ascii="Aptos" w:hAnsi="Aptos"/>
          <w:sz w:val="24"/>
          <w:szCs w:val="24"/>
        </w:rPr>
        <w:t>; or</w:t>
      </w:r>
    </w:p>
    <w:p w14:paraId="72D2F4DF" w14:textId="36312AD1" w:rsidR="003535CF" w:rsidRDefault="003535CF" w:rsidP="003535CF">
      <w:pPr>
        <w:pStyle w:val="Untitledsubclause2"/>
        <w:rPr>
          <w:rFonts w:ascii="Aptos" w:hAnsi="Aptos"/>
          <w:sz w:val="24"/>
          <w:szCs w:val="24"/>
        </w:rPr>
      </w:pPr>
      <w:commentRangeStart w:id="58"/>
      <w:r>
        <w:rPr>
          <w:rFonts w:ascii="Aptos" w:hAnsi="Aptos"/>
          <w:sz w:val="24"/>
          <w:szCs w:val="24"/>
        </w:rPr>
        <w:t xml:space="preserve">upon </w:t>
      </w:r>
      <w:commentRangeEnd w:id="58"/>
      <w:r>
        <w:rPr>
          <w:rStyle w:val="CommentReference"/>
          <w:rFonts w:ascii="Calibri" w:eastAsia="Calibri" w:hAnsi="Calibri" w:cs="Calibri"/>
          <w:lang w:eastAsia="en-GB"/>
        </w:rPr>
        <w:commentReference w:id="58"/>
      </w:r>
      <w:r>
        <w:rPr>
          <w:rFonts w:ascii="Aptos" w:hAnsi="Aptos"/>
          <w:sz w:val="24"/>
          <w:szCs w:val="24"/>
        </w:rPr>
        <w:t>acceptance of a Quotation by the Customer via the method and within the timescales set out in the Quotation.</w:t>
      </w:r>
    </w:p>
    <w:p w14:paraId="243DFB87" w14:textId="7FB6D8A0" w:rsidR="00685F77" w:rsidRDefault="00685F77" w:rsidP="00685F77">
      <w:pPr>
        <w:pStyle w:val="Untitledsubclause1"/>
        <w:rPr>
          <w:rFonts w:ascii="Aptos" w:hAnsi="Aptos"/>
          <w:sz w:val="24"/>
          <w:szCs w:val="24"/>
        </w:rPr>
      </w:pPr>
      <w:r w:rsidRPr="004B4FBA">
        <w:rPr>
          <w:rFonts w:ascii="Aptos" w:hAnsi="Aptos"/>
          <w:sz w:val="24"/>
          <w:szCs w:val="24"/>
        </w:rPr>
        <w:t xml:space="preserve">Acceptance of delivery of </w:t>
      </w:r>
      <w:r>
        <w:rPr>
          <w:rFonts w:ascii="Aptos" w:hAnsi="Aptos"/>
          <w:sz w:val="24"/>
          <w:szCs w:val="24"/>
        </w:rPr>
        <w:t>any</w:t>
      </w:r>
      <w:r w:rsidRPr="004B4FBA">
        <w:rPr>
          <w:rFonts w:ascii="Aptos" w:hAnsi="Aptos"/>
          <w:sz w:val="24"/>
          <w:szCs w:val="24"/>
        </w:rPr>
        <w:t xml:space="preserve"> Goods </w:t>
      </w:r>
      <w:r>
        <w:rPr>
          <w:rFonts w:ascii="Aptos" w:hAnsi="Aptos"/>
          <w:sz w:val="24"/>
          <w:szCs w:val="24"/>
        </w:rPr>
        <w:t xml:space="preserve">under an Order </w:t>
      </w:r>
      <w:r w:rsidRPr="004B4FBA">
        <w:rPr>
          <w:rFonts w:ascii="Aptos" w:hAnsi="Aptos"/>
          <w:sz w:val="24"/>
          <w:szCs w:val="24"/>
        </w:rPr>
        <w:t xml:space="preserve">shall be deemed to be conclusive evidence of the </w:t>
      </w:r>
      <w:r>
        <w:rPr>
          <w:rFonts w:ascii="Aptos" w:hAnsi="Aptos"/>
          <w:sz w:val="24"/>
          <w:szCs w:val="24"/>
        </w:rPr>
        <w:t>Customer</w:t>
      </w:r>
      <w:r w:rsidRPr="004B4FBA">
        <w:rPr>
          <w:rFonts w:ascii="Aptos" w:hAnsi="Aptos"/>
          <w:sz w:val="24"/>
          <w:szCs w:val="24"/>
        </w:rPr>
        <w:t xml:space="preserve">’s acceptance of these </w:t>
      </w:r>
      <w:r>
        <w:rPr>
          <w:rFonts w:ascii="Aptos" w:hAnsi="Aptos"/>
          <w:sz w:val="24"/>
          <w:szCs w:val="24"/>
        </w:rPr>
        <w:t>One</w:t>
      </w:r>
      <w:r w:rsidR="00090E8D">
        <w:rPr>
          <w:rFonts w:ascii="Aptos" w:hAnsi="Aptos"/>
          <w:sz w:val="24"/>
          <w:szCs w:val="24"/>
        </w:rPr>
        <w:t>2</w:t>
      </w:r>
      <w:r>
        <w:rPr>
          <w:rFonts w:ascii="Aptos" w:hAnsi="Aptos"/>
          <w:sz w:val="24"/>
          <w:szCs w:val="24"/>
        </w:rPr>
        <w:t xml:space="preserve">Call Terms and </w:t>
      </w:r>
      <w:r w:rsidRPr="004B4FBA">
        <w:rPr>
          <w:rFonts w:ascii="Aptos" w:hAnsi="Aptos"/>
          <w:sz w:val="24"/>
          <w:szCs w:val="24"/>
        </w:rPr>
        <w:t xml:space="preserve">Conditions. </w:t>
      </w:r>
    </w:p>
    <w:p w14:paraId="5627C031" w14:textId="087F32AC" w:rsidR="00685F77" w:rsidRPr="00B51D40" w:rsidRDefault="00685F77" w:rsidP="00685F77">
      <w:pPr>
        <w:pStyle w:val="Untitledsubclause1"/>
        <w:rPr>
          <w:rFonts w:ascii="Aptos" w:hAnsi="Aptos"/>
          <w:sz w:val="24"/>
          <w:szCs w:val="24"/>
        </w:rPr>
      </w:pPr>
      <w:r w:rsidRPr="00B51D40">
        <w:rPr>
          <w:rFonts w:ascii="Aptos" w:hAnsi="Aptos"/>
          <w:b/>
          <w:bCs/>
          <w:sz w:val="24"/>
          <w:szCs w:val="24"/>
        </w:rPr>
        <w:t xml:space="preserve">Delivery in instalments. </w:t>
      </w:r>
      <w:r w:rsidRPr="00B51D40">
        <w:rPr>
          <w:rFonts w:ascii="Aptos" w:hAnsi="Aptos"/>
          <w:sz w:val="24"/>
          <w:szCs w:val="24"/>
        </w:rPr>
        <w:t xml:space="preserve">The Supplier may deliver the Goods and/or Services in separate instalments. Each instalment shall be treated as a separate Order, invoiced and payable in accordance with the applicable Order. Cancellation or termination of any one instalment shall not entitle the Customer to cancel or repudiate the </w:t>
      </w:r>
      <w:r w:rsidR="005F643A">
        <w:rPr>
          <w:rFonts w:ascii="Aptos" w:hAnsi="Aptos"/>
          <w:sz w:val="24"/>
          <w:szCs w:val="24"/>
        </w:rPr>
        <w:t>Order</w:t>
      </w:r>
      <w:r w:rsidRPr="00B51D40">
        <w:rPr>
          <w:rFonts w:ascii="Aptos" w:hAnsi="Aptos"/>
          <w:sz w:val="24"/>
          <w:szCs w:val="24"/>
        </w:rPr>
        <w:t xml:space="preserve"> or any other instalment.</w:t>
      </w:r>
    </w:p>
    <w:p w14:paraId="4E050C04" w14:textId="3C7E8834" w:rsidR="00685F77" w:rsidRPr="00B51D40" w:rsidRDefault="00685F77" w:rsidP="00685F77">
      <w:pPr>
        <w:pStyle w:val="Untitledsubclause1"/>
        <w:rPr>
          <w:rFonts w:ascii="Aptos" w:hAnsi="Aptos"/>
          <w:sz w:val="24"/>
          <w:szCs w:val="24"/>
        </w:rPr>
      </w:pPr>
      <w:r w:rsidRPr="00B51D40">
        <w:rPr>
          <w:rFonts w:ascii="Aptos" w:hAnsi="Aptos"/>
          <w:b/>
          <w:bCs/>
          <w:sz w:val="24"/>
          <w:szCs w:val="24"/>
        </w:rPr>
        <w:t xml:space="preserve">Scope of Orders.  </w:t>
      </w:r>
      <w:r w:rsidRPr="00B51D40">
        <w:rPr>
          <w:rFonts w:ascii="Aptos" w:hAnsi="Aptos"/>
          <w:sz w:val="24"/>
          <w:szCs w:val="24"/>
        </w:rPr>
        <w:t xml:space="preserve">If the Customer wishes to place an Order for any goods or services which are not listed in the Master Services </w:t>
      </w:r>
      <w:commentRangeStart w:id="59"/>
      <w:commentRangeStart w:id="60"/>
      <w:r w:rsidRPr="00B51D40">
        <w:rPr>
          <w:rFonts w:ascii="Aptos" w:hAnsi="Aptos"/>
          <w:sz w:val="24"/>
          <w:szCs w:val="24"/>
        </w:rPr>
        <w:t>Agreement</w:t>
      </w:r>
      <w:commentRangeEnd w:id="59"/>
      <w:r w:rsidRPr="00B51D40">
        <w:rPr>
          <w:rStyle w:val="CommentReference"/>
          <w:rFonts w:ascii="Aptos" w:eastAsiaTheme="minorHAnsi" w:hAnsi="Aptos" w:cstheme="minorBidi"/>
          <w:sz w:val="24"/>
          <w:szCs w:val="24"/>
        </w:rPr>
        <w:commentReference w:id="59"/>
      </w:r>
      <w:commentRangeEnd w:id="60"/>
      <w:r w:rsidR="0072546E">
        <w:rPr>
          <w:rStyle w:val="CommentReference"/>
          <w:rFonts w:ascii="Calibri" w:eastAsia="Calibri" w:hAnsi="Calibri" w:cs="Calibri"/>
          <w:lang w:eastAsia="en-GB"/>
        </w:rPr>
        <w:commentReference w:id="60"/>
      </w:r>
      <w:r w:rsidRPr="00B51D40">
        <w:rPr>
          <w:rFonts w:ascii="Aptos" w:hAnsi="Aptos"/>
          <w:sz w:val="24"/>
          <w:szCs w:val="24"/>
        </w:rPr>
        <w:t xml:space="preserve">, </w:t>
      </w:r>
      <w:r w:rsidR="003535CF">
        <w:rPr>
          <w:rFonts w:ascii="Aptos" w:hAnsi="Aptos"/>
          <w:sz w:val="24"/>
          <w:szCs w:val="24"/>
        </w:rPr>
        <w:t>it should inform the Supplier</w:t>
      </w:r>
      <w:r w:rsidRPr="00B51D40">
        <w:rPr>
          <w:rFonts w:ascii="Aptos" w:hAnsi="Aptos"/>
          <w:sz w:val="24"/>
          <w:szCs w:val="24"/>
        </w:rPr>
        <w:t>.</w:t>
      </w:r>
    </w:p>
    <w:bookmarkEnd w:id="52"/>
    <w:p w14:paraId="32AAC4BA" w14:textId="77777777" w:rsidR="00685F77" w:rsidRPr="00B51D40" w:rsidRDefault="00685F77" w:rsidP="00685F77">
      <w:pPr>
        <w:pStyle w:val="TitleClause"/>
        <w:rPr>
          <w:rFonts w:ascii="Aptos" w:hAnsi="Aptos"/>
          <w:sz w:val="24"/>
          <w:szCs w:val="24"/>
        </w:rPr>
      </w:pPr>
      <w:r w:rsidRPr="00B51D40">
        <w:rPr>
          <w:rFonts w:ascii="Aptos" w:hAnsi="Aptos"/>
          <w:bCs/>
          <w:sz w:val="24"/>
          <w:szCs w:val="24"/>
        </w:rPr>
        <w:t>Basis of Contract</w:t>
      </w:r>
      <w:r w:rsidRPr="00B51D40">
        <w:rPr>
          <w:rFonts w:ascii="Aptos" w:hAnsi="Aptos"/>
          <w:sz w:val="24"/>
          <w:szCs w:val="24"/>
        </w:rPr>
        <w:t xml:space="preserve">. </w:t>
      </w:r>
    </w:p>
    <w:p w14:paraId="5C49F427" w14:textId="55B8611C" w:rsidR="00685F77" w:rsidRPr="00B51D40" w:rsidRDefault="00685F77" w:rsidP="00685F77">
      <w:pPr>
        <w:pStyle w:val="Untitledsubclause1"/>
        <w:rPr>
          <w:rFonts w:ascii="Aptos" w:hAnsi="Aptos"/>
          <w:sz w:val="24"/>
          <w:szCs w:val="24"/>
        </w:rPr>
      </w:pPr>
      <w:bookmarkStart w:id="61" w:name="_Ref205933035"/>
      <w:r w:rsidRPr="00B51D40">
        <w:rPr>
          <w:rFonts w:ascii="Aptos" w:hAnsi="Aptos"/>
          <w:sz w:val="24"/>
          <w:szCs w:val="24"/>
        </w:rPr>
        <w:t xml:space="preserve">The </w:t>
      </w:r>
      <w:r w:rsidR="005F643A">
        <w:rPr>
          <w:rFonts w:ascii="Aptos" w:hAnsi="Aptos"/>
          <w:sz w:val="24"/>
          <w:szCs w:val="24"/>
        </w:rPr>
        <w:t>Order</w:t>
      </w:r>
      <w:r w:rsidRPr="00B51D40">
        <w:rPr>
          <w:rFonts w:ascii="Aptos" w:hAnsi="Aptos"/>
          <w:sz w:val="24"/>
          <w:szCs w:val="24"/>
        </w:rPr>
        <w:t xml:space="preserve"> shall consist of:</w:t>
      </w:r>
      <w:bookmarkEnd w:id="61"/>
    </w:p>
    <w:p w14:paraId="5DA73EA3" w14:textId="77777777" w:rsidR="003535CF" w:rsidRDefault="003535CF" w:rsidP="00685F77">
      <w:pPr>
        <w:pStyle w:val="Untitledsubclause2"/>
        <w:rPr>
          <w:rFonts w:ascii="Aptos" w:hAnsi="Aptos"/>
          <w:sz w:val="24"/>
          <w:szCs w:val="24"/>
        </w:rPr>
      </w:pPr>
      <w:r>
        <w:rPr>
          <w:rFonts w:ascii="Aptos" w:hAnsi="Aptos"/>
          <w:sz w:val="24"/>
          <w:szCs w:val="24"/>
        </w:rPr>
        <w:t xml:space="preserve">the </w:t>
      </w:r>
      <w:proofErr w:type="gramStart"/>
      <w:r>
        <w:rPr>
          <w:rFonts w:ascii="Aptos" w:hAnsi="Aptos"/>
          <w:sz w:val="24"/>
          <w:szCs w:val="24"/>
        </w:rPr>
        <w:t>Quotation;</w:t>
      </w:r>
      <w:proofErr w:type="gramEnd"/>
    </w:p>
    <w:p w14:paraId="5FC30A0F" w14:textId="386F4388" w:rsidR="006E4B00" w:rsidRDefault="006E4B00" w:rsidP="00685F77">
      <w:pPr>
        <w:pStyle w:val="Untitledsubclause2"/>
        <w:rPr>
          <w:rFonts w:ascii="Aptos" w:hAnsi="Aptos"/>
          <w:sz w:val="24"/>
          <w:szCs w:val="24"/>
        </w:rPr>
      </w:pPr>
      <w:r>
        <w:rPr>
          <w:rFonts w:ascii="Aptos" w:hAnsi="Aptos"/>
          <w:sz w:val="24"/>
          <w:szCs w:val="24"/>
        </w:rPr>
        <w:t xml:space="preserve">the Agreement </w:t>
      </w:r>
      <w:proofErr w:type="gramStart"/>
      <w:r>
        <w:rPr>
          <w:rFonts w:ascii="Aptos" w:hAnsi="Aptos"/>
          <w:sz w:val="24"/>
          <w:szCs w:val="24"/>
        </w:rPr>
        <w:t>Details;</w:t>
      </w:r>
      <w:proofErr w:type="gramEnd"/>
    </w:p>
    <w:p w14:paraId="60CD359E" w14:textId="745783BD" w:rsidR="003535CF" w:rsidRDefault="003535CF" w:rsidP="00685F77">
      <w:pPr>
        <w:pStyle w:val="Untitledsubclause2"/>
        <w:rPr>
          <w:rFonts w:ascii="Aptos" w:hAnsi="Aptos"/>
          <w:sz w:val="24"/>
          <w:szCs w:val="24"/>
        </w:rPr>
      </w:pPr>
      <w:r>
        <w:rPr>
          <w:rFonts w:ascii="Aptos" w:hAnsi="Aptos"/>
          <w:sz w:val="24"/>
          <w:szCs w:val="24"/>
        </w:rPr>
        <w:t xml:space="preserve">if there is no Quotation, the specification of Goods and/or Services described in the Order </w:t>
      </w:r>
      <w:proofErr w:type="gramStart"/>
      <w:r>
        <w:rPr>
          <w:rFonts w:ascii="Aptos" w:hAnsi="Aptos"/>
          <w:sz w:val="24"/>
          <w:szCs w:val="24"/>
        </w:rPr>
        <w:t>Request;</w:t>
      </w:r>
      <w:proofErr w:type="gramEnd"/>
    </w:p>
    <w:p w14:paraId="1C285B2E" w14:textId="0C83C7FF" w:rsidR="00685F77" w:rsidRPr="00B51D40" w:rsidRDefault="00685F77" w:rsidP="00685F77">
      <w:pPr>
        <w:pStyle w:val="Untitledsubclause2"/>
        <w:rPr>
          <w:rFonts w:ascii="Aptos" w:hAnsi="Aptos"/>
          <w:sz w:val="24"/>
          <w:szCs w:val="24"/>
        </w:rPr>
      </w:pPr>
      <w:r w:rsidRPr="00B51D40">
        <w:rPr>
          <w:rFonts w:ascii="Aptos" w:hAnsi="Aptos"/>
          <w:sz w:val="24"/>
          <w:szCs w:val="24"/>
        </w:rPr>
        <w:t xml:space="preserve">any </w:t>
      </w:r>
      <w:commentRangeStart w:id="62"/>
      <w:r w:rsidRPr="00B51D40">
        <w:rPr>
          <w:rFonts w:ascii="Aptos" w:hAnsi="Aptos"/>
          <w:sz w:val="24"/>
          <w:szCs w:val="24"/>
        </w:rPr>
        <w:t>Service Schedules which are relevant to the Order</w:t>
      </w:r>
      <w:commentRangeEnd w:id="62"/>
      <w:r w:rsidR="006E4B00">
        <w:rPr>
          <w:rStyle w:val="CommentReference"/>
          <w:rFonts w:ascii="Calibri" w:eastAsia="Calibri" w:hAnsi="Calibri" w:cs="Calibri"/>
          <w:lang w:eastAsia="en-GB"/>
        </w:rPr>
        <w:commentReference w:id="62"/>
      </w:r>
      <w:r w:rsidRPr="00B51D40">
        <w:rPr>
          <w:rFonts w:ascii="Aptos" w:hAnsi="Aptos"/>
          <w:sz w:val="24"/>
          <w:szCs w:val="24"/>
        </w:rPr>
        <w:t>;</w:t>
      </w:r>
      <w:r w:rsidR="003535CF">
        <w:rPr>
          <w:rFonts w:ascii="Aptos" w:hAnsi="Aptos"/>
          <w:sz w:val="24"/>
          <w:szCs w:val="24"/>
        </w:rPr>
        <w:t xml:space="preserve"> and</w:t>
      </w:r>
    </w:p>
    <w:p w14:paraId="533EB379" w14:textId="5423CE5D" w:rsidR="00685F77" w:rsidRPr="00B51D40" w:rsidRDefault="00685F77" w:rsidP="00685F77">
      <w:pPr>
        <w:pStyle w:val="Untitledsubclause2"/>
        <w:rPr>
          <w:rFonts w:ascii="Aptos" w:hAnsi="Aptos"/>
          <w:sz w:val="24"/>
          <w:szCs w:val="24"/>
        </w:rPr>
      </w:pPr>
      <w:r w:rsidRPr="00B51D40">
        <w:rPr>
          <w:rFonts w:ascii="Aptos" w:hAnsi="Aptos"/>
          <w:sz w:val="24"/>
          <w:szCs w:val="24"/>
        </w:rPr>
        <w:t>these One2Call Terms and Conditions</w:t>
      </w:r>
      <w:r w:rsidR="003535CF">
        <w:rPr>
          <w:rFonts w:ascii="Aptos" w:hAnsi="Aptos"/>
          <w:sz w:val="24"/>
          <w:szCs w:val="24"/>
        </w:rPr>
        <w:t>.</w:t>
      </w:r>
    </w:p>
    <w:p w14:paraId="456017A1" w14:textId="3262D2E2" w:rsidR="00685F77" w:rsidRPr="00B51D40" w:rsidRDefault="00685F77" w:rsidP="00685F77">
      <w:pPr>
        <w:pStyle w:val="Untitledsubclause1"/>
        <w:rPr>
          <w:rFonts w:ascii="Aptos" w:hAnsi="Aptos"/>
          <w:sz w:val="24"/>
          <w:szCs w:val="24"/>
        </w:rPr>
      </w:pPr>
      <w:bookmarkStart w:id="63" w:name="a100024"/>
      <w:r w:rsidRPr="00B51D40">
        <w:rPr>
          <w:rFonts w:ascii="Aptos" w:hAnsi="Aptos"/>
          <w:sz w:val="24"/>
          <w:szCs w:val="24"/>
        </w:rPr>
        <w:t>If there is a conflict between any of the provisions of any document listed in clause</w:t>
      </w:r>
      <w:r w:rsidR="006E4B00">
        <w:rPr>
          <w:rFonts w:ascii="Aptos" w:hAnsi="Aptos"/>
          <w:sz w:val="24"/>
          <w:szCs w:val="24"/>
        </w:rPr>
        <w:t xml:space="preserve"> </w:t>
      </w:r>
      <w:r>
        <w:rPr>
          <w:rFonts w:ascii="Aptos" w:hAnsi="Aptos"/>
          <w:sz w:val="24"/>
          <w:szCs w:val="24"/>
        </w:rPr>
        <w:fldChar w:fldCharType="begin"/>
      </w:r>
      <w:r>
        <w:rPr>
          <w:rFonts w:ascii="Aptos" w:hAnsi="Aptos"/>
          <w:sz w:val="24"/>
          <w:szCs w:val="24"/>
        </w:rPr>
        <w:instrText xml:space="preserve"> REF _Ref205933035 \r \h </w:instrText>
      </w:r>
      <w:r>
        <w:rPr>
          <w:rFonts w:ascii="Aptos" w:hAnsi="Aptos"/>
          <w:sz w:val="24"/>
          <w:szCs w:val="24"/>
        </w:rPr>
      </w:r>
      <w:r>
        <w:rPr>
          <w:rFonts w:ascii="Aptos" w:hAnsi="Aptos"/>
          <w:sz w:val="24"/>
          <w:szCs w:val="24"/>
        </w:rPr>
        <w:fldChar w:fldCharType="separate"/>
      </w:r>
      <w:r w:rsidR="000866A5">
        <w:rPr>
          <w:rFonts w:ascii="Aptos" w:hAnsi="Aptos"/>
          <w:sz w:val="24"/>
          <w:szCs w:val="24"/>
        </w:rPr>
        <w:t>3.1</w:t>
      </w:r>
      <w:r>
        <w:rPr>
          <w:rFonts w:ascii="Aptos" w:hAnsi="Aptos"/>
          <w:sz w:val="24"/>
          <w:szCs w:val="24"/>
        </w:rPr>
        <w:fldChar w:fldCharType="end"/>
      </w:r>
      <w:r w:rsidRPr="00B51D40">
        <w:rPr>
          <w:rFonts w:ascii="Aptos" w:hAnsi="Aptos"/>
          <w:sz w:val="24"/>
          <w:szCs w:val="24"/>
        </w:rPr>
        <w:t xml:space="preserve">, the conflict will be resolved in favour of the document appearing higher (i.e. earlier) in the list. </w:t>
      </w:r>
    </w:p>
    <w:p w14:paraId="127760CB" w14:textId="3A98C627" w:rsidR="00685F77" w:rsidRPr="00B51D40" w:rsidRDefault="00685F77" w:rsidP="00685F77">
      <w:pPr>
        <w:pStyle w:val="Untitledsubclause1"/>
        <w:rPr>
          <w:rFonts w:ascii="Aptos" w:hAnsi="Aptos"/>
          <w:sz w:val="24"/>
          <w:szCs w:val="24"/>
        </w:rPr>
      </w:pPr>
      <w:r w:rsidRPr="00B51D40">
        <w:rPr>
          <w:rFonts w:ascii="Aptos" w:hAnsi="Aptos"/>
          <w:sz w:val="24"/>
          <w:szCs w:val="24"/>
        </w:rPr>
        <w:t xml:space="preserve">Any samples, drawings, descriptive matter or advertising issued by the Supplier and any descriptions of the Goods or illustrations or descriptions of the Services contained in the Supplier's catalogues or brochures are issued or published for the sole purpose of giving an approximate idea of the Goods and Services described in them. They shall not form part of the </w:t>
      </w:r>
      <w:r w:rsidR="005F643A">
        <w:rPr>
          <w:rFonts w:ascii="Aptos" w:hAnsi="Aptos"/>
          <w:sz w:val="24"/>
          <w:szCs w:val="24"/>
        </w:rPr>
        <w:t>Order</w:t>
      </w:r>
      <w:r w:rsidRPr="00B51D40">
        <w:rPr>
          <w:rFonts w:ascii="Aptos" w:hAnsi="Aptos"/>
          <w:sz w:val="24"/>
          <w:szCs w:val="24"/>
        </w:rPr>
        <w:t xml:space="preserve"> nor have any contractual force.</w:t>
      </w:r>
      <w:bookmarkEnd w:id="63"/>
    </w:p>
    <w:p w14:paraId="08C91568" w14:textId="6816081B" w:rsidR="00685F77" w:rsidRPr="00B51D40" w:rsidRDefault="00685F77" w:rsidP="00685F77">
      <w:pPr>
        <w:pStyle w:val="Untitledsubclause1"/>
        <w:rPr>
          <w:rFonts w:ascii="Aptos" w:hAnsi="Aptos"/>
          <w:sz w:val="24"/>
          <w:szCs w:val="24"/>
        </w:rPr>
      </w:pPr>
      <w:bookmarkStart w:id="64" w:name="a931568"/>
      <w:r w:rsidRPr="00B51D40">
        <w:rPr>
          <w:rFonts w:ascii="Aptos" w:hAnsi="Aptos"/>
          <w:sz w:val="24"/>
          <w:szCs w:val="24"/>
        </w:rPr>
        <w:t xml:space="preserve">These One2Call Terms and Conditions apply to the </w:t>
      </w:r>
      <w:r w:rsidR="005F643A">
        <w:rPr>
          <w:rFonts w:ascii="Aptos" w:hAnsi="Aptos"/>
          <w:sz w:val="24"/>
          <w:szCs w:val="24"/>
        </w:rPr>
        <w:t>Order</w:t>
      </w:r>
      <w:r w:rsidRPr="00B51D40">
        <w:rPr>
          <w:rFonts w:ascii="Aptos" w:hAnsi="Aptos"/>
          <w:sz w:val="24"/>
          <w:szCs w:val="24"/>
        </w:rPr>
        <w:t xml:space="preserve"> to the exclusion of any other terms that the Customer seeks to impose or incorporate, or which are implied by law, trade custom, practice or course of dealing.</w:t>
      </w:r>
      <w:bookmarkEnd w:id="64"/>
      <w:r w:rsidRPr="00B51D40">
        <w:rPr>
          <w:rFonts w:ascii="Aptos" w:hAnsi="Aptos"/>
          <w:sz w:val="24"/>
          <w:szCs w:val="24"/>
        </w:rPr>
        <w:t xml:space="preserve">  </w:t>
      </w:r>
      <w:r w:rsidRPr="00B51D40">
        <w:rPr>
          <w:rFonts w:ascii="Aptos" w:hAnsi="Aptos"/>
          <w:sz w:val="24"/>
          <w:szCs w:val="24"/>
        </w:rPr>
        <w:fldChar w:fldCharType="begin"/>
      </w:r>
      <w:r w:rsidRPr="00B51D40">
        <w:rPr>
          <w:rFonts w:ascii="Aptos" w:hAnsi="Aptos"/>
          <w:sz w:val="24"/>
          <w:szCs w:val="24"/>
        </w:rPr>
        <w:fldChar w:fldCharType="end"/>
      </w:r>
      <w:bookmarkStart w:id="65" w:name="a404442"/>
      <w:r w:rsidRPr="00B51D40">
        <w:rPr>
          <w:rFonts w:ascii="Aptos" w:hAnsi="Aptos"/>
          <w:sz w:val="24"/>
          <w:szCs w:val="24"/>
        </w:rPr>
        <w:t xml:space="preserve">The Customer waives any right it might otherwise have to rely on any term </w:t>
      </w:r>
      <w:r w:rsidRPr="00B51D40">
        <w:rPr>
          <w:rFonts w:ascii="Aptos" w:hAnsi="Aptos"/>
          <w:sz w:val="24"/>
          <w:szCs w:val="24"/>
        </w:rPr>
        <w:lastRenderedPageBreak/>
        <w:t>endorsed upon, delivered with or contained in any documents of the Customer that is inconsistent with these One2Call Terms and Conditions.</w:t>
      </w:r>
      <w:bookmarkEnd w:id="65"/>
    </w:p>
    <w:p w14:paraId="2546D91A" w14:textId="77777777" w:rsidR="00685F77" w:rsidRPr="00B51D40" w:rsidRDefault="00685F77" w:rsidP="00685F77">
      <w:pPr>
        <w:pStyle w:val="Untitledsubclause1"/>
        <w:rPr>
          <w:rFonts w:ascii="Aptos" w:hAnsi="Aptos"/>
          <w:sz w:val="24"/>
          <w:szCs w:val="24"/>
        </w:rPr>
      </w:pPr>
      <w:bookmarkStart w:id="66" w:name="a224592"/>
      <w:proofErr w:type="gramStart"/>
      <w:r w:rsidRPr="00B51D40">
        <w:rPr>
          <w:rFonts w:ascii="Aptos" w:hAnsi="Aptos"/>
          <w:sz w:val="24"/>
          <w:szCs w:val="24"/>
        </w:rPr>
        <w:t>All of</w:t>
      </w:r>
      <w:proofErr w:type="gramEnd"/>
      <w:r w:rsidRPr="00B51D40">
        <w:rPr>
          <w:rFonts w:ascii="Aptos" w:hAnsi="Aptos"/>
          <w:sz w:val="24"/>
          <w:szCs w:val="24"/>
        </w:rPr>
        <w:t xml:space="preserve"> these One2Call Terms and Conditions shall apply to the supply of both Goods and Services except where application to one or the other is specified.</w:t>
      </w:r>
      <w:bookmarkEnd w:id="66"/>
    </w:p>
    <w:p w14:paraId="2A037544" w14:textId="77777777" w:rsidR="00685F77" w:rsidRPr="00B51D40" w:rsidRDefault="00685F77" w:rsidP="00685F77">
      <w:pPr>
        <w:pStyle w:val="TitleClause"/>
        <w:rPr>
          <w:rFonts w:ascii="Aptos" w:hAnsi="Aptos"/>
          <w:sz w:val="24"/>
          <w:szCs w:val="24"/>
        </w:rPr>
      </w:pPr>
      <w:r w:rsidRPr="00B51D40">
        <w:rPr>
          <w:rFonts w:ascii="Aptos" w:hAnsi="Aptos"/>
          <w:sz w:val="24"/>
          <w:szCs w:val="24"/>
        </w:rPr>
        <w:fldChar w:fldCharType="begin"/>
      </w:r>
      <w:r w:rsidRPr="00B51D40">
        <w:rPr>
          <w:rFonts w:ascii="Aptos" w:hAnsi="Aptos"/>
          <w:sz w:val="24"/>
          <w:szCs w:val="24"/>
        </w:rPr>
        <w:instrText>TC "3. Goods" \l 1</w:instrText>
      </w:r>
      <w:r w:rsidRPr="00B51D40">
        <w:rPr>
          <w:rFonts w:ascii="Aptos" w:hAnsi="Aptos"/>
          <w:sz w:val="24"/>
          <w:szCs w:val="24"/>
        </w:rPr>
        <w:fldChar w:fldCharType="end"/>
      </w:r>
      <w:bookmarkStart w:id="67" w:name="_Toc256000002"/>
      <w:bookmarkStart w:id="68" w:name="a699745"/>
      <w:r w:rsidRPr="00B51D40">
        <w:rPr>
          <w:rFonts w:ascii="Aptos" w:hAnsi="Aptos"/>
          <w:sz w:val="24"/>
          <w:szCs w:val="24"/>
        </w:rPr>
        <w:t>Goods</w:t>
      </w:r>
      <w:bookmarkEnd w:id="67"/>
      <w:bookmarkEnd w:id="68"/>
    </w:p>
    <w:p w14:paraId="61B67BBB" w14:textId="77777777" w:rsidR="00685F77" w:rsidRPr="00E43836" w:rsidRDefault="00685F77" w:rsidP="00685F77">
      <w:pPr>
        <w:pStyle w:val="Untitledsubclause1"/>
        <w:rPr>
          <w:rFonts w:ascii="Aptos" w:hAnsi="Aptos"/>
          <w:sz w:val="24"/>
          <w:szCs w:val="24"/>
        </w:rPr>
      </w:pPr>
      <w:bookmarkStart w:id="69" w:name="a616886"/>
      <w:r w:rsidRPr="00E43836">
        <w:rPr>
          <w:rFonts w:ascii="Aptos" w:hAnsi="Aptos"/>
          <w:sz w:val="24"/>
          <w:szCs w:val="24"/>
        </w:rPr>
        <w:t>The quantity and description of any Goods shall be as set out in the Goods Specification.</w:t>
      </w:r>
      <w:bookmarkEnd w:id="69"/>
    </w:p>
    <w:p w14:paraId="30B5A075" w14:textId="77777777" w:rsidR="00685F77" w:rsidRPr="00B51D40" w:rsidRDefault="00685F77" w:rsidP="00685F77">
      <w:pPr>
        <w:pStyle w:val="Untitledsubclause1"/>
        <w:rPr>
          <w:rFonts w:ascii="Aptos" w:hAnsi="Aptos"/>
          <w:sz w:val="24"/>
          <w:szCs w:val="24"/>
        </w:rPr>
      </w:pPr>
      <w:bookmarkStart w:id="70" w:name="a729515"/>
      <w:r w:rsidRPr="00B51D40">
        <w:rPr>
          <w:rFonts w:ascii="Aptos" w:hAnsi="Aptos"/>
          <w:sz w:val="24"/>
          <w:szCs w:val="24"/>
        </w:rPr>
        <w:t>The Supplier reserves the right to amend the Goods Specification if required by any applicable law or regulatory requirement, and the Supplier shall notify the Customer in any such event.</w:t>
      </w:r>
      <w:bookmarkEnd w:id="70"/>
    </w:p>
    <w:p w14:paraId="42D97515" w14:textId="77777777" w:rsidR="00685F77" w:rsidRPr="00B51D40" w:rsidRDefault="00685F77" w:rsidP="00685F77">
      <w:pPr>
        <w:pStyle w:val="TitleClause"/>
        <w:rPr>
          <w:rFonts w:ascii="Aptos" w:hAnsi="Aptos"/>
          <w:sz w:val="24"/>
          <w:szCs w:val="24"/>
        </w:rPr>
      </w:pPr>
      <w:r w:rsidRPr="00B51D40">
        <w:rPr>
          <w:rFonts w:ascii="Aptos" w:hAnsi="Aptos"/>
          <w:sz w:val="24"/>
          <w:szCs w:val="24"/>
        </w:rPr>
        <w:fldChar w:fldCharType="begin"/>
      </w:r>
      <w:r w:rsidRPr="00B51D40">
        <w:rPr>
          <w:rFonts w:ascii="Aptos" w:hAnsi="Aptos"/>
          <w:sz w:val="24"/>
          <w:szCs w:val="24"/>
        </w:rPr>
        <w:instrText>TC "4. Delivery of Goods" \l 1</w:instrText>
      </w:r>
      <w:r w:rsidRPr="00B51D40">
        <w:rPr>
          <w:rFonts w:ascii="Aptos" w:hAnsi="Aptos"/>
          <w:sz w:val="24"/>
          <w:szCs w:val="24"/>
        </w:rPr>
        <w:fldChar w:fldCharType="end"/>
      </w:r>
      <w:bookmarkStart w:id="71" w:name="_Toc256000003"/>
      <w:bookmarkStart w:id="72" w:name="a468731"/>
      <w:r w:rsidRPr="00B51D40">
        <w:rPr>
          <w:rFonts w:ascii="Aptos" w:hAnsi="Aptos"/>
          <w:sz w:val="24"/>
          <w:szCs w:val="24"/>
        </w:rPr>
        <w:t>Delivery of Goods</w:t>
      </w:r>
      <w:bookmarkEnd w:id="71"/>
      <w:bookmarkEnd w:id="72"/>
    </w:p>
    <w:p w14:paraId="2B6D7288" w14:textId="6DDCC1E8" w:rsidR="00685F77" w:rsidRDefault="00685F77" w:rsidP="00685F77">
      <w:pPr>
        <w:pStyle w:val="Untitledsubclause1"/>
        <w:rPr>
          <w:rFonts w:ascii="Aptos" w:hAnsi="Aptos"/>
          <w:sz w:val="24"/>
          <w:szCs w:val="24"/>
        </w:rPr>
      </w:pPr>
      <w:bookmarkStart w:id="73" w:name="a922051"/>
      <w:r w:rsidRPr="00B51D40">
        <w:rPr>
          <w:rFonts w:ascii="Aptos" w:hAnsi="Aptos"/>
          <w:sz w:val="24"/>
          <w:szCs w:val="24"/>
        </w:rPr>
        <w:t>The Supplier shall ensure that</w:t>
      </w:r>
      <w:r>
        <w:rPr>
          <w:rFonts w:ascii="Aptos" w:hAnsi="Aptos"/>
          <w:sz w:val="24"/>
          <w:szCs w:val="24"/>
        </w:rPr>
        <w:t xml:space="preserve"> </w:t>
      </w:r>
      <w:r w:rsidRPr="00B51D40">
        <w:rPr>
          <w:rFonts w:ascii="Aptos" w:hAnsi="Aptos"/>
          <w:sz w:val="24"/>
          <w:szCs w:val="24"/>
        </w:rPr>
        <w:t xml:space="preserve">each delivery of the Goods is accompanied by a delivery note which shows the date of the </w:t>
      </w:r>
      <w:r w:rsidR="005F643A">
        <w:rPr>
          <w:rFonts w:ascii="Aptos" w:hAnsi="Aptos"/>
          <w:sz w:val="24"/>
          <w:szCs w:val="24"/>
        </w:rPr>
        <w:t>Order</w:t>
      </w:r>
      <w:r>
        <w:rPr>
          <w:rFonts w:ascii="Aptos" w:hAnsi="Aptos"/>
          <w:sz w:val="24"/>
          <w:szCs w:val="24"/>
        </w:rPr>
        <w:t>.</w:t>
      </w:r>
    </w:p>
    <w:p w14:paraId="20CFA553" w14:textId="77777777" w:rsidR="00685F77" w:rsidRPr="00B51D40" w:rsidRDefault="00685F77" w:rsidP="00685F77">
      <w:pPr>
        <w:pStyle w:val="Untitledsubclause1"/>
        <w:rPr>
          <w:rFonts w:ascii="Aptos" w:hAnsi="Aptos"/>
          <w:sz w:val="24"/>
          <w:szCs w:val="24"/>
        </w:rPr>
      </w:pPr>
      <w:bookmarkStart w:id="74" w:name="a391989"/>
      <w:bookmarkEnd w:id="73"/>
      <w:r w:rsidRPr="00B51D40">
        <w:rPr>
          <w:rFonts w:ascii="Aptos" w:hAnsi="Aptos"/>
          <w:sz w:val="24"/>
          <w:szCs w:val="24"/>
        </w:rPr>
        <w:t xml:space="preserve">The Supplier shall deliver the Goods to the location set out in the agreed in the </w:t>
      </w:r>
      <w:r>
        <w:rPr>
          <w:rFonts w:ascii="Aptos" w:hAnsi="Aptos"/>
          <w:sz w:val="24"/>
          <w:szCs w:val="24"/>
        </w:rPr>
        <w:t>Order</w:t>
      </w:r>
      <w:r w:rsidRPr="00B51D40">
        <w:rPr>
          <w:rFonts w:ascii="Aptos" w:hAnsi="Aptos"/>
          <w:sz w:val="24"/>
          <w:szCs w:val="24"/>
        </w:rPr>
        <w:t xml:space="preserve"> or such other location as the parties may agree (</w:t>
      </w:r>
      <w:r w:rsidRPr="00B51D40">
        <w:rPr>
          <w:rStyle w:val="DefTerm"/>
          <w:rFonts w:ascii="Aptos" w:hAnsi="Aptos"/>
          <w:sz w:val="24"/>
          <w:szCs w:val="24"/>
        </w:rPr>
        <w:t>Delivery Location</w:t>
      </w:r>
      <w:r w:rsidRPr="00B51D40">
        <w:rPr>
          <w:rFonts w:ascii="Aptos" w:hAnsi="Aptos"/>
          <w:sz w:val="24"/>
          <w:szCs w:val="24"/>
        </w:rPr>
        <w:t>)</w:t>
      </w:r>
      <w:r>
        <w:rPr>
          <w:rFonts w:ascii="Aptos" w:hAnsi="Aptos"/>
          <w:sz w:val="24"/>
          <w:szCs w:val="24"/>
        </w:rPr>
        <w:t xml:space="preserve"> </w:t>
      </w:r>
      <w:r w:rsidRPr="003031E0">
        <w:rPr>
          <w:rFonts w:ascii="Aptos" w:hAnsi="Aptos"/>
          <w:sz w:val="24"/>
          <w:szCs w:val="24"/>
        </w:rPr>
        <w:t xml:space="preserve">on </w:t>
      </w:r>
      <w:r>
        <w:rPr>
          <w:rFonts w:ascii="Aptos" w:hAnsi="Aptos"/>
          <w:sz w:val="24"/>
          <w:szCs w:val="24"/>
        </w:rPr>
        <w:t xml:space="preserve">or after </w:t>
      </w:r>
      <w:r w:rsidRPr="003031E0">
        <w:rPr>
          <w:rFonts w:ascii="Aptos" w:hAnsi="Aptos"/>
          <w:sz w:val="24"/>
          <w:szCs w:val="24"/>
        </w:rPr>
        <w:t xml:space="preserve">the day notified by the </w:t>
      </w:r>
      <w:r>
        <w:rPr>
          <w:rFonts w:ascii="Aptos" w:hAnsi="Aptos"/>
          <w:sz w:val="24"/>
          <w:szCs w:val="24"/>
        </w:rPr>
        <w:t>Supplier</w:t>
      </w:r>
      <w:r w:rsidRPr="003031E0">
        <w:rPr>
          <w:rFonts w:ascii="Aptos" w:hAnsi="Aptos"/>
          <w:sz w:val="24"/>
          <w:szCs w:val="24"/>
        </w:rPr>
        <w:t xml:space="preserve"> </w:t>
      </w:r>
      <w:r>
        <w:rPr>
          <w:rFonts w:ascii="Aptos" w:hAnsi="Aptos"/>
          <w:sz w:val="24"/>
          <w:szCs w:val="24"/>
        </w:rPr>
        <w:t xml:space="preserve">that the Goods are ready </w:t>
      </w:r>
      <w:r w:rsidRPr="003031E0">
        <w:rPr>
          <w:rFonts w:ascii="Aptos" w:hAnsi="Aptos"/>
          <w:sz w:val="24"/>
          <w:szCs w:val="24"/>
        </w:rPr>
        <w:t>for delivery</w:t>
      </w:r>
      <w:r w:rsidRPr="00B51D40">
        <w:rPr>
          <w:rFonts w:ascii="Aptos" w:hAnsi="Aptos"/>
          <w:sz w:val="24"/>
          <w:szCs w:val="24"/>
        </w:rPr>
        <w:t>.</w:t>
      </w:r>
      <w:bookmarkEnd w:id="74"/>
    </w:p>
    <w:p w14:paraId="5906136E" w14:textId="77777777" w:rsidR="00685F77" w:rsidRDefault="00685F77" w:rsidP="00685F77">
      <w:pPr>
        <w:pStyle w:val="Untitledsubclause1"/>
        <w:rPr>
          <w:rFonts w:ascii="Aptos" w:hAnsi="Aptos"/>
          <w:sz w:val="24"/>
          <w:szCs w:val="24"/>
        </w:rPr>
      </w:pPr>
      <w:bookmarkStart w:id="75" w:name="a529474"/>
      <w:r w:rsidRPr="00456B7A">
        <w:rPr>
          <w:rFonts w:ascii="Aptos" w:hAnsi="Aptos"/>
          <w:sz w:val="24"/>
          <w:szCs w:val="24"/>
        </w:rPr>
        <w:t xml:space="preserve">The Supplier shall use its reasonable endeavours to arrange delivery of the Goods on an agreed delivery </w:t>
      </w:r>
      <w:proofErr w:type="gramStart"/>
      <w:r w:rsidRPr="00456B7A">
        <w:rPr>
          <w:rFonts w:ascii="Aptos" w:hAnsi="Aptos"/>
          <w:sz w:val="24"/>
          <w:szCs w:val="24"/>
        </w:rPr>
        <w:t>date, but</w:t>
      </w:r>
      <w:proofErr w:type="gramEnd"/>
      <w:r w:rsidRPr="00456B7A">
        <w:rPr>
          <w:rFonts w:ascii="Aptos" w:hAnsi="Aptos"/>
          <w:sz w:val="24"/>
          <w:szCs w:val="24"/>
        </w:rPr>
        <w:t xml:space="preserve"> does not guarantee to do so. Time of delivery shall not be of the essence of the contract.</w:t>
      </w:r>
      <w:r>
        <w:rPr>
          <w:rFonts w:ascii="Aptos" w:hAnsi="Aptos"/>
          <w:sz w:val="24"/>
          <w:szCs w:val="24"/>
        </w:rPr>
        <w:t xml:space="preserve"> </w:t>
      </w:r>
    </w:p>
    <w:p w14:paraId="5924383A" w14:textId="71D4903E" w:rsidR="00685F77" w:rsidRPr="00456B7A" w:rsidRDefault="00685F77" w:rsidP="00685F77">
      <w:pPr>
        <w:pStyle w:val="Untitledsubclause1"/>
        <w:rPr>
          <w:rFonts w:ascii="Aptos" w:hAnsi="Aptos"/>
          <w:sz w:val="24"/>
          <w:szCs w:val="24"/>
        </w:rPr>
      </w:pPr>
      <w:r w:rsidRPr="00456B7A">
        <w:rPr>
          <w:rFonts w:ascii="Aptos" w:hAnsi="Aptos"/>
          <w:sz w:val="24"/>
          <w:szCs w:val="24"/>
        </w:rPr>
        <w:t>The Supplier shall not be liable to the Customer for any loss or damage whether arising directly or indirectly from the late delivery or short delivery of the Goods. If short delivery does take place, the Customer undertakes not to reject the Goods but to accept the Goods delivered as</w:t>
      </w:r>
      <w:r>
        <w:rPr>
          <w:rFonts w:ascii="Aptos" w:hAnsi="Aptos"/>
          <w:sz w:val="24"/>
          <w:szCs w:val="24"/>
        </w:rPr>
        <w:t xml:space="preserve"> </w:t>
      </w:r>
      <w:r w:rsidRPr="00456B7A">
        <w:rPr>
          <w:rFonts w:ascii="Aptos" w:hAnsi="Aptos"/>
          <w:sz w:val="24"/>
          <w:szCs w:val="24"/>
        </w:rPr>
        <w:t xml:space="preserve">part performance of the </w:t>
      </w:r>
      <w:r w:rsidR="005F643A">
        <w:rPr>
          <w:rFonts w:ascii="Aptos" w:hAnsi="Aptos"/>
          <w:sz w:val="24"/>
          <w:szCs w:val="24"/>
        </w:rPr>
        <w:t>Order</w:t>
      </w:r>
      <w:r w:rsidRPr="00456B7A">
        <w:rPr>
          <w:rFonts w:ascii="Aptos" w:hAnsi="Aptos"/>
          <w:sz w:val="24"/>
          <w:szCs w:val="24"/>
        </w:rPr>
        <w:t>.</w:t>
      </w:r>
    </w:p>
    <w:p w14:paraId="5D8DFE08" w14:textId="77777777" w:rsidR="00685F77" w:rsidRDefault="00685F77" w:rsidP="00685F77">
      <w:pPr>
        <w:pStyle w:val="Untitledsubclause1"/>
        <w:rPr>
          <w:rFonts w:ascii="Aptos" w:hAnsi="Aptos"/>
          <w:sz w:val="24"/>
          <w:szCs w:val="24"/>
        </w:rPr>
      </w:pPr>
      <w:bookmarkStart w:id="76" w:name="a1014138"/>
      <w:r w:rsidRPr="003031E0">
        <w:rPr>
          <w:rFonts w:ascii="Aptos" w:hAnsi="Aptos"/>
          <w:sz w:val="24"/>
          <w:szCs w:val="24"/>
        </w:rPr>
        <w:t xml:space="preserve">The </w:t>
      </w:r>
      <w:r>
        <w:rPr>
          <w:rFonts w:ascii="Aptos" w:hAnsi="Aptos"/>
          <w:sz w:val="24"/>
          <w:szCs w:val="24"/>
        </w:rPr>
        <w:t>Customer</w:t>
      </w:r>
      <w:r w:rsidRPr="003031E0">
        <w:rPr>
          <w:rFonts w:ascii="Aptos" w:hAnsi="Aptos"/>
          <w:sz w:val="24"/>
          <w:szCs w:val="24"/>
        </w:rPr>
        <w:t xml:space="preserve"> shall make all arrangements necessary to take delivery of the Goods on the day notified by the </w:t>
      </w:r>
      <w:r>
        <w:rPr>
          <w:rFonts w:ascii="Aptos" w:hAnsi="Aptos"/>
          <w:sz w:val="24"/>
          <w:szCs w:val="24"/>
        </w:rPr>
        <w:t>Supplier</w:t>
      </w:r>
      <w:r w:rsidRPr="003031E0">
        <w:rPr>
          <w:rFonts w:ascii="Aptos" w:hAnsi="Aptos"/>
          <w:sz w:val="24"/>
          <w:szCs w:val="24"/>
        </w:rPr>
        <w:t xml:space="preserve"> for delivery</w:t>
      </w:r>
      <w:r>
        <w:rPr>
          <w:rFonts w:ascii="Aptos" w:hAnsi="Aptos"/>
          <w:sz w:val="24"/>
          <w:szCs w:val="24"/>
        </w:rPr>
        <w:t>.</w:t>
      </w:r>
    </w:p>
    <w:p w14:paraId="2B576781" w14:textId="77777777" w:rsidR="00685F77" w:rsidRDefault="00685F77" w:rsidP="00685F77">
      <w:pPr>
        <w:pStyle w:val="Untitledsubclause1"/>
      </w:pPr>
      <w:r>
        <w:t xml:space="preserve">If the Customer fails to take delivery of the Goods within five Business Days of the Supplier notifying the Customer that the Goods are ready for delivery, then </w:t>
      </w:r>
      <w:bookmarkStart w:id="77" w:name="a962557"/>
      <w:bookmarkEnd w:id="76"/>
      <w:r>
        <w:t xml:space="preserve">the Supplier shall be entitled to store the Goods until actual delivery takes </w:t>
      </w:r>
      <w:proofErr w:type="gramStart"/>
      <w:r>
        <w:t>place, and</w:t>
      </w:r>
      <w:proofErr w:type="gramEnd"/>
      <w:r>
        <w:t xml:space="preserve"> charge the Customer for all related costs and expenses (including insurance).</w:t>
      </w:r>
      <w:bookmarkEnd w:id="77"/>
    </w:p>
    <w:p w14:paraId="532A773C" w14:textId="77777777" w:rsidR="00685F77" w:rsidRPr="00B51D40" w:rsidRDefault="00685F77" w:rsidP="00685F77">
      <w:pPr>
        <w:pStyle w:val="Untitledsubclause1"/>
        <w:rPr>
          <w:rFonts w:ascii="Aptos" w:hAnsi="Aptos"/>
          <w:sz w:val="24"/>
          <w:szCs w:val="24"/>
        </w:rPr>
      </w:pPr>
      <w:r w:rsidRPr="00B51D40">
        <w:rPr>
          <w:rFonts w:ascii="Aptos" w:hAnsi="Aptos"/>
          <w:sz w:val="24"/>
          <w:szCs w:val="24"/>
        </w:rPr>
        <w:t>Delivery of the Goods shall be completed on the completion of unloading of the Goods at the Delivery Location.</w:t>
      </w:r>
      <w:bookmarkEnd w:id="75"/>
    </w:p>
    <w:p w14:paraId="1F2D1B8E" w14:textId="77777777" w:rsidR="00685F77" w:rsidRPr="00B51D40" w:rsidRDefault="00685F77" w:rsidP="00685F77">
      <w:pPr>
        <w:pStyle w:val="Untitledsubclause1"/>
        <w:rPr>
          <w:rFonts w:ascii="Aptos" w:hAnsi="Aptos"/>
          <w:sz w:val="24"/>
          <w:szCs w:val="24"/>
        </w:rPr>
      </w:pPr>
      <w:bookmarkStart w:id="78" w:name="a781402"/>
      <w:r w:rsidRPr="00B51D40">
        <w:rPr>
          <w:rFonts w:ascii="Aptos" w:hAnsi="Aptos"/>
          <w:sz w:val="24"/>
          <w:szCs w:val="24"/>
        </w:rPr>
        <w:lastRenderedPageBreak/>
        <w:t>Any dates quoted for delivery of the Goods are approximate only, and the time of delivery is not of the essence. The Supplier shall not be liable for any delay in delivery of the Goods that is caused by a Force Majeure Event or the Customer's failure to provide the Supplier with adequate delivery instructions or any other instructions that are relevant to the supply of the Goods.</w:t>
      </w:r>
      <w:bookmarkEnd w:id="78"/>
    </w:p>
    <w:p w14:paraId="2086D980" w14:textId="77777777" w:rsidR="00685F77" w:rsidRPr="00B51D40" w:rsidRDefault="00685F77" w:rsidP="00685F77">
      <w:pPr>
        <w:pStyle w:val="Untitledsubclause1"/>
        <w:rPr>
          <w:rFonts w:ascii="Aptos" w:hAnsi="Aptos"/>
          <w:sz w:val="24"/>
          <w:szCs w:val="24"/>
        </w:rPr>
      </w:pPr>
      <w:bookmarkStart w:id="79" w:name="a770744"/>
      <w:r w:rsidRPr="00B51D40">
        <w:rPr>
          <w:rFonts w:ascii="Aptos" w:hAnsi="Aptos"/>
          <w:sz w:val="24"/>
          <w:szCs w:val="24"/>
        </w:rPr>
        <w:t>If the Supplier fails to deliver the Goods, its liability shall be limited to the costs and expenses incurred by the Customer in obtaining replacement goods of similar description and quality in the cheapest market available, less the price of the Goods. The Supplier shall have no liability for any failure to deliver the Goods to the extent that such failure is caused by a Force Majeure Event or the Customer's failure to provide the Supplier with adequate delivery instructions or any other instructions that are relevant to the supply of the Goods.</w:t>
      </w:r>
      <w:bookmarkEnd w:id="79"/>
    </w:p>
    <w:p w14:paraId="7052BED7" w14:textId="77777777" w:rsidR="00685F77" w:rsidRDefault="00685F77" w:rsidP="00685F77">
      <w:pPr>
        <w:pStyle w:val="Untitledsubclause1"/>
        <w:rPr>
          <w:rFonts w:ascii="Aptos" w:hAnsi="Aptos"/>
          <w:sz w:val="24"/>
          <w:szCs w:val="24"/>
        </w:rPr>
      </w:pPr>
      <w:bookmarkStart w:id="80" w:name="a909956"/>
      <w:r w:rsidRPr="00B51D40">
        <w:rPr>
          <w:rFonts w:ascii="Aptos" w:hAnsi="Aptos"/>
          <w:sz w:val="24"/>
          <w:szCs w:val="24"/>
        </w:rPr>
        <w:t xml:space="preserve">The Supplier may deliver the Goods by instalments, which shall be invoiced and paid for separately. Each instalment shall constitute a separate contract. Any delay in delivery or defect in an instalment shall not entitle the Customer to cancel any other instalment. </w:t>
      </w:r>
      <w:bookmarkEnd w:id="80"/>
    </w:p>
    <w:p w14:paraId="394437C2" w14:textId="77777777" w:rsidR="00685F77" w:rsidRDefault="00685F77" w:rsidP="00685F77">
      <w:pPr>
        <w:pStyle w:val="TitleClause"/>
        <w:rPr>
          <w:rFonts w:ascii="Aptos" w:hAnsi="Aptos"/>
          <w:sz w:val="24"/>
          <w:szCs w:val="24"/>
        </w:rPr>
      </w:pPr>
      <w:r>
        <w:rPr>
          <w:rFonts w:ascii="Aptos" w:hAnsi="Aptos"/>
          <w:sz w:val="24"/>
          <w:szCs w:val="24"/>
        </w:rPr>
        <w:t>Acceptance of Goods</w:t>
      </w:r>
    </w:p>
    <w:p w14:paraId="091BE3A6" w14:textId="77777777" w:rsidR="00685F77" w:rsidRDefault="00685F77" w:rsidP="00685F77">
      <w:pPr>
        <w:pStyle w:val="Untitledsubclause1"/>
        <w:rPr>
          <w:rFonts w:ascii="Aptos" w:hAnsi="Aptos"/>
          <w:sz w:val="24"/>
          <w:szCs w:val="24"/>
        </w:rPr>
      </w:pPr>
      <w:r w:rsidRPr="008E1C69">
        <w:rPr>
          <w:rFonts w:ascii="Aptos" w:hAnsi="Aptos"/>
          <w:sz w:val="24"/>
          <w:szCs w:val="24"/>
        </w:rPr>
        <w:t xml:space="preserve">The </w:t>
      </w:r>
      <w:r>
        <w:rPr>
          <w:rFonts w:ascii="Aptos" w:hAnsi="Aptos"/>
          <w:sz w:val="24"/>
          <w:szCs w:val="24"/>
        </w:rPr>
        <w:t>Customer</w:t>
      </w:r>
      <w:r w:rsidRPr="008E1C69">
        <w:rPr>
          <w:rFonts w:ascii="Aptos" w:hAnsi="Aptos"/>
          <w:sz w:val="24"/>
          <w:szCs w:val="24"/>
        </w:rPr>
        <w:t xml:space="preserve"> shall be deemed to have accepted the Goods 48 hours after delivery to the </w:t>
      </w:r>
      <w:r>
        <w:rPr>
          <w:rFonts w:ascii="Aptos" w:hAnsi="Aptos"/>
          <w:sz w:val="24"/>
          <w:szCs w:val="24"/>
        </w:rPr>
        <w:t>Customer</w:t>
      </w:r>
      <w:r w:rsidRPr="008E1C69">
        <w:rPr>
          <w:rFonts w:ascii="Aptos" w:hAnsi="Aptos"/>
          <w:sz w:val="24"/>
          <w:szCs w:val="24"/>
        </w:rPr>
        <w:t xml:space="preserve">. </w:t>
      </w:r>
    </w:p>
    <w:p w14:paraId="0DF90670" w14:textId="77777777" w:rsidR="00685F77" w:rsidRDefault="00685F77" w:rsidP="00685F77">
      <w:pPr>
        <w:pStyle w:val="Untitledsubclause1"/>
        <w:rPr>
          <w:rFonts w:ascii="Aptos" w:hAnsi="Aptos"/>
          <w:sz w:val="24"/>
          <w:szCs w:val="24"/>
        </w:rPr>
      </w:pPr>
      <w:r w:rsidRPr="008E1C69">
        <w:rPr>
          <w:rFonts w:ascii="Aptos" w:hAnsi="Aptos"/>
          <w:sz w:val="24"/>
          <w:szCs w:val="24"/>
        </w:rPr>
        <w:t xml:space="preserve">The </w:t>
      </w:r>
      <w:r>
        <w:rPr>
          <w:rFonts w:ascii="Aptos" w:hAnsi="Aptos"/>
          <w:sz w:val="24"/>
          <w:szCs w:val="24"/>
        </w:rPr>
        <w:t>Customer</w:t>
      </w:r>
      <w:r w:rsidRPr="008E1C69">
        <w:rPr>
          <w:rFonts w:ascii="Aptos" w:hAnsi="Aptos"/>
          <w:sz w:val="24"/>
          <w:szCs w:val="24"/>
        </w:rPr>
        <w:t xml:space="preserve"> shall carry out a thorough inspection of the Goods within 48 hours of delivery and shall give written notification to the </w:t>
      </w:r>
      <w:r>
        <w:rPr>
          <w:rFonts w:ascii="Aptos" w:hAnsi="Aptos"/>
          <w:sz w:val="24"/>
          <w:szCs w:val="24"/>
        </w:rPr>
        <w:t>Supplier</w:t>
      </w:r>
      <w:r w:rsidRPr="008E1C69">
        <w:rPr>
          <w:rFonts w:ascii="Aptos" w:hAnsi="Aptos"/>
          <w:sz w:val="24"/>
          <w:szCs w:val="24"/>
        </w:rPr>
        <w:t xml:space="preserve"> within 5 working days of</w:t>
      </w:r>
      <w:r>
        <w:rPr>
          <w:rFonts w:ascii="Aptos" w:hAnsi="Aptos"/>
          <w:sz w:val="24"/>
          <w:szCs w:val="24"/>
        </w:rPr>
        <w:t xml:space="preserve"> </w:t>
      </w:r>
      <w:r w:rsidRPr="008E1C69">
        <w:rPr>
          <w:rFonts w:ascii="Aptos" w:hAnsi="Aptos"/>
          <w:sz w:val="24"/>
          <w:szCs w:val="24"/>
        </w:rPr>
        <w:t xml:space="preserve">delivery of the Goods of any defects which a reasonable examination would have revealed. </w:t>
      </w:r>
    </w:p>
    <w:p w14:paraId="2578B3D5" w14:textId="5F4141C3" w:rsidR="00685F77" w:rsidRPr="008E1C69" w:rsidRDefault="00685F77" w:rsidP="00685F77">
      <w:pPr>
        <w:pStyle w:val="Untitledsubclause1"/>
        <w:rPr>
          <w:rFonts w:ascii="Aptos" w:hAnsi="Aptos"/>
          <w:sz w:val="24"/>
          <w:szCs w:val="24"/>
        </w:rPr>
      </w:pPr>
      <w:r w:rsidRPr="008E1C69">
        <w:rPr>
          <w:rFonts w:ascii="Aptos" w:hAnsi="Aptos"/>
          <w:sz w:val="24"/>
          <w:szCs w:val="24"/>
        </w:rPr>
        <w:t xml:space="preserve">Where the </w:t>
      </w:r>
      <w:r>
        <w:rPr>
          <w:rFonts w:ascii="Aptos" w:hAnsi="Aptos"/>
          <w:sz w:val="24"/>
          <w:szCs w:val="24"/>
        </w:rPr>
        <w:t>Customer</w:t>
      </w:r>
      <w:r w:rsidRPr="008E1C69">
        <w:rPr>
          <w:rFonts w:ascii="Aptos" w:hAnsi="Aptos"/>
          <w:sz w:val="24"/>
          <w:szCs w:val="24"/>
        </w:rPr>
        <w:t xml:space="preserve"> has accepted, or has been deemed to have accepted, the Goods the </w:t>
      </w:r>
      <w:r>
        <w:rPr>
          <w:rFonts w:ascii="Aptos" w:hAnsi="Aptos"/>
          <w:sz w:val="24"/>
          <w:szCs w:val="24"/>
        </w:rPr>
        <w:t>Customer</w:t>
      </w:r>
      <w:r w:rsidRPr="008E1C69">
        <w:rPr>
          <w:rFonts w:ascii="Aptos" w:hAnsi="Aptos"/>
          <w:sz w:val="24"/>
          <w:szCs w:val="24"/>
        </w:rPr>
        <w:t xml:space="preserve"> shall not be entitled to reject Goods which are not in accordance with the </w:t>
      </w:r>
      <w:r w:rsidR="005F643A">
        <w:rPr>
          <w:rFonts w:ascii="Aptos" w:hAnsi="Aptos"/>
          <w:sz w:val="24"/>
          <w:szCs w:val="24"/>
        </w:rPr>
        <w:t>Order</w:t>
      </w:r>
      <w:r w:rsidRPr="008E1C69">
        <w:rPr>
          <w:rFonts w:ascii="Aptos" w:hAnsi="Aptos"/>
          <w:sz w:val="24"/>
          <w:szCs w:val="24"/>
        </w:rPr>
        <w:t>.</w:t>
      </w:r>
    </w:p>
    <w:commentRangeStart w:id="81"/>
    <w:p w14:paraId="2297AE40" w14:textId="77777777" w:rsidR="00685F77" w:rsidRPr="00B51D40" w:rsidRDefault="00685F77" w:rsidP="00685F77">
      <w:pPr>
        <w:pStyle w:val="TitleClause"/>
        <w:rPr>
          <w:rFonts w:ascii="Aptos" w:hAnsi="Aptos"/>
          <w:sz w:val="24"/>
          <w:szCs w:val="24"/>
        </w:rPr>
      </w:pPr>
      <w:commentRangeStart w:id="335"/>
      <w:r w:rsidRPr="00B51D40">
        <w:rPr>
          <w:rFonts w:ascii="Aptos" w:hAnsi="Aptos"/>
          <w:sz w:val="24"/>
          <w:szCs w:val="24"/>
        </w:rPr>
        <w:fldChar w:fldCharType="begin"/>
      </w:r>
      <w:commentRangeEnd w:id="335"/>
      <w:r>
        <w:commentReference w:id="335"/>
      </w:r>
      <w:r w:rsidRPr="00B51D40">
        <w:rPr>
          <w:rFonts w:ascii="Aptos" w:hAnsi="Aptos"/>
          <w:sz w:val="24"/>
          <w:szCs w:val="24"/>
        </w:rPr>
        <w:instrText>TC "5. Quality of Goods" \l 1</w:instrText>
      </w:r>
      <w:r w:rsidRPr="00B51D40">
        <w:rPr>
          <w:rFonts w:ascii="Aptos" w:hAnsi="Aptos"/>
          <w:sz w:val="24"/>
          <w:szCs w:val="24"/>
        </w:rPr>
        <w:fldChar w:fldCharType="end"/>
      </w:r>
      <w:bookmarkStart w:id="82" w:name="_Toc256000004"/>
      <w:bookmarkStart w:id="83" w:name="a755177"/>
      <w:r w:rsidRPr="00B51D40">
        <w:rPr>
          <w:rFonts w:ascii="Aptos" w:hAnsi="Aptos"/>
          <w:sz w:val="24"/>
          <w:szCs w:val="24"/>
        </w:rPr>
        <w:t>Quality of Goods</w:t>
      </w:r>
      <w:bookmarkEnd w:id="82"/>
      <w:bookmarkEnd w:id="83"/>
      <w:commentRangeEnd w:id="81"/>
      <w:r>
        <w:rPr>
          <w:rStyle w:val="CommentReference"/>
          <w:rFonts w:asciiTheme="minorHAnsi" w:eastAsiaTheme="minorHAnsi" w:hAnsiTheme="minorHAnsi" w:cstheme="minorBidi"/>
          <w:b w:val="0"/>
          <w:kern w:val="2"/>
        </w:rPr>
        <w:commentReference w:id="81"/>
      </w:r>
    </w:p>
    <w:p w14:paraId="300485BF" w14:textId="4E9B4294" w:rsidR="00685F77" w:rsidRDefault="00685F77" w:rsidP="00685F77">
      <w:pPr>
        <w:pStyle w:val="Untitledsubclause1"/>
        <w:rPr>
          <w:rFonts w:ascii="Aptos" w:hAnsi="Aptos"/>
          <w:sz w:val="24"/>
          <w:szCs w:val="24"/>
        </w:rPr>
      </w:pPr>
      <w:bookmarkStart w:id="84" w:name="a41484"/>
      <w:r w:rsidRPr="00542AFC">
        <w:rPr>
          <w:rFonts w:ascii="Aptos" w:hAnsi="Aptos"/>
          <w:sz w:val="24"/>
          <w:szCs w:val="24"/>
        </w:rPr>
        <w:t xml:space="preserve">The </w:t>
      </w:r>
      <w:r w:rsidR="003535CF">
        <w:rPr>
          <w:rFonts w:ascii="Aptos" w:hAnsi="Aptos"/>
          <w:sz w:val="24"/>
          <w:szCs w:val="24"/>
        </w:rPr>
        <w:t>Supplier</w:t>
      </w:r>
      <w:r w:rsidRPr="00542AFC">
        <w:rPr>
          <w:rFonts w:ascii="Aptos" w:hAnsi="Aptos"/>
          <w:sz w:val="24"/>
          <w:szCs w:val="24"/>
        </w:rPr>
        <w:t xml:space="preserve"> warrants that the Goods </w:t>
      </w:r>
      <w:commentRangeStart w:id="85"/>
      <w:r w:rsidRPr="00542AFC">
        <w:rPr>
          <w:rFonts w:ascii="Aptos" w:hAnsi="Aptos"/>
          <w:sz w:val="24"/>
          <w:szCs w:val="24"/>
        </w:rPr>
        <w:t xml:space="preserve">will </w:t>
      </w:r>
      <w:commentRangeEnd w:id="85"/>
      <w:r w:rsidR="00E448C2">
        <w:rPr>
          <w:rStyle w:val="CommentReference"/>
          <w:rFonts w:ascii="Calibri" w:eastAsia="Calibri" w:hAnsi="Calibri" w:cs="Calibri"/>
          <w:lang w:eastAsia="en-GB"/>
        </w:rPr>
        <w:commentReference w:id="85"/>
      </w:r>
      <w:r w:rsidRPr="00542AFC">
        <w:rPr>
          <w:rFonts w:ascii="Aptos" w:hAnsi="Aptos"/>
          <w:sz w:val="24"/>
          <w:szCs w:val="24"/>
        </w:rPr>
        <w:t xml:space="preserve">at the time of delivery correspond to the </w:t>
      </w:r>
      <w:r w:rsidR="003535CF">
        <w:rPr>
          <w:rFonts w:ascii="Aptos" w:hAnsi="Aptos"/>
          <w:sz w:val="24"/>
          <w:szCs w:val="24"/>
        </w:rPr>
        <w:t>Goods Specification</w:t>
      </w:r>
      <w:r w:rsidRPr="00542AFC">
        <w:rPr>
          <w:rFonts w:ascii="Aptos" w:hAnsi="Aptos"/>
          <w:sz w:val="24"/>
          <w:szCs w:val="24"/>
        </w:rPr>
        <w:t>. Except where the Buyer is dealing as a consumer (as defined in section 12 of the Unfair Contract Terms Act 1977), all other warranties, conditions or terms relating to fitness for purpose, quality or condition of the Goods are excluded.</w:t>
      </w:r>
    </w:p>
    <w:p w14:paraId="388BC894" w14:textId="2F981EDB" w:rsidR="00685F77" w:rsidRPr="00B51D40" w:rsidRDefault="00685F77" w:rsidP="00685F77">
      <w:pPr>
        <w:pStyle w:val="Untitledsubclause1"/>
        <w:rPr>
          <w:rFonts w:ascii="Aptos" w:hAnsi="Aptos"/>
          <w:sz w:val="24"/>
          <w:szCs w:val="24"/>
        </w:rPr>
      </w:pPr>
      <w:bookmarkStart w:id="86" w:name="a672557"/>
      <w:bookmarkEnd w:id="84"/>
      <w:r w:rsidRPr="00B51D40">
        <w:rPr>
          <w:rFonts w:ascii="Aptos" w:hAnsi="Aptos"/>
          <w:sz w:val="24"/>
          <w:szCs w:val="24"/>
        </w:rPr>
        <w:t xml:space="preserve">Subject to </w:t>
      </w:r>
      <w:r w:rsidRPr="00B51D40">
        <w:rPr>
          <w:rFonts w:ascii="Aptos" w:hAnsi="Aptos"/>
          <w:sz w:val="24"/>
          <w:szCs w:val="24"/>
        </w:rPr>
        <w:fldChar w:fldCharType="begin"/>
      </w:r>
      <w:r w:rsidRPr="00B51D40">
        <w:rPr>
          <w:rFonts w:ascii="Aptos" w:hAnsi="Aptos"/>
          <w:sz w:val="24"/>
          <w:szCs w:val="24"/>
        </w:rPr>
        <w:instrText>PAGEREF a377734\# "'clause '"  \h</w:instrText>
      </w:r>
      <w:r w:rsidRPr="00B51D40">
        <w:rPr>
          <w:rFonts w:ascii="Aptos" w:hAnsi="Aptos"/>
          <w:sz w:val="24"/>
          <w:szCs w:val="24"/>
        </w:rPr>
      </w:r>
      <w:r w:rsidRPr="00B51D40">
        <w:rPr>
          <w:rFonts w:ascii="Aptos" w:hAnsi="Aptos"/>
          <w:sz w:val="24"/>
          <w:szCs w:val="24"/>
        </w:rPr>
        <w:fldChar w:fldCharType="separate"/>
      </w:r>
      <w:r w:rsidR="000866A5" w:rsidRPr="00B51D40">
        <w:rPr>
          <w:rFonts w:ascii="Aptos" w:hAnsi="Aptos"/>
          <w:noProof/>
          <w:sz w:val="24"/>
          <w:szCs w:val="24"/>
        </w:rPr>
        <w:t xml:space="preserve">clause </w:t>
      </w:r>
      <w:r w:rsidRPr="00B51D40">
        <w:rPr>
          <w:rFonts w:ascii="Aptos" w:hAnsi="Aptos"/>
          <w:sz w:val="24"/>
          <w:szCs w:val="24"/>
        </w:rPr>
        <w:fldChar w:fldCharType="end"/>
      </w:r>
      <w:r w:rsidRPr="00B51D40">
        <w:rPr>
          <w:rFonts w:ascii="Aptos" w:hAnsi="Aptos"/>
          <w:sz w:val="24"/>
          <w:szCs w:val="24"/>
        </w:rPr>
        <w:fldChar w:fldCharType="begin"/>
      </w:r>
      <w:r w:rsidRPr="00B51D40">
        <w:rPr>
          <w:rFonts w:ascii="Aptos" w:hAnsi="Aptos"/>
          <w:sz w:val="24"/>
          <w:szCs w:val="24"/>
          <w:highlight w:val="lightGray"/>
        </w:rPr>
        <w:instrText>REF a377734 \h \w</w:instrText>
      </w:r>
      <w:r w:rsidRPr="00B51D40">
        <w:rPr>
          <w:rFonts w:ascii="Aptos" w:hAnsi="Aptos"/>
          <w:sz w:val="24"/>
          <w:szCs w:val="24"/>
        </w:rPr>
        <w:instrText xml:space="preserve"> \* MERGEFORMAT </w:instrText>
      </w:r>
      <w:r w:rsidRPr="00B51D40">
        <w:rPr>
          <w:rFonts w:ascii="Aptos" w:hAnsi="Aptos"/>
          <w:sz w:val="24"/>
          <w:szCs w:val="24"/>
        </w:rPr>
      </w:r>
      <w:r w:rsidRPr="00B51D40">
        <w:rPr>
          <w:rFonts w:ascii="Aptos" w:hAnsi="Aptos"/>
          <w:sz w:val="24"/>
          <w:szCs w:val="24"/>
        </w:rPr>
        <w:fldChar w:fldCharType="separate"/>
      </w:r>
      <w:r w:rsidR="000866A5">
        <w:rPr>
          <w:rFonts w:ascii="Aptos" w:hAnsi="Aptos"/>
          <w:sz w:val="24"/>
          <w:szCs w:val="24"/>
          <w:highlight w:val="lightGray"/>
        </w:rPr>
        <w:t>7.3</w:t>
      </w:r>
      <w:r w:rsidRPr="00B51D40">
        <w:rPr>
          <w:rFonts w:ascii="Aptos" w:hAnsi="Aptos"/>
          <w:sz w:val="24"/>
          <w:szCs w:val="24"/>
        </w:rPr>
        <w:fldChar w:fldCharType="end"/>
      </w:r>
      <w:r w:rsidRPr="00B51D40">
        <w:rPr>
          <w:rFonts w:ascii="Aptos" w:hAnsi="Aptos"/>
          <w:sz w:val="24"/>
          <w:szCs w:val="24"/>
        </w:rPr>
        <w:t>, if:</w:t>
      </w:r>
      <w:bookmarkEnd w:id="86"/>
    </w:p>
    <w:p w14:paraId="659AA796" w14:textId="05D350BF" w:rsidR="00685F77" w:rsidRPr="00B51D40" w:rsidRDefault="00685F77" w:rsidP="00685F77">
      <w:pPr>
        <w:pStyle w:val="Untitledsubclause2"/>
        <w:rPr>
          <w:rFonts w:ascii="Aptos" w:hAnsi="Aptos"/>
          <w:sz w:val="24"/>
          <w:szCs w:val="24"/>
        </w:rPr>
      </w:pPr>
      <w:bookmarkStart w:id="87" w:name="a502233"/>
      <w:r w:rsidRPr="00B51D40">
        <w:rPr>
          <w:rFonts w:ascii="Aptos" w:hAnsi="Aptos"/>
          <w:sz w:val="24"/>
          <w:szCs w:val="24"/>
        </w:rPr>
        <w:t xml:space="preserve">the Customer gives notice in writing to the Supplier within a reasonable time of discovery that some or all of the Goods do not comply with the warranty set out in </w:t>
      </w:r>
      <w:r w:rsidRPr="00B51D40">
        <w:rPr>
          <w:rFonts w:ascii="Aptos" w:hAnsi="Aptos"/>
          <w:sz w:val="24"/>
          <w:szCs w:val="24"/>
        </w:rPr>
        <w:fldChar w:fldCharType="begin"/>
      </w:r>
      <w:r w:rsidRPr="00B51D40">
        <w:rPr>
          <w:rFonts w:ascii="Aptos" w:hAnsi="Aptos"/>
          <w:sz w:val="24"/>
          <w:szCs w:val="24"/>
        </w:rPr>
        <w:instrText>PAGEREF a41484\# "'clause '"  \h</w:instrText>
      </w:r>
      <w:r w:rsidRPr="00B51D40">
        <w:rPr>
          <w:rFonts w:ascii="Aptos" w:hAnsi="Aptos"/>
          <w:sz w:val="24"/>
          <w:szCs w:val="24"/>
        </w:rPr>
      </w:r>
      <w:r w:rsidRPr="00B51D40">
        <w:rPr>
          <w:rFonts w:ascii="Aptos" w:hAnsi="Aptos"/>
          <w:sz w:val="24"/>
          <w:szCs w:val="24"/>
        </w:rPr>
        <w:fldChar w:fldCharType="separate"/>
      </w:r>
      <w:r w:rsidR="000866A5" w:rsidRPr="00B51D40">
        <w:rPr>
          <w:rFonts w:ascii="Aptos" w:hAnsi="Aptos"/>
          <w:noProof/>
          <w:sz w:val="24"/>
          <w:szCs w:val="24"/>
        </w:rPr>
        <w:t xml:space="preserve">clause </w:t>
      </w:r>
      <w:r w:rsidRPr="00B51D40">
        <w:rPr>
          <w:rFonts w:ascii="Aptos" w:hAnsi="Aptos"/>
          <w:sz w:val="24"/>
          <w:szCs w:val="24"/>
        </w:rPr>
        <w:fldChar w:fldCharType="end"/>
      </w:r>
      <w:r w:rsidRPr="00B51D40">
        <w:rPr>
          <w:rFonts w:ascii="Aptos" w:hAnsi="Aptos"/>
          <w:sz w:val="24"/>
          <w:szCs w:val="24"/>
        </w:rPr>
        <w:fldChar w:fldCharType="begin"/>
      </w:r>
      <w:r w:rsidRPr="00B51D40">
        <w:rPr>
          <w:rFonts w:ascii="Aptos" w:hAnsi="Aptos"/>
          <w:sz w:val="24"/>
          <w:szCs w:val="24"/>
          <w:highlight w:val="lightGray"/>
        </w:rPr>
        <w:instrText>REF a41484 \h \w</w:instrText>
      </w:r>
      <w:r w:rsidRPr="00B51D40">
        <w:rPr>
          <w:rFonts w:ascii="Aptos" w:hAnsi="Aptos"/>
          <w:sz w:val="24"/>
          <w:szCs w:val="24"/>
        </w:rPr>
        <w:instrText xml:space="preserve"> \* MERGEFORMAT </w:instrText>
      </w:r>
      <w:r w:rsidRPr="00B51D40">
        <w:rPr>
          <w:rFonts w:ascii="Aptos" w:hAnsi="Aptos"/>
          <w:sz w:val="24"/>
          <w:szCs w:val="24"/>
        </w:rPr>
      </w:r>
      <w:r w:rsidRPr="00B51D40">
        <w:rPr>
          <w:rFonts w:ascii="Aptos" w:hAnsi="Aptos"/>
          <w:sz w:val="24"/>
          <w:szCs w:val="24"/>
        </w:rPr>
        <w:fldChar w:fldCharType="separate"/>
      </w:r>
      <w:r w:rsidR="000866A5">
        <w:rPr>
          <w:rFonts w:ascii="Aptos" w:hAnsi="Aptos"/>
          <w:sz w:val="24"/>
          <w:szCs w:val="24"/>
          <w:highlight w:val="lightGray"/>
        </w:rPr>
        <w:t>7.1</w:t>
      </w:r>
      <w:r w:rsidRPr="00B51D40">
        <w:rPr>
          <w:rFonts w:ascii="Aptos" w:hAnsi="Aptos"/>
          <w:sz w:val="24"/>
          <w:szCs w:val="24"/>
        </w:rPr>
        <w:fldChar w:fldCharType="end"/>
      </w:r>
      <w:r w:rsidRPr="00B51D40">
        <w:rPr>
          <w:rFonts w:ascii="Aptos" w:hAnsi="Aptos"/>
          <w:sz w:val="24"/>
          <w:szCs w:val="24"/>
        </w:rPr>
        <w:t xml:space="preserve">; </w:t>
      </w:r>
      <w:bookmarkEnd w:id="87"/>
    </w:p>
    <w:p w14:paraId="791C0CD1" w14:textId="77777777" w:rsidR="00685F77" w:rsidRPr="00B51D40" w:rsidRDefault="00685F77" w:rsidP="00685F77">
      <w:pPr>
        <w:pStyle w:val="Untitledsubclause2"/>
        <w:rPr>
          <w:rFonts w:ascii="Aptos" w:hAnsi="Aptos"/>
          <w:sz w:val="24"/>
          <w:szCs w:val="24"/>
        </w:rPr>
      </w:pPr>
      <w:bookmarkStart w:id="88" w:name="a897442"/>
      <w:r w:rsidRPr="00B51D40">
        <w:rPr>
          <w:rFonts w:ascii="Aptos" w:hAnsi="Aptos"/>
          <w:sz w:val="24"/>
          <w:szCs w:val="24"/>
        </w:rPr>
        <w:t>the Supplier is given a reasonable opportunity of examining such Goods; and</w:t>
      </w:r>
      <w:bookmarkEnd w:id="88"/>
    </w:p>
    <w:p w14:paraId="44249A46" w14:textId="77777777" w:rsidR="00685F77" w:rsidRPr="00B51D40" w:rsidRDefault="00685F77" w:rsidP="00685F77">
      <w:pPr>
        <w:pStyle w:val="Untitledsubclause2"/>
        <w:rPr>
          <w:rFonts w:ascii="Aptos" w:hAnsi="Aptos"/>
          <w:sz w:val="24"/>
          <w:szCs w:val="24"/>
        </w:rPr>
      </w:pPr>
      <w:bookmarkStart w:id="89" w:name="a840234"/>
      <w:r w:rsidRPr="00B51D40">
        <w:rPr>
          <w:rFonts w:ascii="Aptos" w:hAnsi="Aptos"/>
          <w:sz w:val="24"/>
          <w:szCs w:val="24"/>
        </w:rPr>
        <w:t>the Customer (if asked to do so by the Supplier) returns such Goods to the Supplier's place of business at the Customer's cost,</w:t>
      </w:r>
      <w:bookmarkEnd w:id="89"/>
    </w:p>
    <w:p w14:paraId="4B3F3C15" w14:textId="77777777" w:rsidR="00685F77" w:rsidRPr="00B51D40" w:rsidRDefault="00685F77" w:rsidP="00685F77">
      <w:pPr>
        <w:pStyle w:val="Parasubclause1"/>
        <w:rPr>
          <w:rFonts w:ascii="Aptos" w:hAnsi="Aptos"/>
          <w:sz w:val="24"/>
          <w:szCs w:val="24"/>
        </w:rPr>
      </w:pPr>
      <w:r w:rsidRPr="00B51D40">
        <w:rPr>
          <w:rFonts w:ascii="Aptos" w:hAnsi="Aptos"/>
          <w:sz w:val="24"/>
          <w:szCs w:val="24"/>
        </w:rPr>
        <w:lastRenderedPageBreak/>
        <w:t>the Supplier shall, at its option, repair or replace the defective Goods, or refund the price of the defective Goods in full.</w:t>
      </w:r>
    </w:p>
    <w:p w14:paraId="53F0C480" w14:textId="1DB9BFD9" w:rsidR="00685F77" w:rsidRPr="00B51D40" w:rsidRDefault="00685F77" w:rsidP="00685F77">
      <w:pPr>
        <w:pStyle w:val="Untitledsubclause1"/>
        <w:rPr>
          <w:rFonts w:ascii="Aptos" w:hAnsi="Aptos"/>
          <w:sz w:val="24"/>
          <w:szCs w:val="24"/>
        </w:rPr>
      </w:pPr>
      <w:bookmarkStart w:id="90" w:name="a377734"/>
      <w:r w:rsidRPr="00B51D40">
        <w:rPr>
          <w:rFonts w:ascii="Aptos" w:hAnsi="Aptos"/>
          <w:sz w:val="24"/>
          <w:szCs w:val="24"/>
        </w:rPr>
        <w:t xml:space="preserve">The Supplier shall not be liable for the Goods' failure to comply with the warranty set out in </w:t>
      </w:r>
      <w:r w:rsidRPr="00B51D40">
        <w:rPr>
          <w:rFonts w:ascii="Aptos" w:hAnsi="Aptos"/>
          <w:sz w:val="24"/>
          <w:szCs w:val="24"/>
        </w:rPr>
        <w:fldChar w:fldCharType="begin"/>
      </w:r>
      <w:r w:rsidRPr="00B51D40">
        <w:rPr>
          <w:rFonts w:ascii="Aptos" w:hAnsi="Aptos"/>
          <w:sz w:val="24"/>
          <w:szCs w:val="24"/>
        </w:rPr>
        <w:instrText>PAGEREF a41484\# "'clause '"  \h</w:instrText>
      </w:r>
      <w:r w:rsidRPr="00B51D40">
        <w:rPr>
          <w:rFonts w:ascii="Aptos" w:hAnsi="Aptos"/>
          <w:sz w:val="24"/>
          <w:szCs w:val="24"/>
        </w:rPr>
      </w:r>
      <w:r w:rsidRPr="00B51D40">
        <w:rPr>
          <w:rFonts w:ascii="Aptos" w:hAnsi="Aptos"/>
          <w:sz w:val="24"/>
          <w:szCs w:val="24"/>
        </w:rPr>
        <w:fldChar w:fldCharType="separate"/>
      </w:r>
      <w:r w:rsidR="000866A5" w:rsidRPr="00B51D40">
        <w:rPr>
          <w:rFonts w:ascii="Aptos" w:hAnsi="Aptos"/>
          <w:noProof/>
          <w:sz w:val="24"/>
          <w:szCs w:val="24"/>
        </w:rPr>
        <w:t xml:space="preserve">clause </w:t>
      </w:r>
      <w:r w:rsidRPr="00B51D40">
        <w:rPr>
          <w:rFonts w:ascii="Aptos" w:hAnsi="Aptos"/>
          <w:sz w:val="24"/>
          <w:szCs w:val="24"/>
        </w:rPr>
        <w:fldChar w:fldCharType="end"/>
      </w:r>
      <w:r w:rsidRPr="00B51D40">
        <w:rPr>
          <w:rFonts w:ascii="Aptos" w:hAnsi="Aptos"/>
          <w:sz w:val="24"/>
          <w:szCs w:val="24"/>
        </w:rPr>
        <w:fldChar w:fldCharType="begin"/>
      </w:r>
      <w:r w:rsidRPr="00B51D40">
        <w:rPr>
          <w:rFonts w:ascii="Aptos" w:hAnsi="Aptos"/>
          <w:sz w:val="24"/>
          <w:szCs w:val="24"/>
          <w:highlight w:val="lightGray"/>
        </w:rPr>
        <w:instrText>REF a41484 \h \w</w:instrText>
      </w:r>
      <w:r w:rsidRPr="00B51D40">
        <w:rPr>
          <w:rFonts w:ascii="Aptos" w:hAnsi="Aptos"/>
          <w:sz w:val="24"/>
          <w:szCs w:val="24"/>
        </w:rPr>
        <w:instrText xml:space="preserve"> \* MERGEFORMAT </w:instrText>
      </w:r>
      <w:r w:rsidRPr="00B51D40">
        <w:rPr>
          <w:rFonts w:ascii="Aptos" w:hAnsi="Aptos"/>
          <w:sz w:val="24"/>
          <w:szCs w:val="24"/>
        </w:rPr>
      </w:r>
      <w:r w:rsidRPr="00B51D40">
        <w:rPr>
          <w:rFonts w:ascii="Aptos" w:hAnsi="Aptos"/>
          <w:sz w:val="24"/>
          <w:szCs w:val="24"/>
        </w:rPr>
        <w:fldChar w:fldCharType="separate"/>
      </w:r>
      <w:r w:rsidR="000866A5">
        <w:rPr>
          <w:rFonts w:ascii="Aptos" w:hAnsi="Aptos"/>
          <w:sz w:val="24"/>
          <w:szCs w:val="24"/>
          <w:highlight w:val="lightGray"/>
        </w:rPr>
        <w:t>7.1</w:t>
      </w:r>
      <w:r w:rsidRPr="00B51D40">
        <w:rPr>
          <w:rFonts w:ascii="Aptos" w:hAnsi="Aptos"/>
          <w:sz w:val="24"/>
          <w:szCs w:val="24"/>
        </w:rPr>
        <w:fldChar w:fldCharType="end"/>
      </w:r>
      <w:r w:rsidRPr="00B51D40">
        <w:rPr>
          <w:rFonts w:ascii="Aptos" w:hAnsi="Aptos"/>
          <w:sz w:val="24"/>
          <w:szCs w:val="24"/>
        </w:rPr>
        <w:t xml:space="preserve"> if: </w:t>
      </w:r>
      <w:bookmarkEnd w:id="90"/>
    </w:p>
    <w:p w14:paraId="56AF384B" w14:textId="5E5D5F54" w:rsidR="00685F77" w:rsidRPr="00B51D40" w:rsidRDefault="00685F77" w:rsidP="00685F77">
      <w:pPr>
        <w:pStyle w:val="Untitledsubclause2"/>
        <w:rPr>
          <w:rFonts w:ascii="Aptos" w:hAnsi="Aptos"/>
          <w:sz w:val="24"/>
          <w:szCs w:val="24"/>
        </w:rPr>
      </w:pPr>
      <w:bookmarkStart w:id="91" w:name="a205544"/>
      <w:r w:rsidRPr="00B51D40">
        <w:rPr>
          <w:rFonts w:ascii="Aptos" w:hAnsi="Aptos"/>
          <w:sz w:val="24"/>
          <w:szCs w:val="24"/>
        </w:rPr>
        <w:t xml:space="preserve">the Customer makes any further use of such Goods after giving a notice in accordance with </w:t>
      </w:r>
      <w:r w:rsidRPr="00B51D40">
        <w:rPr>
          <w:rFonts w:ascii="Aptos" w:hAnsi="Aptos"/>
          <w:sz w:val="24"/>
          <w:szCs w:val="24"/>
        </w:rPr>
        <w:fldChar w:fldCharType="begin"/>
      </w:r>
      <w:r w:rsidRPr="00B51D40">
        <w:rPr>
          <w:rFonts w:ascii="Aptos" w:hAnsi="Aptos"/>
          <w:sz w:val="24"/>
          <w:szCs w:val="24"/>
        </w:rPr>
        <w:instrText>PAGEREF a672557\# "'clause '"  \h</w:instrText>
      </w:r>
      <w:r w:rsidRPr="00B51D40">
        <w:rPr>
          <w:rFonts w:ascii="Aptos" w:hAnsi="Aptos"/>
          <w:sz w:val="24"/>
          <w:szCs w:val="24"/>
        </w:rPr>
      </w:r>
      <w:r w:rsidRPr="00B51D40">
        <w:rPr>
          <w:rFonts w:ascii="Aptos" w:hAnsi="Aptos"/>
          <w:sz w:val="24"/>
          <w:szCs w:val="24"/>
        </w:rPr>
        <w:fldChar w:fldCharType="separate"/>
      </w:r>
      <w:r w:rsidR="000866A5" w:rsidRPr="00B51D40">
        <w:rPr>
          <w:rFonts w:ascii="Aptos" w:hAnsi="Aptos"/>
          <w:noProof/>
          <w:sz w:val="24"/>
          <w:szCs w:val="24"/>
        </w:rPr>
        <w:t xml:space="preserve">clause </w:t>
      </w:r>
      <w:r w:rsidRPr="00B51D40">
        <w:rPr>
          <w:rFonts w:ascii="Aptos" w:hAnsi="Aptos"/>
          <w:sz w:val="24"/>
          <w:szCs w:val="24"/>
        </w:rPr>
        <w:fldChar w:fldCharType="end"/>
      </w:r>
      <w:r w:rsidRPr="00B51D40">
        <w:rPr>
          <w:rFonts w:ascii="Aptos" w:hAnsi="Aptos"/>
          <w:sz w:val="24"/>
          <w:szCs w:val="24"/>
        </w:rPr>
        <w:fldChar w:fldCharType="begin"/>
      </w:r>
      <w:r w:rsidRPr="00B51D40">
        <w:rPr>
          <w:rFonts w:ascii="Aptos" w:hAnsi="Aptos"/>
          <w:sz w:val="24"/>
          <w:szCs w:val="24"/>
          <w:highlight w:val="lightGray"/>
        </w:rPr>
        <w:instrText>REF a672557 \h \w</w:instrText>
      </w:r>
      <w:r w:rsidRPr="00B51D40">
        <w:rPr>
          <w:rFonts w:ascii="Aptos" w:hAnsi="Aptos"/>
          <w:sz w:val="24"/>
          <w:szCs w:val="24"/>
        </w:rPr>
        <w:instrText xml:space="preserve"> \* MERGEFORMAT </w:instrText>
      </w:r>
      <w:r w:rsidRPr="00B51D40">
        <w:rPr>
          <w:rFonts w:ascii="Aptos" w:hAnsi="Aptos"/>
          <w:sz w:val="24"/>
          <w:szCs w:val="24"/>
        </w:rPr>
      </w:r>
      <w:r w:rsidRPr="00B51D40">
        <w:rPr>
          <w:rFonts w:ascii="Aptos" w:hAnsi="Aptos"/>
          <w:sz w:val="24"/>
          <w:szCs w:val="24"/>
        </w:rPr>
        <w:fldChar w:fldCharType="separate"/>
      </w:r>
      <w:r w:rsidR="000866A5">
        <w:rPr>
          <w:rFonts w:ascii="Aptos" w:hAnsi="Aptos"/>
          <w:sz w:val="24"/>
          <w:szCs w:val="24"/>
          <w:highlight w:val="lightGray"/>
        </w:rPr>
        <w:t>7.2</w:t>
      </w:r>
      <w:r w:rsidRPr="00B51D40">
        <w:rPr>
          <w:rFonts w:ascii="Aptos" w:hAnsi="Aptos"/>
          <w:sz w:val="24"/>
          <w:szCs w:val="24"/>
        </w:rPr>
        <w:fldChar w:fldCharType="end"/>
      </w:r>
      <w:r w:rsidRPr="00B51D40">
        <w:rPr>
          <w:rFonts w:ascii="Aptos" w:hAnsi="Aptos"/>
          <w:sz w:val="24"/>
          <w:szCs w:val="24"/>
        </w:rPr>
        <w:t>;</w:t>
      </w:r>
      <w:bookmarkEnd w:id="91"/>
    </w:p>
    <w:p w14:paraId="1B0F6E43" w14:textId="77777777" w:rsidR="00685F77" w:rsidRPr="00B51D40" w:rsidRDefault="00685F77" w:rsidP="00685F77">
      <w:pPr>
        <w:pStyle w:val="Untitledsubclause2"/>
        <w:rPr>
          <w:rFonts w:ascii="Aptos" w:hAnsi="Aptos"/>
          <w:sz w:val="24"/>
          <w:szCs w:val="24"/>
        </w:rPr>
      </w:pPr>
      <w:bookmarkStart w:id="92" w:name="a807578"/>
      <w:r w:rsidRPr="00B51D40">
        <w:rPr>
          <w:rFonts w:ascii="Aptos" w:hAnsi="Aptos"/>
          <w:sz w:val="24"/>
          <w:szCs w:val="24"/>
        </w:rPr>
        <w:t xml:space="preserve">the defect arises because the Customer failed to follow the Supplier's oral or written instructions as to the storage, commissioning, installation, use or maintenance of the Goods or (if there are none) good trade practice regarding the </w:t>
      </w:r>
      <w:proofErr w:type="gramStart"/>
      <w:r w:rsidRPr="00B51D40">
        <w:rPr>
          <w:rFonts w:ascii="Aptos" w:hAnsi="Aptos"/>
          <w:sz w:val="24"/>
          <w:szCs w:val="24"/>
        </w:rPr>
        <w:t>same;</w:t>
      </w:r>
      <w:bookmarkEnd w:id="92"/>
      <w:proofErr w:type="gramEnd"/>
    </w:p>
    <w:p w14:paraId="3A05D216" w14:textId="77777777" w:rsidR="00685F77" w:rsidRPr="00B51D40" w:rsidRDefault="00685F77" w:rsidP="00685F77">
      <w:pPr>
        <w:pStyle w:val="Untitledsubclause2"/>
        <w:rPr>
          <w:rFonts w:ascii="Aptos" w:hAnsi="Aptos"/>
          <w:sz w:val="24"/>
          <w:szCs w:val="24"/>
        </w:rPr>
      </w:pPr>
      <w:bookmarkStart w:id="93" w:name="a1049203"/>
      <w:r w:rsidRPr="00B51D40">
        <w:rPr>
          <w:rFonts w:ascii="Aptos" w:hAnsi="Aptos"/>
          <w:sz w:val="24"/>
          <w:szCs w:val="24"/>
        </w:rPr>
        <w:t xml:space="preserve">the defect arises as a result of the Supplier following any drawing, design or specification supplied by the </w:t>
      </w:r>
      <w:proofErr w:type="gramStart"/>
      <w:r w:rsidRPr="00B51D40">
        <w:rPr>
          <w:rFonts w:ascii="Aptos" w:hAnsi="Aptos"/>
          <w:sz w:val="24"/>
          <w:szCs w:val="24"/>
        </w:rPr>
        <w:t>Customer;</w:t>
      </w:r>
      <w:bookmarkEnd w:id="93"/>
      <w:proofErr w:type="gramEnd"/>
    </w:p>
    <w:p w14:paraId="0C59765A" w14:textId="77777777" w:rsidR="00685F77" w:rsidRPr="00B51D40" w:rsidRDefault="00685F77" w:rsidP="00685F77">
      <w:pPr>
        <w:pStyle w:val="Untitledsubclause2"/>
        <w:rPr>
          <w:rFonts w:ascii="Aptos" w:hAnsi="Aptos"/>
          <w:sz w:val="24"/>
          <w:szCs w:val="24"/>
        </w:rPr>
      </w:pPr>
      <w:bookmarkStart w:id="94" w:name="a324327"/>
      <w:r w:rsidRPr="00B51D40">
        <w:rPr>
          <w:rFonts w:ascii="Aptos" w:hAnsi="Aptos"/>
          <w:sz w:val="24"/>
          <w:szCs w:val="24"/>
        </w:rPr>
        <w:t xml:space="preserve">the Customer alters or repairs such Goods without the written consent of the </w:t>
      </w:r>
      <w:proofErr w:type="gramStart"/>
      <w:r w:rsidRPr="00B51D40">
        <w:rPr>
          <w:rFonts w:ascii="Aptos" w:hAnsi="Aptos"/>
          <w:sz w:val="24"/>
          <w:szCs w:val="24"/>
        </w:rPr>
        <w:t>Supplier;</w:t>
      </w:r>
      <w:bookmarkEnd w:id="94"/>
      <w:proofErr w:type="gramEnd"/>
    </w:p>
    <w:p w14:paraId="5F1E24CC" w14:textId="77777777" w:rsidR="00685F77" w:rsidRPr="00B51D40" w:rsidRDefault="00685F77" w:rsidP="00685F77">
      <w:pPr>
        <w:pStyle w:val="Untitledsubclause2"/>
        <w:rPr>
          <w:rFonts w:ascii="Aptos" w:hAnsi="Aptos"/>
          <w:sz w:val="24"/>
          <w:szCs w:val="24"/>
        </w:rPr>
      </w:pPr>
      <w:bookmarkStart w:id="95" w:name="a967798"/>
      <w:r w:rsidRPr="00B51D40">
        <w:rPr>
          <w:rFonts w:ascii="Aptos" w:hAnsi="Aptos"/>
          <w:sz w:val="24"/>
          <w:szCs w:val="24"/>
        </w:rPr>
        <w:t xml:space="preserve">the defect arises </w:t>
      </w:r>
      <w:proofErr w:type="gramStart"/>
      <w:r w:rsidRPr="00B51D40">
        <w:rPr>
          <w:rFonts w:ascii="Aptos" w:hAnsi="Aptos"/>
          <w:sz w:val="24"/>
          <w:szCs w:val="24"/>
        </w:rPr>
        <w:t>as a result of</w:t>
      </w:r>
      <w:proofErr w:type="gramEnd"/>
      <w:r w:rsidRPr="00B51D40">
        <w:rPr>
          <w:rFonts w:ascii="Aptos" w:hAnsi="Aptos"/>
          <w:sz w:val="24"/>
          <w:szCs w:val="24"/>
        </w:rPr>
        <w:t xml:space="preserve"> fair wear and tear, wilful damage, negligence, or abnormal working conditions; or</w:t>
      </w:r>
      <w:bookmarkEnd w:id="95"/>
    </w:p>
    <w:p w14:paraId="2276989A" w14:textId="77777777" w:rsidR="00685F77" w:rsidRPr="00B51D40" w:rsidRDefault="00685F77" w:rsidP="00685F77">
      <w:pPr>
        <w:pStyle w:val="Untitledsubclause2"/>
        <w:rPr>
          <w:rFonts w:ascii="Aptos" w:hAnsi="Aptos"/>
          <w:sz w:val="24"/>
          <w:szCs w:val="24"/>
        </w:rPr>
      </w:pPr>
      <w:bookmarkStart w:id="96" w:name="a791517"/>
      <w:r w:rsidRPr="00B51D40">
        <w:rPr>
          <w:rFonts w:ascii="Aptos" w:hAnsi="Aptos"/>
          <w:sz w:val="24"/>
          <w:szCs w:val="24"/>
        </w:rPr>
        <w:t>the Goods differ from their description</w:t>
      </w:r>
      <w:r>
        <w:rPr>
          <w:rFonts w:ascii="Aptos" w:hAnsi="Aptos"/>
          <w:sz w:val="24"/>
          <w:szCs w:val="24"/>
        </w:rPr>
        <w:t xml:space="preserve"> </w:t>
      </w:r>
      <w:proofErr w:type="gramStart"/>
      <w:r w:rsidRPr="00B51D40">
        <w:rPr>
          <w:rFonts w:ascii="Aptos" w:hAnsi="Aptos"/>
          <w:sz w:val="24"/>
          <w:szCs w:val="24"/>
        </w:rPr>
        <w:t>as a result of</w:t>
      </w:r>
      <w:proofErr w:type="gramEnd"/>
      <w:r w:rsidRPr="00B51D40">
        <w:rPr>
          <w:rFonts w:ascii="Aptos" w:hAnsi="Aptos"/>
          <w:sz w:val="24"/>
          <w:szCs w:val="24"/>
        </w:rPr>
        <w:t xml:space="preserve"> changes made to ensure they comply with applicable statutory or regulatory requirements.</w:t>
      </w:r>
      <w:bookmarkEnd w:id="96"/>
    </w:p>
    <w:p w14:paraId="3AC91467" w14:textId="2035DD8A" w:rsidR="00685F77" w:rsidRPr="00B51D40" w:rsidRDefault="00685F77" w:rsidP="00685F77">
      <w:pPr>
        <w:pStyle w:val="Untitledsubclause1"/>
        <w:rPr>
          <w:rFonts w:ascii="Aptos" w:hAnsi="Aptos"/>
          <w:sz w:val="24"/>
          <w:szCs w:val="24"/>
        </w:rPr>
      </w:pPr>
      <w:bookmarkStart w:id="97" w:name="a560988"/>
      <w:r w:rsidRPr="00B51D40">
        <w:rPr>
          <w:rFonts w:ascii="Aptos" w:hAnsi="Aptos"/>
          <w:sz w:val="24"/>
          <w:szCs w:val="24"/>
        </w:rPr>
        <w:t xml:space="preserve">Except as provided in this </w:t>
      </w:r>
      <w:r w:rsidRPr="00B51D40">
        <w:rPr>
          <w:rFonts w:ascii="Aptos" w:hAnsi="Aptos"/>
          <w:sz w:val="24"/>
          <w:szCs w:val="24"/>
        </w:rPr>
        <w:fldChar w:fldCharType="begin"/>
      </w:r>
      <w:r w:rsidRPr="00B51D40">
        <w:rPr>
          <w:rFonts w:ascii="Aptos" w:hAnsi="Aptos"/>
          <w:sz w:val="24"/>
          <w:szCs w:val="24"/>
        </w:rPr>
        <w:instrText>PAGEREF a755177\# "'clause '"  \h</w:instrText>
      </w:r>
      <w:r w:rsidRPr="00B51D40">
        <w:rPr>
          <w:rFonts w:ascii="Aptos" w:hAnsi="Aptos"/>
          <w:sz w:val="24"/>
          <w:szCs w:val="24"/>
        </w:rPr>
      </w:r>
      <w:r w:rsidRPr="00B51D40">
        <w:rPr>
          <w:rFonts w:ascii="Aptos" w:hAnsi="Aptos"/>
          <w:sz w:val="24"/>
          <w:szCs w:val="24"/>
        </w:rPr>
        <w:fldChar w:fldCharType="separate"/>
      </w:r>
      <w:r w:rsidR="000866A5" w:rsidRPr="00B51D40">
        <w:rPr>
          <w:rFonts w:ascii="Aptos" w:hAnsi="Aptos"/>
          <w:noProof/>
          <w:sz w:val="24"/>
          <w:szCs w:val="24"/>
        </w:rPr>
        <w:t xml:space="preserve">clause </w:t>
      </w:r>
      <w:r w:rsidRPr="00B51D40">
        <w:rPr>
          <w:rFonts w:ascii="Aptos" w:hAnsi="Aptos"/>
          <w:sz w:val="24"/>
          <w:szCs w:val="24"/>
        </w:rPr>
        <w:fldChar w:fldCharType="end"/>
      </w:r>
      <w:r w:rsidRPr="00B51D40">
        <w:rPr>
          <w:rFonts w:ascii="Aptos" w:hAnsi="Aptos"/>
          <w:sz w:val="24"/>
          <w:szCs w:val="24"/>
        </w:rPr>
        <w:fldChar w:fldCharType="begin"/>
      </w:r>
      <w:r w:rsidRPr="00B51D40">
        <w:rPr>
          <w:rFonts w:ascii="Aptos" w:hAnsi="Aptos"/>
          <w:sz w:val="24"/>
          <w:szCs w:val="24"/>
          <w:highlight w:val="lightGray"/>
        </w:rPr>
        <w:instrText>REF a755177 \h \w</w:instrText>
      </w:r>
      <w:r w:rsidRPr="00B51D40">
        <w:rPr>
          <w:rFonts w:ascii="Aptos" w:hAnsi="Aptos"/>
          <w:sz w:val="24"/>
          <w:szCs w:val="24"/>
        </w:rPr>
        <w:instrText xml:space="preserve"> \* MERGEFORMAT </w:instrText>
      </w:r>
      <w:r w:rsidRPr="00B51D40">
        <w:rPr>
          <w:rFonts w:ascii="Aptos" w:hAnsi="Aptos"/>
          <w:sz w:val="24"/>
          <w:szCs w:val="24"/>
        </w:rPr>
      </w:r>
      <w:r w:rsidRPr="00B51D40">
        <w:rPr>
          <w:rFonts w:ascii="Aptos" w:hAnsi="Aptos"/>
          <w:sz w:val="24"/>
          <w:szCs w:val="24"/>
        </w:rPr>
        <w:fldChar w:fldCharType="separate"/>
      </w:r>
      <w:r w:rsidR="000866A5">
        <w:rPr>
          <w:rFonts w:ascii="Aptos" w:hAnsi="Aptos"/>
          <w:sz w:val="24"/>
          <w:szCs w:val="24"/>
          <w:highlight w:val="lightGray"/>
        </w:rPr>
        <w:t>7</w:t>
      </w:r>
      <w:r w:rsidRPr="00B51D40">
        <w:rPr>
          <w:rFonts w:ascii="Aptos" w:hAnsi="Aptos"/>
          <w:sz w:val="24"/>
          <w:szCs w:val="24"/>
        </w:rPr>
        <w:fldChar w:fldCharType="end"/>
      </w:r>
      <w:r w:rsidRPr="00B51D40">
        <w:rPr>
          <w:rFonts w:ascii="Aptos" w:hAnsi="Aptos"/>
          <w:sz w:val="24"/>
          <w:szCs w:val="24"/>
        </w:rPr>
        <w:t xml:space="preserve">, the Supplier shall have no liability to the Customer in respect of the Goods' failure to comply with the warranty set out in </w:t>
      </w:r>
      <w:r w:rsidRPr="00B51D40">
        <w:rPr>
          <w:rFonts w:ascii="Aptos" w:hAnsi="Aptos"/>
          <w:sz w:val="24"/>
          <w:szCs w:val="24"/>
        </w:rPr>
        <w:fldChar w:fldCharType="begin"/>
      </w:r>
      <w:r w:rsidRPr="00B51D40">
        <w:rPr>
          <w:rFonts w:ascii="Aptos" w:hAnsi="Aptos"/>
          <w:sz w:val="24"/>
          <w:szCs w:val="24"/>
        </w:rPr>
        <w:instrText>PAGEREF a41484\# "'clause '"  \h</w:instrText>
      </w:r>
      <w:r w:rsidRPr="00B51D40">
        <w:rPr>
          <w:rFonts w:ascii="Aptos" w:hAnsi="Aptos"/>
          <w:sz w:val="24"/>
          <w:szCs w:val="24"/>
        </w:rPr>
      </w:r>
      <w:r w:rsidRPr="00B51D40">
        <w:rPr>
          <w:rFonts w:ascii="Aptos" w:hAnsi="Aptos"/>
          <w:sz w:val="24"/>
          <w:szCs w:val="24"/>
        </w:rPr>
        <w:fldChar w:fldCharType="separate"/>
      </w:r>
      <w:r w:rsidR="000866A5" w:rsidRPr="00B51D40">
        <w:rPr>
          <w:rFonts w:ascii="Aptos" w:hAnsi="Aptos"/>
          <w:noProof/>
          <w:sz w:val="24"/>
          <w:szCs w:val="24"/>
        </w:rPr>
        <w:t xml:space="preserve">clause </w:t>
      </w:r>
      <w:r w:rsidRPr="00B51D40">
        <w:rPr>
          <w:rFonts w:ascii="Aptos" w:hAnsi="Aptos"/>
          <w:sz w:val="24"/>
          <w:szCs w:val="24"/>
        </w:rPr>
        <w:fldChar w:fldCharType="end"/>
      </w:r>
      <w:r w:rsidRPr="00B51D40">
        <w:rPr>
          <w:rFonts w:ascii="Aptos" w:hAnsi="Aptos"/>
          <w:sz w:val="24"/>
          <w:szCs w:val="24"/>
        </w:rPr>
        <w:fldChar w:fldCharType="begin"/>
      </w:r>
      <w:r w:rsidRPr="00B51D40">
        <w:rPr>
          <w:rFonts w:ascii="Aptos" w:hAnsi="Aptos"/>
          <w:sz w:val="24"/>
          <w:szCs w:val="24"/>
          <w:highlight w:val="lightGray"/>
        </w:rPr>
        <w:instrText>REF a41484 \h \w</w:instrText>
      </w:r>
      <w:r w:rsidRPr="00B51D40">
        <w:rPr>
          <w:rFonts w:ascii="Aptos" w:hAnsi="Aptos"/>
          <w:sz w:val="24"/>
          <w:szCs w:val="24"/>
        </w:rPr>
        <w:instrText xml:space="preserve"> \* MERGEFORMAT </w:instrText>
      </w:r>
      <w:r w:rsidRPr="00B51D40">
        <w:rPr>
          <w:rFonts w:ascii="Aptos" w:hAnsi="Aptos"/>
          <w:sz w:val="24"/>
          <w:szCs w:val="24"/>
        </w:rPr>
      </w:r>
      <w:r w:rsidRPr="00B51D40">
        <w:rPr>
          <w:rFonts w:ascii="Aptos" w:hAnsi="Aptos"/>
          <w:sz w:val="24"/>
          <w:szCs w:val="24"/>
        </w:rPr>
        <w:fldChar w:fldCharType="separate"/>
      </w:r>
      <w:r w:rsidR="000866A5">
        <w:rPr>
          <w:rFonts w:ascii="Aptos" w:hAnsi="Aptos"/>
          <w:sz w:val="24"/>
          <w:szCs w:val="24"/>
          <w:highlight w:val="lightGray"/>
        </w:rPr>
        <w:t>7.1</w:t>
      </w:r>
      <w:r w:rsidRPr="00B51D40">
        <w:rPr>
          <w:rFonts w:ascii="Aptos" w:hAnsi="Aptos"/>
          <w:sz w:val="24"/>
          <w:szCs w:val="24"/>
        </w:rPr>
        <w:fldChar w:fldCharType="end"/>
      </w:r>
      <w:r w:rsidRPr="00B51D40">
        <w:rPr>
          <w:rFonts w:ascii="Aptos" w:hAnsi="Aptos"/>
          <w:sz w:val="24"/>
          <w:szCs w:val="24"/>
        </w:rPr>
        <w:t>.</w:t>
      </w:r>
      <w:bookmarkEnd w:id="97"/>
    </w:p>
    <w:p w14:paraId="4F207FB2" w14:textId="77777777" w:rsidR="00685F77" w:rsidRPr="00B51D40" w:rsidRDefault="00685F77" w:rsidP="00685F77">
      <w:pPr>
        <w:pStyle w:val="Untitledsubclause1"/>
        <w:rPr>
          <w:rFonts w:ascii="Aptos" w:hAnsi="Aptos"/>
          <w:sz w:val="24"/>
          <w:szCs w:val="24"/>
        </w:rPr>
      </w:pPr>
      <w:bookmarkStart w:id="98" w:name="a383867"/>
      <w:r w:rsidRPr="00B51D40">
        <w:rPr>
          <w:rFonts w:ascii="Aptos" w:hAnsi="Aptos"/>
          <w:sz w:val="24"/>
          <w:szCs w:val="24"/>
        </w:rPr>
        <w:t>These One2Call Terms and Conditions shall apply to any repaired or replacement Goods supplied by the Supplier.</w:t>
      </w:r>
      <w:bookmarkEnd w:id="98"/>
    </w:p>
    <w:commentRangeStart w:id="99"/>
    <w:p w14:paraId="2CCFA60F" w14:textId="77777777" w:rsidR="00685F77" w:rsidRPr="00B51D40" w:rsidRDefault="00685F77" w:rsidP="00685F77">
      <w:pPr>
        <w:pStyle w:val="TitleClause"/>
        <w:rPr>
          <w:rFonts w:ascii="Aptos" w:hAnsi="Aptos"/>
          <w:sz w:val="24"/>
          <w:szCs w:val="24"/>
        </w:rPr>
      </w:pPr>
      <w:r w:rsidRPr="00B51D40">
        <w:rPr>
          <w:rFonts w:ascii="Aptos" w:hAnsi="Aptos"/>
          <w:sz w:val="24"/>
          <w:szCs w:val="24"/>
        </w:rPr>
        <w:fldChar w:fldCharType="begin"/>
      </w:r>
      <w:r w:rsidRPr="00B51D40">
        <w:rPr>
          <w:rFonts w:ascii="Aptos" w:hAnsi="Aptos"/>
          <w:sz w:val="24"/>
          <w:szCs w:val="24"/>
        </w:rPr>
        <w:instrText>TC "6. Title and risk" \l 1</w:instrText>
      </w:r>
      <w:r w:rsidRPr="00B51D40">
        <w:rPr>
          <w:rFonts w:ascii="Aptos" w:hAnsi="Aptos"/>
          <w:sz w:val="24"/>
          <w:szCs w:val="24"/>
        </w:rPr>
        <w:fldChar w:fldCharType="end"/>
      </w:r>
      <w:bookmarkStart w:id="100" w:name="_Toc256000005"/>
      <w:bookmarkStart w:id="101" w:name="a689694"/>
      <w:r w:rsidRPr="00B51D40">
        <w:rPr>
          <w:rFonts w:ascii="Aptos" w:hAnsi="Aptos"/>
          <w:sz w:val="24"/>
          <w:szCs w:val="24"/>
        </w:rPr>
        <w:t xml:space="preserve">Title </w:t>
      </w:r>
      <w:commentRangeEnd w:id="99"/>
      <w:r w:rsidR="00127FB1">
        <w:rPr>
          <w:rStyle w:val="CommentReference"/>
          <w:rFonts w:ascii="Calibri" w:eastAsia="Calibri" w:hAnsi="Calibri" w:cs="Calibri"/>
          <w:b w:val="0"/>
          <w:kern w:val="2"/>
          <w:lang w:eastAsia="en-GB"/>
        </w:rPr>
        <w:commentReference w:id="99"/>
      </w:r>
      <w:r w:rsidRPr="00B51D40">
        <w:rPr>
          <w:rFonts w:ascii="Aptos" w:hAnsi="Aptos"/>
          <w:sz w:val="24"/>
          <w:szCs w:val="24"/>
        </w:rPr>
        <w:t>and risk</w:t>
      </w:r>
      <w:bookmarkEnd w:id="100"/>
      <w:bookmarkEnd w:id="101"/>
    </w:p>
    <w:p w14:paraId="3522517C" w14:textId="77777777" w:rsidR="00685F77" w:rsidRPr="00B51D40" w:rsidRDefault="00685F77" w:rsidP="00685F77">
      <w:pPr>
        <w:pStyle w:val="Untitledsubclause1"/>
        <w:rPr>
          <w:rFonts w:ascii="Aptos" w:hAnsi="Aptos"/>
          <w:sz w:val="24"/>
          <w:szCs w:val="24"/>
        </w:rPr>
      </w:pPr>
      <w:bookmarkStart w:id="102" w:name="a505561"/>
      <w:r w:rsidRPr="00B51D40">
        <w:rPr>
          <w:rFonts w:ascii="Aptos" w:hAnsi="Aptos"/>
          <w:sz w:val="24"/>
          <w:szCs w:val="24"/>
        </w:rPr>
        <w:t>The risk in the Goods shall pass to the Customer on completion of delivery.</w:t>
      </w:r>
      <w:bookmarkEnd w:id="102"/>
    </w:p>
    <w:p w14:paraId="009CD931" w14:textId="77777777" w:rsidR="00685F77" w:rsidRPr="00B51D40" w:rsidRDefault="00685F77" w:rsidP="00685F77">
      <w:pPr>
        <w:pStyle w:val="Untitledsubclause1"/>
        <w:rPr>
          <w:rFonts w:ascii="Aptos" w:hAnsi="Aptos"/>
          <w:sz w:val="24"/>
          <w:szCs w:val="24"/>
        </w:rPr>
      </w:pPr>
      <w:bookmarkStart w:id="103" w:name="a737588"/>
      <w:r w:rsidRPr="00B51D40">
        <w:rPr>
          <w:rFonts w:ascii="Aptos" w:hAnsi="Aptos"/>
          <w:sz w:val="24"/>
          <w:szCs w:val="24"/>
        </w:rPr>
        <w:t>Title to the Goods shall not pass to the Customer until</w:t>
      </w:r>
      <w:bookmarkEnd w:id="103"/>
      <w:r>
        <w:rPr>
          <w:rFonts w:ascii="Aptos" w:hAnsi="Aptos"/>
          <w:sz w:val="24"/>
          <w:szCs w:val="24"/>
        </w:rPr>
        <w:t xml:space="preserve"> </w:t>
      </w:r>
      <w:bookmarkStart w:id="104" w:name="a880440"/>
      <w:r w:rsidRPr="00B51D40">
        <w:rPr>
          <w:rFonts w:ascii="Aptos" w:hAnsi="Aptos"/>
          <w:sz w:val="24"/>
          <w:szCs w:val="24"/>
        </w:rPr>
        <w:t>the Supplier receives payment in full (in cash or cleared funds) for the Goods and any other goods that the Supplier has supplied to the Customer in respect of which payment has become due, in which case title to the Goods shall pass at the time of payment of all such sums</w:t>
      </w:r>
      <w:r>
        <w:rPr>
          <w:rFonts w:ascii="Aptos" w:hAnsi="Aptos"/>
          <w:sz w:val="24"/>
          <w:szCs w:val="24"/>
        </w:rPr>
        <w:t xml:space="preserve"> (including any interest and costs)</w:t>
      </w:r>
      <w:r w:rsidRPr="00B51D40">
        <w:rPr>
          <w:rFonts w:ascii="Aptos" w:hAnsi="Aptos"/>
          <w:sz w:val="24"/>
          <w:szCs w:val="24"/>
        </w:rPr>
        <w:t>.</w:t>
      </w:r>
      <w:bookmarkEnd w:id="104"/>
    </w:p>
    <w:p w14:paraId="1C44E9CB" w14:textId="77777777" w:rsidR="00685F77" w:rsidRPr="00B51D40" w:rsidRDefault="00685F77" w:rsidP="00685F77">
      <w:pPr>
        <w:pStyle w:val="Untitledsubclause1"/>
        <w:rPr>
          <w:rFonts w:ascii="Aptos" w:hAnsi="Aptos"/>
          <w:sz w:val="24"/>
          <w:szCs w:val="24"/>
        </w:rPr>
      </w:pPr>
      <w:bookmarkStart w:id="105" w:name="a445147"/>
      <w:r w:rsidRPr="00B51D40">
        <w:rPr>
          <w:rFonts w:ascii="Aptos" w:hAnsi="Aptos"/>
          <w:sz w:val="24"/>
          <w:szCs w:val="24"/>
        </w:rPr>
        <w:t xml:space="preserve">Until title to the Goods has passed to the Customer, the Customer shall:  </w:t>
      </w:r>
      <w:bookmarkEnd w:id="105"/>
    </w:p>
    <w:p w14:paraId="1AC9E50B" w14:textId="77777777" w:rsidR="00685F77" w:rsidRPr="00B51D40" w:rsidRDefault="00685F77" w:rsidP="00685F77">
      <w:pPr>
        <w:pStyle w:val="Untitledsubclause2"/>
        <w:rPr>
          <w:rFonts w:ascii="Aptos" w:hAnsi="Aptos"/>
          <w:sz w:val="24"/>
          <w:szCs w:val="24"/>
        </w:rPr>
      </w:pPr>
      <w:bookmarkStart w:id="106" w:name="a1021939"/>
      <w:r w:rsidRPr="00B51D40">
        <w:rPr>
          <w:rFonts w:ascii="Aptos" w:hAnsi="Aptos"/>
          <w:sz w:val="24"/>
          <w:szCs w:val="24"/>
        </w:rPr>
        <w:t xml:space="preserve">store the Goods separately from all other goods held by the Customer so that they remain readily identifiable as the Supplier's </w:t>
      </w:r>
      <w:proofErr w:type="gramStart"/>
      <w:r w:rsidRPr="00B51D40">
        <w:rPr>
          <w:rFonts w:ascii="Aptos" w:hAnsi="Aptos"/>
          <w:sz w:val="24"/>
          <w:szCs w:val="24"/>
        </w:rPr>
        <w:t>property;</w:t>
      </w:r>
      <w:bookmarkEnd w:id="106"/>
      <w:proofErr w:type="gramEnd"/>
    </w:p>
    <w:p w14:paraId="4E64A33C" w14:textId="77777777" w:rsidR="00685F77" w:rsidRPr="00B51D40" w:rsidRDefault="00685F77" w:rsidP="00685F77">
      <w:pPr>
        <w:pStyle w:val="Untitledsubclause2"/>
        <w:rPr>
          <w:rFonts w:ascii="Aptos" w:hAnsi="Aptos"/>
          <w:sz w:val="24"/>
          <w:szCs w:val="24"/>
        </w:rPr>
      </w:pPr>
      <w:bookmarkStart w:id="107" w:name="a125680"/>
      <w:r w:rsidRPr="00B51D40">
        <w:rPr>
          <w:rFonts w:ascii="Aptos" w:hAnsi="Aptos"/>
          <w:sz w:val="24"/>
          <w:szCs w:val="24"/>
        </w:rPr>
        <w:t xml:space="preserve">not remove, deface or obscure any identifying mark or packaging on or relating to the </w:t>
      </w:r>
      <w:proofErr w:type="gramStart"/>
      <w:r w:rsidRPr="00B51D40">
        <w:rPr>
          <w:rFonts w:ascii="Aptos" w:hAnsi="Aptos"/>
          <w:sz w:val="24"/>
          <w:szCs w:val="24"/>
        </w:rPr>
        <w:t>Goods;</w:t>
      </w:r>
      <w:bookmarkEnd w:id="107"/>
      <w:proofErr w:type="gramEnd"/>
    </w:p>
    <w:p w14:paraId="05D71AE4" w14:textId="77777777" w:rsidR="00685F77" w:rsidRPr="00B51D40" w:rsidRDefault="00685F77" w:rsidP="00685F77">
      <w:pPr>
        <w:pStyle w:val="Untitledsubclause2"/>
        <w:rPr>
          <w:rFonts w:ascii="Aptos" w:hAnsi="Aptos"/>
          <w:sz w:val="24"/>
          <w:szCs w:val="24"/>
        </w:rPr>
      </w:pPr>
      <w:bookmarkStart w:id="108" w:name="a76318"/>
      <w:r w:rsidRPr="00B51D40">
        <w:rPr>
          <w:rFonts w:ascii="Aptos" w:hAnsi="Aptos"/>
          <w:sz w:val="24"/>
          <w:szCs w:val="24"/>
        </w:rPr>
        <w:lastRenderedPageBreak/>
        <w:t xml:space="preserve">maintain the Goods in satisfactory condition and keep them insured against all risks for their full price on the Supplier's behalf from the date of </w:t>
      </w:r>
      <w:proofErr w:type="gramStart"/>
      <w:r w:rsidRPr="00B51D40">
        <w:rPr>
          <w:rFonts w:ascii="Aptos" w:hAnsi="Aptos"/>
          <w:sz w:val="24"/>
          <w:szCs w:val="24"/>
        </w:rPr>
        <w:t>delivery;</w:t>
      </w:r>
      <w:bookmarkEnd w:id="108"/>
      <w:proofErr w:type="gramEnd"/>
    </w:p>
    <w:p w14:paraId="282F4FC8" w14:textId="272DFF1C" w:rsidR="00685F77" w:rsidRPr="00B51D40" w:rsidRDefault="00685F77" w:rsidP="00685F77">
      <w:pPr>
        <w:pStyle w:val="Untitledsubclause2"/>
        <w:rPr>
          <w:rFonts w:ascii="Aptos" w:hAnsi="Aptos"/>
          <w:sz w:val="24"/>
          <w:szCs w:val="24"/>
        </w:rPr>
      </w:pPr>
      <w:bookmarkStart w:id="109" w:name="a726973"/>
      <w:r w:rsidRPr="00B51D40">
        <w:rPr>
          <w:rFonts w:ascii="Aptos" w:hAnsi="Aptos"/>
          <w:sz w:val="24"/>
          <w:szCs w:val="24"/>
        </w:rPr>
        <w:t xml:space="preserve">notify the Supplier immediately if it becomes subject to any of the events listed in </w:t>
      </w:r>
      <w:r w:rsidRPr="00B51D40">
        <w:rPr>
          <w:rFonts w:ascii="Aptos" w:hAnsi="Aptos"/>
          <w:sz w:val="24"/>
          <w:szCs w:val="24"/>
        </w:rPr>
        <w:fldChar w:fldCharType="begin"/>
      </w:r>
      <w:r w:rsidRPr="00B51D40">
        <w:rPr>
          <w:rFonts w:ascii="Aptos" w:hAnsi="Aptos"/>
          <w:sz w:val="24"/>
          <w:szCs w:val="24"/>
        </w:rPr>
        <w:instrText>PAGEREF a367229\# "'clause '"  \h</w:instrText>
      </w:r>
      <w:r w:rsidRPr="00B51D40">
        <w:rPr>
          <w:rFonts w:ascii="Aptos" w:hAnsi="Aptos"/>
          <w:sz w:val="24"/>
          <w:szCs w:val="24"/>
        </w:rPr>
      </w:r>
      <w:r w:rsidRPr="00B51D40">
        <w:rPr>
          <w:rFonts w:ascii="Aptos" w:hAnsi="Aptos"/>
          <w:sz w:val="24"/>
          <w:szCs w:val="24"/>
        </w:rPr>
        <w:fldChar w:fldCharType="separate"/>
      </w:r>
      <w:r w:rsidR="000866A5" w:rsidRPr="00B51D40">
        <w:rPr>
          <w:rFonts w:ascii="Aptos" w:hAnsi="Aptos"/>
          <w:noProof/>
          <w:sz w:val="24"/>
          <w:szCs w:val="24"/>
        </w:rPr>
        <w:t xml:space="preserve">clause </w:t>
      </w:r>
      <w:r w:rsidRPr="00B51D40">
        <w:rPr>
          <w:rFonts w:ascii="Aptos" w:hAnsi="Aptos"/>
          <w:sz w:val="24"/>
          <w:szCs w:val="24"/>
        </w:rPr>
        <w:fldChar w:fldCharType="end"/>
      </w:r>
      <w:r w:rsidRPr="00B51D40">
        <w:rPr>
          <w:rFonts w:ascii="Aptos" w:hAnsi="Aptos"/>
          <w:sz w:val="24"/>
          <w:szCs w:val="24"/>
        </w:rPr>
        <w:fldChar w:fldCharType="begin"/>
      </w:r>
      <w:r w:rsidRPr="00B51D40">
        <w:rPr>
          <w:rFonts w:ascii="Aptos" w:hAnsi="Aptos"/>
          <w:sz w:val="24"/>
          <w:szCs w:val="24"/>
          <w:highlight w:val="lightGray"/>
        </w:rPr>
        <w:instrText>REF a367229 \h \w</w:instrText>
      </w:r>
      <w:r w:rsidRPr="00B51D40">
        <w:rPr>
          <w:rFonts w:ascii="Aptos" w:hAnsi="Aptos"/>
          <w:sz w:val="24"/>
          <w:szCs w:val="24"/>
        </w:rPr>
        <w:instrText xml:space="preserve"> \* MERGEFORMAT </w:instrText>
      </w:r>
      <w:r w:rsidRPr="00B51D40">
        <w:rPr>
          <w:rFonts w:ascii="Aptos" w:hAnsi="Aptos"/>
          <w:sz w:val="24"/>
          <w:szCs w:val="24"/>
        </w:rPr>
      </w:r>
      <w:r w:rsidRPr="00B51D40">
        <w:rPr>
          <w:rFonts w:ascii="Aptos" w:hAnsi="Aptos"/>
          <w:sz w:val="24"/>
          <w:szCs w:val="24"/>
        </w:rPr>
        <w:fldChar w:fldCharType="separate"/>
      </w:r>
      <w:r w:rsidR="000866A5">
        <w:rPr>
          <w:rFonts w:ascii="Aptos" w:hAnsi="Aptos"/>
          <w:sz w:val="24"/>
          <w:szCs w:val="24"/>
          <w:highlight w:val="lightGray"/>
        </w:rPr>
        <w:t>20.2(b)</w:t>
      </w:r>
      <w:r w:rsidRPr="00B51D40">
        <w:rPr>
          <w:rFonts w:ascii="Aptos" w:hAnsi="Aptos"/>
          <w:sz w:val="24"/>
          <w:szCs w:val="24"/>
        </w:rPr>
        <w:fldChar w:fldCharType="end"/>
      </w:r>
      <w:r w:rsidRPr="00B51D40">
        <w:rPr>
          <w:rFonts w:ascii="Aptos" w:hAnsi="Aptos"/>
          <w:i/>
          <w:sz w:val="24"/>
          <w:szCs w:val="24"/>
        </w:rPr>
        <w:t xml:space="preserve"> </w:t>
      </w:r>
      <w:r w:rsidRPr="00B51D40">
        <w:rPr>
          <w:rFonts w:ascii="Aptos" w:hAnsi="Aptos"/>
          <w:sz w:val="24"/>
          <w:szCs w:val="24"/>
        </w:rPr>
        <w:t xml:space="preserve">to </w:t>
      </w:r>
      <w:r w:rsidRPr="00B51D40">
        <w:rPr>
          <w:rFonts w:ascii="Aptos" w:hAnsi="Aptos"/>
          <w:sz w:val="24"/>
          <w:szCs w:val="24"/>
        </w:rPr>
        <w:fldChar w:fldCharType="begin"/>
      </w:r>
      <w:r w:rsidRPr="00B51D40">
        <w:rPr>
          <w:rFonts w:ascii="Aptos" w:hAnsi="Aptos"/>
          <w:sz w:val="24"/>
          <w:szCs w:val="24"/>
        </w:rPr>
        <w:instrText>PAGEREF a885395\# "'clause '"  \h</w:instrText>
      </w:r>
      <w:r w:rsidRPr="00B51D40">
        <w:rPr>
          <w:rFonts w:ascii="Aptos" w:hAnsi="Aptos"/>
          <w:sz w:val="24"/>
          <w:szCs w:val="24"/>
        </w:rPr>
      </w:r>
      <w:r w:rsidRPr="00B51D40">
        <w:rPr>
          <w:rFonts w:ascii="Aptos" w:hAnsi="Aptos"/>
          <w:sz w:val="24"/>
          <w:szCs w:val="24"/>
        </w:rPr>
        <w:fldChar w:fldCharType="separate"/>
      </w:r>
      <w:r w:rsidR="000866A5" w:rsidRPr="00B51D40">
        <w:rPr>
          <w:rFonts w:ascii="Aptos" w:hAnsi="Aptos"/>
          <w:noProof/>
          <w:sz w:val="24"/>
          <w:szCs w:val="24"/>
        </w:rPr>
        <w:t xml:space="preserve">clause </w:t>
      </w:r>
      <w:r w:rsidRPr="00B51D40">
        <w:rPr>
          <w:rFonts w:ascii="Aptos" w:hAnsi="Aptos"/>
          <w:sz w:val="24"/>
          <w:szCs w:val="24"/>
        </w:rPr>
        <w:fldChar w:fldCharType="end"/>
      </w:r>
      <w:r w:rsidRPr="00B51D40">
        <w:rPr>
          <w:rFonts w:ascii="Aptos" w:hAnsi="Aptos"/>
          <w:sz w:val="24"/>
          <w:szCs w:val="24"/>
        </w:rPr>
        <w:fldChar w:fldCharType="begin"/>
      </w:r>
      <w:r w:rsidRPr="00B51D40">
        <w:rPr>
          <w:rFonts w:ascii="Aptos" w:hAnsi="Aptos"/>
          <w:sz w:val="24"/>
          <w:szCs w:val="24"/>
          <w:highlight w:val="lightGray"/>
        </w:rPr>
        <w:instrText>REF a885395 \h \w</w:instrText>
      </w:r>
      <w:r w:rsidRPr="00B51D40">
        <w:rPr>
          <w:rFonts w:ascii="Aptos" w:hAnsi="Aptos"/>
          <w:sz w:val="24"/>
          <w:szCs w:val="24"/>
        </w:rPr>
        <w:instrText xml:space="preserve"> \* MERGEFORMAT </w:instrText>
      </w:r>
      <w:r w:rsidRPr="00B51D40">
        <w:rPr>
          <w:rFonts w:ascii="Aptos" w:hAnsi="Aptos"/>
          <w:sz w:val="24"/>
          <w:szCs w:val="24"/>
        </w:rPr>
      </w:r>
      <w:r w:rsidRPr="00B51D40">
        <w:rPr>
          <w:rFonts w:ascii="Aptos" w:hAnsi="Aptos"/>
          <w:sz w:val="24"/>
          <w:szCs w:val="24"/>
        </w:rPr>
        <w:fldChar w:fldCharType="separate"/>
      </w:r>
      <w:r w:rsidR="000866A5">
        <w:rPr>
          <w:rFonts w:ascii="Aptos" w:hAnsi="Aptos"/>
          <w:sz w:val="24"/>
          <w:szCs w:val="24"/>
          <w:highlight w:val="lightGray"/>
        </w:rPr>
        <w:t>20.2(d)</w:t>
      </w:r>
      <w:r w:rsidRPr="00B51D40">
        <w:rPr>
          <w:rFonts w:ascii="Aptos" w:hAnsi="Aptos"/>
          <w:sz w:val="24"/>
          <w:szCs w:val="24"/>
        </w:rPr>
        <w:fldChar w:fldCharType="end"/>
      </w:r>
      <w:r w:rsidRPr="00B51D40">
        <w:rPr>
          <w:rFonts w:ascii="Aptos" w:hAnsi="Aptos"/>
          <w:sz w:val="24"/>
          <w:szCs w:val="24"/>
        </w:rPr>
        <w:t>;</w:t>
      </w:r>
      <w:r w:rsidRPr="00B51D40">
        <w:rPr>
          <w:rFonts w:ascii="Aptos" w:hAnsi="Aptos"/>
          <w:i/>
          <w:sz w:val="24"/>
          <w:szCs w:val="24"/>
        </w:rPr>
        <w:t xml:space="preserve"> </w:t>
      </w:r>
      <w:r w:rsidRPr="00B51D40">
        <w:rPr>
          <w:rFonts w:ascii="Aptos" w:hAnsi="Aptos"/>
          <w:sz w:val="24"/>
          <w:szCs w:val="24"/>
        </w:rPr>
        <w:t>and</w:t>
      </w:r>
      <w:bookmarkEnd w:id="109"/>
    </w:p>
    <w:p w14:paraId="3A1472EA" w14:textId="77777777" w:rsidR="00685F77" w:rsidRPr="00B51D40" w:rsidRDefault="00685F77" w:rsidP="00685F77">
      <w:pPr>
        <w:pStyle w:val="Untitledsubclause2"/>
        <w:rPr>
          <w:rFonts w:ascii="Aptos" w:hAnsi="Aptos"/>
          <w:sz w:val="24"/>
          <w:szCs w:val="24"/>
        </w:rPr>
      </w:pPr>
      <w:bookmarkStart w:id="110" w:name="a171449"/>
      <w:r w:rsidRPr="00B51D40">
        <w:rPr>
          <w:rFonts w:ascii="Aptos" w:hAnsi="Aptos"/>
          <w:sz w:val="24"/>
          <w:szCs w:val="24"/>
        </w:rPr>
        <w:t>give the Supplier such information as the Supplier may reasonably require from time to time relating to:</w:t>
      </w:r>
      <w:bookmarkEnd w:id="110"/>
    </w:p>
    <w:p w14:paraId="3D894AE2" w14:textId="77777777" w:rsidR="00685F77" w:rsidRPr="00B51D40" w:rsidRDefault="00685F77" w:rsidP="00685F77">
      <w:pPr>
        <w:pStyle w:val="Untitledsubclause3"/>
        <w:rPr>
          <w:rFonts w:ascii="Aptos" w:hAnsi="Aptos"/>
          <w:sz w:val="24"/>
          <w:szCs w:val="24"/>
        </w:rPr>
      </w:pPr>
      <w:bookmarkStart w:id="111" w:name="a158739"/>
      <w:r w:rsidRPr="00B51D40">
        <w:rPr>
          <w:rFonts w:ascii="Aptos" w:hAnsi="Aptos"/>
          <w:sz w:val="24"/>
          <w:szCs w:val="24"/>
        </w:rPr>
        <w:t>the Goods; and</w:t>
      </w:r>
      <w:bookmarkEnd w:id="111"/>
    </w:p>
    <w:p w14:paraId="570A8BB4" w14:textId="77777777" w:rsidR="00685F77" w:rsidRPr="00B51D40" w:rsidRDefault="00685F77" w:rsidP="00685F77">
      <w:pPr>
        <w:pStyle w:val="Untitledsubclause3"/>
        <w:rPr>
          <w:rFonts w:ascii="Aptos" w:hAnsi="Aptos"/>
          <w:sz w:val="24"/>
          <w:szCs w:val="24"/>
        </w:rPr>
      </w:pPr>
      <w:bookmarkStart w:id="112" w:name="a512810"/>
      <w:r w:rsidRPr="00B51D40">
        <w:rPr>
          <w:rFonts w:ascii="Aptos" w:hAnsi="Aptos"/>
          <w:sz w:val="24"/>
          <w:szCs w:val="24"/>
        </w:rPr>
        <w:t>the ongoing financial position of the Customer.</w:t>
      </w:r>
      <w:bookmarkEnd w:id="112"/>
    </w:p>
    <w:p w14:paraId="4A9E5CCB" w14:textId="4FD17ED1" w:rsidR="00685F77" w:rsidRPr="00B51D40" w:rsidRDefault="00685F77" w:rsidP="00685F77">
      <w:pPr>
        <w:pStyle w:val="Untitledsubclause1"/>
        <w:rPr>
          <w:rFonts w:ascii="Aptos" w:hAnsi="Aptos"/>
          <w:sz w:val="24"/>
          <w:szCs w:val="24"/>
        </w:rPr>
      </w:pPr>
      <w:bookmarkStart w:id="113" w:name="a302874"/>
      <w:r w:rsidRPr="00B51D40">
        <w:rPr>
          <w:rFonts w:ascii="Aptos" w:hAnsi="Aptos"/>
          <w:sz w:val="24"/>
          <w:szCs w:val="24"/>
        </w:rPr>
        <w:t xml:space="preserve">Subject to </w:t>
      </w:r>
      <w:r w:rsidRPr="00B51D40">
        <w:rPr>
          <w:rFonts w:ascii="Aptos" w:hAnsi="Aptos"/>
          <w:sz w:val="24"/>
          <w:szCs w:val="24"/>
        </w:rPr>
        <w:fldChar w:fldCharType="begin"/>
      </w:r>
      <w:r w:rsidRPr="00B51D40">
        <w:rPr>
          <w:rFonts w:ascii="Aptos" w:hAnsi="Aptos"/>
          <w:sz w:val="24"/>
          <w:szCs w:val="24"/>
        </w:rPr>
        <w:instrText>PAGEREF a776268\# "'clause '"  \h</w:instrText>
      </w:r>
      <w:r w:rsidRPr="00B51D40">
        <w:rPr>
          <w:rFonts w:ascii="Aptos" w:hAnsi="Aptos"/>
          <w:sz w:val="24"/>
          <w:szCs w:val="24"/>
        </w:rPr>
      </w:r>
      <w:r w:rsidRPr="00B51D40">
        <w:rPr>
          <w:rFonts w:ascii="Aptos" w:hAnsi="Aptos"/>
          <w:sz w:val="24"/>
          <w:szCs w:val="24"/>
        </w:rPr>
        <w:fldChar w:fldCharType="separate"/>
      </w:r>
      <w:r w:rsidR="000866A5" w:rsidRPr="00B51D40">
        <w:rPr>
          <w:rFonts w:ascii="Aptos" w:hAnsi="Aptos"/>
          <w:noProof/>
          <w:sz w:val="24"/>
          <w:szCs w:val="24"/>
        </w:rPr>
        <w:t xml:space="preserve">clause </w:t>
      </w:r>
      <w:r w:rsidRPr="00B51D40">
        <w:rPr>
          <w:rFonts w:ascii="Aptos" w:hAnsi="Aptos"/>
          <w:sz w:val="24"/>
          <w:szCs w:val="24"/>
        </w:rPr>
        <w:fldChar w:fldCharType="end"/>
      </w:r>
      <w:r w:rsidRPr="00B51D40">
        <w:rPr>
          <w:rFonts w:ascii="Aptos" w:hAnsi="Aptos"/>
          <w:sz w:val="24"/>
          <w:szCs w:val="24"/>
        </w:rPr>
        <w:fldChar w:fldCharType="begin"/>
      </w:r>
      <w:r w:rsidRPr="00B51D40">
        <w:rPr>
          <w:rFonts w:ascii="Aptos" w:hAnsi="Aptos"/>
          <w:sz w:val="24"/>
          <w:szCs w:val="24"/>
          <w:highlight w:val="lightGray"/>
        </w:rPr>
        <w:instrText>REF a776268 \h \w</w:instrText>
      </w:r>
      <w:r w:rsidRPr="00B51D40">
        <w:rPr>
          <w:rFonts w:ascii="Aptos" w:hAnsi="Aptos"/>
          <w:sz w:val="24"/>
          <w:szCs w:val="24"/>
        </w:rPr>
        <w:instrText xml:space="preserve"> \* MERGEFORMAT </w:instrText>
      </w:r>
      <w:r w:rsidRPr="00B51D40">
        <w:rPr>
          <w:rFonts w:ascii="Aptos" w:hAnsi="Aptos"/>
          <w:sz w:val="24"/>
          <w:szCs w:val="24"/>
        </w:rPr>
      </w:r>
      <w:r w:rsidRPr="00B51D40">
        <w:rPr>
          <w:rFonts w:ascii="Aptos" w:hAnsi="Aptos"/>
          <w:sz w:val="24"/>
          <w:szCs w:val="24"/>
        </w:rPr>
        <w:fldChar w:fldCharType="separate"/>
      </w:r>
      <w:r w:rsidR="000866A5">
        <w:rPr>
          <w:rFonts w:ascii="Aptos" w:hAnsi="Aptos"/>
          <w:sz w:val="24"/>
          <w:szCs w:val="24"/>
          <w:highlight w:val="lightGray"/>
        </w:rPr>
        <w:t>8.5</w:t>
      </w:r>
      <w:r w:rsidRPr="00B51D40">
        <w:rPr>
          <w:rFonts w:ascii="Aptos" w:hAnsi="Aptos"/>
          <w:sz w:val="24"/>
          <w:szCs w:val="24"/>
        </w:rPr>
        <w:fldChar w:fldCharType="end"/>
      </w:r>
      <w:r w:rsidRPr="00B51D40">
        <w:rPr>
          <w:rFonts w:ascii="Aptos" w:hAnsi="Aptos"/>
          <w:sz w:val="24"/>
          <w:szCs w:val="24"/>
        </w:rPr>
        <w:t xml:space="preserve">, the Customer may use the Goods in the ordinary course of its business (but not otherwise) before the Supplier receives payment for the Goods. </w:t>
      </w:r>
      <w:bookmarkEnd w:id="113"/>
    </w:p>
    <w:p w14:paraId="385AC0DF" w14:textId="77777777" w:rsidR="00685F77" w:rsidRPr="0032390B" w:rsidRDefault="00685F77" w:rsidP="00685F77">
      <w:pPr>
        <w:pStyle w:val="Untitledsubclause1"/>
        <w:rPr>
          <w:rFonts w:ascii="Aptos" w:hAnsi="Aptos"/>
          <w:sz w:val="24"/>
          <w:szCs w:val="24"/>
        </w:rPr>
      </w:pPr>
      <w:bookmarkStart w:id="114" w:name="a776268"/>
      <w:r w:rsidRPr="00B51D40">
        <w:rPr>
          <w:rFonts w:ascii="Aptos" w:hAnsi="Aptos"/>
          <w:sz w:val="24"/>
          <w:szCs w:val="24"/>
        </w:rPr>
        <w:t>At any time before title to the Goods passes to the Customer, the Supplier may</w:t>
      </w:r>
      <w:r>
        <w:rPr>
          <w:rFonts w:ascii="Aptos" w:hAnsi="Aptos"/>
          <w:sz w:val="24"/>
          <w:szCs w:val="24"/>
        </w:rPr>
        <w:t xml:space="preserve"> </w:t>
      </w:r>
      <w:r w:rsidRPr="00B51D40">
        <w:rPr>
          <w:rFonts w:ascii="Aptos" w:hAnsi="Aptos"/>
          <w:sz w:val="24"/>
          <w:szCs w:val="24"/>
        </w:rPr>
        <w:t>require the Customer to deliver up all Goods in its possession that have not been resold, or irrevocably incorporated into another product and if the Customer fails to do so promptly, enter any premises of the Customer or of any third party where the Goods are stored in order to recover them</w:t>
      </w:r>
      <w:r>
        <w:rPr>
          <w:rFonts w:ascii="Aptos" w:hAnsi="Aptos"/>
          <w:sz w:val="24"/>
          <w:szCs w:val="24"/>
        </w:rPr>
        <w:t>.</w:t>
      </w:r>
      <w:bookmarkEnd w:id="114"/>
    </w:p>
    <w:p w14:paraId="0CA5FEC9" w14:textId="77777777" w:rsidR="00685F77" w:rsidRPr="00B51D40" w:rsidRDefault="00685F77" w:rsidP="00685F77">
      <w:pPr>
        <w:pStyle w:val="TitleClause"/>
        <w:rPr>
          <w:rFonts w:ascii="Aptos" w:hAnsi="Aptos"/>
          <w:sz w:val="24"/>
          <w:szCs w:val="24"/>
        </w:rPr>
      </w:pPr>
      <w:r w:rsidRPr="00B51D40">
        <w:rPr>
          <w:rFonts w:ascii="Aptos" w:hAnsi="Aptos"/>
          <w:sz w:val="24"/>
          <w:szCs w:val="24"/>
        </w:rPr>
        <w:fldChar w:fldCharType="begin"/>
      </w:r>
      <w:r w:rsidRPr="00B51D40">
        <w:rPr>
          <w:rFonts w:ascii="Aptos" w:hAnsi="Aptos"/>
          <w:sz w:val="24"/>
          <w:szCs w:val="24"/>
        </w:rPr>
        <w:instrText>TC "7. Supply of Services" \l 1</w:instrText>
      </w:r>
      <w:r w:rsidRPr="00B51D40">
        <w:rPr>
          <w:rFonts w:ascii="Aptos" w:hAnsi="Aptos"/>
          <w:sz w:val="24"/>
          <w:szCs w:val="24"/>
        </w:rPr>
        <w:fldChar w:fldCharType="end"/>
      </w:r>
      <w:bookmarkStart w:id="115" w:name="_Toc256000006"/>
      <w:bookmarkStart w:id="116" w:name="a109998"/>
      <w:r w:rsidRPr="00B51D40">
        <w:rPr>
          <w:rFonts w:ascii="Aptos" w:hAnsi="Aptos"/>
          <w:sz w:val="24"/>
          <w:szCs w:val="24"/>
        </w:rPr>
        <w:t>Supply of Services</w:t>
      </w:r>
      <w:bookmarkEnd w:id="115"/>
      <w:bookmarkEnd w:id="116"/>
    </w:p>
    <w:p w14:paraId="572C1B57" w14:textId="2F236E93" w:rsidR="00685F77" w:rsidRPr="00B51D40" w:rsidRDefault="00685F77" w:rsidP="00685F77">
      <w:pPr>
        <w:pStyle w:val="Untitledsubclause1"/>
        <w:rPr>
          <w:rFonts w:ascii="Aptos" w:hAnsi="Aptos"/>
          <w:sz w:val="24"/>
          <w:szCs w:val="24"/>
        </w:rPr>
      </w:pPr>
      <w:bookmarkStart w:id="117" w:name="a747514"/>
      <w:r w:rsidRPr="00B51D40">
        <w:rPr>
          <w:rFonts w:ascii="Aptos" w:hAnsi="Aptos"/>
          <w:sz w:val="24"/>
          <w:szCs w:val="24"/>
        </w:rPr>
        <w:t xml:space="preserve">Any Services under the </w:t>
      </w:r>
      <w:r w:rsidR="005F643A">
        <w:rPr>
          <w:rFonts w:ascii="Aptos" w:hAnsi="Aptos"/>
          <w:sz w:val="24"/>
          <w:szCs w:val="24"/>
        </w:rPr>
        <w:t>Order</w:t>
      </w:r>
      <w:r w:rsidRPr="00B51D40">
        <w:rPr>
          <w:rFonts w:ascii="Aptos" w:hAnsi="Aptos"/>
          <w:sz w:val="24"/>
          <w:szCs w:val="24"/>
        </w:rPr>
        <w:t xml:space="preserve"> shall commence on the Services Start Date </w:t>
      </w:r>
      <w:proofErr w:type="gramStart"/>
      <w:r w:rsidRPr="00B51D40">
        <w:rPr>
          <w:rFonts w:ascii="Aptos" w:hAnsi="Aptos"/>
          <w:sz w:val="24"/>
          <w:szCs w:val="24"/>
        </w:rPr>
        <w:t>and::</w:t>
      </w:r>
      <w:proofErr w:type="gramEnd"/>
    </w:p>
    <w:p w14:paraId="5221CCE5" w14:textId="77777777" w:rsidR="00685F77" w:rsidRPr="00B51D40" w:rsidRDefault="00685F77" w:rsidP="00685F77">
      <w:pPr>
        <w:pStyle w:val="Untitledsubclause2"/>
        <w:rPr>
          <w:rFonts w:ascii="Aptos" w:hAnsi="Aptos"/>
          <w:sz w:val="24"/>
          <w:szCs w:val="24"/>
        </w:rPr>
      </w:pPr>
      <w:r w:rsidRPr="00B51D40">
        <w:rPr>
          <w:rFonts w:ascii="Aptos" w:hAnsi="Aptos"/>
          <w:sz w:val="24"/>
          <w:szCs w:val="24"/>
        </w:rPr>
        <w:t xml:space="preserve">shall continue for the Minimum Term stated in the Order; and </w:t>
      </w:r>
    </w:p>
    <w:p w14:paraId="75BE436E" w14:textId="77777777" w:rsidR="00685F77" w:rsidRPr="00B51D40" w:rsidRDefault="00685F77" w:rsidP="00685F77">
      <w:pPr>
        <w:pStyle w:val="Untitledsubclause2"/>
        <w:rPr>
          <w:rFonts w:ascii="Aptos" w:hAnsi="Aptos"/>
          <w:sz w:val="24"/>
          <w:szCs w:val="24"/>
        </w:rPr>
      </w:pPr>
      <w:bookmarkStart w:id="118" w:name="_Ref205933109"/>
      <w:r w:rsidRPr="00B51D40">
        <w:rPr>
          <w:rFonts w:ascii="Aptos" w:hAnsi="Aptos"/>
          <w:sz w:val="24"/>
          <w:szCs w:val="24"/>
        </w:rPr>
        <w:t xml:space="preserve">thereafter, shall automatically renew for successive Renewal Terms unless either party gives the other written notice of its intention to terminate the Services, such notice being effective (after the expiry of relevant notice period) at the end of the Minimum Term or the relevant Renewal </w:t>
      </w:r>
      <w:proofErr w:type="gramStart"/>
      <w:r w:rsidRPr="00B51D40">
        <w:rPr>
          <w:rFonts w:ascii="Aptos" w:hAnsi="Aptos"/>
          <w:sz w:val="24"/>
          <w:szCs w:val="24"/>
        </w:rPr>
        <w:t>Term;</w:t>
      </w:r>
      <w:bookmarkEnd w:id="118"/>
      <w:proofErr w:type="gramEnd"/>
    </w:p>
    <w:p w14:paraId="1F2DD5CA" w14:textId="3E3B3A74" w:rsidR="00685F77" w:rsidRPr="00B51D40" w:rsidRDefault="00685F77" w:rsidP="00685F77">
      <w:pPr>
        <w:pStyle w:val="Untitledsubclause1"/>
        <w:numPr>
          <w:ilvl w:val="0"/>
          <w:numId w:val="0"/>
        </w:numPr>
        <w:ind w:left="720"/>
        <w:rPr>
          <w:rFonts w:ascii="Aptos" w:hAnsi="Aptos"/>
          <w:sz w:val="24"/>
          <w:szCs w:val="24"/>
        </w:rPr>
      </w:pPr>
      <w:r w:rsidRPr="00B51D40">
        <w:rPr>
          <w:rFonts w:ascii="Aptos" w:hAnsi="Aptos"/>
          <w:sz w:val="24"/>
          <w:szCs w:val="24"/>
        </w:rPr>
        <w:t xml:space="preserve">unless terminated earlier in accordance with </w:t>
      </w:r>
      <w:r>
        <w:rPr>
          <w:rFonts w:ascii="Aptos" w:hAnsi="Aptos"/>
          <w:sz w:val="24"/>
          <w:szCs w:val="24"/>
        </w:rPr>
        <w:t>clause</w:t>
      </w:r>
      <w:r w:rsidRPr="00B51D40">
        <w:rPr>
          <w:rFonts w:ascii="Aptos" w:hAnsi="Aptos"/>
          <w:sz w:val="24"/>
          <w:szCs w:val="24"/>
        </w:rPr>
        <w:t xml:space="preserve"> </w:t>
      </w:r>
      <w:r>
        <w:rPr>
          <w:rFonts w:ascii="Aptos" w:hAnsi="Aptos"/>
          <w:sz w:val="24"/>
          <w:szCs w:val="24"/>
        </w:rPr>
        <w:fldChar w:fldCharType="begin"/>
      </w:r>
      <w:r>
        <w:rPr>
          <w:rFonts w:ascii="Aptos" w:hAnsi="Aptos"/>
          <w:sz w:val="24"/>
          <w:szCs w:val="24"/>
        </w:rPr>
        <w:instrText xml:space="preserve"> REF _Ref205932720 \r \h </w:instrText>
      </w:r>
      <w:r>
        <w:rPr>
          <w:rFonts w:ascii="Aptos" w:hAnsi="Aptos"/>
          <w:sz w:val="24"/>
          <w:szCs w:val="24"/>
        </w:rPr>
      </w:r>
      <w:r>
        <w:rPr>
          <w:rFonts w:ascii="Aptos" w:hAnsi="Aptos"/>
          <w:sz w:val="24"/>
          <w:szCs w:val="24"/>
        </w:rPr>
        <w:fldChar w:fldCharType="separate"/>
      </w:r>
      <w:r w:rsidR="000866A5">
        <w:rPr>
          <w:rFonts w:ascii="Aptos" w:hAnsi="Aptos"/>
          <w:sz w:val="24"/>
          <w:szCs w:val="24"/>
        </w:rPr>
        <w:t>20</w:t>
      </w:r>
      <w:r>
        <w:rPr>
          <w:rFonts w:ascii="Aptos" w:hAnsi="Aptos"/>
          <w:sz w:val="24"/>
          <w:szCs w:val="24"/>
        </w:rPr>
        <w:fldChar w:fldCharType="end"/>
      </w:r>
      <w:r w:rsidRPr="00B51D40">
        <w:rPr>
          <w:rFonts w:ascii="Aptos" w:hAnsi="Aptos"/>
          <w:sz w:val="24"/>
          <w:szCs w:val="24"/>
        </w:rPr>
        <w:t xml:space="preserve"> (Termination).  </w:t>
      </w:r>
    </w:p>
    <w:p w14:paraId="3C6F5F8E" w14:textId="4BC164B2" w:rsidR="00685F77" w:rsidRPr="00B51D40" w:rsidRDefault="00685F77" w:rsidP="00685F77">
      <w:pPr>
        <w:pStyle w:val="Untitledsubclause1"/>
        <w:rPr>
          <w:rFonts w:ascii="Aptos" w:hAnsi="Aptos"/>
          <w:sz w:val="24"/>
          <w:szCs w:val="24"/>
        </w:rPr>
      </w:pPr>
      <w:r w:rsidRPr="00B51D40">
        <w:rPr>
          <w:rFonts w:ascii="Aptos" w:hAnsi="Aptos"/>
          <w:sz w:val="24"/>
          <w:szCs w:val="24"/>
        </w:rPr>
        <w:t xml:space="preserve">The relevant notice period referred to in clause </w:t>
      </w:r>
      <w:r>
        <w:rPr>
          <w:rFonts w:ascii="Aptos" w:hAnsi="Aptos"/>
          <w:sz w:val="24"/>
          <w:szCs w:val="24"/>
        </w:rPr>
        <w:fldChar w:fldCharType="begin"/>
      </w:r>
      <w:r>
        <w:rPr>
          <w:rFonts w:ascii="Aptos" w:hAnsi="Aptos"/>
          <w:sz w:val="24"/>
          <w:szCs w:val="24"/>
        </w:rPr>
        <w:instrText xml:space="preserve"> REF _Ref205933109 \r \h </w:instrText>
      </w:r>
      <w:r>
        <w:rPr>
          <w:rFonts w:ascii="Aptos" w:hAnsi="Aptos"/>
          <w:sz w:val="24"/>
          <w:szCs w:val="24"/>
        </w:rPr>
      </w:r>
      <w:r>
        <w:rPr>
          <w:rFonts w:ascii="Aptos" w:hAnsi="Aptos"/>
          <w:sz w:val="24"/>
          <w:szCs w:val="24"/>
        </w:rPr>
        <w:fldChar w:fldCharType="separate"/>
      </w:r>
      <w:r w:rsidR="000866A5">
        <w:rPr>
          <w:rFonts w:ascii="Aptos" w:hAnsi="Aptos"/>
          <w:sz w:val="24"/>
          <w:szCs w:val="24"/>
        </w:rPr>
        <w:t>9.1(b)</w:t>
      </w:r>
      <w:r>
        <w:rPr>
          <w:rFonts w:ascii="Aptos" w:hAnsi="Aptos"/>
          <w:sz w:val="24"/>
          <w:szCs w:val="24"/>
        </w:rPr>
        <w:fldChar w:fldCharType="end"/>
      </w:r>
      <w:r>
        <w:rPr>
          <w:rFonts w:ascii="Aptos" w:hAnsi="Aptos"/>
          <w:sz w:val="24"/>
          <w:szCs w:val="24"/>
        </w:rPr>
        <w:t xml:space="preserve"> </w:t>
      </w:r>
      <w:r w:rsidRPr="00B51D40">
        <w:rPr>
          <w:rFonts w:ascii="Aptos" w:hAnsi="Aptos"/>
          <w:sz w:val="24"/>
          <w:szCs w:val="24"/>
        </w:rPr>
        <w:t>shall be as set out in the Order, or if no such notice period is specified, 90 days.</w:t>
      </w:r>
    </w:p>
    <w:p w14:paraId="17B194C5" w14:textId="77777777" w:rsidR="00685F77" w:rsidRPr="00B51D40" w:rsidRDefault="00685F77" w:rsidP="00685F77">
      <w:pPr>
        <w:pStyle w:val="Untitledsubclause1"/>
        <w:rPr>
          <w:rFonts w:ascii="Aptos" w:hAnsi="Aptos"/>
          <w:sz w:val="24"/>
          <w:szCs w:val="24"/>
        </w:rPr>
      </w:pPr>
      <w:r w:rsidRPr="00B51D40">
        <w:rPr>
          <w:rFonts w:ascii="Aptos" w:hAnsi="Aptos"/>
          <w:sz w:val="24"/>
          <w:szCs w:val="24"/>
        </w:rPr>
        <w:t>The Supplier shall supply the Services to the Customer in accordance with the Service Specification in all material respects.</w:t>
      </w:r>
      <w:bookmarkEnd w:id="117"/>
    </w:p>
    <w:p w14:paraId="12A4F64D" w14:textId="77777777" w:rsidR="00685F77" w:rsidRPr="00B51D40" w:rsidRDefault="00685F77" w:rsidP="00685F77">
      <w:pPr>
        <w:pStyle w:val="Untitledsubclause1"/>
        <w:rPr>
          <w:rFonts w:ascii="Aptos" w:hAnsi="Aptos"/>
          <w:sz w:val="24"/>
          <w:szCs w:val="24"/>
        </w:rPr>
      </w:pPr>
      <w:bookmarkStart w:id="119" w:name="a865956"/>
      <w:r w:rsidRPr="00B51D40">
        <w:rPr>
          <w:rFonts w:ascii="Aptos" w:hAnsi="Aptos"/>
          <w:sz w:val="24"/>
          <w:szCs w:val="24"/>
        </w:rPr>
        <w:t xml:space="preserve">The Supplier shall use all reasonable endeavours to meet any performance dates for the Services specified in </w:t>
      </w:r>
      <w:r>
        <w:rPr>
          <w:rFonts w:ascii="Aptos" w:hAnsi="Aptos"/>
          <w:sz w:val="24"/>
          <w:szCs w:val="24"/>
        </w:rPr>
        <w:t>the Order</w:t>
      </w:r>
      <w:r w:rsidRPr="00B51D40">
        <w:rPr>
          <w:rFonts w:ascii="Aptos" w:hAnsi="Aptos"/>
          <w:sz w:val="24"/>
          <w:szCs w:val="24"/>
        </w:rPr>
        <w:t>, but any such dates shall be estimates only and time shall not be of the essence for the performance of the Services.</w:t>
      </w:r>
      <w:bookmarkEnd w:id="119"/>
    </w:p>
    <w:p w14:paraId="5D89AC4E" w14:textId="77777777" w:rsidR="00685F77" w:rsidRPr="00B51D40" w:rsidRDefault="00685F77" w:rsidP="00685F77">
      <w:pPr>
        <w:pStyle w:val="Untitledsubclause1"/>
        <w:rPr>
          <w:rFonts w:ascii="Aptos" w:hAnsi="Aptos"/>
          <w:sz w:val="24"/>
          <w:szCs w:val="24"/>
        </w:rPr>
      </w:pPr>
      <w:bookmarkStart w:id="120" w:name="a333339"/>
      <w:commentRangeStart w:id="121"/>
      <w:r w:rsidRPr="00B51D40">
        <w:rPr>
          <w:rFonts w:ascii="Aptos" w:hAnsi="Aptos"/>
          <w:sz w:val="24"/>
          <w:szCs w:val="24"/>
        </w:rPr>
        <w:t xml:space="preserve">The Supplier reserves the right to amend the Service Specification if necessary to comply with any applicable law or regulatory requirement, </w:t>
      </w:r>
      <w:commentRangeEnd w:id="121"/>
      <w:r>
        <w:rPr>
          <w:rStyle w:val="CommentReference"/>
          <w:rFonts w:asciiTheme="minorHAnsi" w:eastAsiaTheme="minorHAnsi" w:hAnsiTheme="minorHAnsi" w:cstheme="minorBidi"/>
        </w:rPr>
        <w:commentReference w:id="121"/>
      </w:r>
      <w:r w:rsidRPr="00B51D40">
        <w:rPr>
          <w:rFonts w:ascii="Aptos" w:hAnsi="Aptos"/>
          <w:sz w:val="24"/>
          <w:szCs w:val="24"/>
        </w:rPr>
        <w:t xml:space="preserve">or if the amendment will not materially affect the nature </w:t>
      </w:r>
      <w:r w:rsidRPr="00B51D40">
        <w:rPr>
          <w:rFonts w:ascii="Aptos" w:hAnsi="Aptos"/>
          <w:sz w:val="24"/>
          <w:szCs w:val="24"/>
        </w:rPr>
        <w:lastRenderedPageBreak/>
        <w:t>or quality of the Services, and the Supplier shall notify the Customer in any such event</w:t>
      </w:r>
      <w:r>
        <w:rPr>
          <w:rFonts w:ascii="Aptos" w:hAnsi="Aptos"/>
          <w:sz w:val="24"/>
          <w:szCs w:val="24"/>
        </w:rPr>
        <w:t xml:space="preserve"> of such changes to the Service Specification</w:t>
      </w:r>
      <w:bookmarkEnd w:id="120"/>
      <w:r>
        <w:rPr>
          <w:rFonts w:ascii="Aptos" w:hAnsi="Aptos"/>
          <w:sz w:val="24"/>
          <w:szCs w:val="24"/>
        </w:rPr>
        <w:t>.</w:t>
      </w:r>
    </w:p>
    <w:p w14:paraId="05A41F5B" w14:textId="77777777" w:rsidR="00685F77" w:rsidRPr="00B51D40" w:rsidRDefault="00685F77" w:rsidP="00685F77">
      <w:pPr>
        <w:pStyle w:val="Untitledsubclause1"/>
        <w:rPr>
          <w:rFonts w:ascii="Aptos" w:hAnsi="Aptos"/>
          <w:sz w:val="24"/>
          <w:szCs w:val="24"/>
        </w:rPr>
      </w:pPr>
      <w:bookmarkStart w:id="122" w:name="_Ref205933187"/>
      <w:bookmarkStart w:id="123" w:name="a63529"/>
      <w:commentRangeStart w:id="124"/>
      <w:r w:rsidRPr="00B51D40">
        <w:rPr>
          <w:rFonts w:ascii="Aptos" w:hAnsi="Aptos"/>
          <w:sz w:val="24"/>
          <w:szCs w:val="24"/>
        </w:rPr>
        <w:t xml:space="preserve">The Supplier warrants </w:t>
      </w:r>
      <w:commentRangeEnd w:id="124"/>
      <w:r>
        <w:rPr>
          <w:rStyle w:val="CommentReference"/>
          <w:rFonts w:asciiTheme="minorHAnsi" w:eastAsiaTheme="minorHAnsi" w:hAnsiTheme="minorHAnsi" w:cstheme="minorBidi"/>
        </w:rPr>
        <w:commentReference w:id="124"/>
      </w:r>
      <w:r w:rsidRPr="00B51D40">
        <w:rPr>
          <w:rFonts w:ascii="Aptos" w:hAnsi="Aptos"/>
          <w:sz w:val="24"/>
          <w:szCs w:val="24"/>
        </w:rPr>
        <w:t>to the Customer that:</w:t>
      </w:r>
      <w:bookmarkEnd w:id="122"/>
    </w:p>
    <w:p w14:paraId="04539292" w14:textId="77777777" w:rsidR="00685F77" w:rsidRPr="00B51D40" w:rsidRDefault="00685F77" w:rsidP="00685F77">
      <w:pPr>
        <w:pStyle w:val="Untitledsubclause2"/>
        <w:rPr>
          <w:rFonts w:ascii="Aptos" w:hAnsi="Aptos"/>
          <w:sz w:val="24"/>
          <w:szCs w:val="24"/>
        </w:rPr>
      </w:pPr>
      <w:r w:rsidRPr="00B51D40">
        <w:rPr>
          <w:rFonts w:ascii="Aptos" w:hAnsi="Aptos"/>
          <w:sz w:val="24"/>
          <w:szCs w:val="24"/>
        </w:rPr>
        <w:t xml:space="preserve">the Services will be provided using </w:t>
      </w:r>
      <w:commentRangeStart w:id="125"/>
      <w:commentRangeStart w:id="126"/>
      <w:r w:rsidRPr="00B51D40">
        <w:rPr>
          <w:rFonts w:ascii="Aptos" w:hAnsi="Aptos"/>
          <w:sz w:val="24"/>
          <w:szCs w:val="24"/>
        </w:rPr>
        <w:t>reasonable care and skill.</w:t>
      </w:r>
      <w:bookmarkEnd w:id="123"/>
      <w:commentRangeEnd w:id="125"/>
      <w:r w:rsidRPr="00B51D40">
        <w:rPr>
          <w:rStyle w:val="CommentReference"/>
          <w:rFonts w:ascii="Aptos" w:eastAsiaTheme="minorHAnsi" w:hAnsi="Aptos" w:cstheme="minorBidi"/>
          <w:sz w:val="24"/>
          <w:szCs w:val="24"/>
        </w:rPr>
        <w:commentReference w:id="125"/>
      </w:r>
      <w:commentRangeEnd w:id="126"/>
      <w:r w:rsidRPr="00B51D40">
        <w:rPr>
          <w:rStyle w:val="CommentReference"/>
          <w:rFonts w:ascii="Aptos" w:eastAsiaTheme="minorHAnsi" w:hAnsi="Aptos" w:cstheme="minorBidi"/>
          <w:sz w:val="24"/>
          <w:szCs w:val="24"/>
        </w:rPr>
        <w:commentReference w:id="126"/>
      </w:r>
    </w:p>
    <w:p w14:paraId="152A9A79" w14:textId="77777777" w:rsidR="00685F77" w:rsidRPr="00B51D40" w:rsidRDefault="00685F77" w:rsidP="00685F77">
      <w:pPr>
        <w:pStyle w:val="Untitledsubclause2"/>
        <w:rPr>
          <w:rFonts w:ascii="Aptos" w:hAnsi="Aptos"/>
          <w:sz w:val="24"/>
          <w:szCs w:val="24"/>
        </w:rPr>
      </w:pPr>
      <w:bookmarkStart w:id="127" w:name="_Ref205933152"/>
      <w:r w:rsidRPr="00B51D40">
        <w:rPr>
          <w:rFonts w:ascii="Aptos" w:hAnsi="Aptos"/>
          <w:sz w:val="24"/>
          <w:szCs w:val="24"/>
        </w:rPr>
        <w:t xml:space="preserve">any Deliverables will perform substantially in accordance with </w:t>
      </w:r>
      <w:r>
        <w:rPr>
          <w:rFonts w:ascii="Aptos" w:hAnsi="Aptos"/>
          <w:sz w:val="24"/>
          <w:szCs w:val="24"/>
        </w:rPr>
        <w:t>the Service Specification</w:t>
      </w:r>
      <w:r w:rsidRPr="00B51D40">
        <w:rPr>
          <w:rFonts w:ascii="Aptos" w:hAnsi="Aptos"/>
          <w:sz w:val="24"/>
          <w:szCs w:val="24"/>
        </w:rPr>
        <w:t xml:space="preserve"> for a </w:t>
      </w:r>
      <w:commentRangeStart w:id="128"/>
      <w:r w:rsidRPr="00B51D40">
        <w:rPr>
          <w:rFonts w:ascii="Aptos" w:hAnsi="Aptos"/>
          <w:sz w:val="24"/>
          <w:szCs w:val="24"/>
        </w:rPr>
        <w:t xml:space="preserve">period of 90 days </w:t>
      </w:r>
      <w:commentRangeEnd w:id="128"/>
      <w:r w:rsidRPr="00B51D40">
        <w:rPr>
          <w:rStyle w:val="CommentReference"/>
          <w:rFonts w:ascii="Aptos" w:eastAsiaTheme="minorHAnsi" w:hAnsi="Aptos" w:cstheme="minorBidi"/>
          <w:sz w:val="24"/>
          <w:szCs w:val="24"/>
        </w:rPr>
        <w:commentReference w:id="128"/>
      </w:r>
      <w:r w:rsidRPr="00B51D40">
        <w:rPr>
          <w:rFonts w:ascii="Aptos" w:hAnsi="Aptos"/>
          <w:sz w:val="24"/>
          <w:szCs w:val="24"/>
        </w:rPr>
        <w:t>from the date of delivery.</w:t>
      </w:r>
      <w:bookmarkEnd w:id="127"/>
      <w:r w:rsidRPr="00B51D40">
        <w:rPr>
          <w:rFonts w:ascii="Aptos" w:hAnsi="Aptos"/>
          <w:sz w:val="24"/>
          <w:szCs w:val="24"/>
        </w:rPr>
        <w:t xml:space="preserve"> </w:t>
      </w:r>
    </w:p>
    <w:p w14:paraId="1E74C69C" w14:textId="6FC19B5B" w:rsidR="00685F77" w:rsidRPr="00B51D40" w:rsidRDefault="00685F77" w:rsidP="00685F77">
      <w:pPr>
        <w:pStyle w:val="Untitledsubclause1"/>
        <w:rPr>
          <w:rFonts w:ascii="Aptos" w:hAnsi="Aptos"/>
          <w:sz w:val="24"/>
          <w:szCs w:val="24"/>
        </w:rPr>
      </w:pPr>
      <w:bookmarkStart w:id="129" w:name="_Ref205933174"/>
      <w:commentRangeStart w:id="130"/>
      <w:r w:rsidRPr="00B51D40">
        <w:rPr>
          <w:rFonts w:ascii="Aptos" w:hAnsi="Aptos"/>
          <w:sz w:val="24"/>
          <w:szCs w:val="24"/>
        </w:rPr>
        <w:t xml:space="preserve">If </w:t>
      </w:r>
      <w:commentRangeEnd w:id="130"/>
      <w:r w:rsidRPr="00B51D40">
        <w:rPr>
          <w:rStyle w:val="CommentReference"/>
          <w:rFonts w:ascii="Aptos" w:eastAsiaTheme="minorHAnsi" w:hAnsi="Aptos" w:cstheme="minorBidi"/>
          <w:sz w:val="24"/>
          <w:szCs w:val="24"/>
        </w:rPr>
        <w:commentReference w:id="130"/>
      </w:r>
      <w:r w:rsidRPr="00B51D40">
        <w:rPr>
          <w:rFonts w:ascii="Aptos" w:hAnsi="Aptos"/>
          <w:sz w:val="24"/>
          <w:szCs w:val="24"/>
        </w:rPr>
        <w:t>any Deliverables do not perform in accordance with the warranty at clause</w:t>
      </w:r>
      <w:r>
        <w:rPr>
          <w:rFonts w:ascii="Aptos" w:hAnsi="Aptos"/>
          <w:sz w:val="24"/>
          <w:szCs w:val="24"/>
        </w:rPr>
        <w:t xml:space="preserve"> </w:t>
      </w:r>
      <w:r>
        <w:rPr>
          <w:rFonts w:ascii="Aptos" w:hAnsi="Aptos"/>
          <w:sz w:val="24"/>
          <w:szCs w:val="24"/>
        </w:rPr>
        <w:fldChar w:fldCharType="begin"/>
      </w:r>
      <w:r>
        <w:rPr>
          <w:rFonts w:ascii="Aptos" w:hAnsi="Aptos"/>
          <w:sz w:val="24"/>
          <w:szCs w:val="24"/>
        </w:rPr>
        <w:instrText xml:space="preserve"> REF _Ref205933152 \r \h </w:instrText>
      </w:r>
      <w:r>
        <w:rPr>
          <w:rFonts w:ascii="Aptos" w:hAnsi="Aptos"/>
          <w:sz w:val="24"/>
          <w:szCs w:val="24"/>
        </w:rPr>
      </w:r>
      <w:r>
        <w:rPr>
          <w:rFonts w:ascii="Aptos" w:hAnsi="Aptos"/>
          <w:sz w:val="24"/>
          <w:szCs w:val="24"/>
        </w:rPr>
        <w:fldChar w:fldCharType="separate"/>
      </w:r>
      <w:r w:rsidR="000866A5">
        <w:rPr>
          <w:rFonts w:ascii="Aptos" w:hAnsi="Aptos"/>
          <w:sz w:val="24"/>
          <w:szCs w:val="24"/>
        </w:rPr>
        <w:t>9.6(b)</w:t>
      </w:r>
      <w:r>
        <w:rPr>
          <w:rFonts w:ascii="Aptos" w:hAnsi="Aptos"/>
          <w:sz w:val="24"/>
          <w:szCs w:val="24"/>
        </w:rPr>
        <w:fldChar w:fldCharType="end"/>
      </w:r>
      <w:r w:rsidRPr="00B51D40">
        <w:rPr>
          <w:rFonts w:ascii="Aptos" w:hAnsi="Aptos"/>
          <w:sz w:val="24"/>
          <w:szCs w:val="24"/>
        </w:rPr>
        <w:t xml:space="preserve">, or the Services are not provided using reasonable care and skill, the Supplier shall, for no additional charge, carry out further work as the Supplier deems necessary in order to ensure that the Services are provided and the Deliverables perform substantially in accordance with the </w:t>
      </w:r>
      <w:r>
        <w:rPr>
          <w:rFonts w:ascii="Aptos" w:hAnsi="Aptos"/>
          <w:sz w:val="24"/>
          <w:szCs w:val="24"/>
        </w:rPr>
        <w:t>Service Specification</w:t>
      </w:r>
      <w:r w:rsidRPr="00B51D40">
        <w:rPr>
          <w:rFonts w:ascii="Aptos" w:hAnsi="Aptos"/>
          <w:sz w:val="24"/>
          <w:szCs w:val="24"/>
        </w:rPr>
        <w:t xml:space="preserve"> for a period of 90 days. If, following such remedial work, in the reasonable opinion of the Customer the non-conformance of such Services or Deliverables with the </w:t>
      </w:r>
      <w:r>
        <w:rPr>
          <w:rFonts w:ascii="Aptos" w:hAnsi="Aptos"/>
          <w:sz w:val="24"/>
          <w:szCs w:val="24"/>
        </w:rPr>
        <w:t>Service Specification</w:t>
      </w:r>
      <w:r w:rsidRPr="00B51D40">
        <w:rPr>
          <w:rFonts w:ascii="Aptos" w:hAnsi="Aptos"/>
          <w:sz w:val="24"/>
          <w:szCs w:val="24"/>
        </w:rPr>
        <w:t xml:space="preserve"> remains, the Customer shall have the right to terminate the </w:t>
      </w:r>
      <w:r w:rsidR="005F643A">
        <w:rPr>
          <w:rFonts w:ascii="Aptos" w:hAnsi="Aptos"/>
          <w:sz w:val="24"/>
          <w:szCs w:val="24"/>
        </w:rPr>
        <w:t>Order</w:t>
      </w:r>
      <w:r w:rsidRPr="00B51D40">
        <w:rPr>
          <w:rFonts w:ascii="Aptos" w:hAnsi="Aptos"/>
          <w:sz w:val="24"/>
          <w:szCs w:val="24"/>
        </w:rPr>
        <w:t xml:space="preserve"> on 7 days' notice to the Supplier without further liability.  The remedies set out in this clause </w:t>
      </w:r>
      <w:r>
        <w:rPr>
          <w:rFonts w:ascii="Aptos" w:hAnsi="Aptos"/>
          <w:sz w:val="24"/>
          <w:szCs w:val="24"/>
        </w:rPr>
        <w:fldChar w:fldCharType="begin"/>
      </w:r>
      <w:r>
        <w:rPr>
          <w:rFonts w:ascii="Aptos" w:hAnsi="Aptos"/>
          <w:sz w:val="24"/>
          <w:szCs w:val="24"/>
        </w:rPr>
        <w:instrText xml:space="preserve"> REF _Ref205933174 \r \h </w:instrText>
      </w:r>
      <w:r>
        <w:rPr>
          <w:rFonts w:ascii="Aptos" w:hAnsi="Aptos"/>
          <w:sz w:val="24"/>
          <w:szCs w:val="24"/>
        </w:rPr>
      </w:r>
      <w:r>
        <w:rPr>
          <w:rFonts w:ascii="Aptos" w:hAnsi="Aptos"/>
          <w:sz w:val="24"/>
          <w:szCs w:val="24"/>
        </w:rPr>
        <w:fldChar w:fldCharType="separate"/>
      </w:r>
      <w:r w:rsidR="000866A5">
        <w:rPr>
          <w:rFonts w:ascii="Aptos" w:hAnsi="Aptos"/>
          <w:sz w:val="24"/>
          <w:szCs w:val="24"/>
        </w:rPr>
        <w:t>9.7</w:t>
      </w:r>
      <w:r>
        <w:rPr>
          <w:rFonts w:ascii="Aptos" w:hAnsi="Aptos"/>
          <w:sz w:val="24"/>
          <w:szCs w:val="24"/>
        </w:rPr>
        <w:fldChar w:fldCharType="end"/>
      </w:r>
      <w:r w:rsidRPr="00B51D40">
        <w:rPr>
          <w:rFonts w:ascii="Aptos" w:hAnsi="Aptos"/>
          <w:sz w:val="24"/>
          <w:szCs w:val="24"/>
        </w:rPr>
        <w:t xml:space="preserve"> shall be the Customer’s sole and exclusive remedies for any breach of the warranties in clause</w:t>
      </w:r>
      <w:r>
        <w:rPr>
          <w:rFonts w:ascii="Aptos" w:hAnsi="Aptos"/>
          <w:sz w:val="24"/>
          <w:szCs w:val="24"/>
        </w:rPr>
        <w:t xml:space="preserve"> </w:t>
      </w:r>
      <w:r>
        <w:rPr>
          <w:rFonts w:ascii="Aptos" w:hAnsi="Aptos"/>
          <w:sz w:val="24"/>
          <w:szCs w:val="24"/>
        </w:rPr>
        <w:fldChar w:fldCharType="begin"/>
      </w:r>
      <w:r>
        <w:rPr>
          <w:rFonts w:ascii="Aptos" w:hAnsi="Aptos"/>
          <w:sz w:val="24"/>
          <w:szCs w:val="24"/>
        </w:rPr>
        <w:instrText xml:space="preserve"> REF _Ref205933187 \r \h </w:instrText>
      </w:r>
      <w:r>
        <w:rPr>
          <w:rFonts w:ascii="Aptos" w:hAnsi="Aptos"/>
          <w:sz w:val="24"/>
          <w:szCs w:val="24"/>
        </w:rPr>
      </w:r>
      <w:r>
        <w:rPr>
          <w:rFonts w:ascii="Aptos" w:hAnsi="Aptos"/>
          <w:sz w:val="24"/>
          <w:szCs w:val="24"/>
        </w:rPr>
        <w:fldChar w:fldCharType="separate"/>
      </w:r>
      <w:r w:rsidR="000866A5">
        <w:rPr>
          <w:rFonts w:ascii="Aptos" w:hAnsi="Aptos"/>
          <w:sz w:val="24"/>
          <w:szCs w:val="24"/>
        </w:rPr>
        <w:t>9.6</w:t>
      </w:r>
      <w:r>
        <w:rPr>
          <w:rFonts w:ascii="Aptos" w:hAnsi="Aptos"/>
          <w:sz w:val="24"/>
          <w:szCs w:val="24"/>
        </w:rPr>
        <w:fldChar w:fldCharType="end"/>
      </w:r>
      <w:r w:rsidRPr="00B51D40">
        <w:rPr>
          <w:rFonts w:ascii="Aptos" w:hAnsi="Aptos"/>
          <w:sz w:val="24"/>
          <w:szCs w:val="24"/>
        </w:rPr>
        <w:t>.</w:t>
      </w:r>
      <w:bookmarkEnd w:id="129"/>
    </w:p>
    <w:p w14:paraId="00F4206C" w14:textId="77777777" w:rsidR="00685F77" w:rsidRPr="00B51D40" w:rsidRDefault="00685F77" w:rsidP="00685F77">
      <w:pPr>
        <w:pStyle w:val="Untitledsubclause1"/>
        <w:rPr>
          <w:rFonts w:ascii="Aptos" w:hAnsi="Aptos"/>
          <w:sz w:val="24"/>
          <w:szCs w:val="24"/>
        </w:rPr>
      </w:pPr>
      <w:r w:rsidRPr="00B51D40">
        <w:rPr>
          <w:rFonts w:ascii="Aptos" w:hAnsi="Aptos"/>
          <w:sz w:val="24"/>
          <w:szCs w:val="24"/>
        </w:rPr>
        <w:t>Where the Services and/or Deliverables (or the Customer’s use of them) involve:</w:t>
      </w:r>
    </w:p>
    <w:p w14:paraId="308C893B" w14:textId="77777777" w:rsidR="00685F77" w:rsidRPr="00B51D40" w:rsidRDefault="00685F77" w:rsidP="00685F77">
      <w:pPr>
        <w:pStyle w:val="Untitledsubclause2"/>
        <w:rPr>
          <w:rFonts w:ascii="Aptos" w:hAnsi="Aptos"/>
          <w:sz w:val="24"/>
          <w:szCs w:val="24"/>
        </w:rPr>
      </w:pPr>
      <w:r w:rsidRPr="00B51D40">
        <w:rPr>
          <w:rFonts w:ascii="Aptos" w:hAnsi="Aptos"/>
          <w:sz w:val="24"/>
          <w:szCs w:val="24"/>
        </w:rPr>
        <w:t xml:space="preserve">the use of any Customer Systems and/or Customer </w:t>
      </w:r>
      <w:proofErr w:type="gramStart"/>
      <w:r w:rsidRPr="00B51D40">
        <w:rPr>
          <w:rFonts w:ascii="Aptos" w:hAnsi="Aptos"/>
          <w:sz w:val="24"/>
          <w:szCs w:val="24"/>
        </w:rPr>
        <w:t>Materials;</w:t>
      </w:r>
      <w:proofErr w:type="gramEnd"/>
    </w:p>
    <w:p w14:paraId="1A79668B" w14:textId="77777777" w:rsidR="00685F77" w:rsidRPr="00B51D40" w:rsidRDefault="00685F77" w:rsidP="00685F77">
      <w:pPr>
        <w:pStyle w:val="Untitledsubclause2"/>
        <w:rPr>
          <w:rFonts w:ascii="Aptos" w:hAnsi="Aptos"/>
          <w:sz w:val="24"/>
          <w:szCs w:val="24"/>
        </w:rPr>
      </w:pPr>
      <w:r w:rsidRPr="00B51D40">
        <w:rPr>
          <w:rFonts w:ascii="Aptos" w:hAnsi="Aptos"/>
          <w:sz w:val="24"/>
          <w:szCs w:val="24"/>
        </w:rPr>
        <w:t xml:space="preserve">the use of communications networks and facilities, including the </w:t>
      </w:r>
      <w:proofErr w:type="gramStart"/>
      <w:r w:rsidRPr="00B51D40">
        <w:rPr>
          <w:rFonts w:ascii="Aptos" w:hAnsi="Aptos"/>
          <w:sz w:val="24"/>
          <w:szCs w:val="24"/>
        </w:rPr>
        <w:t>Internet;</w:t>
      </w:r>
      <w:proofErr w:type="gramEnd"/>
    </w:p>
    <w:p w14:paraId="3E5F93C3" w14:textId="0A4A19B1" w:rsidR="00685F77" w:rsidRPr="00B51D40" w:rsidRDefault="00685F77" w:rsidP="00685F77">
      <w:pPr>
        <w:pStyle w:val="Untitledsubclause1"/>
        <w:numPr>
          <w:ilvl w:val="0"/>
          <w:numId w:val="0"/>
        </w:numPr>
        <w:ind w:left="720"/>
        <w:rPr>
          <w:rFonts w:ascii="Aptos" w:hAnsi="Aptos"/>
          <w:sz w:val="24"/>
          <w:szCs w:val="24"/>
        </w:rPr>
      </w:pPr>
      <w:r w:rsidRPr="00B51D40">
        <w:rPr>
          <w:rFonts w:ascii="Aptos" w:hAnsi="Aptos"/>
          <w:sz w:val="24"/>
          <w:szCs w:val="24"/>
        </w:rPr>
        <w:t>the Supplier is not responsible for any problems, delays, data transfer failures, or any other loss or damage resulting from such use and the warranty set out in clause</w:t>
      </w:r>
      <w:r>
        <w:rPr>
          <w:rFonts w:ascii="Aptos" w:hAnsi="Aptos"/>
          <w:sz w:val="24"/>
          <w:szCs w:val="24"/>
        </w:rPr>
        <w:t xml:space="preserve"> </w:t>
      </w:r>
      <w:r>
        <w:rPr>
          <w:rFonts w:ascii="Aptos" w:hAnsi="Aptos"/>
          <w:sz w:val="24"/>
          <w:szCs w:val="24"/>
        </w:rPr>
        <w:fldChar w:fldCharType="begin"/>
      </w:r>
      <w:r>
        <w:rPr>
          <w:rFonts w:ascii="Aptos" w:hAnsi="Aptos"/>
          <w:sz w:val="24"/>
          <w:szCs w:val="24"/>
        </w:rPr>
        <w:instrText xml:space="preserve"> REF _Ref205933152 \r \h </w:instrText>
      </w:r>
      <w:r>
        <w:rPr>
          <w:rFonts w:ascii="Aptos" w:hAnsi="Aptos"/>
          <w:sz w:val="24"/>
          <w:szCs w:val="24"/>
        </w:rPr>
      </w:r>
      <w:r>
        <w:rPr>
          <w:rFonts w:ascii="Aptos" w:hAnsi="Aptos"/>
          <w:sz w:val="24"/>
          <w:szCs w:val="24"/>
        </w:rPr>
        <w:fldChar w:fldCharType="separate"/>
      </w:r>
      <w:r w:rsidR="000866A5">
        <w:rPr>
          <w:rFonts w:ascii="Aptos" w:hAnsi="Aptos"/>
          <w:sz w:val="24"/>
          <w:szCs w:val="24"/>
        </w:rPr>
        <w:t>9.6(b)</w:t>
      </w:r>
      <w:r>
        <w:rPr>
          <w:rFonts w:ascii="Aptos" w:hAnsi="Aptos"/>
          <w:sz w:val="24"/>
          <w:szCs w:val="24"/>
        </w:rPr>
        <w:fldChar w:fldCharType="end"/>
      </w:r>
      <w:r>
        <w:rPr>
          <w:rFonts w:ascii="Aptos" w:hAnsi="Aptos"/>
          <w:sz w:val="24"/>
          <w:szCs w:val="24"/>
        </w:rPr>
        <w:t xml:space="preserve"> </w:t>
      </w:r>
      <w:r w:rsidRPr="00B51D40">
        <w:rPr>
          <w:rFonts w:ascii="Aptos" w:hAnsi="Aptos"/>
          <w:sz w:val="24"/>
          <w:szCs w:val="24"/>
        </w:rPr>
        <w:t xml:space="preserve">and the remedies set out in clause </w:t>
      </w:r>
      <w:r>
        <w:rPr>
          <w:rFonts w:ascii="Aptos" w:hAnsi="Aptos"/>
          <w:sz w:val="24"/>
          <w:szCs w:val="24"/>
        </w:rPr>
        <w:fldChar w:fldCharType="begin"/>
      </w:r>
      <w:r>
        <w:rPr>
          <w:rFonts w:ascii="Aptos" w:hAnsi="Aptos"/>
          <w:sz w:val="24"/>
          <w:szCs w:val="24"/>
        </w:rPr>
        <w:instrText xml:space="preserve"> REF _Ref205933174 \r \h </w:instrText>
      </w:r>
      <w:r>
        <w:rPr>
          <w:rFonts w:ascii="Aptos" w:hAnsi="Aptos"/>
          <w:sz w:val="24"/>
          <w:szCs w:val="24"/>
        </w:rPr>
      </w:r>
      <w:r>
        <w:rPr>
          <w:rFonts w:ascii="Aptos" w:hAnsi="Aptos"/>
          <w:sz w:val="24"/>
          <w:szCs w:val="24"/>
        </w:rPr>
        <w:fldChar w:fldCharType="separate"/>
      </w:r>
      <w:r w:rsidR="000866A5">
        <w:rPr>
          <w:rFonts w:ascii="Aptos" w:hAnsi="Aptos"/>
          <w:sz w:val="24"/>
          <w:szCs w:val="24"/>
        </w:rPr>
        <w:t>9.7</w:t>
      </w:r>
      <w:r>
        <w:rPr>
          <w:rFonts w:ascii="Aptos" w:hAnsi="Aptos"/>
          <w:sz w:val="24"/>
          <w:szCs w:val="24"/>
        </w:rPr>
        <w:fldChar w:fldCharType="end"/>
      </w:r>
      <w:r w:rsidRPr="00B51D40">
        <w:rPr>
          <w:rFonts w:ascii="Aptos" w:hAnsi="Aptos"/>
          <w:sz w:val="24"/>
          <w:szCs w:val="24"/>
        </w:rPr>
        <w:t xml:space="preserve"> shall not apply to the extent that any failure of the Deliverables to perform substantially in accordance with the </w:t>
      </w:r>
      <w:r>
        <w:rPr>
          <w:rFonts w:ascii="Aptos" w:hAnsi="Aptos"/>
          <w:sz w:val="24"/>
          <w:szCs w:val="24"/>
        </w:rPr>
        <w:t>Service Specification</w:t>
      </w:r>
      <w:r w:rsidRPr="00B51D40">
        <w:rPr>
          <w:rFonts w:ascii="Aptos" w:hAnsi="Aptos"/>
          <w:sz w:val="24"/>
          <w:szCs w:val="24"/>
        </w:rPr>
        <w:t xml:space="preserve"> is caused by such use.</w:t>
      </w:r>
    </w:p>
    <w:p w14:paraId="73B476F1" w14:textId="77777777" w:rsidR="00685F77" w:rsidRPr="00B51D40" w:rsidRDefault="00685F77" w:rsidP="00685F77">
      <w:pPr>
        <w:pStyle w:val="Untitledsubclause1"/>
        <w:rPr>
          <w:rFonts w:ascii="Aptos" w:hAnsi="Aptos"/>
          <w:sz w:val="24"/>
          <w:szCs w:val="24"/>
        </w:rPr>
      </w:pPr>
      <w:r w:rsidRPr="00B51D40">
        <w:rPr>
          <w:rFonts w:ascii="Aptos" w:hAnsi="Aptos"/>
          <w:sz w:val="24"/>
          <w:szCs w:val="24"/>
        </w:rPr>
        <w:t>The Supplier shall comply with all applicable laws and regulations with respect to the provision of the Services.</w:t>
      </w:r>
    </w:p>
    <w:p w14:paraId="4A552147" w14:textId="77777777" w:rsidR="00AC2064" w:rsidRPr="00B51D40" w:rsidRDefault="00AC2064" w:rsidP="00AC2064">
      <w:pPr>
        <w:pStyle w:val="TitleClause"/>
        <w:rPr>
          <w:rFonts w:ascii="Aptos" w:hAnsi="Aptos"/>
          <w:bCs/>
          <w:sz w:val="24"/>
          <w:szCs w:val="24"/>
        </w:rPr>
      </w:pPr>
      <w:r w:rsidRPr="00B51D40">
        <w:rPr>
          <w:rFonts w:ascii="Aptos" w:hAnsi="Aptos"/>
          <w:bCs/>
          <w:sz w:val="24"/>
          <w:szCs w:val="24"/>
        </w:rPr>
        <w:t>Services involving the internet or any third-party network</w:t>
      </w:r>
    </w:p>
    <w:p w14:paraId="3EEA6F65" w14:textId="77777777" w:rsidR="00AC2064" w:rsidRPr="00B51D40" w:rsidRDefault="00AC2064" w:rsidP="00AC2064">
      <w:pPr>
        <w:pStyle w:val="Untitledsubclause1"/>
        <w:tabs>
          <w:tab w:val="clear" w:pos="720"/>
        </w:tabs>
        <w:rPr>
          <w:rFonts w:ascii="Aptos" w:hAnsi="Aptos"/>
          <w:sz w:val="24"/>
          <w:szCs w:val="24"/>
        </w:rPr>
      </w:pPr>
      <w:r w:rsidRPr="00B51D40">
        <w:rPr>
          <w:rFonts w:ascii="Aptos" w:hAnsi="Aptos"/>
          <w:sz w:val="24"/>
          <w:szCs w:val="24"/>
        </w:rPr>
        <w:t>The Supplier is not responsible for any delays, delivery failures, or any other loss or damage resulting from the transfer of data over communications networks and facilities, including the Internet, and the Customer acknowledges that the Services may be subject to limitations, delays and other problems inherent in the use of such communications facilities.</w:t>
      </w:r>
    </w:p>
    <w:p w14:paraId="42C03DEC" w14:textId="77777777" w:rsidR="00AC2064" w:rsidRPr="00B51D40" w:rsidRDefault="00AC2064" w:rsidP="00AC2064">
      <w:pPr>
        <w:pStyle w:val="TitleClause"/>
        <w:tabs>
          <w:tab w:val="clear" w:pos="720"/>
        </w:tabs>
        <w:rPr>
          <w:rFonts w:ascii="Aptos" w:hAnsi="Aptos"/>
          <w:kern w:val="2"/>
          <w:sz w:val="24"/>
          <w:szCs w:val="24"/>
        </w:rPr>
      </w:pPr>
      <w:r w:rsidRPr="00B51D40">
        <w:rPr>
          <w:rFonts w:ascii="Aptos" w:hAnsi="Aptos"/>
          <w:sz w:val="24"/>
          <w:szCs w:val="24"/>
        </w:rPr>
        <w:t>Services which involve any Third-Party System/Service/Software</w:t>
      </w:r>
    </w:p>
    <w:p w14:paraId="64146478" w14:textId="77777777" w:rsidR="00AC2064" w:rsidRPr="00685F77" w:rsidRDefault="00AC2064" w:rsidP="00AC2064">
      <w:pPr>
        <w:pStyle w:val="Untitledsubclause1"/>
        <w:tabs>
          <w:tab w:val="clear" w:pos="720"/>
        </w:tabs>
        <w:rPr>
          <w:rFonts w:ascii="Aptos" w:hAnsi="Aptos"/>
          <w:sz w:val="24"/>
          <w:szCs w:val="24"/>
        </w:rPr>
      </w:pPr>
      <w:bookmarkStart w:id="131" w:name="a465229"/>
      <w:r w:rsidRPr="00B51D40">
        <w:rPr>
          <w:rFonts w:ascii="Aptos" w:hAnsi="Aptos"/>
          <w:sz w:val="24"/>
          <w:szCs w:val="24"/>
        </w:rPr>
        <w:t>Where the Services involve any Third-Party System/Service/Software:</w:t>
      </w:r>
    </w:p>
    <w:p w14:paraId="7D5F3259" w14:textId="77777777" w:rsidR="00AC2064" w:rsidRPr="00B51D40" w:rsidRDefault="00AC2064" w:rsidP="00AC2064">
      <w:pPr>
        <w:pStyle w:val="Untitledsubclause2"/>
        <w:tabs>
          <w:tab w:val="num" w:pos="454"/>
        </w:tabs>
        <w:rPr>
          <w:rFonts w:ascii="Aptos" w:hAnsi="Aptos" w:cstheme="minorBidi"/>
          <w:sz w:val="24"/>
          <w:szCs w:val="24"/>
        </w:rPr>
      </w:pPr>
      <w:r w:rsidRPr="00B51D40">
        <w:rPr>
          <w:rFonts w:ascii="Aptos" w:hAnsi="Aptos"/>
          <w:sz w:val="24"/>
          <w:szCs w:val="24"/>
        </w:rPr>
        <w:lastRenderedPageBreak/>
        <w:t>the Customer acknowledges that the use of such Third-Party System/Service/Software may be subject to additional terms and conditions which:</w:t>
      </w:r>
    </w:p>
    <w:p w14:paraId="481B699B" w14:textId="77777777" w:rsidR="00AC2064" w:rsidRPr="00B51D40" w:rsidRDefault="00AC2064" w:rsidP="00AC2064">
      <w:pPr>
        <w:pStyle w:val="Untitledsubclause3"/>
        <w:rPr>
          <w:rFonts w:ascii="Aptos" w:hAnsi="Aptos"/>
          <w:sz w:val="24"/>
          <w:szCs w:val="24"/>
        </w:rPr>
      </w:pPr>
      <w:r w:rsidRPr="00B51D40">
        <w:rPr>
          <w:rFonts w:ascii="Aptos" w:hAnsi="Aptos"/>
          <w:sz w:val="24"/>
          <w:szCs w:val="24"/>
        </w:rPr>
        <w:t>the Customer must accept; or</w:t>
      </w:r>
    </w:p>
    <w:p w14:paraId="5EAF4117" w14:textId="414A8A3C" w:rsidR="00AC2064" w:rsidRPr="00B51D40" w:rsidRDefault="00AC2064" w:rsidP="00AC2064">
      <w:pPr>
        <w:pStyle w:val="Untitledsubclause3"/>
        <w:rPr>
          <w:rFonts w:ascii="Aptos" w:hAnsi="Aptos"/>
          <w:sz w:val="24"/>
          <w:szCs w:val="24"/>
        </w:rPr>
      </w:pPr>
      <w:r w:rsidRPr="00B51D40">
        <w:rPr>
          <w:rFonts w:ascii="Aptos" w:hAnsi="Aptos"/>
          <w:sz w:val="24"/>
          <w:szCs w:val="24"/>
        </w:rPr>
        <w:t xml:space="preserve">the Customer must authorise the Supplier to accept on behalf of the Customer (which may be implied by </w:t>
      </w:r>
      <w:r>
        <w:rPr>
          <w:rFonts w:ascii="Aptos" w:hAnsi="Aptos"/>
          <w:sz w:val="24"/>
          <w:szCs w:val="24"/>
        </w:rPr>
        <w:t xml:space="preserve">the </w:t>
      </w:r>
      <w:r w:rsidR="005F643A">
        <w:rPr>
          <w:rFonts w:ascii="Aptos" w:hAnsi="Aptos"/>
          <w:sz w:val="24"/>
          <w:szCs w:val="24"/>
        </w:rPr>
        <w:t>Order</w:t>
      </w:r>
      <w:r w:rsidRPr="00B51D40">
        <w:rPr>
          <w:rFonts w:ascii="Aptos" w:hAnsi="Aptos"/>
          <w:sz w:val="24"/>
          <w:szCs w:val="24"/>
        </w:rPr>
        <w:t xml:space="preserve"> or the Customer’s instructions</w:t>
      </w:r>
      <w:proofErr w:type="gramStart"/>
      <w:r w:rsidRPr="00B51D40">
        <w:rPr>
          <w:rFonts w:ascii="Aptos" w:hAnsi="Aptos"/>
          <w:sz w:val="24"/>
          <w:szCs w:val="24"/>
        </w:rPr>
        <w:t>);</w:t>
      </w:r>
      <w:proofErr w:type="gramEnd"/>
    </w:p>
    <w:p w14:paraId="0460EAC6" w14:textId="77777777" w:rsidR="00AC2064" w:rsidRPr="00B51D40" w:rsidRDefault="00AC2064" w:rsidP="00AC2064">
      <w:pPr>
        <w:pStyle w:val="Untitledsubclause2"/>
        <w:tabs>
          <w:tab w:val="num" w:pos="454"/>
        </w:tabs>
        <w:rPr>
          <w:rFonts w:ascii="Aptos" w:hAnsi="Aptos"/>
          <w:sz w:val="24"/>
          <w:szCs w:val="24"/>
        </w:rPr>
      </w:pPr>
      <w:r w:rsidRPr="00B51D40">
        <w:rPr>
          <w:rFonts w:ascii="Aptos" w:hAnsi="Aptos"/>
          <w:sz w:val="24"/>
          <w:szCs w:val="24"/>
        </w:rPr>
        <w:t>the Parties shall each provide all reasonable co-operation to facilitate the use of such Third-Party System/Service/</w:t>
      </w:r>
      <w:proofErr w:type="gramStart"/>
      <w:r w:rsidRPr="00B51D40">
        <w:rPr>
          <w:rFonts w:ascii="Aptos" w:hAnsi="Aptos"/>
          <w:sz w:val="24"/>
          <w:szCs w:val="24"/>
        </w:rPr>
        <w:t>Software;</w:t>
      </w:r>
      <w:proofErr w:type="gramEnd"/>
    </w:p>
    <w:p w14:paraId="151B521F" w14:textId="77777777" w:rsidR="00AC2064" w:rsidRPr="00B51D40" w:rsidRDefault="00AC2064" w:rsidP="00AC2064">
      <w:pPr>
        <w:pStyle w:val="Untitledsubclause2"/>
        <w:rPr>
          <w:rFonts w:ascii="Aptos" w:hAnsi="Aptos"/>
          <w:sz w:val="24"/>
          <w:szCs w:val="24"/>
        </w:rPr>
      </w:pPr>
      <w:r w:rsidRPr="00B51D40">
        <w:rPr>
          <w:rFonts w:ascii="Aptos" w:hAnsi="Aptos"/>
          <w:sz w:val="24"/>
          <w:szCs w:val="24"/>
        </w:rPr>
        <w:t xml:space="preserve">the Supplier shall use commercially reasonable endeavours to integrate with service providers of the Third-Party System/Service/Software for the purpose of providing the </w:t>
      </w:r>
      <w:proofErr w:type="gramStart"/>
      <w:r w:rsidRPr="00B51D40">
        <w:rPr>
          <w:rFonts w:ascii="Aptos" w:hAnsi="Aptos"/>
          <w:sz w:val="24"/>
          <w:szCs w:val="24"/>
        </w:rPr>
        <w:t>Services;</w:t>
      </w:r>
      <w:proofErr w:type="gramEnd"/>
      <w:r w:rsidRPr="00B51D40">
        <w:rPr>
          <w:rFonts w:ascii="Aptos" w:hAnsi="Aptos"/>
          <w:sz w:val="24"/>
          <w:szCs w:val="24"/>
        </w:rPr>
        <w:t xml:space="preserve">  </w:t>
      </w:r>
    </w:p>
    <w:p w14:paraId="542A3ED6" w14:textId="77777777" w:rsidR="00AC2064" w:rsidRPr="00B51D40" w:rsidRDefault="00AC2064" w:rsidP="00AC2064">
      <w:pPr>
        <w:pStyle w:val="Untitledsubclause2"/>
        <w:rPr>
          <w:rFonts w:ascii="Aptos" w:hAnsi="Aptos"/>
          <w:sz w:val="24"/>
          <w:szCs w:val="24"/>
        </w:rPr>
      </w:pPr>
      <w:r w:rsidRPr="00B51D40">
        <w:rPr>
          <w:rFonts w:ascii="Aptos" w:hAnsi="Aptos"/>
          <w:sz w:val="24"/>
          <w:szCs w:val="24"/>
        </w:rPr>
        <w:t xml:space="preserve">the Supplier shall not be liable for any inability to provide the relevant Services </w:t>
      </w:r>
      <w:proofErr w:type="gramStart"/>
      <w:r w:rsidRPr="00B51D40">
        <w:rPr>
          <w:rFonts w:ascii="Aptos" w:hAnsi="Aptos"/>
          <w:sz w:val="24"/>
          <w:szCs w:val="24"/>
        </w:rPr>
        <w:t>as a result of</w:t>
      </w:r>
      <w:proofErr w:type="gramEnd"/>
      <w:r w:rsidRPr="00B51D40">
        <w:rPr>
          <w:rFonts w:ascii="Aptos" w:hAnsi="Aptos"/>
          <w:sz w:val="24"/>
          <w:szCs w:val="24"/>
        </w:rPr>
        <w:t>:</w:t>
      </w:r>
    </w:p>
    <w:p w14:paraId="73B96DD5" w14:textId="77777777" w:rsidR="00AC2064" w:rsidRPr="00B51D40" w:rsidRDefault="00AC2064" w:rsidP="00AC2064">
      <w:pPr>
        <w:pStyle w:val="Untitledsubclause3"/>
        <w:rPr>
          <w:rFonts w:ascii="Aptos" w:hAnsi="Aptos"/>
          <w:sz w:val="24"/>
          <w:szCs w:val="24"/>
        </w:rPr>
      </w:pPr>
      <w:r w:rsidRPr="00B51D40">
        <w:rPr>
          <w:rFonts w:ascii="Aptos" w:hAnsi="Aptos"/>
          <w:sz w:val="24"/>
          <w:szCs w:val="24"/>
        </w:rPr>
        <w:t xml:space="preserve">the Customer failing to agree to or comply with any relevant third-party terms and </w:t>
      </w:r>
      <w:proofErr w:type="gramStart"/>
      <w:r w:rsidRPr="00B51D40">
        <w:rPr>
          <w:rFonts w:ascii="Aptos" w:hAnsi="Aptos"/>
          <w:sz w:val="24"/>
          <w:szCs w:val="24"/>
        </w:rPr>
        <w:t>conditions;</w:t>
      </w:r>
      <w:proofErr w:type="gramEnd"/>
      <w:r w:rsidRPr="00B51D40">
        <w:rPr>
          <w:rFonts w:ascii="Aptos" w:hAnsi="Aptos"/>
          <w:sz w:val="24"/>
          <w:szCs w:val="24"/>
        </w:rPr>
        <w:t xml:space="preserve"> </w:t>
      </w:r>
    </w:p>
    <w:p w14:paraId="2BB77945" w14:textId="77777777" w:rsidR="00AC2064" w:rsidRPr="00B51D40" w:rsidRDefault="00AC2064" w:rsidP="00AC2064">
      <w:pPr>
        <w:pStyle w:val="Untitledsubclause3"/>
        <w:rPr>
          <w:rFonts w:ascii="Aptos" w:hAnsi="Aptos"/>
          <w:sz w:val="24"/>
          <w:szCs w:val="24"/>
        </w:rPr>
      </w:pPr>
      <w:r w:rsidRPr="00B51D40">
        <w:rPr>
          <w:rFonts w:ascii="Aptos" w:hAnsi="Aptos"/>
          <w:sz w:val="24"/>
          <w:szCs w:val="24"/>
        </w:rPr>
        <w:t xml:space="preserve">the willingness of the relevant third-party to allow the Supplier to make use of the Third-Party System/Service/Software in the course of the </w:t>
      </w:r>
      <w:proofErr w:type="gramStart"/>
      <w:r w:rsidRPr="00B51D40">
        <w:rPr>
          <w:rFonts w:ascii="Aptos" w:hAnsi="Aptos"/>
          <w:sz w:val="24"/>
          <w:szCs w:val="24"/>
        </w:rPr>
        <w:t>Services;</w:t>
      </w:r>
      <w:proofErr w:type="gramEnd"/>
    </w:p>
    <w:p w14:paraId="38B40D54" w14:textId="77777777" w:rsidR="00AC2064" w:rsidRPr="00B51D40" w:rsidRDefault="00AC2064" w:rsidP="00AC2064">
      <w:pPr>
        <w:pStyle w:val="Untitledsubclause3"/>
        <w:rPr>
          <w:rFonts w:ascii="Aptos" w:hAnsi="Aptos"/>
          <w:sz w:val="24"/>
          <w:szCs w:val="24"/>
        </w:rPr>
      </w:pPr>
      <w:r w:rsidRPr="00B51D40">
        <w:rPr>
          <w:rFonts w:ascii="Aptos" w:hAnsi="Aptos"/>
          <w:sz w:val="24"/>
          <w:szCs w:val="24"/>
        </w:rPr>
        <w:t xml:space="preserve">the availability of the relevant Third-Party System/Service/Software; and </w:t>
      </w:r>
    </w:p>
    <w:p w14:paraId="6E70315F" w14:textId="77777777" w:rsidR="00AC2064" w:rsidRPr="00B51D40" w:rsidRDefault="00AC2064" w:rsidP="00AC2064">
      <w:pPr>
        <w:pStyle w:val="Untitledsubclause3"/>
        <w:rPr>
          <w:rFonts w:ascii="Aptos" w:hAnsi="Aptos"/>
          <w:sz w:val="24"/>
          <w:szCs w:val="24"/>
        </w:rPr>
      </w:pPr>
      <w:r w:rsidRPr="00B51D40">
        <w:rPr>
          <w:rFonts w:ascii="Aptos" w:hAnsi="Aptos"/>
          <w:sz w:val="24"/>
          <w:szCs w:val="24"/>
        </w:rPr>
        <w:t xml:space="preserve">any failure of the relevant third-party to facilitate the use of the Third-Party System/Service/Software in relation to the relevant </w:t>
      </w:r>
      <w:proofErr w:type="gramStart"/>
      <w:r w:rsidRPr="00B51D40">
        <w:rPr>
          <w:rFonts w:ascii="Aptos" w:hAnsi="Aptos"/>
          <w:sz w:val="24"/>
          <w:szCs w:val="24"/>
        </w:rPr>
        <w:t>Services;</w:t>
      </w:r>
      <w:proofErr w:type="gramEnd"/>
      <w:r w:rsidRPr="00B51D40">
        <w:rPr>
          <w:rFonts w:ascii="Aptos" w:hAnsi="Aptos"/>
          <w:sz w:val="24"/>
          <w:szCs w:val="24"/>
        </w:rPr>
        <w:t xml:space="preserve"> </w:t>
      </w:r>
    </w:p>
    <w:p w14:paraId="6122EBE4" w14:textId="77777777" w:rsidR="00AC2064" w:rsidRPr="00B51D40" w:rsidRDefault="00AC2064" w:rsidP="00AC2064">
      <w:pPr>
        <w:pStyle w:val="Untitledsubclause2"/>
        <w:rPr>
          <w:rFonts w:ascii="Aptos" w:hAnsi="Aptos"/>
          <w:sz w:val="24"/>
          <w:szCs w:val="24"/>
        </w:rPr>
      </w:pPr>
      <w:r w:rsidRPr="00B51D40">
        <w:rPr>
          <w:rFonts w:ascii="Aptos" w:hAnsi="Aptos"/>
          <w:sz w:val="24"/>
          <w:szCs w:val="24"/>
        </w:rPr>
        <w:t xml:space="preserve">the Supplier makes no representation, warranty or commitment and shall have no liability or obligation whatsoever in relation to the content or use of, or correspondence with, any such Third-Party System/Service/Software, or any transactions completed, and any contract </w:t>
      </w:r>
      <w:proofErr w:type="gramStart"/>
      <w:r w:rsidRPr="00B51D40">
        <w:rPr>
          <w:rFonts w:ascii="Aptos" w:hAnsi="Aptos"/>
          <w:sz w:val="24"/>
          <w:szCs w:val="24"/>
        </w:rPr>
        <w:t>entered into</w:t>
      </w:r>
      <w:proofErr w:type="gramEnd"/>
      <w:r w:rsidRPr="00B51D40">
        <w:rPr>
          <w:rFonts w:ascii="Aptos" w:hAnsi="Aptos"/>
          <w:sz w:val="24"/>
          <w:szCs w:val="24"/>
        </w:rPr>
        <w:t xml:space="preserve"> by the Customer, with the provider of such Third-Party System/Service/Software; and  </w:t>
      </w:r>
    </w:p>
    <w:p w14:paraId="13C076B4" w14:textId="77777777" w:rsidR="00AC2064" w:rsidRPr="00B51D40" w:rsidRDefault="00AC2064" w:rsidP="00AC2064">
      <w:pPr>
        <w:pStyle w:val="Untitledsubclause2"/>
        <w:rPr>
          <w:rFonts w:ascii="Aptos" w:hAnsi="Aptos"/>
          <w:sz w:val="24"/>
          <w:szCs w:val="24"/>
        </w:rPr>
      </w:pPr>
      <w:r w:rsidRPr="00B51D40">
        <w:rPr>
          <w:rFonts w:ascii="Aptos" w:hAnsi="Aptos"/>
          <w:sz w:val="24"/>
          <w:szCs w:val="24"/>
        </w:rPr>
        <w:t>the Supplier does not endorse or approve any Third-Party System/Service/Software used in, integrated with or linked to from the Services.</w:t>
      </w:r>
      <w:bookmarkEnd w:id="131"/>
    </w:p>
    <w:p w14:paraId="6D43EEA3" w14:textId="7B6F5D98" w:rsidR="00685F77" w:rsidRPr="00B51D40" w:rsidRDefault="00685F77" w:rsidP="00685F77">
      <w:pPr>
        <w:pStyle w:val="TitleClause"/>
        <w:rPr>
          <w:rFonts w:ascii="Aptos" w:hAnsi="Aptos"/>
          <w:sz w:val="24"/>
          <w:szCs w:val="24"/>
        </w:rPr>
      </w:pPr>
      <w:r w:rsidRPr="00B51D40">
        <w:rPr>
          <w:rFonts w:ascii="Aptos" w:hAnsi="Aptos"/>
          <w:sz w:val="24"/>
          <w:szCs w:val="24"/>
        </w:rPr>
        <w:fldChar w:fldCharType="begin"/>
      </w:r>
      <w:r w:rsidRPr="00B51D40">
        <w:rPr>
          <w:rFonts w:ascii="Aptos" w:hAnsi="Aptos"/>
          <w:sz w:val="24"/>
          <w:szCs w:val="24"/>
        </w:rPr>
        <w:instrText>TC "8. Customer's obligations" \l 1</w:instrText>
      </w:r>
      <w:r w:rsidRPr="00B51D40">
        <w:rPr>
          <w:rFonts w:ascii="Aptos" w:hAnsi="Aptos"/>
          <w:sz w:val="24"/>
          <w:szCs w:val="24"/>
        </w:rPr>
        <w:fldChar w:fldCharType="end"/>
      </w:r>
      <w:bookmarkStart w:id="132" w:name="_Toc256000007"/>
      <w:bookmarkStart w:id="133" w:name="a806875"/>
      <w:r w:rsidRPr="00B51D40">
        <w:rPr>
          <w:rFonts w:ascii="Aptos" w:hAnsi="Aptos"/>
          <w:sz w:val="24"/>
          <w:szCs w:val="24"/>
        </w:rPr>
        <w:t>Customer's obligations</w:t>
      </w:r>
      <w:bookmarkEnd w:id="132"/>
      <w:r w:rsidRPr="00B51D40">
        <w:rPr>
          <w:rFonts w:ascii="Aptos" w:hAnsi="Aptos"/>
          <w:sz w:val="24"/>
          <w:szCs w:val="24"/>
        </w:rPr>
        <w:t xml:space="preserve"> </w:t>
      </w:r>
      <w:bookmarkEnd w:id="133"/>
    </w:p>
    <w:p w14:paraId="6226E36A" w14:textId="77777777" w:rsidR="00685F77" w:rsidRPr="00B51D40" w:rsidRDefault="00685F77" w:rsidP="00685F77">
      <w:pPr>
        <w:pStyle w:val="Untitledsubclause1"/>
        <w:rPr>
          <w:rFonts w:ascii="Aptos" w:hAnsi="Aptos"/>
          <w:sz w:val="24"/>
          <w:szCs w:val="24"/>
        </w:rPr>
      </w:pPr>
      <w:bookmarkStart w:id="134" w:name="a865966"/>
      <w:r w:rsidRPr="00B51D40">
        <w:rPr>
          <w:rFonts w:ascii="Aptos" w:hAnsi="Aptos"/>
          <w:sz w:val="24"/>
          <w:szCs w:val="24"/>
        </w:rPr>
        <w:t>The Customer shall:</w:t>
      </w:r>
      <w:bookmarkEnd w:id="134"/>
    </w:p>
    <w:p w14:paraId="08EF519F" w14:textId="3321FC7D" w:rsidR="00685F77" w:rsidRPr="00B51D40" w:rsidRDefault="00685F77" w:rsidP="00685F77">
      <w:pPr>
        <w:pStyle w:val="Untitledsubclause2"/>
        <w:rPr>
          <w:rFonts w:ascii="Aptos" w:hAnsi="Aptos"/>
          <w:sz w:val="24"/>
          <w:szCs w:val="24"/>
        </w:rPr>
      </w:pPr>
      <w:bookmarkStart w:id="135" w:name="a517528"/>
      <w:r w:rsidRPr="00B51D40">
        <w:rPr>
          <w:rFonts w:ascii="Aptos" w:hAnsi="Aptos"/>
          <w:sz w:val="24"/>
          <w:szCs w:val="24"/>
        </w:rPr>
        <w:t>ensure that the Order</w:t>
      </w:r>
      <w:r w:rsidR="005F643A">
        <w:rPr>
          <w:rFonts w:ascii="Aptos" w:hAnsi="Aptos"/>
          <w:sz w:val="24"/>
          <w:szCs w:val="24"/>
        </w:rPr>
        <w:t xml:space="preserve"> Request</w:t>
      </w:r>
      <w:r w:rsidRPr="00B51D40">
        <w:rPr>
          <w:rFonts w:ascii="Aptos" w:hAnsi="Aptos"/>
          <w:sz w:val="24"/>
          <w:szCs w:val="24"/>
        </w:rPr>
        <w:t xml:space="preserve"> and any information it </w:t>
      </w:r>
      <w:r w:rsidR="00E55F43">
        <w:rPr>
          <w:rFonts w:ascii="Aptos" w:hAnsi="Aptos"/>
          <w:sz w:val="24"/>
          <w:szCs w:val="24"/>
        </w:rPr>
        <w:t xml:space="preserve">provides </w:t>
      </w:r>
      <w:r w:rsidR="005F643A">
        <w:rPr>
          <w:rFonts w:ascii="Aptos" w:hAnsi="Aptos"/>
          <w:sz w:val="24"/>
          <w:szCs w:val="24"/>
        </w:rPr>
        <w:t>is</w:t>
      </w:r>
      <w:r w:rsidRPr="00B51D40">
        <w:rPr>
          <w:rFonts w:ascii="Aptos" w:hAnsi="Aptos"/>
          <w:sz w:val="24"/>
          <w:szCs w:val="24"/>
        </w:rPr>
        <w:t xml:space="preserve"> complete and </w:t>
      </w:r>
      <w:proofErr w:type="gramStart"/>
      <w:r w:rsidRPr="00B51D40">
        <w:rPr>
          <w:rFonts w:ascii="Aptos" w:hAnsi="Aptos"/>
          <w:sz w:val="24"/>
          <w:szCs w:val="24"/>
        </w:rPr>
        <w:t>accurate;</w:t>
      </w:r>
      <w:bookmarkEnd w:id="135"/>
      <w:proofErr w:type="gramEnd"/>
    </w:p>
    <w:p w14:paraId="601AFAC1" w14:textId="77777777" w:rsidR="00685F77" w:rsidRPr="00B51D40" w:rsidRDefault="00685F77" w:rsidP="00685F77">
      <w:pPr>
        <w:pStyle w:val="Untitledsubclause2"/>
        <w:rPr>
          <w:rFonts w:ascii="Aptos" w:hAnsi="Aptos"/>
          <w:sz w:val="24"/>
          <w:szCs w:val="24"/>
        </w:rPr>
      </w:pPr>
      <w:bookmarkStart w:id="136" w:name="a359582"/>
      <w:r w:rsidRPr="00B51D40">
        <w:rPr>
          <w:rFonts w:ascii="Aptos" w:hAnsi="Aptos"/>
          <w:sz w:val="24"/>
          <w:szCs w:val="24"/>
        </w:rPr>
        <w:t xml:space="preserve">co-operate with the Supplier in all matters relating to the </w:t>
      </w:r>
      <w:proofErr w:type="gramStart"/>
      <w:r w:rsidRPr="00B51D40">
        <w:rPr>
          <w:rFonts w:ascii="Aptos" w:hAnsi="Aptos"/>
          <w:sz w:val="24"/>
          <w:szCs w:val="24"/>
        </w:rPr>
        <w:t>Services;</w:t>
      </w:r>
      <w:bookmarkEnd w:id="136"/>
      <w:proofErr w:type="gramEnd"/>
    </w:p>
    <w:p w14:paraId="0612AE96" w14:textId="77777777" w:rsidR="00685F77" w:rsidRPr="00B51D40" w:rsidRDefault="00685F77" w:rsidP="00685F77">
      <w:pPr>
        <w:pStyle w:val="Untitledsubclause2"/>
        <w:rPr>
          <w:rFonts w:ascii="Aptos" w:hAnsi="Aptos"/>
          <w:sz w:val="24"/>
          <w:szCs w:val="24"/>
        </w:rPr>
      </w:pPr>
      <w:bookmarkStart w:id="137" w:name="a348267"/>
      <w:r w:rsidRPr="00B51D40">
        <w:rPr>
          <w:rFonts w:ascii="Aptos" w:hAnsi="Aptos"/>
          <w:sz w:val="24"/>
          <w:szCs w:val="24"/>
        </w:rPr>
        <w:t xml:space="preserve">provide the Supplier, its employees, agents, consultants and subcontractors, with access to the Customer's premises, office accommodation and other facilities as reasonably required by the Supplier to provide the </w:t>
      </w:r>
      <w:proofErr w:type="gramStart"/>
      <w:r w:rsidRPr="00B51D40">
        <w:rPr>
          <w:rFonts w:ascii="Aptos" w:hAnsi="Aptos"/>
          <w:sz w:val="24"/>
          <w:szCs w:val="24"/>
        </w:rPr>
        <w:t>Services;</w:t>
      </w:r>
      <w:bookmarkEnd w:id="137"/>
      <w:proofErr w:type="gramEnd"/>
    </w:p>
    <w:p w14:paraId="15C05642" w14:textId="77777777" w:rsidR="00685F77" w:rsidRPr="00B51D40" w:rsidRDefault="00685F77" w:rsidP="00685F77">
      <w:pPr>
        <w:pStyle w:val="Untitledsubclause2"/>
        <w:rPr>
          <w:rFonts w:ascii="Aptos" w:hAnsi="Aptos"/>
          <w:sz w:val="24"/>
          <w:szCs w:val="24"/>
        </w:rPr>
      </w:pPr>
      <w:bookmarkStart w:id="138" w:name="a631480"/>
      <w:r w:rsidRPr="00B51D40">
        <w:rPr>
          <w:rFonts w:ascii="Aptos" w:hAnsi="Aptos"/>
          <w:sz w:val="24"/>
          <w:szCs w:val="24"/>
        </w:rPr>
        <w:lastRenderedPageBreak/>
        <w:t xml:space="preserve">provide the Supplier with such information, materials and access as the Supplier may reasonably require in order to supply the Services, and ensure that such information is complete and accurate in all material </w:t>
      </w:r>
      <w:proofErr w:type="gramStart"/>
      <w:r w:rsidRPr="00B51D40">
        <w:rPr>
          <w:rFonts w:ascii="Aptos" w:hAnsi="Aptos"/>
          <w:sz w:val="24"/>
          <w:szCs w:val="24"/>
        </w:rPr>
        <w:t>respects;</w:t>
      </w:r>
      <w:bookmarkEnd w:id="138"/>
      <w:proofErr w:type="gramEnd"/>
    </w:p>
    <w:p w14:paraId="0EB9EA70" w14:textId="77777777" w:rsidR="00685F77" w:rsidRPr="00B51D40" w:rsidRDefault="00685F77" w:rsidP="00685F77">
      <w:pPr>
        <w:pStyle w:val="Untitledsubclause2"/>
        <w:rPr>
          <w:rFonts w:ascii="Aptos" w:hAnsi="Aptos"/>
          <w:sz w:val="24"/>
          <w:szCs w:val="24"/>
        </w:rPr>
      </w:pPr>
      <w:r w:rsidRPr="00B51D40">
        <w:rPr>
          <w:rFonts w:ascii="Aptos" w:hAnsi="Aptos"/>
          <w:sz w:val="24"/>
          <w:szCs w:val="24"/>
        </w:rPr>
        <w:fldChar w:fldCharType="begin"/>
      </w:r>
      <w:r w:rsidRPr="00B51D40">
        <w:rPr>
          <w:rFonts w:ascii="Aptos" w:hAnsi="Aptos"/>
          <w:sz w:val="24"/>
          <w:szCs w:val="24"/>
        </w:rPr>
        <w:fldChar w:fldCharType="end"/>
      </w:r>
      <w:bookmarkStart w:id="139" w:name="a1047418"/>
      <w:r w:rsidRPr="00B51D40">
        <w:rPr>
          <w:rFonts w:ascii="Aptos" w:hAnsi="Aptos"/>
          <w:sz w:val="24"/>
          <w:szCs w:val="24"/>
        </w:rPr>
        <w:t xml:space="preserve">prepare the Customer's premises for the supply of the </w:t>
      </w:r>
      <w:proofErr w:type="gramStart"/>
      <w:r w:rsidRPr="00B51D40">
        <w:rPr>
          <w:rFonts w:ascii="Aptos" w:hAnsi="Aptos"/>
          <w:sz w:val="24"/>
          <w:szCs w:val="24"/>
        </w:rPr>
        <w:t>Services;</w:t>
      </w:r>
      <w:bookmarkEnd w:id="139"/>
      <w:proofErr w:type="gramEnd"/>
    </w:p>
    <w:p w14:paraId="0D63709B" w14:textId="6A6C7263" w:rsidR="00685F77" w:rsidRPr="00B51D40" w:rsidRDefault="00685F77" w:rsidP="00685F77">
      <w:pPr>
        <w:pStyle w:val="Untitledsubclause2"/>
        <w:numPr>
          <w:ilvl w:val="2"/>
          <w:numId w:val="8"/>
        </w:numPr>
        <w:rPr>
          <w:rFonts w:ascii="Aptos" w:hAnsi="Aptos"/>
          <w:sz w:val="24"/>
          <w:szCs w:val="24"/>
        </w:rPr>
      </w:pPr>
      <w:bookmarkStart w:id="140" w:name="a376768"/>
      <w:r w:rsidRPr="00B51D40">
        <w:rPr>
          <w:rFonts w:ascii="Aptos" w:hAnsi="Aptos"/>
          <w:sz w:val="24"/>
          <w:szCs w:val="24"/>
        </w:rPr>
        <w:t xml:space="preserve">obtain and maintain all necessary licences, permissions and consents which may be required for the Services, including in relation to the use of all Customer Materials and the use of the Customer Systems, in all cases before the date on which the Services are to </w:t>
      </w:r>
      <w:proofErr w:type="gramStart"/>
      <w:r w:rsidRPr="00B51D40">
        <w:rPr>
          <w:rFonts w:ascii="Aptos" w:hAnsi="Aptos"/>
          <w:sz w:val="24"/>
          <w:szCs w:val="24"/>
        </w:rPr>
        <w:t>start;</w:t>
      </w:r>
      <w:bookmarkEnd w:id="140"/>
      <w:proofErr w:type="gramEnd"/>
    </w:p>
    <w:p w14:paraId="3AE39A57" w14:textId="77777777" w:rsidR="00685F77" w:rsidRPr="00B51D40" w:rsidRDefault="00685F77" w:rsidP="00685F77">
      <w:pPr>
        <w:pStyle w:val="Untitledsubclause2"/>
        <w:rPr>
          <w:rFonts w:ascii="Aptos" w:hAnsi="Aptos"/>
          <w:sz w:val="24"/>
          <w:szCs w:val="24"/>
        </w:rPr>
      </w:pPr>
      <w:bookmarkStart w:id="141" w:name="a991964"/>
      <w:r w:rsidRPr="00B51D40">
        <w:rPr>
          <w:rFonts w:ascii="Aptos" w:hAnsi="Aptos"/>
          <w:sz w:val="24"/>
          <w:szCs w:val="24"/>
        </w:rPr>
        <w:t xml:space="preserve">comply with all applicable </w:t>
      </w:r>
      <w:proofErr w:type="gramStart"/>
      <w:r w:rsidRPr="00B51D40">
        <w:rPr>
          <w:rFonts w:ascii="Aptos" w:hAnsi="Aptos"/>
          <w:sz w:val="24"/>
          <w:szCs w:val="24"/>
        </w:rPr>
        <w:t>laws;</w:t>
      </w:r>
      <w:bookmarkEnd w:id="141"/>
      <w:proofErr w:type="gramEnd"/>
      <w:r w:rsidRPr="00B51D40">
        <w:rPr>
          <w:rFonts w:ascii="Aptos" w:hAnsi="Aptos"/>
          <w:sz w:val="24"/>
          <w:szCs w:val="24"/>
        </w:rPr>
        <w:t xml:space="preserve"> </w:t>
      </w:r>
    </w:p>
    <w:p w14:paraId="48A4BFA4" w14:textId="77777777" w:rsidR="00685F77" w:rsidRPr="00B51D40" w:rsidRDefault="00685F77" w:rsidP="00685F77">
      <w:pPr>
        <w:pStyle w:val="Untitledsubclause2"/>
        <w:rPr>
          <w:rFonts w:ascii="Aptos" w:hAnsi="Aptos"/>
          <w:sz w:val="24"/>
          <w:szCs w:val="24"/>
        </w:rPr>
      </w:pPr>
      <w:r w:rsidRPr="00B51D40">
        <w:rPr>
          <w:rFonts w:ascii="Aptos" w:hAnsi="Aptos"/>
          <w:sz w:val="24"/>
          <w:szCs w:val="24"/>
        </w:rPr>
        <w:t>comply with any acceptable use policy provided by the Supplier or any third-party supplier in relation to the Services; or</w:t>
      </w:r>
    </w:p>
    <w:p w14:paraId="7358CDB8" w14:textId="77777777" w:rsidR="00685F77" w:rsidRPr="00B51D40" w:rsidRDefault="00685F77" w:rsidP="00685F77">
      <w:pPr>
        <w:pStyle w:val="Untitledsubclause2"/>
        <w:rPr>
          <w:rFonts w:ascii="Aptos" w:hAnsi="Aptos"/>
          <w:sz w:val="24"/>
          <w:szCs w:val="24"/>
        </w:rPr>
      </w:pPr>
      <w:r w:rsidRPr="00B51D40">
        <w:rPr>
          <w:rFonts w:ascii="Aptos" w:hAnsi="Aptos"/>
          <w:sz w:val="24"/>
          <w:szCs w:val="24"/>
        </w:rPr>
        <w:t xml:space="preserve">ensure that the Services are not used for any unlawful or fraudulent </w:t>
      </w:r>
      <w:proofErr w:type="gramStart"/>
      <w:r w:rsidRPr="00B51D40">
        <w:rPr>
          <w:rFonts w:ascii="Aptos" w:hAnsi="Aptos"/>
          <w:sz w:val="24"/>
          <w:szCs w:val="24"/>
        </w:rPr>
        <w:t>activity;</w:t>
      </w:r>
      <w:proofErr w:type="gramEnd"/>
    </w:p>
    <w:p w14:paraId="30D8EF33" w14:textId="77777777" w:rsidR="00685F77" w:rsidRPr="00B51D40" w:rsidRDefault="00685F77" w:rsidP="00685F77">
      <w:pPr>
        <w:pStyle w:val="Untitledsubclause2"/>
        <w:rPr>
          <w:rFonts w:ascii="Aptos" w:hAnsi="Aptos"/>
          <w:sz w:val="24"/>
          <w:szCs w:val="24"/>
        </w:rPr>
      </w:pPr>
      <w:r w:rsidRPr="00B51D40">
        <w:rPr>
          <w:rFonts w:ascii="Aptos" w:hAnsi="Aptos"/>
          <w:sz w:val="24"/>
          <w:szCs w:val="24"/>
        </w:rPr>
        <w:t xml:space="preserve">ensure the accuracy, suitability and completeness of any Customer Materials and Customer </w:t>
      </w:r>
      <w:proofErr w:type="gramStart"/>
      <w:r w:rsidRPr="00B51D40">
        <w:rPr>
          <w:rFonts w:ascii="Aptos" w:hAnsi="Aptos"/>
          <w:sz w:val="24"/>
          <w:szCs w:val="24"/>
        </w:rPr>
        <w:t>Systems;</w:t>
      </w:r>
      <w:proofErr w:type="gramEnd"/>
    </w:p>
    <w:p w14:paraId="0D5D4BFA" w14:textId="77777777" w:rsidR="00685F77" w:rsidRPr="00B51D40" w:rsidRDefault="00685F77" w:rsidP="00685F77">
      <w:pPr>
        <w:pStyle w:val="Untitledsubclause2"/>
        <w:rPr>
          <w:rFonts w:ascii="Aptos" w:hAnsi="Aptos"/>
          <w:sz w:val="24"/>
          <w:szCs w:val="24"/>
        </w:rPr>
      </w:pPr>
      <w:bookmarkStart w:id="142" w:name="a1044509"/>
      <w:r w:rsidRPr="00B51D40">
        <w:rPr>
          <w:rFonts w:ascii="Aptos" w:hAnsi="Aptos"/>
          <w:sz w:val="24"/>
          <w:szCs w:val="24"/>
        </w:rPr>
        <w:t>keep all materials, equipment, documents and other property of the Supplier (</w:t>
      </w:r>
      <w:r w:rsidRPr="00B51D40">
        <w:rPr>
          <w:rStyle w:val="DefTerm"/>
          <w:rFonts w:ascii="Aptos" w:hAnsi="Aptos"/>
          <w:sz w:val="24"/>
          <w:szCs w:val="24"/>
        </w:rPr>
        <w:t>Supplier Materials</w:t>
      </w:r>
      <w:r w:rsidRPr="00B51D40">
        <w:rPr>
          <w:rFonts w:ascii="Aptos" w:hAnsi="Aptos"/>
          <w:sz w:val="24"/>
          <w:szCs w:val="24"/>
        </w:rPr>
        <w:t>) at the Customer's premises in safe custody at its own risk, maintain the Supplier Materials in good condition until returned to the Supplier, and not dispose of or use the Supplier Materials other than in accordance with the Supplier's written instructions or authorisation; and</w:t>
      </w:r>
      <w:bookmarkEnd w:id="142"/>
    </w:p>
    <w:p w14:paraId="4F385E22" w14:textId="77777777" w:rsidR="00685F77" w:rsidRPr="00B51D40" w:rsidRDefault="00685F77" w:rsidP="00685F77">
      <w:pPr>
        <w:pStyle w:val="Untitledsubclause2"/>
        <w:rPr>
          <w:rFonts w:ascii="Aptos" w:hAnsi="Aptos"/>
          <w:sz w:val="24"/>
          <w:szCs w:val="24"/>
        </w:rPr>
      </w:pPr>
      <w:bookmarkStart w:id="143" w:name="a823332"/>
      <w:r w:rsidRPr="00B51D40">
        <w:rPr>
          <w:rFonts w:ascii="Aptos" w:hAnsi="Aptos"/>
          <w:sz w:val="24"/>
          <w:szCs w:val="24"/>
        </w:rPr>
        <w:t xml:space="preserve">comply with any additional obligations as set out in the Service Specification </w:t>
      </w:r>
      <w:r>
        <w:rPr>
          <w:rFonts w:ascii="Aptos" w:hAnsi="Aptos"/>
          <w:sz w:val="24"/>
          <w:szCs w:val="24"/>
        </w:rPr>
        <w:t>and/</w:t>
      </w:r>
      <w:r w:rsidRPr="00B51D40">
        <w:rPr>
          <w:rFonts w:ascii="Aptos" w:hAnsi="Aptos"/>
          <w:sz w:val="24"/>
          <w:szCs w:val="24"/>
        </w:rPr>
        <w:t xml:space="preserve">or the Goods </w:t>
      </w:r>
      <w:proofErr w:type="gramStart"/>
      <w:r w:rsidRPr="00B51D40">
        <w:rPr>
          <w:rFonts w:ascii="Aptos" w:hAnsi="Aptos"/>
          <w:sz w:val="24"/>
          <w:szCs w:val="24"/>
        </w:rPr>
        <w:t>Specification;</w:t>
      </w:r>
      <w:proofErr w:type="gramEnd"/>
      <w:r w:rsidRPr="00B51D40">
        <w:rPr>
          <w:rFonts w:ascii="Aptos" w:hAnsi="Aptos"/>
          <w:sz w:val="24"/>
          <w:szCs w:val="24"/>
        </w:rPr>
        <w:t xml:space="preserve"> </w:t>
      </w:r>
      <w:bookmarkEnd w:id="143"/>
    </w:p>
    <w:p w14:paraId="40800D8D" w14:textId="77777777" w:rsidR="00685F77" w:rsidRPr="00B51D40" w:rsidRDefault="00685F77" w:rsidP="00685F77">
      <w:pPr>
        <w:pStyle w:val="Untitledsubclause1"/>
        <w:numPr>
          <w:ilvl w:val="0"/>
          <w:numId w:val="0"/>
        </w:numPr>
        <w:ind w:left="720"/>
        <w:rPr>
          <w:rFonts w:ascii="Aptos" w:hAnsi="Aptos"/>
          <w:sz w:val="24"/>
          <w:szCs w:val="24"/>
        </w:rPr>
      </w:pPr>
      <w:r w:rsidRPr="00B51D40">
        <w:rPr>
          <w:rFonts w:ascii="Aptos" w:hAnsi="Aptos"/>
          <w:sz w:val="24"/>
          <w:szCs w:val="24"/>
        </w:rPr>
        <w:t>at its own cost unless expressly agreed otherwise.</w:t>
      </w:r>
    </w:p>
    <w:p w14:paraId="0B94B3D7" w14:textId="3D3EF2E4" w:rsidR="00685F77" w:rsidRPr="00B51D40" w:rsidRDefault="00685F77" w:rsidP="00685F77">
      <w:pPr>
        <w:pStyle w:val="Untitledsubclause1"/>
        <w:rPr>
          <w:rFonts w:ascii="Aptos" w:hAnsi="Aptos"/>
          <w:sz w:val="24"/>
          <w:szCs w:val="24"/>
        </w:rPr>
      </w:pPr>
      <w:bookmarkStart w:id="144" w:name="a585716"/>
      <w:r w:rsidRPr="00B51D40">
        <w:rPr>
          <w:rFonts w:ascii="Aptos" w:hAnsi="Aptos"/>
          <w:sz w:val="24"/>
          <w:szCs w:val="24"/>
        </w:rPr>
        <w:t xml:space="preserve">Subject to clause 19 (Force Majeure), if the Supplier's performance of any of its obligations under the </w:t>
      </w:r>
      <w:r w:rsidR="005F643A">
        <w:rPr>
          <w:rFonts w:ascii="Aptos" w:hAnsi="Aptos"/>
          <w:sz w:val="24"/>
          <w:szCs w:val="24"/>
        </w:rPr>
        <w:t>Order</w:t>
      </w:r>
      <w:r w:rsidRPr="00B51D40">
        <w:rPr>
          <w:rFonts w:ascii="Aptos" w:hAnsi="Aptos"/>
          <w:sz w:val="24"/>
          <w:szCs w:val="24"/>
        </w:rPr>
        <w:t xml:space="preserve"> is prevented or delayed by any act or omission by the Customer or failure by the Customer to perform any relevant obligation (</w:t>
      </w:r>
      <w:r w:rsidRPr="00B51D40">
        <w:rPr>
          <w:rStyle w:val="DefTerm"/>
          <w:rFonts w:ascii="Aptos" w:hAnsi="Aptos"/>
          <w:sz w:val="24"/>
          <w:szCs w:val="24"/>
        </w:rPr>
        <w:t>Customer Default</w:t>
      </w:r>
      <w:r w:rsidRPr="00B51D40">
        <w:rPr>
          <w:rFonts w:ascii="Aptos" w:hAnsi="Aptos"/>
          <w:sz w:val="24"/>
          <w:szCs w:val="24"/>
        </w:rPr>
        <w:t>):</w:t>
      </w:r>
      <w:bookmarkEnd w:id="144"/>
    </w:p>
    <w:p w14:paraId="62C3FBDF" w14:textId="77777777" w:rsidR="00685F77" w:rsidRPr="00B51D40" w:rsidRDefault="00685F77" w:rsidP="00685F77">
      <w:pPr>
        <w:pStyle w:val="Untitledsubclause2"/>
        <w:rPr>
          <w:rFonts w:ascii="Aptos" w:hAnsi="Aptos"/>
          <w:sz w:val="24"/>
          <w:szCs w:val="24"/>
        </w:rPr>
      </w:pPr>
      <w:bookmarkStart w:id="145" w:name="a216662"/>
      <w:commentRangeStart w:id="146"/>
      <w:r w:rsidRPr="00B51D40">
        <w:rPr>
          <w:rFonts w:ascii="Aptos" w:hAnsi="Aptos"/>
          <w:sz w:val="24"/>
          <w:szCs w:val="24"/>
        </w:rPr>
        <w:t>without limiting or affecting any other right or remedy available to it, the Supplier shall have the right to suspend performance of, and access to, the Services until the Customer remedies the Customer Default, and to rely on the Customer Default to relieve it from the performance of any of its obligations in each case to the extent the Customer Default prevents or delays the Supplier's performance of any of its obligations;</w:t>
      </w:r>
      <w:bookmarkEnd w:id="145"/>
      <w:commentRangeEnd w:id="146"/>
      <w:r w:rsidRPr="00B51D40">
        <w:rPr>
          <w:rStyle w:val="CommentReference"/>
          <w:rFonts w:ascii="Aptos" w:eastAsiaTheme="minorHAnsi" w:hAnsi="Aptos" w:cstheme="minorBidi"/>
          <w:sz w:val="24"/>
          <w:szCs w:val="24"/>
        </w:rPr>
        <w:commentReference w:id="146"/>
      </w:r>
    </w:p>
    <w:p w14:paraId="13A27FC4" w14:textId="4F871B80" w:rsidR="00685F77" w:rsidRPr="00B51D40" w:rsidRDefault="00685F77" w:rsidP="00685F77">
      <w:pPr>
        <w:pStyle w:val="Untitledsubclause2"/>
        <w:rPr>
          <w:rFonts w:ascii="Aptos" w:hAnsi="Aptos"/>
          <w:sz w:val="24"/>
          <w:szCs w:val="24"/>
        </w:rPr>
      </w:pPr>
      <w:bookmarkStart w:id="147" w:name="a727277"/>
      <w:r w:rsidRPr="00B51D40">
        <w:rPr>
          <w:rFonts w:ascii="Aptos" w:hAnsi="Aptos"/>
          <w:sz w:val="24"/>
          <w:szCs w:val="24"/>
        </w:rPr>
        <w:t xml:space="preserve">the Supplier shall not be liable for any costs or losses sustained or incurred by the Customer arising directly or indirectly from the Supplier's failure or delay to perform any of its obligations as set out in this </w:t>
      </w:r>
      <w:r w:rsidRPr="00B51D40">
        <w:rPr>
          <w:rFonts w:ascii="Aptos" w:hAnsi="Aptos"/>
          <w:sz w:val="24"/>
          <w:szCs w:val="24"/>
        </w:rPr>
        <w:fldChar w:fldCharType="begin"/>
      </w:r>
      <w:r w:rsidRPr="00B51D40">
        <w:rPr>
          <w:rFonts w:ascii="Aptos" w:hAnsi="Aptos"/>
          <w:sz w:val="24"/>
          <w:szCs w:val="24"/>
        </w:rPr>
        <w:instrText>PAGEREF a585716\# "'clause '"  \h</w:instrText>
      </w:r>
      <w:r w:rsidRPr="00B51D40">
        <w:rPr>
          <w:rFonts w:ascii="Aptos" w:hAnsi="Aptos"/>
          <w:sz w:val="24"/>
          <w:szCs w:val="24"/>
        </w:rPr>
      </w:r>
      <w:r w:rsidRPr="00B51D40">
        <w:rPr>
          <w:rFonts w:ascii="Aptos" w:hAnsi="Aptos"/>
          <w:sz w:val="24"/>
          <w:szCs w:val="24"/>
        </w:rPr>
        <w:fldChar w:fldCharType="separate"/>
      </w:r>
      <w:r w:rsidR="000866A5" w:rsidRPr="00B51D40">
        <w:rPr>
          <w:rFonts w:ascii="Aptos" w:hAnsi="Aptos"/>
          <w:noProof/>
          <w:sz w:val="24"/>
          <w:szCs w:val="24"/>
        </w:rPr>
        <w:t xml:space="preserve">clause </w:t>
      </w:r>
      <w:r w:rsidRPr="00B51D40">
        <w:rPr>
          <w:rFonts w:ascii="Aptos" w:hAnsi="Aptos"/>
          <w:sz w:val="24"/>
          <w:szCs w:val="24"/>
        </w:rPr>
        <w:fldChar w:fldCharType="end"/>
      </w:r>
      <w:r w:rsidRPr="00B51D40">
        <w:rPr>
          <w:rFonts w:ascii="Aptos" w:hAnsi="Aptos"/>
          <w:sz w:val="24"/>
          <w:szCs w:val="24"/>
        </w:rPr>
        <w:fldChar w:fldCharType="begin"/>
      </w:r>
      <w:r w:rsidRPr="00B51D40">
        <w:rPr>
          <w:rFonts w:ascii="Aptos" w:hAnsi="Aptos"/>
          <w:sz w:val="24"/>
          <w:szCs w:val="24"/>
          <w:highlight w:val="lightGray"/>
        </w:rPr>
        <w:instrText>REF a585716 \h \w</w:instrText>
      </w:r>
      <w:r w:rsidRPr="00B51D40">
        <w:rPr>
          <w:rFonts w:ascii="Aptos" w:hAnsi="Aptos"/>
          <w:sz w:val="24"/>
          <w:szCs w:val="24"/>
        </w:rPr>
        <w:instrText xml:space="preserve"> \* MERGEFORMAT </w:instrText>
      </w:r>
      <w:r w:rsidRPr="00B51D40">
        <w:rPr>
          <w:rFonts w:ascii="Aptos" w:hAnsi="Aptos"/>
          <w:sz w:val="24"/>
          <w:szCs w:val="24"/>
        </w:rPr>
      </w:r>
      <w:r w:rsidRPr="00B51D40">
        <w:rPr>
          <w:rFonts w:ascii="Aptos" w:hAnsi="Aptos"/>
          <w:sz w:val="24"/>
          <w:szCs w:val="24"/>
        </w:rPr>
        <w:fldChar w:fldCharType="separate"/>
      </w:r>
      <w:r w:rsidR="000866A5">
        <w:rPr>
          <w:rFonts w:ascii="Aptos" w:hAnsi="Aptos"/>
          <w:sz w:val="24"/>
          <w:szCs w:val="24"/>
          <w:highlight w:val="lightGray"/>
        </w:rPr>
        <w:t>12.2</w:t>
      </w:r>
      <w:r w:rsidRPr="00B51D40">
        <w:rPr>
          <w:rFonts w:ascii="Aptos" w:hAnsi="Aptos"/>
          <w:sz w:val="24"/>
          <w:szCs w:val="24"/>
        </w:rPr>
        <w:fldChar w:fldCharType="end"/>
      </w:r>
      <w:r w:rsidRPr="00B51D40">
        <w:rPr>
          <w:rFonts w:ascii="Aptos" w:hAnsi="Aptos"/>
          <w:sz w:val="24"/>
          <w:szCs w:val="24"/>
        </w:rPr>
        <w:t xml:space="preserve">; </w:t>
      </w:r>
      <w:bookmarkEnd w:id="147"/>
    </w:p>
    <w:p w14:paraId="5C0C4F4E" w14:textId="77777777" w:rsidR="00685F77" w:rsidRPr="00B51D40" w:rsidRDefault="00685F77" w:rsidP="00685F77">
      <w:pPr>
        <w:pStyle w:val="Untitledsubclause2"/>
        <w:rPr>
          <w:rFonts w:ascii="Aptos" w:hAnsi="Aptos"/>
          <w:sz w:val="24"/>
          <w:szCs w:val="24"/>
        </w:rPr>
      </w:pPr>
      <w:bookmarkStart w:id="148" w:name="a975855"/>
      <w:r w:rsidRPr="00B51D40">
        <w:rPr>
          <w:rFonts w:ascii="Aptos" w:hAnsi="Aptos"/>
          <w:sz w:val="24"/>
          <w:szCs w:val="24"/>
        </w:rPr>
        <w:t>the Customer shall reimburse the Supplier on written demand for any costs or losses sustained or incurred by the Supplier arising directly or indirectly from the Customer Default;</w:t>
      </w:r>
      <w:bookmarkEnd w:id="148"/>
      <w:r w:rsidRPr="00B51D40">
        <w:rPr>
          <w:rFonts w:ascii="Aptos" w:hAnsi="Aptos"/>
          <w:sz w:val="24"/>
          <w:szCs w:val="24"/>
        </w:rPr>
        <w:t xml:space="preserve"> and</w:t>
      </w:r>
    </w:p>
    <w:p w14:paraId="5F4B39A7" w14:textId="77777777" w:rsidR="00685F77" w:rsidRPr="00B51D40" w:rsidRDefault="00685F77" w:rsidP="00685F77">
      <w:pPr>
        <w:pStyle w:val="Untitledsubclause2"/>
        <w:rPr>
          <w:rFonts w:ascii="Aptos" w:hAnsi="Aptos"/>
          <w:sz w:val="24"/>
          <w:szCs w:val="24"/>
        </w:rPr>
      </w:pPr>
      <w:r w:rsidRPr="00B51D40">
        <w:rPr>
          <w:rFonts w:ascii="Aptos" w:hAnsi="Aptos"/>
          <w:sz w:val="24"/>
          <w:szCs w:val="24"/>
        </w:rPr>
        <w:lastRenderedPageBreak/>
        <w:t>the Customer Default shall not affect the Customer’s obligations to pay all amounts due for any Services provided to it.</w:t>
      </w:r>
    </w:p>
    <w:p w14:paraId="63EF9F19" w14:textId="77777777" w:rsidR="00685F77" w:rsidRPr="00B51D40" w:rsidRDefault="00685F77" w:rsidP="00685F77">
      <w:pPr>
        <w:pStyle w:val="Untitledsubclause1"/>
        <w:rPr>
          <w:rFonts w:ascii="Aptos" w:hAnsi="Aptos"/>
          <w:sz w:val="24"/>
          <w:szCs w:val="24"/>
        </w:rPr>
      </w:pPr>
      <w:bookmarkStart w:id="149" w:name="a793646"/>
      <w:r w:rsidRPr="00B51D40">
        <w:rPr>
          <w:rFonts w:ascii="Aptos" w:hAnsi="Aptos"/>
          <w:sz w:val="24"/>
          <w:szCs w:val="24"/>
        </w:rPr>
        <w:t xml:space="preserve">The Customer shall not access, store, distribute or transmit any material </w:t>
      </w:r>
      <w:proofErr w:type="gramStart"/>
      <w:r w:rsidRPr="00B51D40">
        <w:rPr>
          <w:rFonts w:ascii="Aptos" w:hAnsi="Aptos"/>
          <w:sz w:val="24"/>
          <w:szCs w:val="24"/>
        </w:rPr>
        <w:t>during the course of</w:t>
      </w:r>
      <w:proofErr w:type="gramEnd"/>
      <w:r w:rsidRPr="00B51D40">
        <w:rPr>
          <w:rFonts w:ascii="Aptos" w:hAnsi="Aptos"/>
          <w:sz w:val="24"/>
          <w:szCs w:val="24"/>
        </w:rPr>
        <w:t xml:space="preserve"> its use of the Services that:</w:t>
      </w:r>
      <w:bookmarkEnd w:id="149"/>
    </w:p>
    <w:p w14:paraId="7AB75D57" w14:textId="77777777" w:rsidR="00685F77" w:rsidRPr="00B51D40" w:rsidRDefault="00685F77" w:rsidP="00685F77">
      <w:pPr>
        <w:pStyle w:val="Untitledsubclause2"/>
        <w:rPr>
          <w:rFonts w:ascii="Aptos" w:hAnsi="Aptos"/>
          <w:sz w:val="24"/>
          <w:szCs w:val="24"/>
        </w:rPr>
      </w:pPr>
      <w:bookmarkStart w:id="150" w:name="a555949"/>
      <w:r w:rsidRPr="00B51D40">
        <w:rPr>
          <w:rFonts w:ascii="Aptos" w:hAnsi="Aptos"/>
          <w:sz w:val="24"/>
          <w:szCs w:val="24"/>
        </w:rPr>
        <w:t xml:space="preserve">is unlawful, harmful, threatening, defamatory, obscene, infringing, harassing or racially or ethnically </w:t>
      </w:r>
      <w:proofErr w:type="gramStart"/>
      <w:r w:rsidRPr="00B51D40">
        <w:rPr>
          <w:rFonts w:ascii="Aptos" w:hAnsi="Aptos"/>
          <w:sz w:val="24"/>
          <w:szCs w:val="24"/>
        </w:rPr>
        <w:t>offensive;</w:t>
      </w:r>
      <w:bookmarkEnd w:id="150"/>
      <w:proofErr w:type="gramEnd"/>
    </w:p>
    <w:p w14:paraId="6784DBF2" w14:textId="77777777" w:rsidR="00685F77" w:rsidRPr="00B51D40" w:rsidRDefault="00685F77" w:rsidP="00685F77">
      <w:pPr>
        <w:pStyle w:val="Untitledsubclause2"/>
        <w:rPr>
          <w:rFonts w:ascii="Aptos" w:hAnsi="Aptos"/>
          <w:sz w:val="24"/>
          <w:szCs w:val="24"/>
        </w:rPr>
      </w:pPr>
      <w:bookmarkStart w:id="151" w:name="a951157"/>
      <w:r w:rsidRPr="00B51D40">
        <w:rPr>
          <w:rFonts w:ascii="Aptos" w:hAnsi="Aptos"/>
          <w:sz w:val="24"/>
          <w:szCs w:val="24"/>
        </w:rPr>
        <w:t xml:space="preserve">facilitates illegal </w:t>
      </w:r>
      <w:proofErr w:type="gramStart"/>
      <w:r w:rsidRPr="00B51D40">
        <w:rPr>
          <w:rFonts w:ascii="Aptos" w:hAnsi="Aptos"/>
          <w:sz w:val="24"/>
          <w:szCs w:val="24"/>
        </w:rPr>
        <w:t>activity;</w:t>
      </w:r>
      <w:bookmarkEnd w:id="151"/>
      <w:proofErr w:type="gramEnd"/>
    </w:p>
    <w:p w14:paraId="6EF6D12A" w14:textId="77777777" w:rsidR="00685F77" w:rsidRPr="00B51D40" w:rsidRDefault="00685F77" w:rsidP="00685F77">
      <w:pPr>
        <w:pStyle w:val="Untitledsubclause2"/>
        <w:rPr>
          <w:rFonts w:ascii="Aptos" w:hAnsi="Aptos"/>
          <w:sz w:val="24"/>
          <w:szCs w:val="24"/>
        </w:rPr>
      </w:pPr>
      <w:bookmarkStart w:id="152" w:name="a587993"/>
      <w:r w:rsidRPr="00B51D40">
        <w:rPr>
          <w:rFonts w:ascii="Aptos" w:hAnsi="Aptos"/>
          <w:sz w:val="24"/>
          <w:szCs w:val="24"/>
        </w:rPr>
        <w:t xml:space="preserve">promotes unlawful </w:t>
      </w:r>
      <w:proofErr w:type="gramStart"/>
      <w:r w:rsidRPr="00B51D40">
        <w:rPr>
          <w:rFonts w:ascii="Aptos" w:hAnsi="Aptos"/>
          <w:sz w:val="24"/>
          <w:szCs w:val="24"/>
        </w:rPr>
        <w:t>violence;</w:t>
      </w:r>
      <w:bookmarkEnd w:id="152"/>
      <w:proofErr w:type="gramEnd"/>
    </w:p>
    <w:p w14:paraId="0DC33AF0" w14:textId="77777777" w:rsidR="00685F77" w:rsidRPr="00B51D40" w:rsidRDefault="00685F77" w:rsidP="00685F77">
      <w:pPr>
        <w:pStyle w:val="Untitledsubclause2"/>
        <w:rPr>
          <w:rFonts w:ascii="Aptos" w:hAnsi="Aptos"/>
          <w:sz w:val="24"/>
          <w:szCs w:val="24"/>
        </w:rPr>
      </w:pPr>
      <w:bookmarkStart w:id="153" w:name="a855026"/>
      <w:r w:rsidRPr="00B51D40">
        <w:rPr>
          <w:rFonts w:ascii="Aptos" w:hAnsi="Aptos"/>
          <w:sz w:val="24"/>
          <w:szCs w:val="24"/>
        </w:rPr>
        <w:t xml:space="preserve">is discriminatory based on race, gender, colour, religious belief, sexual orientation, </w:t>
      </w:r>
      <w:proofErr w:type="gramStart"/>
      <w:r w:rsidRPr="00B51D40">
        <w:rPr>
          <w:rFonts w:ascii="Aptos" w:hAnsi="Aptos"/>
          <w:sz w:val="24"/>
          <w:szCs w:val="24"/>
        </w:rPr>
        <w:t>disability;</w:t>
      </w:r>
      <w:proofErr w:type="gramEnd"/>
      <w:r w:rsidRPr="00B51D40">
        <w:rPr>
          <w:rFonts w:ascii="Aptos" w:hAnsi="Aptos"/>
          <w:sz w:val="24"/>
          <w:szCs w:val="24"/>
        </w:rPr>
        <w:t xml:space="preserve"> </w:t>
      </w:r>
      <w:bookmarkEnd w:id="153"/>
    </w:p>
    <w:p w14:paraId="15B8B446" w14:textId="77777777" w:rsidR="00685F77" w:rsidRPr="00B51D40" w:rsidRDefault="00685F77" w:rsidP="00685F77">
      <w:pPr>
        <w:pStyle w:val="Untitledsubclause2"/>
        <w:rPr>
          <w:rFonts w:ascii="Aptos" w:hAnsi="Aptos"/>
          <w:sz w:val="24"/>
          <w:szCs w:val="24"/>
        </w:rPr>
      </w:pPr>
      <w:bookmarkStart w:id="154" w:name="a631375"/>
      <w:r w:rsidRPr="00B51D40">
        <w:rPr>
          <w:rFonts w:ascii="Aptos" w:hAnsi="Aptos"/>
          <w:sz w:val="24"/>
          <w:szCs w:val="24"/>
        </w:rPr>
        <w:t xml:space="preserve">is otherwise illegal or causes damage or injury to any person or </w:t>
      </w:r>
      <w:proofErr w:type="gramStart"/>
      <w:r w:rsidRPr="00B51D40">
        <w:rPr>
          <w:rFonts w:ascii="Aptos" w:hAnsi="Aptos"/>
          <w:sz w:val="24"/>
          <w:szCs w:val="24"/>
        </w:rPr>
        <w:t>property;</w:t>
      </w:r>
      <w:bookmarkEnd w:id="154"/>
      <w:proofErr w:type="gramEnd"/>
      <w:r w:rsidRPr="00B51D40">
        <w:rPr>
          <w:rFonts w:ascii="Aptos" w:hAnsi="Aptos"/>
          <w:sz w:val="24"/>
          <w:szCs w:val="24"/>
        </w:rPr>
        <w:t xml:space="preserve"> </w:t>
      </w:r>
    </w:p>
    <w:p w14:paraId="69E8A5E9" w14:textId="77777777" w:rsidR="00685F77" w:rsidRPr="00B51D40" w:rsidRDefault="00685F77" w:rsidP="00685F77">
      <w:pPr>
        <w:pStyle w:val="Untitledsubclause2"/>
        <w:rPr>
          <w:rFonts w:ascii="Aptos" w:hAnsi="Aptos"/>
          <w:sz w:val="24"/>
          <w:szCs w:val="24"/>
        </w:rPr>
      </w:pPr>
      <w:r w:rsidRPr="00B51D40">
        <w:rPr>
          <w:rFonts w:ascii="Aptos" w:hAnsi="Aptos"/>
          <w:sz w:val="24"/>
          <w:szCs w:val="24"/>
        </w:rPr>
        <w:t>breaches any acceptable use policy provided by the Supplier or any third-party supplier in relation to the Services; or</w:t>
      </w:r>
    </w:p>
    <w:p w14:paraId="1D31DC99" w14:textId="77777777" w:rsidR="00685F77" w:rsidRPr="00B51D40" w:rsidRDefault="00685F77" w:rsidP="00685F77">
      <w:pPr>
        <w:pStyle w:val="Untitledsubclause2"/>
        <w:rPr>
          <w:rFonts w:ascii="Aptos" w:hAnsi="Aptos"/>
          <w:sz w:val="24"/>
          <w:szCs w:val="24"/>
        </w:rPr>
      </w:pPr>
      <w:r w:rsidRPr="00B51D40">
        <w:rPr>
          <w:rFonts w:ascii="Aptos" w:hAnsi="Aptos"/>
          <w:sz w:val="24"/>
          <w:szCs w:val="24"/>
        </w:rPr>
        <w:t xml:space="preserve">breaches any third-party terms and conditions or licence </w:t>
      </w:r>
      <w:proofErr w:type="gramStart"/>
      <w:r w:rsidRPr="00B51D40">
        <w:rPr>
          <w:rFonts w:ascii="Aptos" w:hAnsi="Aptos"/>
          <w:sz w:val="24"/>
          <w:szCs w:val="24"/>
        </w:rPr>
        <w:t>terms;</w:t>
      </w:r>
      <w:proofErr w:type="gramEnd"/>
    </w:p>
    <w:p w14:paraId="1CE8A437" w14:textId="77777777" w:rsidR="00685F77" w:rsidRPr="00B51D40" w:rsidRDefault="00685F77" w:rsidP="00685F77">
      <w:pPr>
        <w:pStyle w:val="Parasubclause1"/>
        <w:rPr>
          <w:rFonts w:ascii="Aptos" w:hAnsi="Aptos"/>
          <w:sz w:val="24"/>
          <w:szCs w:val="24"/>
        </w:rPr>
      </w:pPr>
      <w:r w:rsidRPr="00B51D40">
        <w:rPr>
          <w:rFonts w:ascii="Aptos" w:hAnsi="Aptos"/>
          <w:sz w:val="24"/>
          <w:szCs w:val="24"/>
        </w:rPr>
        <w:t xml:space="preserve">and the Supplier reserves the right, without liability to the Customer, in addition to any other right or remedy the Supplier may have, to disable the Customer's access to any material that breaches the provisions of this clause or that the Supplier, in its reasonable opinion, otherwise considers appropriate to do so. </w:t>
      </w:r>
    </w:p>
    <w:p>
      <w:pPr>
        <w:pStyle w:val="Untitledsubclause1"/>
      </w:pPr>
      <w:commentRangeStart w:id="334"/>
      <w:r>
        <w:t>The Customer shall ensure that its employees, agents and representatives treat the Supplier's personnel with respect. If any employee, agent or representative of the Customer subjects any employee, contractor or representative of the Supplier to verbal abuse, physical abuse, threatening behaviour or any other form of harassment or misconduct, the Supplier may, without liability to the Customer, immediately suspend the Services until the matter is resolved to the Supplier's reasonable satisfaction. Repeated or serious incidents shall entitle the Supplier to terminate the Agreement or any Order(s) with immediate effect by written notice.</w:t>
      </w:r>
      <w:commentRangeEnd w:id="334"/>
      <w:r>
        <w:commentReference w:id="334"/>
      </w:r>
    </w:p>
    <w:p w14:paraId="23F08229" w14:textId="77777777" w:rsidR="00685F77" w:rsidRPr="00B51D40" w:rsidRDefault="00685F77" w:rsidP="00685F77">
      <w:pPr>
        <w:pStyle w:val="TitleClause"/>
        <w:rPr>
          <w:rFonts w:ascii="Aptos" w:hAnsi="Aptos"/>
          <w:sz w:val="24"/>
          <w:szCs w:val="24"/>
        </w:rPr>
      </w:pPr>
      <w:r w:rsidRPr="00B51D40">
        <w:rPr>
          <w:rFonts w:ascii="Aptos" w:hAnsi="Aptos"/>
          <w:sz w:val="24"/>
          <w:szCs w:val="24"/>
        </w:rPr>
        <w:fldChar w:fldCharType="begin"/>
      </w:r>
      <w:r w:rsidRPr="00B51D40">
        <w:rPr>
          <w:rFonts w:ascii="Aptos" w:hAnsi="Aptos"/>
          <w:sz w:val="24"/>
          <w:szCs w:val="24"/>
        </w:rPr>
        <w:instrText>TC "7. Non-solicitation and employment" \l 1</w:instrText>
      </w:r>
      <w:r w:rsidRPr="00B51D40">
        <w:rPr>
          <w:rFonts w:ascii="Aptos" w:hAnsi="Aptos"/>
          <w:sz w:val="24"/>
          <w:szCs w:val="24"/>
        </w:rPr>
        <w:fldChar w:fldCharType="end"/>
      </w:r>
      <w:bookmarkStart w:id="155" w:name="a872389"/>
      <w:r w:rsidRPr="00B51D40">
        <w:rPr>
          <w:rFonts w:ascii="Aptos" w:hAnsi="Aptos"/>
          <w:sz w:val="24"/>
          <w:szCs w:val="24"/>
        </w:rPr>
        <w:t>Non-solicitation and employment</w:t>
      </w:r>
      <w:bookmarkEnd w:id="155"/>
    </w:p>
    <w:p w14:paraId="5CBE30DD" w14:textId="77777777" w:rsidR="00685F77" w:rsidRPr="00B51D40" w:rsidRDefault="00685F77" w:rsidP="00685F77">
      <w:pPr>
        <w:pStyle w:val="Untitledsubclause1"/>
        <w:rPr>
          <w:rFonts w:ascii="Aptos" w:hAnsi="Aptos"/>
          <w:sz w:val="24"/>
          <w:szCs w:val="24"/>
        </w:rPr>
      </w:pPr>
      <w:bookmarkStart w:id="156" w:name="a539626"/>
      <w:r w:rsidRPr="00B51D40">
        <w:rPr>
          <w:rFonts w:ascii="Aptos" w:hAnsi="Aptos"/>
          <w:sz w:val="24"/>
          <w:szCs w:val="24"/>
        </w:rPr>
        <w:t>The Customer shall not, without the prior written consent of the Supplier, at any time from the date on which any Services commence to the expiry of 12 months after the completion of such Services, solicit or entice away from the Supplier or employ or attempt to employ any person who is, or has been, engaged as an employee, consultant or subcontractor of the Supplier in the provision of such Services</w:t>
      </w:r>
      <w:bookmarkEnd w:id="156"/>
      <w:r w:rsidRPr="00B51D40">
        <w:rPr>
          <w:rFonts w:ascii="Aptos" w:hAnsi="Aptos"/>
          <w:sz w:val="24"/>
          <w:szCs w:val="24"/>
        </w:rPr>
        <w:t>.</w:t>
      </w:r>
    </w:p>
    <w:p w14:paraId="0765838D" w14:textId="57E4A2BC" w:rsidR="00685F77" w:rsidRPr="00B51D40" w:rsidRDefault="00685F77" w:rsidP="00685F77">
      <w:pPr>
        <w:pStyle w:val="Untitledsubclause1"/>
        <w:rPr>
          <w:rFonts w:ascii="Aptos" w:hAnsi="Aptos"/>
          <w:sz w:val="24"/>
          <w:szCs w:val="24"/>
        </w:rPr>
      </w:pPr>
      <w:bookmarkStart w:id="157" w:name="a122944"/>
      <w:r w:rsidRPr="00B51D40">
        <w:rPr>
          <w:rFonts w:ascii="Aptos" w:hAnsi="Aptos"/>
          <w:sz w:val="24"/>
          <w:szCs w:val="24"/>
        </w:rPr>
        <w:t xml:space="preserve">Any consent given by the Supplier in accordance with </w:t>
      </w:r>
      <w:r w:rsidRPr="00B51D40">
        <w:rPr>
          <w:rFonts w:ascii="Aptos" w:hAnsi="Aptos"/>
          <w:sz w:val="24"/>
          <w:szCs w:val="24"/>
        </w:rPr>
        <w:fldChar w:fldCharType="begin"/>
      </w:r>
      <w:r w:rsidRPr="00B51D40">
        <w:rPr>
          <w:rFonts w:ascii="Aptos" w:hAnsi="Aptos"/>
          <w:sz w:val="24"/>
          <w:szCs w:val="24"/>
        </w:rPr>
        <w:instrText>PAGEREF a539626\# "'clause '"  \h</w:instrText>
      </w:r>
      <w:r w:rsidRPr="00B51D40">
        <w:rPr>
          <w:rFonts w:ascii="Aptos" w:hAnsi="Aptos"/>
          <w:sz w:val="24"/>
          <w:szCs w:val="24"/>
        </w:rPr>
      </w:r>
      <w:r w:rsidRPr="00B51D40">
        <w:rPr>
          <w:rFonts w:ascii="Aptos" w:hAnsi="Aptos"/>
          <w:sz w:val="24"/>
          <w:szCs w:val="24"/>
        </w:rPr>
        <w:fldChar w:fldCharType="separate"/>
      </w:r>
      <w:r w:rsidR="000866A5" w:rsidRPr="00B51D40">
        <w:rPr>
          <w:rFonts w:ascii="Aptos" w:hAnsi="Aptos"/>
          <w:noProof/>
          <w:sz w:val="24"/>
          <w:szCs w:val="24"/>
        </w:rPr>
        <w:t xml:space="preserve">clause </w:t>
      </w:r>
      <w:r w:rsidRPr="00B51D40">
        <w:rPr>
          <w:rFonts w:ascii="Aptos" w:hAnsi="Aptos"/>
          <w:sz w:val="24"/>
          <w:szCs w:val="24"/>
        </w:rPr>
        <w:fldChar w:fldCharType="end"/>
      </w:r>
      <w:r w:rsidRPr="00B51D40">
        <w:rPr>
          <w:rFonts w:ascii="Aptos" w:hAnsi="Aptos"/>
          <w:sz w:val="24"/>
          <w:szCs w:val="24"/>
        </w:rPr>
        <w:fldChar w:fldCharType="begin"/>
      </w:r>
      <w:r w:rsidRPr="00B51D40">
        <w:rPr>
          <w:rFonts w:ascii="Aptos" w:hAnsi="Aptos"/>
          <w:sz w:val="24"/>
          <w:szCs w:val="24"/>
          <w:highlight w:val="lightGray"/>
        </w:rPr>
        <w:instrText>REF a539626 \h \w</w:instrText>
      </w:r>
      <w:r w:rsidRPr="00B51D40">
        <w:rPr>
          <w:rFonts w:ascii="Aptos" w:hAnsi="Aptos"/>
          <w:sz w:val="24"/>
          <w:szCs w:val="24"/>
        </w:rPr>
        <w:instrText xml:space="preserve"> \* MERGEFORMAT </w:instrText>
      </w:r>
      <w:r w:rsidRPr="00B51D40">
        <w:rPr>
          <w:rFonts w:ascii="Aptos" w:hAnsi="Aptos"/>
          <w:sz w:val="24"/>
          <w:szCs w:val="24"/>
        </w:rPr>
      </w:r>
      <w:r w:rsidRPr="00B51D40">
        <w:rPr>
          <w:rFonts w:ascii="Aptos" w:hAnsi="Aptos"/>
          <w:sz w:val="24"/>
          <w:szCs w:val="24"/>
        </w:rPr>
        <w:fldChar w:fldCharType="separate"/>
      </w:r>
      <w:r w:rsidR="000866A5">
        <w:rPr>
          <w:rFonts w:ascii="Aptos" w:hAnsi="Aptos"/>
          <w:sz w:val="24"/>
          <w:szCs w:val="24"/>
          <w:highlight w:val="lightGray"/>
        </w:rPr>
        <w:t>13.1</w:t>
      </w:r>
      <w:r w:rsidRPr="00B51D40">
        <w:rPr>
          <w:rFonts w:ascii="Aptos" w:hAnsi="Aptos"/>
          <w:sz w:val="24"/>
          <w:szCs w:val="24"/>
        </w:rPr>
        <w:fldChar w:fldCharType="end"/>
      </w:r>
      <w:r w:rsidRPr="00B51D40">
        <w:rPr>
          <w:rFonts w:ascii="Aptos" w:hAnsi="Aptos"/>
          <w:sz w:val="24"/>
          <w:szCs w:val="24"/>
        </w:rPr>
        <w:t xml:space="preserve"> shall be subject to the Customer paying to the Supplier a sum equivalent to 30% of the then current annual remuneration of the Supplier's employee, consultant or subcontractor or, if higher, £10,000.</w:t>
      </w:r>
      <w:bookmarkEnd w:id="157"/>
    </w:p>
    <w:p w14:paraId="5C7475F6" w14:textId="77777777" w:rsidR="00685F77" w:rsidRPr="00B51D40" w:rsidRDefault="00685F77" w:rsidP="00685F77">
      <w:pPr>
        <w:pStyle w:val="TitleClause"/>
        <w:rPr>
          <w:rFonts w:ascii="Aptos" w:hAnsi="Aptos"/>
          <w:sz w:val="24"/>
          <w:szCs w:val="24"/>
        </w:rPr>
      </w:pPr>
      <w:r w:rsidRPr="00B51D40">
        <w:rPr>
          <w:rFonts w:ascii="Aptos" w:hAnsi="Aptos"/>
          <w:sz w:val="24"/>
          <w:szCs w:val="24"/>
        </w:rPr>
        <w:fldChar w:fldCharType="begin"/>
      </w:r>
      <w:r w:rsidRPr="00B51D40">
        <w:rPr>
          <w:rFonts w:ascii="Aptos" w:hAnsi="Aptos"/>
          <w:sz w:val="24"/>
          <w:szCs w:val="24"/>
        </w:rPr>
        <w:instrText>TC "9. Charges and payment" \l 1</w:instrText>
      </w:r>
      <w:r w:rsidRPr="00B51D40">
        <w:rPr>
          <w:rFonts w:ascii="Aptos" w:hAnsi="Aptos"/>
          <w:sz w:val="24"/>
          <w:szCs w:val="24"/>
        </w:rPr>
        <w:fldChar w:fldCharType="end"/>
      </w:r>
      <w:bookmarkStart w:id="158" w:name="_Toc256000008"/>
      <w:bookmarkStart w:id="159" w:name="a1016456"/>
      <w:r w:rsidRPr="00B51D40">
        <w:rPr>
          <w:rFonts w:ascii="Aptos" w:hAnsi="Aptos"/>
          <w:sz w:val="24"/>
          <w:szCs w:val="24"/>
        </w:rPr>
        <w:t>Charges and payment</w:t>
      </w:r>
      <w:bookmarkEnd w:id="158"/>
      <w:bookmarkEnd w:id="159"/>
    </w:p>
    <w:p w14:paraId="7ADE51FA" w14:textId="77777777" w:rsidR="00685F77" w:rsidRPr="00B51D40" w:rsidRDefault="00685F77" w:rsidP="00685F77">
      <w:pPr>
        <w:pStyle w:val="Untitledsubclause1"/>
        <w:rPr>
          <w:rFonts w:ascii="Aptos" w:hAnsi="Aptos"/>
          <w:sz w:val="24"/>
          <w:szCs w:val="24"/>
        </w:rPr>
      </w:pPr>
      <w:bookmarkStart w:id="160" w:name="a554380"/>
      <w:commentRangeStart w:id="161"/>
      <w:r w:rsidRPr="00B51D40">
        <w:rPr>
          <w:rFonts w:ascii="Aptos" w:hAnsi="Aptos"/>
          <w:b/>
          <w:bCs/>
          <w:sz w:val="24"/>
          <w:szCs w:val="24"/>
        </w:rPr>
        <w:t>Charges</w:t>
      </w:r>
      <w:r w:rsidRPr="00B51D40">
        <w:rPr>
          <w:rFonts w:ascii="Aptos" w:hAnsi="Aptos"/>
          <w:sz w:val="24"/>
          <w:szCs w:val="24"/>
        </w:rPr>
        <w:t xml:space="preserve">.  The price for the Goods and/or Services </w:t>
      </w:r>
      <w:bookmarkStart w:id="162" w:name="a503653"/>
      <w:r w:rsidRPr="00B51D40">
        <w:rPr>
          <w:rFonts w:ascii="Aptos" w:hAnsi="Aptos"/>
          <w:sz w:val="24"/>
          <w:szCs w:val="24"/>
        </w:rPr>
        <w:t>shall be:</w:t>
      </w:r>
      <w:commentRangeEnd w:id="161"/>
      <w:r w:rsidRPr="00B51D40">
        <w:rPr>
          <w:rStyle w:val="CommentReference"/>
          <w:rFonts w:ascii="Aptos" w:eastAsiaTheme="minorHAnsi" w:hAnsi="Aptos" w:cstheme="minorBidi"/>
          <w:sz w:val="24"/>
          <w:szCs w:val="24"/>
        </w:rPr>
        <w:commentReference w:id="161"/>
      </w:r>
    </w:p>
    <w:p w14:paraId="3DFBEE70" w14:textId="77777777" w:rsidR="00685F77" w:rsidRPr="00B51D40" w:rsidRDefault="00685F77" w:rsidP="00685F77">
      <w:pPr>
        <w:pStyle w:val="Untitledsubclause2"/>
        <w:rPr>
          <w:rFonts w:ascii="Aptos" w:hAnsi="Aptos"/>
          <w:sz w:val="24"/>
          <w:szCs w:val="24"/>
        </w:rPr>
      </w:pPr>
      <w:r>
        <w:rPr>
          <w:rFonts w:ascii="Aptos" w:hAnsi="Aptos"/>
          <w:sz w:val="24"/>
          <w:szCs w:val="24"/>
        </w:rPr>
        <w:t xml:space="preserve">the price agreed in the </w:t>
      </w:r>
      <w:proofErr w:type="gramStart"/>
      <w:r>
        <w:rPr>
          <w:rFonts w:ascii="Aptos" w:hAnsi="Aptos"/>
          <w:sz w:val="24"/>
          <w:szCs w:val="24"/>
        </w:rPr>
        <w:t>Order;</w:t>
      </w:r>
      <w:proofErr w:type="gramEnd"/>
    </w:p>
    <w:p w14:paraId="04F71A07" w14:textId="77777777" w:rsidR="00685F77" w:rsidRPr="00B51D40" w:rsidRDefault="00685F77" w:rsidP="00685F77">
      <w:pPr>
        <w:pStyle w:val="Untitledsubclause2"/>
        <w:rPr>
          <w:rFonts w:ascii="Aptos" w:hAnsi="Aptos"/>
          <w:sz w:val="24"/>
          <w:szCs w:val="24"/>
        </w:rPr>
      </w:pPr>
      <w:r w:rsidRPr="00B51D40">
        <w:rPr>
          <w:rFonts w:ascii="Aptos" w:hAnsi="Aptos"/>
          <w:sz w:val="24"/>
          <w:szCs w:val="24"/>
        </w:rPr>
        <w:t xml:space="preserve">if no price is agreed in the </w:t>
      </w:r>
      <w:r>
        <w:rPr>
          <w:rFonts w:ascii="Aptos" w:hAnsi="Aptos"/>
          <w:sz w:val="24"/>
          <w:szCs w:val="24"/>
        </w:rPr>
        <w:t>Order</w:t>
      </w:r>
      <w:r w:rsidRPr="00B51D40">
        <w:rPr>
          <w:rFonts w:ascii="Aptos" w:hAnsi="Aptos"/>
          <w:sz w:val="24"/>
          <w:szCs w:val="24"/>
        </w:rPr>
        <w:t>, the price set out in the Supplier's published price list as at the date the Order is agreed; or</w:t>
      </w:r>
    </w:p>
    <w:p w14:paraId="16AE4222" w14:textId="77777777" w:rsidR="00685F77" w:rsidRPr="00B51D40" w:rsidRDefault="00685F77" w:rsidP="00685F77">
      <w:pPr>
        <w:pStyle w:val="Untitledsubclause2"/>
        <w:rPr>
          <w:rFonts w:ascii="Aptos" w:hAnsi="Aptos"/>
          <w:sz w:val="24"/>
          <w:szCs w:val="24"/>
        </w:rPr>
      </w:pPr>
      <w:r w:rsidRPr="00B51D40">
        <w:rPr>
          <w:rFonts w:ascii="Aptos" w:hAnsi="Aptos"/>
          <w:sz w:val="24"/>
          <w:szCs w:val="24"/>
        </w:rPr>
        <w:lastRenderedPageBreak/>
        <w:t>if no price is published:</w:t>
      </w:r>
    </w:p>
    <w:p w14:paraId="362BBFAF" w14:textId="688195C3" w:rsidR="00685F77" w:rsidRPr="00B51D40" w:rsidRDefault="00685F77" w:rsidP="00685F77">
      <w:pPr>
        <w:pStyle w:val="Untitledsubclause3"/>
        <w:rPr>
          <w:rFonts w:ascii="Aptos" w:hAnsi="Aptos"/>
          <w:sz w:val="24"/>
          <w:szCs w:val="24"/>
        </w:rPr>
      </w:pPr>
      <w:r w:rsidRPr="00B51D40">
        <w:rPr>
          <w:rFonts w:ascii="Aptos" w:hAnsi="Aptos"/>
          <w:sz w:val="24"/>
          <w:szCs w:val="24"/>
        </w:rPr>
        <w:t>the price for the relevant Services shall be as set out in clause</w:t>
      </w:r>
      <w:r>
        <w:rPr>
          <w:rFonts w:ascii="Aptos" w:hAnsi="Aptos"/>
          <w:sz w:val="24"/>
          <w:szCs w:val="24"/>
        </w:rPr>
        <w:t xml:space="preserve"> </w:t>
      </w:r>
      <w:r>
        <w:rPr>
          <w:rFonts w:ascii="Aptos" w:hAnsi="Aptos"/>
          <w:sz w:val="24"/>
          <w:szCs w:val="24"/>
        </w:rPr>
        <w:fldChar w:fldCharType="begin"/>
      </w:r>
      <w:r>
        <w:rPr>
          <w:rFonts w:ascii="Aptos" w:hAnsi="Aptos"/>
          <w:sz w:val="24"/>
          <w:szCs w:val="24"/>
        </w:rPr>
        <w:instrText xml:space="preserve"> REF _Ref205933275 \r \h </w:instrText>
      </w:r>
      <w:r>
        <w:rPr>
          <w:rFonts w:ascii="Aptos" w:hAnsi="Aptos"/>
          <w:sz w:val="24"/>
          <w:szCs w:val="24"/>
        </w:rPr>
      </w:r>
      <w:r>
        <w:rPr>
          <w:rFonts w:ascii="Aptos" w:hAnsi="Aptos"/>
          <w:sz w:val="24"/>
          <w:szCs w:val="24"/>
        </w:rPr>
        <w:fldChar w:fldCharType="separate"/>
      </w:r>
      <w:r w:rsidR="000866A5">
        <w:rPr>
          <w:rFonts w:ascii="Aptos" w:hAnsi="Aptos"/>
          <w:sz w:val="24"/>
          <w:szCs w:val="24"/>
        </w:rPr>
        <w:t>14.2</w:t>
      </w:r>
      <w:r>
        <w:rPr>
          <w:rFonts w:ascii="Aptos" w:hAnsi="Aptos"/>
          <w:sz w:val="24"/>
          <w:szCs w:val="24"/>
        </w:rPr>
        <w:fldChar w:fldCharType="end"/>
      </w:r>
      <w:r w:rsidRPr="00B51D40">
        <w:rPr>
          <w:rFonts w:ascii="Aptos" w:hAnsi="Aptos"/>
          <w:sz w:val="24"/>
          <w:szCs w:val="24"/>
        </w:rPr>
        <w:t xml:space="preserve"> (time and materials); and </w:t>
      </w:r>
    </w:p>
    <w:p w14:paraId="4765724B" w14:textId="77777777" w:rsidR="00685F77" w:rsidRPr="00B51D40" w:rsidRDefault="00685F77" w:rsidP="00685F77">
      <w:pPr>
        <w:pStyle w:val="Untitledsubclause3"/>
        <w:rPr>
          <w:rFonts w:ascii="Aptos" w:hAnsi="Aptos"/>
          <w:sz w:val="24"/>
          <w:szCs w:val="24"/>
        </w:rPr>
      </w:pPr>
      <w:r w:rsidRPr="00B51D40">
        <w:rPr>
          <w:rFonts w:ascii="Aptos" w:hAnsi="Aptos"/>
          <w:sz w:val="24"/>
          <w:szCs w:val="24"/>
        </w:rPr>
        <w:t>the price for the relevant Goods shall be as notified by the Supplier prior to delivery</w:t>
      </w:r>
      <w:bookmarkEnd w:id="162"/>
      <w:r w:rsidRPr="00B51D40">
        <w:rPr>
          <w:rFonts w:ascii="Aptos" w:hAnsi="Aptos"/>
          <w:sz w:val="24"/>
          <w:szCs w:val="24"/>
        </w:rPr>
        <w:t>.</w:t>
      </w:r>
    </w:p>
    <w:p w14:paraId="19DE794C" w14:textId="77777777" w:rsidR="00685F77" w:rsidRPr="00B51D40" w:rsidRDefault="00685F77" w:rsidP="00685F77">
      <w:pPr>
        <w:pStyle w:val="Untitledsubclause1"/>
        <w:rPr>
          <w:rFonts w:ascii="Aptos" w:hAnsi="Aptos"/>
          <w:sz w:val="24"/>
          <w:szCs w:val="24"/>
        </w:rPr>
      </w:pPr>
      <w:bookmarkStart w:id="163" w:name="_Ref205933275"/>
      <w:r w:rsidRPr="00B51D40">
        <w:rPr>
          <w:rFonts w:ascii="Aptos" w:hAnsi="Aptos"/>
          <w:b/>
          <w:bCs/>
          <w:sz w:val="24"/>
          <w:szCs w:val="24"/>
        </w:rPr>
        <w:t>Time and materials</w:t>
      </w:r>
      <w:r w:rsidRPr="00B51D40">
        <w:rPr>
          <w:rFonts w:ascii="Aptos" w:hAnsi="Aptos"/>
          <w:sz w:val="24"/>
          <w:szCs w:val="24"/>
        </w:rPr>
        <w:t>.  Where the charges for Services are calculated on a time and materials basis:</w:t>
      </w:r>
      <w:bookmarkEnd w:id="160"/>
      <w:bookmarkEnd w:id="163"/>
    </w:p>
    <w:p w14:paraId="06E0081E" w14:textId="630AEC85" w:rsidR="00685F77" w:rsidRPr="00B51D40" w:rsidRDefault="00685F77" w:rsidP="00685F77">
      <w:pPr>
        <w:pStyle w:val="Untitledsubclause2"/>
        <w:rPr>
          <w:rFonts w:ascii="Aptos" w:hAnsi="Aptos"/>
          <w:sz w:val="24"/>
          <w:szCs w:val="24"/>
        </w:rPr>
      </w:pPr>
      <w:bookmarkStart w:id="164" w:name="a285239"/>
      <w:r w:rsidRPr="00B51D40">
        <w:rPr>
          <w:rFonts w:ascii="Aptos" w:hAnsi="Aptos"/>
          <w:sz w:val="24"/>
          <w:szCs w:val="24"/>
        </w:rPr>
        <w:t xml:space="preserve">the charges shall be calculated in accordance with the Supplier's fee rates, as provided to the Customer from time to </w:t>
      </w:r>
      <w:proofErr w:type="gramStart"/>
      <w:r w:rsidRPr="00B51D40">
        <w:rPr>
          <w:rFonts w:ascii="Aptos" w:hAnsi="Aptos"/>
          <w:sz w:val="24"/>
          <w:szCs w:val="24"/>
        </w:rPr>
        <w:t>time;</w:t>
      </w:r>
      <w:bookmarkEnd w:id="164"/>
      <w:proofErr w:type="gramEnd"/>
    </w:p>
    <w:p w14:paraId="5BA42084" w14:textId="77777777" w:rsidR="00685F77" w:rsidRPr="00B51D40" w:rsidRDefault="00685F77" w:rsidP="00685F77">
      <w:pPr>
        <w:pStyle w:val="Untitledsubclause2"/>
        <w:rPr>
          <w:rFonts w:ascii="Aptos" w:hAnsi="Aptos"/>
          <w:sz w:val="24"/>
          <w:szCs w:val="24"/>
        </w:rPr>
      </w:pPr>
      <w:bookmarkStart w:id="165" w:name="a202380"/>
      <w:commentRangeStart w:id="166"/>
      <w:commentRangeStart w:id="167"/>
      <w:r w:rsidRPr="00B51D40">
        <w:rPr>
          <w:rFonts w:ascii="Aptos" w:hAnsi="Aptos"/>
          <w:sz w:val="24"/>
          <w:szCs w:val="24"/>
        </w:rPr>
        <w:t xml:space="preserve">the Supplier's daily fee rates for each individual person are calculated </w:t>
      </w:r>
      <w:proofErr w:type="gramStart"/>
      <w:r w:rsidRPr="00B51D40">
        <w:rPr>
          <w:rFonts w:ascii="Aptos" w:hAnsi="Aptos"/>
          <w:sz w:val="24"/>
          <w:szCs w:val="24"/>
        </w:rPr>
        <w:t>on the basis of</w:t>
      </w:r>
      <w:proofErr w:type="gramEnd"/>
      <w:r w:rsidRPr="00B51D40">
        <w:rPr>
          <w:rFonts w:ascii="Aptos" w:hAnsi="Aptos"/>
          <w:sz w:val="24"/>
          <w:szCs w:val="24"/>
        </w:rPr>
        <w:t xml:space="preserve"> an eight-hour day from 9.00 am to 5.00 pm worked on Business Days; </w:t>
      </w:r>
      <w:bookmarkEnd w:id="165"/>
      <w:commentRangeEnd w:id="166"/>
      <w:r w:rsidRPr="00B51D40">
        <w:rPr>
          <w:rStyle w:val="CommentReference"/>
          <w:rFonts w:ascii="Aptos" w:eastAsiaTheme="minorHAnsi" w:hAnsi="Aptos" w:cstheme="minorBidi"/>
          <w:sz w:val="24"/>
          <w:szCs w:val="24"/>
        </w:rPr>
        <w:commentReference w:id="166"/>
      </w:r>
      <w:commentRangeEnd w:id="167"/>
      <w:r w:rsidR="00760C42">
        <w:rPr>
          <w:rStyle w:val="CommentReference"/>
          <w:rFonts w:ascii="Calibri" w:eastAsia="Calibri" w:hAnsi="Calibri" w:cs="Calibri"/>
          <w:lang w:eastAsia="en-GB"/>
        </w:rPr>
        <w:commentReference w:id="167"/>
      </w:r>
    </w:p>
    <w:p w14:paraId="51540D48" w14:textId="77777777" w:rsidR="00685F77" w:rsidRPr="00B51D40" w:rsidRDefault="00685F77" w:rsidP="00685F77">
      <w:pPr>
        <w:pStyle w:val="Untitledsubclause2"/>
        <w:rPr>
          <w:rFonts w:ascii="Aptos" w:hAnsi="Aptos"/>
          <w:sz w:val="24"/>
          <w:szCs w:val="24"/>
        </w:rPr>
      </w:pPr>
      <w:r w:rsidRPr="00B51D40">
        <w:rPr>
          <w:rFonts w:ascii="Aptos" w:hAnsi="Aptos"/>
          <w:sz w:val="24"/>
          <w:szCs w:val="24"/>
        </w:rPr>
        <w:t>the Supplier shall be entitled to charge for any reasonable expenses incurred in the performance of the Services.</w:t>
      </w:r>
    </w:p>
    <w:p w14:paraId="208E701B" w14:textId="77777777" w:rsidR="00685F77" w:rsidRPr="00B51D40" w:rsidRDefault="00685F77" w:rsidP="00685F77">
      <w:pPr>
        <w:pStyle w:val="Untitledsubclause1"/>
        <w:rPr>
          <w:rFonts w:ascii="Aptos" w:hAnsi="Aptos"/>
          <w:sz w:val="24"/>
          <w:szCs w:val="24"/>
        </w:rPr>
      </w:pPr>
      <w:bookmarkStart w:id="168" w:name="a209080"/>
      <w:bookmarkStart w:id="169" w:name="a405792"/>
      <w:r w:rsidRPr="00B51D40">
        <w:rPr>
          <w:rFonts w:ascii="Aptos" w:hAnsi="Aptos"/>
          <w:b/>
          <w:bCs/>
          <w:sz w:val="24"/>
          <w:szCs w:val="24"/>
        </w:rPr>
        <w:t>Delivery costs</w:t>
      </w:r>
      <w:r w:rsidRPr="00B51D40">
        <w:rPr>
          <w:rFonts w:ascii="Aptos" w:hAnsi="Aptos"/>
          <w:sz w:val="24"/>
          <w:szCs w:val="24"/>
        </w:rPr>
        <w:t>.  Unless otherwise agreed in writing, the price for any Goods shall be exclusive of all costs and charges of packaging, insurance, transport of the Goods, which shall be invoiced to the Customer.</w:t>
      </w:r>
      <w:bookmarkEnd w:id="168"/>
    </w:p>
    <w:p w14:paraId="136F7355" w14:textId="77777777" w:rsidR="00685F77" w:rsidRPr="00B51D40" w:rsidRDefault="00685F77" w:rsidP="00685F77">
      <w:pPr>
        <w:pStyle w:val="Untitledsubclause1"/>
        <w:rPr>
          <w:rFonts w:ascii="Aptos" w:hAnsi="Aptos"/>
          <w:sz w:val="24"/>
          <w:szCs w:val="24"/>
        </w:rPr>
      </w:pPr>
      <w:r w:rsidRPr="00B51D40">
        <w:rPr>
          <w:rFonts w:ascii="Aptos" w:hAnsi="Aptos"/>
          <w:b/>
          <w:bCs/>
          <w:sz w:val="24"/>
          <w:szCs w:val="24"/>
        </w:rPr>
        <w:t>Expenses</w:t>
      </w:r>
      <w:r w:rsidRPr="00B51D40">
        <w:rPr>
          <w:rFonts w:ascii="Aptos" w:hAnsi="Aptos"/>
          <w:sz w:val="24"/>
          <w:szCs w:val="24"/>
        </w:rPr>
        <w:t>. The Supplier shall be entitled, subject to the Customer’s prior written approval, to charge the Customer for any expenses reasonably incurred by the individuals whom the Supplier engages in connection with the Services including travelling expenses, hotel costs, subsistence and any associated expenses, and for the cost of services provided by third parties and required by the Supplier for the performance of the Services, and for the cost of any materials.</w:t>
      </w:r>
    </w:p>
    <w:p w14:paraId="35A84E35" w14:textId="61692524" w:rsidR="00685F77" w:rsidRPr="00B51D40" w:rsidRDefault="00685F77" w:rsidP="00685F77">
      <w:pPr>
        <w:pStyle w:val="Untitledsubclause1"/>
        <w:rPr>
          <w:rFonts w:ascii="Aptos" w:hAnsi="Aptos"/>
          <w:sz w:val="24"/>
          <w:szCs w:val="24"/>
        </w:rPr>
      </w:pPr>
      <w:r w:rsidRPr="00B51D40">
        <w:rPr>
          <w:rFonts w:ascii="Aptos" w:hAnsi="Aptos"/>
          <w:b/>
          <w:bCs/>
          <w:sz w:val="24"/>
          <w:szCs w:val="24"/>
        </w:rPr>
        <w:t>Ad hoc Services</w:t>
      </w:r>
      <w:r w:rsidRPr="00B51D40">
        <w:rPr>
          <w:rFonts w:ascii="Aptos" w:hAnsi="Aptos"/>
          <w:sz w:val="24"/>
          <w:szCs w:val="24"/>
        </w:rPr>
        <w:t xml:space="preserve">.  The Customer shall pay the Supplier for any ad hoc or additional work not covered by the </w:t>
      </w:r>
      <w:r w:rsidR="005F643A">
        <w:rPr>
          <w:rFonts w:ascii="Aptos" w:hAnsi="Aptos"/>
          <w:sz w:val="24"/>
          <w:szCs w:val="24"/>
        </w:rPr>
        <w:t>Order</w:t>
      </w:r>
      <w:r w:rsidRPr="00B51D40">
        <w:rPr>
          <w:rFonts w:ascii="Aptos" w:hAnsi="Aptos"/>
          <w:sz w:val="24"/>
          <w:szCs w:val="24"/>
        </w:rPr>
        <w:t xml:space="preserve">, provided that such work has been agreed in writing by the parties in advance. Such work shall be charged on a time and materials basis as set out in clause </w:t>
      </w:r>
      <w:r>
        <w:rPr>
          <w:rFonts w:ascii="Aptos" w:hAnsi="Aptos"/>
          <w:sz w:val="24"/>
          <w:szCs w:val="24"/>
        </w:rPr>
        <w:fldChar w:fldCharType="begin"/>
      </w:r>
      <w:r>
        <w:rPr>
          <w:rFonts w:ascii="Aptos" w:hAnsi="Aptos"/>
          <w:sz w:val="24"/>
          <w:szCs w:val="24"/>
        </w:rPr>
        <w:instrText xml:space="preserve"> REF _Ref205933275 \r \h </w:instrText>
      </w:r>
      <w:r>
        <w:rPr>
          <w:rFonts w:ascii="Aptos" w:hAnsi="Aptos"/>
          <w:sz w:val="24"/>
          <w:szCs w:val="24"/>
        </w:rPr>
      </w:r>
      <w:r>
        <w:rPr>
          <w:rFonts w:ascii="Aptos" w:hAnsi="Aptos"/>
          <w:sz w:val="24"/>
          <w:szCs w:val="24"/>
        </w:rPr>
        <w:fldChar w:fldCharType="separate"/>
      </w:r>
      <w:r w:rsidR="000866A5">
        <w:rPr>
          <w:rFonts w:ascii="Aptos" w:hAnsi="Aptos"/>
          <w:sz w:val="24"/>
          <w:szCs w:val="24"/>
        </w:rPr>
        <w:t>14.2</w:t>
      </w:r>
      <w:r>
        <w:rPr>
          <w:rFonts w:ascii="Aptos" w:hAnsi="Aptos"/>
          <w:sz w:val="24"/>
          <w:szCs w:val="24"/>
        </w:rPr>
        <w:fldChar w:fldCharType="end"/>
      </w:r>
      <w:r w:rsidRPr="00B51D40">
        <w:rPr>
          <w:rFonts w:ascii="Aptos" w:hAnsi="Aptos"/>
          <w:sz w:val="24"/>
          <w:szCs w:val="24"/>
        </w:rPr>
        <w:t xml:space="preserve">.  For the avoidance of doubt, the Customer shall not be liable for any charges not expressly agreed in writing or set out in </w:t>
      </w:r>
      <w:r>
        <w:rPr>
          <w:rFonts w:ascii="Aptos" w:hAnsi="Aptos"/>
          <w:sz w:val="24"/>
          <w:szCs w:val="24"/>
        </w:rPr>
        <w:t xml:space="preserve">the </w:t>
      </w:r>
      <w:r w:rsidR="005F643A">
        <w:rPr>
          <w:rFonts w:ascii="Aptos" w:hAnsi="Aptos"/>
          <w:sz w:val="24"/>
          <w:szCs w:val="24"/>
        </w:rPr>
        <w:t>Order</w:t>
      </w:r>
      <w:r w:rsidRPr="00B51D40">
        <w:rPr>
          <w:rFonts w:ascii="Aptos" w:hAnsi="Aptos"/>
          <w:sz w:val="24"/>
          <w:szCs w:val="24"/>
        </w:rPr>
        <w:t>.</w:t>
      </w:r>
    </w:p>
    <w:p w14:paraId="14CD284A" w14:textId="77777777" w:rsidR="00685F77" w:rsidRPr="00B51D40" w:rsidRDefault="00685F77" w:rsidP="00685F77">
      <w:pPr>
        <w:pStyle w:val="Untitledsubclause1"/>
        <w:rPr>
          <w:rFonts w:ascii="Aptos" w:hAnsi="Aptos"/>
          <w:sz w:val="24"/>
          <w:szCs w:val="24"/>
        </w:rPr>
      </w:pPr>
      <w:r w:rsidRPr="00B51D40">
        <w:rPr>
          <w:rFonts w:ascii="Aptos" w:hAnsi="Aptos"/>
          <w:b/>
          <w:bCs/>
          <w:sz w:val="24"/>
          <w:szCs w:val="24"/>
        </w:rPr>
        <w:t>Cancellation charges</w:t>
      </w:r>
      <w:r w:rsidRPr="00B51D40">
        <w:rPr>
          <w:rFonts w:ascii="Aptos" w:hAnsi="Aptos"/>
          <w:sz w:val="24"/>
          <w:szCs w:val="24"/>
        </w:rPr>
        <w:t xml:space="preserve">. If the Customer cancels a site visit by, or on behalf of, the Supplier with less than 48 hours' written notice, the Supplier shall have the right to charge the Customer, and the Customer shall pay, a minimum </w:t>
      </w:r>
      <w:proofErr w:type="gramStart"/>
      <w:r w:rsidRPr="00B51D40">
        <w:rPr>
          <w:rFonts w:ascii="Aptos" w:hAnsi="Aptos"/>
          <w:sz w:val="24"/>
          <w:szCs w:val="24"/>
        </w:rPr>
        <w:t>call</w:t>
      </w:r>
      <w:proofErr w:type="gramEnd"/>
      <w:r w:rsidRPr="00B51D40">
        <w:rPr>
          <w:rFonts w:ascii="Aptos" w:hAnsi="Aptos"/>
          <w:sz w:val="24"/>
          <w:szCs w:val="24"/>
        </w:rPr>
        <w:t xml:space="preserve"> out charge of not less than one day's labour at the rate applicable at the time of cancellation.   </w:t>
      </w:r>
      <w:bookmarkEnd w:id="169"/>
    </w:p>
    <w:p w14:paraId="1D8F5AFA" w14:textId="77777777" w:rsidR="00685F77" w:rsidRPr="00B51D40" w:rsidRDefault="00685F77" w:rsidP="00685F77">
      <w:pPr>
        <w:pStyle w:val="Untitledsubclause1"/>
        <w:rPr>
          <w:rFonts w:ascii="Aptos" w:hAnsi="Aptos"/>
          <w:sz w:val="24"/>
          <w:szCs w:val="24"/>
        </w:rPr>
      </w:pPr>
      <w:bookmarkStart w:id="170" w:name="_Ref205933323"/>
      <w:bookmarkStart w:id="171" w:name="a242701"/>
      <w:commentRangeStart w:id="172"/>
      <w:r w:rsidRPr="00B51D40">
        <w:rPr>
          <w:rFonts w:ascii="Aptos" w:hAnsi="Aptos"/>
          <w:b/>
          <w:bCs/>
          <w:sz w:val="24"/>
          <w:szCs w:val="24"/>
        </w:rPr>
        <w:t>Increases</w:t>
      </w:r>
      <w:commentRangeEnd w:id="172"/>
      <w:r w:rsidR="00CF12BF">
        <w:rPr>
          <w:rStyle w:val="CommentReference"/>
          <w:rFonts w:ascii="Calibri" w:eastAsia="Calibri" w:hAnsi="Calibri" w:cs="Calibri"/>
          <w:lang w:eastAsia="en-GB"/>
        </w:rPr>
        <w:commentReference w:id="172"/>
      </w:r>
      <w:r w:rsidRPr="00B51D40">
        <w:rPr>
          <w:rFonts w:ascii="Aptos" w:hAnsi="Aptos"/>
          <w:sz w:val="24"/>
          <w:szCs w:val="24"/>
        </w:rPr>
        <w:t>. The Supplier reserves the right to:</w:t>
      </w:r>
      <w:bookmarkEnd w:id="170"/>
      <w:r w:rsidRPr="00B51D40">
        <w:rPr>
          <w:rFonts w:ascii="Aptos" w:hAnsi="Aptos"/>
          <w:sz w:val="24"/>
          <w:szCs w:val="24"/>
        </w:rPr>
        <w:t xml:space="preserve"> </w:t>
      </w:r>
      <w:bookmarkEnd w:id="171"/>
    </w:p>
    <w:p w14:paraId="236FB489" w14:textId="50F82EDA" w:rsidR="00685F77" w:rsidRPr="00B51D40" w:rsidRDefault="00685F77" w:rsidP="00685F77">
      <w:pPr>
        <w:pStyle w:val="Untitledsubclause2"/>
        <w:rPr>
          <w:rFonts w:ascii="Aptos" w:hAnsi="Aptos"/>
          <w:sz w:val="24"/>
          <w:szCs w:val="24"/>
        </w:rPr>
      </w:pPr>
      <w:bookmarkStart w:id="173" w:name="a503924"/>
      <w:commentRangeStart w:id="174"/>
      <w:commentRangeStart w:id="175"/>
      <w:r w:rsidRPr="00B51D40">
        <w:rPr>
          <w:rFonts w:ascii="Aptos" w:hAnsi="Aptos"/>
          <w:sz w:val="24"/>
          <w:szCs w:val="24"/>
        </w:rPr>
        <w:t xml:space="preserve">increase the </w:t>
      </w:r>
      <w:r w:rsidR="00EC0390">
        <w:rPr>
          <w:rFonts w:ascii="Aptos" w:hAnsi="Aptos"/>
          <w:sz w:val="24"/>
          <w:szCs w:val="24"/>
        </w:rPr>
        <w:t>price for</w:t>
      </w:r>
      <w:r w:rsidRPr="00B51D40">
        <w:rPr>
          <w:rFonts w:ascii="Aptos" w:hAnsi="Aptos"/>
          <w:sz w:val="24"/>
          <w:szCs w:val="24"/>
        </w:rPr>
        <w:t xml:space="preserve"> the </w:t>
      </w:r>
      <w:r w:rsidR="00EC0390">
        <w:rPr>
          <w:rFonts w:ascii="Aptos" w:hAnsi="Aptos"/>
          <w:sz w:val="24"/>
          <w:szCs w:val="24"/>
        </w:rPr>
        <w:t xml:space="preserve">Goods and/or charges for the </w:t>
      </w:r>
      <w:r w:rsidRPr="00B51D40">
        <w:rPr>
          <w:rFonts w:ascii="Aptos" w:hAnsi="Aptos"/>
          <w:sz w:val="24"/>
          <w:szCs w:val="24"/>
        </w:rPr>
        <w:t xml:space="preserve">Services by giving the Customer </w:t>
      </w:r>
      <w:r w:rsidR="00CF12BF">
        <w:rPr>
          <w:rFonts w:ascii="Aptos" w:hAnsi="Aptos"/>
          <w:sz w:val="24"/>
          <w:szCs w:val="24"/>
        </w:rPr>
        <w:t xml:space="preserve">at least </w:t>
      </w:r>
      <w:r w:rsidR="00EC0390">
        <w:rPr>
          <w:rFonts w:ascii="Aptos" w:hAnsi="Aptos"/>
          <w:sz w:val="24"/>
          <w:szCs w:val="24"/>
        </w:rPr>
        <w:t>30</w:t>
      </w:r>
      <w:r w:rsidRPr="00B51D40">
        <w:rPr>
          <w:rFonts w:ascii="Aptos" w:hAnsi="Aptos"/>
          <w:sz w:val="24"/>
          <w:szCs w:val="24"/>
        </w:rPr>
        <w:t xml:space="preserve"> days’ written notice</w:t>
      </w:r>
      <w:commentRangeEnd w:id="174"/>
      <w:r>
        <w:rPr>
          <w:rStyle w:val="CommentReference"/>
          <w:rFonts w:asciiTheme="minorHAnsi" w:eastAsiaTheme="minorHAnsi" w:hAnsiTheme="minorHAnsi" w:cstheme="minorBidi"/>
        </w:rPr>
        <w:commentReference w:id="174"/>
      </w:r>
      <w:commentRangeEnd w:id="175"/>
      <w:r w:rsidR="00760C42">
        <w:rPr>
          <w:rStyle w:val="CommentReference"/>
          <w:rFonts w:ascii="Calibri" w:eastAsia="Calibri" w:hAnsi="Calibri" w:cs="Calibri"/>
          <w:lang w:eastAsia="en-GB"/>
        </w:rPr>
        <w:commentReference w:id="175"/>
      </w:r>
      <w:r w:rsidRPr="00B51D40">
        <w:rPr>
          <w:rFonts w:ascii="Aptos" w:hAnsi="Aptos"/>
          <w:sz w:val="24"/>
          <w:szCs w:val="24"/>
        </w:rPr>
        <w:t>, to reflect any increase in the cost of the Goods and/or Services to the Supplier that is due to:</w:t>
      </w:r>
      <w:bookmarkEnd w:id="173"/>
    </w:p>
    <w:p w14:paraId="4416EDB0" w14:textId="46598778" w:rsidR="00EC0390" w:rsidRDefault="00EC0390" w:rsidP="00685F77">
      <w:pPr>
        <w:pStyle w:val="Untitledsubclause3"/>
        <w:rPr>
          <w:rFonts w:ascii="Aptos" w:hAnsi="Aptos"/>
          <w:sz w:val="24"/>
          <w:szCs w:val="24"/>
        </w:rPr>
      </w:pPr>
      <w:r>
        <w:rPr>
          <w:rFonts w:ascii="Aptos" w:hAnsi="Aptos"/>
          <w:sz w:val="24"/>
          <w:szCs w:val="24"/>
        </w:rPr>
        <w:t xml:space="preserve">any Pass-Through </w:t>
      </w:r>
      <w:proofErr w:type="gramStart"/>
      <w:r>
        <w:rPr>
          <w:rFonts w:ascii="Aptos" w:hAnsi="Aptos"/>
          <w:sz w:val="24"/>
          <w:szCs w:val="24"/>
        </w:rPr>
        <w:t>Costs;</w:t>
      </w:r>
      <w:proofErr w:type="gramEnd"/>
    </w:p>
    <w:p w14:paraId="003A4F3F" w14:textId="35C7911E" w:rsidR="00685F77" w:rsidRPr="00B51D40" w:rsidRDefault="00685F77" w:rsidP="00685F77">
      <w:pPr>
        <w:pStyle w:val="Untitledsubclause3"/>
        <w:rPr>
          <w:rFonts w:ascii="Aptos" w:hAnsi="Aptos"/>
          <w:sz w:val="24"/>
          <w:szCs w:val="24"/>
        </w:rPr>
      </w:pPr>
      <w:r w:rsidRPr="00B51D40">
        <w:rPr>
          <w:rFonts w:ascii="Aptos" w:hAnsi="Aptos"/>
          <w:sz w:val="24"/>
          <w:szCs w:val="24"/>
        </w:rPr>
        <w:lastRenderedPageBreak/>
        <w:t xml:space="preserve">any change in delivery dates, quantities or specifications which is requested by the </w:t>
      </w:r>
      <w:proofErr w:type="gramStart"/>
      <w:r w:rsidRPr="00B51D40">
        <w:rPr>
          <w:rFonts w:ascii="Aptos" w:hAnsi="Aptos"/>
          <w:sz w:val="24"/>
          <w:szCs w:val="24"/>
        </w:rPr>
        <w:t>Customer;</w:t>
      </w:r>
      <w:proofErr w:type="gramEnd"/>
    </w:p>
    <w:p w14:paraId="57FED26B" w14:textId="77777777" w:rsidR="00685F77" w:rsidRPr="00B51D40" w:rsidRDefault="00685F77" w:rsidP="00685F77">
      <w:pPr>
        <w:pStyle w:val="Untitledsubclause3"/>
        <w:rPr>
          <w:rFonts w:ascii="Aptos" w:hAnsi="Aptos"/>
          <w:sz w:val="24"/>
          <w:szCs w:val="24"/>
        </w:rPr>
      </w:pPr>
      <w:r w:rsidRPr="00B51D40">
        <w:rPr>
          <w:rFonts w:ascii="Aptos" w:hAnsi="Aptos"/>
          <w:sz w:val="24"/>
          <w:szCs w:val="24"/>
        </w:rPr>
        <w:t xml:space="preserve">any delay caused by any instructions of the Customer or failure of the Customer to give the Supplier adequate information or instructions; or </w:t>
      </w:r>
    </w:p>
    <w:p w14:paraId="65DB24FE" w14:textId="77777777" w:rsidR="00685F77" w:rsidRDefault="00685F77" w:rsidP="00685F77">
      <w:pPr>
        <w:pStyle w:val="Untitledsubclause3"/>
        <w:rPr>
          <w:rFonts w:ascii="Aptos" w:hAnsi="Aptos"/>
          <w:sz w:val="24"/>
          <w:szCs w:val="24"/>
        </w:rPr>
      </w:pPr>
      <w:r w:rsidRPr="00B51D40">
        <w:rPr>
          <w:rFonts w:ascii="Aptos" w:hAnsi="Aptos"/>
          <w:sz w:val="24"/>
          <w:szCs w:val="24"/>
        </w:rPr>
        <w:t xml:space="preserve">any other material </w:t>
      </w:r>
      <w:proofErr w:type="gramStart"/>
      <w:r w:rsidRPr="00B51D40">
        <w:rPr>
          <w:rFonts w:ascii="Aptos" w:hAnsi="Aptos"/>
          <w:sz w:val="24"/>
          <w:szCs w:val="24"/>
        </w:rPr>
        <w:t>increase</w:t>
      </w:r>
      <w:proofErr w:type="gramEnd"/>
      <w:r w:rsidRPr="00B51D40">
        <w:rPr>
          <w:rFonts w:ascii="Aptos" w:hAnsi="Aptos"/>
          <w:sz w:val="24"/>
          <w:szCs w:val="24"/>
        </w:rPr>
        <w:t xml:space="preserve"> in cost incurred which is outside of the control of the Supplier;</w:t>
      </w:r>
    </w:p>
    <w:p w14:paraId="7714EF87" w14:textId="712A3D73" w:rsidR="00EC0390" w:rsidRPr="00DC3484" w:rsidRDefault="00EC0390" w:rsidP="00EC0390">
      <w:pPr>
        <w:pStyle w:val="Untitledsubclause2"/>
        <w:rPr>
          <w:rFonts w:ascii="Aptos" w:hAnsi="Aptos"/>
          <w:sz w:val="24"/>
          <w:szCs w:val="24"/>
        </w:rPr>
      </w:pPr>
      <w:bookmarkStart w:id="176" w:name="a980538"/>
      <w:bookmarkStart w:id="177" w:name="_Ref205933337"/>
      <w:r>
        <w:rPr>
          <w:rFonts w:ascii="Aptos" w:hAnsi="Aptos"/>
          <w:sz w:val="24"/>
          <w:szCs w:val="24"/>
        </w:rPr>
        <w:t xml:space="preserve">in addition to the circumstances in clause 14.7(a), </w:t>
      </w:r>
      <w:r w:rsidRPr="00DC3484">
        <w:rPr>
          <w:rFonts w:ascii="Aptos" w:hAnsi="Aptos"/>
          <w:sz w:val="24"/>
          <w:szCs w:val="24"/>
        </w:rPr>
        <w:t xml:space="preserve">increase the charges for </w:t>
      </w:r>
      <w:r w:rsidR="00CF12BF">
        <w:rPr>
          <w:rFonts w:ascii="Aptos" w:hAnsi="Aptos"/>
          <w:sz w:val="24"/>
          <w:szCs w:val="24"/>
        </w:rPr>
        <w:t>any</w:t>
      </w:r>
      <w:r w:rsidRPr="00DC3484">
        <w:rPr>
          <w:rFonts w:ascii="Aptos" w:hAnsi="Aptos"/>
          <w:sz w:val="24"/>
          <w:szCs w:val="24"/>
        </w:rPr>
        <w:t xml:space="preserve"> Services </w:t>
      </w:r>
      <w:commentRangeStart w:id="178"/>
      <w:r w:rsidRPr="00DC3484">
        <w:rPr>
          <w:rFonts w:ascii="Aptos" w:hAnsi="Aptos"/>
          <w:sz w:val="24"/>
          <w:szCs w:val="24"/>
        </w:rPr>
        <w:t>no more than once in any 12</w:t>
      </w:r>
      <w:r w:rsidR="002401EE">
        <w:rPr>
          <w:rFonts w:ascii="Aptos" w:hAnsi="Aptos"/>
          <w:sz w:val="24"/>
          <w:szCs w:val="24"/>
        </w:rPr>
        <w:t>-</w:t>
      </w:r>
      <w:r w:rsidRPr="00DC3484">
        <w:rPr>
          <w:rFonts w:ascii="Aptos" w:hAnsi="Aptos"/>
          <w:sz w:val="24"/>
          <w:szCs w:val="24"/>
        </w:rPr>
        <w:t xml:space="preserve">month </w:t>
      </w:r>
      <w:commentRangeEnd w:id="178"/>
      <w:r>
        <w:rPr>
          <w:rStyle w:val="CommentReference"/>
          <w:rFonts w:ascii="Calibri" w:eastAsia="Calibri" w:hAnsi="Calibri" w:cs="Calibri"/>
          <w:lang w:eastAsia="en-GB"/>
        </w:rPr>
        <w:commentReference w:id="178"/>
      </w:r>
      <w:r w:rsidRPr="00DC3484">
        <w:rPr>
          <w:rFonts w:ascii="Aptos" w:hAnsi="Aptos"/>
          <w:sz w:val="24"/>
          <w:szCs w:val="24"/>
        </w:rPr>
        <w:t xml:space="preserve">period by giving not less than thirty days’ written </w:t>
      </w:r>
      <w:proofErr w:type="gramStart"/>
      <w:r w:rsidRPr="00DC3484">
        <w:rPr>
          <w:rFonts w:ascii="Aptos" w:hAnsi="Aptos"/>
          <w:sz w:val="24"/>
          <w:szCs w:val="24"/>
        </w:rPr>
        <w:t>notice</w:t>
      </w:r>
      <w:bookmarkEnd w:id="176"/>
      <w:commentRangeStart w:id="179"/>
      <w:commentRangeStart w:id="180"/>
      <w:r w:rsidRPr="00DC3484">
        <w:rPr>
          <w:rFonts w:ascii="Aptos" w:hAnsi="Aptos"/>
          <w:sz w:val="24"/>
          <w:szCs w:val="24"/>
        </w:rPr>
        <w:t>;</w:t>
      </w:r>
      <w:commentRangeEnd w:id="179"/>
      <w:proofErr w:type="gramEnd"/>
      <w:r w:rsidRPr="00035388">
        <w:commentReference w:id="179"/>
      </w:r>
      <w:bookmarkEnd w:id="177"/>
      <w:commentRangeEnd w:id="180"/>
      <w:r>
        <w:rPr>
          <w:rStyle w:val="CommentReference"/>
          <w:rFonts w:ascii="Calibri" w:eastAsia="Calibri" w:hAnsi="Calibri" w:cs="Calibri"/>
          <w:lang w:eastAsia="en-GB"/>
        </w:rPr>
        <w:commentReference w:id="180"/>
      </w:r>
    </w:p>
    <w:p w14:paraId="47868935" w14:textId="20DAF7F4" w:rsidR="00685F77" w:rsidRPr="000234B1" w:rsidRDefault="00685F77" w:rsidP="00CF12BF">
      <w:pPr>
        <w:pStyle w:val="Untitledsubclause1"/>
        <w:numPr>
          <w:ilvl w:val="0"/>
          <w:numId w:val="0"/>
        </w:numPr>
        <w:ind w:left="720"/>
        <w:rPr>
          <w:rFonts w:ascii="Aptos" w:hAnsi="Aptos"/>
          <w:sz w:val="24"/>
          <w:szCs w:val="24"/>
        </w:rPr>
      </w:pPr>
      <w:commentRangeStart w:id="181"/>
      <w:r w:rsidRPr="00CF12BF">
        <w:rPr>
          <w:rFonts w:ascii="Aptos" w:hAnsi="Aptos"/>
          <w:sz w:val="24"/>
          <w:szCs w:val="24"/>
        </w:rPr>
        <w:t xml:space="preserve">provided that </w:t>
      </w:r>
      <w:r w:rsidR="00CF12BF" w:rsidRPr="00CF12BF">
        <w:rPr>
          <w:rFonts w:ascii="Aptos" w:hAnsi="Aptos"/>
          <w:sz w:val="24"/>
          <w:szCs w:val="24"/>
        </w:rPr>
        <w:t xml:space="preserve">if </w:t>
      </w:r>
      <w:r w:rsidR="002401EE">
        <w:rPr>
          <w:rFonts w:ascii="Aptos" w:hAnsi="Aptos"/>
          <w:sz w:val="24"/>
          <w:szCs w:val="24"/>
        </w:rPr>
        <w:t>any single</w:t>
      </w:r>
      <w:r w:rsidR="00CF12BF" w:rsidRPr="00CF12BF">
        <w:rPr>
          <w:rFonts w:ascii="Aptos" w:hAnsi="Aptos"/>
          <w:sz w:val="24"/>
          <w:szCs w:val="24"/>
        </w:rPr>
        <w:t xml:space="preserve"> increase of any part of an Order is greater than 10%, </w:t>
      </w:r>
      <w:r w:rsidRPr="00CF12BF">
        <w:rPr>
          <w:rFonts w:ascii="Aptos" w:hAnsi="Aptos"/>
          <w:sz w:val="24"/>
          <w:szCs w:val="24"/>
        </w:rPr>
        <w:t xml:space="preserve">the Customer shall be entitled to terminate the relevant </w:t>
      </w:r>
      <w:r w:rsidR="00CF12BF" w:rsidRPr="00CF12BF">
        <w:rPr>
          <w:rFonts w:ascii="Aptos" w:hAnsi="Aptos"/>
          <w:sz w:val="24"/>
          <w:szCs w:val="24"/>
        </w:rPr>
        <w:t xml:space="preserve">part of the </w:t>
      </w:r>
      <w:r w:rsidR="005F643A" w:rsidRPr="00CF12BF">
        <w:rPr>
          <w:rFonts w:ascii="Aptos" w:hAnsi="Aptos"/>
          <w:sz w:val="24"/>
          <w:szCs w:val="24"/>
        </w:rPr>
        <w:t>Order</w:t>
      </w:r>
      <w:r w:rsidRPr="00CF12BF">
        <w:rPr>
          <w:rFonts w:ascii="Aptos" w:hAnsi="Aptos"/>
          <w:sz w:val="24"/>
          <w:szCs w:val="24"/>
        </w:rPr>
        <w:t xml:space="preserve"> by providing written notice </w:t>
      </w:r>
      <w:r w:rsidR="00CF12BF" w:rsidRPr="00CF12BF">
        <w:rPr>
          <w:rFonts w:ascii="Aptos" w:hAnsi="Aptos"/>
          <w:sz w:val="24"/>
          <w:szCs w:val="24"/>
        </w:rPr>
        <w:t>to the Supplier within 14 days of receipt of the Supplier’s notice</w:t>
      </w:r>
      <w:r w:rsidRPr="00CF12BF">
        <w:rPr>
          <w:rFonts w:ascii="Aptos" w:hAnsi="Aptos"/>
          <w:sz w:val="24"/>
          <w:szCs w:val="24"/>
        </w:rPr>
        <w:t>.</w:t>
      </w:r>
      <w:commentRangeEnd w:id="181"/>
      <w:r w:rsidR="002401EE">
        <w:rPr>
          <w:rStyle w:val="CommentReference"/>
          <w:rFonts w:ascii="Calibri" w:eastAsia="Calibri" w:hAnsi="Calibri" w:cs="Calibri"/>
          <w:lang w:eastAsia="en-GB"/>
        </w:rPr>
        <w:commentReference w:id="181"/>
      </w:r>
    </w:p>
    <w:p w14:paraId="0F4A9CFC" w14:textId="77777777" w:rsidR="00685F77" w:rsidRPr="00B51D40" w:rsidRDefault="00685F77" w:rsidP="00685F77">
      <w:pPr>
        <w:pStyle w:val="Untitledsubclause1"/>
        <w:rPr>
          <w:rFonts w:ascii="Aptos" w:hAnsi="Aptos"/>
          <w:sz w:val="24"/>
          <w:szCs w:val="24"/>
        </w:rPr>
      </w:pPr>
      <w:bookmarkStart w:id="182" w:name="a735063"/>
      <w:commentRangeStart w:id="183"/>
      <w:commentRangeStart w:id="184"/>
      <w:r w:rsidRPr="00B51D40">
        <w:rPr>
          <w:rFonts w:ascii="Aptos" w:hAnsi="Aptos"/>
          <w:b/>
          <w:bCs/>
          <w:sz w:val="24"/>
          <w:szCs w:val="24"/>
        </w:rPr>
        <w:t>Invoicing after delivery of Goods</w:t>
      </w:r>
      <w:r w:rsidRPr="00B51D40">
        <w:rPr>
          <w:rFonts w:ascii="Aptos" w:hAnsi="Aptos"/>
          <w:sz w:val="24"/>
          <w:szCs w:val="24"/>
        </w:rPr>
        <w:t xml:space="preserve">. In respect of Goods, the Supplier shall invoice the Customer on or at any time after completion of delivery. </w:t>
      </w:r>
    </w:p>
    <w:p w14:paraId="3C752426" w14:textId="026DA14E" w:rsidR="00685F77" w:rsidRPr="00B51D40" w:rsidRDefault="00685F77" w:rsidP="00685F77">
      <w:pPr>
        <w:pStyle w:val="Untitledsubclause1"/>
        <w:rPr>
          <w:rFonts w:ascii="Aptos" w:hAnsi="Aptos"/>
          <w:sz w:val="24"/>
          <w:szCs w:val="24"/>
        </w:rPr>
      </w:pPr>
      <w:commentRangeStart w:id="185"/>
      <w:r w:rsidRPr="00B51D40">
        <w:rPr>
          <w:rFonts w:ascii="Aptos" w:hAnsi="Aptos"/>
          <w:b/>
          <w:bCs/>
          <w:sz w:val="24"/>
          <w:szCs w:val="24"/>
        </w:rPr>
        <w:t>Invoicing for Services</w:t>
      </w:r>
      <w:r w:rsidRPr="00B51D40">
        <w:rPr>
          <w:rFonts w:ascii="Aptos" w:hAnsi="Aptos"/>
          <w:sz w:val="24"/>
          <w:szCs w:val="24"/>
        </w:rPr>
        <w:t xml:space="preserve">. In respect of Services, the Supplier shall invoice the Customer monthly in </w:t>
      </w:r>
      <w:r w:rsidR="002401EE">
        <w:rPr>
          <w:rFonts w:ascii="Aptos" w:hAnsi="Aptos"/>
          <w:sz w:val="24"/>
          <w:szCs w:val="24"/>
        </w:rPr>
        <w:t>respect of any new Orders or renewals which took place within the previous month</w:t>
      </w:r>
      <w:r w:rsidRPr="00B51D40">
        <w:rPr>
          <w:rFonts w:ascii="Aptos" w:hAnsi="Aptos"/>
          <w:sz w:val="24"/>
          <w:szCs w:val="24"/>
        </w:rPr>
        <w:t xml:space="preserve">. </w:t>
      </w:r>
      <w:bookmarkEnd w:id="182"/>
      <w:commentRangeEnd w:id="183"/>
      <w:r w:rsidR="008F0AAA">
        <w:rPr>
          <w:rStyle w:val="CommentReference"/>
          <w:rFonts w:ascii="Calibri" w:eastAsia="Calibri" w:hAnsi="Calibri" w:cs="Calibri"/>
          <w:lang w:eastAsia="en-GB"/>
        </w:rPr>
        <w:commentReference w:id="183"/>
      </w:r>
      <w:commentRangeEnd w:id="184"/>
      <w:r w:rsidR="00760C42">
        <w:rPr>
          <w:rStyle w:val="CommentReference"/>
          <w:rFonts w:ascii="Calibri" w:eastAsia="Calibri" w:hAnsi="Calibri" w:cs="Calibri"/>
          <w:lang w:eastAsia="en-GB"/>
        </w:rPr>
        <w:commentReference w:id="184"/>
      </w:r>
      <w:commentRangeEnd w:id="185"/>
      <w:r w:rsidR="002401EE">
        <w:rPr>
          <w:rStyle w:val="CommentReference"/>
          <w:rFonts w:ascii="Calibri" w:eastAsia="Calibri" w:hAnsi="Calibri" w:cs="Calibri"/>
          <w:lang w:eastAsia="en-GB"/>
        </w:rPr>
        <w:commentReference w:id="185"/>
      </w:r>
    </w:p>
    <w:p w14:paraId="74F88CE9" w14:textId="77777777" w:rsidR="00685F77" w:rsidRPr="00B51D40" w:rsidRDefault="00685F77" w:rsidP="00685F77">
      <w:pPr>
        <w:pStyle w:val="Untitledsubclause1"/>
        <w:rPr>
          <w:rFonts w:ascii="Aptos" w:hAnsi="Aptos"/>
          <w:sz w:val="24"/>
          <w:szCs w:val="24"/>
        </w:rPr>
      </w:pPr>
      <w:bookmarkStart w:id="186" w:name="a341624"/>
      <w:r w:rsidRPr="00B51D40">
        <w:rPr>
          <w:rFonts w:ascii="Aptos" w:hAnsi="Aptos"/>
          <w:b/>
          <w:bCs/>
          <w:sz w:val="24"/>
          <w:szCs w:val="24"/>
        </w:rPr>
        <w:t>Payment terms</w:t>
      </w:r>
      <w:r w:rsidRPr="00B51D40">
        <w:rPr>
          <w:rFonts w:ascii="Aptos" w:hAnsi="Aptos"/>
          <w:sz w:val="24"/>
          <w:szCs w:val="24"/>
        </w:rPr>
        <w:t>. The Customer shall pay each invoice submitted by the Supplier:</w:t>
      </w:r>
      <w:bookmarkEnd w:id="186"/>
    </w:p>
    <w:p w14:paraId="7E42AEF1" w14:textId="77777777" w:rsidR="00685F77" w:rsidRPr="00B51D40" w:rsidRDefault="00685F77" w:rsidP="00685F77">
      <w:pPr>
        <w:pStyle w:val="Untitledsubclause2"/>
        <w:rPr>
          <w:rFonts w:ascii="Aptos" w:hAnsi="Aptos"/>
          <w:sz w:val="24"/>
          <w:szCs w:val="24"/>
        </w:rPr>
      </w:pPr>
      <w:bookmarkStart w:id="187" w:name="a543549"/>
      <w:r w:rsidRPr="00B51D40">
        <w:rPr>
          <w:rFonts w:ascii="Aptos" w:hAnsi="Aptos"/>
          <w:sz w:val="24"/>
          <w:szCs w:val="24"/>
        </w:rPr>
        <w:t>within 30 days of the date of the invoice; and</w:t>
      </w:r>
      <w:bookmarkEnd w:id="187"/>
    </w:p>
    <w:p w14:paraId="5F3E4DC2" w14:textId="77777777" w:rsidR="00685F77" w:rsidRPr="00B51D40" w:rsidRDefault="00685F77" w:rsidP="00685F77">
      <w:pPr>
        <w:pStyle w:val="Untitledsubclause2"/>
        <w:rPr>
          <w:rFonts w:ascii="Aptos" w:hAnsi="Aptos"/>
          <w:sz w:val="24"/>
          <w:szCs w:val="24"/>
        </w:rPr>
      </w:pPr>
      <w:bookmarkStart w:id="188" w:name="a357922"/>
      <w:r w:rsidRPr="00B51D40">
        <w:rPr>
          <w:rFonts w:ascii="Aptos" w:hAnsi="Aptos"/>
          <w:sz w:val="24"/>
          <w:szCs w:val="24"/>
        </w:rPr>
        <w:t>in full and in cleared funds to a bank account nominated in writing by the Supplier, and</w:t>
      </w:r>
      <w:bookmarkEnd w:id="188"/>
    </w:p>
    <w:p w14:paraId="7439EF34" w14:textId="57353BD1" w:rsidR="00685F77" w:rsidRPr="00B51D40" w:rsidRDefault="00685F77" w:rsidP="00685F77">
      <w:pPr>
        <w:pStyle w:val="Untitledsubclause2"/>
        <w:numPr>
          <w:ilvl w:val="0"/>
          <w:numId w:val="0"/>
        </w:numPr>
        <w:ind w:left="994"/>
        <w:rPr>
          <w:rFonts w:ascii="Aptos" w:hAnsi="Aptos"/>
          <w:sz w:val="24"/>
          <w:szCs w:val="24"/>
        </w:rPr>
      </w:pPr>
      <w:r w:rsidRPr="00B51D40">
        <w:rPr>
          <w:rFonts w:ascii="Aptos" w:hAnsi="Aptos"/>
          <w:sz w:val="24"/>
          <w:szCs w:val="24"/>
        </w:rPr>
        <w:t xml:space="preserve">time for payment shall be of the essence of the </w:t>
      </w:r>
      <w:r w:rsidR="005F643A">
        <w:rPr>
          <w:rFonts w:ascii="Aptos" w:hAnsi="Aptos"/>
          <w:sz w:val="24"/>
          <w:szCs w:val="24"/>
        </w:rPr>
        <w:t>Order</w:t>
      </w:r>
      <w:r w:rsidRPr="00B51D40">
        <w:rPr>
          <w:rFonts w:ascii="Aptos" w:hAnsi="Aptos"/>
          <w:sz w:val="24"/>
          <w:szCs w:val="24"/>
        </w:rPr>
        <w:t>.</w:t>
      </w:r>
    </w:p>
    <w:p w14:paraId="6D9A9506" w14:textId="566A5AEA" w:rsidR="00685F77" w:rsidRPr="00B51D40" w:rsidRDefault="00685F77" w:rsidP="00685F77">
      <w:pPr>
        <w:pStyle w:val="Untitledsubclause1"/>
        <w:rPr>
          <w:rFonts w:ascii="Aptos" w:hAnsi="Aptos"/>
          <w:sz w:val="24"/>
          <w:szCs w:val="24"/>
        </w:rPr>
      </w:pPr>
      <w:r w:rsidRPr="00B51D40">
        <w:rPr>
          <w:rFonts w:ascii="Aptos" w:hAnsi="Aptos"/>
          <w:b/>
          <w:bCs/>
          <w:sz w:val="24"/>
          <w:szCs w:val="24"/>
        </w:rPr>
        <w:t>Payment in instalments</w:t>
      </w:r>
      <w:r w:rsidRPr="00B51D40">
        <w:rPr>
          <w:rFonts w:ascii="Aptos" w:hAnsi="Aptos"/>
          <w:sz w:val="24"/>
          <w:szCs w:val="24"/>
        </w:rPr>
        <w:t xml:space="preserve">. The charges shall be payable in any instalments set out in </w:t>
      </w:r>
      <w:r>
        <w:rPr>
          <w:rFonts w:ascii="Aptos" w:hAnsi="Aptos"/>
          <w:sz w:val="24"/>
          <w:szCs w:val="24"/>
        </w:rPr>
        <w:t xml:space="preserve">the </w:t>
      </w:r>
      <w:r w:rsidR="005F643A">
        <w:rPr>
          <w:rFonts w:ascii="Aptos" w:hAnsi="Aptos"/>
          <w:sz w:val="24"/>
          <w:szCs w:val="24"/>
        </w:rPr>
        <w:t>Order</w:t>
      </w:r>
      <w:r w:rsidRPr="00B51D40">
        <w:rPr>
          <w:rFonts w:ascii="Aptos" w:hAnsi="Aptos"/>
          <w:sz w:val="24"/>
          <w:szCs w:val="24"/>
        </w:rPr>
        <w:t>, or otherwise monthly in advance.</w:t>
      </w:r>
    </w:p>
    <w:p w14:paraId="5E540030" w14:textId="1B163016" w:rsidR="00685F77" w:rsidRPr="00B51D40" w:rsidRDefault="00685F77" w:rsidP="00685F77">
      <w:pPr>
        <w:pStyle w:val="Untitledsubclause1"/>
        <w:rPr>
          <w:rFonts w:ascii="Aptos" w:hAnsi="Aptos"/>
          <w:sz w:val="24"/>
          <w:szCs w:val="24"/>
        </w:rPr>
      </w:pPr>
      <w:r w:rsidRPr="00B51D40">
        <w:rPr>
          <w:rFonts w:ascii="Aptos" w:hAnsi="Aptos"/>
          <w:b/>
          <w:bCs/>
          <w:sz w:val="24"/>
          <w:szCs w:val="24"/>
        </w:rPr>
        <w:t>Direct debit</w:t>
      </w:r>
      <w:r w:rsidRPr="00B51D40">
        <w:rPr>
          <w:rFonts w:ascii="Aptos" w:hAnsi="Aptos"/>
          <w:sz w:val="24"/>
          <w:szCs w:val="24"/>
        </w:rPr>
        <w:t xml:space="preserve">. Unless otherwise agreed in </w:t>
      </w:r>
      <w:r>
        <w:rPr>
          <w:rFonts w:ascii="Aptos" w:hAnsi="Aptos"/>
          <w:sz w:val="24"/>
          <w:szCs w:val="24"/>
        </w:rPr>
        <w:t xml:space="preserve">the </w:t>
      </w:r>
      <w:r w:rsidR="005F643A">
        <w:rPr>
          <w:rFonts w:ascii="Aptos" w:hAnsi="Aptos"/>
          <w:sz w:val="24"/>
          <w:szCs w:val="24"/>
        </w:rPr>
        <w:t>Order</w:t>
      </w:r>
      <w:r w:rsidRPr="00B51D40">
        <w:rPr>
          <w:rFonts w:ascii="Aptos" w:hAnsi="Aptos"/>
          <w:sz w:val="24"/>
          <w:szCs w:val="24"/>
        </w:rPr>
        <w:t>, the Customer agrees to pay all charges via direct debit. The Customer shall complete and maintain a valid direct debit mandate in favour of the Supplier. Payments shall be collected automatically on or around the due date stated on the relevant invoice or as otherwise agreed. The Customer shall ensure that sufficient funds are available to meet each payment.</w:t>
      </w:r>
    </w:p>
    <w:p w14:paraId="579818C3" w14:textId="5B3F14B9" w:rsidR="00685F77" w:rsidRPr="00B51D40" w:rsidRDefault="00685F77" w:rsidP="00685F77">
      <w:pPr>
        <w:pStyle w:val="Untitledsubclause1"/>
        <w:rPr>
          <w:rFonts w:ascii="Aptos" w:hAnsi="Aptos"/>
          <w:sz w:val="24"/>
          <w:szCs w:val="24"/>
        </w:rPr>
      </w:pPr>
      <w:bookmarkStart w:id="189" w:name="a939778"/>
      <w:r w:rsidRPr="00B51D40">
        <w:rPr>
          <w:rFonts w:ascii="Aptos" w:hAnsi="Aptos"/>
          <w:b/>
          <w:bCs/>
          <w:sz w:val="24"/>
          <w:szCs w:val="24"/>
        </w:rPr>
        <w:t>VAT</w:t>
      </w:r>
      <w:r w:rsidRPr="00B51D40">
        <w:rPr>
          <w:rFonts w:ascii="Aptos" w:hAnsi="Aptos"/>
          <w:sz w:val="24"/>
          <w:szCs w:val="24"/>
        </w:rPr>
        <w:t xml:space="preserve">. All amounts payable by the Customer under the </w:t>
      </w:r>
      <w:r w:rsidR="005F643A">
        <w:rPr>
          <w:rFonts w:ascii="Aptos" w:hAnsi="Aptos"/>
          <w:sz w:val="24"/>
          <w:szCs w:val="24"/>
        </w:rPr>
        <w:t>Order</w:t>
      </w:r>
      <w:r w:rsidRPr="00B51D40">
        <w:rPr>
          <w:rFonts w:ascii="Aptos" w:hAnsi="Aptos"/>
          <w:sz w:val="24"/>
          <w:szCs w:val="24"/>
        </w:rPr>
        <w:t xml:space="preserve"> are exclusive of amounts in respect of value added tax chargeable from time to time (</w:t>
      </w:r>
      <w:r w:rsidRPr="00B51D40">
        <w:rPr>
          <w:rStyle w:val="DefTerm"/>
          <w:rFonts w:ascii="Aptos" w:hAnsi="Aptos"/>
          <w:sz w:val="24"/>
          <w:szCs w:val="24"/>
        </w:rPr>
        <w:t>VAT</w:t>
      </w:r>
      <w:r w:rsidRPr="00B51D40">
        <w:rPr>
          <w:rFonts w:ascii="Aptos" w:hAnsi="Aptos"/>
          <w:sz w:val="24"/>
          <w:szCs w:val="24"/>
        </w:rPr>
        <w:t xml:space="preserve">). Where any taxable supply for VAT purposes is made under the </w:t>
      </w:r>
      <w:r w:rsidR="005F643A">
        <w:rPr>
          <w:rFonts w:ascii="Aptos" w:hAnsi="Aptos"/>
          <w:sz w:val="24"/>
          <w:szCs w:val="24"/>
        </w:rPr>
        <w:t>Order</w:t>
      </w:r>
      <w:r w:rsidRPr="00B51D40">
        <w:rPr>
          <w:rFonts w:ascii="Aptos" w:hAnsi="Aptos"/>
          <w:sz w:val="24"/>
          <w:szCs w:val="24"/>
        </w:rPr>
        <w:t xml:space="preserve"> by the Supplier to the Customer, the Customer shall, on receipt of a valid VAT invoice from the Supplier, pay to the Supplier such additional amounts in respect of VAT as are chargeable on the supply of the Services or Goods or both, as applicable, at the same time as payment is due for the supply of the Services or Goods.</w:t>
      </w:r>
      <w:bookmarkEnd w:id="189"/>
    </w:p>
    <w:p w14:paraId="00FADD31" w14:textId="4B6C1932" w:rsidR="00685F77" w:rsidRPr="00B51D40" w:rsidRDefault="00685F77" w:rsidP="00685F77">
      <w:pPr>
        <w:pStyle w:val="Untitledsubclause1"/>
        <w:rPr>
          <w:rFonts w:ascii="Aptos" w:hAnsi="Aptos"/>
          <w:sz w:val="24"/>
          <w:szCs w:val="24"/>
        </w:rPr>
      </w:pPr>
      <w:bookmarkStart w:id="190" w:name="a213448"/>
      <w:r w:rsidRPr="00B51D40">
        <w:rPr>
          <w:rFonts w:ascii="Aptos" w:hAnsi="Aptos"/>
          <w:b/>
          <w:bCs/>
          <w:sz w:val="24"/>
          <w:szCs w:val="24"/>
        </w:rPr>
        <w:lastRenderedPageBreak/>
        <w:t>Interest</w:t>
      </w:r>
      <w:r w:rsidRPr="00B51D40">
        <w:rPr>
          <w:rFonts w:ascii="Aptos" w:hAnsi="Aptos"/>
          <w:sz w:val="24"/>
          <w:szCs w:val="24"/>
        </w:rPr>
        <w:t xml:space="preserve">  If the Customer fails to make a payment due to the Supplier under the </w:t>
      </w:r>
      <w:r w:rsidR="005F643A">
        <w:rPr>
          <w:rFonts w:ascii="Aptos" w:hAnsi="Aptos"/>
          <w:sz w:val="24"/>
          <w:szCs w:val="24"/>
        </w:rPr>
        <w:t>Order</w:t>
      </w:r>
      <w:r w:rsidRPr="00B51D40">
        <w:rPr>
          <w:rFonts w:ascii="Aptos" w:hAnsi="Aptos"/>
          <w:sz w:val="24"/>
          <w:szCs w:val="24"/>
        </w:rPr>
        <w:t xml:space="preserve"> by the due date, then, without limiting the Supplier's remedies under </w:t>
      </w:r>
      <w:r w:rsidRPr="00B51D40">
        <w:rPr>
          <w:rFonts w:ascii="Aptos" w:hAnsi="Aptos"/>
          <w:sz w:val="24"/>
          <w:szCs w:val="24"/>
        </w:rPr>
        <w:fldChar w:fldCharType="begin"/>
      </w:r>
      <w:r w:rsidRPr="00B51D40">
        <w:rPr>
          <w:rFonts w:ascii="Aptos" w:hAnsi="Aptos"/>
          <w:sz w:val="24"/>
          <w:szCs w:val="24"/>
        </w:rPr>
        <w:instrText>PAGEREF a151117\# "'clause '"  \h</w:instrText>
      </w:r>
      <w:r w:rsidRPr="00B51D40">
        <w:rPr>
          <w:rFonts w:ascii="Aptos" w:hAnsi="Aptos"/>
          <w:sz w:val="24"/>
          <w:szCs w:val="24"/>
        </w:rPr>
      </w:r>
      <w:r w:rsidRPr="00B51D40">
        <w:rPr>
          <w:rFonts w:ascii="Aptos" w:hAnsi="Aptos"/>
          <w:sz w:val="24"/>
          <w:szCs w:val="24"/>
        </w:rPr>
        <w:fldChar w:fldCharType="separate"/>
      </w:r>
      <w:r w:rsidR="000866A5" w:rsidRPr="00B51D40">
        <w:rPr>
          <w:rFonts w:ascii="Aptos" w:hAnsi="Aptos"/>
          <w:noProof/>
          <w:sz w:val="24"/>
          <w:szCs w:val="24"/>
        </w:rPr>
        <w:t xml:space="preserve">clause </w:t>
      </w:r>
      <w:r w:rsidRPr="00B51D40">
        <w:rPr>
          <w:rFonts w:ascii="Aptos" w:hAnsi="Aptos"/>
          <w:sz w:val="24"/>
          <w:szCs w:val="24"/>
        </w:rPr>
        <w:fldChar w:fldCharType="end"/>
      </w:r>
      <w:r w:rsidRPr="00B51D40">
        <w:rPr>
          <w:rFonts w:ascii="Aptos" w:hAnsi="Aptos"/>
          <w:sz w:val="24"/>
          <w:szCs w:val="24"/>
        </w:rPr>
        <w:fldChar w:fldCharType="begin"/>
      </w:r>
      <w:r w:rsidRPr="00B51D40">
        <w:rPr>
          <w:rFonts w:ascii="Aptos" w:hAnsi="Aptos"/>
          <w:sz w:val="24"/>
          <w:szCs w:val="24"/>
          <w:highlight w:val="lightGray"/>
        </w:rPr>
        <w:instrText>REF a151117 \h \w</w:instrText>
      </w:r>
      <w:r w:rsidRPr="00B51D40">
        <w:rPr>
          <w:rFonts w:ascii="Aptos" w:hAnsi="Aptos"/>
          <w:sz w:val="24"/>
          <w:szCs w:val="24"/>
        </w:rPr>
        <w:instrText xml:space="preserve"> \* MERGEFORMAT </w:instrText>
      </w:r>
      <w:r w:rsidRPr="00B51D40">
        <w:rPr>
          <w:rFonts w:ascii="Aptos" w:hAnsi="Aptos"/>
          <w:sz w:val="24"/>
          <w:szCs w:val="24"/>
        </w:rPr>
      </w:r>
      <w:r w:rsidRPr="00B51D40">
        <w:rPr>
          <w:rFonts w:ascii="Aptos" w:hAnsi="Aptos"/>
          <w:sz w:val="24"/>
          <w:szCs w:val="24"/>
        </w:rPr>
        <w:fldChar w:fldCharType="separate"/>
      </w:r>
      <w:r w:rsidR="000866A5">
        <w:rPr>
          <w:rFonts w:ascii="Aptos" w:hAnsi="Aptos"/>
          <w:sz w:val="24"/>
          <w:szCs w:val="24"/>
          <w:highlight w:val="lightGray"/>
        </w:rPr>
        <w:t>20</w:t>
      </w:r>
      <w:r w:rsidRPr="00B51D40">
        <w:rPr>
          <w:rFonts w:ascii="Aptos" w:hAnsi="Aptos"/>
          <w:sz w:val="24"/>
          <w:szCs w:val="24"/>
        </w:rPr>
        <w:fldChar w:fldCharType="end"/>
      </w:r>
      <w:r w:rsidRPr="00B51D40">
        <w:rPr>
          <w:rFonts w:ascii="Aptos" w:hAnsi="Aptos"/>
          <w:sz w:val="24"/>
          <w:szCs w:val="24"/>
        </w:rPr>
        <w:t xml:space="preserve">, the Customer shall pay interest on the overdue sum from the due date until payment of the overdue sum, whether before or after judgment. Interest under this </w:t>
      </w:r>
      <w:r w:rsidRPr="00B51D40">
        <w:rPr>
          <w:rFonts w:ascii="Aptos" w:hAnsi="Aptos"/>
          <w:sz w:val="24"/>
          <w:szCs w:val="24"/>
        </w:rPr>
        <w:fldChar w:fldCharType="begin"/>
      </w:r>
      <w:r w:rsidRPr="00B51D40">
        <w:rPr>
          <w:rFonts w:ascii="Aptos" w:hAnsi="Aptos"/>
          <w:sz w:val="24"/>
          <w:szCs w:val="24"/>
        </w:rPr>
        <w:instrText>PAGEREF a213448\# "'clause '"  \h</w:instrText>
      </w:r>
      <w:r w:rsidRPr="00B51D40">
        <w:rPr>
          <w:rFonts w:ascii="Aptos" w:hAnsi="Aptos"/>
          <w:sz w:val="24"/>
          <w:szCs w:val="24"/>
        </w:rPr>
      </w:r>
      <w:r w:rsidRPr="00B51D40">
        <w:rPr>
          <w:rFonts w:ascii="Aptos" w:hAnsi="Aptos"/>
          <w:sz w:val="24"/>
          <w:szCs w:val="24"/>
        </w:rPr>
        <w:fldChar w:fldCharType="separate"/>
      </w:r>
      <w:r w:rsidR="000866A5" w:rsidRPr="00B51D40">
        <w:rPr>
          <w:rFonts w:ascii="Aptos" w:hAnsi="Aptos"/>
          <w:noProof/>
          <w:sz w:val="24"/>
          <w:szCs w:val="24"/>
        </w:rPr>
        <w:t xml:space="preserve">clause </w:t>
      </w:r>
      <w:r w:rsidRPr="00B51D40">
        <w:rPr>
          <w:rFonts w:ascii="Aptos" w:hAnsi="Aptos"/>
          <w:sz w:val="24"/>
          <w:szCs w:val="24"/>
        </w:rPr>
        <w:fldChar w:fldCharType="end"/>
      </w:r>
      <w:r w:rsidRPr="00B51D40">
        <w:rPr>
          <w:rFonts w:ascii="Aptos" w:hAnsi="Aptos"/>
          <w:sz w:val="24"/>
          <w:szCs w:val="24"/>
        </w:rPr>
        <w:fldChar w:fldCharType="begin"/>
      </w:r>
      <w:r w:rsidRPr="00B51D40">
        <w:rPr>
          <w:rFonts w:ascii="Aptos" w:hAnsi="Aptos"/>
          <w:sz w:val="24"/>
          <w:szCs w:val="24"/>
          <w:highlight w:val="lightGray"/>
        </w:rPr>
        <w:instrText>REF a213448 \h \w</w:instrText>
      </w:r>
      <w:r w:rsidRPr="00B51D40">
        <w:rPr>
          <w:rFonts w:ascii="Aptos" w:hAnsi="Aptos"/>
          <w:sz w:val="24"/>
          <w:szCs w:val="24"/>
        </w:rPr>
        <w:instrText xml:space="preserve"> \* MERGEFORMAT </w:instrText>
      </w:r>
      <w:r w:rsidRPr="00B51D40">
        <w:rPr>
          <w:rFonts w:ascii="Aptos" w:hAnsi="Aptos"/>
          <w:sz w:val="24"/>
          <w:szCs w:val="24"/>
        </w:rPr>
      </w:r>
      <w:r w:rsidRPr="00B51D40">
        <w:rPr>
          <w:rFonts w:ascii="Aptos" w:hAnsi="Aptos"/>
          <w:sz w:val="24"/>
          <w:szCs w:val="24"/>
        </w:rPr>
        <w:fldChar w:fldCharType="separate"/>
      </w:r>
      <w:r w:rsidR="000866A5">
        <w:rPr>
          <w:rFonts w:ascii="Aptos" w:hAnsi="Aptos"/>
          <w:sz w:val="24"/>
          <w:szCs w:val="24"/>
          <w:highlight w:val="lightGray"/>
        </w:rPr>
        <w:t>14.14</w:t>
      </w:r>
      <w:r w:rsidRPr="00B51D40">
        <w:rPr>
          <w:rFonts w:ascii="Aptos" w:hAnsi="Aptos"/>
          <w:sz w:val="24"/>
          <w:szCs w:val="24"/>
        </w:rPr>
        <w:fldChar w:fldCharType="end"/>
      </w:r>
      <w:r w:rsidRPr="00B51D40">
        <w:rPr>
          <w:rFonts w:ascii="Aptos" w:hAnsi="Aptos"/>
          <w:sz w:val="24"/>
          <w:szCs w:val="24"/>
        </w:rPr>
        <w:t xml:space="preserve"> will accrue each day at </w:t>
      </w:r>
      <w:r>
        <w:rPr>
          <w:rFonts w:ascii="Aptos" w:hAnsi="Aptos"/>
          <w:sz w:val="24"/>
          <w:szCs w:val="24"/>
        </w:rPr>
        <w:t>8</w:t>
      </w:r>
      <w:r w:rsidRPr="00B51D40">
        <w:rPr>
          <w:rFonts w:ascii="Aptos" w:hAnsi="Aptos"/>
          <w:sz w:val="24"/>
          <w:szCs w:val="24"/>
        </w:rPr>
        <w:t xml:space="preserve">% a year above the Bank of England's base rate from time to time, but at </w:t>
      </w:r>
      <w:r>
        <w:rPr>
          <w:rFonts w:ascii="Aptos" w:hAnsi="Aptos"/>
          <w:sz w:val="24"/>
          <w:szCs w:val="24"/>
        </w:rPr>
        <w:t>8</w:t>
      </w:r>
      <w:r w:rsidRPr="00B51D40">
        <w:rPr>
          <w:rFonts w:ascii="Aptos" w:hAnsi="Aptos"/>
          <w:sz w:val="24"/>
          <w:szCs w:val="24"/>
        </w:rPr>
        <w:t>% a year for any period when that base rate is below 0%.</w:t>
      </w:r>
      <w:bookmarkEnd w:id="190"/>
    </w:p>
    <w:p w14:paraId="330446F1" w14:textId="62448CBF" w:rsidR="00685F77" w:rsidRPr="00B51D40" w:rsidRDefault="00685F77" w:rsidP="00685F77">
      <w:pPr>
        <w:pStyle w:val="Untitledsubclause1"/>
        <w:rPr>
          <w:rFonts w:ascii="Aptos" w:hAnsi="Aptos"/>
          <w:sz w:val="24"/>
          <w:szCs w:val="24"/>
        </w:rPr>
      </w:pPr>
      <w:bookmarkStart w:id="191" w:name="a822283"/>
      <w:r w:rsidRPr="00B51D40">
        <w:rPr>
          <w:rFonts w:ascii="Aptos" w:hAnsi="Aptos"/>
          <w:b/>
          <w:bCs/>
          <w:sz w:val="24"/>
          <w:szCs w:val="24"/>
        </w:rPr>
        <w:t>No withholding</w:t>
      </w:r>
      <w:r w:rsidRPr="00B51D40">
        <w:rPr>
          <w:rFonts w:ascii="Aptos" w:hAnsi="Aptos"/>
          <w:sz w:val="24"/>
          <w:szCs w:val="24"/>
        </w:rPr>
        <w:t xml:space="preserve">. All amounts due from the Customer under the </w:t>
      </w:r>
      <w:r w:rsidR="005F643A">
        <w:rPr>
          <w:rFonts w:ascii="Aptos" w:hAnsi="Aptos"/>
          <w:sz w:val="24"/>
          <w:szCs w:val="24"/>
        </w:rPr>
        <w:t>Order</w:t>
      </w:r>
      <w:r w:rsidRPr="00B51D40">
        <w:rPr>
          <w:rFonts w:ascii="Aptos" w:hAnsi="Aptos"/>
          <w:sz w:val="24"/>
          <w:szCs w:val="24"/>
        </w:rPr>
        <w:t xml:space="preserve"> shall be paid in full without any set-off, counterclaim, deduction or withholding (other than any deduction or withholding of tax as required by law).</w:t>
      </w:r>
      <w:bookmarkEnd w:id="191"/>
      <w:r w:rsidRPr="00B51D40">
        <w:rPr>
          <w:rFonts w:ascii="Aptos" w:hAnsi="Aptos"/>
          <w:sz w:val="24"/>
          <w:szCs w:val="24"/>
        </w:rPr>
        <w:t xml:space="preserve">  The Supplier may at any time, without notice to the Customer, set off any liability of the Customer to the Supplier against any liability of the Supplier to the Customer, whether either liability is present or future, liquidated or unliquidated, and </w:t>
      </w:r>
      <w:proofErr w:type="gramStart"/>
      <w:r w:rsidRPr="00B51D40">
        <w:rPr>
          <w:rFonts w:ascii="Aptos" w:hAnsi="Aptos"/>
          <w:sz w:val="24"/>
          <w:szCs w:val="24"/>
        </w:rPr>
        <w:t>whether or not</w:t>
      </w:r>
      <w:proofErr w:type="gramEnd"/>
      <w:r w:rsidRPr="00B51D40">
        <w:rPr>
          <w:rFonts w:ascii="Aptos" w:hAnsi="Aptos"/>
          <w:sz w:val="24"/>
          <w:szCs w:val="24"/>
        </w:rPr>
        <w:t xml:space="preserve"> either liability arises under the </w:t>
      </w:r>
      <w:r w:rsidR="005F643A">
        <w:rPr>
          <w:rFonts w:ascii="Aptos" w:hAnsi="Aptos"/>
          <w:sz w:val="24"/>
          <w:szCs w:val="24"/>
        </w:rPr>
        <w:t>Order</w:t>
      </w:r>
      <w:r w:rsidRPr="00B51D40">
        <w:rPr>
          <w:rFonts w:ascii="Aptos" w:hAnsi="Aptos"/>
          <w:sz w:val="24"/>
          <w:szCs w:val="24"/>
        </w:rPr>
        <w:t>.</w:t>
      </w:r>
    </w:p>
    <w:p w14:paraId="4622507C" w14:textId="77777777" w:rsidR="00685F77" w:rsidRPr="00B51D40" w:rsidRDefault="00685F77" w:rsidP="00685F77">
      <w:pPr>
        <w:pStyle w:val="TitleClause"/>
        <w:rPr>
          <w:rFonts w:ascii="Aptos" w:hAnsi="Aptos"/>
          <w:sz w:val="24"/>
          <w:szCs w:val="24"/>
        </w:rPr>
      </w:pPr>
      <w:r w:rsidRPr="00B51D40">
        <w:rPr>
          <w:rFonts w:ascii="Aptos" w:hAnsi="Aptos"/>
          <w:sz w:val="24"/>
          <w:szCs w:val="24"/>
        </w:rPr>
        <w:t>Changes to Services</w:t>
      </w:r>
    </w:p>
    <w:p w14:paraId="2D768E96" w14:textId="77777777" w:rsidR="00685F77" w:rsidRDefault="00685F77" w:rsidP="00685F77">
      <w:pPr>
        <w:pStyle w:val="Untitledsubclause1"/>
        <w:rPr>
          <w:rFonts w:ascii="Aptos" w:hAnsi="Aptos"/>
          <w:sz w:val="24"/>
          <w:szCs w:val="24"/>
        </w:rPr>
      </w:pPr>
      <w:commentRangeStart w:id="192"/>
      <w:r w:rsidRPr="00B51D40">
        <w:rPr>
          <w:rFonts w:ascii="Aptos" w:hAnsi="Aptos"/>
          <w:sz w:val="24"/>
          <w:szCs w:val="24"/>
        </w:rPr>
        <w:t>The Customer may request changes to the scope or nature of the Services. The Supplier shall respond within a reasonable time and may propose revised Charges or timelines. Changes shall not be effective unless agreed in writing.</w:t>
      </w:r>
      <w:commentRangeEnd w:id="192"/>
      <w:r w:rsidRPr="00B51D40">
        <w:rPr>
          <w:rStyle w:val="CommentReference"/>
          <w:rFonts w:ascii="Aptos" w:eastAsiaTheme="minorHAnsi" w:hAnsi="Aptos" w:cstheme="minorBidi"/>
          <w:sz w:val="24"/>
          <w:szCs w:val="24"/>
        </w:rPr>
        <w:commentReference w:id="192"/>
      </w:r>
    </w:p>
    <w:p w14:paraId="3848D115" w14:textId="77777777" w:rsidR="00685F77" w:rsidRPr="00B51D40" w:rsidRDefault="00685F77" w:rsidP="00685F77">
      <w:pPr>
        <w:pStyle w:val="TitleClause"/>
        <w:rPr>
          <w:rFonts w:ascii="Aptos" w:hAnsi="Aptos"/>
          <w:sz w:val="24"/>
          <w:szCs w:val="24"/>
        </w:rPr>
      </w:pPr>
      <w:r w:rsidRPr="00B51D40">
        <w:rPr>
          <w:rFonts w:ascii="Aptos" w:hAnsi="Aptos"/>
          <w:sz w:val="24"/>
          <w:szCs w:val="24"/>
        </w:rPr>
        <w:fldChar w:fldCharType="begin"/>
      </w:r>
      <w:r w:rsidRPr="00B51D40">
        <w:rPr>
          <w:rFonts w:ascii="Aptos" w:hAnsi="Aptos"/>
          <w:sz w:val="24"/>
          <w:szCs w:val="24"/>
        </w:rPr>
        <w:instrText>TC "10. Intellectual property rights" \l 1</w:instrText>
      </w:r>
      <w:r w:rsidRPr="00B51D40">
        <w:rPr>
          <w:rFonts w:ascii="Aptos" w:hAnsi="Aptos"/>
          <w:sz w:val="24"/>
          <w:szCs w:val="24"/>
        </w:rPr>
        <w:fldChar w:fldCharType="end"/>
      </w:r>
      <w:bookmarkStart w:id="193" w:name="_Toc256000009"/>
      <w:bookmarkStart w:id="194" w:name="a838919"/>
      <w:r w:rsidRPr="00B51D40">
        <w:rPr>
          <w:rFonts w:ascii="Aptos" w:hAnsi="Aptos"/>
          <w:sz w:val="24"/>
          <w:szCs w:val="24"/>
        </w:rPr>
        <w:t>Intellectual property rights</w:t>
      </w:r>
      <w:bookmarkEnd w:id="193"/>
      <w:r w:rsidRPr="00B51D40">
        <w:rPr>
          <w:rFonts w:ascii="Aptos" w:hAnsi="Aptos"/>
          <w:sz w:val="24"/>
          <w:szCs w:val="24"/>
        </w:rPr>
        <w:t xml:space="preserve"> </w:t>
      </w:r>
      <w:bookmarkEnd w:id="194"/>
    </w:p>
    <w:p w14:paraId="5C89DC22" w14:textId="77777777" w:rsidR="00685F77" w:rsidRPr="00B51D40" w:rsidRDefault="00685F77" w:rsidP="00685F77">
      <w:pPr>
        <w:pStyle w:val="Untitledsubclause1"/>
        <w:rPr>
          <w:rFonts w:ascii="Aptos" w:hAnsi="Aptos"/>
          <w:sz w:val="24"/>
          <w:szCs w:val="24"/>
        </w:rPr>
      </w:pPr>
      <w:bookmarkStart w:id="195" w:name="a918768"/>
      <w:commentRangeStart w:id="196"/>
      <w:r w:rsidRPr="00B51D40">
        <w:rPr>
          <w:rFonts w:ascii="Aptos" w:hAnsi="Aptos"/>
          <w:sz w:val="24"/>
          <w:szCs w:val="24"/>
        </w:rPr>
        <w:t xml:space="preserve">All Intellectual Property Rights in or arising out of or in connection with the Services and/or any Deliverables (excluding the Customer Materials) shall be owned by the Supplier or its licensors. </w:t>
      </w:r>
      <w:bookmarkEnd w:id="195"/>
      <w:commentRangeEnd w:id="196"/>
      <w:r w:rsidRPr="00B51D40">
        <w:rPr>
          <w:rStyle w:val="CommentReference"/>
          <w:rFonts w:ascii="Aptos" w:eastAsiaTheme="minorHAnsi" w:hAnsi="Aptos" w:cstheme="minorBidi"/>
          <w:sz w:val="24"/>
          <w:szCs w:val="24"/>
        </w:rPr>
        <w:commentReference w:id="196"/>
      </w:r>
    </w:p>
    <w:p w14:paraId="2FCEE576" w14:textId="587581CD" w:rsidR="00685F77" w:rsidRPr="00B51D40" w:rsidRDefault="00685F77" w:rsidP="00685F77">
      <w:pPr>
        <w:pStyle w:val="Untitledsubclause1"/>
        <w:rPr>
          <w:rFonts w:ascii="Aptos" w:hAnsi="Aptos"/>
          <w:sz w:val="24"/>
          <w:szCs w:val="24"/>
        </w:rPr>
      </w:pPr>
      <w:bookmarkStart w:id="197" w:name="a373782"/>
      <w:commentRangeStart w:id="198"/>
      <w:r w:rsidRPr="00B51D40">
        <w:rPr>
          <w:rFonts w:ascii="Aptos" w:hAnsi="Aptos"/>
          <w:sz w:val="24"/>
          <w:szCs w:val="24"/>
        </w:rPr>
        <w:t xml:space="preserve">The </w:t>
      </w:r>
      <w:commentRangeEnd w:id="198"/>
      <w:r w:rsidRPr="00B51D40">
        <w:rPr>
          <w:rStyle w:val="CommentReference"/>
          <w:rFonts w:ascii="Aptos" w:eastAsiaTheme="minorHAnsi" w:hAnsi="Aptos" w:cstheme="minorBidi"/>
          <w:sz w:val="24"/>
          <w:szCs w:val="24"/>
        </w:rPr>
        <w:commentReference w:id="198"/>
      </w:r>
      <w:r w:rsidRPr="00B51D40">
        <w:rPr>
          <w:rFonts w:ascii="Aptos" w:hAnsi="Aptos"/>
          <w:sz w:val="24"/>
          <w:szCs w:val="24"/>
        </w:rPr>
        <w:t xml:space="preserve">Supplier grants to the </w:t>
      </w:r>
      <w:proofErr w:type="gramStart"/>
      <w:r w:rsidRPr="00B51D40">
        <w:rPr>
          <w:rFonts w:ascii="Aptos" w:hAnsi="Aptos"/>
          <w:sz w:val="24"/>
          <w:szCs w:val="24"/>
        </w:rPr>
        <w:t>Customer, or</w:t>
      </w:r>
      <w:proofErr w:type="gramEnd"/>
      <w:r w:rsidRPr="00B51D40">
        <w:rPr>
          <w:rFonts w:ascii="Aptos" w:hAnsi="Aptos"/>
          <w:sz w:val="24"/>
          <w:szCs w:val="24"/>
        </w:rPr>
        <w:t xml:space="preserve"> shall procure the direct grant to the Customer of, a fully paid-up, worldwide, non-exclusive, royalty-free licence during the term of the </w:t>
      </w:r>
      <w:r w:rsidR="005F643A">
        <w:rPr>
          <w:rFonts w:ascii="Aptos" w:hAnsi="Aptos"/>
          <w:sz w:val="24"/>
          <w:szCs w:val="24"/>
        </w:rPr>
        <w:t>Order</w:t>
      </w:r>
      <w:r w:rsidRPr="00B51D40">
        <w:rPr>
          <w:rFonts w:ascii="Aptos" w:hAnsi="Aptos"/>
          <w:sz w:val="24"/>
          <w:szCs w:val="24"/>
        </w:rPr>
        <w:t xml:space="preserve"> to access and use the Services and the Deliverables for its internal business purposes.</w:t>
      </w:r>
      <w:bookmarkEnd w:id="197"/>
    </w:p>
    <w:p w14:paraId="2F45A2EE" w14:textId="11647EAF" w:rsidR="00685F77" w:rsidRPr="00B51D40" w:rsidRDefault="00685F77" w:rsidP="00685F77">
      <w:pPr>
        <w:pStyle w:val="Untitledsubclause1"/>
        <w:rPr>
          <w:rFonts w:ascii="Aptos" w:hAnsi="Aptos"/>
          <w:sz w:val="24"/>
          <w:szCs w:val="24"/>
        </w:rPr>
      </w:pPr>
      <w:bookmarkStart w:id="199" w:name="a870982"/>
      <w:r w:rsidRPr="00B51D40">
        <w:rPr>
          <w:rFonts w:ascii="Aptos" w:hAnsi="Aptos"/>
          <w:sz w:val="24"/>
          <w:szCs w:val="24"/>
        </w:rPr>
        <w:t xml:space="preserve">The Customer shall not sub-license, assign or otherwise transfer the rights granted by </w:t>
      </w:r>
      <w:r w:rsidRPr="00B51D40">
        <w:rPr>
          <w:rFonts w:ascii="Aptos" w:hAnsi="Aptos"/>
          <w:sz w:val="24"/>
          <w:szCs w:val="24"/>
        </w:rPr>
        <w:fldChar w:fldCharType="begin"/>
      </w:r>
      <w:r w:rsidRPr="00B51D40">
        <w:rPr>
          <w:rFonts w:ascii="Aptos" w:hAnsi="Aptos"/>
          <w:sz w:val="24"/>
          <w:szCs w:val="24"/>
        </w:rPr>
        <w:instrText>PAGEREF a373782\# "'clause '"  \h</w:instrText>
      </w:r>
      <w:r w:rsidRPr="00B51D40">
        <w:rPr>
          <w:rFonts w:ascii="Aptos" w:hAnsi="Aptos"/>
          <w:sz w:val="24"/>
          <w:szCs w:val="24"/>
        </w:rPr>
      </w:r>
      <w:r w:rsidRPr="00B51D40">
        <w:rPr>
          <w:rFonts w:ascii="Aptos" w:hAnsi="Aptos"/>
          <w:sz w:val="24"/>
          <w:szCs w:val="24"/>
        </w:rPr>
        <w:fldChar w:fldCharType="separate"/>
      </w:r>
      <w:r w:rsidR="000866A5" w:rsidRPr="00B51D40">
        <w:rPr>
          <w:rFonts w:ascii="Aptos" w:hAnsi="Aptos"/>
          <w:noProof/>
          <w:sz w:val="24"/>
          <w:szCs w:val="24"/>
        </w:rPr>
        <w:t xml:space="preserve">clause </w:t>
      </w:r>
      <w:r w:rsidRPr="00B51D40">
        <w:rPr>
          <w:rFonts w:ascii="Aptos" w:hAnsi="Aptos"/>
          <w:sz w:val="24"/>
          <w:szCs w:val="24"/>
        </w:rPr>
        <w:fldChar w:fldCharType="end"/>
      </w:r>
      <w:r w:rsidRPr="00B51D40">
        <w:rPr>
          <w:rFonts w:ascii="Aptos" w:hAnsi="Aptos"/>
          <w:sz w:val="24"/>
          <w:szCs w:val="24"/>
        </w:rPr>
        <w:fldChar w:fldCharType="begin"/>
      </w:r>
      <w:r w:rsidRPr="00B51D40">
        <w:rPr>
          <w:rFonts w:ascii="Aptos" w:hAnsi="Aptos"/>
          <w:sz w:val="24"/>
          <w:szCs w:val="24"/>
          <w:highlight w:val="lightGray"/>
        </w:rPr>
        <w:instrText>REF a373782 \h \w</w:instrText>
      </w:r>
      <w:r w:rsidRPr="00B51D40">
        <w:rPr>
          <w:rFonts w:ascii="Aptos" w:hAnsi="Aptos"/>
          <w:sz w:val="24"/>
          <w:szCs w:val="24"/>
        </w:rPr>
        <w:instrText xml:space="preserve"> \* MERGEFORMAT </w:instrText>
      </w:r>
      <w:r w:rsidRPr="00B51D40">
        <w:rPr>
          <w:rFonts w:ascii="Aptos" w:hAnsi="Aptos"/>
          <w:sz w:val="24"/>
          <w:szCs w:val="24"/>
        </w:rPr>
      </w:r>
      <w:r w:rsidRPr="00B51D40">
        <w:rPr>
          <w:rFonts w:ascii="Aptos" w:hAnsi="Aptos"/>
          <w:sz w:val="24"/>
          <w:szCs w:val="24"/>
        </w:rPr>
        <w:fldChar w:fldCharType="separate"/>
      </w:r>
      <w:r w:rsidR="000866A5">
        <w:rPr>
          <w:rFonts w:ascii="Aptos" w:hAnsi="Aptos"/>
          <w:sz w:val="24"/>
          <w:szCs w:val="24"/>
          <w:highlight w:val="lightGray"/>
        </w:rPr>
        <w:t>16.2</w:t>
      </w:r>
      <w:r w:rsidRPr="00B51D40">
        <w:rPr>
          <w:rFonts w:ascii="Aptos" w:hAnsi="Aptos"/>
          <w:sz w:val="24"/>
          <w:szCs w:val="24"/>
        </w:rPr>
        <w:fldChar w:fldCharType="end"/>
      </w:r>
      <w:r w:rsidRPr="00B51D40">
        <w:rPr>
          <w:rFonts w:ascii="Aptos" w:hAnsi="Aptos"/>
          <w:sz w:val="24"/>
          <w:szCs w:val="24"/>
        </w:rPr>
        <w:t>.</w:t>
      </w:r>
      <w:bookmarkEnd w:id="199"/>
    </w:p>
    <w:p w14:paraId="1D884DBE" w14:textId="77777777" w:rsidR="00685F77" w:rsidRPr="00B51D40" w:rsidRDefault="00685F77" w:rsidP="00685F77">
      <w:pPr>
        <w:pStyle w:val="Untitledsubclause1"/>
        <w:rPr>
          <w:rFonts w:ascii="Aptos" w:hAnsi="Aptos"/>
          <w:sz w:val="24"/>
          <w:szCs w:val="24"/>
        </w:rPr>
      </w:pPr>
      <w:r w:rsidRPr="00B51D40">
        <w:rPr>
          <w:rFonts w:ascii="Aptos" w:hAnsi="Aptos"/>
          <w:sz w:val="24"/>
          <w:szCs w:val="24"/>
        </w:rPr>
        <w:t>The Customer shall not at any time make any unauthorised use of the Intellectual Property Rights in the Deliverables, nor authorise or permit any of its agents, contractors or any other person to do so.</w:t>
      </w:r>
    </w:p>
    <w:p w14:paraId="111B3E3B" w14:textId="77777777" w:rsidR="00685F77" w:rsidRPr="00B51D40" w:rsidRDefault="00685F77" w:rsidP="00685F77">
      <w:pPr>
        <w:pStyle w:val="Untitledsubclause1"/>
        <w:rPr>
          <w:rFonts w:ascii="Aptos" w:hAnsi="Aptos"/>
          <w:sz w:val="24"/>
          <w:szCs w:val="24"/>
        </w:rPr>
      </w:pPr>
      <w:bookmarkStart w:id="200" w:name="a911703"/>
      <w:r w:rsidRPr="00B51D40">
        <w:rPr>
          <w:rFonts w:ascii="Aptos" w:hAnsi="Aptos"/>
          <w:sz w:val="24"/>
          <w:szCs w:val="24"/>
        </w:rPr>
        <w:t>In relation to the Customer Materials:</w:t>
      </w:r>
    </w:p>
    <w:p w14:paraId="5D2F067E" w14:textId="77777777" w:rsidR="00685F77" w:rsidRPr="00B51D40" w:rsidRDefault="00685F77" w:rsidP="00685F77">
      <w:pPr>
        <w:pStyle w:val="Untitledsubclause2"/>
        <w:rPr>
          <w:rFonts w:ascii="Aptos" w:hAnsi="Aptos"/>
          <w:sz w:val="24"/>
          <w:szCs w:val="24"/>
        </w:rPr>
      </w:pPr>
      <w:bookmarkStart w:id="201" w:name="a1039690"/>
      <w:r w:rsidRPr="00B51D40">
        <w:rPr>
          <w:rFonts w:ascii="Aptos" w:hAnsi="Aptos"/>
          <w:sz w:val="24"/>
          <w:szCs w:val="24"/>
        </w:rPr>
        <w:t>the Customer and its licensors shall retain ownership of all IPRs in the Customer Materials and Customer Systems; and</w:t>
      </w:r>
      <w:bookmarkEnd w:id="201"/>
    </w:p>
    <w:p w14:paraId="7018FE4A" w14:textId="2C2C94BF" w:rsidR="00685F77" w:rsidRPr="00B51D40" w:rsidRDefault="00685F77" w:rsidP="00685F77">
      <w:pPr>
        <w:pStyle w:val="Untitledsubclause2"/>
        <w:rPr>
          <w:rFonts w:ascii="Aptos" w:hAnsi="Aptos"/>
          <w:sz w:val="24"/>
          <w:szCs w:val="24"/>
        </w:rPr>
      </w:pPr>
      <w:r w:rsidRPr="00B51D40">
        <w:rPr>
          <w:rFonts w:ascii="Aptos" w:hAnsi="Aptos"/>
          <w:sz w:val="24"/>
          <w:szCs w:val="24"/>
        </w:rPr>
        <w:t xml:space="preserve">the Customer grants the Supplier a fully paid-up, non-exclusive, royalty-free non-transferable licence to use the Customer Materials and Customer Systems for the term of the </w:t>
      </w:r>
      <w:r w:rsidR="005F643A">
        <w:rPr>
          <w:rFonts w:ascii="Aptos" w:hAnsi="Aptos"/>
          <w:sz w:val="24"/>
          <w:szCs w:val="24"/>
        </w:rPr>
        <w:t>Order</w:t>
      </w:r>
      <w:r w:rsidRPr="00B51D40">
        <w:rPr>
          <w:rFonts w:ascii="Aptos" w:hAnsi="Aptos"/>
          <w:sz w:val="24"/>
          <w:szCs w:val="24"/>
        </w:rPr>
        <w:t xml:space="preserve"> for the purpose of providing the Services to the Customer.</w:t>
      </w:r>
      <w:bookmarkEnd w:id="200"/>
    </w:p>
    <w:p w14:paraId="09E05A04" w14:textId="77777777" w:rsidR="00685F77" w:rsidRPr="00B51D40" w:rsidRDefault="00685F77" w:rsidP="00685F77">
      <w:pPr>
        <w:pStyle w:val="TitleClause"/>
        <w:rPr>
          <w:rFonts w:ascii="Aptos" w:hAnsi="Aptos"/>
          <w:sz w:val="24"/>
          <w:szCs w:val="24"/>
        </w:rPr>
      </w:pPr>
      <w:bookmarkStart w:id="202" w:name="_Ref205933482"/>
      <w:bookmarkStart w:id="203" w:name="a276508"/>
      <w:r w:rsidRPr="00B51D40">
        <w:rPr>
          <w:rFonts w:ascii="Aptos" w:hAnsi="Aptos"/>
          <w:sz w:val="24"/>
          <w:szCs w:val="24"/>
        </w:rPr>
        <w:lastRenderedPageBreak/>
        <w:t>Indemnities</w:t>
      </w:r>
      <w:bookmarkEnd w:id="202"/>
    </w:p>
    <w:p w14:paraId="7EEA0C1D" w14:textId="6AC88A79" w:rsidR="00685F77" w:rsidRPr="00B51D40" w:rsidRDefault="00685F77" w:rsidP="00685F77">
      <w:pPr>
        <w:pStyle w:val="Untitledsubclause1"/>
        <w:rPr>
          <w:rFonts w:ascii="Aptos" w:hAnsi="Aptos"/>
          <w:sz w:val="24"/>
          <w:szCs w:val="24"/>
        </w:rPr>
      </w:pPr>
      <w:commentRangeStart w:id="204"/>
      <w:r w:rsidRPr="00B51D40">
        <w:rPr>
          <w:rFonts w:ascii="Aptos" w:hAnsi="Aptos"/>
          <w:sz w:val="24"/>
          <w:szCs w:val="24"/>
        </w:rPr>
        <w:t xml:space="preserve">Subject </w:t>
      </w:r>
      <w:commentRangeEnd w:id="204"/>
      <w:r w:rsidR="00D132CF">
        <w:rPr>
          <w:rStyle w:val="CommentReference"/>
          <w:rFonts w:ascii="Calibri" w:eastAsia="Calibri" w:hAnsi="Calibri" w:cs="Calibri"/>
          <w:lang w:eastAsia="en-GB"/>
        </w:rPr>
        <w:commentReference w:id="204"/>
      </w:r>
      <w:r w:rsidRPr="00B51D40">
        <w:rPr>
          <w:rFonts w:ascii="Aptos" w:hAnsi="Aptos"/>
          <w:sz w:val="24"/>
          <w:szCs w:val="24"/>
        </w:rPr>
        <w:t>to rest of this clause</w:t>
      </w:r>
      <w:r>
        <w:rPr>
          <w:rFonts w:ascii="Aptos" w:hAnsi="Aptos"/>
          <w:sz w:val="24"/>
          <w:szCs w:val="24"/>
        </w:rPr>
        <w:t xml:space="preserve"> </w:t>
      </w:r>
      <w:r>
        <w:rPr>
          <w:rFonts w:ascii="Aptos" w:hAnsi="Aptos"/>
          <w:sz w:val="24"/>
          <w:szCs w:val="24"/>
        </w:rPr>
        <w:fldChar w:fldCharType="begin"/>
      </w:r>
      <w:r>
        <w:rPr>
          <w:rFonts w:ascii="Aptos" w:hAnsi="Aptos"/>
          <w:sz w:val="24"/>
          <w:szCs w:val="24"/>
        </w:rPr>
        <w:instrText xml:space="preserve"> REF _Ref205933482 \r \h </w:instrText>
      </w:r>
      <w:r>
        <w:rPr>
          <w:rFonts w:ascii="Aptos" w:hAnsi="Aptos"/>
          <w:sz w:val="24"/>
          <w:szCs w:val="24"/>
        </w:rPr>
      </w:r>
      <w:r>
        <w:rPr>
          <w:rFonts w:ascii="Aptos" w:hAnsi="Aptos"/>
          <w:sz w:val="24"/>
          <w:szCs w:val="24"/>
        </w:rPr>
        <w:fldChar w:fldCharType="separate"/>
      </w:r>
      <w:r w:rsidR="000866A5">
        <w:rPr>
          <w:rFonts w:ascii="Aptos" w:hAnsi="Aptos"/>
          <w:sz w:val="24"/>
          <w:szCs w:val="24"/>
        </w:rPr>
        <w:t>17</w:t>
      </w:r>
      <w:r>
        <w:rPr>
          <w:rFonts w:ascii="Aptos" w:hAnsi="Aptos"/>
          <w:sz w:val="24"/>
          <w:szCs w:val="24"/>
        </w:rPr>
        <w:fldChar w:fldCharType="end"/>
      </w:r>
      <w:r w:rsidRPr="00B51D40">
        <w:rPr>
          <w:rFonts w:ascii="Aptos" w:hAnsi="Aptos"/>
          <w:sz w:val="24"/>
          <w:szCs w:val="24"/>
        </w:rPr>
        <w:t>, the Customer shall defend, indemnify and hold harmless the Supplier against claims, actions, proceedings, losses, damages, expenses and costs (including without limitation court costs and reasonable legal fees) arising out of or in connection with the Customer's use of the Services and/or Deliverables and the Supplier’s use of the Customer Materials and Customer Systems, provided that:</w:t>
      </w:r>
      <w:bookmarkEnd w:id="203"/>
    </w:p>
    <w:p w14:paraId="73DFAB5E" w14:textId="77777777" w:rsidR="00685F77" w:rsidRPr="00B51D40" w:rsidRDefault="00685F77" w:rsidP="00685F77">
      <w:pPr>
        <w:pStyle w:val="Untitledsubclause2"/>
        <w:rPr>
          <w:rFonts w:ascii="Aptos" w:hAnsi="Aptos"/>
          <w:sz w:val="24"/>
          <w:szCs w:val="24"/>
        </w:rPr>
      </w:pPr>
      <w:bookmarkStart w:id="205" w:name="a714442"/>
      <w:r w:rsidRPr="00B51D40">
        <w:rPr>
          <w:rFonts w:ascii="Aptos" w:hAnsi="Aptos"/>
          <w:sz w:val="24"/>
          <w:szCs w:val="24"/>
        </w:rPr>
        <w:t xml:space="preserve">the Customer is given prompt notice of any such </w:t>
      </w:r>
      <w:proofErr w:type="gramStart"/>
      <w:r w:rsidRPr="00B51D40">
        <w:rPr>
          <w:rFonts w:ascii="Aptos" w:hAnsi="Aptos"/>
          <w:sz w:val="24"/>
          <w:szCs w:val="24"/>
        </w:rPr>
        <w:t>claim;</w:t>
      </w:r>
      <w:bookmarkEnd w:id="205"/>
      <w:proofErr w:type="gramEnd"/>
    </w:p>
    <w:p w14:paraId="66BE38A5" w14:textId="77777777" w:rsidR="00685F77" w:rsidRPr="00B51D40" w:rsidRDefault="00685F77" w:rsidP="00685F77">
      <w:pPr>
        <w:pStyle w:val="Untitledsubclause2"/>
        <w:rPr>
          <w:rFonts w:ascii="Aptos" w:hAnsi="Aptos"/>
          <w:sz w:val="24"/>
          <w:szCs w:val="24"/>
        </w:rPr>
      </w:pPr>
      <w:bookmarkStart w:id="206" w:name="a135059"/>
      <w:r w:rsidRPr="00B51D40">
        <w:rPr>
          <w:rFonts w:ascii="Aptos" w:hAnsi="Aptos"/>
          <w:sz w:val="24"/>
          <w:szCs w:val="24"/>
        </w:rPr>
        <w:t>the Supplier provides reasonable co-operation to the Customer in the defence and settlement of such claim, at the Customer's expense; and</w:t>
      </w:r>
      <w:bookmarkEnd w:id="206"/>
    </w:p>
    <w:p w14:paraId="2A9009C1" w14:textId="77777777" w:rsidR="00685F77" w:rsidRPr="00B51D40" w:rsidRDefault="00685F77" w:rsidP="00685F77">
      <w:pPr>
        <w:pStyle w:val="Untitledsubclause2"/>
        <w:rPr>
          <w:rFonts w:ascii="Aptos" w:hAnsi="Aptos"/>
          <w:sz w:val="24"/>
          <w:szCs w:val="24"/>
        </w:rPr>
      </w:pPr>
      <w:bookmarkStart w:id="207" w:name="a607629"/>
      <w:r w:rsidRPr="00B51D40">
        <w:rPr>
          <w:rFonts w:ascii="Aptos" w:hAnsi="Aptos"/>
          <w:sz w:val="24"/>
          <w:szCs w:val="24"/>
        </w:rPr>
        <w:t>the Customer is given sole authority to defend or settle the claim.</w:t>
      </w:r>
      <w:bookmarkEnd w:id="207"/>
    </w:p>
    <w:p w14:paraId="72D2F598" w14:textId="4DB6A8C8" w:rsidR="00685F77" w:rsidRPr="00B51D40" w:rsidRDefault="00685F77" w:rsidP="00685F77">
      <w:pPr>
        <w:pStyle w:val="Untitledsubclause1"/>
        <w:rPr>
          <w:rFonts w:ascii="Aptos" w:hAnsi="Aptos"/>
          <w:sz w:val="24"/>
          <w:szCs w:val="24"/>
        </w:rPr>
      </w:pPr>
      <w:bookmarkStart w:id="208" w:name="a455499"/>
      <w:bookmarkStart w:id="209" w:name="a149018"/>
      <w:commentRangeStart w:id="210"/>
      <w:r w:rsidRPr="00B51D40">
        <w:rPr>
          <w:rFonts w:ascii="Aptos" w:hAnsi="Aptos"/>
          <w:sz w:val="24"/>
          <w:szCs w:val="24"/>
        </w:rPr>
        <w:t xml:space="preserve">The </w:t>
      </w:r>
      <w:commentRangeEnd w:id="210"/>
      <w:r w:rsidR="00D132CF">
        <w:rPr>
          <w:rStyle w:val="CommentReference"/>
          <w:rFonts w:ascii="Calibri" w:eastAsia="Calibri" w:hAnsi="Calibri" w:cs="Calibri"/>
          <w:lang w:eastAsia="en-GB"/>
        </w:rPr>
        <w:commentReference w:id="210"/>
      </w:r>
      <w:r w:rsidRPr="00B51D40">
        <w:rPr>
          <w:rFonts w:ascii="Aptos" w:hAnsi="Aptos"/>
          <w:sz w:val="24"/>
          <w:szCs w:val="24"/>
        </w:rPr>
        <w:t xml:space="preserve">Supplier shall defend the Customer, its officers, directors and employees against any claim that the Customer's use of the Services or Deliverables in accordance with the </w:t>
      </w:r>
      <w:r w:rsidR="005F643A">
        <w:rPr>
          <w:rFonts w:ascii="Aptos" w:hAnsi="Aptos"/>
          <w:sz w:val="24"/>
          <w:szCs w:val="24"/>
        </w:rPr>
        <w:t>Order</w:t>
      </w:r>
      <w:r w:rsidRPr="00B51D40">
        <w:rPr>
          <w:rFonts w:ascii="Aptos" w:hAnsi="Aptos"/>
          <w:sz w:val="24"/>
          <w:szCs w:val="24"/>
        </w:rPr>
        <w:t xml:space="preserve"> infringes any </w:t>
      </w:r>
      <w:proofErr w:type="gramStart"/>
      <w:r w:rsidRPr="00B51D40">
        <w:rPr>
          <w:rFonts w:ascii="Aptos" w:hAnsi="Aptos"/>
          <w:sz w:val="24"/>
          <w:szCs w:val="24"/>
        </w:rPr>
        <w:t>third party</w:t>
      </w:r>
      <w:proofErr w:type="gramEnd"/>
      <w:r w:rsidRPr="00B51D40">
        <w:rPr>
          <w:rFonts w:ascii="Aptos" w:hAnsi="Aptos"/>
          <w:sz w:val="24"/>
          <w:szCs w:val="24"/>
        </w:rPr>
        <w:t xml:space="preserve"> intellectual property right, and shall indemnify the Customer for any amounts awarded against the Customer in judgment or settlement of such claims, provided that:</w:t>
      </w:r>
      <w:bookmarkEnd w:id="208"/>
    </w:p>
    <w:p w14:paraId="2224C92C" w14:textId="77777777" w:rsidR="00685F77" w:rsidRPr="00B51D40" w:rsidRDefault="00685F77" w:rsidP="00685F77">
      <w:pPr>
        <w:pStyle w:val="Untitledsubclause2"/>
        <w:rPr>
          <w:rFonts w:ascii="Aptos" w:hAnsi="Aptos"/>
          <w:sz w:val="24"/>
          <w:szCs w:val="24"/>
        </w:rPr>
      </w:pPr>
      <w:bookmarkStart w:id="211" w:name="a380730"/>
      <w:r w:rsidRPr="00B51D40">
        <w:rPr>
          <w:rFonts w:ascii="Aptos" w:hAnsi="Aptos"/>
          <w:sz w:val="24"/>
          <w:szCs w:val="24"/>
        </w:rPr>
        <w:t xml:space="preserve">the Supplier is given prompt notice of any such </w:t>
      </w:r>
      <w:proofErr w:type="gramStart"/>
      <w:r w:rsidRPr="00B51D40">
        <w:rPr>
          <w:rFonts w:ascii="Aptos" w:hAnsi="Aptos"/>
          <w:sz w:val="24"/>
          <w:szCs w:val="24"/>
        </w:rPr>
        <w:t>claim;</w:t>
      </w:r>
      <w:bookmarkEnd w:id="211"/>
      <w:proofErr w:type="gramEnd"/>
    </w:p>
    <w:p w14:paraId="784667AF" w14:textId="77777777" w:rsidR="00685F77" w:rsidRPr="00B51D40" w:rsidRDefault="00685F77" w:rsidP="00685F77">
      <w:pPr>
        <w:pStyle w:val="Untitledsubclause2"/>
        <w:rPr>
          <w:rFonts w:ascii="Aptos" w:hAnsi="Aptos"/>
          <w:sz w:val="24"/>
          <w:szCs w:val="24"/>
        </w:rPr>
      </w:pPr>
      <w:bookmarkStart w:id="212" w:name="a667354"/>
      <w:r w:rsidRPr="00B51D40">
        <w:rPr>
          <w:rFonts w:ascii="Aptos" w:hAnsi="Aptos"/>
          <w:sz w:val="24"/>
          <w:szCs w:val="24"/>
        </w:rPr>
        <w:t>the Customer does not make any admission, or otherwise attempt to compromise or settle the claim and provides reasonable co-operation to the Supplier in the defence and settlement of such claim, at the Supplier's expense; and</w:t>
      </w:r>
      <w:bookmarkEnd w:id="212"/>
    </w:p>
    <w:p w14:paraId="4004A873" w14:textId="77777777" w:rsidR="00685F77" w:rsidRPr="00B51D40" w:rsidRDefault="00685F77" w:rsidP="00685F77">
      <w:pPr>
        <w:pStyle w:val="Untitledsubclause2"/>
        <w:rPr>
          <w:rFonts w:ascii="Aptos" w:hAnsi="Aptos"/>
          <w:sz w:val="24"/>
          <w:szCs w:val="24"/>
        </w:rPr>
      </w:pPr>
      <w:bookmarkStart w:id="213" w:name="a994430"/>
      <w:r w:rsidRPr="00B51D40">
        <w:rPr>
          <w:rFonts w:ascii="Aptos" w:hAnsi="Aptos"/>
          <w:sz w:val="24"/>
          <w:szCs w:val="24"/>
        </w:rPr>
        <w:t>the Supplier is given sole authority to defend or settle the claim.</w:t>
      </w:r>
      <w:bookmarkEnd w:id="213"/>
    </w:p>
    <w:p w14:paraId="0DBF11A2" w14:textId="77777777" w:rsidR="00685F77" w:rsidRPr="00B51D40" w:rsidRDefault="00685F77" w:rsidP="00685F77">
      <w:pPr>
        <w:pStyle w:val="Untitledsubclause1"/>
        <w:rPr>
          <w:rFonts w:ascii="Aptos" w:hAnsi="Aptos"/>
          <w:sz w:val="24"/>
          <w:szCs w:val="24"/>
        </w:rPr>
      </w:pPr>
      <w:bookmarkStart w:id="214" w:name="a406858"/>
      <w:r w:rsidRPr="00B51D40">
        <w:rPr>
          <w:rFonts w:ascii="Aptos" w:hAnsi="Aptos"/>
          <w:sz w:val="24"/>
          <w:szCs w:val="24"/>
        </w:rPr>
        <w:t>In the defence or settlement of any claim, the Supplier may procure the right for the Customer to continue using the Services, replace or modify the Services so that they become non-infringing or, if such remedies are not reasonably available, terminate this agreement on 2 Business Days' notice to the Customer without any additional liability or obligation to pay liquidated damages or other additional costs to the Customer.</w:t>
      </w:r>
      <w:bookmarkEnd w:id="214"/>
    </w:p>
    <w:p w14:paraId="76141CC2" w14:textId="77777777" w:rsidR="00685F77" w:rsidRPr="00B51D40" w:rsidRDefault="00685F77" w:rsidP="00685F77">
      <w:pPr>
        <w:pStyle w:val="Untitledsubclause1"/>
        <w:rPr>
          <w:rFonts w:ascii="Aptos" w:hAnsi="Aptos"/>
          <w:sz w:val="24"/>
          <w:szCs w:val="24"/>
        </w:rPr>
      </w:pPr>
      <w:bookmarkStart w:id="215" w:name="a278782"/>
      <w:r w:rsidRPr="00B51D40">
        <w:rPr>
          <w:rFonts w:ascii="Aptos" w:hAnsi="Aptos"/>
          <w:sz w:val="24"/>
          <w:szCs w:val="24"/>
        </w:rPr>
        <w:t>In no event shall the Supplier, its employees, agents and sub-contractors be liable to the Customer to the extent that the alleged infringement is based on:</w:t>
      </w:r>
      <w:bookmarkEnd w:id="215"/>
    </w:p>
    <w:p w14:paraId="7CA0456B" w14:textId="77777777" w:rsidR="00685F77" w:rsidRPr="00B51D40" w:rsidRDefault="00685F77" w:rsidP="00685F77">
      <w:pPr>
        <w:pStyle w:val="Untitledsubclause2"/>
        <w:rPr>
          <w:rFonts w:ascii="Aptos" w:hAnsi="Aptos"/>
          <w:sz w:val="24"/>
          <w:szCs w:val="24"/>
        </w:rPr>
      </w:pPr>
      <w:bookmarkStart w:id="216" w:name="a691308"/>
      <w:r w:rsidRPr="00B51D40">
        <w:rPr>
          <w:rFonts w:ascii="Aptos" w:hAnsi="Aptos"/>
          <w:sz w:val="24"/>
          <w:szCs w:val="24"/>
        </w:rPr>
        <w:t>a modification of the Services or Deliverables by anyone other than the Supplier; or</w:t>
      </w:r>
      <w:bookmarkEnd w:id="216"/>
    </w:p>
    <w:p w14:paraId="2B941F52" w14:textId="77777777" w:rsidR="00685F77" w:rsidRPr="00B51D40" w:rsidRDefault="00685F77" w:rsidP="00685F77">
      <w:pPr>
        <w:pStyle w:val="Untitledsubclause2"/>
        <w:rPr>
          <w:rFonts w:ascii="Aptos" w:hAnsi="Aptos"/>
          <w:sz w:val="24"/>
          <w:szCs w:val="24"/>
        </w:rPr>
      </w:pPr>
      <w:bookmarkStart w:id="217" w:name="a453728"/>
      <w:r w:rsidRPr="00B51D40">
        <w:rPr>
          <w:rFonts w:ascii="Aptos" w:hAnsi="Aptos"/>
          <w:sz w:val="24"/>
          <w:szCs w:val="24"/>
        </w:rPr>
        <w:t>the Customer's use of the Services or Deliverables in a manner contrary to the instructions given to the Customer by the Supplier; or</w:t>
      </w:r>
      <w:bookmarkEnd w:id="217"/>
    </w:p>
    <w:p w14:paraId="6C825398" w14:textId="77777777" w:rsidR="00685F77" w:rsidRPr="00B51D40" w:rsidRDefault="00685F77" w:rsidP="00685F77">
      <w:pPr>
        <w:pStyle w:val="Untitledsubclause2"/>
        <w:rPr>
          <w:rFonts w:ascii="Aptos" w:hAnsi="Aptos"/>
          <w:sz w:val="24"/>
          <w:szCs w:val="24"/>
        </w:rPr>
      </w:pPr>
      <w:bookmarkStart w:id="218" w:name="a635310"/>
      <w:r w:rsidRPr="00B51D40">
        <w:rPr>
          <w:rFonts w:ascii="Aptos" w:hAnsi="Aptos"/>
          <w:sz w:val="24"/>
          <w:szCs w:val="24"/>
        </w:rPr>
        <w:t>the Customer's use of the Services or Deliverables after notice of the alleged or actual infringement from the Supplier or any appropriate authority; or</w:t>
      </w:r>
      <w:bookmarkEnd w:id="218"/>
    </w:p>
    <w:p w14:paraId="5ECDE102" w14:textId="77777777" w:rsidR="00685F77" w:rsidRPr="00B51D40" w:rsidRDefault="00685F77" w:rsidP="00685F77">
      <w:pPr>
        <w:pStyle w:val="Untitledsubclause2"/>
        <w:rPr>
          <w:rFonts w:ascii="Aptos" w:hAnsi="Aptos"/>
          <w:sz w:val="24"/>
          <w:szCs w:val="24"/>
        </w:rPr>
      </w:pPr>
      <w:bookmarkStart w:id="219" w:name="a278099"/>
      <w:r w:rsidRPr="00B51D40">
        <w:rPr>
          <w:rFonts w:ascii="Aptos" w:hAnsi="Aptos"/>
          <w:sz w:val="24"/>
          <w:szCs w:val="24"/>
        </w:rPr>
        <w:t>the Customer Materials or Customer Systems; or</w:t>
      </w:r>
      <w:bookmarkEnd w:id="219"/>
    </w:p>
    <w:p w14:paraId="1B3DEE0F" w14:textId="77777777" w:rsidR="00685F77" w:rsidRPr="00B51D40" w:rsidRDefault="00685F77" w:rsidP="00685F77">
      <w:pPr>
        <w:pStyle w:val="Untitledsubclause2"/>
        <w:rPr>
          <w:rFonts w:ascii="Aptos" w:hAnsi="Aptos"/>
          <w:sz w:val="24"/>
          <w:szCs w:val="24"/>
        </w:rPr>
      </w:pPr>
      <w:bookmarkStart w:id="220" w:name="a197417"/>
      <w:r w:rsidRPr="00B51D40">
        <w:rPr>
          <w:rFonts w:ascii="Aptos" w:hAnsi="Aptos"/>
          <w:sz w:val="24"/>
          <w:szCs w:val="24"/>
        </w:rPr>
        <w:t>the Customer's breach of this agreement.</w:t>
      </w:r>
      <w:bookmarkEnd w:id="220"/>
    </w:p>
    <w:p w14:paraId="31E2713E" w14:textId="7D7917F5" w:rsidR="00685F77" w:rsidRPr="00B51D40" w:rsidRDefault="00685F77" w:rsidP="00685F77">
      <w:pPr>
        <w:pStyle w:val="Untitledsubclause1"/>
        <w:rPr>
          <w:rFonts w:ascii="Aptos" w:hAnsi="Aptos"/>
          <w:sz w:val="24"/>
          <w:szCs w:val="24"/>
        </w:rPr>
      </w:pPr>
      <w:bookmarkStart w:id="221" w:name="a90563"/>
      <w:r w:rsidRPr="00B51D40">
        <w:rPr>
          <w:rFonts w:ascii="Aptos" w:hAnsi="Aptos"/>
          <w:sz w:val="24"/>
          <w:szCs w:val="24"/>
        </w:rPr>
        <w:lastRenderedPageBreak/>
        <w:t xml:space="preserve">The foregoing and clause </w:t>
      </w:r>
      <w:r>
        <w:rPr>
          <w:rFonts w:ascii="Aptos" w:hAnsi="Aptos"/>
          <w:sz w:val="24"/>
          <w:szCs w:val="24"/>
        </w:rPr>
        <w:fldChar w:fldCharType="begin"/>
      </w:r>
      <w:r>
        <w:rPr>
          <w:rFonts w:ascii="Aptos" w:hAnsi="Aptos"/>
          <w:sz w:val="24"/>
          <w:szCs w:val="24"/>
        </w:rPr>
        <w:instrText xml:space="preserve"> REF _Ref205932825 \r \h </w:instrText>
      </w:r>
      <w:r>
        <w:rPr>
          <w:rFonts w:ascii="Aptos" w:hAnsi="Aptos"/>
          <w:sz w:val="24"/>
          <w:szCs w:val="24"/>
        </w:rPr>
      </w:r>
      <w:r>
        <w:rPr>
          <w:rFonts w:ascii="Aptos" w:hAnsi="Aptos"/>
          <w:sz w:val="24"/>
          <w:szCs w:val="24"/>
        </w:rPr>
        <w:fldChar w:fldCharType="separate"/>
      </w:r>
      <w:r w:rsidR="000866A5">
        <w:rPr>
          <w:rFonts w:ascii="Aptos" w:hAnsi="Aptos"/>
          <w:sz w:val="24"/>
          <w:szCs w:val="24"/>
        </w:rPr>
        <w:t>19</w:t>
      </w:r>
      <w:r>
        <w:rPr>
          <w:rFonts w:ascii="Aptos" w:hAnsi="Aptos"/>
          <w:sz w:val="24"/>
          <w:szCs w:val="24"/>
        </w:rPr>
        <w:fldChar w:fldCharType="end"/>
      </w:r>
      <w:r w:rsidRPr="00B51D40">
        <w:rPr>
          <w:rFonts w:ascii="Aptos" w:hAnsi="Aptos"/>
          <w:sz w:val="24"/>
          <w:szCs w:val="24"/>
        </w:rPr>
        <w:t xml:space="preserve"> state the Customer's sole and exclusive rights and remedies, and the Supplier's entire obligations and liability, for infringement or alleged infringement of any </w:t>
      </w:r>
      <w:proofErr w:type="gramStart"/>
      <w:r w:rsidRPr="00B51D40">
        <w:rPr>
          <w:rFonts w:ascii="Aptos" w:hAnsi="Aptos"/>
          <w:sz w:val="24"/>
          <w:szCs w:val="24"/>
        </w:rPr>
        <w:t>third party</w:t>
      </w:r>
      <w:proofErr w:type="gramEnd"/>
      <w:r w:rsidRPr="00B51D40">
        <w:rPr>
          <w:rFonts w:ascii="Aptos" w:hAnsi="Aptos"/>
          <w:sz w:val="24"/>
          <w:szCs w:val="24"/>
        </w:rPr>
        <w:t xml:space="preserve"> patent, copyright, trade mark or database right by the Supplier.</w:t>
      </w:r>
      <w:bookmarkEnd w:id="221"/>
    </w:p>
    <w:bookmarkEnd w:id="209"/>
    <w:p w14:paraId="571F2F6A" w14:textId="77777777" w:rsidR="00685F77" w:rsidRPr="00B51D40" w:rsidRDefault="00685F77" w:rsidP="00685F77">
      <w:pPr>
        <w:pStyle w:val="TitleClause"/>
        <w:rPr>
          <w:rFonts w:ascii="Aptos" w:hAnsi="Aptos"/>
          <w:sz w:val="24"/>
          <w:szCs w:val="24"/>
        </w:rPr>
      </w:pPr>
      <w:r w:rsidRPr="00B51D40">
        <w:rPr>
          <w:rFonts w:ascii="Aptos" w:hAnsi="Aptos"/>
          <w:sz w:val="24"/>
          <w:szCs w:val="24"/>
        </w:rPr>
        <w:fldChar w:fldCharType="begin"/>
      </w:r>
      <w:r w:rsidRPr="00B51D40">
        <w:rPr>
          <w:rFonts w:ascii="Aptos" w:hAnsi="Aptos"/>
          <w:sz w:val="24"/>
          <w:szCs w:val="24"/>
        </w:rPr>
        <w:instrText>TC "11. Data protection" \l 1</w:instrText>
      </w:r>
      <w:r w:rsidRPr="00B51D40">
        <w:rPr>
          <w:rFonts w:ascii="Aptos" w:hAnsi="Aptos"/>
          <w:sz w:val="24"/>
          <w:szCs w:val="24"/>
        </w:rPr>
        <w:fldChar w:fldCharType="end"/>
      </w:r>
      <w:bookmarkStart w:id="222" w:name="_Toc256000010"/>
      <w:bookmarkStart w:id="223" w:name="a105953"/>
      <w:r w:rsidRPr="00B51D40">
        <w:rPr>
          <w:rFonts w:ascii="Aptos" w:hAnsi="Aptos"/>
          <w:sz w:val="24"/>
          <w:szCs w:val="24"/>
        </w:rPr>
        <w:t>Data protection</w:t>
      </w:r>
      <w:bookmarkEnd w:id="222"/>
      <w:r w:rsidRPr="00B51D40">
        <w:rPr>
          <w:rFonts w:ascii="Aptos" w:hAnsi="Aptos"/>
          <w:sz w:val="24"/>
          <w:szCs w:val="24"/>
        </w:rPr>
        <w:fldChar w:fldCharType="begin"/>
      </w:r>
      <w:r w:rsidRPr="00B51D40">
        <w:rPr>
          <w:rFonts w:ascii="Aptos" w:hAnsi="Aptos"/>
          <w:sz w:val="24"/>
          <w:szCs w:val="24"/>
        </w:rPr>
        <w:instrText>MACROBUTTON optional</w:instrText>
      </w:r>
      <w:r w:rsidRPr="00B51D40">
        <w:rPr>
          <w:rFonts w:ascii="Aptos" w:hAnsi="Aptos"/>
          <w:sz w:val="24"/>
          <w:szCs w:val="24"/>
        </w:rPr>
        <w:fldChar w:fldCharType="end"/>
      </w:r>
      <w:bookmarkEnd w:id="223"/>
    </w:p>
    <w:p w14:paraId="626AD1D1" w14:textId="77777777" w:rsidR="00685F77" w:rsidRPr="00B51D40" w:rsidRDefault="00685F77" w:rsidP="00685F77">
      <w:pPr>
        <w:pStyle w:val="Untitledsubclause1"/>
        <w:rPr>
          <w:rFonts w:ascii="Aptos" w:hAnsi="Aptos"/>
          <w:sz w:val="24"/>
          <w:szCs w:val="24"/>
        </w:rPr>
      </w:pPr>
      <w:bookmarkStart w:id="224" w:name="a529792"/>
      <w:r w:rsidRPr="00B51D40">
        <w:rPr>
          <w:rFonts w:ascii="Aptos" w:hAnsi="Aptos"/>
          <w:sz w:val="24"/>
          <w:szCs w:val="24"/>
        </w:rPr>
        <w:t>Both parties will comply with all applicable requirements of Applicable Data Protection Laws.</w:t>
      </w:r>
    </w:p>
    <w:p w14:paraId="370036BD" w14:textId="3885AA1A" w:rsidR="00685F77" w:rsidRPr="00B51D40" w:rsidRDefault="00685F77" w:rsidP="00685F77">
      <w:pPr>
        <w:pStyle w:val="Untitledsubclause1"/>
        <w:rPr>
          <w:rFonts w:ascii="Aptos" w:hAnsi="Aptos"/>
          <w:sz w:val="24"/>
          <w:szCs w:val="24"/>
        </w:rPr>
      </w:pPr>
      <w:commentRangeStart w:id="225"/>
      <w:r w:rsidRPr="00B51D40">
        <w:rPr>
          <w:rFonts w:ascii="Aptos" w:hAnsi="Aptos"/>
          <w:sz w:val="24"/>
          <w:szCs w:val="24"/>
        </w:rPr>
        <w:t xml:space="preserve">Where the Services involve the Supplier processing personal data on behalf of the Customer, Schedule </w:t>
      </w:r>
      <w:r w:rsidR="002C6717">
        <w:rPr>
          <w:rFonts w:ascii="Aptos" w:hAnsi="Aptos"/>
          <w:sz w:val="24"/>
          <w:szCs w:val="24"/>
        </w:rPr>
        <w:t>2 (Data Protection)</w:t>
      </w:r>
      <w:r w:rsidRPr="00B51D40">
        <w:rPr>
          <w:rFonts w:ascii="Aptos" w:hAnsi="Aptos"/>
          <w:sz w:val="24"/>
          <w:szCs w:val="24"/>
        </w:rPr>
        <w:t xml:space="preserve"> shall apply.</w:t>
      </w:r>
      <w:commentRangeEnd w:id="225"/>
      <w:r w:rsidR="002C6717">
        <w:rPr>
          <w:rStyle w:val="CommentReference"/>
          <w:rFonts w:ascii="Calibri" w:eastAsia="Calibri" w:hAnsi="Calibri" w:cs="Calibri"/>
          <w:lang w:eastAsia="en-GB"/>
        </w:rPr>
        <w:commentReference w:id="225"/>
      </w:r>
    </w:p>
    <w:bookmarkEnd w:id="224"/>
    <w:p w14:paraId="1E40B526" w14:textId="77777777" w:rsidR="00685F77" w:rsidRPr="00B51D40" w:rsidRDefault="00685F77" w:rsidP="00685F77">
      <w:pPr>
        <w:pStyle w:val="TitleClause"/>
        <w:rPr>
          <w:rFonts w:ascii="Aptos" w:hAnsi="Aptos"/>
          <w:sz w:val="24"/>
          <w:szCs w:val="24"/>
        </w:rPr>
      </w:pPr>
      <w:r w:rsidRPr="00B51D40">
        <w:rPr>
          <w:rFonts w:ascii="Aptos" w:hAnsi="Aptos"/>
          <w:sz w:val="24"/>
          <w:szCs w:val="24"/>
        </w:rPr>
        <w:fldChar w:fldCharType="begin"/>
      </w:r>
      <w:r w:rsidRPr="00B51D40">
        <w:rPr>
          <w:rFonts w:ascii="Aptos" w:hAnsi="Aptos"/>
          <w:sz w:val="24"/>
          <w:szCs w:val="24"/>
        </w:rPr>
        <w:instrText>TC "12. Limitation of liability" \l 1</w:instrText>
      </w:r>
      <w:r w:rsidRPr="00B51D40">
        <w:rPr>
          <w:rFonts w:ascii="Aptos" w:hAnsi="Aptos"/>
          <w:sz w:val="24"/>
          <w:szCs w:val="24"/>
        </w:rPr>
        <w:fldChar w:fldCharType="end"/>
      </w:r>
      <w:bookmarkStart w:id="226" w:name="_Toc256000011"/>
      <w:bookmarkStart w:id="227" w:name="a364240"/>
      <w:bookmarkStart w:id="228" w:name="_Ref205932825"/>
      <w:r w:rsidRPr="00B51D40">
        <w:rPr>
          <w:rFonts w:ascii="Aptos" w:hAnsi="Aptos"/>
          <w:sz w:val="24"/>
          <w:szCs w:val="24"/>
        </w:rPr>
        <w:t>Limitation of liability</w:t>
      </w:r>
      <w:bookmarkEnd w:id="226"/>
      <w:bookmarkEnd w:id="227"/>
      <w:bookmarkEnd w:id="228"/>
    </w:p>
    <w:p w14:paraId="3D502889" w14:textId="4563FDFB" w:rsidR="00685F77" w:rsidRPr="00B51D40" w:rsidRDefault="00685F77" w:rsidP="00685F77">
      <w:pPr>
        <w:pStyle w:val="Untitledsubclause1"/>
        <w:rPr>
          <w:rFonts w:ascii="Aptos" w:hAnsi="Aptos"/>
          <w:sz w:val="24"/>
          <w:szCs w:val="24"/>
        </w:rPr>
      </w:pPr>
      <w:bookmarkStart w:id="229" w:name="a516664"/>
      <w:r w:rsidRPr="00B51D40">
        <w:rPr>
          <w:rFonts w:ascii="Aptos" w:hAnsi="Aptos"/>
          <w:sz w:val="24"/>
          <w:szCs w:val="24"/>
        </w:rPr>
        <w:t xml:space="preserve">References to liability in this </w:t>
      </w:r>
      <w:r w:rsidRPr="00B51D40">
        <w:rPr>
          <w:rFonts w:ascii="Aptos" w:hAnsi="Aptos"/>
          <w:sz w:val="24"/>
          <w:szCs w:val="24"/>
        </w:rPr>
        <w:fldChar w:fldCharType="begin"/>
      </w:r>
      <w:r w:rsidRPr="00B51D40">
        <w:rPr>
          <w:rFonts w:ascii="Aptos" w:hAnsi="Aptos"/>
          <w:sz w:val="24"/>
          <w:szCs w:val="24"/>
        </w:rPr>
        <w:instrText>PAGEREF a364240\# "'clause '"  \h</w:instrText>
      </w:r>
      <w:r w:rsidRPr="00B51D40">
        <w:rPr>
          <w:rFonts w:ascii="Aptos" w:hAnsi="Aptos"/>
          <w:sz w:val="24"/>
          <w:szCs w:val="24"/>
        </w:rPr>
      </w:r>
      <w:r w:rsidRPr="00B51D40">
        <w:rPr>
          <w:rFonts w:ascii="Aptos" w:hAnsi="Aptos"/>
          <w:sz w:val="24"/>
          <w:szCs w:val="24"/>
        </w:rPr>
        <w:fldChar w:fldCharType="separate"/>
      </w:r>
      <w:r w:rsidR="00D40438" w:rsidRPr="00B51D40">
        <w:rPr>
          <w:rFonts w:ascii="Aptos" w:hAnsi="Aptos"/>
          <w:noProof/>
          <w:sz w:val="24"/>
          <w:szCs w:val="24"/>
        </w:rPr>
        <w:t xml:space="preserve">clause </w:t>
      </w:r>
      <w:r w:rsidRPr="00B51D40">
        <w:rPr>
          <w:rFonts w:ascii="Aptos" w:hAnsi="Aptos"/>
          <w:sz w:val="24"/>
          <w:szCs w:val="24"/>
        </w:rPr>
        <w:fldChar w:fldCharType="end"/>
      </w:r>
      <w:r w:rsidRPr="00B51D40">
        <w:rPr>
          <w:rFonts w:ascii="Aptos" w:hAnsi="Aptos"/>
          <w:sz w:val="24"/>
          <w:szCs w:val="24"/>
        </w:rPr>
        <w:fldChar w:fldCharType="begin"/>
      </w:r>
      <w:r w:rsidRPr="00B51D40">
        <w:rPr>
          <w:rFonts w:ascii="Aptos" w:hAnsi="Aptos"/>
          <w:sz w:val="24"/>
          <w:szCs w:val="24"/>
          <w:highlight w:val="lightGray"/>
        </w:rPr>
        <w:instrText>REF a364240 \h \w</w:instrText>
      </w:r>
      <w:r w:rsidRPr="00B51D40">
        <w:rPr>
          <w:rFonts w:ascii="Aptos" w:hAnsi="Aptos"/>
          <w:sz w:val="24"/>
          <w:szCs w:val="24"/>
        </w:rPr>
        <w:instrText xml:space="preserve"> \* MERGEFORMAT </w:instrText>
      </w:r>
      <w:r w:rsidRPr="00B51D40">
        <w:rPr>
          <w:rFonts w:ascii="Aptos" w:hAnsi="Aptos"/>
          <w:sz w:val="24"/>
          <w:szCs w:val="24"/>
        </w:rPr>
      </w:r>
      <w:r w:rsidRPr="00B51D40">
        <w:rPr>
          <w:rFonts w:ascii="Aptos" w:hAnsi="Aptos"/>
          <w:sz w:val="24"/>
          <w:szCs w:val="24"/>
        </w:rPr>
        <w:fldChar w:fldCharType="separate"/>
      </w:r>
      <w:r w:rsidR="00D40438">
        <w:rPr>
          <w:rFonts w:ascii="Aptos" w:hAnsi="Aptos"/>
          <w:sz w:val="24"/>
          <w:szCs w:val="24"/>
          <w:highlight w:val="lightGray"/>
        </w:rPr>
        <w:t>19</w:t>
      </w:r>
      <w:r w:rsidRPr="00B51D40">
        <w:rPr>
          <w:rFonts w:ascii="Aptos" w:hAnsi="Aptos"/>
          <w:sz w:val="24"/>
          <w:szCs w:val="24"/>
        </w:rPr>
        <w:fldChar w:fldCharType="end"/>
      </w:r>
      <w:r w:rsidRPr="00B51D40">
        <w:rPr>
          <w:rFonts w:ascii="Aptos" w:hAnsi="Aptos"/>
          <w:sz w:val="24"/>
          <w:szCs w:val="24"/>
        </w:rPr>
        <w:t xml:space="preserve"> include every kind of liability arising under or in connection with the </w:t>
      </w:r>
      <w:r>
        <w:rPr>
          <w:rFonts w:ascii="Aptos" w:hAnsi="Aptos"/>
          <w:sz w:val="24"/>
          <w:szCs w:val="24"/>
        </w:rPr>
        <w:t xml:space="preserve">Agreement, the </w:t>
      </w:r>
      <w:r w:rsidR="005F643A">
        <w:rPr>
          <w:rFonts w:ascii="Aptos" w:hAnsi="Aptos"/>
          <w:sz w:val="24"/>
          <w:szCs w:val="24"/>
        </w:rPr>
        <w:t>Order</w:t>
      </w:r>
      <w:r>
        <w:rPr>
          <w:rFonts w:ascii="Aptos" w:hAnsi="Aptos"/>
          <w:sz w:val="24"/>
          <w:szCs w:val="24"/>
        </w:rPr>
        <w:t xml:space="preserve"> and any Goods or Services,</w:t>
      </w:r>
      <w:r w:rsidRPr="00B51D40">
        <w:rPr>
          <w:rFonts w:ascii="Aptos" w:hAnsi="Aptos"/>
          <w:sz w:val="24"/>
          <w:szCs w:val="24"/>
        </w:rPr>
        <w:t xml:space="preserve"> including liability in contract, tort (including negligence), misrepresentation, restitution or otherwise.</w:t>
      </w:r>
      <w:bookmarkEnd w:id="229"/>
    </w:p>
    <w:p w14:paraId="472FE650" w14:textId="78EEF07B" w:rsidR="00685F77" w:rsidRPr="00B51D40" w:rsidRDefault="00685F77" w:rsidP="00685F77">
      <w:pPr>
        <w:pStyle w:val="Untitledsubclause1"/>
        <w:rPr>
          <w:rFonts w:ascii="Aptos" w:hAnsi="Aptos"/>
          <w:sz w:val="24"/>
          <w:szCs w:val="24"/>
        </w:rPr>
      </w:pPr>
      <w:bookmarkStart w:id="230" w:name="a760603"/>
      <w:r w:rsidRPr="00B51D40">
        <w:rPr>
          <w:rFonts w:ascii="Aptos" w:hAnsi="Aptos"/>
          <w:sz w:val="24"/>
          <w:szCs w:val="24"/>
        </w:rPr>
        <w:t xml:space="preserve">Nothing in the </w:t>
      </w:r>
      <w:r>
        <w:rPr>
          <w:rFonts w:ascii="Aptos" w:hAnsi="Aptos"/>
          <w:sz w:val="24"/>
          <w:szCs w:val="24"/>
        </w:rPr>
        <w:t xml:space="preserve">Agreement or any </w:t>
      </w:r>
      <w:r w:rsidR="005F643A">
        <w:rPr>
          <w:rFonts w:ascii="Aptos" w:hAnsi="Aptos"/>
          <w:sz w:val="24"/>
          <w:szCs w:val="24"/>
        </w:rPr>
        <w:t>Order</w:t>
      </w:r>
      <w:r w:rsidRPr="00B51D40">
        <w:rPr>
          <w:rFonts w:ascii="Aptos" w:hAnsi="Aptos"/>
          <w:sz w:val="24"/>
          <w:szCs w:val="24"/>
        </w:rPr>
        <w:t xml:space="preserve"> limits any liability for:</w:t>
      </w:r>
      <w:bookmarkEnd w:id="230"/>
    </w:p>
    <w:p w14:paraId="13A35D09" w14:textId="77777777" w:rsidR="00685F77" w:rsidRPr="00B51D40" w:rsidRDefault="00685F77" w:rsidP="00685F77">
      <w:pPr>
        <w:pStyle w:val="Untitledsubclause2"/>
        <w:rPr>
          <w:rFonts w:ascii="Aptos" w:hAnsi="Aptos"/>
          <w:sz w:val="24"/>
          <w:szCs w:val="24"/>
        </w:rPr>
      </w:pPr>
      <w:bookmarkStart w:id="231" w:name="a365839"/>
      <w:r w:rsidRPr="00B51D40">
        <w:rPr>
          <w:rFonts w:ascii="Aptos" w:hAnsi="Aptos"/>
          <w:sz w:val="24"/>
          <w:szCs w:val="24"/>
        </w:rPr>
        <w:t xml:space="preserve">death or personal injury caused by </w:t>
      </w:r>
      <w:proofErr w:type="gramStart"/>
      <w:r w:rsidRPr="00B51D40">
        <w:rPr>
          <w:rFonts w:ascii="Aptos" w:hAnsi="Aptos"/>
          <w:sz w:val="24"/>
          <w:szCs w:val="24"/>
        </w:rPr>
        <w:t>negligence;</w:t>
      </w:r>
      <w:bookmarkEnd w:id="231"/>
      <w:proofErr w:type="gramEnd"/>
    </w:p>
    <w:p w14:paraId="7D34F12A" w14:textId="77777777" w:rsidR="00685F77" w:rsidRPr="00B51D40" w:rsidRDefault="00685F77" w:rsidP="00685F77">
      <w:pPr>
        <w:pStyle w:val="Untitledsubclause2"/>
        <w:rPr>
          <w:rFonts w:ascii="Aptos" w:hAnsi="Aptos"/>
          <w:sz w:val="24"/>
          <w:szCs w:val="24"/>
        </w:rPr>
      </w:pPr>
      <w:bookmarkStart w:id="232" w:name="a389892"/>
      <w:r w:rsidRPr="00B51D40">
        <w:rPr>
          <w:rFonts w:ascii="Aptos" w:hAnsi="Aptos"/>
          <w:sz w:val="24"/>
          <w:szCs w:val="24"/>
        </w:rPr>
        <w:t xml:space="preserve">fraud or fraudulent </w:t>
      </w:r>
      <w:proofErr w:type="gramStart"/>
      <w:r w:rsidRPr="00B51D40">
        <w:rPr>
          <w:rFonts w:ascii="Aptos" w:hAnsi="Aptos"/>
          <w:sz w:val="24"/>
          <w:szCs w:val="24"/>
        </w:rPr>
        <w:t>misrepresentation;</w:t>
      </w:r>
      <w:bookmarkEnd w:id="232"/>
      <w:proofErr w:type="gramEnd"/>
    </w:p>
    <w:p w14:paraId="7314E2B9" w14:textId="77777777" w:rsidR="00685F77" w:rsidRPr="00B51D40" w:rsidRDefault="00685F77" w:rsidP="00685F77">
      <w:pPr>
        <w:pStyle w:val="Untitledsubclause2"/>
        <w:rPr>
          <w:rFonts w:ascii="Aptos" w:hAnsi="Aptos"/>
          <w:sz w:val="24"/>
          <w:szCs w:val="24"/>
        </w:rPr>
      </w:pPr>
      <w:bookmarkStart w:id="233" w:name="a260572"/>
      <w:r w:rsidRPr="00B51D40">
        <w:rPr>
          <w:rFonts w:ascii="Aptos" w:hAnsi="Aptos"/>
          <w:sz w:val="24"/>
          <w:szCs w:val="24"/>
        </w:rPr>
        <w:t>breach of the terms implied by section 12 of the Sale of Goods Act 1979 or section 2 of the Supply of Goods and Services Act 1982 (title and quiet possession</w:t>
      </w:r>
      <w:proofErr w:type="gramStart"/>
      <w:r w:rsidRPr="00B51D40">
        <w:rPr>
          <w:rFonts w:ascii="Aptos" w:hAnsi="Aptos"/>
          <w:sz w:val="24"/>
          <w:szCs w:val="24"/>
        </w:rPr>
        <w:t>);</w:t>
      </w:r>
      <w:bookmarkEnd w:id="233"/>
      <w:proofErr w:type="gramEnd"/>
    </w:p>
    <w:p w14:paraId="034AC6D3" w14:textId="77777777" w:rsidR="00685F77" w:rsidRPr="00B51D40" w:rsidRDefault="00685F77" w:rsidP="00685F77">
      <w:pPr>
        <w:pStyle w:val="Untitledsubclause2"/>
        <w:rPr>
          <w:rFonts w:ascii="Aptos" w:hAnsi="Aptos"/>
          <w:sz w:val="24"/>
          <w:szCs w:val="24"/>
        </w:rPr>
      </w:pPr>
      <w:bookmarkStart w:id="234" w:name="a720650"/>
      <w:r w:rsidRPr="00B51D40">
        <w:rPr>
          <w:rFonts w:ascii="Aptos" w:hAnsi="Aptos"/>
          <w:sz w:val="24"/>
          <w:szCs w:val="24"/>
        </w:rPr>
        <w:t>defective products under the Consumer Protection Act 1987; or</w:t>
      </w:r>
      <w:bookmarkEnd w:id="234"/>
    </w:p>
    <w:p w14:paraId="66BA4A9E" w14:textId="77777777" w:rsidR="00685F77" w:rsidRPr="00B51D40" w:rsidRDefault="00685F77" w:rsidP="00685F77">
      <w:pPr>
        <w:pStyle w:val="Untitledsubclause2"/>
        <w:rPr>
          <w:rFonts w:ascii="Aptos" w:hAnsi="Aptos"/>
          <w:sz w:val="24"/>
          <w:szCs w:val="24"/>
        </w:rPr>
      </w:pPr>
      <w:bookmarkStart w:id="235" w:name="a918614"/>
      <w:r w:rsidRPr="00B51D40">
        <w:rPr>
          <w:rFonts w:ascii="Aptos" w:hAnsi="Aptos"/>
          <w:sz w:val="24"/>
          <w:szCs w:val="24"/>
        </w:rPr>
        <w:t>any liability that legally cannot be limited.</w:t>
      </w:r>
      <w:bookmarkEnd w:id="235"/>
    </w:p>
    <w:p w14:paraId="13CD718F" w14:textId="77777777" w:rsidR="00685F77" w:rsidRPr="00B51D40" w:rsidRDefault="00685F77" w:rsidP="00685F77">
      <w:pPr>
        <w:pStyle w:val="Untitledsubclause1"/>
        <w:rPr>
          <w:rFonts w:ascii="Aptos" w:hAnsi="Aptos"/>
          <w:sz w:val="24"/>
          <w:szCs w:val="24"/>
        </w:rPr>
      </w:pPr>
      <w:bookmarkStart w:id="236" w:name="a621779"/>
      <w:bookmarkStart w:id="237" w:name="_Ref205888139"/>
      <w:bookmarkStart w:id="238" w:name="a331347"/>
      <w:r w:rsidRPr="00B51D40">
        <w:rPr>
          <w:rFonts w:ascii="Aptos" w:hAnsi="Aptos"/>
          <w:sz w:val="24"/>
          <w:szCs w:val="24"/>
        </w:rPr>
        <w:t>Neither party shall have any liability for</w:t>
      </w:r>
      <w:bookmarkEnd w:id="236"/>
      <w:r w:rsidRPr="00B51D40">
        <w:rPr>
          <w:rFonts w:ascii="Aptos" w:hAnsi="Aptos"/>
          <w:sz w:val="24"/>
          <w:szCs w:val="24"/>
        </w:rPr>
        <w:t>:</w:t>
      </w:r>
      <w:bookmarkEnd w:id="237"/>
    </w:p>
    <w:p w14:paraId="4B8A437B" w14:textId="77777777" w:rsidR="00685F77" w:rsidRPr="00B51D40" w:rsidRDefault="00685F77" w:rsidP="00685F77">
      <w:pPr>
        <w:pStyle w:val="Untitledsubclause2"/>
        <w:tabs>
          <w:tab w:val="left" w:pos="2127"/>
        </w:tabs>
        <w:rPr>
          <w:rFonts w:ascii="Aptos" w:hAnsi="Aptos"/>
          <w:sz w:val="24"/>
          <w:szCs w:val="24"/>
        </w:rPr>
      </w:pPr>
      <w:bookmarkStart w:id="239" w:name="a498720"/>
      <w:r w:rsidRPr="00B51D40">
        <w:rPr>
          <w:rFonts w:ascii="Aptos" w:hAnsi="Aptos"/>
          <w:sz w:val="24"/>
          <w:szCs w:val="24"/>
        </w:rPr>
        <w:t xml:space="preserve">loss of </w:t>
      </w:r>
      <w:proofErr w:type="gramStart"/>
      <w:r w:rsidRPr="00B51D40">
        <w:rPr>
          <w:rFonts w:ascii="Aptos" w:hAnsi="Aptos"/>
          <w:sz w:val="24"/>
          <w:szCs w:val="24"/>
        </w:rPr>
        <w:t>profits;</w:t>
      </w:r>
      <w:bookmarkEnd w:id="239"/>
      <w:proofErr w:type="gramEnd"/>
    </w:p>
    <w:p w14:paraId="124B98EF" w14:textId="77777777" w:rsidR="00685F77" w:rsidRPr="00B51D40" w:rsidRDefault="00685F77" w:rsidP="00685F77">
      <w:pPr>
        <w:pStyle w:val="Untitledsubclause2"/>
        <w:tabs>
          <w:tab w:val="left" w:pos="2127"/>
        </w:tabs>
        <w:rPr>
          <w:rFonts w:ascii="Aptos" w:hAnsi="Aptos"/>
          <w:sz w:val="24"/>
          <w:szCs w:val="24"/>
        </w:rPr>
      </w:pPr>
      <w:bookmarkStart w:id="240" w:name="a940284"/>
      <w:r w:rsidRPr="00B51D40">
        <w:rPr>
          <w:rFonts w:ascii="Aptos" w:hAnsi="Aptos"/>
          <w:sz w:val="24"/>
          <w:szCs w:val="24"/>
        </w:rPr>
        <w:t xml:space="preserve">loss of sales or </w:t>
      </w:r>
      <w:proofErr w:type="gramStart"/>
      <w:r w:rsidRPr="00B51D40">
        <w:rPr>
          <w:rFonts w:ascii="Aptos" w:hAnsi="Aptos"/>
          <w:sz w:val="24"/>
          <w:szCs w:val="24"/>
        </w:rPr>
        <w:t>business;</w:t>
      </w:r>
      <w:bookmarkEnd w:id="240"/>
      <w:proofErr w:type="gramEnd"/>
    </w:p>
    <w:p w14:paraId="7936B4BB" w14:textId="77777777" w:rsidR="00685F77" w:rsidRPr="00B51D40" w:rsidRDefault="00685F77" w:rsidP="00685F77">
      <w:pPr>
        <w:pStyle w:val="Untitledsubclause2"/>
        <w:tabs>
          <w:tab w:val="left" w:pos="2127"/>
        </w:tabs>
        <w:rPr>
          <w:rFonts w:ascii="Aptos" w:hAnsi="Aptos"/>
          <w:sz w:val="24"/>
          <w:szCs w:val="24"/>
        </w:rPr>
      </w:pPr>
      <w:bookmarkStart w:id="241" w:name="a342415"/>
      <w:r w:rsidRPr="00B51D40">
        <w:rPr>
          <w:rFonts w:ascii="Aptos" w:hAnsi="Aptos"/>
          <w:sz w:val="24"/>
          <w:szCs w:val="24"/>
        </w:rPr>
        <w:t xml:space="preserve">loss of agreements or </w:t>
      </w:r>
      <w:proofErr w:type="gramStart"/>
      <w:r w:rsidRPr="00B51D40">
        <w:rPr>
          <w:rFonts w:ascii="Aptos" w:hAnsi="Aptos"/>
          <w:sz w:val="24"/>
          <w:szCs w:val="24"/>
        </w:rPr>
        <w:t>contracts;</w:t>
      </w:r>
      <w:bookmarkEnd w:id="241"/>
      <w:proofErr w:type="gramEnd"/>
    </w:p>
    <w:p w14:paraId="42C054B5" w14:textId="77777777" w:rsidR="00685F77" w:rsidRPr="00B51D40" w:rsidRDefault="00685F77" w:rsidP="00685F77">
      <w:pPr>
        <w:pStyle w:val="Untitledsubclause2"/>
        <w:tabs>
          <w:tab w:val="left" w:pos="2127"/>
        </w:tabs>
        <w:rPr>
          <w:rFonts w:ascii="Aptos" w:hAnsi="Aptos"/>
          <w:sz w:val="24"/>
          <w:szCs w:val="24"/>
        </w:rPr>
      </w:pPr>
      <w:bookmarkStart w:id="242" w:name="a222816"/>
      <w:r w:rsidRPr="00B51D40">
        <w:rPr>
          <w:rFonts w:ascii="Aptos" w:hAnsi="Aptos"/>
          <w:sz w:val="24"/>
          <w:szCs w:val="24"/>
        </w:rPr>
        <w:t xml:space="preserve">loss of anticipated </w:t>
      </w:r>
      <w:proofErr w:type="gramStart"/>
      <w:r w:rsidRPr="00B51D40">
        <w:rPr>
          <w:rFonts w:ascii="Aptos" w:hAnsi="Aptos"/>
          <w:sz w:val="24"/>
          <w:szCs w:val="24"/>
        </w:rPr>
        <w:t>savings;</w:t>
      </w:r>
      <w:bookmarkEnd w:id="242"/>
      <w:proofErr w:type="gramEnd"/>
    </w:p>
    <w:p w14:paraId="677E7772" w14:textId="77777777" w:rsidR="00685F77" w:rsidRPr="00B51D40" w:rsidRDefault="00685F77" w:rsidP="00685F77">
      <w:pPr>
        <w:pStyle w:val="Untitledsubclause2"/>
        <w:tabs>
          <w:tab w:val="left" w:pos="2127"/>
        </w:tabs>
        <w:rPr>
          <w:rFonts w:ascii="Aptos" w:hAnsi="Aptos"/>
          <w:sz w:val="24"/>
          <w:szCs w:val="24"/>
        </w:rPr>
      </w:pPr>
      <w:bookmarkStart w:id="243" w:name="a937001"/>
      <w:r w:rsidRPr="00B51D40">
        <w:rPr>
          <w:rFonts w:ascii="Aptos" w:hAnsi="Aptos"/>
          <w:sz w:val="24"/>
          <w:szCs w:val="24"/>
        </w:rPr>
        <w:t xml:space="preserve">loss of use or corruption of software, data or </w:t>
      </w:r>
      <w:proofErr w:type="gramStart"/>
      <w:r w:rsidRPr="00B51D40">
        <w:rPr>
          <w:rFonts w:ascii="Aptos" w:hAnsi="Aptos"/>
          <w:sz w:val="24"/>
          <w:szCs w:val="24"/>
        </w:rPr>
        <w:t>information;</w:t>
      </w:r>
      <w:bookmarkEnd w:id="243"/>
      <w:proofErr w:type="gramEnd"/>
    </w:p>
    <w:p w14:paraId="79B94C7E" w14:textId="77777777" w:rsidR="00685F77" w:rsidRPr="00B51D40" w:rsidRDefault="00685F77" w:rsidP="00685F77">
      <w:pPr>
        <w:pStyle w:val="Untitledsubclause2"/>
        <w:tabs>
          <w:tab w:val="left" w:pos="2127"/>
        </w:tabs>
        <w:rPr>
          <w:rFonts w:ascii="Aptos" w:hAnsi="Aptos"/>
          <w:sz w:val="24"/>
          <w:szCs w:val="24"/>
        </w:rPr>
      </w:pPr>
      <w:bookmarkStart w:id="244" w:name="a642562"/>
      <w:r w:rsidRPr="00B51D40">
        <w:rPr>
          <w:rFonts w:ascii="Aptos" w:hAnsi="Aptos"/>
          <w:sz w:val="24"/>
          <w:szCs w:val="24"/>
        </w:rPr>
        <w:t>loss of or damage to goodwill; and</w:t>
      </w:r>
      <w:bookmarkEnd w:id="244"/>
    </w:p>
    <w:p w14:paraId="54B8762F" w14:textId="77777777" w:rsidR="00685F77" w:rsidRPr="00B51D40" w:rsidRDefault="00685F77" w:rsidP="00685F77">
      <w:pPr>
        <w:pStyle w:val="Untitledsubclause2"/>
        <w:tabs>
          <w:tab w:val="left" w:pos="2127"/>
        </w:tabs>
        <w:rPr>
          <w:rFonts w:ascii="Aptos" w:hAnsi="Aptos"/>
          <w:sz w:val="24"/>
          <w:szCs w:val="24"/>
        </w:rPr>
      </w:pPr>
      <w:bookmarkStart w:id="245" w:name="a518571"/>
      <w:r w:rsidRPr="00B51D40">
        <w:rPr>
          <w:rFonts w:ascii="Aptos" w:hAnsi="Aptos"/>
          <w:sz w:val="24"/>
          <w:szCs w:val="24"/>
        </w:rPr>
        <w:t>indirect or consequential loss.</w:t>
      </w:r>
      <w:bookmarkEnd w:id="245"/>
    </w:p>
    <w:p w14:paraId="439ABF04" w14:textId="60A19246" w:rsidR="00685F77" w:rsidRPr="00B51D40" w:rsidRDefault="00685F77" w:rsidP="00685F77">
      <w:pPr>
        <w:pStyle w:val="Untitledsubclause1"/>
        <w:rPr>
          <w:rFonts w:ascii="Aptos" w:hAnsi="Aptos"/>
          <w:sz w:val="24"/>
          <w:szCs w:val="24"/>
        </w:rPr>
      </w:pPr>
      <w:r w:rsidRPr="00B51D40">
        <w:rPr>
          <w:rFonts w:ascii="Aptos" w:hAnsi="Aptos"/>
          <w:sz w:val="24"/>
          <w:szCs w:val="24"/>
        </w:rPr>
        <w:t xml:space="preserve">Subject to </w:t>
      </w:r>
      <w:r>
        <w:rPr>
          <w:rFonts w:ascii="Aptos" w:hAnsi="Aptos"/>
          <w:sz w:val="24"/>
          <w:szCs w:val="24"/>
        </w:rPr>
        <w:t xml:space="preserve">clause </w:t>
      </w:r>
      <w:r w:rsidRPr="00B51D40">
        <w:rPr>
          <w:rFonts w:ascii="Aptos" w:hAnsi="Aptos"/>
          <w:sz w:val="24"/>
          <w:szCs w:val="24"/>
        </w:rPr>
        <w:fldChar w:fldCharType="begin"/>
      </w:r>
      <w:r w:rsidRPr="00B51D40">
        <w:rPr>
          <w:rFonts w:ascii="Aptos" w:hAnsi="Aptos"/>
          <w:sz w:val="24"/>
          <w:szCs w:val="24"/>
        </w:rPr>
        <w:instrText xml:space="preserve"> REF a760603 \r \h  \* MERGEFORMAT </w:instrText>
      </w:r>
      <w:r w:rsidRPr="00B51D40">
        <w:rPr>
          <w:rFonts w:ascii="Aptos" w:hAnsi="Aptos"/>
          <w:sz w:val="24"/>
          <w:szCs w:val="24"/>
        </w:rPr>
      </w:r>
      <w:r w:rsidRPr="00B51D40">
        <w:rPr>
          <w:rFonts w:ascii="Aptos" w:hAnsi="Aptos"/>
          <w:sz w:val="24"/>
          <w:szCs w:val="24"/>
        </w:rPr>
        <w:fldChar w:fldCharType="separate"/>
      </w:r>
      <w:r w:rsidR="00D40438">
        <w:rPr>
          <w:rFonts w:ascii="Aptos" w:hAnsi="Aptos"/>
          <w:sz w:val="24"/>
          <w:szCs w:val="24"/>
        </w:rPr>
        <w:t>19.2</w:t>
      </w:r>
      <w:r w:rsidRPr="00B51D40">
        <w:rPr>
          <w:rFonts w:ascii="Aptos" w:hAnsi="Aptos"/>
          <w:sz w:val="24"/>
          <w:szCs w:val="24"/>
        </w:rPr>
        <w:fldChar w:fldCharType="end"/>
      </w:r>
      <w:r w:rsidRPr="00B51D40">
        <w:rPr>
          <w:rFonts w:ascii="Aptos" w:hAnsi="Aptos"/>
          <w:sz w:val="24"/>
          <w:szCs w:val="24"/>
        </w:rPr>
        <w:t xml:space="preserve"> and clause </w:t>
      </w:r>
      <w:r w:rsidRPr="00B51D40">
        <w:rPr>
          <w:rFonts w:ascii="Aptos" w:hAnsi="Aptos"/>
          <w:sz w:val="24"/>
          <w:szCs w:val="24"/>
        </w:rPr>
        <w:fldChar w:fldCharType="begin"/>
      </w:r>
      <w:r w:rsidRPr="00B51D40">
        <w:rPr>
          <w:rFonts w:ascii="Aptos" w:hAnsi="Aptos"/>
          <w:sz w:val="24"/>
          <w:szCs w:val="24"/>
        </w:rPr>
        <w:instrText xml:space="preserve"> REF _Ref205888139 \r \h  \* MERGEFORMAT </w:instrText>
      </w:r>
      <w:r w:rsidRPr="00B51D40">
        <w:rPr>
          <w:rFonts w:ascii="Aptos" w:hAnsi="Aptos"/>
          <w:sz w:val="24"/>
          <w:szCs w:val="24"/>
        </w:rPr>
      </w:r>
      <w:r w:rsidRPr="00B51D40">
        <w:rPr>
          <w:rFonts w:ascii="Aptos" w:hAnsi="Aptos"/>
          <w:sz w:val="24"/>
          <w:szCs w:val="24"/>
        </w:rPr>
        <w:fldChar w:fldCharType="separate"/>
      </w:r>
      <w:r w:rsidR="00D40438">
        <w:rPr>
          <w:rFonts w:ascii="Aptos" w:hAnsi="Aptos"/>
          <w:sz w:val="24"/>
          <w:szCs w:val="24"/>
        </w:rPr>
        <w:t>19.3</w:t>
      </w:r>
      <w:r w:rsidRPr="00B51D40">
        <w:rPr>
          <w:rFonts w:ascii="Aptos" w:hAnsi="Aptos"/>
          <w:sz w:val="24"/>
          <w:szCs w:val="24"/>
        </w:rPr>
        <w:fldChar w:fldCharType="end"/>
      </w:r>
      <w:commentRangeStart w:id="246"/>
      <w:r w:rsidRPr="00B51D40">
        <w:rPr>
          <w:rFonts w:ascii="Aptos" w:hAnsi="Aptos"/>
          <w:sz w:val="24"/>
          <w:szCs w:val="24"/>
        </w:rPr>
        <w:t xml:space="preserve">, the Supplier's total liability to the Customer (including under any indemnities) shall not exceed the higher of </w:t>
      </w:r>
      <w:commentRangeEnd w:id="246"/>
      <w:r>
        <w:commentReference w:id="246"/>
      </w:r>
      <w:commentRangeStart w:id="247"/>
      <w:r w:rsidRPr="00B51D40">
        <w:rPr>
          <w:rFonts w:ascii="Aptos" w:hAnsi="Aptos"/>
          <w:sz w:val="24"/>
          <w:szCs w:val="24"/>
        </w:rPr>
        <w:t>(</w:t>
      </w:r>
      <w:proofErr w:type="spellStart"/>
      <w:r w:rsidRPr="00B51D40">
        <w:rPr>
          <w:rFonts w:ascii="Aptos" w:hAnsi="Aptos"/>
          <w:sz w:val="24"/>
          <w:szCs w:val="24"/>
        </w:rPr>
        <w:t>i</w:t>
      </w:r>
      <w:proofErr w:type="spellEnd"/>
      <w:r w:rsidRPr="00B51D40">
        <w:rPr>
          <w:rFonts w:ascii="Aptos" w:hAnsi="Aptos"/>
          <w:sz w:val="24"/>
          <w:szCs w:val="24"/>
        </w:rPr>
        <w:t xml:space="preserve">) the </w:t>
      </w:r>
      <w:r w:rsidR="00DC3484">
        <w:rPr>
          <w:rFonts w:ascii="Aptos" w:hAnsi="Aptos"/>
          <w:sz w:val="24"/>
          <w:szCs w:val="24"/>
        </w:rPr>
        <w:t>price</w:t>
      </w:r>
      <w:r w:rsidRPr="00B51D40">
        <w:rPr>
          <w:rFonts w:ascii="Aptos" w:hAnsi="Aptos"/>
          <w:sz w:val="24"/>
          <w:szCs w:val="24"/>
        </w:rPr>
        <w:t xml:space="preserve"> paid by the Customer under the relevant </w:t>
      </w:r>
      <w:r w:rsidR="005F643A">
        <w:rPr>
          <w:rFonts w:ascii="Aptos" w:hAnsi="Aptos"/>
          <w:sz w:val="24"/>
          <w:szCs w:val="24"/>
        </w:rPr>
        <w:t>Order</w:t>
      </w:r>
      <w:r w:rsidRPr="00B51D40">
        <w:rPr>
          <w:rFonts w:ascii="Aptos" w:hAnsi="Aptos"/>
          <w:sz w:val="24"/>
          <w:szCs w:val="24"/>
        </w:rPr>
        <w:t>(s) in respect of the period of 12 months leading up to the event giving rise to the liability; and (ii) £100,000.</w:t>
      </w:r>
      <w:bookmarkEnd w:id="238"/>
      <w:commentRangeEnd w:id="247"/>
      <w:r w:rsidRPr="00B51D40">
        <w:rPr>
          <w:rStyle w:val="CommentReference"/>
          <w:rFonts w:ascii="Aptos" w:eastAsiaTheme="minorHAnsi" w:hAnsi="Aptos" w:cstheme="minorBidi"/>
          <w:sz w:val="24"/>
          <w:szCs w:val="24"/>
        </w:rPr>
        <w:commentReference w:id="247"/>
      </w:r>
    </w:p>
    <w:p w14:paraId="229EE368" w14:textId="37B91A9B" w:rsidR="00685F77" w:rsidRPr="00B51D40" w:rsidRDefault="00685F77" w:rsidP="00685F77">
      <w:pPr>
        <w:pStyle w:val="Untitledsubclause1"/>
        <w:rPr>
          <w:rFonts w:ascii="Aptos" w:hAnsi="Aptos"/>
          <w:sz w:val="24"/>
          <w:szCs w:val="24"/>
        </w:rPr>
      </w:pPr>
      <w:bookmarkStart w:id="248" w:name="a802498"/>
      <w:r w:rsidRPr="00B51D40">
        <w:rPr>
          <w:rFonts w:ascii="Aptos" w:hAnsi="Aptos"/>
          <w:sz w:val="24"/>
          <w:szCs w:val="24"/>
        </w:rPr>
        <w:lastRenderedPageBreak/>
        <w:t xml:space="preserve">The Supplier has given commitments as to compliance of the Goods and Services with relevant specifications in </w:t>
      </w:r>
      <w:r w:rsidRPr="00B51D40">
        <w:rPr>
          <w:rFonts w:ascii="Aptos" w:hAnsi="Aptos"/>
          <w:sz w:val="24"/>
          <w:szCs w:val="24"/>
        </w:rPr>
        <w:fldChar w:fldCharType="begin"/>
      </w:r>
      <w:r w:rsidRPr="00B51D40">
        <w:rPr>
          <w:rFonts w:ascii="Aptos" w:hAnsi="Aptos"/>
          <w:sz w:val="24"/>
          <w:szCs w:val="24"/>
        </w:rPr>
        <w:instrText>PAGEREF a755177\# "'clause '"  \h</w:instrText>
      </w:r>
      <w:r w:rsidRPr="00B51D40">
        <w:rPr>
          <w:rFonts w:ascii="Aptos" w:hAnsi="Aptos"/>
          <w:sz w:val="24"/>
          <w:szCs w:val="24"/>
        </w:rPr>
      </w:r>
      <w:r w:rsidRPr="00B51D40">
        <w:rPr>
          <w:rFonts w:ascii="Aptos" w:hAnsi="Aptos"/>
          <w:sz w:val="24"/>
          <w:szCs w:val="24"/>
        </w:rPr>
        <w:fldChar w:fldCharType="separate"/>
      </w:r>
      <w:r w:rsidR="00D40438" w:rsidRPr="00B51D40">
        <w:rPr>
          <w:rFonts w:ascii="Aptos" w:hAnsi="Aptos"/>
          <w:noProof/>
          <w:sz w:val="24"/>
          <w:szCs w:val="24"/>
        </w:rPr>
        <w:t xml:space="preserve">clause </w:t>
      </w:r>
      <w:r w:rsidRPr="00B51D40">
        <w:rPr>
          <w:rFonts w:ascii="Aptos" w:hAnsi="Aptos"/>
          <w:sz w:val="24"/>
          <w:szCs w:val="24"/>
        </w:rPr>
        <w:fldChar w:fldCharType="end"/>
      </w:r>
      <w:r w:rsidRPr="00B51D40">
        <w:rPr>
          <w:rFonts w:ascii="Aptos" w:hAnsi="Aptos"/>
          <w:sz w:val="24"/>
          <w:szCs w:val="24"/>
        </w:rPr>
        <w:fldChar w:fldCharType="begin"/>
      </w:r>
      <w:r w:rsidRPr="00B51D40">
        <w:rPr>
          <w:rFonts w:ascii="Aptos" w:hAnsi="Aptos"/>
          <w:sz w:val="24"/>
          <w:szCs w:val="24"/>
          <w:highlight w:val="lightGray"/>
        </w:rPr>
        <w:instrText>REF a755177 \h \w</w:instrText>
      </w:r>
      <w:r w:rsidRPr="00B51D40">
        <w:rPr>
          <w:rFonts w:ascii="Aptos" w:hAnsi="Aptos"/>
          <w:sz w:val="24"/>
          <w:szCs w:val="24"/>
        </w:rPr>
        <w:instrText xml:space="preserve"> \* MERGEFORMAT </w:instrText>
      </w:r>
      <w:r w:rsidRPr="00B51D40">
        <w:rPr>
          <w:rFonts w:ascii="Aptos" w:hAnsi="Aptos"/>
          <w:sz w:val="24"/>
          <w:szCs w:val="24"/>
        </w:rPr>
      </w:r>
      <w:r w:rsidRPr="00B51D40">
        <w:rPr>
          <w:rFonts w:ascii="Aptos" w:hAnsi="Aptos"/>
          <w:sz w:val="24"/>
          <w:szCs w:val="24"/>
        </w:rPr>
        <w:fldChar w:fldCharType="separate"/>
      </w:r>
      <w:r w:rsidR="00D40438">
        <w:rPr>
          <w:rFonts w:ascii="Aptos" w:hAnsi="Aptos"/>
          <w:sz w:val="24"/>
          <w:szCs w:val="24"/>
          <w:highlight w:val="lightGray"/>
        </w:rPr>
        <w:t>7</w:t>
      </w:r>
      <w:r w:rsidRPr="00B51D40">
        <w:rPr>
          <w:rFonts w:ascii="Aptos" w:hAnsi="Aptos"/>
          <w:sz w:val="24"/>
          <w:szCs w:val="24"/>
        </w:rPr>
        <w:fldChar w:fldCharType="end"/>
      </w:r>
      <w:r w:rsidRPr="00B51D40">
        <w:rPr>
          <w:rFonts w:ascii="Aptos" w:hAnsi="Aptos"/>
          <w:sz w:val="24"/>
          <w:szCs w:val="24"/>
        </w:rPr>
        <w:t xml:space="preserve"> and </w:t>
      </w:r>
      <w:r w:rsidRPr="00B51D40">
        <w:rPr>
          <w:rFonts w:ascii="Aptos" w:hAnsi="Aptos"/>
          <w:sz w:val="24"/>
          <w:szCs w:val="24"/>
        </w:rPr>
        <w:fldChar w:fldCharType="begin"/>
      </w:r>
      <w:r w:rsidRPr="00B51D40">
        <w:rPr>
          <w:rFonts w:ascii="Aptos" w:hAnsi="Aptos"/>
          <w:sz w:val="24"/>
          <w:szCs w:val="24"/>
        </w:rPr>
        <w:instrText>PAGEREF a109998\# "'clause '"  \h</w:instrText>
      </w:r>
      <w:r w:rsidRPr="00B51D40">
        <w:rPr>
          <w:rFonts w:ascii="Aptos" w:hAnsi="Aptos"/>
          <w:sz w:val="24"/>
          <w:szCs w:val="24"/>
        </w:rPr>
      </w:r>
      <w:r w:rsidRPr="00B51D40">
        <w:rPr>
          <w:rFonts w:ascii="Aptos" w:hAnsi="Aptos"/>
          <w:sz w:val="24"/>
          <w:szCs w:val="24"/>
        </w:rPr>
        <w:fldChar w:fldCharType="separate"/>
      </w:r>
      <w:r w:rsidR="00D40438" w:rsidRPr="00B51D40">
        <w:rPr>
          <w:rFonts w:ascii="Aptos" w:hAnsi="Aptos"/>
          <w:noProof/>
          <w:sz w:val="24"/>
          <w:szCs w:val="24"/>
        </w:rPr>
        <w:t xml:space="preserve">clause </w:t>
      </w:r>
      <w:r w:rsidRPr="00B51D40">
        <w:rPr>
          <w:rFonts w:ascii="Aptos" w:hAnsi="Aptos"/>
          <w:sz w:val="24"/>
          <w:szCs w:val="24"/>
        </w:rPr>
        <w:fldChar w:fldCharType="end"/>
      </w:r>
      <w:r w:rsidRPr="00B51D40">
        <w:rPr>
          <w:rFonts w:ascii="Aptos" w:hAnsi="Aptos"/>
          <w:sz w:val="24"/>
          <w:szCs w:val="24"/>
        </w:rPr>
        <w:fldChar w:fldCharType="begin"/>
      </w:r>
      <w:r w:rsidRPr="00B51D40">
        <w:rPr>
          <w:rFonts w:ascii="Aptos" w:hAnsi="Aptos"/>
          <w:sz w:val="24"/>
          <w:szCs w:val="24"/>
          <w:highlight w:val="lightGray"/>
        </w:rPr>
        <w:instrText>REF a109998 \h \w</w:instrText>
      </w:r>
      <w:r w:rsidRPr="00B51D40">
        <w:rPr>
          <w:rFonts w:ascii="Aptos" w:hAnsi="Aptos"/>
          <w:sz w:val="24"/>
          <w:szCs w:val="24"/>
        </w:rPr>
        <w:instrText xml:space="preserve"> \* MERGEFORMAT </w:instrText>
      </w:r>
      <w:r w:rsidRPr="00B51D40">
        <w:rPr>
          <w:rFonts w:ascii="Aptos" w:hAnsi="Aptos"/>
          <w:sz w:val="24"/>
          <w:szCs w:val="24"/>
        </w:rPr>
      </w:r>
      <w:r w:rsidRPr="00B51D40">
        <w:rPr>
          <w:rFonts w:ascii="Aptos" w:hAnsi="Aptos"/>
          <w:sz w:val="24"/>
          <w:szCs w:val="24"/>
        </w:rPr>
        <w:fldChar w:fldCharType="separate"/>
      </w:r>
      <w:r w:rsidR="00D40438">
        <w:rPr>
          <w:rFonts w:ascii="Aptos" w:hAnsi="Aptos"/>
          <w:sz w:val="24"/>
          <w:szCs w:val="24"/>
          <w:highlight w:val="lightGray"/>
        </w:rPr>
        <w:t>9</w:t>
      </w:r>
      <w:r w:rsidRPr="00B51D40">
        <w:rPr>
          <w:rFonts w:ascii="Aptos" w:hAnsi="Aptos"/>
          <w:sz w:val="24"/>
          <w:szCs w:val="24"/>
        </w:rPr>
        <w:fldChar w:fldCharType="end"/>
      </w:r>
      <w:r w:rsidRPr="00B51D40">
        <w:rPr>
          <w:rFonts w:ascii="Aptos" w:hAnsi="Aptos"/>
          <w:sz w:val="24"/>
          <w:szCs w:val="24"/>
        </w:rPr>
        <w:t xml:space="preserve">. In view of these commitments, the terms implied by sections 13 to 15 of the Sale of Goods Act 1979 and sections 3, 4 and 5 of the Supply of Goods and Services Act 1982 are, to the fullest extent permitted by law, excluded from the </w:t>
      </w:r>
      <w:r>
        <w:rPr>
          <w:rFonts w:ascii="Aptos" w:hAnsi="Aptos"/>
          <w:sz w:val="24"/>
          <w:szCs w:val="24"/>
        </w:rPr>
        <w:t>Agreement</w:t>
      </w:r>
      <w:r w:rsidRPr="00B51D40">
        <w:rPr>
          <w:rFonts w:ascii="Aptos" w:hAnsi="Aptos"/>
          <w:sz w:val="24"/>
          <w:szCs w:val="24"/>
        </w:rPr>
        <w:t>.</w:t>
      </w:r>
      <w:bookmarkEnd w:id="248"/>
    </w:p>
    <w:p w14:paraId="4486D649" w14:textId="66A0CFC4" w:rsidR="00685F77" w:rsidRPr="00B51D40" w:rsidRDefault="00685F77" w:rsidP="00685F77">
      <w:pPr>
        <w:pStyle w:val="Untitledsubclause1"/>
        <w:rPr>
          <w:rFonts w:ascii="Aptos" w:hAnsi="Aptos"/>
          <w:sz w:val="24"/>
          <w:szCs w:val="24"/>
        </w:rPr>
      </w:pPr>
      <w:bookmarkStart w:id="249" w:name="a426006"/>
      <w:r w:rsidRPr="00B51D40">
        <w:rPr>
          <w:rFonts w:ascii="Aptos" w:hAnsi="Aptos"/>
          <w:sz w:val="24"/>
          <w:szCs w:val="24"/>
        </w:rPr>
        <w:t xml:space="preserve">This </w:t>
      </w:r>
      <w:r w:rsidRPr="00B51D40">
        <w:rPr>
          <w:rFonts w:ascii="Aptos" w:hAnsi="Aptos"/>
          <w:sz w:val="24"/>
          <w:szCs w:val="24"/>
        </w:rPr>
        <w:fldChar w:fldCharType="begin"/>
      </w:r>
      <w:r w:rsidRPr="00B51D40">
        <w:rPr>
          <w:rFonts w:ascii="Aptos" w:hAnsi="Aptos"/>
          <w:sz w:val="24"/>
          <w:szCs w:val="24"/>
        </w:rPr>
        <w:instrText>PAGEREF a364240\# "'clause '"  \h</w:instrText>
      </w:r>
      <w:r w:rsidRPr="00B51D40">
        <w:rPr>
          <w:rFonts w:ascii="Aptos" w:hAnsi="Aptos"/>
          <w:sz w:val="24"/>
          <w:szCs w:val="24"/>
        </w:rPr>
      </w:r>
      <w:r w:rsidRPr="00B51D40">
        <w:rPr>
          <w:rFonts w:ascii="Aptos" w:hAnsi="Aptos"/>
          <w:sz w:val="24"/>
          <w:szCs w:val="24"/>
        </w:rPr>
        <w:fldChar w:fldCharType="separate"/>
      </w:r>
      <w:r w:rsidR="00D40438" w:rsidRPr="00B51D40">
        <w:rPr>
          <w:rFonts w:ascii="Aptos" w:hAnsi="Aptos"/>
          <w:noProof/>
          <w:sz w:val="24"/>
          <w:szCs w:val="24"/>
        </w:rPr>
        <w:t xml:space="preserve">clause </w:t>
      </w:r>
      <w:r w:rsidRPr="00B51D40">
        <w:rPr>
          <w:rFonts w:ascii="Aptos" w:hAnsi="Aptos"/>
          <w:sz w:val="24"/>
          <w:szCs w:val="24"/>
        </w:rPr>
        <w:fldChar w:fldCharType="end"/>
      </w:r>
      <w:r w:rsidRPr="00B51D40">
        <w:rPr>
          <w:rFonts w:ascii="Aptos" w:hAnsi="Aptos"/>
          <w:sz w:val="24"/>
          <w:szCs w:val="24"/>
        </w:rPr>
        <w:fldChar w:fldCharType="begin"/>
      </w:r>
      <w:r w:rsidRPr="00B51D40">
        <w:rPr>
          <w:rFonts w:ascii="Aptos" w:hAnsi="Aptos"/>
          <w:sz w:val="24"/>
          <w:szCs w:val="24"/>
          <w:highlight w:val="lightGray"/>
        </w:rPr>
        <w:instrText>REF a364240 \h \w</w:instrText>
      </w:r>
      <w:r w:rsidRPr="00B51D40">
        <w:rPr>
          <w:rFonts w:ascii="Aptos" w:hAnsi="Aptos"/>
          <w:sz w:val="24"/>
          <w:szCs w:val="24"/>
        </w:rPr>
        <w:instrText xml:space="preserve"> \* MERGEFORMAT </w:instrText>
      </w:r>
      <w:r w:rsidRPr="00B51D40">
        <w:rPr>
          <w:rFonts w:ascii="Aptos" w:hAnsi="Aptos"/>
          <w:sz w:val="24"/>
          <w:szCs w:val="24"/>
        </w:rPr>
      </w:r>
      <w:r w:rsidRPr="00B51D40">
        <w:rPr>
          <w:rFonts w:ascii="Aptos" w:hAnsi="Aptos"/>
          <w:sz w:val="24"/>
          <w:szCs w:val="24"/>
        </w:rPr>
        <w:fldChar w:fldCharType="separate"/>
      </w:r>
      <w:r w:rsidR="00D40438">
        <w:rPr>
          <w:rFonts w:ascii="Aptos" w:hAnsi="Aptos"/>
          <w:sz w:val="24"/>
          <w:szCs w:val="24"/>
          <w:highlight w:val="lightGray"/>
        </w:rPr>
        <w:t>19</w:t>
      </w:r>
      <w:r w:rsidRPr="00B51D40">
        <w:rPr>
          <w:rFonts w:ascii="Aptos" w:hAnsi="Aptos"/>
          <w:sz w:val="24"/>
          <w:szCs w:val="24"/>
        </w:rPr>
        <w:fldChar w:fldCharType="end"/>
      </w:r>
      <w:r w:rsidRPr="00B51D40">
        <w:rPr>
          <w:rFonts w:ascii="Aptos" w:hAnsi="Aptos"/>
          <w:sz w:val="24"/>
          <w:szCs w:val="24"/>
        </w:rPr>
        <w:t xml:space="preserve"> shall survive termination of the </w:t>
      </w:r>
      <w:r>
        <w:rPr>
          <w:rFonts w:ascii="Aptos" w:hAnsi="Aptos"/>
          <w:sz w:val="24"/>
          <w:szCs w:val="24"/>
        </w:rPr>
        <w:t xml:space="preserve">Agreement and the relevant </w:t>
      </w:r>
      <w:r w:rsidR="005F643A">
        <w:rPr>
          <w:rFonts w:ascii="Aptos" w:hAnsi="Aptos"/>
          <w:sz w:val="24"/>
          <w:szCs w:val="24"/>
        </w:rPr>
        <w:t>Order</w:t>
      </w:r>
      <w:r w:rsidRPr="00B51D40">
        <w:rPr>
          <w:rFonts w:ascii="Aptos" w:hAnsi="Aptos"/>
          <w:sz w:val="24"/>
          <w:szCs w:val="24"/>
        </w:rPr>
        <w:t>.</w:t>
      </w:r>
      <w:bookmarkEnd w:id="249"/>
    </w:p>
    <w:p w14:paraId="03D78FA1" w14:textId="77777777" w:rsidR="00685F77" w:rsidRPr="00B51D40" w:rsidRDefault="00685F77" w:rsidP="00685F77">
      <w:pPr>
        <w:pStyle w:val="TitleClause"/>
        <w:rPr>
          <w:rFonts w:ascii="Aptos" w:hAnsi="Aptos"/>
          <w:sz w:val="24"/>
          <w:szCs w:val="24"/>
        </w:rPr>
      </w:pPr>
      <w:r w:rsidRPr="00B51D40">
        <w:rPr>
          <w:rFonts w:ascii="Aptos" w:hAnsi="Aptos"/>
          <w:sz w:val="24"/>
          <w:szCs w:val="24"/>
        </w:rPr>
        <w:fldChar w:fldCharType="begin"/>
      </w:r>
      <w:r w:rsidRPr="00B51D40">
        <w:rPr>
          <w:rFonts w:ascii="Aptos" w:hAnsi="Aptos"/>
          <w:sz w:val="24"/>
          <w:szCs w:val="24"/>
        </w:rPr>
        <w:instrText>TC "13. Termination" \l 1</w:instrText>
      </w:r>
      <w:r w:rsidRPr="00B51D40">
        <w:rPr>
          <w:rFonts w:ascii="Aptos" w:hAnsi="Aptos"/>
          <w:sz w:val="24"/>
          <w:szCs w:val="24"/>
        </w:rPr>
        <w:fldChar w:fldCharType="end"/>
      </w:r>
      <w:bookmarkStart w:id="250" w:name="_Toc256000012"/>
      <w:bookmarkStart w:id="251" w:name="a151117"/>
      <w:bookmarkStart w:id="252" w:name="_Ref205932720"/>
      <w:r w:rsidRPr="00B51D40">
        <w:rPr>
          <w:rFonts w:ascii="Aptos" w:hAnsi="Aptos"/>
          <w:sz w:val="24"/>
          <w:szCs w:val="24"/>
        </w:rPr>
        <w:t>Termination</w:t>
      </w:r>
      <w:bookmarkEnd w:id="250"/>
      <w:bookmarkEnd w:id="251"/>
      <w:bookmarkEnd w:id="252"/>
    </w:p>
    <w:p w14:paraId="7FADD68C" w14:textId="0B73FEA7" w:rsidR="00685F77" w:rsidRPr="00B51D40" w:rsidRDefault="00685F77" w:rsidP="00685F77">
      <w:pPr>
        <w:pStyle w:val="Untitledsubclause1"/>
        <w:rPr>
          <w:rFonts w:ascii="Aptos" w:hAnsi="Aptos"/>
          <w:sz w:val="24"/>
          <w:szCs w:val="24"/>
        </w:rPr>
      </w:pPr>
      <w:r w:rsidRPr="00B51D40">
        <w:rPr>
          <w:rFonts w:ascii="Aptos" w:hAnsi="Aptos"/>
          <w:sz w:val="24"/>
          <w:szCs w:val="24"/>
        </w:rPr>
        <w:fldChar w:fldCharType="begin"/>
      </w:r>
      <w:r w:rsidRPr="00B51D40">
        <w:rPr>
          <w:rFonts w:ascii="Aptos" w:hAnsi="Aptos"/>
          <w:sz w:val="24"/>
          <w:szCs w:val="24"/>
        </w:rPr>
        <w:fldChar w:fldCharType="end"/>
      </w:r>
      <w:bookmarkStart w:id="253" w:name="a985598"/>
      <w:r w:rsidRPr="00B51D40">
        <w:rPr>
          <w:rFonts w:ascii="Aptos" w:hAnsi="Aptos"/>
          <w:sz w:val="24"/>
          <w:szCs w:val="24"/>
        </w:rPr>
        <w:t xml:space="preserve">Without affecting any other right or remedy available to it, either party may terminate the </w:t>
      </w:r>
      <w:r>
        <w:rPr>
          <w:rFonts w:ascii="Aptos" w:hAnsi="Aptos"/>
          <w:sz w:val="24"/>
          <w:szCs w:val="24"/>
        </w:rPr>
        <w:t xml:space="preserve">Agreement and any or all </w:t>
      </w:r>
      <w:r w:rsidR="005F643A">
        <w:rPr>
          <w:rFonts w:ascii="Aptos" w:hAnsi="Aptos"/>
          <w:sz w:val="24"/>
          <w:szCs w:val="24"/>
        </w:rPr>
        <w:t>Order</w:t>
      </w:r>
      <w:r>
        <w:rPr>
          <w:rFonts w:ascii="Aptos" w:hAnsi="Aptos"/>
          <w:sz w:val="24"/>
          <w:szCs w:val="24"/>
        </w:rPr>
        <w:t xml:space="preserve">(s) </w:t>
      </w:r>
      <w:r w:rsidRPr="00B51D40">
        <w:rPr>
          <w:rFonts w:ascii="Aptos" w:hAnsi="Aptos"/>
          <w:sz w:val="24"/>
          <w:szCs w:val="24"/>
        </w:rPr>
        <w:t xml:space="preserve">by giving the other party not less than 12 months' written notice. </w:t>
      </w:r>
      <w:bookmarkEnd w:id="253"/>
    </w:p>
    <w:p w14:paraId="4B0CA881" w14:textId="773A5065" w:rsidR="00685F77" w:rsidRPr="00B51D40" w:rsidRDefault="00685F77" w:rsidP="00685F77">
      <w:pPr>
        <w:pStyle w:val="Untitledsubclause1"/>
        <w:rPr>
          <w:rFonts w:ascii="Aptos" w:hAnsi="Aptos"/>
          <w:sz w:val="24"/>
          <w:szCs w:val="24"/>
        </w:rPr>
      </w:pPr>
      <w:bookmarkStart w:id="254" w:name="a155888"/>
      <w:r w:rsidRPr="00B51D40">
        <w:rPr>
          <w:rFonts w:ascii="Aptos" w:hAnsi="Aptos"/>
          <w:sz w:val="24"/>
          <w:szCs w:val="24"/>
        </w:rPr>
        <w:t xml:space="preserve">Without affecting any other right or remedy available to it, either party may terminate </w:t>
      </w:r>
      <w:r>
        <w:rPr>
          <w:rFonts w:ascii="Aptos" w:hAnsi="Aptos"/>
          <w:sz w:val="24"/>
          <w:szCs w:val="24"/>
        </w:rPr>
        <w:t xml:space="preserve">any or all </w:t>
      </w:r>
      <w:r w:rsidR="005F643A">
        <w:rPr>
          <w:rFonts w:ascii="Aptos" w:hAnsi="Aptos"/>
          <w:sz w:val="24"/>
          <w:szCs w:val="24"/>
        </w:rPr>
        <w:t>Order</w:t>
      </w:r>
      <w:r>
        <w:rPr>
          <w:rFonts w:ascii="Aptos" w:hAnsi="Aptos"/>
          <w:sz w:val="24"/>
          <w:szCs w:val="24"/>
        </w:rPr>
        <w:t>(s)</w:t>
      </w:r>
      <w:r w:rsidRPr="00B51D40">
        <w:rPr>
          <w:rFonts w:ascii="Aptos" w:hAnsi="Aptos"/>
          <w:sz w:val="24"/>
          <w:szCs w:val="24"/>
        </w:rPr>
        <w:t xml:space="preserve"> with immediate effect by giving written notice to the other party if: </w:t>
      </w:r>
      <w:bookmarkEnd w:id="254"/>
    </w:p>
    <w:p w14:paraId="3FA92937" w14:textId="7148C262" w:rsidR="00685F77" w:rsidRPr="00B51D40" w:rsidRDefault="00685F77" w:rsidP="00685F77">
      <w:pPr>
        <w:pStyle w:val="Untitledsubclause2"/>
        <w:rPr>
          <w:rFonts w:ascii="Aptos" w:hAnsi="Aptos"/>
          <w:sz w:val="24"/>
          <w:szCs w:val="24"/>
        </w:rPr>
      </w:pPr>
      <w:r w:rsidRPr="00B51D40">
        <w:rPr>
          <w:rFonts w:ascii="Aptos" w:hAnsi="Aptos"/>
          <w:sz w:val="24"/>
          <w:szCs w:val="24"/>
        </w:rPr>
        <w:fldChar w:fldCharType="begin"/>
      </w:r>
      <w:r w:rsidRPr="00B51D40">
        <w:rPr>
          <w:rFonts w:ascii="Aptos" w:hAnsi="Aptos"/>
          <w:sz w:val="24"/>
          <w:szCs w:val="24"/>
        </w:rPr>
        <w:fldChar w:fldCharType="end"/>
      </w:r>
      <w:bookmarkStart w:id="255" w:name="a738461"/>
      <w:r w:rsidRPr="00B51D40">
        <w:rPr>
          <w:rFonts w:ascii="Aptos" w:hAnsi="Aptos"/>
          <w:sz w:val="24"/>
          <w:szCs w:val="24"/>
        </w:rPr>
        <w:t xml:space="preserve">the other party commits a material breach of any term of the </w:t>
      </w:r>
      <w:r>
        <w:rPr>
          <w:rFonts w:ascii="Aptos" w:hAnsi="Aptos"/>
          <w:sz w:val="24"/>
          <w:szCs w:val="24"/>
        </w:rPr>
        <w:t xml:space="preserve">Agreement or any </w:t>
      </w:r>
      <w:r w:rsidR="005F643A">
        <w:rPr>
          <w:rFonts w:ascii="Aptos" w:hAnsi="Aptos"/>
          <w:sz w:val="24"/>
          <w:szCs w:val="24"/>
        </w:rPr>
        <w:t>Order</w:t>
      </w:r>
      <w:r w:rsidRPr="00B51D40">
        <w:rPr>
          <w:rFonts w:ascii="Aptos" w:hAnsi="Aptos"/>
          <w:sz w:val="24"/>
          <w:szCs w:val="24"/>
        </w:rPr>
        <w:t xml:space="preserve"> and (if such breach is remediable) fails to remedy that breach within a period of 28 days after being notified in writing to do </w:t>
      </w:r>
      <w:proofErr w:type="gramStart"/>
      <w:r w:rsidRPr="00B51D40">
        <w:rPr>
          <w:rFonts w:ascii="Aptos" w:hAnsi="Aptos"/>
          <w:sz w:val="24"/>
          <w:szCs w:val="24"/>
        </w:rPr>
        <w:t>so;</w:t>
      </w:r>
      <w:bookmarkEnd w:id="255"/>
      <w:proofErr w:type="gramEnd"/>
    </w:p>
    <w:p w14:paraId="579F0057" w14:textId="77777777" w:rsidR="00685F77" w:rsidRPr="00B51D40" w:rsidRDefault="00685F77" w:rsidP="00685F77">
      <w:pPr>
        <w:pStyle w:val="Untitledsubclause2"/>
        <w:rPr>
          <w:rFonts w:ascii="Aptos" w:eastAsiaTheme="minorHAnsi" w:hAnsi="Aptos"/>
          <w:sz w:val="24"/>
          <w:szCs w:val="24"/>
        </w:rPr>
      </w:pPr>
      <w:bookmarkStart w:id="256" w:name="a367229"/>
      <w:r w:rsidRPr="00B51D40">
        <w:rPr>
          <w:rFonts w:ascii="Aptos" w:eastAsiaTheme="minorHAnsi" w:hAnsi="Aptos"/>
          <w:sz w:val="24"/>
          <w:szCs w:val="24"/>
          <w:shd w:val="clear" w:color="auto" w:fill="FFFFFF"/>
        </w:rPr>
        <w:t>the other party takes any step or action in connection with its entering administration, provisional liquidation or any composition or arrangement with its creditors (other than in relation to a solvent restructuring), obtaining a moratorium, being wound up (whether voluntarily or by order of the court, unless for the purpose of a solvent restructuring), having a receiver appointed to any of its assets or ceasing to carry on business or, if the step or action is taken in another jurisdiction, in connection with any analogous procedure in the relevant jurisdiction;</w:t>
      </w:r>
      <w:bookmarkEnd w:id="256"/>
    </w:p>
    <w:p w14:paraId="09DCEFE3" w14:textId="77777777" w:rsidR="00685F77" w:rsidRPr="00B51D40" w:rsidRDefault="00685F77" w:rsidP="00685F77">
      <w:pPr>
        <w:pStyle w:val="Untitledsubclause2"/>
        <w:rPr>
          <w:rFonts w:ascii="Aptos" w:eastAsiaTheme="minorHAnsi" w:hAnsi="Aptos"/>
          <w:sz w:val="24"/>
          <w:szCs w:val="24"/>
          <w:shd w:val="clear" w:color="auto" w:fill="FFFFFF"/>
        </w:rPr>
      </w:pPr>
      <w:bookmarkStart w:id="257" w:name="a898929"/>
      <w:r w:rsidRPr="00B51D40">
        <w:rPr>
          <w:rFonts w:ascii="Aptos" w:eastAsiaTheme="minorHAnsi" w:hAnsi="Aptos"/>
          <w:sz w:val="24"/>
          <w:szCs w:val="24"/>
          <w:shd w:val="clear" w:color="auto" w:fill="FFFFFF"/>
        </w:rPr>
        <w:t>the other party suspends, or threatens to suspend, or ceases or threatens to cease to carry on all or a substantial part of its business; or</w:t>
      </w:r>
      <w:bookmarkEnd w:id="257"/>
    </w:p>
    <w:p w14:paraId="7BEB889D" w14:textId="592AC9F8" w:rsidR="00685F77" w:rsidRPr="00B51D40" w:rsidRDefault="00685F77" w:rsidP="00685F77">
      <w:pPr>
        <w:pStyle w:val="Untitledsubclause2"/>
        <w:rPr>
          <w:rFonts w:ascii="Aptos" w:eastAsiaTheme="minorHAnsi" w:hAnsi="Aptos"/>
          <w:sz w:val="24"/>
          <w:szCs w:val="24"/>
          <w:shd w:val="clear" w:color="auto" w:fill="FFFFFF"/>
        </w:rPr>
      </w:pPr>
      <w:bookmarkStart w:id="258" w:name="a885395"/>
      <w:r w:rsidRPr="00B51D40">
        <w:rPr>
          <w:rFonts w:ascii="Aptos" w:eastAsiaTheme="minorHAnsi" w:hAnsi="Aptos"/>
          <w:sz w:val="24"/>
          <w:szCs w:val="24"/>
          <w:shd w:val="clear" w:color="auto" w:fill="FFFFFF"/>
        </w:rPr>
        <w:t xml:space="preserve">the other party's </w:t>
      </w:r>
      <w:r w:rsidRPr="00B51D40">
        <w:rPr>
          <w:rFonts w:ascii="Aptos" w:hAnsi="Aptos"/>
          <w:sz w:val="24"/>
          <w:szCs w:val="24"/>
        </w:rPr>
        <w:t xml:space="preserve">financial position deteriorates so far as to reasonably justify the opinion that its ability to give effect to the terms of the </w:t>
      </w:r>
      <w:r>
        <w:rPr>
          <w:rFonts w:ascii="Aptos" w:hAnsi="Aptos"/>
          <w:sz w:val="24"/>
          <w:szCs w:val="24"/>
        </w:rPr>
        <w:t xml:space="preserve">Agreement or any </w:t>
      </w:r>
      <w:r w:rsidR="005F643A">
        <w:rPr>
          <w:rFonts w:ascii="Aptos" w:hAnsi="Aptos"/>
          <w:sz w:val="24"/>
          <w:szCs w:val="24"/>
        </w:rPr>
        <w:t>Order</w:t>
      </w:r>
      <w:r w:rsidRPr="00B51D40">
        <w:rPr>
          <w:rFonts w:ascii="Aptos" w:hAnsi="Aptos"/>
          <w:sz w:val="24"/>
          <w:szCs w:val="24"/>
        </w:rPr>
        <w:t xml:space="preserve"> is in jeopardy</w:t>
      </w:r>
      <w:r w:rsidRPr="00B51D40">
        <w:rPr>
          <w:rFonts w:ascii="Aptos" w:eastAsiaTheme="minorHAnsi" w:hAnsi="Aptos"/>
          <w:sz w:val="24"/>
          <w:szCs w:val="24"/>
          <w:shd w:val="clear" w:color="auto" w:fill="FFFFFF"/>
        </w:rPr>
        <w:t>.</w:t>
      </w:r>
      <w:bookmarkEnd w:id="258"/>
    </w:p>
    <w:p w14:paraId="15E4F53C" w14:textId="465A45AD" w:rsidR="00685F77" w:rsidRPr="00B51D40" w:rsidRDefault="00685F77" w:rsidP="00685F77">
      <w:pPr>
        <w:pStyle w:val="Untitledsubclause1"/>
        <w:rPr>
          <w:rFonts w:ascii="Aptos" w:eastAsiaTheme="minorHAnsi" w:hAnsi="Aptos"/>
          <w:sz w:val="24"/>
          <w:szCs w:val="24"/>
          <w:shd w:val="clear" w:color="auto" w:fill="FFFFFF"/>
        </w:rPr>
      </w:pPr>
      <w:bookmarkStart w:id="259" w:name="a917162"/>
      <w:r w:rsidRPr="00B51D40">
        <w:rPr>
          <w:rFonts w:ascii="Aptos" w:eastAsiaTheme="minorHAnsi" w:hAnsi="Aptos"/>
          <w:sz w:val="24"/>
          <w:szCs w:val="24"/>
          <w:shd w:val="clear" w:color="auto" w:fill="FFFFFF"/>
        </w:rPr>
        <w:t xml:space="preserve">Without affecting any other right or remedy available to it, the Supplier may terminate the </w:t>
      </w:r>
      <w:r>
        <w:rPr>
          <w:rFonts w:ascii="Aptos" w:eastAsiaTheme="minorHAnsi" w:hAnsi="Aptos"/>
          <w:sz w:val="24"/>
          <w:szCs w:val="24"/>
          <w:shd w:val="clear" w:color="auto" w:fill="FFFFFF"/>
        </w:rPr>
        <w:t xml:space="preserve">Agreement or any or all </w:t>
      </w:r>
      <w:r w:rsidR="005F643A">
        <w:rPr>
          <w:rFonts w:ascii="Aptos" w:eastAsiaTheme="minorHAnsi" w:hAnsi="Aptos"/>
          <w:sz w:val="24"/>
          <w:szCs w:val="24"/>
          <w:shd w:val="clear" w:color="auto" w:fill="FFFFFF"/>
        </w:rPr>
        <w:t>Order</w:t>
      </w:r>
      <w:r>
        <w:rPr>
          <w:rFonts w:ascii="Aptos" w:eastAsiaTheme="minorHAnsi" w:hAnsi="Aptos"/>
          <w:sz w:val="24"/>
          <w:szCs w:val="24"/>
          <w:shd w:val="clear" w:color="auto" w:fill="FFFFFF"/>
        </w:rPr>
        <w:t>(s)</w:t>
      </w:r>
      <w:r w:rsidRPr="00B51D40">
        <w:rPr>
          <w:rFonts w:ascii="Aptos" w:eastAsiaTheme="minorHAnsi" w:hAnsi="Aptos"/>
          <w:sz w:val="24"/>
          <w:szCs w:val="24"/>
          <w:shd w:val="clear" w:color="auto" w:fill="FFFFFF"/>
        </w:rPr>
        <w:t xml:space="preserve"> with immediate effect by giving written notice to the Customer</w:t>
      </w:r>
      <w:bookmarkEnd w:id="259"/>
      <w:r w:rsidRPr="00B51D40">
        <w:rPr>
          <w:rFonts w:ascii="Aptos" w:eastAsiaTheme="minorHAnsi" w:hAnsi="Aptos"/>
          <w:sz w:val="24"/>
          <w:szCs w:val="24"/>
          <w:shd w:val="clear" w:color="auto" w:fill="FFFFFF"/>
        </w:rPr>
        <w:t xml:space="preserve"> if the Customer fails to pay any amount due under the </w:t>
      </w:r>
      <w:r>
        <w:rPr>
          <w:rFonts w:ascii="Aptos" w:eastAsiaTheme="minorHAnsi" w:hAnsi="Aptos"/>
          <w:sz w:val="24"/>
          <w:szCs w:val="24"/>
          <w:shd w:val="clear" w:color="auto" w:fill="FFFFFF"/>
        </w:rPr>
        <w:t xml:space="preserve">Agreement or any </w:t>
      </w:r>
      <w:r w:rsidR="005F643A">
        <w:rPr>
          <w:rFonts w:ascii="Aptos" w:eastAsiaTheme="minorHAnsi" w:hAnsi="Aptos"/>
          <w:sz w:val="24"/>
          <w:szCs w:val="24"/>
          <w:shd w:val="clear" w:color="auto" w:fill="FFFFFF"/>
        </w:rPr>
        <w:t>Order</w:t>
      </w:r>
      <w:r>
        <w:rPr>
          <w:rFonts w:ascii="Aptos" w:eastAsiaTheme="minorHAnsi" w:hAnsi="Aptos"/>
          <w:sz w:val="24"/>
          <w:szCs w:val="24"/>
          <w:shd w:val="clear" w:color="auto" w:fill="FFFFFF"/>
        </w:rPr>
        <w:t xml:space="preserve"> </w:t>
      </w:r>
      <w:r w:rsidRPr="00B51D40">
        <w:rPr>
          <w:rFonts w:ascii="Aptos" w:eastAsiaTheme="minorHAnsi" w:hAnsi="Aptos"/>
          <w:sz w:val="24"/>
          <w:szCs w:val="24"/>
          <w:shd w:val="clear" w:color="auto" w:fill="FFFFFF"/>
        </w:rPr>
        <w:t>on the due date for payment and remains in default not less than 7 days after being notified in writing to make such payment.</w:t>
      </w:r>
    </w:p>
    <w:p w14:paraId="0BA0BE90" w14:textId="76C2F947" w:rsidR="00685F77" w:rsidRPr="00B51D40" w:rsidRDefault="00685F77" w:rsidP="00685F77">
      <w:pPr>
        <w:pStyle w:val="Untitledsubclause1"/>
        <w:rPr>
          <w:rFonts w:ascii="Aptos" w:hAnsi="Aptos"/>
          <w:sz w:val="24"/>
          <w:szCs w:val="24"/>
        </w:rPr>
      </w:pPr>
      <w:bookmarkStart w:id="260" w:name="a861772"/>
      <w:r w:rsidRPr="00B51D40">
        <w:rPr>
          <w:rFonts w:ascii="Aptos" w:hAnsi="Aptos"/>
          <w:sz w:val="24"/>
          <w:szCs w:val="24"/>
        </w:rPr>
        <w:t xml:space="preserve">Without affecting any other right or remedy available to it, the Supplier may suspend the supply of Services or all further deliveries of Goods under the </w:t>
      </w:r>
      <w:r>
        <w:rPr>
          <w:rFonts w:ascii="Aptos" w:hAnsi="Aptos"/>
          <w:sz w:val="24"/>
          <w:szCs w:val="24"/>
        </w:rPr>
        <w:t xml:space="preserve">Agreement or any </w:t>
      </w:r>
      <w:r w:rsidR="005F643A">
        <w:rPr>
          <w:rFonts w:ascii="Aptos" w:hAnsi="Aptos"/>
          <w:sz w:val="24"/>
          <w:szCs w:val="24"/>
        </w:rPr>
        <w:t>Order</w:t>
      </w:r>
      <w:r>
        <w:rPr>
          <w:rFonts w:ascii="Aptos" w:hAnsi="Aptos"/>
          <w:sz w:val="24"/>
          <w:szCs w:val="24"/>
        </w:rPr>
        <w:t>(s)</w:t>
      </w:r>
      <w:r w:rsidRPr="00B51D40">
        <w:rPr>
          <w:rFonts w:ascii="Aptos" w:hAnsi="Aptos"/>
          <w:sz w:val="24"/>
          <w:szCs w:val="24"/>
        </w:rPr>
        <w:t xml:space="preserve"> or any other contract between the Customer and the Supplier if the Customer fails to pay any amount due under </w:t>
      </w:r>
      <w:r>
        <w:rPr>
          <w:rFonts w:ascii="Aptos" w:hAnsi="Aptos"/>
          <w:sz w:val="24"/>
          <w:szCs w:val="24"/>
        </w:rPr>
        <w:t xml:space="preserve">the Agreement or any </w:t>
      </w:r>
      <w:r w:rsidR="005F643A">
        <w:rPr>
          <w:rFonts w:ascii="Aptos" w:hAnsi="Aptos"/>
          <w:sz w:val="24"/>
          <w:szCs w:val="24"/>
        </w:rPr>
        <w:t>Order</w:t>
      </w:r>
      <w:r>
        <w:rPr>
          <w:rFonts w:ascii="Aptos" w:hAnsi="Aptos"/>
          <w:sz w:val="24"/>
          <w:szCs w:val="24"/>
        </w:rPr>
        <w:t xml:space="preserve"> </w:t>
      </w:r>
      <w:r w:rsidRPr="00B51D40">
        <w:rPr>
          <w:rFonts w:ascii="Aptos" w:hAnsi="Aptos"/>
          <w:sz w:val="24"/>
          <w:szCs w:val="24"/>
        </w:rPr>
        <w:t xml:space="preserve">on the due date for payment, the Customer becomes subject to any of the events listed in </w:t>
      </w:r>
      <w:r w:rsidRPr="00B51D40">
        <w:rPr>
          <w:rFonts w:ascii="Aptos" w:hAnsi="Aptos"/>
          <w:sz w:val="24"/>
          <w:szCs w:val="24"/>
        </w:rPr>
        <w:fldChar w:fldCharType="begin"/>
      </w:r>
      <w:r w:rsidRPr="00B51D40">
        <w:rPr>
          <w:rFonts w:ascii="Aptos" w:hAnsi="Aptos"/>
          <w:sz w:val="24"/>
          <w:szCs w:val="24"/>
        </w:rPr>
        <w:instrText>PAGEREF a367229\# "'clause '"  \h</w:instrText>
      </w:r>
      <w:r w:rsidRPr="00B51D40">
        <w:rPr>
          <w:rFonts w:ascii="Aptos" w:hAnsi="Aptos"/>
          <w:sz w:val="24"/>
          <w:szCs w:val="24"/>
        </w:rPr>
      </w:r>
      <w:r w:rsidRPr="00B51D40">
        <w:rPr>
          <w:rFonts w:ascii="Aptos" w:hAnsi="Aptos"/>
          <w:sz w:val="24"/>
          <w:szCs w:val="24"/>
        </w:rPr>
        <w:fldChar w:fldCharType="separate"/>
      </w:r>
      <w:r w:rsidR="000866A5" w:rsidRPr="00B51D40">
        <w:rPr>
          <w:rFonts w:ascii="Aptos" w:hAnsi="Aptos"/>
          <w:noProof/>
          <w:sz w:val="24"/>
          <w:szCs w:val="24"/>
        </w:rPr>
        <w:t xml:space="preserve">clause </w:t>
      </w:r>
      <w:r w:rsidRPr="00B51D40">
        <w:rPr>
          <w:rFonts w:ascii="Aptos" w:hAnsi="Aptos"/>
          <w:sz w:val="24"/>
          <w:szCs w:val="24"/>
        </w:rPr>
        <w:fldChar w:fldCharType="end"/>
      </w:r>
      <w:r w:rsidRPr="00B51D40">
        <w:rPr>
          <w:rFonts w:ascii="Aptos" w:hAnsi="Aptos"/>
          <w:sz w:val="24"/>
          <w:szCs w:val="24"/>
        </w:rPr>
        <w:fldChar w:fldCharType="begin"/>
      </w:r>
      <w:r w:rsidRPr="00B51D40">
        <w:rPr>
          <w:rFonts w:ascii="Aptos" w:hAnsi="Aptos"/>
          <w:sz w:val="24"/>
          <w:szCs w:val="24"/>
          <w:highlight w:val="lightGray"/>
        </w:rPr>
        <w:instrText>REF a367229 \h \w</w:instrText>
      </w:r>
      <w:r w:rsidRPr="00B51D40">
        <w:rPr>
          <w:rFonts w:ascii="Aptos" w:hAnsi="Aptos"/>
          <w:sz w:val="24"/>
          <w:szCs w:val="24"/>
        </w:rPr>
        <w:instrText xml:space="preserve"> \* MERGEFORMAT </w:instrText>
      </w:r>
      <w:r w:rsidRPr="00B51D40">
        <w:rPr>
          <w:rFonts w:ascii="Aptos" w:hAnsi="Aptos"/>
          <w:sz w:val="24"/>
          <w:szCs w:val="24"/>
        </w:rPr>
      </w:r>
      <w:r w:rsidRPr="00B51D40">
        <w:rPr>
          <w:rFonts w:ascii="Aptos" w:hAnsi="Aptos"/>
          <w:sz w:val="24"/>
          <w:szCs w:val="24"/>
        </w:rPr>
        <w:fldChar w:fldCharType="separate"/>
      </w:r>
      <w:r w:rsidR="000866A5">
        <w:rPr>
          <w:rFonts w:ascii="Aptos" w:hAnsi="Aptos"/>
          <w:sz w:val="24"/>
          <w:szCs w:val="24"/>
          <w:highlight w:val="lightGray"/>
        </w:rPr>
        <w:t>20.2(b)</w:t>
      </w:r>
      <w:r w:rsidRPr="00B51D40">
        <w:rPr>
          <w:rFonts w:ascii="Aptos" w:hAnsi="Aptos"/>
          <w:sz w:val="24"/>
          <w:szCs w:val="24"/>
        </w:rPr>
        <w:fldChar w:fldCharType="end"/>
      </w:r>
      <w:r w:rsidRPr="00B51D40">
        <w:rPr>
          <w:rFonts w:ascii="Aptos" w:hAnsi="Aptos"/>
          <w:sz w:val="24"/>
          <w:szCs w:val="24"/>
        </w:rPr>
        <w:t xml:space="preserve"> to </w:t>
      </w:r>
      <w:r w:rsidRPr="00B51D40">
        <w:rPr>
          <w:rFonts w:ascii="Aptos" w:hAnsi="Aptos"/>
          <w:sz w:val="24"/>
          <w:szCs w:val="24"/>
        </w:rPr>
        <w:fldChar w:fldCharType="begin"/>
      </w:r>
      <w:r w:rsidRPr="00B51D40">
        <w:rPr>
          <w:rFonts w:ascii="Aptos" w:hAnsi="Aptos"/>
          <w:sz w:val="24"/>
          <w:szCs w:val="24"/>
        </w:rPr>
        <w:instrText>PAGEREF a885395\# "'clause '"  \h</w:instrText>
      </w:r>
      <w:r w:rsidRPr="00B51D40">
        <w:rPr>
          <w:rFonts w:ascii="Aptos" w:hAnsi="Aptos"/>
          <w:sz w:val="24"/>
          <w:szCs w:val="24"/>
        </w:rPr>
      </w:r>
      <w:r w:rsidRPr="00B51D40">
        <w:rPr>
          <w:rFonts w:ascii="Aptos" w:hAnsi="Aptos"/>
          <w:sz w:val="24"/>
          <w:szCs w:val="24"/>
        </w:rPr>
        <w:fldChar w:fldCharType="separate"/>
      </w:r>
      <w:r w:rsidR="000866A5" w:rsidRPr="00B51D40">
        <w:rPr>
          <w:rFonts w:ascii="Aptos" w:hAnsi="Aptos"/>
          <w:noProof/>
          <w:sz w:val="24"/>
          <w:szCs w:val="24"/>
        </w:rPr>
        <w:t xml:space="preserve">clause </w:t>
      </w:r>
      <w:r w:rsidRPr="00B51D40">
        <w:rPr>
          <w:rFonts w:ascii="Aptos" w:hAnsi="Aptos"/>
          <w:sz w:val="24"/>
          <w:szCs w:val="24"/>
        </w:rPr>
        <w:fldChar w:fldCharType="end"/>
      </w:r>
      <w:r w:rsidRPr="00B51D40">
        <w:rPr>
          <w:rFonts w:ascii="Aptos" w:hAnsi="Aptos"/>
          <w:sz w:val="24"/>
          <w:szCs w:val="24"/>
        </w:rPr>
        <w:fldChar w:fldCharType="begin"/>
      </w:r>
      <w:r w:rsidRPr="00B51D40">
        <w:rPr>
          <w:rFonts w:ascii="Aptos" w:hAnsi="Aptos"/>
          <w:sz w:val="24"/>
          <w:szCs w:val="24"/>
          <w:highlight w:val="lightGray"/>
        </w:rPr>
        <w:instrText>REF a885395 \h \w</w:instrText>
      </w:r>
      <w:r w:rsidRPr="00B51D40">
        <w:rPr>
          <w:rFonts w:ascii="Aptos" w:hAnsi="Aptos"/>
          <w:sz w:val="24"/>
          <w:szCs w:val="24"/>
        </w:rPr>
        <w:instrText xml:space="preserve"> \* MERGEFORMAT </w:instrText>
      </w:r>
      <w:r w:rsidRPr="00B51D40">
        <w:rPr>
          <w:rFonts w:ascii="Aptos" w:hAnsi="Aptos"/>
          <w:sz w:val="24"/>
          <w:szCs w:val="24"/>
        </w:rPr>
      </w:r>
      <w:r w:rsidRPr="00B51D40">
        <w:rPr>
          <w:rFonts w:ascii="Aptos" w:hAnsi="Aptos"/>
          <w:sz w:val="24"/>
          <w:szCs w:val="24"/>
        </w:rPr>
        <w:fldChar w:fldCharType="separate"/>
      </w:r>
      <w:r w:rsidR="000866A5">
        <w:rPr>
          <w:rFonts w:ascii="Aptos" w:hAnsi="Aptos"/>
          <w:sz w:val="24"/>
          <w:szCs w:val="24"/>
          <w:highlight w:val="lightGray"/>
        </w:rPr>
        <w:t>20.2(d)</w:t>
      </w:r>
      <w:r w:rsidRPr="00B51D40">
        <w:rPr>
          <w:rFonts w:ascii="Aptos" w:hAnsi="Aptos"/>
          <w:sz w:val="24"/>
          <w:szCs w:val="24"/>
        </w:rPr>
        <w:fldChar w:fldCharType="end"/>
      </w:r>
      <w:r w:rsidRPr="00B51D40">
        <w:rPr>
          <w:rFonts w:ascii="Aptos" w:hAnsi="Aptos"/>
          <w:sz w:val="24"/>
          <w:szCs w:val="24"/>
        </w:rPr>
        <w:t>, or the Supplier reasonably believes that the Customer is about to become subject to any of them.</w:t>
      </w:r>
      <w:bookmarkEnd w:id="260"/>
    </w:p>
    <w:p w14:paraId="30BB63E5" w14:textId="77777777" w:rsidR="00685F77" w:rsidRPr="00B51D40" w:rsidRDefault="00685F77" w:rsidP="00685F77">
      <w:pPr>
        <w:pStyle w:val="TitleClause"/>
        <w:rPr>
          <w:rFonts w:ascii="Aptos" w:hAnsi="Aptos"/>
          <w:sz w:val="24"/>
          <w:szCs w:val="24"/>
        </w:rPr>
      </w:pPr>
      <w:r w:rsidRPr="00B51D40">
        <w:rPr>
          <w:rFonts w:ascii="Aptos" w:hAnsi="Aptos"/>
          <w:sz w:val="24"/>
          <w:szCs w:val="24"/>
        </w:rPr>
        <w:lastRenderedPageBreak/>
        <w:fldChar w:fldCharType="begin"/>
      </w:r>
      <w:r w:rsidRPr="00B51D40">
        <w:rPr>
          <w:rFonts w:ascii="Aptos" w:hAnsi="Aptos"/>
          <w:sz w:val="24"/>
          <w:szCs w:val="24"/>
        </w:rPr>
        <w:instrText>TC "14. Consequences of termination" \l 1</w:instrText>
      </w:r>
      <w:r w:rsidRPr="00B51D40">
        <w:rPr>
          <w:rFonts w:ascii="Aptos" w:hAnsi="Aptos"/>
          <w:sz w:val="24"/>
          <w:szCs w:val="24"/>
        </w:rPr>
        <w:fldChar w:fldCharType="end"/>
      </w:r>
      <w:bookmarkStart w:id="261" w:name="_Toc256000013"/>
      <w:bookmarkStart w:id="262" w:name="a506318"/>
      <w:r w:rsidRPr="00B51D40">
        <w:rPr>
          <w:rFonts w:ascii="Aptos" w:hAnsi="Aptos"/>
          <w:sz w:val="24"/>
          <w:szCs w:val="24"/>
        </w:rPr>
        <w:t>Consequences of termination</w:t>
      </w:r>
      <w:bookmarkEnd w:id="261"/>
      <w:bookmarkEnd w:id="262"/>
    </w:p>
    <w:p w14:paraId="1FF409E8" w14:textId="2BFBDCE6" w:rsidR="00685F77" w:rsidRPr="00B51D40" w:rsidRDefault="00685F77" w:rsidP="00685F77">
      <w:pPr>
        <w:pStyle w:val="Untitledsubclause1"/>
        <w:rPr>
          <w:rFonts w:ascii="Aptos" w:hAnsi="Aptos"/>
          <w:sz w:val="24"/>
          <w:szCs w:val="24"/>
        </w:rPr>
      </w:pPr>
      <w:bookmarkStart w:id="263" w:name="a660795"/>
      <w:r w:rsidRPr="00B51D40">
        <w:rPr>
          <w:rFonts w:ascii="Aptos" w:hAnsi="Aptos"/>
          <w:sz w:val="24"/>
          <w:szCs w:val="24"/>
        </w:rPr>
        <w:t xml:space="preserve">On termination of </w:t>
      </w:r>
      <w:r>
        <w:rPr>
          <w:rFonts w:ascii="Aptos" w:hAnsi="Aptos"/>
          <w:sz w:val="24"/>
          <w:szCs w:val="24"/>
        </w:rPr>
        <w:t xml:space="preserve">any </w:t>
      </w:r>
      <w:r w:rsidR="005F643A">
        <w:rPr>
          <w:rFonts w:ascii="Aptos" w:hAnsi="Aptos"/>
          <w:sz w:val="24"/>
          <w:szCs w:val="24"/>
        </w:rPr>
        <w:t>Order</w:t>
      </w:r>
      <w:r>
        <w:rPr>
          <w:rFonts w:ascii="Aptos" w:hAnsi="Aptos"/>
          <w:sz w:val="24"/>
          <w:szCs w:val="24"/>
        </w:rPr>
        <w:t>(s)</w:t>
      </w:r>
      <w:r w:rsidRPr="00B51D40">
        <w:rPr>
          <w:rFonts w:ascii="Aptos" w:hAnsi="Aptos"/>
          <w:sz w:val="24"/>
          <w:szCs w:val="24"/>
        </w:rPr>
        <w:t>:</w:t>
      </w:r>
      <w:bookmarkEnd w:id="263"/>
    </w:p>
    <w:p w14:paraId="702CC838" w14:textId="115F958A" w:rsidR="00685F77" w:rsidRPr="00B51D40" w:rsidRDefault="00685F77" w:rsidP="00685F77">
      <w:pPr>
        <w:pStyle w:val="Untitledsubclause2"/>
        <w:rPr>
          <w:rFonts w:ascii="Aptos" w:hAnsi="Aptos"/>
          <w:sz w:val="24"/>
          <w:szCs w:val="24"/>
        </w:rPr>
      </w:pPr>
      <w:bookmarkStart w:id="264" w:name="a128475"/>
      <w:r w:rsidRPr="00B51D40">
        <w:rPr>
          <w:rFonts w:ascii="Aptos" w:hAnsi="Aptos"/>
          <w:sz w:val="24"/>
          <w:szCs w:val="24"/>
        </w:rPr>
        <w:t xml:space="preserve">the Customer shall immediately pay to the Supplier all of the Supplier's outstanding unpaid invoices and interest and, in respect of Goods and Services supplied </w:t>
      </w:r>
      <w:r>
        <w:rPr>
          <w:rFonts w:ascii="Aptos" w:hAnsi="Aptos"/>
          <w:sz w:val="24"/>
          <w:szCs w:val="24"/>
        </w:rPr>
        <w:t xml:space="preserve">under the relevant </w:t>
      </w:r>
      <w:r w:rsidR="005F643A">
        <w:rPr>
          <w:rFonts w:ascii="Aptos" w:hAnsi="Aptos"/>
          <w:sz w:val="24"/>
          <w:szCs w:val="24"/>
        </w:rPr>
        <w:t>Order</w:t>
      </w:r>
      <w:r>
        <w:rPr>
          <w:rFonts w:ascii="Aptos" w:hAnsi="Aptos"/>
          <w:sz w:val="24"/>
          <w:szCs w:val="24"/>
        </w:rPr>
        <w:t xml:space="preserve">(s) </w:t>
      </w:r>
      <w:r w:rsidRPr="00B51D40">
        <w:rPr>
          <w:rFonts w:ascii="Aptos" w:hAnsi="Aptos"/>
          <w:sz w:val="24"/>
          <w:szCs w:val="24"/>
        </w:rPr>
        <w:t xml:space="preserve">but for which no invoice has been submitted, the Supplier shall submit an invoice, which shall be payable by the Customer immediately on </w:t>
      </w:r>
      <w:proofErr w:type="gramStart"/>
      <w:r w:rsidRPr="00B51D40">
        <w:rPr>
          <w:rFonts w:ascii="Aptos" w:hAnsi="Aptos"/>
          <w:sz w:val="24"/>
          <w:szCs w:val="24"/>
        </w:rPr>
        <w:t>receipt;</w:t>
      </w:r>
      <w:bookmarkEnd w:id="264"/>
      <w:proofErr w:type="gramEnd"/>
    </w:p>
    <w:p w14:paraId="0109FC5E" w14:textId="76B56EC2" w:rsidR="00685F77" w:rsidRPr="00B51D40" w:rsidRDefault="00685F77" w:rsidP="00685F77">
      <w:pPr>
        <w:pStyle w:val="Untitledsubclause2"/>
        <w:rPr>
          <w:rFonts w:ascii="Aptos" w:hAnsi="Aptos"/>
          <w:sz w:val="24"/>
          <w:szCs w:val="24"/>
        </w:rPr>
      </w:pPr>
      <w:bookmarkStart w:id="265" w:name="a855990"/>
      <w:r w:rsidRPr="00B51D40">
        <w:rPr>
          <w:rFonts w:ascii="Aptos" w:hAnsi="Aptos"/>
          <w:sz w:val="24"/>
          <w:szCs w:val="24"/>
        </w:rPr>
        <w:t xml:space="preserve">the Customer shall return </w:t>
      </w:r>
      <w:proofErr w:type="gramStart"/>
      <w:r w:rsidRPr="00B51D40">
        <w:rPr>
          <w:rFonts w:ascii="Aptos" w:hAnsi="Aptos"/>
          <w:sz w:val="24"/>
          <w:szCs w:val="24"/>
        </w:rPr>
        <w:t>all of</w:t>
      </w:r>
      <w:proofErr w:type="gramEnd"/>
      <w:r w:rsidRPr="00B51D40">
        <w:rPr>
          <w:rFonts w:ascii="Aptos" w:hAnsi="Aptos"/>
          <w:sz w:val="24"/>
          <w:szCs w:val="24"/>
        </w:rPr>
        <w:t xml:space="preserve"> the Supplier Materials and any Deliverables or Goods which have not been fully paid for. If the Customer fails to do so, then the Supplier may enter the Customer's premises and take possession of them. Until they have been returned, the Customer shall be solely responsible for their safe keeping and will not use them for any purpose not connected with </w:t>
      </w:r>
      <w:r>
        <w:rPr>
          <w:rFonts w:ascii="Aptos" w:hAnsi="Aptos"/>
          <w:sz w:val="24"/>
          <w:szCs w:val="24"/>
        </w:rPr>
        <w:t xml:space="preserve">the Agreement or any </w:t>
      </w:r>
      <w:r w:rsidR="005F643A">
        <w:rPr>
          <w:rFonts w:ascii="Aptos" w:hAnsi="Aptos"/>
          <w:sz w:val="24"/>
          <w:szCs w:val="24"/>
        </w:rPr>
        <w:t>Order</w:t>
      </w:r>
      <w:r>
        <w:rPr>
          <w:rFonts w:ascii="Aptos" w:hAnsi="Aptos"/>
          <w:sz w:val="24"/>
          <w:szCs w:val="24"/>
        </w:rPr>
        <w:t>(s)</w:t>
      </w:r>
      <w:r w:rsidRPr="00B51D40">
        <w:rPr>
          <w:rFonts w:ascii="Aptos" w:hAnsi="Aptos"/>
          <w:sz w:val="24"/>
          <w:szCs w:val="24"/>
        </w:rPr>
        <w:t>.</w:t>
      </w:r>
      <w:bookmarkEnd w:id="265"/>
    </w:p>
    <w:p w14:paraId="7723448A" w14:textId="22CA32C3" w:rsidR="00685F77" w:rsidRPr="00B51D40" w:rsidRDefault="00685F77" w:rsidP="00685F77">
      <w:pPr>
        <w:pStyle w:val="Untitledsubclause1"/>
        <w:rPr>
          <w:rFonts w:ascii="Aptos" w:hAnsi="Aptos"/>
          <w:sz w:val="24"/>
          <w:szCs w:val="24"/>
        </w:rPr>
      </w:pPr>
      <w:bookmarkStart w:id="266" w:name="a807985"/>
      <w:r w:rsidRPr="00B51D40">
        <w:rPr>
          <w:rFonts w:ascii="Aptos" w:hAnsi="Aptos"/>
          <w:sz w:val="24"/>
          <w:szCs w:val="24"/>
        </w:rPr>
        <w:t xml:space="preserve">Termination or expiry of the </w:t>
      </w:r>
      <w:r>
        <w:rPr>
          <w:rFonts w:ascii="Aptos" w:hAnsi="Aptos"/>
          <w:sz w:val="24"/>
          <w:szCs w:val="24"/>
        </w:rPr>
        <w:t xml:space="preserve">Agreement or any </w:t>
      </w:r>
      <w:r w:rsidR="005F643A">
        <w:rPr>
          <w:rFonts w:ascii="Aptos" w:hAnsi="Aptos"/>
          <w:sz w:val="24"/>
          <w:szCs w:val="24"/>
        </w:rPr>
        <w:t>Order</w:t>
      </w:r>
      <w:r>
        <w:rPr>
          <w:rFonts w:ascii="Aptos" w:hAnsi="Aptos"/>
          <w:sz w:val="24"/>
          <w:szCs w:val="24"/>
        </w:rPr>
        <w:t>(s)</w:t>
      </w:r>
      <w:r w:rsidRPr="00B51D40">
        <w:rPr>
          <w:rFonts w:ascii="Aptos" w:hAnsi="Aptos"/>
          <w:sz w:val="24"/>
          <w:szCs w:val="24"/>
        </w:rPr>
        <w:t xml:space="preserve"> shall not affect any rights, remedies, obligations and liabilities of the parties that have accrued up to the date of termination or expiry, including the right to claim damages in respect of any breach of the </w:t>
      </w:r>
      <w:r>
        <w:rPr>
          <w:rFonts w:ascii="Aptos" w:hAnsi="Aptos"/>
          <w:sz w:val="24"/>
          <w:szCs w:val="24"/>
        </w:rPr>
        <w:t xml:space="preserve">Agreement or any </w:t>
      </w:r>
      <w:r w:rsidR="005F643A">
        <w:rPr>
          <w:rFonts w:ascii="Aptos" w:hAnsi="Aptos"/>
          <w:sz w:val="24"/>
          <w:szCs w:val="24"/>
        </w:rPr>
        <w:t>Order</w:t>
      </w:r>
      <w:r>
        <w:rPr>
          <w:rFonts w:ascii="Aptos" w:hAnsi="Aptos"/>
          <w:sz w:val="24"/>
          <w:szCs w:val="24"/>
        </w:rPr>
        <w:t xml:space="preserve">(s) </w:t>
      </w:r>
      <w:r w:rsidRPr="00B51D40">
        <w:rPr>
          <w:rFonts w:ascii="Aptos" w:hAnsi="Aptos"/>
          <w:sz w:val="24"/>
          <w:szCs w:val="24"/>
        </w:rPr>
        <w:t>which existed at or before the date of termination or expiry.</w:t>
      </w:r>
      <w:bookmarkEnd w:id="266"/>
    </w:p>
    <w:p w14:paraId="1F094A49" w14:textId="45027C4A" w:rsidR="00685F77" w:rsidRPr="00B51D40" w:rsidRDefault="00685F77" w:rsidP="00685F77">
      <w:pPr>
        <w:pStyle w:val="Untitledsubclause1"/>
        <w:rPr>
          <w:rFonts w:ascii="Aptos" w:hAnsi="Aptos"/>
          <w:sz w:val="24"/>
          <w:szCs w:val="24"/>
        </w:rPr>
      </w:pPr>
      <w:bookmarkStart w:id="267" w:name="a490411"/>
      <w:r w:rsidRPr="00B51D40">
        <w:rPr>
          <w:rFonts w:ascii="Aptos" w:hAnsi="Aptos"/>
          <w:sz w:val="24"/>
          <w:szCs w:val="24"/>
        </w:rPr>
        <w:t xml:space="preserve">Any provision of the </w:t>
      </w:r>
      <w:r>
        <w:rPr>
          <w:rFonts w:ascii="Aptos" w:hAnsi="Aptos"/>
          <w:sz w:val="24"/>
          <w:szCs w:val="24"/>
        </w:rPr>
        <w:t xml:space="preserve">Agreement or any </w:t>
      </w:r>
      <w:r w:rsidR="005F643A">
        <w:rPr>
          <w:rFonts w:ascii="Aptos" w:hAnsi="Aptos"/>
          <w:sz w:val="24"/>
          <w:szCs w:val="24"/>
        </w:rPr>
        <w:t>Order</w:t>
      </w:r>
      <w:r w:rsidRPr="00B51D40">
        <w:rPr>
          <w:rFonts w:ascii="Aptos" w:hAnsi="Aptos"/>
          <w:sz w:val="24"/>
          <w:szCs w:val="24"/>
        </w:rPr>
        <w:t xml:space="preserve"> that expressly or by implication is intended to have effect after termination or expiry shall continue in full force and effect.</w:t>
      </w:r>
      <w:bookmarkEnd w:id="267"/>
    </w:p>
    <w:p w14:paraId="4273A3F7" w14:textId="77777777" w:rsidR="00685F77" w:rsidRPr="00B51D40" w:rsidRDefault="00685F77" w:rsidP="00685F77">
      <w:pPr>
        <w:pStyle w:val="TitleClause"/>
        <w:rPr>
          <w:rFonts w:ascii="Aptos" w:hAnsi="Aptos"/>
          <w:sz w:val="24"/>
          <w:szCs w:val="24"/>
        </w:rPr>
      </w:pPr>
      <w:r w:rsidRPr="00B51D40">
        <w:rPr>
          <w:rFonts w:ascii="Aptos" w:hAnsi="Aptos"/>
          <w:sz w:val="24"/>
          <w:szCs w:val="24"/>
        </w:rPr>
        <w:fldChar w:fldCharType="begin"/>
      </w:r>
      <w:r w:rsidRPr="00B51D40">
        <w:rPr>
          <w:rFonts w:ascii="Aptos" w:hAnsi="Aptos"/>
          <w:sz w:val="24"/>
          <w:szCs w:val="24"/>
        </w:rPr>
        <w:instrText>TC "15. Confidentiality" \l 1</w:instrText>
      </w:r>
      <w:r w:rsidRPr="00B51D40">
        <w:rPr>
          <w:rFonts w:ascii="Aptos" w:hAnsi="Aptos"/>
          <w:sz w:val="24"/>
          <w:szCs w:val="24"/>
        </w:rPr>
        <w:fldChar w:fldCharType="end"/>
      </w:r>
      <w:bookmarkStart w:id="268" w:name="_Toc256000014"/>
      <w:bookmarkStart w:id="269" w:name="a353985"/>
      <w:r w:rsidRPr="00B51D40">
        <w:rPr>
          <w:rFonts w:ascii="Aptos" w:hAnsi="Aptos"/>
          <w:sz w:val="24"/>
          <w:szCs w:val="24"/>
        </w:rPr>
        <w:t>Confidentiality</w:t>
      </w:r>
      <w:bookmarkEnd w:id="268"/>
      <w:bookmarkEnd w:id="269"/>
    </w:p>
    <w:p w14:paraId="69662593" w14:textId="72E8DE90" w:rsidR="00685F77" w:rsidRPr="00B51D40" w:rsidRDefault="00685F77" w:rsidP="00685F77">
      <w:pPr>
        <w:pStyle w:val="Untitledsubclause1"/>
        <w:rPr>
          <w:rFonts w:ascii="Aptos" w:hAnsi="Aptos"/>
          <w:sz w:val="24"/>
          <w:szCs w:val="24"/>
        </w:rPr>
      </w:pPr>
      <w:bookmarkStart w:id="270" w:name="a533888"/>
      <w:r w:rsidRPr="00B51D40">
        <w:rPr>
          <w:rFonts w:ascii="Aptos" w:hAnsi="Aptos"/>
          <w:sz w:val="24"/>
          <w:szCs w:val="24"/>
        </w:rPr>
        <w:t xml:space="preserve">Each party undertakes that it shall not at any time disclose to any person any confidential information concerning the business, assets, affairs, customers, clients or suppliers of the other party or of any member of the group of companies to which the other party belongs, except as permitted by </w:t>
      </w:r>
      <w:r w:rsidRPr="00B51D40">
        <w:rPr>
          <w:rFonts w:ascii="Aptos" w:hAnsi="Aptos"/>
          <w:sz w:val="24"/>
          <w:szCs w:val="24"/>
        </w:rPr>
        <w:fldChar w:fldCharType="begin"/>
      </w:r>
      <w:r w:rsidRPr="00B51D40">
        <w:rPr>
          <w:rFonts w:ascii="Aptos" w:hAnsi="Aptos"/>
          <w:sz w:val="24"/>
          <w:szCs w:val="24"/>
        </w:rPr>
        <w:instrText>PAGEREF a777330\# "'clause '"  \h</w:instrText>
      </w:r>
      <w:r w:rsidRPr="00B51D40">
        <w:rPr>
          <w:rFonts w:ascii="Aptos" w:hAnsi="Aptos"/>
          <w:sz w:val="24"/>
          <w:szCs w:val="24"/>
        </w:rPr>
      </w:r>
      <w:r w:rsidRPr="00B51D40">
        <w:rPr>
          <w:rFonts w:ascii="Aptos" w:hAnsi="Aptos"/>
          <w:sz w:val="24"/>
          <w:szCs w:val="24"/>
        </w:rPr>
        <w:fldChar w:fldCharType="separate"/>
      </w:r>
      <w:r w:rsidR="000866A5" w:rsidRPr="00B51D40">
        <w:rPr>
          <w:rFonts w:ascii="Aptos" w:hAnsi="Aptos"/>
          <w:noProof/>
          <w:sz w:val="24"/>
          <w:szCs w:val="24"/>
        </w:rPr>
        <w:t xml:space="preserve">clause </w:t>
      </w:r>
      <w:r w:rsidRPr="00B51D40">
        <w:rPr>
          <w:rFonts w:ascii="Aptos" w:hAnsi="Aptos"/>
          <w:sz w:val="24"/>
          <w:szCs w:val="24"/>
        </w:rPr>
        <w:fldChar w:fldCharType="end"/>
      </w:r>
      <w:r w:rsidRPr="00B51D40">
        <w:rPr>
          <w:rFonts w:ascii="Aptos" w:hAnsi="Aptos"/>
          <w:sz w:val="24"/>
          <w:szCs w:val="24"/>
        </w:rPr>
        <w:fldChar w:fldCharType="begin"/>
      </w:r>
      <w:r w:rsidRPr="00B51D40">
        <w:rPr>
          <w:rFonts w:ascii="Aptos" w:hAnsi="Aptos"/>
          <w:sz w:val="24"/>
          <w:szCs w:val="24"/>
          <w:highlight w:val="lightGray"/>
        </w:rPr>
        <w:instrText>REF a777330 \h \w</w:instrText>
      </w:r>
      <w:r w:rsidRPr="00B51D40">
        <w:rPr>
          <w:rFonts w:ascii="Aptos" w:hAnsi="Aptos"/>
          <w:sz w:val="24"/>
          <w:szCs w:val="24"/>
        </w:rPr>
        <w:instrText xml:space="preserve"> \* MERGEFORMAT </w:instrText>
      </w:r>
      <w:r w:rsidRPr="00B51D40">
        <w:rPr>
          <w:rFonts w:ascii="Aptos" w:hAnsi="Aptos"/>
          <w:sz w:val="24"/>
          <w:szCs w:val="24"/>
        </w:rPr>
      </w:r>
      <w:r w:rsidRPr="00B51D40">
        <w:rPr>
          <w:rFonts w:ascii="Aptos" w:hAnsi="Aptos"/>
          <w:sz w:val="24"/>
          <w:szCs w:val="24"/>
        </w:rPr>
        <w:fldChar w:fldCharType="separate"/>
      </w:r>
      <w:r w:rsidR="000866A5">
        <w:rPr>
          <w:rFonts w:ascii="Aptos" w:hAnsi="Aptos"/>
          <w:sz w:val="24"/>
          <w:szCs w:val="24"/>
          <w:highlight w:val="lightGray"/>
        </w:rPr>
        <w:t>22.2</w:t>
      </w:r>
      <w:r w:rsidRPr="00B51D40">
        <w:rPr>
          <w:rFonts w:ascii="Aptos" w:hAnsi="Aptos"/>
          <w:sz w:val="24"/>
          <w:szCs w:val="24"/>
        </w:rPr>
        <w:fldChar w:fldCharType="end"/>
      </w:r>
      <w:r w:rsidRPr="00B51D40">
        <w:rPr>
          <w:rFonts w:ascii="Aptos" w:hAnsi="Aptos"/>
          <w:sz w:val="24"/>
          <w:szCs w:val="24"/>
        </w:rPr>
        <w:t xml:space="preserve"> or with the written consent of the other party.</w:t>
      </w:r>
      <w:bookmarkEnd w:id="270"/>
    </w:p>
    <w:p w14:paraId="0EBC795B" w14:textId="77777777" w:rsidR="00685F77" w:rsidRPr="00B51D40" w:rsidRDefault="00685F77" w:rsidP="00685F77">
      <w:pPr>
        <w:pStyle w:val="Untitledsubclause1"/>
        <w:rPr>
          <w:rFonts w:ascii="Aptos" w:hAnsi="Aptos"/>
          <w:sz w:val="24"/>
          <w:szCs w:val="24"/>
        </w:rPr>
      </w:pPr>
      <w:bookmarkStart w:id="271" w:name="a777330"/>
      <w:r w:rsidRPr="00B51D40">
        <w:rPr>
          <w:rFonts w:ascii="Aptos" w:hAnsi="Aptos"/>
          <w:sz w:val="24"/>
          <w:szCs w:val="24"/>
        </w:rPr>
        <w:t>Each party may disclose the other party's confidential information:</w:t>
      </w:r>
      <w:bookmarkEnd w:id="271"/>
    </w:p>
    <w:p w14:paraId="6F8862AF" w14:textId="07F3A34E" w:rsidR="00685F77" w:rsidRPr="00B51D40" w:rsidRDefault="00685F77" w:rsidP="00685F77">
      <w:pPr>
        <w:pStyle w:val="Untitledsubclause2"/>
        <w:rPr>
          <w:rFonts w:ascii="Aptos" w:hAnsi="Aptos"/>
          <w:sz w:val="24"/>
          <w:szCs w:val="24"/>
        </w:rPr>
      </w:pPr>
      <w:bookmarkStart w:id="272" w:name="a712762"/>
      <w:r w:rsidRPr="00B51D40">
        <w:rPr>
          <w:rFonts w:ascii="Aptos" w:hAnsi="Aptos"/>
          <w:sz w:val="24"/>
          <w:szCs w:val="24"/>
        </w:rPr>
        <w:t xml:space="preserve">to its employees, officers, representatives, contractors or subcontracts or advisers who need to know such information for the purposes of exercising the party's rights or carrying out its obligations under or in connection with the </w:t>
      </w:r>
      <w:r>
        <w:rPr>
          <w:rFonts w:ascii="Aptos" w:hAnsi="Aptos"/>
          <w:sz w:val="24"/>
          <w:szCs w:val="24"/>
        </w:rPr>
        <w:t xml:space="preserve">Agreement or the relevant </w:t>
      </w:r>
      <w:r w:rsidR="005F643A">
        <w:rPr>
          <w:rFonts w:ascii="Aptos" w:hAnsi="Aptos"/>
          <w:sz w:val="24"/>
          <w:szCs w:val="24"/>
        </w:rPr>
        <w:t>Order</w:t>
      </w:r>
      <w:r>
        <w:rPr>
          <w:rFonts w:ascii="Aptos" w:hAnsi="Aptos"/>
          <w:sz w:val="24"/>
          <w:szCs w:val="24"/>
        </w:rPr>
        <w:t>(s)</w:t>
      </w:r>
      <w:r w:rsidRPr="00B51D40">
        <w:rPr>
          <w:rFonts w:ascii="Aptos" w:hAnsi="Aptos"/>
          <w:sz w:val="24"/>
          <w:szCs w:val="24"/>
        </w:rPr>
        <w:t xml:space="preserve">. Each party shall ensure that its employees, officers, representatives or advisers to whom it discloses the other party's confidential information comply with this </w:t>
      </w:r>
      <w:r w:rsidRPr="00B51D40">
        <w:rPr>
          <w:rFonts w:ascii="Aptos" w:hAnsi="Aptos"/>
          <w:sz w:val="24"/>
          <w:szCs w:val="24"/>
        </w:rPr>
        <w:fldChar w:fldCharType="begin"/>
      </w:r>
      <w:r w:rsidRPr="00B51D40">
        <w:rPr>
          <w:rFonts w:ascii="Aptos" w:hAnsi="Aptos"/>
          <w:sz w:val="24"/>
          <w:szCs w:val="24"/>
        </w:rPr>
        <w:instrText>PAGEREF a353985\# "'clause '"  \h</w:instrText>
      </w:r>
      <w:r w:rsidRPr="00B51D40">
        <w:rPr>
          <w:rFonts w:ascii="Aptos" w:hAnsi="Aptos"/>
          <w:sz w:val="24"/>
          <w:szCs w:val="24"/>
        </w:rPr>
      </w:r>
      <w:r w:rsidRPr="00B51D40">
        <w:rPr>
          <w:rFonts w:ascii="Aptos" w:hAnsi="Aptos"/>
          <w:sz w:val="24"/>
          <w:szCs w:val="24"/>
        </w:rPr>
        <w:fldChar w:fldCharType="separate"/>
      </w:r>
      <w:r w:rsidR="000866A5" w:rsidRPr="00B51D40">
        <w:rPr>
          <w:rFonts w:ascii="Aptos" w:hAnsi="Aptos"/>
          <w:noProof/>
          <w:sz w:val="24"/>
          <w:szCs w:val="24"/>
        </w:rPr>
        <w:t xml:space="preserve">clause </w:t>
      </w:r>
      <w:r w:rsidRPr="00B51D40">
        <w:rPr>
          <w:rFonts w:ascii="Aptos" w:hAnsi="Aptos"/>
          <w:sz w:val="24"/>
          <w:szCs w:val="24"/>
        </w:rPr>
        <w:fldChar w:fldCharType="end"/>
      </w:r>
      <w:r w:rsidRPr="00B51D40">
        <w:rPr>
          <w:rFonts w:ascii="Aptos" w:hAnsi="Aptos"/>
          <w:sz w:val="24"/>
          <w:szCs w:val="24"/>
        </w:rPr>
        <w:fldChar w:fldCharType="begin"/>
      </w:r>
      <w:r w:rsidRPr="00B51D40">
        <w:rPr>
          <w:rFonts w:ascii="Aptos" w:hAnsi="Aptos"/>
          <w:sz w:val="24"/>
          <w:szCs w:val="24"/>
          <w:highlight w:val="lightGray"/>
        </w:rPr>
        <w:instrText>REF a353985 \h \w</w:instrText>
      </w:r>
      <w:r w:rsidRPr="00B51D40">
        <w:rPr>
          <w:rFonts w:ascii="Aptos" w:hAnsi="Aptos"/>
          <w:sz w:val="24"/>
          <w:szCs w:val="24"/>
        </w:rPr>
        <w:instrText xml:space="preserve"> \* MERGEFORMAT </w:instrText>
      </w:r>
      <w:r w:rsidRPr="00B51D40">
        <w:rPr>
          <w:rFonts w:ascii="Aptos" w:hAnsi="Aptos"/>
          <w:sz w:val="24"/>
          <w:szCs w:val="24"/>
        </w:rPr>
      </w:r>
      <w:r w:rsidRPr="00B51D40">
        <w:rPr>
          <w:rFonts w:ascii="Aptos" w:hAnsi="Aptos"/>
          <w:sz w:val="24"/>
          <w:szCs w:val="24"/>
        </w:rPr>
        <w:fldChar w:fldCharType="separate"/>
      </w:r>
      <w:r w:rsidR="000866A5">
        <w:rPr>
          <w:rFonts w:ascii="Aptos" w:hAnsi="Aptos"/>
          <w:sz w:val="24"/>
          <w:szCs w:val="24"/>
          <w:highlight w:val="lightGray"/>
        </w:rPr>
        <w:t>22</w:t>
      </w:r>
      <w:r w:rsidRPr="00B51D40">
        <w:rPr>
          <w:rFonts w:ascii="Aptos" w:hAnsi="Aptos"/>
          <w:sz w:val="24"/>
          <w:szCs w:val="24"/>
        </w:rPr>
        <w:fldChar w:fldCharType="end"/>
      </w:r>
      <w:r w:rsidRPr="00B51D40">
        <w:rPr>
          <w:rFonts w:ascii="Aptos" w:hAnsi="Aptos"/>
          <w:sz w:val="24"/>
          <w:szCs w:val="24"/>
        </w:rPr>
        <w:t>; and</w:t>
      </w:r>
      <w:bookmarkEnd w:id="272"/>
    </w:p>
    <w:p w14:paraId="5E3ED07A" w14:textId="77777777" w:rsidR="00685F77" w:rsidRPr="00B51D40" w:rsidRDefault="00685F77" w:rsidP="00685F77">
      <w:pPr>
        <w:pStyle w:val="Untitledsubclause2"/>
        <w:rPr>
          <w:rFonts w:ascii="Aptos" w:hAnsi="Aptos"/>
          <w:sz w:val="24"/>
          <w:szCs w:val="24"/>
        </w:rPr>
      </w:pPr>
      <w:bookmarkStart w:id="273" w:name="a881391"/>
      <w:r w:rsidRPr="00B51D40">
        <w:rPr>
          <w:rFonts w:ascii="Aptos" w:hAnsi="Aptos"/>
          <w:sz w:val="24"/>
          <w:szCs w:val="24"/>
        </w:rPr>
        <w:t>as may be required by law, a court of competent jurisdiction or any governmental or regulatory authority.</w:t>
      </w:r>
      <w:bookmarkEnd w:id="273"/>
    </w:p>
    <w:p w14:paraId="2AD0D0BB" w14:textId="091ACCB3" w:rsidR="00685F77" w:rsidRPr="00B51D40" w:rsidRDefault="00685F77" w:rsidP="00685F77">
      <w:pPr>
        <w:pStyle w:val="Untitledsubclause1"/>
        <w:rPr>
          <w:rFonts w:ascii="Aptos" w:hAnsi="Aptos"/>
          <w:sz w:val="24"/>
          <w:szCs w:val="24"/>
        </w:rPr>
      </w:pPr>
      <w:bookmarkStart w:id="274" w:name="a705073"/>
      <w:r w:rsidRPr="00B51D40">
        <w:rPr>
          <w:rFonts w:ascii="Aptos" w:hAnsi="Aptos"/>
          <w:sz w:val="24"/>
          <w:szCs w:val="24"/>
        </w:rPr>
        <w:t xml:space="preserve">No party shall use any other party's confidential information for any purpose other than to exercise its rights and perform its obligations under or in connection with the </w:t>
      </w:r>
      <w:r>
        <w:rPr>
          <w:rFonts w:ascii="Aptos" w:hAnsi="Aptos"/>
          <w:sz w:val="24"/>
          <w:szCs w:val="24"/>
        </w:rPr>
        <w:t xml:space="preserve">Agreement or the relevant </w:t>
      </w:r>
      <w:r w:rsidR="005F643A">
        <w:rPr>
          <w:rFonts w:ascii="Aptos" w:hAnsi="Aptos"/>
          <w:sz w:val="24"/>
          <w:szCs w:val="24"/>
        </w:rPr>
        <w:t>Order</w:t>
      </w:r>
      <w:r>
        <w:rPr>
          <w:rFonts w:ascii="Aptos" w:hAnsi="Aptos"/>
          <w:sz w:val="24"/>
          <w:szCs w:val="24"/>
        </w:rPr>
        <w:t>(s)</w:t>
      </w:r>
      <w:r w:rsidRPr="00B51D40">
        <w:rPr>
          <w:rFonts w:ascii="Aptos" w:hAnsi="Aptos"/>
          <w:sz w:val="24"/>
          <w:szCs w:val="24"/>
        </w:rPr>
        <w:t>.</w:t>
      </w:r>
      <w:bookmarkEnd w:id="274"/>
    </w:p>
    <w:p w14:paraId="27E46BCE" w14:textId="0B22B58E" w:rsidR="00685F77" w:rsidRPr="00B51D40" w:rsidRDefault="00685F77" w:rsidP="00685F77">
      <w:pPr>
        <w:pStyle w:val="Untitledsubclause1"/>
        <w:rPr>
          <w:rFonts w:ascii="Aptos" w:hAnsi="Aptos"/>
          <w:sz w:val="24"/>
          <w:szCs w:val="24"/>
        </w:rPr>
      </w:pPr>
      <w:r w:rsidRPr="00B51D40">
        <w:rPr>
          <w:rFonts w:ascii="Aptos" w:hAnsi="Aptos"/>
          <w:sz w:val="24"/>
          <w:szCs w:val="24"/>
        </w:rPr>
        <w:lastRenderedPageBreak/>
        <w:t xml:space="preserve">The obligations of confidentiality under this </w:t>
      </w:r>
      <w:r w:rsidRPr="00B51D40">
        <w:rPr>
          <w:rFonts w:ascii="Aptos" w:hAnsi="Aptos"/>
          <w:sz w:val="24"/>
          <w:szCs w:val="24"/>
        </w:rPr>
        <w:fldChar w:fldCharType="begin"/>
      </w:r>
      <w:r w:rsidRPr="00B51D40">
        <w:rPr>
          <w:rFonts w:ascii="Aptos" w:hAnsi="Aptos"/>
          <w:sz w:val="24"/>
          <w:szCs w:val="24"/>
        </w:rPr>
        <w:instrText>PAGEREF a353985\# "'clause '"  \h</w:instrText>
      </w:r>
      <w:r w:rsidRPr="00B51D40">
        <w:rPr>
          <w:rFonts w:ascii="Aptos" w:hAnsi="Aptos"/>
          <w:sz w:val="24"/>
          <w:szCs w:val="24"/>
        </w:rPr>
      </w:r>
      <w:r w:rsidRPr="00B51D40">
        <w:rPr>
          <w:rFonts w:ascii="Aptos" w:hAnsi="Aptos"/>
          <w:sz w:val="24"/>
          <w:szCs w:val="24"/>
        </w:rPr>
        <w:fldChar w:fldCharType="separate"/>
      </w:r>
      <w:r w:rsidR="000866A5" w:rsidRPr="00B51D40">
        <w:rPr>
          <w:rFonts w:ascii="Aptos" w:hAnsi="Aptos"/>
          <w:noProof/>
          <w:sz w:val="24"/>
          <w:szCs w:val="24"/>
        </w:rPr>
        <w:t xml:space="preserve">clause </w:t>
      </w:r>
      <w:r w:rsidRPr="00B51D40">
        <w:rPr>
          <w:rFonts w:ascii="Aptos" w:hAnsi="Aptos"/>
          <w:sz w:val="24"/>
          <w:szCs w:val="24"/>
        </w:rPr>
        <w:fldChar w:fldCharType="end"/>
      </w:r>
      <w:r w:rsidRPr="00B51D40">
        <w:rPr>
          <w:rFonts w:ascii="Aptos" w:hAnsi="Aptos"/>
          <w:sz w:val="24"/>
          <w:szCs w:val="24"/>
        </w:rPr>
        <w:fldChar w:fldCharType="begin"/>
      </w:r>
      <w:r w:rsidRPr="00B51D40">
        <w:rPr>
          <w:rFonts w:ascii="Aptos" w:hAnsi="Aptos"/>
          <w:sz w:val="24"/>
          <w:szCs w:val="24"/>
          <w:highlight w:val="lightGray"/>
        </w:rPr>
        <w:instrText>REF a353985 \h \w</w:instrText>
      </w:r>
      <w:r w:rsidRPr="00B51D40">
        <w:rPr>
          <w:rFonts w:ascii="Aptos" w:hAnsi="Aptos"/>
          <w:sz w:val="24"/>
          <w:szCs w:val="24"/>
        </w:rPr>
        <w:instrText xml:space="preserve"> \* MERGEFORMAT </w:instrText>
      </w:r>
      <w:r w:rsidRPr="00B51D40">
        <w:rPr>
          <w:rFonts w:ascii="Aptos" w:hAnsi="Aptos"/>
          <w:sz w:val="24"/>
          <w:szCs w:val="24"/>
        </w:rPr>
      </w:r>
      <w:r w:rsidRPr="00B51D40">
        <w:rPr>
          <w:rFonts w:ascii="Aptos" w:hAnsi="Aptos"/>
          <w:sz w:val="24"/>
          <w:szCs w:val="24"/>
        </w:rPr>
        <w:fldChar w:fldCharType="separate"/>
      </w:r>
      <w:r w:rsidR="000866A5">
        <w:rPr>
          <w:rFonts w:ascii="Aptos" w:hAnsi="Aptos"/>
          <w:sz w:val="24"/>
          <w:szCs w:val="24"/>
          <w:highlight w:val="lightGray"/>
        </w:rPr>
        <w:t>22</w:t>
      </w:r>
      <w:r w:rsidRPr="00B51D40">
        <w:rPr>
          <w:rFonts w:ascii="Aptos" w:hAnsi="Aptos"/>
          <w:sz w:val="24"/>
          <w:szCs w:val="24"/>
        </w:rPr>
        <w:fldChar w:fldCharType="end"/>
      </w:r>
      <w:r>
        <w:rPr>
          <w:rFonts w:ascii="Aptos" w:hAnsi="Aptos"/>
          <w:sz w:val="24"/>
          <w:szCs w:val="24"/>
        </w:rPr>
        <w:t xml:space="preserve"> </w:t>
      </w:r>
      <w:r w:rsidRPr="00B51D40">
        <w:rPr>
          <w:rFonts w:ascii="Aptos" w:hAnsi="Aptos"/>
          <w:sz w:val="24"/>
          <w:szCs w:val="24"/>
        </w:rPr>
        <w:t xml:space="preserve">will not apply to any confidential information which: </w:t>
      </w:r>
    </w:p>
    <w:p w14:paraId="01087776" w14:textId="77777777" w:rsidR="00685F77" w:rsidRPr="00B51D40" w:rsidRDefault="00685F77" w:rsidP="00685F77">
      <w:pPr>
        <w:pStyle w:val="Untitledsubclause2"/>
        <w:rPr>
          <w:rFonts w:ascii="Aptos" w:hAnsi="Aptos"/>
          <w:sz w:val="24"/>
          <w:szCs w:val="24"/>
        </w:rPr>
      </w:pPr>
      <w:r w:rsidRPr="00B51D40">
        <w:rPr>
          <w:rFonts w:ascii="Aptos" w:hAnsi="Aptos"/>
          <w:sz w:val="24"/>
          <w:szCs w:val="24"/>
        </w:rPr>
        <w:t xml:space="preserve">was known to the recipient before its receipt from the disclosing </w:t>
      </w:r>
      <w:proofErr w:type="gramStart"/>
      <w:r w:rsidRPr="00B51D40">
        <w:rPr>
          <w:rFonts w:ascii="Aptos" w:hAnsi="Aptos"/>
          <w:sz w:val="24"/>
          <w:szCs w:val="24"/>
        </w:rPr>
        <w:t>party;</w:t>
      </w:r>
      <w:proofErr w:type="gramEnd"/>
      <w:r w:rsidRPr="00B51D40">
        <w:rPr>
          <w:rFonts w:ascii="Aptos" w:hAnsi="Aptos"/>
          <w:sz w:val="24"/>
          <w:szCs w:val="24"/>
        </w:rPr>
        <w:t xml:space="preserve"> </w:t>
      </w:r>
    </w:p>
    <w:p w14:paraId="3CDB9121" w14:textId="77777777" w:rsidR="00685F77" w:rsidRPr="00B51D40" w:rsidRDefault="00685F77" w:rsidP="00685F77">
      <w:pPr>
        <w:pStyle w:val="Untitledsubclause2"/>
        <w:rPr>
          <w:rFonts w:ascii="Aptos" w:hAnsi="Aptos"/>
          <w:sz w:val="24"/>
          <w:szCs w:val="24"/>
        </w:rPr>
      </w:pPr>
      <w:r w:rsidRPr="00B51D40">
        <w:rPr>
          <w:rFonts w:ascii="Aptos" w:hAnsi="Aptos"/>
          <w:sz w:val="24"/>
          <w:szCs w:val="24"/>
        </w:rPr>
        <w:t>is lawfully in the public domain or possession of a third party other than by reason of breach; or</w:t>
      </w:r>
    </w:p>
    <w:p w14:paraId="4E5B7FB9" w14:textId="77777777" w:rsidR="00685F77" w:rsidRPr="00B51D40" w:rsidRDefault="00685F77" w:rsidP="00685F77">
      <w:pPr>
        <w:pStyle w:val="Untitledsubclause2"/>
        <w:rPr>
          <w:rFonts w:ascii="Aptos" w:hAnsi="Aptos"/>
          <w:sz w:val="24"/>
          <w:szCs w:val="24"/>
        </w:rPr>
      </w:pPr>
      <w:r w:rsidRPr="00B51D40">
        <w:rPr>
          <w:rFonts w:ascii="Aptos" w:hAnsi="Aptos"/>
          <w:sz w:val="24"/>
          <w:szCs w:val="24"/>
        </w:rPr>
        <w:t>is independently developed without access to the other party’s confidential information.</w:t>
      </w:r>
    </w:p>
    <w:p w14:paraId="273FAE41" w14:textId="77777777" w:rsidR="00685F77" w:rsidRPr="00B51D40" w:rsidRDefault="00685F77" w:rsidP="00685F77">
      <w:pPr>
        <w:pStyle w:val="TitleClause"/>
        <w:rPr>
          <w:rFonts w:ascii="Aptos" w:hAnsi="Aptos"/>
          <w:sz w:val="24"/>
          <w:szCs w:val="24"/>
        </w:rPr>
      </w:pPr>
      <w:r w:rsidRPr="00B51D40">
        <w:rPr>
          <w:rFonts w:ascii="Aptos" w:hAnsi="Aptos"/>
          <w:sz w:val="24"/>
          <w:szCs w:val="24"/>
        </w:rPr>
        <w:fldChar w:fldCharType="begin"/>
      </w:r>
      <w:r w:rsidRPr="00B51D40">
        <w:rPr>
          <w:rFonts w:ascii="Aptos" w:hAnsi="Aptos"/>
          <w:sz w:val="24"/>
          <w:szCs w:val="24"/>
        </w:rPr>
        <w:instrText>TC "16. Force majeure" \l 1</w:instrText>
      </w:r>
      <w:r w:rsidRPr="00B51D40">
        <w:rPr>
          <w:rFonts w:ascii="Aptos" w:hAnsi="Aptos"/>
          <w:sz w:val="24"/>
          <w:szCs w:val="24"/>
        </w:rPr>
        <w:fldChar w:fldCharType="end"/>
      </w:r>
      <w:bookmarkStart w:id="275" w:name="_Toc256000015"/>
      <w:bookmarkStart w:id="276" w:name="a872330"/>
      <w:r w:rsidRPr="00B51D40">
        <w:rPr>
          <w:rFonts w:ascii="Aptos" w:hAnsi="Aptos"/>
          <w:sz w:val="24"/>
          <w:szCs w:val="24"/>
        </w:rPr>
        <w:t>Force majeure</w:t>
      </w:r>
      <w:bookmarkEnd w:id="275"/>
      <w:bookmarkEnd w:id="276"/>
    </w:p>
    <w:p w14:paraId="510CC97B" w14:textId="35A60CF8" w:rsidR="00685F77" w:rsidRPr="00B51D40" w:rsidRDefault="00685F77" w:rsidP="00685F77">
      <w:pPr>
        <w:pStyle w:val="ParaClause"/>
        <w:rPr>
          <w:rFonts w:ascii="Aptos" w:hAnsi="Aptos"/>
          <w:sz w:val="24"/>
          <w:szCs w:val="24"/>
        </w:rPr>
      </w:pPr>
      <w:r w:rsidRPr="00B51D40">
        <w:rPr>
          <w:rFonts w:ascii="Aptos" w:hAnsi="Aptos"/>
          <w:sz w:val="24"/>
          <w:szCs w:val="24"/>
        </w:rPr>
        <w:t xml:space="preserve">Neither party shall be liable for any delay or failure in the performance of its obligations for so long as and to the extent that such delay or failure results from a Force Majeure Event. If the period of delay or non-performance continues for </w:t>
      </w:r>
      <w:r>
        <w:rPr>
          <w:rFonts w:ascii="Aptos" w:hAnsi="Aptos"/>
          <w:sz w:val="24"/>
          <w:szCs w:val="24"/>
        </w:rPr>
        <w:t>60</w:t>
      </w:r>
      <w:r w:rsidRPr="00B51D40">
        <w:rPr>
          <w:rFonts w:ascii="Aptos" w:hAnsi="Aptos"/>
          <w:sz w:val="24"/>
          <w:szCs w:val="24"/>
        </w:rPr>
        <w:t xml:space="preserve"> days, the party not affected may terminate the </w:t>
      </w:r>
      <w:r>
        <w:rPr>
          <w:rFonts w:ascii="Aptos" w:hAnsi="Aptos"/>
          <w:sz w:val="24"/>
          <w:szCs w:val="24"/>
        </w:rPr>
        <w:t xml:space="preserve">Agreement and/or any relevant </w:t>
      </w:r>
      <w:r w:rsidR="005F643A">
        <w:rPr>
          <w:rFonts w:ascii="Aptos" w:hAnsi="Aptos"/>
          <w:sz w:val="24"/>
          <w:szCs w:val="24"/>
        </w:rPr>
        <w:t>Order</w:t>
      </w:r>
      <w:r>
        <w:rPr>
          <w:rFonts w:ascii="Aptos" w:hAnsi="Aptos"/>
          <w:sz w:val="24"/>
          <w:szCs w:val="24"/>
        </w:rPr>
        <w:t>(s)</w:t>
      </w:r>
      <w:r w:rsidRPr="00B51D40">
        <w:rPr>
          <w:rFonts w:ascii="Aptos" w:hAnsi="Aptos"/>
          <w:sz w:val="24"/>
          <w:szCs w:val="24"/>
        </w:rPr>
        <w:t xml:space="preserve"> by giving not less than </w:t>
      </w:r>
      <w:r>
        <w:rPr>
          <w:rFonts w:ascii="Aptos" w:hAnsi="Aptos"/>
          <w:sz w:val="24"/>
          <w:szCs w:val="24"/>
        </w:rPr>
        <w:t>14</w:t>
      </w:r>
      <w:r w:rsidRPr="00B51D40">
        <w:rPr>
          <w:rFonts w:ascii="Aptos" w:hAnsi="Aptos"/>
          <w:sz w:val="24"/>
          <w:szCs w:val="24"/>
        </w:rPr>
        <w:t xml:space="preserve"> days' written notice to the affected party.</w:t>
      </w:r>
    </w:p>
    <w:p w14:paraId="729A53AA" w14:textId="77777777" w:rsidR="00685F77" w:rsidRPr="00B51D40" w:rsidRDefault="00685F77" w:rsidP="00685F77">
      <w:pPr>
        <w:pStyle w:val="TitleClause"/>
        <w:rPr>
          <w:rFonts w:ascii="Aptos" w:hAnsi="Aptos"/>
          <w:sz w:val="24"/>
          <w:szCs w:val="24"/>
        </w:rPr>
      </w:pPr>
      <w:r w:rsidRPr="00B51D40">
        <w:rPr>
          <w:rFonts w:ascii="Aptos" w:hAnsi="Aptos"/>
          <w:sz w:val="24"/>
          <w:szCs w:val="24"/>
        </w:rPr>
        <w:fldChar w:fldCharType="begin"/>
      </w:r>
      <w:r w:rsidRPr="00B51D40">
        <w:rPr>
          <w:rFonts w:ascii="Aptos" w:hAnsi="Aptos"/>
          <w:sz w:val="24"/>
          <w:szCs w:val="24"/>
        </w:rPr>
        <w:instrText>TC "17. General" \l 1</w:instrText>
      </w:r>
      <w:r w:rsidRPr="00B51D40">
        <w:rPr>
          <w:rFonts w:ascii="Aptos" w:hAnsi="Aptos"/>
          <w:sz w:val="24"/>
          <w:szCs w:val="24"/>
        </w:rPr>
        <w:fldChar w:fldCharType="end"/>
      </w:r>
      <w:bookmarkStart w:id="277" w:name="_Toc256000016"/>
      <w:bookmarkStart w:id="278" w:name="a1037233"/>
      <w:r w:rsidRPr="00B51D40">
        <w:rPr>
          <w:rFonts w:ascii="Aptos" w:hAnsi="Aptos"/>
          <w:sz w:val="24"/>
          <w:szCs w:val="24"/>
        </w:rPr>
        <w:t>General</w:t>
      </w:r>
      <w:bookmarkEnd w:id="277"/>
      <w:bookmarkEnd w:id="278"/>
    </w:p>
    <w:p w14:paraId="258894C0" w14:textId="77777777" w:rsidR="00685F77" w:rsidRPr="00B51D40" w:rsidRDefault="00685F77" w:rsidP="00685F77">
      <w:pPr>
        <w:pStyle w:val="Untitledsubclause1"/>
        <w:rPr>
          <w:rFonts w:ascii="Aptos" w:hAnsi="Aptos"/>
          <w:b/>
          <w:sz w:val="24"/>
          <w:szCs w:val="24"/>
        </w:rPr>
      </w:pPr>
      <w:bookmarkStart w:id="279" w:name="a489894"/>
      <w:r w:rsidRPr="00B51D40">
        <w:rPr>
          <w:rFonts w:ascii="Aptos" w:hAnsi="Aptos"/>
          <w:b/>
          <w:sz w:val="24"/>
          <w:szCs w:val="24"/>
        </w:rPr>
        <w:t>Assignment and other dealings</w:t>
      </w:r>
      <w:bookmarkEnd w:id="279"/>
    </w:p>
    <w:p w14:paraId="03BF4420" w14:textId="13794075" w:rsidR="00685F77" w:rsidRPr="00B51D40" w:rsidRDefault="00685F77" w:rsidP="00685F77">
      <w:pPr>
        <w:pStyle w:val="Untitledsubclause2"/>
        <w:rPr>
          <w:rFonts w:ascii="Aptos" w:hAnsi="Aptos"/>
          <w:sz w:val="24"/>
          <w:szCs w:val="24"/>
        </w:rPr>
      </w:pPr>
      <w:bookmarkStart w:id="280" w:name="a875910"/>
      <w:r w:rsidRPr="00B51D40">
        <w:rPr>
          <w:rFonts w:ascii="Aptos" w:hAnsi="Aptos"/>
          <w:sz w:val="24"/>
          <w:szCs w:val="24"/>
        </w:rPr>
        <w:t xml:space="preserve">The Supplier may at any time assign, mortgage, charge, subcontract, delegate, declare a trust over or deal in any other manner with any or </w:t>
      </w:r>
      <w:proofErr w:type="gramStart"/>
      <w:r w:rsidRPr="00B51D40">
        <w:rPr>
          <w:rFonts w:ascii="Aptos" w:hAnsi="Aptos"/>
          <w:sz w:val="24"/>
          <w:szCs w:val="24"/>
        </w:rPr>
        <w:t>all of</w:t>
      </w:r>
      <w:proofErr w:type="gramEnd"/>
      <w:r w:rsidRPr="00B51D40">
        <w:rPr>
          <w:rFonts w:ascii="Aptos" w:hAnsi="Aptos"/>
          <w:sz w:val="24"/>
          <w:szCs w:val="24"/>
        </w:rPr>
        <w:t xml:space="preserve"> its rights and obligations under the </w:t>
      </w:r>
      <w:r>
        <w:rPr>
          <w:rFonts w:ascii="Aptos" w:hAnsi="Aptos"/>
          <w:sz w:val="24"/>
          <w:szCs w:val="24"/>
        </w:rPr>
        <w:t xml:space="preserve">Agreement or any </w:t>
      </w:r>
      <w:r w:rsidR="005F643A">
        <w:rPr>
          <w:rFonts w:ascii="Aptos" w:hAnsi="Aptos"/>
          <w:sz w:val="24"/>
          <w:szCs w:val="24"/>
        </w:rPr>
        <w:t>Order</w:t>
      </w:r>
      <w:r>
        <w:rPr>
          <w:rFonts w:ascii="Aptos" w:hAnsi="Aptos"/>
          <w:sz w:val="24"/>
          <w:szCs w:val="24"/>
        </w:rPr>
        <w:t>(s)</w:t>
      </w:r>
      <w:r w:rsidRPr="00B51D40">
        <w:rPr>
          <w:rFonts w:ascii="Aptos" w:hAnsi="Aptos"/>
          <w:sz w:val="24"/>
          <w:szCs w:val="24"/>
        </w:rPr>
        <w:t>.</w:t>
      </w:r>
      <w:bookmarkEnd w:id="280"/>
    </w:p>
    <w:p w14:paraId="5BA51FD8" w14:textId="5A949C59" w:rsidR="00685F77" w:rsidRPr="00B51D40" w:rsidRDefault="00685F77" w:rsidP="00685F77">
      <w:pPr>
        <w:pStyle w:val="Untitledsubclause2"/>
        <w:rPr>
          <w:rFonts w:ascii="Aptos" w:hAnsi="Aptos"/>
          <w:sz w:val="24"/>
          <w:szCs w:val="24"/>
        </w:rPr>
      </w:pPr>
      <w:bookmarkStart w:id="281" w:name="a922277"/>
      <w:r w:rsidRPr="00B51D40">
        <w:rPr>
          <w:rFonts w:ascii="Aptos" w:hAnsi="Aptos"/>
          <w:sz w:val="24"/>
          <w:szCs w:val="24"/>
        </w:rPr>
        <w:t xml:space="preserve">The Customer shall not assign, transfer, mortgage, charge, subcontract, delegate, declare a trust over or deal in any other manner with any of its rights and obligations under the </w:t>
      </w:r>
      <w:r>
        <w:rPr>
          <w:rFonts w:ascii="Aptos" w:hAnsi="Aptos"/>
          <w:sz w:val="24"/>
          <w:szCs w:val="24"/>
        </w:rPr>
        <w:t xml:space="preserve">Agreement or any </w:t>
      </w:r>
      <w:r w:rsidR="005F643A">
        <w:rPr>
          <w:rFonts w:ascii="Aptos" w:hAnsi="Aptos"/>
          <w:sz w:val="24"/>
          <w:szCs w:val="24"/>
        </w:rPr>
        <w:t>Order</w:t>
      </w:r>
      <w:r>
        <w:rPr>
          <w:rFonts w:ascii="Aptos" w:hAnsi="Aptos"/>
          <w:sz w:val="24"/>
          <w:szCs w:val="24"/>
        </w:rPr>
        <w:t>(s)</w:t>
      </w:r>
      <w:r w:rsidRPr="00B51D40">
        <w:rPr>
          <w:rFonts w:ascii="Aptos" w:hAnsi="Aptos"/>
          <w:sz w:val="24"/>
          <w:szCs w:val="24"/>
        </w:rPr>
        <w:t xml:space="preserve"> without the prior written consent of the Supplier.</w:t>
      </w:r>
      <w:bookmarkEnd w:id="281"/>
    </w:p>
    <w:p w14:paraId="68C37F5A" w14:textId="77777777" w:rsidR="00685F77" w:rsidRPr="00B51D40" w:rsidRDefault="00685F77" w:rsidP="00685F77">
      <w:pPr>
        <w:pStyle w:val="Untitledsubclause1"/>
        <w:rPr>
          <w:rFonts w:ascii="Aptos" w:hAnsi="Aptos"/>
          <w:b/>
          <w:sz w:val="24"/>
          <w:szCs w:val="24"/>
        </w:rPr>
      </w:pPr>
      <w:bookmarkStart w:id="282" w:name="a714202"/>
      <w:r w:rsidRPr="00B51D40">
        <w:rPr>
          <w:rFonts w:ascii="Aptos" w:hAnsi="Aptos"/>
          <w:b/>
          <w:sz w:val="24"/>
          <w:szCs w:val="24"/>
        </w:rPr>
        <w:t>Notices.</w:t>
      </w:r>
      <w:bookmarkEnd w:id="282"/>
    </w:p>
    <w:p w14:paraId="2EF99064" w14:textId="6FBD2193" w:rsidR="00685F77" w:rsidRPr="00B51D40" w:rsidRDefault="00685F77" w:rsidP="00685F77">
      <w:pPr>
        <w:pStyle w:val="Untitledsubclause2"/>
        <w:rPr>
          <w:rFonts w:ascii="Aptos" w:hAnsi="Aptos"/>
          <w:sz w:val="24"/>
          <w:szCs w:val="24"/>
        </w:rPr>
      </w:pPr>
      <w:bookmarkStart w:id="283" w:name="a1035150"/>
      <w:r w:rsidRPr="00B51D40">
        <w:rPr>
          <w:rFonts w:ascii="Aptos" w:hAnsi="Aptos"/>
          <w:sz w:val="24"/>
          <w:szCs w:val="24"/>
        </w:rPr>
        <w:t xml:space="preserve">Any notice given to a party under or in connection with the </w:t>
      </w:r>
      <w:r>
        <w:rPr>
          <w:rFonts w:ascii="Aptos" w:hAnsi="Aptos"/>
          <w:sz w:val="24"/>
          <w:szCs w:val="24"/>
        </w:rPr>
        <w:t xml:space="preserve">Agreement or any </w:t>
      </w:r>
      <w:r w:rsidR="005F643A">
        <w:rPr>
          <w:rFonts w:ascii="Aptos" w:hAnsi="Aptos"/>
          <w:sz w:val="24"/>
          <w:szCs w:val="24"/>
        </w:rPr>
        <w:t>Order</w:t>
      </w:r>
      <w:r>
        <w:rPr>
          <w:rFonts w:ascii="Aptos" w:hAnsi="Aptos"/>
          <w:sz w:val="24"/>
          <w:szCs w:val="24"/>
        </w:rPr>
        <w:t>(s)</w:t>
      </w:r>
      <w:r w:rsidRPr="00B51D40">
        <w:rPr>
          <w:rFonts w:ascii="Aptos" w:hAnsi="Aptos"/>
          <w:sz w:val="24"/>
          <w:szCs w:val="24"/>
        </w:rPr>
        <w:t xml:space="preserve"> shall be in writing and shall be:</w:t>
      </w:r>
      <w:bookmarkEnd w:id="283"/>
    </w:p>
    <w:p w14:paraId="372506FF" w14:textId="77777777" w:rsidR="00685F77" w:rsidRPr="00B51D40" w:rsidRDefault="00685F77" w:rsidP="00685F77">
      <w:pPr>
        <w:pStyle w:val="Untitledsubclause3"/>
        <w:rPr>
          <w:rFonts w:ascii="Aptos" w:hAnsi="Aptos"/>
          <w:sz w:val="24"/>
          <w:szCs w:val="24"/>
        </w:rPr>
      </w:pPr>
      <w:bookmarkStart w:id="284" w:name="a666905"/>
      <w:r w:rsidRPr="00B51D40">
        <w:rPr>
          <w:rFonts w:ascii="Aptos" w:hAnsi="Aptos"/>
          <w:sz w:val="24"/>
          <w:szCs w:val="24"/>
        </w:rPr>
        <w:t xml:space="preserve">delivered by hand or by pre-paid first-class post or other next working day delivery service at its registered office (if a company) or its principal place of business (in any other case); or </w:t>
      </w:r>
      <w:bookmarkEnd w:id="284"/>
    </w:p>
    <w:p w14:paraId="228A4718" w14:textId="77777777" w:rsidR="00685F77" w:rsidRPr="00B51D40" w:rsidRDefault="00685F77" w:rsidP="00685F77">
      <w:pPr>
        <w:pStyle w:val="Untitledsubclause3"/>
        <w:rPr>
          <w:rFonts w:ascii="Aptos" w:hAnsi="Aptos"/>
          <w:sz w:val="24"/>
          <w:szCs w:val="24"/>
        </w:rPr>
      </w:pPr>
      <w:bookmarkStart w:id="285" w:name="a381299"/>
      <w:r w:rsidRPr="00B51D40">
        <w:rPr>
          <w:rFonts w:ascii="Aptos" w:hAnsi="Aptos"/>
          <w:sz w:val="24"/>
          <w:szCs w:val="24"/>
        </w:rPr>
        <w:t>sent by email to the addresses specified in the Agreement Details (or an address substituted in writing by the party to be served)</w:t>
      </w:r>
      <w:bookmarkEnd w:id="285"/>
      <w:r w:rsidRPr="00B51D40">
        <w:rPr>
          <w:rFonts w:ascii="Aptos" w:hAnsi="Aptos"/>
          <w:sz w:val="24"/>
          <w:szCs w:val="24"/>
        </w:rPr>
        <w:t>.</w:t>
      </w:r>
    </w:p>
    <w:p w14:paraId="2DD6311F" w14:textId="77777777" w:rsidR="00685F77" w:rsidRPr="00B51D40" w:rsidRDefault="00685F77" w:rsidP="00685F77">
      <w:pPr>
        <w:pStyle w:val="Untitledsubclause2"/>
        <w:rPr>
          <w:rFonts w:ascii="Aptos" w:hAnsi="Aptos"/>
          <w:sz w:val="24"/>
          <w:szCs w:val="24"/>
        </w:rPr>
      </w:pPr>
      <w:bookmarkStart w:id="286" w:name="a985999"/>
      <w:r w:rsidRPr="00B51D40">
        <w:rPr>
          <w:rFonts w:ascii="Aptos" w:hAnsi="Aptos"/>
          <w:sz w:val="24"/>
          <w:szCs w:val="24"/>
        </w:rPr>
        <w:t>Any notice shall be deemed to have been received:</w:t>
      </w:r>
      <w:bookmarkEnd w:id="286"/>
    </w:p>
    <w:p w14:paraId="0D273E18" w14:textId="77777777" w:rsidR="00685F77" w:rsidRPr="00B51D40" w:rsidRDefault="00685F77" w:rsidP="00685F77">
      <w:pPr>
        <w:pStyle w:val="Untitledsubclause3"/>
        <w:rPr>
          <w:rFonts w:ascii="Aptos" w:hAnsi="Aptos"/>
          <w:sz w:val="24"/>
          <w:szCs w:val="24"/>
        </w:rPr>
      </w:pPr>
      <w:bookmarkStart w:id="287" w:name="a597211"/>
      <w:r w:rsidRPr="00B51D40">
        <w:rPr>
          <w:rFonts w:ascii="Aptos" w:hAnsi="Aptos"/>
          <w:sz w:val="24"/>
          <w:szCs w:val="24"/>
        </w:rPr>
        <w:t xml:space="preserve">if delivered by hand, at the time the notice is left at the proper </w:t>
      </w:r>
      <w:proofErr w:type="gramStart"/>
      <w:r w:rsidRPr="00B51D40">
        <w:rPr>
          <w:rFonts w:ascii="Aptos" w:hAnsi="Aptos"/>
          <w:sz w:val="24"/>
          <w:szCs w:val="24"/>
        </w:rPr>
        <w:t>address;</w:t>
      </w:r>
      <w:bookmarkEnd w:id="287"/>
      <w:proofErr w:type="gramEnd"/>
    </w:p>
    <w:p w14:paraId="3585CB4D" w14:textId="77777777" w:rsidR="00685F77" w:rsidRPr="00B51D40" w:rsidRDefault="00685F77" w:rsidP="00685F77">
      <w:pPr>
        <w:pStyle w:val="Untitledsubclause3"/>
        <w:rPr>
          <w:rFonts w:ascii="Aptos" w:hAnsi="Aptos"/>
          <w:sz w:val="24"/>
          <w:szCs w:val="24"/>
        </w:rPr>
      </w:pPr>
      <w:bookmarkStart w:id="288" w:name="a548895"/>
      <w:r w:rsidRPr="00B51D40">
        <w:rPr>
          <w:rFonts w:ascii="Aptos" w:hAnsi="Aptos"/>
          <w:sz w:val="24"/>
          <w:szCs w:val="24"/>
        </w:rPr>
        <w:t>if sent by pre-paid first-class post or other next working day delivery service, at 9.00 am on the second Business Day after posting; or</w:t>
      </w:r>
      <w:bookmarkEnd w:id="288"/>
    </w:p>
    <w:p w14:paraId="68D525BB" w14:textId="77777777" w:rsidR="00685F77" w:rsidRPr="00B51D40" w:rsidRDefault="00685F77" w:rsidP="00685F77">
      <w:pPr>
        <w:pStyle w:val="Untitledsubclause3"/>
        <w:rPr>
          <w:rFonts w:ascii="Aptos" w:hAnsi="Aptos"/>
          <w:sz w:val="24"/>
          <w:szCs w:val="24"/>
        </w:rPr>
      </w:pPr>
      <w:bookmarkStart w:id="289" w:name="a493696"/>
      <w:r w:rsidRPr="00B51D40">
        <w:rPr>
          <w:rFonts w:ascii="Aptos" w:hAnsi="Aptos"/>
          <w:sz w:val="24"/>
          <w:szCs w:val="24"/>
        </w:rPr>
        <w:lastRenderedPageBreak/>
        <w:t xml:space="preserve">if sent by email, at the time of transmission, or, if this time falls outside Business Hours in the place of receipt, when Business Hours resume. </w:t>
      </w:r>
      <w:r w:rsidRPr="00B51D40">
        <w:rPr>
          <w:rFonts w:ascii="Aptos" w:hAnsi="Aptos"/>
          <w:sz w:val="24"/>
          <w:szCs w:val="24"/>
        </w:rPr>
        <w:fldChar w:fldCharType="begin"/>
      </w:r>
      <w:r w:rsidRPr="00B51D40">
        <w:rPr>
          <w:rFonts w:ascii="Aptos" w:hAnsi="Aptos"/>
          <w:sz w:val="24"/>
          <w:szCs w:val="24"/>
        </w:rPr>
        <w:fldChar w:fldCharType="end"/>
      </w:r>
      <w:bookmarkEnd w:id="289"/>
    </w:p>
    <w:p w14:paraId="54157231" w14:textId="77777777" w:rsidR="00685F77" w:rsidRPr="00B51D40" w:rsidRDefault="00685F77" w:rsidP="00685F77">
      <w:pPr>
        <w:pStyle w:val="Untitledsubclause2"/>
        <w:rPr>
          <w:rFonts w:ascii="Aptos" w:hAnsi="Aptos"/>
          <w:sz w:val="24"/>
          <w:szCs w:val="24"/>
        </w:rPr>
      </w:pPr>
      <w:bookmarkStart w:id="290" w:name="a438241"/>
      <w:r w:rsidRPr="00B51D40">
        <w:rPr>
          <w:rFonts w:ascii="Aptos" w:hAnsi="Aptos"/>
          <w:sz w:val="24"/>
          <w:szCs w:val="24"/>
        </w:rPr>
        <w:t xml:space="preserve">This </w:t>
      </w:r>
      <w:r w:rsidRPr="00B51D40">
        <w:rPr>
          <w:rStyle w:val="cohidesearchterm"/>
          <w:rFonts w:ascii="Aptos" w:hAnsi="Aptos"/>
          <w:sz w:val="24"/>
          <w:szCs w:val="24"/>
        </w:rPr>
        <w:t>clause</w:t>
      </w:r>
      <w:r w:rsidRPr="00B51D40">
        <w:rPr>
          <w:rFonts w:ascii="Aptos" w:hAnsi="Aptos"/>
          <w:sz w:val="24"/>
          <w:szCs w:val="24"/>
        </w:rPr>
        <w:t xml:space="preserve"> does not apply to the service of any proceedings or other documents in any legal action or, where applicable, any arbitration or other method of dispute resolution.</w:t>
      </w:r>
      <w:bookmarkEnd w:id="290"/>
    </w:p>
    <w:p w14:paraId="55CA93EC" w14:textId="51869780" w:rsidR="00685F77" w:rsidRPr="00B51D40" w:rsidRDefault="00685F77" w:rsidP="00685F77">
      <w:pPr>
        <w:pStyle w:val="Untitledsubclause1"/>
        <w:rPr>
          <w:rFonts w:ascii="Aptos" w:hAnsi="Aptos"/>
          <w:sz w:val="24"/>
          <w:szCs w:val="24"/>
        </w:rPr>
      </w:pPr>
      <w:bookmarkStart w:id="291" w:name="a547318"/>
      <w:r w:rsidRPr="00B51D40">
        <w:rPr>
          <w:rFonts w:ascii="Aptos" w:hAnsi="Aptos"/>
          <w:b/>
          <w:sz w:val="24"/>
          <w:szCs w:val="24"/>
        </w:rPr>
        <w:t>Severance.</w:t>
      </w:r>
      <w:r w:rsidRPr="00B51D40">
        <w:rPr>
          <w:rFonts w:ascii="Aptos" w:hAnsi="Aptos"/>
          <w:sz w:val="24"/>
          <w:szCs w:val="24"/>
        </w:rPr>
        <w:t xml:space="preserve"> If any provision or part-provision of the </w:t>
      </w:r>
      <w:r>
        <w:rPr>
          <w:rFonts w:ascii="Aptos" w:hAnsi="Aptos"/>
          <w:sz w:val="24"/>
          <w:szCs w:val="24"/>
        </w:rPr>
        <w:t xml:space="preserve">Agreement or any </w:t>
      </w:r>
      <w:r w:rsidR="005F643A">
        <w:rPr>
          <w:rFonts w:ascii="Aptos" w:hAnsi="Aptos"/>
          <w:sz w:val="24"/>
          <w:szCs w:val="24"/>
        </w:rPr>
        <w:t>Order</w:t>
      </w:r>
      <w:r>
        <w:rPr>
          <w:rFonts w:ascii="Aptos" w:hAnsi="Aptos"/>
          <w:sz w:val="24"/>
          <w:szCs w:val="24"/>
        </w:rPr>
        <w:t>(s)</w:t>
      </w:r>
      <w:r w:rsidRPr="00B51D40">
        <w:rPr>
          <w:rFonts w:ascii="Aptos" w:hAnsi="Aptos"/>
          <w:sz w:val="24"/>
          <w:szCs w:val="24"/>
        </w:rPr>
        <w:t xml:space="preserve"> is or becomes invalid, illegal or unenforceable, it shall be deemed deleted, but that shall not affect the validity and enforceability of the rest of the </w:t>
      </w:r>
      <w:r>
        <w:rPr>
          <w:rFonts w:ascii="Aptos" w:hAnsi="Aptos"/>
          <w:sz w:val="24"/>
          <w:szCs w:val="24"/>
        </w:rPr>
        <w:t xml:space="preserve">Agreement or the relevant </w:t>
      </w:r>
      <w:r w:rsidR="005F643A">
        <w:rPr>
          <w:rFonts w:ascii="Aptos" w:hAnsi="Aptos"/>
          <w:sz w:val="24"/>
          <w:szCs w:val="24"/>
        </w:rPr>
        <w:t>Order</w:t>
      </w:r>
      <w:r>
        <w:rPr>
          <w:rFonts w:ascii="Aptos" w:hAnsi="Aptos"/>
          <w:sz w:val="24"/>
          <w:szCs w:val="24"/>
        </w:rPr>
        <w:t>(s)</w:t>
      </w:r>
      <w:r w:rsidRPr="00B51D40">
        <w:rPr>
          <w:rFonts w:ascii="Aptos" w:hAnsi="Aptos"/>
          <w:sz w:val="24"/>
          <w:szCs w:val="24"/>
        </w:rPr>
        <w:t xml:space="preserve">. If any provision or part provision of the </w:t>
      </w:r>
      <w:r>
        <w:rPr>
          <w:rFonts w:ascii="Aptos" w:hAnsi="Aptos"/>
          <w:sz w:val="24"/>
          <w:szCs w:val="24"/>
        </w:rPr>
        <w:t xml:space="preserve">Agreement or any </w:t>
      </w:r>
      <w:r w:rsidR="005F643A">
        <w:rPr>
          <w:rFonts w:ascii="Aptos" w:hAnsi="Aptos"/>
          <w:sz w:val="24"/>
          <w:szCs w:val="24"/>
        </w:rPr>
        <w:t>Order</w:t>
      </w:r>
      <w:r>
        <w:rPr>
          <w:rFonts w:ascii="Aptos" w:hAnsi="Aptos"/>
          <w:sz w:val="24"/>
          <w:szCs w:val="24"/>
        </w:rPr>
        <w:t>(s)</w:t>
      </w:r>
      <w:r w:rsidRPr="00B51D40">
        <w:rPr>
          <w:rFonts w:ascii="Aptos" w:hAnsi="Aptos"/>
          <w:sz w:val="24"/>
          <w:szCs w:val="24"/>
        </w:rPr>
        <w:t xml:space="preserve"> is deemed deleted under this </w:t>
      </w:r>
      <w:r w:rsidRPr="00B51D40">
        <w:rPr>
          <w:rFonts w:ascii="Aptos" w:hAnsi="Aptos"/>
          <w:sz w:val="24"/>
          <w:szCs w:val="24"/>
        </w:rPr>
        <w:fldChar w:fldCharType="begin"/>
      </w:r>
      <w:r w:rsidRPr="00B51D40">
        <w:rPr>
          <w:rFonts w:ascii="Aptos" w:hAnsi="Aptos"/>
          <w:sz w:val="24"/>
          <w:szCs w:val="24"/>
        </w:rPr>
        <w:instrText>PAGEREF a547318\# "'clause '"  \h</w:instrText>
      </w:r>
      <w:r w:rsidRPr="00B51D40">
        <w:rPr>
          <w:rFonts w:ascii="Aptos" w:hAnsi="Aptos"/>
          <w:sz w:val="24"/>
          <w:szCs w:val="24"/>
        </w:rPr>
      </w:r>
      <w:r w:rsidRPr="00B51D40">
        <w:rPr>
          <w:rFonts w:ascii="Aptos" w:hAnsi="Aptos"/>
          <w:sz w:val="24"/>
          <w:szCs w:val="24"/>
        </w:rPr>
        <w:fldChar w:fldCharType="separate"/>
      </w:r>
      <w:r w:rsidR="000866A5" w:rsidRPr="00B51D40">
        <w:rPr>
          <w:rFonts w:ascii="Aptos" w:hAnsi="Aptos"/>
          <w:noProof/>
          <w:sz w:val="24"/>
          <w:szCs w:val="24"/>
        </w:rPr>
        <w:t xml:space="preserve">clause </w:t>
      </w:r>
      <w:r w:rsidRPr="00B51D40">
        <w:rPr>
          <w:rFonts w:ascii="Aptos" w:hAnsi="Aptos"/>
          <w:sz w:val="24"/>
          <w:szCs w:val="24"/>
        </w:rPr>
        <w:fldChar w:fldCharType="end"/>
      </w:r>
      <w:r w:rsidRPr="00B51D40">
        <w:rPr>
          <w:rFonts w:ascii="Aptos" w:hAnsi="Aptos"/>
          <w:sz w:val="24"/>
          <w:szCs w:val="24"/>
        </w:rPr>
        <w:fldChar w:fldCharType="begin"/>
      </w:r>
      <w:r w:rsidRPr="00B51D40">
        <w:rPr>
          <w:rFonts w:ascii="Aptos" w:hAnsi="Aptos"/>
          <w:sz w:val="24"/>
          <w:szCs w:val="24"/>
          <w:highlight w:val="lightGray"/>
        </w:rPr>
        <w:instrText>REF a547318 \h \w</w:instrText>
      </w:r>
      <w:r w:rsidRPr="00B51D40">
        <w:rPr>
          <w:rFonts w:ascii="Aptos" w:hAnsi="Aptos"/>
          <w:sz w:val="24"/>
          <w:szCs w:val="24"/>
        </w:rPr>
        <w:instrText xml:space="preserve"> \* MERGEFORMAT </w:instrText>
      </w:r>
      <w:r w:rsidRPr="00B51D40">
        <w:rPr>
          <w:rFonts w:ascii="Aptos" w:hAnsi="Aptos"/>
          <w:sz w:val="24"/>
          <w:szCs w:val="24"/>
        </w:rPr>
      </w:r>
      <w:r w:rsidRPr="00B51D40">
        <w:rPr>
          <w:rFonts w:ascii="Aptos" w:hAnsi="Aptos"/>
          <w:sz w:val="24"/>
          <w:szCs w:val="24"/>
        </w:rPr>
        <w:fldChar w:fldCharType="separate"/>
      </w:r>
      <w:r w:rsidR="000866A5">
        <w:rPr>
          <w:rFonts w:ascii="Aptos" w:hAnsi="Aptos"/>
          <w:sz w:val="24"/>
          <w:szCs w:val="24"/>
          <w:highlight w:val="lightGray"/>
        </w:rPr>
        <w:t>24.3</w:t>
      </w:r>
      <w:r w:rsidRPr="00B51D40">
        <w:rPr>
          <w:rFonts w:ascii="Aptos" w:hAnsi="Aptos"/>
          <w:sz w:val="24"/>
          <w:szCs w:val="24"/>
        </w:rPr>
        <w:fldChar w:fldCharType="end"/>
      </w:r>
      <w:r w:rsidRPr="00B51D40">
        <w:rPr>
          <w:rFonts w:ascii="Aptos" w:hAnsi="Aptos"/>
          <w:sz w:val="24"/>
          <w:szCs w:val="24"/>
        </w:rPr>
        <w:t xml:space="preserve"> the parties shall negotiate in good faith to agree a replacement provision that, to the greatest extent possible, achieves the commercial result of the original provision.</w:t>
      </w:r>
      <w:bookmarkEnd w:id="291"/>
    </w:p>
    <w:p w14:paraId="5799A192" w14:textId="77777777" w:rsidR="00685F77" w:rsidRPr="00B51D40" w:rsidRDefault="00685F77" w:rsidP="00685F77">
      <w:pPr>
        <w:pStyle w:val="Untitledsubclause1"/>
        <w:rPr>
          <w:rFonts w:ascii="Aptos" w:hAnsi="Aptos"/>
          <w:b/>
          <w:sz w:val="24"/>
          <w:szCs w:val="24"/>
        </w:rPr>
      </w:pPr>
      <w:bookmarkStart w:id="292" w:name="a799624"/>
      <w:r w:rsidRPr="00B51D40">
        <w:rPr>
          <w:rFonts w:ascii="Aptos" w:hAnsi="Aptos"/>
          <w:b/>
          <w:sz w:val="24"/>
          <w:szCs w:val="24"/>
        </w:rPr>
        <w:t>Waiver.</w:t>
      </w:r>
      <w:r w:rsidRPr="00B51D40">
        <w:rPr>
          <w:rFonts w:ascii="Aptos" w:hAnsi="Aptos"/>
          <w:sz w:val="24"/>
          <w:szCs w:val="24"/>
        </w:rPr>
        <w:t xml:space="preserve"> </w:t>
      </w:r>
      <w:bookmarkEnd w:id="292"/>
    </w:p>
    <w:p w14:paraId="3BD839E7" w14:textId="4B012FC3" w:rsidR="00685F77" w:rsidRPr="00B51D40" w:rsidRDefault="00685F77" w:rsidP="00685F77">
      <w:pPr>
        <w:pStyle w:val="Untitledsubclause2"/>
        <w:rPr>
          <w:rFonts w:ascii="Aptos" w:hAnsi="Aptos"/>
          <w:sz w:val="24"/>
          <w:szCs w:val="24"/>
        </w:rPr>
      </w:pPr>
      <w:bookmarkStart w:id="293" w:name="a315723"/>
      <w:r w:rsidRPr="00B51D40">
        <w:rPr>
          <w:rFonts w:ascii="Aptos" w:hAnsi="Aptos"/>
          <w:sz w:val="24"/>
          <w:szCs w:val="24"/>
        </w:rPr>
        <w:t xml:space="preserve">A waiver of any right or remedy under the </w:t>
      </w:r>
      <w:r>
        <w:rPr>
          <w:rFonts w:ascii="Aptos" w:hAnsi="Aptos"/>
          <w:sz w:val="24"/>
          <w:szCs w:val="24"/>
        </w:rPr>
        <w:t xml:space="preserve">Agreement or any </w:t>
      </w:r>
      <w:r w:rsidR="005F643A">
        <w:rPr>
          <w:rFonts w:ascii="Aptos" w:hAnsi="Aptos"/>
          <w:sz w:val="24"/>
          <w:szCs w:val="24"/>
        </w:rPr>
        <w:t>Order</w:t>
      </w:r>
      <w:r>
        <w:rPr>
          <w:rFonts w:ascii="Aptos" w:hAnsi="Aptos"/>
          <w:sz w:val="24"/>
          <w:szCs w:val="24"/>
        </w:rPr>
        <w:t>(s)</w:t>
      </w:r>
      <w:r w:rsidRPr="00B51D40">
        <w:rPr>
          <w:rFonts w:ascii="Aptos" w:hAnsi="Aptos"/>
          <w:sz w:val="24"/>
          <w:szCs w:val="24"/>
        </w:rPr>
        <w:t xml:space="preserve"> or by law is only effective if given in writing and shall not be deemed a waiver of any subsequent right or remedy. </w:t>
      </w:r>
      <w:bookmarkEnd w:id="293"/>
    </w:p>
    <w:p w14:paraId="713220EA" w14:textId="14BAA4C2" w:rsidR="00685F77" w:rsidRPr="00B51D40" w:rsidRDefault="00685F77" w:rsidP="00685F77">
      <w:pPr>
        <w:pStyle w:val="Untitledsubclause2"/>
        <w:rPr>
          <w:rFonts w:ascii="Aptos" w:hAnsi="Aptos"/>
          <w:sz w:val="24"/>
          <w:szCs w:val="24"/>
        </w:rPr>
      </w:pPr>
      <w:bookmarkStart w:id="294" w:name="a599099"/>
      <w:r w:rsidRPr="00B51D40">
        <w:rPr>
          <w:rStyle w:val="normaltextrun"/>
          <w:rFonts w:ascii="Aptos" w:hAnsi="Aptos"/>
          <w:sz w:val="24"/>
          <w:szCs w:val="24"/>
        </w:rPr>
        <w:t xml:space="preserve">A failure or delay by a party to exercise any right or remedy provided under the </w:t>
      </w:r>
      <w:r>
        <w:rPr>
          <w:rStyle w:val="normaltextrun"/>
          <w:rFonts w:ascii="Aptos" w:hAnsi="Aptos"/>
          <w:sz w:val="24"/>
          <w:szCs w:val="24"/>
        </w:rPr>
        <w:t xml:space="preserve">Agreement or any </w:t>
      </w:r>
      <w:r w:rsidR="005F643A">
        <w:rPr>
          <w:rStyle w:val="normaltextrun"/>
          <w:rFonts w:ascii="Aptos" w:hAnsi="Aptos"/>
          <w:sz w:val="24"/>
          <w:szCs w:val="24"/>
        </w:rPr>
        <w:t>Order</w:t>
      </w:r>
      <w:r>
        <w:rPr>
          <w:rStyle w:val="normaltextrun"/>
          <w:rFonts w:ascii="Aptos" w:hAnsi="Aptos"/>
          <w:sz w:val="24"/>
          <w:szCs w:val="24"/>
        </w:rPr>
        <w:t>(s)</w:t>
      </w:r>
      <w:r w:rsidRPr="00B51D40">
        <w:rPr>
          <w:rStyle w:val="normaltextrun"/>
          <w:rFonts w:ascii="Aptos" w:hAnsi="Aptos"/>
          <w:sz w:val="24"/>
          <w:szCs w:val="24"/>
        </w:rPr>
        <w:t xml:space="preserve"> or by law shall not constitute a </w:t>
      </w:r>
      <w:r w:rsidRPr="00B51D40">
        <w:rPr>
          <w:rStyle w:val="findhit"/>
          <w:rFonts w:ascii="Aptos" w:hAnsi="Aptos"/>
          <w:sz w:val="24"/>
          <w:szCs w:val="24"/>
        </w:rPr>
        <w:t>waiver</w:t>
      </w:r>
      <w:r w:rsidRPr="00B51D40">
        <w:rPr>
          <w:rStyle w:val="normaltextrun"/>
          <w:rFonts w:ascii="Aptos" w:hAnsi="Aptos"/>
          <w:sz w:val="24"/>
          <w:szCs w:val="24"/>
        </w:rPr>
        <w:t xml:space="preserve"> of that or any other right or remedy, nor shall it prevent or restrict any further exercise of that or any other right or remedy. No single or partial exercise of any right or remedy provided under the </w:t>
      </w:r>
      <w:r>
        <w:rPr>
          <w:rStyle w:val="normaltextrun"/>
          <w:rFonts w:ascii="Aptos" w:hAnsi="Aptos"/>
          <w:sz w:val="24"/>
          <w:szCs w:val="24"/>
        </w:rPr>
        <w:t xml:space="preserve">Agreement or any </w:t>
      </w:r>
      <w:r w:rsidR="005F643A">
        <w:rPr>
          <w:rStyle w:val="normaltextrun"/>
          <w:rFonts w:ascii="Aptos" w:hAnsi="Aptos"/>
          <w:sz w:val="24"/>
          <w:szCs w:val="24"/>
        </w:rPr>
        <w:t>Order</w:t>
      </w:r>
      <w:r>
        <w:rPr>
          <w:rStyle w:val="normaltextrun"/>
          <w:rFonts w:ascii="Aptos" w:hAnsi="Aptos"/>
          <w:sz w:val="24"/>
          <w:szCs w:val="24"/>
        </w:rPr>
        <w:t>(s)</w:t>
      </w:r>
      <w:r w:rsidRPr="00B51D40">
        <w:rPr>
          <w:rStyle w:val="normaltextrun"/>
          <w:rFonts w:ascii="Aptos" w:hAnsi="Aptos"/>
          <w:sz w:val="24"/>
          <w:szCs w:val="24"/>
        </w:rPr>
        <w:t xml:space="preserve"> or by law shall prevent or restrict the further exercise of that or any other right or remedy.</w:t>
      </w:r>
      <w:bookmarkEnd w:id="294"/>
    </w:p>
    <w:p w14:paraId="2B25B495" w14:textId="6E62AB65" w:rsidR="00685F77" w:rsidRPr="00B51D40" w:rsidRDefault="00685F77" w:rsidP="00685F77">
      <w:pPr>
        <w:pStyle w:val="Untitledsubclause1"/>
        <w:rPr>
          <w:rFonts w:ascii="Aptos" w:hAnsi="Aptos"/>
          <w:b/>
          <w:sz w:val="24"/>
          <w:szCs w:val="24"/>
        </w:rPr>
      </w:pPr>
      <w:bookmarkStart w:id="295" w:name="a807714"/>
      <w:r w:rsidRPr="00B51D40">
        <w:rPr>
          <w:rFonts w:ascii="Aptos" w:hAnsi="Aptos"/>
          <w:b/>
          <w:sz w:val="24"/>
          <w:szCs w:val="24"/>
        </w:rPr>
        <w:t xml:space="preserve">No partnership or agency. </w:t>
      </w:r>
      <w:r w:rsidRPr="00B51D40">
        <w:rPr>
          <w:rFonts w:ascii="Aptos" w:hAnsi="Aptos"/>
          <w:sz w:val="24"/>
          <w:szCs w:val="24"/>
        </w:rPr>
        <w:t xml:space="preserve">Nothing in the </w:t>
      </w:r>
      <w:r>
        <w:rPr>
          <w:rFonts w:ascii="Aptos" w:hAnsi="Aptos"/>
          <w:sz w:val="24"/>
          <w:szCs w:val="24"/>
        </w:rPr>
        <w:t xml:space="preserve">Agreement or any </w:t>
      </w:r>
      <w:r w:rsidR="005F643A">
        <w:rPr>
          <w:rFonts w:ascii="Aptos" w:hAnsi="Aptos"/>
          <w:sz w:val="24"/>
          <w:szCs w:val="24"/>
        </w:rPr>
        <w:t>Order</w:t>
      </w:r>
      <w:r>
        <w:rPr>
          <w:rFonts w:ascii="Aptos" w:hAnsi="Aptos"/>
          <w:sz w:val="24"/>
          <w:szCs w:val="24"/>
        </w:rPr>
        <w:t>(s)</w:t>
      </w:r>
      <w:r w:rsidRPr="00B51D40">
        <w:rPr>
          <w:rFonts w:ascii="Aptos" w:hAnsi="Aptos"/>
          <w:sz w:val="24"/>
          <w:szCs w:val="24"/>
        </w:rPr>
        <w:t xml:space="preserve"> is intended to, or shall be deemed to, establish any partnership or joint venture between the parties, constitute either party the agent of the other, or authorise either party to make or </w:t>
      </w:r>
      <w:proofErr w:type="gramStart"/>
      <w:r w:rsidRPr="00B51D40">
        <w:rPr>
          <w:rFonts w:ascii="Aptos" w:hAnsi="Aptos"/>
          <w:sz w:val="24"/>
          <w:szCs w:val="24"/>
        </w:rPr>
        <w:t>enter into</w:t>
      </w:r>
      <w:proofErr w:type="gramEnd"/>
      <w:r w:rsidRPr="00B51D40">
        <w:rPr>
          <w:rFonts w:ascii="Aptos" w:hAnsi="Aptos"/>
          <w:sz w:val="24"/>
          <w:szCs w:val="24"/>
        </w:rPr>
        <w:t xml:space="preserve"> any commitments for or on behalf of the other party.</w:t>
      </w:r>
      <w:bookmarkEnd w:id="295"/>
    </w:p>
    <w:p w14:paraId="608D9078" w14:textId="77777777" w:rsidR="00685F77" w:rsidRPr="00B51D40" w:rsidRDefault="00685F77" w:rsidP="00685F77">
      <w:pPr>
        <w:pStyle w:val="Untitledsubclause1"/>
        <w:rPr>
          <w:rFonts w:ascii="Aptos" w:hAnsi="Aptos"/>
          <w:sz w:val="24"/>
          <w:szCs w:val="24"/>
        </w:rPr>
      </w:pPr>
      <w:bookmarkStart w:id="296" w:name="a328035"/>
      <w:r w:rsidRPr="00B51D40">
        <w:rPr>
          <w:rFonts w:ascii="Aptos" w:hAnsi="Aptos"/>
          <w:b/>
          <w:sz w:val="24"/>
          <w:szCs w:val="24"/>
        </w:rPr>
        <w:t>Entire agreement</w:t>
      </w:r>
      <w:r w:rsidRPr="00B51D40">
        <w:rPr>
          <w:rFonts w:ascii="Aptos" w:hAnsi="Aptos"/>
          <w:sz w:val="24"/>
          <w:szCs w:val="24"/>
        </w:rPr>
        <w:t xml:space="preserve">. </w:t>
      </w:r>
      <w:bookmarkEnd w:id="296"/>
    </w:p>
    <w:p w14:paraId="31EC2B5A" w14:textId="4CDB269B" w:rsidR="00685F77" w:rsidRPr="00B51D40" w:rsidRDefault="00685F77" w:rsidP="00685F77">
      <w:pPr>
        <w:pStyle w:val="Untitledsubclause2"/>
        <w:rPr>
          <w:rFonts w:ascii="Aptos" w:hAnsi="Aptos"/>
          <w:sz w:val="24"/>
          <w:szCs w:val="24"/>
        </w:rPr>
      </w:pPr>
      <w:bookmarkStart w:id="297" w:name="a217401"/>
      <w:r w:rsidRPr="00B51D40">
        <w:rPr>
          <w:rFonts w:ascii="Aptos" w:hAnsi="Aptos"/>
          <w:sz w:val="24"/>
          <w:szCs w:val="24"/>
        </w:rPr>
        <w:t xml:space="preserve">The </w:t>
      </w:r>
      <w:r>
        <w:rPr>
          <w:rFonts w:ascii="Aptos" w:hAnsi="Aptos"/>
          <w:sz w:val="24"/>
          <w:szCs w:val="24"/>
        </w:rPr>
        <w:t xml:space="preserve">Agreement (including the </w:t>
      </w:r>
      <w:r w:rsidR="005F643A">
        <w:rPr>
          <w:rFonts w:ascii="Aptos" w:hAnsi="Aptos"/>
          <w:sz w:val="24"/>
          <w:szCs w:val="24"/>
        </w:rPr>
        <w:t>Order</w:t>
      </w:r>
      <w:r>
        <w:rPr>
          <w:rFonts w:ascii="Aptos" w:hAnsi="Aptos"/>
          <w:sz w:val="24"/>
          <w:szCs w:val="24"/>
        </w:rPr>
        <w:t>(s))</w:t>
      </w:r>
      <w:r w:rsidRPr="00B51D40">
        <w:rPr>
          <w:rFonts w:ascii="Aptos" w:hAnsi="Aptos"/>
          <w:sz w:val="24"/>
          <w:szCs w:val="24"/>
        </w:rPr>
        <w:t xml:space="preserve"> constitutes the entire agreement between the parties.</w:t>
      </w:r>
      <w:bookmarkEnd w:id="297"/>
      <w:r w:rsidRPr="00B51D40">
        <w:rPr>
          <w:rFonts w:ascii="Aptos" w:hAnsi="Aptos"/>
          <w:sz w:val="24"/>
          <w:szCs w:val="24"/>
        </w:rPr>
        <w:t xml:space="preserve">  </w:t>
      </w:r>
    </w:p>
    <w:p w14:paraId="4C47FAC7" w14:textId="6DECE0EB" w:rsidR="00685F77" w:rsidRPr="00B51D40" w:rsidRDefault="00685F77" w:rsidP="00685F77">
      <w:pPr>
        <w:pStyle w:val="Untitledsubclause2"/>
        <w:rPr>
          <w:rFonts w:ascii="Aptos" w:hAnsi="Aptos"/>
          <w:sz w:val="24"/>
          <w:szCs w:val="24"/>
        </w:rPr>
      </w:pPr>
      <w:r w:rsidRPr="00B51D40">
        <w:rPr>
          <w:rFonts w:ascii="Aptos" w:hAnsi="Aptos"/>
          <w:sz w:val="24"/>
          <w:szCs w:val="24"/>
        </w:rPr>
        <w:t xml:space="preserve">Except as expressly set out in the </w:t>
      </w:r>
      <w:r>
        <w:rPr>
          <w:rFonts w:ascii="Aptos" w:hAnsi="Aptos"/>
          <w:sz w:val="24"/>
          <w:szCs w:val="24"/>
        </w:rPr>
        <w:t xml:space="preserve">Agreement and any </w:t>
      </w:r>
      <w:r w:rsidR="005F643A">
        <w:rPr>
          <w:rFonts w:ascii="Aptos" w:hAnsi="Aptos"/>
          <w:sz w:val="24"/>
          <w:szCs w:val="24"/>
        </w:rPr>
        <w:t>Order</w:t>
      </w:r>
      <w:r>
        <w:rPr>
          <w:rFonts w:ascii="Aptos" w:hAnsi="Aptos"/>
          <w:sz w:val="24"/>
          <w:szCs w:val="24"/>
        </w:rPr>
        <w:t>(s)</w:t>
      </w:r>
      <w:r w:rsidRPr="00B51D40">
        <w:rPr>
          <w:rFonts w:ascii="Aptos" w:hAnsi="Aptos"/>
          <w:sz w:val="24"/>
          <w:szCs w:val="24"/>
        </w:rPr>
        <w:t xml:space="preserve">, any and all conditions and warranties or terms of equivalent effect which might have effect between the parties or be implied or incorporated into the </w:t>
      </w:r>
      <w:r>
        <w:rPr>
          <w:rFonts w:ascii="Aptos" w:hAnsi="Aptos"/>
          <w:sz w:val="24"/>
          <w:szCs w:val="24"/>
        </w:rPr>
        <w:t xml:space="preserve">Agreement, the relevant </w:t>
      </w:r>
      <w:r w:rsidR="005F643A">
        <w:rPr>
          <w:rFonts w:ascii="Aptos" w:hAnsi="Aptos"/>
          <w:sz w:val="24"/>
          <w:szCs w:val="24"/>
        </w:rPr>
        <w:t>Order</w:t>
      </w:r>
      <w:r>
        <w:rPr>
          <w:rFonts w:ascii="Aptos" w:hAnsi="Aptos"/>
          <w:sz w:val="24"/>
          <w:szCs w:val="24"/>
        </w:rPr>
        <w:t>(s)</w:t>
      </w:r>
      <w:r w:rsidRPr="00B51D40">
        <w:rPr>
          <w:rFonts w:ascii="Aptos" w:hAnsi="Aptos"/>
          <w:sz w:val="24"/>
          <w:szCs w:val="24"/>
        </w:rPr>
        <w:t xml:space="preserve"> or any collateral contract, whether by statute, common law or otherwise, including any implied warranties as to quality or merchantability, accuracy and fitness for a particular purpose, are excluded to the fullest extent permitted by law. </w:t>
      </w:r>
    </w:p>
    <w:p w14:paraId="006C9165" w14:textId="502FB971" w:rsidR="00685F77" w:rsidRPr="00B51D40" w:rsidRDefault="00685F77" w:rsidP="00685F77">
      <w:pPr>
        <w:pStyle w:val="Untitledsubclause2"/>
        <w:rPr>
          <w:rFonts w:ascii="Aptos" w:hAnsi="Aptos"/>
          <w:sz w:val="24"/>
          <w:szCs w:val="24"/>
        </w:rPr>
      </w:pPr>
      <w:bookmarkStart w:id="298" w:name="a217132"/>
      <w:r w:rsidRPr="00B51D40">
        <w:rPr>
          <w:rFonts w:ascii="Aptos" w:hAnsi="Aptos"/>
          <w:sz w:val="24"/>
          <w:szCs w:val="24"/>
        </w:rPr>
        <w:t xml:space="preserve">Each party acknowledges that in entering into the </w:t>
      </w:r>
      <w:r>
        <w:rPr>
          <w:rFonts w:ascii="Aptos" w:hAnsi="Aptos"/>
          <w:sz w:val="24"/>
          <w:szCs w:val="24"/>
        </w:rPr>
        <w:t xml:space="preserve">Agreement and any </w:t>
      </w:r>
      <w:r w:rsidR="005F643A">
        <w:rPr>
          <w:rFonts w:ascii="Aptos" w:hAnsi="Aptos"/>
          <w:sz w:val="24"/>
          <w:szCs w:val="24"/>
        </w:rPr>
        <w:t>Order</w:t>
      </w:r>
      <w:r>
        <w:rPr>
          <w:rFonts w:ascii="Aptos" w:hAnsi="Aptos"/>
          <w:sz w:val="24"/>
          <w:szCs w:val="24"/>
        </w:rPr>
        <w:t>(s)</w:t>
      </w:r>
      <w:r w:rsidRPr="00B51D40">
        <w:rPr>
          <w:rFonts w:ascii="Aptos" w:hAnsi="Aptos"/>
          <w:sz w:val="24"/>
          <w:szCs w:val="24"/>
        </w:rPr>
        <w:t xml:space="preserve"> it does not rely on any statement, representation, assurance or warranty (whether made innocently or negligently) that is not set out in the </w:t>
      </w:r>
      <w:r>
        <w:rPr>
          <w:rFonts w:ascii="Aptos" w:hAnsi="Aptos"/>
          <w:sz w:val="24"/>
          <w:szCs w:val="24"/>
        </w:rPr>
        <w:t xml:space="preserve">Agreement or the relevant </w:t>
      </w:r>
      <w:r w:rsidR="005F643A">
        <w:rPr>
          <w:rFonts w:ascii="Aptos" w:hAnsi="Aptos"/>
          <w:sz w:val="24"/>
          <w:szCs w:val="24"/>
        </w:rPr>
        <w:t>Order</w:t>
      </w:r>
      <w:r>
        <w:rPr>
          <w:rFonts w:ascii="Aptos" w:hAnsi="Aptos"/>
          <w:sz w:val="24"/>
          <w:szCs w:val="24"/>
        </w:rPr>
        <w:t>(s)</w:t>
      </w:r>
      <w:r w:rsidRPr="00B51D40">
        <w:rPr>
          <w:rFonts w:ascii="Aptos" w:hAnsi="Aptos"/>
          <w:sz w:val="24"/>
          <w:szCs w:val="24"/>
        </w:rPr>
        <w:t xml:space="preserve">. Each party agrees </w:t>
      </w:r>
      <w:r w:rsidRPr="00B51D40">
        <w:rPr>
          <w:rFonts w:ascii="Aptos" w:hAnsi="Aptos"/>
          <w:sz w:val="24"/>
          <w:szCs w:val="24"/>
        </w:rPr>
        <w:lastRenderedPageBreak/>
        <w:t xml:space="preserve">that it has no claim for innocent or negligent misrepresentation or negligent misstatement based on any statement in the </w:t>
      </w:r>
      <w:r>
        <w:rPr>
          <w:rFonts w:ascii="Aptos" w:hAnsi="Aptos"/>
          <w:sz w:val="24"/>
          <w:szCs w:val="24"/>
        </w:rPr>
        <w:t xml:space="preserve">Agreement or any </w:t>
      </w:r>
      <w:r w:rsidR="005F643A">
        <w:rPr>
          <w:rFonts w:ascii="Aptos" w:hAnsi="Aptos"/>
          <w:sz w:val="24"/>
          <w:szCs w:val="24"/>
        </w:rPr>
        <w:t>Order</w:t>
      </w:r>
      <w:r>
        <w:rPr>
          <w:rFonts w:ascii="Aptos" w:hAnsi="Aptos"/>
          <w:sz w:val="24"/>
          <w:szCs w:val="24"/>
        </w:rPr>
        <w:t>(s)</w:t>
      </w:r>
      <w:r w:rsidRPr="00B51D40">
        <w:rPr>
          <w:rFonts w:ascii="Aptos" w:hAnsi="Aptos"/>
          <w:sz w:val="24"/>
          <w:szCs w:val="24"/>
        </w:rPr>
        <w:t>.</w:t>
      </w:r>
      <w:bookmarkEnd w:id="298"/>
    </w:p>
    <w:p w14:paraId="60126EC9" w14:textId="77777777" w:rsidR="00685F77" w:rsidRPr="00B51D40" w:rsidRDefault="00685F77" w:rsidP="00685F77">
      <w:pPr>
        <w:pStyle w:val="Untitledsubclause1"/>
        <w:rPr>
          <w:rFonts w:ascii="Aptos" w:hAnsi="Aptos"/>
          <w:b/>
          <w:sz w:val="24"/>
          <w:szCs w:val="24"/>
        </w:rPr>
      </w:pPr>
      <w:bookmarkStart w:id="299" w:name="a237559"/>
      <w:r w:rsidRPr="00B51D40">
        <w:rPr>
          <w:rFonts w:ascii="Aptos" w:hAnsi="Aptos"/>
          <w:b/>
          <w:sz w:val="24"/>
          <w:szCs w:val="24"/>
        </w:rPr>
        <w:t xml:space="preserve">Third party rights. </w:t>
      </w:r>
      <w:bookmarkEnd w:id="299"/>
    </w:p>
    <w:p w14:paraId="3E30FD79" w14:textId="47CD66FC" w:rsidR="00685F77" w:rsidRPr="00B51D40" w:rsidRDefault="00685F77" w:rsidP="00685F77">
      <w:pPr>
        <w:pStyle w:val="Untitledsubclause2"/>
        <w:rPr>
          <w:rFonts w:ascii="Aptos" w:hAnsi="Aptos"/>
          <w:sz w:val="24"/>
          <w:szCs w:val="24"/>
        </w:rPr>
      </w:pPr>
      <w:bookmarkStart w:id="300" w:name="a808379"/>
      <w:r w:rsidRPr="00B51D40">
        <w:rPr>
          <w:rFonts w:ascii="Aptos" w:eastAsia="Times New Roman" w:hAnsi="Aptos"/>
          <w:sz w:val="24"/>
          <w:szCs w:val="24"/>
        </w:rPr>
        <w:t>The</w:t>
      </w:r>
      <w:r w:rsidRPr="00B51D40">
        <w:rPr>
          <w:rFonts w:ascii="Aptos" w:hAnsi="Aptos"/>
          <w:sz w:val="24"/>
          <w:szCs w:val="24"/>
        </w:rPr>
        <w:t xml:space="preserve"> </w:t>
      </w:r>
      <w:r>
        <w:rPr>
          <w:rFonts w:ascii="Aptos" w:hAnsi="Aptos"/>
          <w:sz w:val="24"/>
          <w:szCs w:val="24"/>
        </w:rPr>
        <w:t xml:space="preserve">Agreement (including any </w:t>
      </w:r>
      <w:r w:rsidR="005F643A">
        <w:rPr>
          <w:rFonts w:ascii="Aptos" w:hAnsi="Aptos"/>
          <w:sz w:val="24"/>
          <w:szCs w:val="24"/>
        </w:rPr>
        <w:t>Order</w:t>
      </w:r>
      <w:r>
        <w:rPr>
          <w:rFonts w:ascii="Aptos" w:hAnsi="Aptos"/>
          <w:sz w:val="24"/>
          <w:szCs w:val="24"/>
        </w:rPr>
        <w:t>(s))</w:t>
      </w:r>
      <w:r w:rsidRPr="00B51D40">
        <w:rPr>
          <w:rFonts w:ascii="Aptos" w:hAnsi="Aptos"/>
          <w:sz w:val="24"/>
          <w:szCs w:val="24"/>
        </w:rPr>
        <w:t xml:space="preserve"> does not give rise to any rights under the Contracts (Rights of Third Parties) Act 1999 to enforce any term of the </w:t>
      </w:r>
      <w:r>
        <w:rPr>
          <w:rFonts w:ascii="Aptos" w:hAnsi="Aptos"/>
          <w:sz w:val="24"/>
          <w:szCs w:val="24"/>
        </w:rPr>
        <w:t xml:space="preserve">Agreement or any relevant </w:t>
      </w:r>
      <w:r w:rsidR="005F643A">
        <w:rPr>
          <w:rFonts w:ascii="Aptos" w:hAnsi="Aptos"/>
          <w:sz w:val="24"/>
          <w:szCs w:val="24"/>
        </w:rPr>
        <w:t>Order</w:t>
      </w:r>
      <w:r>
        <w:rPr>
          <w:rFonts w:ascii="Aptos" w:hAnsi="Aptos"/>
          <w:sz w:val="24"/>
          <w:szCs w:val="24"/>
        </w:rPr>
        <w:t>(s)</w:t>
      </w:r>
      <w:r w:rsidRPr="00B51D40">
        <w:rPr>
          <w:rFonts w:ascii="Aptos" w:hAnsi="Aptos"/>
          <w:sz w:val="24"/>
          <w:szCs w:val="24"/>
        </w:rPr>
        <w:t>.</w:t>
      </w:r>
      <w:bookmarkEnd w:id="300"/>
    </w:p>
    <w:p w14:paraId="7878D1D6" w14:textId="57D34009" w:rsidR="00685F77" w:rsidRPr="00B51D40" w:rsidRDefault="00685F77" w:rsidP="00685F77">
      <w:pPr>
        <w:pStyle w:val="Untitledsubclause2"/>
        <w:rPr>
          <w:rFonts w:ascii="Aptos" w:hAnsi="Aptos"/>
          <w:sz w:val="24"/>
          <w:szCs w:val="24"/>
        </w:rPr>
      </w:pPr>
      <w:bookmarkStart w:id="301" w:name="a434338"/>
      <w:r w:rsidRPr="00B51D40">
        <w:rPr>
          <w:rFonts w:ascii="Aptos" w:hAnsi="Aptos"/>
          <w:sz w:val="24"/>
          <w:szCs w:val="24"/>
        </w:rPr>
        <w:t xml:space="preserve">The rights of the parties to rescind or vary the </w:t>
      </w:r>
      <w:r>
        <w:rPr>
          <w:rFonts w:ascii="Aptos" w:hAnsi="Aptos"/>
          <w:sz w:val="24"/>
          <w:szCs w:val="24"/>
        </w:rPr>
        <w:t xml:space="preserve">Agreement (including any </w:t>
      </w:r>
      <w:r w:rsidR="005F643A">
        <w:rPr>
          <w:rFonts w:ascii="Aptos" w:hAnsi="Aptos"/>
          <w:sz w:val="24"/>
          <w:szCs w:val="24"/>
        </w:rPr>
        <w:t>Order</w:t>
      </w:r>
      <w:r>
        <w:rPr>
          <w:rFonts w:ascii="Aptos" w:hAnsi="Aptos"/>
          <w:sz w:val="24"/>
          <w:szCs w:val="24"/>
        </w:rPr>
        <w:t>(s))</w:t>
      </w:r>
      <w:r w:rsidRPr="00B51D40">
        <w:rPr>
          <w:rFonts w:ascii="Aptos" w:hAnsi="Aptos"/>
          <w:sz w:val="24"/>
          <w:szCs w:val="24"/>
        </w:rPr>
        <w:t xml:space="preserve"> are not subject to the consent of any other person.</w:t>
      </w:r>
      <w:r w:rsidRPr="00B51D40">
        <w:rPr>
          <w:rFonts w:ascii="Aptos" w:hAnsi="Aptos"/>
          <w:sz w:val="24"/>
          <w:szCs w:val="24"/>
        </w:rPr>
        <w:fldChar w:fldCharType="begin"/>
      </w:r>
      <w:r w:rsidRPr="00B51D40">
        <w:rPr>
          <w:rFonts w:ascii="Aptos" w:hAnsi="Aptos"/>
          <w:sz w:val="24"/>
          <w:szCs w:val="24"/>
        </w:rPr>
        <w:fldChar w:fldCharType="end"/>
      </w:r>
      <w:bookmarkEnd w:id="301"/>
    </w:p>
    <w:p w14:paraId="4E16F880" w14:textId="24B3B0B5" w:rsidR="00685F77" w:rsidRPr="00B51D40" w:rsidRDefault="00685F77" w:rsidP="00685F77">
      <w:pPr>
        <w:pStyle w:val="Untitledsubclause1"/>
        <w:rPr>
          <w:rFonts w:ascii="Aptos" w:hAnsi="Aptos"/>
          <w:b/>
          <w:sz w:val="24"/>
          <w:szCs w:val="24"/>
        </w:rPr>
      </w:pPr>
      <w:bookmarkStart w:id="302" w:name="a901295"/>
      <w:commentRangeStart w:id="303"/>
      <w:r w:rsidRPr="00B51D40">
        <w:rPr>
          <w:rFonts w:ascii="Aptos" w:hAnsi="Aptos"/>
          <w:b/>
          <w:sz w:val="24"/>
          <w:szCs w:val="24"/>
        </w:rPr>
        <w:t>Variation</w:t>
      </w:r>
      <w:commentRangeEnd w:id="303"/>
      <w:r>
        <w:rPr>
          <w:rStyle w:val="CommentReference"/>
          <w:rFonts w:asciiTheme="minorHAnsi" w:eastAsiaTheme="minorHAnsi" w:hAnsiTheme="minorHAnsi" w:cstheme="minorBidi"/>
        </w:rPr>
        <w:commentReference w:id="303"/>
      </w:r>
      <w:r w:rsidRPr="00B51D40">
        <w:rPr>
          <w:rFonts w:ascii="Aptos" w:hAnsi="Aptos"/>
          <w:b/>
          <w:sz w:val="24"/>
          <w:szCs w:val="24"/>
        </w:rPr>
        <w:t>.</w:t>
      </w:r>
      <w:r w:rsidRPr="00B51D40">
        <w:rPr>
          <w:rFonts w:ascii="Aptos" w:hAnsi="Aptos"/>
          <w:sz w:val="24"/>
          <w:szCs w:val="24"/>
        </w:rPr>
        <w:t xml:space="preserve"> Except as set out in these One2Call Terms and Conditions, no variation of the </w:t>
      </w:r>
      <w:r>
        <w:rPr>
          <w:rFonts w:ascii="Aptos" w:hAnsi="Aptos"/>
          <w:sz w:val="24"/>
          <w:szCs w:val="24"/>
        </w:rPr>
        <w:t xml:space="preserve">Agreement (including any </w:t>
      </w:r>
      <w:r w:rsidR="005F643A">
        <w:rPr>
          <w:rFonts w:ascii="Aptos" w:hAnsi="Aptos"/>
          <w:sz w:val="24"/>
          <w:szCs w:val="24"/>
        </w:rPr>
        <w:t>Order</w:t>
      </w:r>
      <w:r>
        <w:rPr>
          <w:rFonts w:ascii="Aptos" w:hAnsi="Aptos"/>
          <w:sz w:val="24"/>
          <w:szCs w:val="24"/>
        </w:rPr>
        <w:t>(s))</w:t>
      </w:r>
      <w:r w:rsidRPr="00B51D40">
        <w:rPr>
          <w:rFonts w:ascii="Aptos" w:hAnsi="Aptos"/>
          <w:sz w:val="24"/>
          <w:szCs w:val="24"/>
        </w:rPr>
        <w:t xml:space="preserve"> shall be effective unless it is agreed in writing and signed by the parties (or their authorised representativ</w:t>
      </w:r>
      <w:bookmarkStart w:id="304" w:name="OpenAt"/>
      <w:bookmarkEnd w:id="304"/>
      <w:r w:rsidRPr="00B51D40">
        <w:rPr>
          <w:rFonts w:ascii="Aptos" w:hAnsi="Aptos"/>
          <w:sz w:val="24"/>
          <w:szCs w:val="24"/>
        </w:rPr>
        <w:t>es).</w:t>
      </w:r>
      <w:bookmarkEnd w:id="302"/>
    </w:p>
    <w:p w14:paraId="0BAA659D" w14:textId="77777777" w:rsidR="00471343" w:rsidRDefault="00000000">
      <w:pPr>
        <w:pStyle w:val="Untitledsubclause1"/>
      </w:pPr>
      <w:commentRangeStart w:id="305"/>
      <w:r>
        <w:rPr>
          <w:b/>
        </w:rPr>
        <w:t>Anti-bribery.</w:t>
      </w:r>
      <w:commentRangeEnd w:id="305"/>
      <w:r>
        <w:commentReference w:id="305"/>
      </w:r>
      <w:r>
        <w:t xml:space="preserve"> Each party shall comply with all applicable laws, statutes, regulations and codes relating to anti-bribery and anti-corruption, including the Bribery Act 2010. Neither party shall engage in any activity, practice or conduct which would constitute an offence under sections 1, 2 or 6 of the Bribery Act 2010 if such activity, practice or conduct had been carried out in the UK. Either party may terminate the Agreement or any Order(s) with immediate effect by giving written notice to the other party if the other party breaches this clause.</w:t>
      </w:r>
    </w:p>
    <w:p w14:paraId="26B0443D" w14:textId="77777777" w:rsidR="00471343" w:rsidRDefault="00000000">
      <w:pPr>
        <w:pStyle w:val="Untitledsubclause1"/>
      </w:pPr>
      <w:commentRangeStart w:id="306"/>
      <w:r>
        <w:rPr>
          <w:b/>
        </w:rPr>
        <w:t>Anti-slavery.</w:t>
      </w:r>
      <w:commentRangeEnd w:id="306"/>
      <w:r>
        <w:commentReference w:id="306"/>
      </w:r>
      <w:r>
        <w:t xml:space="preserve"> Each party shall comply with all applicable anti-slavery and human trafficking laws, statutes, regulations and codes, including the Modern Slavery Act 2015. Each party shall have and maintain throughout the term of the Agreement its own policies and procedures to ensure compliance with the Modern Slavery Act 2015 and shall notify the other party immediately if it becomes aware of any actual or suspected slavery or human trafficking in any part of its business or supply chain.</w:t>
      </w:r>
    </w:p>
    <w:p w14:paraId="73E1A0F9" w14:textId="77777777" w:rsidR="00471343" w:rsidRDefault="00000000">
      <w:pPr>
        <w:pStyle w:val="Untitledsubclause1"/>
      </w:pPr>
      <w:commentRangeStart w:id="307"/>
      <w:r>
        <w:rPr>
          <w:b/>
        </w:rPr>
        <w:t>Dispute resolution.</w:t>
      </w:r>
      <w:commentRangeEnd w:id="307"/>
      <w:r>
        <w:commentReference w:id="307"/>
      </w:r>
      <w:r>
        <w:t xml:space="preserve"> If any dispute arises out of or in connection with the Agreement or any Order(s), the parties shall first attempt to resolve the dispute through good faith negotiations between senior representatives of each party. If the dispute is not resolved within 14 days of the first written notice of the dispute, either party may then commence proceedings in accordance with clause 24.12.</w:t>
      </w:r>
    </w:p>
    <w:p w14:paraId="624826C8" w14:textId="0044E602" w:rsidR="00685F77" w:rsidRPr="00B51D40" w:rsidRDefault="00685F77" w:rsidP="00685F77">
      <w:pPr>
        <w:pStyle w:val="Untitledsubclause1"/>
        <w:rPr>
          <w:rFonts w:ascii="Aptos" w:hAnsi="Aptos"/>
          <w:b/>
          <w:sz w:val="24"/>
          <w:szCs w:val="24"/>
        </w:rPr>
      </w:pPr>
      <w:bookmarkStart w:id="308" w:name="a603344"/>
      <w:r w:rsidRPr="00B51D40">
        <w:rPr>
          <w:rFonts w:ascii="Aptos" w:hAnsi="Aptos"/>
          <w:b/>
          <w:sz w:val="24"/>
          <w:szCs w:val="24"/>
        </w:rPr>
        <w:t>Governing law.</w:t>
      </w:r>
      <w:r w:rsidRPr="00B51D40">
        <w:rPr>
          <w:rFonts w:ascii="Aptos" w:hAnsi="Aptos"/>
          <w:sz w:val="24"/>
          <w:szCs w:val="24"/>
        </w:rPr>
        <w:t xml:space="preserve"> The </w:t>
      </w:r>
      <w:r>
        <w:rPr>
          <w:rFonts w:ascii="Aptos" w:hAnsi="Aptos"/>
          <w:sz w:val="24"/>
          <w:szCs w:val="24"/>
        </w:rPr>
        <w:t xml:space="preserve">Agreement (including any </w:t>
      </w:r>
      <w:r w:rsidR="005F643A">
        <w:rPr>
          <w:rFonts w:ascii="Aptos" w:hAnsi="Aptos"/>
          <w:sz w:val="24"/>
          <w:szCs w:val="24"/>
        </w:rPr>
        <w:t>Order</w:t>
      </w:r>
      <w:r>
        <w:rPr>
          <w:rFonts w:ascii="Aptos" w:hAnsi="Aptos"/>
          <w:sz w:val="24"/>
          <w:szCs w:val="24"/>
        </w:rPr>
        <w:t>(s))</w:t>
      </w:r>
      <w:r w:rsidRPr="00B51D40">
        <w:rPr>
          <w:rFonts w:ascii="Aptos" w:hAnsi="Aptos"/>
          <w:sz w:val="24"/>
          <w:szCs w:val="24"/>
        </w:rPr>
        <w:t xml:space="preserve"> and any dispute or claim (including non-contractual disputes or claims) arising out of or in connection with it or its subject matter or formation shall be governed by and construed in accordance with the law of England and Wales.</w:t>
      </w:r>
      <w:bookmarkEnd w:id="308"/>
    </w:p>
    <w:p w14:paraId="0504B029" w14:textId="68887CDA" w:rsidR="00685F77" w:rsidRPr="00685F77" w:rsidRDefault="00685F77" w:rsidP="00685F77">
      <w:pPr>
        <w:pStyle w:val="Untitledsubclause1"/>
        <w:rPr>
          <w:rFonts w:ascii="Aptos" w:hAnsi="Aptos"/>
          <w:b/>
          <w:sz w:val="24"/>
          <w:szCs w:val="24"/>
        </w:rPr>
      </w:pPr>
      <w:bookmarkStart w:id="309" w:name="a126644"/>
      <w:r w:rsidRPr="00B51D40">
        <w:rPr>
          <w:rFonts w:ascii="Aptos" w:hAnsi="Aptos"/>
          <w:b/>
          <w:sz w:val="24"/>
          <w:szCs w:val="24"/>
        </w:rPr>
        <w:t>Jurisdiction.</w:t>
      </w:r>
      <w:r w:rsidRPr="00685F77">
        <w:rPr>
          <w:rFonts w:ascii="Aptos" w:hAnsi="Aptos"/>
          <w:b/>
          <w:sz w:val="24"/>
          <w:szCs w:val="24"/>
        </w:rPr>
        <w:t xml:space="preserve"> </w:t>
      </w:r>
      <w:r w:rsidRPr="00685F77">
        <w:rPr>
          <w:rFonts w:ascii="Aptos" w:hAnsi="Aptos"/>
          <w:bCs/>
          <w:sz w:val="24"/>
          <w:szCs w:val="24"/>
        </w:rPr>
        <w:t xml:space="preserve">Each party irrevocably agrees that the courts of England and Wales shall have exclusive jurisdiction to settle any dispute or claim (including non-contractual disputes or claims) arising out of or in connection with the Agreement (including any </w:t>
      </w:r>
      <w:r w:rsidR="005F643A">
        <w:rPr>
          <w:rFonts w:ascii="Aptos" w:hAnsi="Aptos"/>
          <w:bCs/>
          <w:sz w:val="24"/>
          <w:szCs w:val="24"/>
        </w:rPr>
        <w:t>Order</w:t>
      </w:r>
      <w:r w:rsidRPr="00685F77">
        <w:rPr>
          <w:rFonts w:ascii="Aptos" w:hAnsi="Aptos"/>
          <w:bCs/>
          <w:sz w:val="24"/>
          <w:szCs w:val="24"/>
        </w:rPr>
        <w:t>(s)) or its subject matter or formation.</w:t>
      </w:r>
      <w:bookmarkEnd w:id="309"/>
    </w:p>
    <w:p w14:paraId="1FE6BEC8" w14:textId="77777777" w:rsidR="00685F77" w:rsidRPr="00B51D40" w:rsidRDefault="00685F77" w:rsidP="00685F77">
      <w:pPr>
        <w:spacing w:after="200" w:line="24" w:lineRule="auto"/>
        <w:rPr>
          <w:rFonts w:ascii="Aptos" w:eastAsia="Arial Unicode MS" w:hAnsi="Aptos" w:cs="Arial"/>
          <w:sz w:val="24"/>
        </w:rPr>
      </w:pPr>
      <w:r w:rsidRPr="00B51D40">
        <w:rPr>
          <w:rFonts w:ascii="Aptos" w:hAnsi="Aptos"/>
          <w:sz w:val="24"/>
        </w:rPr>
        <w:br w:type="page"/>
      </w:r>
    </w:p>
    <w:p w14:paraId="7231C6BC" w14:textId="77777777" w:rsidR="00685F77" w:rsidRPr="00B51D40" w:rsidRDefault="00685F77" w:rsidP="00685F77">
      <w:pPr>
        <w:pStyle w:val="Untitledsubclause1"/>
        <w:numPr>
          <w:ilvl w:val="0"/>
          <w:numId w:val="0"/>
        </w:numPr>
        <w:ind w:left="720" w:hanging="720"/>
        <w:rPr>
          <w:rFonts w:ascii="Aptos" w:hAnsi="Aptos"/>
          <w:b/>
          <w:sz w:val="24"/>
          <w:szCs w:val="24"/>
        </w:rPr>
      </w:pPr>
    </w:p>
    <w:p w14:paraId="05F6A678" w14:textId="0F0251FC" w:rsidR="008905B5" w:rsidRDefault="0095296A" w:rsidP="0095296A">
      <w:pPr>
        <w:pStyle w:val="Heading2"/>
        <w:jc w:val="left"/>
      </w:pPr>
      <w:r>
        <w:t xml:space="preserve">Schedule </w:t>
      </w:r>
      <w:r w:rsidR="000866A5">
        <w:t>2</w:t>
      </w:r>
      <w:r>
        <w:t xml:space="preserve"> – </w:t>
      </w:r>
      <w:r w:rsidR="008905B5">
        <w:t>Data Protection</w:t>
      </w:r>
    </w:p>
    <w:p w14:paraId="5B448285" w14:textId="77777777" w:rsidR="00296CD8" w:rsidRPr="00850658" w:rsidRDefault="00296CD8" w:rsidP="0072517B">
      <w:pPr>
        <w:pStyle w:val="TitleClause"/>
        <w:numPr>
          <w:ilvl w:val="0"/>
          <w:numId w:val="43"/>
        </w:numPr>
        <w:rPr>
          <w:rFonts w:ascii="Aptos" w:hAnsi="Aptos"/>
          <w:b w:val="0"/>
          <w:sz w:val="24"/>
          <w:szCs w:val="24"/>
        </w:rPr>
      </w:pPr>
      <w:r w:rsidRPr="00850658">
        <w:rPr>
          <w:rFonts w:ascii="Aptos" w:hAnsi="Aptos"/>
          <w:b w:val="0"/>
          <w:sz w:val="24"/>
          <w:szCs w:val="24"/>
        </w:rPr>
        <w:t>In this Schedule, the following definitions and rules of interpretation shall apply:</w:t>
      </w:r>
    </w:p>
    <w:p w14:paraId="6E500AD8" w14:textId="77777777" w:rsidR="00296CD8" w:rsidRPr="00850658" w:rsidRDefault="00296CD8" w:rsidP="00296CD8">
      <w:pPr>
        <w:pStyle w:val="TitleClause"/>
        <w:keepNext w:val="0"/>
        <w:widowControl w:val="0"/>
        <w:numPr>
          <w:ilvl w:val="0"/>
          <w:numId w:val="0"/>
        </w:numPr>
        <w:tabs>
          <w:tab w:val="left" w:pos="720"/>
        </w:tabs>
        <w:ind w:left="720"/>
        <w:rPr>
          <w:rStyle w:val="DefTerm"/>
          <w:rFonts w:ascii="Aptos" w:hAnsi="Aptos"/>
          <w:bCs/>
          <w:sz w:val="24"/>
          <w:szCs w:val="24"/>
        </w:rPr>
      </w:pPr>
      <w:r w:rsidRPr="00850658">
        <w:rPr>
          <w:rStyle w:val="DefTerm"/>
          <w:rFonts w:ascii="Aptos" w:hAnsi="Aptos"/>
          <w:bCs/>
          <w:sz w:val="24"/>
          <w:szCs w:val="24"/>
        </w:rPr>
        <w:t>The terms</w:t>
      </w:r>
      <w:r w:rsidRPr="00850658">
        <w:rPr>
          <w:rStyle w:val="DefTerm"/>
          <w:rFonts w:ascii="Aptos" w:hAnsi="Aptos"/>
          <w:sz w:val="24"/>
          <w:szCs w:val="24"/>
        </w:rPr>
        <w:t xml:space="preserve"> </w:t>
      </w:r>
      <w:r w:rsidRPr="00850658">
        <w:rPr>
          <w:rStyle w:val="DefTerm"/>
          <w:rFonts w:ascii="Aptos" w:hAnsi="Aptos"/>
          <w:bCs/>
          <w:sz w:val="24"/>
          <w:szCs w:val="24"/>
        </w:rPr>
        <w:t xml:space="preserve">controller, processor, data subject, personal data, personal data breach and processing shall have the meaning given to them in the UK GDPR. </w:t>
      </w:r>
    </w:p>
    <w:p w14:paraId="0FBCFB34" w14:textId="77777777" w:rsidR="00296CD8" w:rsidRPr="00850658" w:rsidRDefault="00296CD8" w:rsidP="00296CD8">
      <w:pPr>
        <w:pStyle w:val="TitleClause"/>
        <w:keepNext w:val="0"/>
        <w:widowControl w:val="0"/>
        <w:numPr>
          <w:ilvl w:val="0"/>
          <w:numId w:val="0"/>
        </w:numPr>
        <w:ind w:left="720"/>
        <w:rPr>
          <w:rFonts w:ascii="Aptos" w:hAnsi="Aptos"/>
          <w:b w:val="0"/>
          <w:bCs/>
          <w:sz w:val="24"/>
          <w:szCs w:val="24"/>
        </w:rPr>
      </w:pPr>
      <w:r w:rsidRPr="00850658">
        <w:rPr>
          <w:rStyle w:val="DefTerm"/>
          <w:rFonts w:ascii="Aptos" w:hAnsi="Aptos"/>
          <w:b/>
          <w:bCs/>
          <w:sz w:val="24"/>
          <w:szCs w:val="24"/>
        </w:rPr>
        <w:t>Applicable Data Protection Laws</w:t>
      </w:r>
      <w:r w:rsidRPr="00850658">
        <w:rPr>
          <w:rFonts w:ascii="Aptos" w:hAnsi="Aptos"/>
          <w:b w:val="0"/>
          <w:bCs/>
          <w:sz w:val="24"/>
          <w:szCs w:val="24"/>
        </w:rPr>
        <w:t>: means all applicable data protection and privacy and regulatory requirements in force from time to time which apply to a party relating to the protection and use of personal data (including, without limitation, the privacy of electronic communications) including, without limitation, the UK GDPR and the EU GDPR.</w:t>
      </w:r>
    </w:p>
    <w:p w14:paraId="5FFDC1BF" w14:textId="4A345813" w:rsidR="00296CD8" w:rsidRPr="00850658" w:rsidRDefault="00296CD8" w:rsidP="00296CD8">
      <w:pPr>
        <w:pStyle w:val="Untitledsubclause1"/>
        <w:numPr>
          <w:ilvl w:val="0"/>
          <w:numId w:val="0"/>
        </w:numPr>
        <w:spacing w:before="120"/>
        <w:ind w:left="720"/>
        <w:rPr>
          <w:rFonts w:ascii="Aptos" w:hAnsi="Aptos"/>
          <w:sz w:val="24"/>
          <w:szCs w:val="24"/>
        </w:rPr>
      </w:pPr>
      <w:r w:rsidRPr="00850658">
        <w:rPr>
          <w:rFonts w:ascii="Aptos" w:hAnsi="Aptos"/>
          <w:b/>
          <w:bCs/>
          <w:sz w:val="24"/>
          <w:szCs w:val="24"/>
        </w:rPr>
        <w:t>Customer Personal Data</w:t>
      </w:r>
      <w:r w:rsidRPr="00850658">
        <w:rPr>
          <w:rFonts w:ascii="Aptos" w:hAnsi="Aptos"/>
          <w:sz w:val="24"/>
          <w:szCs w:val="24"/>
        </w:rPr>
        <w:t xml:space="preserve">: means any personal data which </w:t>
      </w:r>
      <w:r w:rsidR="0072517B" w:rsidRPr="00850658">
        <w:rPr>
          <w:rFonts w:ascii="Aptos" w:hAnsi="Aptos"/>
          <w:sz w:val="24"/>
          <w:szCs w:val="24"/>
        </w:rPr>
        <w:t>the Supplier</w:t>
      </w:r>
      <w:r w:rsidRPr="00850658">
        <w:rPr>
          <w:rFonts w:ascii="Aptos" w:hAnsi="Aptos"/>
          <w:sz w:val="24"/>
          <w:szCs w:val="24"/>
        </w:rPr>
        <w:t xml:space="preserve"> processes in connection with the Agreement, in the capacity of a processor on behalf of the Customer.</w:t>
      </w:r>
    </w:p>
    <w:p w14:paraId="24FE9DA5" w14:textId="77777777" w:rsidR="00296CD8" w:rsidRPr="00850658" w:rsidRDefault="00296CD8" w:rsidP="00296CD8">
      <w:pPr>
        <w:pStyle w:val="TitleClause"/>
        <w:keepNext w:val="0"/>
        <w:widowControl w:val="0"/>
        <w:numPr>
          <w:ilvl w:val="0"/>
          <w:numId w:val="0"/>
        </w:numPr>
        <w:ind w:left="720"/>
        <w:rPr>
          <w:rStyle w:val="DefTerm"/>
          <w:rFonts w:ascii="Aptos" w:hAnsi="Aptos"/>
          <w:b/>
          <w:bCs/>
          <w:sz w:val="24"/>
          <w:szCs w:val="24"/>
        </w:rPr>
      </w:pPr>
      <w:r w:rsidRPr="00850658">
        <w:rPr>
          <w:rStyle w:val="DefTerm"/>
          <w:rFonts w:ascii="Aptos" w:hAnsi="Aptos"/>
          <w:b/>
          <w:bCs/>
          <w:sz w:val="24"/>
          <w:szCs w:val="24"/>
        </w:rPr>
        <w:t>DPA</w:t>
      </w:r>
      <w:r w:rsidRPr="00850658">
        <w:rPr>
          <w:rStyle w:val="DefTerm"/>
          <w:rFonts w:ascii="Aptos" w:hAnsi="Aptos"/>
          <w:bCs/>
          <w:sz w:val="24"/>
          <w:szCs w:val="24"/>
        </w:rPr>
        <w:t>: means this Schedule.</w:t>
      </w:r>
    </w:p>
    <w:p w14:paraId="56F293F0" w14:textId="77777777" w:rsidR="00296CD8" w:rsidRPr="00850658" w:rsidRDefault="00296CD8" w:rsidP="00296CD8">
      <w:pPr>
        <w:pStyle w:val="TitleClause"/>
        <w:keepNext w:val="0"/>
        <w:widowControl w:val="0"/>
        <w:numPr>
          <w:ilvl w:val="0"/>
          <w:numId w:val="0"/>
        </w:numPr>
        <w:ind w:left="720"/>
        <w:rPr>
          <w:rFonts w:ascii="Aptos" w:hAnsi="Aptos"/>
          <w:b w:val="0"/>
          <w:bCs/>
          <w:sz w:val="24"/>
          <w:szCs w:val="24"/>
        </w:rPr>
      </w:pPr>
      <w:r w:rsidRPr="00850658">
        <w:rPr>
          <w:rStyle w:val="DefTerm"/>
          <w:rFonts w:ascii="Aptos" w:hAnsi="Aptos"/>
          <w:b/>
          <w:bCs/>
          <w:sz w:val="24"/>
          <w:szCs w:val="24"/>
        </w:rPr>
        <w:t>EU GDPR</w:t>
      </w:r>
      <w:r w:rsidRPr="00850658">
        <w:rPr>
          <w:rFonts w:ascii="Aptos" w:hAnsi="Aptos"/>
          <w:b w:val="0"/>
          <w:bCs/>
          <w:sz w:val="24"/>
          <w:szCs w:val="24"/>
        </w:rPr>
        <w:t>: means the General Data Protection Regulation (</w:t>
      </w:r>
      <w:r w:rsidRPr="00850658">
        <w:rPr>
          <w:rFonts w:ascii="Aptos" w:hAnsi="Aptos"/>
          <w:b w:val="0"/>
          <w:bCs/>
          <w:i/>
          <w:iCs/>
          <w:sz w:val="24"/>
          <w:szCs w:val="24"/>
        </w:rPr>
        <w:t>(EU) 2016/679</w:t>
      </w:r>
      <w:r w:rsidRPr="00850658">
        <w:rPr>
          <w:rFonts w:ascii="Aptos" w:hAnsi="Aptos"/>
          <w:b w:val="0"/>
          <w:bCs/>
          <w:sz w:val="24"/>
          <w:szCs w:val="24"/>
        </w:rPr>
        <w:t>).</w:t>
      </w:r>
    </w:p>
    <w:p w14:paraId="33224597" w14:textId="77777777" w:rsidR="00296CD8" w:rsidRPr="00850658" w:rsidRDefault="00296CD8" w:rsidP="00296CD8">
      <w:pPr>
        <w:pStyle w:val="TitleClause"/>
        <w:keepNext w:val="0"/>
        <w:widowControl w:val="0"/>
        <w:numPr>
          <w:ilvl w:val="0"/>
          <w:numId w:val="0"/>
        </w:numPr>
        <w:ind w:left="720"/>
        <w:rPr>
          <w:rStyle w:val="DefTerm"/>
          <w:rFonts w:ascii="Aptos" w:hAnsi="Aptos"/>
          <w:b/>
          <w:bCs/>
          <w:sz w:val="24"/>
          <w:szCs w:val="24"/>
        </w:rPr>
      </w:pPr>
      <w:r w:rsidRPr="00850658">
        <w:rPr>
          <w:rStyle w:val="DefTerm"/>
          <w:rFonts w:ascii="Aptos" w:hAnsi="Aptos"/>
          <w:b/>
          <w:bCs/>
          <w:sz w:val="24"/>
          <w:szCs w:val="24"/>
        </w:rPr>
        <w:t>Purpose</w:t>
      </w:r>
      <w:r w:rsidRPr="00850658">
        <w:rPr>
          <w:rStyle w:val="DefTerm"/>
          <w:rFonts w:ascii="Aptos" w:hAnsi="Aptos"/>
          <w:bCs/>
          <w:sz w:val="24"/>
          <w:szCs w:val="24"/>
        </w:rPr>
        <w:t xml:space="preserve">: means the purposes for which the Customer Personal Data is processed, as set out in paragraph 7.1 </w:t>
      </w:r>
      <w:r w:rsidRPr="00850658">
        <w:rPr>
          <w:rFonts w:ascii="Aptos" w:hAnsi="Aptos"/>
          <w:b w:val="0"/>
          <w:bCs/>
          <w:sz w:val="24"/>
          <w:szCs w:val="24"/>
        </w:rPr>
        <w:t>of this DPA</w:t>
      </w:r>
      <w:r w:rsidRPr="00850658">
        <w:rPr>
          <w:rStyle w:val="DefTerm"/>
          <w:rFonts w:ascii="Aptos" w:hAnsi="Aptos"/>
          <w:bCs/>
          <w:sz w:val="24"/>
          <w:szCs w:val="24"/>
        </w:rPr>
        <w:t>.</w:t>
      </w:r>
    </w:p>
    <w:p w14:paraId="44D47ECF" w14:textId="77777777" w:rsidR="00296CD8" w:rsidRPr="00850658" w:rsidRDefault="00296CD8" w:rsidP="00296CD8">
      <w:pPr>
        <w:pStyle w:val="TitleClause"/>
        <w:keepNext w:val="0"/>
        <w:widowControl w:val="0"/>
        <w:numPr>
          <w:ilvl w:val="0"/>
          <w:numId w:val="0"/>
        </w:numPr>
        <w:ind w:left="720"/>
        <w:rPr>
          <w:rFonts w:ascii="Aptos" w:eastAsiaTheme="minorEastAsia" w:hAnsi="Aptos"/>
          <w:b w:val="0"/>
          <w:bCs/>
          <w:sz w:val="24"/>
          <w:szCs w:val="24"/>
        </w:rPr>
      </w:pPr>
      <w:r w:rsidRPr="00850658">
        <w:rPr>
          <w:rStyle w:val="DefTerm"/>
          <w:rFonts w:ascii="Aptos" w:hAnsi="Aptos"/>
          <w:b/>
          <w:bCs/>
          <w:sz w:val="24"/>
          <w:szCs w:val="24"/>
        </w:rPr>
        <w:t>UK GDPR</w:t>
      </w:r>
      <w:r w:rsidRPr="00850658">
        <w:rPr>
          <w:rFonts w:ascii="Aptos" w:hAnsi="Aptos"/>
          <w:b w:val="0"/>
          <w:bCs/>
          <w:sz w:val="24"/>
          <w:szCs w:val="24"/>
        </w:rPr>
        <w:t>: has the meaning given to it in the Data Protection Act 2018.</w:t>
      </w:r>
      <w:r w:rsidRPr="00850658">
        <w:rPr>
          <w:rFonts w:ascii="Aptos" w:eastAsiaTheme="minorEastAsia" w:hAnsi="Aptos"/>
          <w:b w:val="0"/>
          <w:bCs/>
          <w:sz w:val="24"/>
          <w:szCs w:val="24"/>
        </w:rPr>
        <w:t xml:space="preserve"> </w:t>
      </w:r>
    </w:p>
    <w:p w14:paraId="27119395" w14:textId="77777777" w:rsidR="00296CD8" w:rsidRPr="00850658" w:rsidRDefault="00296CD8" w:rsidP="00296CD8">
      <w:pPr>
        <w:pStyle w:val="TitleClause"/>
        <w:keepNext w:val="0"/>
        <w:widowControl w:val="0"/>
        <w:numPr>
          <w:ilvl w:val="0"/>
          <w:numId w:val="0"/>
        </w:numPr>
        <w:ind w:left="720"/>
        <w:rPr>
          <w:rFonts w:ascii="Aptos" w:hAnsi="Aptos"/>
          <w:b w:val="0"/>
          <w:bCs/>
          <w:sz w:val="24"/>
          <w:szCs w:val="24"/>
        </w:rPr>
      </w:pPr>
      <w:r w:rsidRPr="00850658">
        <w:rPr>
          <w:rFonts w:ascii="Aptos" w:hAnsi="Aptos"/>
          <w:b w:val="0"/>
          <w:bCs/>
          <w:sz w:val="24"/>
          <w:szCs w:val="24"/>
        </w:rPr>
        <w:t>A reference to a clause means clauses of this DPA unless stated otherwise.  A reference to an Annex means an Annex of this DPA.</w:t>
      </w:r>
    </w:p>
    <w:p w14:paraId="6857806F" w14:textId="77777777" w:rsidR="00296CD8" w:rsidRPr="00850658" w:rsidRDefault="00296CD8" w:rsidP="00296CD8">
      <w:pPr>
        <w:pStyle w:val="TitleClause"/>
        <w:keepNext w:val="0"/>
        <w:widowControl w:val="0"/>
        <w:rPr>
          <w:rFonts w:ascii="Aptos" w:hAnsi="Aptos"/>
          <w:b w:val="0"/>
          <w:bCs/>
          <w:sz w:val="24"/>
          <w:szCs w:val="24"/>
        </w:rPr>
      </w:pPr>
      <w:bookmarkStart w:id="310" w:name="a805358"/>
      <w:r w:rsidRPr="00850658">
        <w:rPr>
          <w:rFonts w:ascii="Aptos" w:hAnsi="Aptos"/>
          <w:b w:val="0"/>
          <w:bCs/>
          <w:sz w:val="24"/>
          <w:szCs w:val="24"/>
        </w:rPr>
        <w:t xml:space="preserve">Both parties will comply with all applicable requirements of Applicable Data Protection Laws. This paragraph 2 is in addition to, and does not relieve, remove or replace, a party's obligations or rights under Applicable Data Protection Laws. </w:t>
      </w:r>
      <w:bookmarkEnd w:id="310"/>
    </w:p>
    <w:p w14:paraId="7FE72333" w14:textId="77777777" w:rsidR="00296CD8" w:rsidRPr="00850658" w:rsidRDefault="00296CD8" w:rsidP="00296CD8">
      <w:pPr>
        <w:pStyle w:val="TitleClause"/>
        <w:keepNext w:val="0"/>
        <w:widowControl w:val="0"/>
        <w:numPr>
          <w:ilvl w:val="0"/>
          <w:numId w:val="8"/>
        </w:numPr>
        <w:rPr>
          <w:rFonts w:ascii="Aptos" w:hAnsi="Aptos"/>
          <w:b w:val="0"/>
          <w:bCs/>
          <w:sz w:val="24"/>
          <w:szCs w:val="24"/>
        </w:rPr>
      </w:pPr>
      <w:bookmarkStart w:id="311" w:name="a963735"/>
      <w:r w:rsidRPr="00850658">
        <w:rPr>
          <w:rFonts w:ascii="Aptos" w:hAnsi="Aptos"/>
          <w:b w:val="0"/>
          <w:bCs/>
          <w:sz w:val="24"/>
          <w:szCs w:val="24"/>
        </w:rPr>
        <w:t>The parties have determined that, for the purposes of Applicable Data Protection Laws</w:t>
      </w:r>
      <w:bookmarkStart w:id="312" w:name="a740710"/>
      <w:bookmarkEnd w:id="311"/>
      <w:r w:rsidRPr="00850658">
        <w:rPr>
          <w:rFonts w:ascii="Aptos" w:hAnsi="Aptos"/>
          <w:b w:val="0"/>
          <w:bCs/>
          <w:sz w:val="24"/>
          <w:szCs w:val="24"/>
        </w:rPr>
        <w:t xml:space="preserve"> the Supplier shall process the personal data set out in Annex 1, as a processor on behalf of the Customer in respect of the processing activities set out in </w:t>
      </w:r>
      <w:bookmarkEnd w:id="312"/>
      <w:r w:rsidRPr="00850658">
        <w:rPr>
          <w:rFonts w:ascii="Aptos" w:hAnsi="Aptos"/>
          <w:b w:val="0"/>
          <w:bCs/>
          <w:sz w:val="24"/>
          <w:szCs w:val="24"/>
        </w:rPr>
        <w:t>Annex 1</w:t>
      </w:r>
      <w:r w:rsidRPr="00850658">
        <w:rPr>
          <w:rFonts w:ascii="Aptos" w:hAnsi="Aptos"/>
          <w:sz w:val="24"/>
          <w:szCs w:val="24"/>
        </w:rPr>
        <w:t>.</w:t>
      </w:r>
    </w:p>
    <w:p w14:paraId="613E458D" w14:textId="77777777" w:rsidR="00296CD8" w:rsidRPr="00850658" w:rsidRDefault="00296CD8" w:rsidP="00296CD8">
      <w:pPr>
        <w:pStyle w:val="TitleClause"/>
        <w:keepNext w:val="0"/>
        <w:widowControl w:val="0"/>
        <w:numPr>
          <w:ilvl w:val="0"/>
          <w:numId w:val="8"/>
        </w:numPr>
        <w:rPr>
          <w:rFonts w:ascii="Aptos" w:hAnsi="Aptos"/>
          <w:b w:val="0"/>
          <w:bCs/>
          <w:sz w:val="24"/>
          <w:szCs w:val="24"/>
        </w:rPr>
      </w:pPr>
      <w:bookmarkStart w:id="313" w:name="a124598"/>
      <w:r w:rsidRPr="00850658">
        <w:rPr>
          <w:rFonts w:ascii="Aptos" w:hAnsi="Aptos"/>
          <w:b w:val="0"/>
          <w:bCs/>
          <w:sz w:val="24"/>
          <w:szCs w:val="24"/>
        </w:rPr>
        <w:t>Should the</w:t>
      </w:r>
      <w:r w:rsidRPr="00850658">
        <w:rPr>
          <w:rFonts w:ascii="Aptos" w:hAnsi="Aptos"/>
          <w:sz w:val="24"/>
          <w:szCs w:val="24"/>
        </w:rPr>
        <w:t xml:space="preserve"> </w:t>
      </w:r>
      <w:r w:rsidRPr="00850658">
        <w:rPr>
          <w:rFonts w:ascii="Aptos" w:hAnsi="Aptos"/>
          <w:b w:val="0"/>
          <w:bCs/>
          <w:sz w:val="24"/>
          <w:szCs w:val="24"/>
        </w:rPr>
        <w:t>determination in paragraph 3 change, then each party shall work together in good faith to make any changes which are necessary to this DPA or the related Annexes.</w:t>
      </w:r>
      <w:bookmarkEnd w:id="313"/>
    </w:p>
    <w:p w14:paraId="2CFF0CF6" w14:textId="77777777" w:rsidR="00296CD8" w:rsidRPr="00850658" w:rsidRDefault="00296CD8" w:rsidP="00296CD8">
      <w:pPr>
        <w:pStyle w:val="TitleClause"/>
        <w:keepNext w:val="0"/>
        <w:widowControl w:val="0"/>
        <w:numPr>
          <w:ilvl w:val="0"/>
          <w:numId w:val="8"/>
        </w:numPr>
        <w:rPr>
          <w:rFonts w:ascii="Aptos" w:hAnsi="Aptos"/>
          <w:b w:val="0"/>
          <w:bCs/>
          <w:sz w:val="24"/>
          <w:szCs w:val="24"/>
        </w:rPr>
      </w:pPr>
      <w:bookmarkStart w:id="314" w:name="a726720"/>
      <w:r w:rsidRPr="00850658">
        <w:rPr>
          <w:rFonts w:ascii="Aptos" w:hAnsi="Aptos"/>
          <w:b w:val="0"/>
          <w:bCs/>
          <w:sz w:val="24"/>
          <w:szCs w:val="24"/>
        </w:rPr>
        <w:t>Without prejudice to the generality of paragraph 2, the Customer will ensure that it has all necessary consents and notices in place to enable lawful transfer of the Customer Personal Data to the Supplier and lawful collection of the same by the Supplier for the duration and purposes of the Agreement.</w:t>
      </w:r>
      <w:bookmarkEnd w:id="314"/>
    </w:p>
    <w:p w14:paraId="4FA111EF" w14:textId="2F6C7748" w:rsidR="00296CD8" w:rsidRPr="00850658" w:rsidRDefault="00296CD8" w:rsidP="00296CD8">
      <w:pPr>
        <w:pStyle w:val="TitleClause"/>
        <w:keepNext w:val="0"/>
        <w:widowControl w:val="0"/>
        <w:numPr>
          <w:ilvl w:val="0"/>
          <w:numId w:val="8"/>
        </w:numPr>
        <w:rPr>
          <w:rFonts w:ascii="Aptos" w:hAnsi="Aptos"/>
          <w:b w:val="0"/>
          <w:bCs/>
          <w:sz w:val="24"/>
          <w:szCs w:val="24"/>
        </w:rPr>
      </w:pPr>
      <w:bookmarkStart w:id="315" w:name="a641103"/>
      <w:r w:rsidRPr="00850658">
        <w:rPr>
          <w:rFonts w:ascii="Aptos" w:hAnsi="Aptos"/>
          <w:b w:val="0"/>
          <w:bCs/>
          <w:sz w:val="24"/>
          <w:szCs w:val="24"/>
        </w:rPr>
        <w:lastRenderedPageBreak/>
        <w:t>In relation to the Customer Personal Data, Annex 1 sets out the scope, nature and purpose of processing by the Supplier, the duration of the processing and the types of personal data and categories of data subject.</w:t>
      </w:r>
      <w:bookmarkEnd w:id="315"/>
      <w:r w:rsidRPr="00850658">
        <w:rPr>
          <w:rFonts w:ascii="Aptos" w:hAnsi="Aptos"/>
          <w:b w:val="0"/>
          <w:bCs/>
          <w:sz w:val="24"/>
          <w:szCs w:val="24"/>
        </w:rPr>
        <w:t xml:space="preserve">  These details may be amended in a</w:t>
      </w:r>
      <w:r w:rsidR="005F5F26" w:rsidRPr="00850658">
        <w:rPr>
          <w:rFonts w:ascii="Aptos" w:hAnsi="Aptos"/>
          <w:b w:val="0"/>
          <w:bCs/>
          <w:sz w:val="24"/>
          <w:szCs w:val="24"/>
        </w:rPr>
        <w:t xml:space="preserve">n Order </w:t>
      </w:r>
      <w:r w:rsidRPr="00850658">
        <w:rPr>
          <w:rFonts w:ascii="Aptos" w:hAnsi="Aptos"/>
          <w:b w:val="0"/>
          <w:bCs/>
          <w:sz w:val="24"/>
          <w:szCs w:val="24"/>
        </w:rPr>
        <w:t>in relation to the relevant Services.</w:t>
      </w:r>
    </w:p>
    <w:p w14:paraId="7139CC1F" w14:textId="77777777" w:rsidR="00296CD8" w:rsidRPr="00850658" w:rsidRDefault="00296CD8" w:rsidP="00296CD8">
      <w:pPr>
        <w:pStyle w:val="TitleClause"/>
        <w:keepNext w:val="0"/>
        <w:widowControl w:val="0"/>
        <w:numPr>
          <w:ilvl w:val="0"/>
          <w:numId w:val="8"/>
        </w:numPr>
        <w:rPr>
          <w:rFonts w:ascii="Aptos" w:hAnsi="Aptos"/>
          <w:b w:val="0"/>
          <w:bCs/>
          <w:sz w:val="24"/>
          <w:szCs w:val="24"/>
        </w:rPr>
      </w:pPr>
      <w:bookmarkStart w:id="316" w:name="a820833"/>
      <w:r w:rsidRPr="00850658">
        <w:rPr>
          <w:rFonts w:ascii="Aptos" w:hAnsi="Aptos"/>
          <w:b w:val="0"/>
          <w:bCs/>
          <w:sz w:val="24"/>
          <w:szCs w:val="24"/>
        </w:rPr>
        <w:t>Without prejudice to the generality of paragraph 2, the Supplier shall, in relation to Customer Personal Data:</w:t>
      </w:r>
      <w:bookmarkEnd w:id="316"/>
    </w:p>
    <w:p w14:paraId="5158BA58" w14:textId="77777777" w:rsidR="00296CD8" w:rsidRPr="00850658" w:rsidRDefault="00296CD8" w:rsidP="00296CD8">
      <w:pPr>
        <w:pStyle w:val="Untitledsubclause1"/>
        <w:widowControl w:val="0"/>
        <w:numPr>
          <w:ilvl w:val="1"/>
          <w:numId w:val="8"/>
        </w:numPr>
        <w:spacing w:after="200"/>
        <w:ind w:left="1361" w:hanging="641"/>
        <w:rPr>
          <w:rFonts w:ascii="Aptos" w:hAnsi="Aptos"/>
          <w:sz w:val="24"/>
          <w:szCs w:val="24"/>
        </w:rPr>
      </w:pPr>
      <w:bookmarkStart w:id="317" w:name="a684078"/>
      <w:r w:rsidRPr="00850658">
        <w:rPr>
          <w:rFonts w:ascii="Aptos" w:hAnsi="Aptos"/>
          <w:sz w:val="24"/>
          <w:szCs w:val="24"/>
        </w:rPr>
        <w:t xml:space="preserve">process that Customer Personal Data only on the documented instructions of the Customer, which shall be to process the Customer Personal Data for the purposes set out in </w:t>
      </w:r>
      <w:r w:rsidRPr="00850658">
        <w:rPr>
          <w:rFonts w:ascii="Aptos" w:hAnsi="Aptos"/>
          <w:sz w:val="24"/>
          <w:szCs w:val="24"/>
        </w:rPr>
        <w:fldChar w:fldCharType="begin"/>
      </w:r>
      <w:r w:rsidRPr="00850658">
        <w:rPr>
          <w:rFonts w:ascii="Aptos" w:hAnsi="Aptos"/>
          <w:sz w:val="24"/>
          <w:szCs w:val="24"/>
          <w:highlight w:val="lightGray"/>
        </w:rPr>
        <w:instrText>REF a323669 \h \w</w:instrText>
      </w:r>
      <w:r w:rsidRPr="00850658">
        <w:rPr>
          <w:rFonts w:ascii="Aptos" w:hAnsi="Aptos"/>
          <w:sz w:val="24"/>
          <w:szCs w:val="24"/>
        </w:rPr>
        <w:instrText xml:space="preserve"> \* MERGEFORMAT </w:instrText>
      </w:r>
      <w:r w:rsidRPr="00850658">
        <w:rPr>
          <w:rFonts w:ascii="Aptos" w:hAnsi="Aptos"/>
          <w:sz w:val="24"/>
          <w:szCs w:val="24"/>
        </w:rPr>
      </w:r>
      <w:r w:rsidRPr="00850658">
        <w:rPr>
          <w:rFonts w:ascii="Aptos" w:hAnsi="Aptos"/>
          <w:sz w:val="24"/>
          <w:szCs w:val="24"/>
        </w:rPr>
        <w:fldChar w:fldCharType="separate"/>
      </w:r>
      <w:r w:rsidRPr="00850658">
        <w:rPr>
          <w:rFonts w:ascii="Aptos" w:hAnsi="Aptos"/>
          <w:sz w:val="24"/>
          <w:szCs w:val="24"/>
          <w:highlight w:val="lightGray"/>
        </w:rPr>
        <w:t>Annex 1</w:t>
      </w:r>
      <w:r w:rsidRPr="00850658">
        <w:rPr>
          <w:rFonts w:ascii="Aptos" w:hAnsi="Aptos"/>
          <w:sz w:val="24"/>
          <w:szCs w:val="24"/>
        </w:rPr>
        <w:fldChar w:fldCharType="end"/>
      </w:r>
      <w:r w:rsidRPr="00850658">
        <w:rPr>
          <w:rFonts w:ascii="Aptos" w:hAnsi="Aptos"/>
          <w:sz w:val="24"/>
          <w:szCs w:val="24"/>
        </w:rPr>
        <w:t xml:space="preserve">, unless the Supplier is required by applicable laws to otherwise process that Customer Personal Data. Where the Supplier is relying on applicable laws as the basis for processing Customer Processor Data, the Supplier shall notify the Customer of this before performing the processing required by the applicable laws unless those applicable laws prohibit the Supplier from so notifying the Customer on important grounds of public interest. The Supplier shall inform the Customer if, in the opinion of the Supplier, the instructions of the Customer infringe Applicable Data Protection </w:t>
      </w:r>
      <w:proofErr w:type="gramStart"/>
      <w:r w:rsidRPr="00850658">
        <w:rPr>
          <w:rFonts w:ascii="Aptos" w:hAnsi="Aptos"/>
          <w:sz w:val="24"/>
          <w:szCs w:val="24"/>
        </w:rPr>
        <w:t>Laws;</w:t>
      </w:r>
      <w:bookmarkEnd w:id="317"/>
      <w:proofErr w:type="gramEnd"/>
    </w:p>
    <w:p w14:paraId="53F1B030" w14:textId="77777777" w:rsidR="00296CD8" w:rsidRPr="00850658" w:rsidRDefault="00296CD8" w:rsidP="00296CD8">
      <w:pPr>
        <w:pStyle w:val="Untitledsubclause1"/>
        <w:widowControl w:val="0"/>
        <w:numPr>
          <w:ilvl w:val="1"/>
          <w:numId w:val="8"/>
        </w:numPr>
        <w:ind w:left="1361" w:hanging="641"/>
        <w:rPr>
          <w:rFonts w:ascii="Aptos" w:hAnsi="Aptos"/>
          <w:sz w:val="24"/>
          <w:szCs w:val="24"/>
        </w:rPr>
      </w:pPr>
      <w:bookmarkStart w:id="318" w:name="a798515"/>
      <w:r w:rsidRPr="00850658">
        <w:rPr>
          <w:rFonts w:ascii="Aptos" w:hAnsi="Aptos"/>
          <w:sz w:val="24"/>
          <w:szCs w:val="24"/>
        </w:rPr>
        <w:t xml:space="preserve">implement appropriate technical and organisational measures to protect against unauthorised or unlawful processing of Customer Personal Data and against accidental loss or destruction of, or damage to, Customer Personal Data, which the Customer has reviewed and confirms are appropriate to the harm that might result from the unauthorised or unlawful processing or accidental loss, destruction or damage and the nature of the data to be protected, having regard to the state of technological development and the cost of implementing any measures; </w:t>
      </w:r>
      <w:bookmarkEnd w:id="318"/>
    </w:p>
    <w:p w14:paraId="7A0102B1" w14:textId="77777777" w:rsidR="00296CD8" w:rsidRPr="00850658" w:rsidRDefault="00296CD8" w:rsidP="00296CD8">
      <w:pPr>
        <w:pStyle w:val="Untitledsubclause1"/>
        <w:widowControl w:val="0"/>
        <w:numPr>
          <w:ilvl w:val="1"/>
          <w:numId w:val="8"/>
        </w:numPr>
        <w:ind w:left="1361" w:hanging="641"/>
        <w:rPr>
          <w:rFonts w:ascii="Aptos" w:hAnsi="Aptos"/>
          <w:sz w:val="24"/>
          <w:szCs w:val="24"/>
        </w:rPr>
      </w:pPr>
      <w:bookmarkStart w:id="319" w:name="a289003"/>
      <w:r w:rsidRPr="00850658">
        <w:rPr>
          <w:rFonts w:ascii="Aptos" w:hAnsi="Aptos"/>
          <w:sz w:val="24"/>
          <w:szCs w:val="24"/>
        </w:rPr>
        <w:t xml:space="preserve">ensure that any personnel engaged and authorised by the Supplier to process Customer Personal Data have committed themselves to confidentiality or are under an appropriate statutory or common law obligation of </w:t>
      </w:r>
      <w:proofErr w:type="gramStart"/>
      <w:r w:rsidRPr="00850658">
        <w:rPr>
          <w:rFonts w:ascii="Aptos" w:hAnsi="Aptos"/>
          <w:sz w:val="24"/>
          <w:szCs w:val="24"/>
        </w:rPr>
        <w:t>confidentiality;</w:t>
      </w:r>
      <w:proofErr w:type="gramEnd"/>
      <w:r w:rsidRPr="00850658">
        <w:rPr>
          <w:rFonts w:ascii="Aptos" w:hAnsi="Aptos"/>
          <w:sz w:val="24"/>
          <w:szCs w:val="24"/>
        </w:rPr>
        <w:t xml:space="preserve"> </w:t>
      </w:r>
      <w:bookmarkEnd w:id="319"/>
    </w:p>
    <w:p w14:paraId="13D137AA" w14:textId="77777777" w:rsidR="00296CD8" w:rsidRPr="00850658" w:rsidRDefault="00296CD8" w:rsidP="00296CD8">
      <w:pPr>
        <w:pStyle w:val="Untitledsubclause1"/>
        <w:widowControl w:val="0"/>
        <w:numPr>
          <w:ilvl w:val="1"/>
          <w:numId w:val="8"/>
        </w:numPr>
        <w:ind w:left="1361" w:hanging="641"/>
        <w:rPr>
          <w:rFonts w:ascii="Aptos" w:hAnsi="Aptos"/>
          <w:sz w:val="24"/>
          <w:szCs w:val="24"/>
        </w:rPr>
      </w:pPr>
      <w:bookmarkStart w:id="320" w:name="a981204"/>
      <w:r w:rsidRPr="00850658">
        <w:rPr>
          <w:rFonts w:ascii="Aptos" w:hAnsi="Aptos"/>
          <w:sz w:val="24"/>
          <w:szCs w:val="24"/>
        </w:rPr>
        <w:t>assist the Customer insofar as this is possible</w:t>
      </w:r>
      <w:r w:rsidRPr="00850658">
        <w:rPr>
          <w:rFonts w:ascii="Aptos" w:eastAsiaTheme="minorEastAsia" w:hAnsi="Aptos"/>
          <w:sz w:val="24"/>
          <w:szCs w:val="24"/>
        </w:rPr>
        <w:t xml:space="preserve"> (</w:t>
      </w:r>
      <w:r w:rsidRPr="00850658">
        <w:rPr>
          <w:rFonts w:ascii="Aptos" w:hAnsi="Aptos"/>
          <w:sz w:val="24"/>
          <w:szCs w:val="24"/>
        </w:rPr>
        <w:t>taking into account the nature of the processing and the information available to the Supplier), and at the Customer's cost and written request, in responding to any request from a data subject and in ensuring the Customer's compliance with its obligations under Applicable Data Protection Laws with respect to security, breach notifications, impact assessments and consultations with supervisory authorities or regulators;</w:t>
      </w:r>
      <w:bookmarkEnd w:id="320"/>
    </w:p>
    <w:p w14:paraId="5C5135DE" w14:textId="77777777" w:rsidR="00296CD8" w:rsidRPr="00850658" w:rsidRDefault="00296CD8" w:rsidP="00296CD8">
      <w:pPr>
        <w:pStyle w:val="Untitledsubclause1"/>
        <w:widowControl w:val="0"/>
        <w:numPr>
          <w:ilvl w:val="1"/>
          <w:numId w:val="8"/>
        </w:numPr>
        <w:ind w:left="1361" w:hanging="641"/>
        <w:rPr>
          <w:rFonts w:ascii="Aptos" w:hAnsi="Aptos"/>
          <w:sz w:val="24"/>
          <w:szCs w:val="24"/>
        </w:rPr>
      </w:pPr>
      <w:bookmarkStart w:id="321" w:name="a280696"/>
      <w:r w:rsidRPr="00850658">
        <w:rPr>
          <w:rFonts w:ascii="Aptos" w:hAnsi="Aptos"/>
          <w:sz w:val="24"/>
          <w:szCs w:val="24"/>
        </w:rPr>
        <w:t xml:space="preserve">notify the Customer without undue delay on becoming aware of a personal data breach involving the Customer Personal </w:t>
      </w:r>
      <w:proofErr w:type="gramStart"/>
      <w:r w:rsidRPr="00850658">
        <w:rPr>
          <w:rFonts w:ascii="Aptos" w:hAnsi="Aptos"/>
          <w:sz w:val="24"/>
          <w:szCs w:val="24"/>
        </w:rPr>
        <w:t>Data;</w:t>
      </w:r>
      <w:bookmarkEnd w:id="321"/>
      <w:proofErr w:type="gramEnd"/>
    </w:p>
    <w:p w14:paraId="328C7FEF" w14:textId="77777777" w:rsidR="00296CD8" w:rsidRPr="00850658" w:rsidRDefault="00296CD8" w:rsidP="00296CD8">
      <w:pPr>
        <w:pStyle w:val="Untitledsubclause1"/>
        <w:widowControl w:val="0"/>
        <w:numPr>
          <w:ilvl w:val="1"/>
          <w:numId w:val="8"/>
        </w:numPr>
        <w:ind w:left="1361" w:hanging="641"/>
        <w:rPr>
          <w:rFonts w:ascii="Aptos" w:hAnsi="Aptos"/>
          <w:sz w:val="24"/>
          <w:szCs w:val="24"/>
        </w:rPr>
      </w:pPr>
      <w:bookmarkStart w:id="322" w:name="a567101"/>
      <w:r w:rsidRPr="00850658">
        <w:rPr>
          <w:rFonts w:ascii="Aptos" w:hAnsi="Aptos"/>
          <w:sz w:val="24"/>
          <w:szCs w:val="24"/>
        </w:rPr>
        <w:t xml:space="preserve">at the written direction of the Customer, delete or return Customer Personal Data and copies thereof to the Customer on termination of the agreement unless the Supplier is required by </w:t>
      </w:r>
      <w:r w:rsidRPr="00850658">
        <w:rPr>
          <w:rFonts w:ascii="Aptos" w:hAnsi="Aptos"/>
          <w:sz w:val="24"/>
          <w:szCs w:val="24"/>
        </w:rPr>
        <w:lastRenderedPageBreak/>
        <w:t>applicable law to continue to process that Customer Personal Data. For the purposes of this paragraph 7.6 Customer Personal Data shall be considered deleted where it is put beyond further use by the Supplier; and</w:t>
      </w:r>
      <w:bookmarkEnd w:id="322"/>
    </w:p>
    <w:p w14:paraId="5314B815" w14:textId="77777777" w:rsidR="00296CD8" w:rsidRPr="00850658" w:rsidRDefault="00296CD8" w:rsidP="00296CD8">
      <w:pPr>
        <w:pStyle w:val="Untitledsubclause1"/>
        <w:widowControl w:val="0"/>
        <w:numPr>
          <w:ilvl w:val="1"/>
          <w:numId w:val="8"/>
        </w:numPr>
        <w:ind w:left="1361" w:hanging="641"/>
        <w:rPr>
          <w:rFonts w:ascii="Aptos" w:hAnsi="Aptos"/>
          <w:sz w:val="24"/>
          <w:szCs w:val="24"/>
        </w:rPr>
      </w:pPr>
      <w:bookmarkStart w:id="323" w:name="a479167"/>
      <w:r w:rsidRPr="00850658">
        <w:rPr>
          <w:rFonts w:ascii="Aptos" w:hAnsi="Aptos"/>
          <w:sz w:val="24"/>
          <w:szCs w:val="24"/>
        </w:rPr>
        <w:t>maintain records to demonstrate its compliance with this DPA and allow for reasonable audits by the Customer or the Customer's designated auditor, for this purpose, on reasonable written notice.</w:t>
      </w:r>
      <w:bookmarkEnd w:id="323"/>
    </w:p>
    <w:p w14:paraId="5CE6E9AD" w14:textId="77777777" w:rsidR="00296CD8" w:rsidRPr="00850658" w:rsidRDefault="00296CD8" w:rsidP="00296CD8">
      <w:pPr>
        <w:pStyle w:val="TitleClause"/>
        <w:keepNext w:val="0"/>
        <w:widowControl w:val="0"/>
        <w:numPr>
          <w:ilvl w:val="0"/>
          <w:numId w:val="8"/>
        </w:numPr>
        <w:rPr>
          <w:rFonts w:ascii="Aptos" w:hAnsi="Aptos"/>
          <w:b w:val="0"/>
          <w:bCs/>
          <w:sz w:val="24"/>
          <w:szCs w:val="24"/>
        </w:rPr>
      </w:pPr>
      <w:bookmarkStart w:id="324" w:name="a540433"/>
      <w:r w:rsidRPr="00850658">
        <w:rPr>
          <w:rFonts w:ascii="Aptos" w:hAnsi="Aptos"/>
          <w:b w:val="0"/>
          <w:bCs/>
          <w:sz w:val="24"/>
          <w:szCs w:val="24"/>
        </w:rPr>
        <w:t>The Customer hereby provides its prior, general authorisation for the Supplier to:</w:t>
      </w:r>
      <w:bookmarkEnd w:id="324"/>
    </w:p>
    <w:p w14:paraId="219F68D7" w14:textId="77777777" w:rsidR="00296CD8" w:rsidRPr="00850658" w:rsidRDefault="00296CD8" w:rsidP="00296CD8">
      <w:pPr>
        <w:pStyle w:val="Untitledsubclause1"/>
        <w:widowControl w:val="0"/>
        <w:numPr>
          <w:ilvl w:val="1"/>
          <w:numId w:val="8"/>
        </w:numPr>
        <w:ind w:left="1361" w:hanging="641"/>
        <w:rPr>
          <w:rFonts w:ascii="Aptos" w:hAnsi="Aptos"/>
          <w:sz w:val="24"/>
          <w:szCs w:val="24"/>
        </w:rPr>
      </w:pPr>
      <w:bookmarkStart w:id="325" w:name="a371740"/>
      <w:r w:rsidRPr="00850658">
        <w:rPr>
          <w:rFonts w:ascii="Aptos" w:hAnsi="Aptos"/>
          <w:sz w:val="24"/>
          <w:szCs w:val="24"/>
        </w:rPr>
        <w:t>appoint processors to process the Customer Personal Data, provided that the Supplier:</w:t>
      </w:r>
      <w:bookmarkEnd w:id="325"/>
    </w:p>
    <w:p w14:paraId="7B85D585" w14:textId="77777777" w:rsidR="00296CD8" w:rsidRPr="00850658" w:rsidRDefault="00296CD8" w:rsidP="00296CD8">
      <w:pPr>
        <w:pStyle w:val="Untitledsubclause2"/>
        <w:widowControl w:val="0"/>
        <w:numPr>
          <w:ilvl w:val="2"/>
          <w:numId w:val="8"/>
        </w:numPr>
        <w:spacing w:after="200"/>
        <w:ind w:left="1814" w:hanging="453"/>
        <w:rPr>
          <w:rFonts w:ascii="Aptos" w:hAnsi="Aptos"/>
          <w:sz w:val="24"/>
          <w:szCs w:val="24"/>
        </w:rPr>
      </w:pPr>
      <w:bookmarkStart w:id="326" w:name="a774401"/>
      <w:r w:rsidRPr="00850658">
        <w:rPr>
          <w:rFonts w:ascii="Aptos" w:hAnsi="Aptos"/>
          <w:sz w:val="24"/>
          <w:szCs w:val="24"/>
        </w:rPr>
        <w:t xml:space="preserve">shall ensure that the terms on which it appoints such processors comply with Applicable Data Protection Laws, and are consistent with the obligations imposed on the Supplier in this </w:t>
      </w:r>
      <w:proofErr w:type="gramStart"/>
      <w:r w:rsidRPr="00850658">
        <w:rPr>
          <w:rFonts w:ascii="Aptos" w:hAnsi="Aptos"/>
          <w:sz w:val="24"/>
          <w:szCs w:val="24"/>
        </w:rPr>
        <w:t>DPA;</w:t>
      </w:r>
      <w:bookmarkEnd w:id="326"/>
      <w:proofErr w:type="gramEnd"/>
    </w:p>
    <w:p w14:paraId="585D5237" w14:textId="77777777" w:rsidR="00296CD8" w:rsidRPr="00850658" w:rsidRDefault="00296CD8" w:rsidP="00296CD8">
      <w:pPr>
        <w:pStyle w:val="Untitledsubclause2"/>
        <w:widowControl w:val="0"/>
        <w:numPr>
          <w:ilvl w:val="2"/>
          <w:numId w:val="8"/>
        </w:numPr>
        <w:ind w:left="1814" w:hanging="453"/>
        <w:rPr>
          <w:rFonts w:ascii="Aptos" w:hAnsi="Aptos"/>
          <w:sz w:val="24"/>
          <w:szCs w:val="24"/>
        </w:rPr>
      </w:pPr>
      <w:bookmarkStart w:id="327" w:name="a371040"/>
      <w:r w:rsidRPr="00850658">
        <w:rPr>
          <w:rFonts w:ascii="Aptos" w:hAnsi="Aptos"/>
          <w:sz w:val="24"/>
          <w:szCs w:val="24"/>
        </w:rPr>
        <w:t>shall remain responsible for the acts and omission of any such processor as if they were the acts and omissions of the Supplier; and</w:t>
      </w:r>
      <w:bookmarkEnd w:id="327"/>
    </w:p>
    <w:p w14:paraId="0F27EE69" w14:textId="77777777" w:rsidR="00296CD8" w:rsidRPr="00850658" w:rsidRDefault="00296CD8" w:rsidP="00296CD8">
      <w:pPr>
        <w:pStyle w:val="Untitledsubclause2"/>
        <w:widowControl w:val="0"/>
        <w:numPr>
          <w:ilvl w:val="2"/>
          <w:numId w:val="8"/>
        </w:numPr>
        <w:ind w:left="1814" w:hanging="453"/>
        <w:rPr>
          <w:rFonts w:ascii="Aptos" w:hAnsi="Aptos"/>
          <w:sz w:val="24"/>
          <w:szCs w:val="24"/>
        </w:rPr>
      </w:pPr>
      <w:bookmarkStart w:id="328" w:name="a219449"/>
      <w:r w:rsidRPr="00850658">
        <w:rPr>
          <w:rFonts w:ascii="Aptos" w:hAnsi="Aptos"/>
          <w:sz w:val="24"/>
          <w:szCs w:val="24"/>
        </w:rPr>
        <w:t>shall inform the Customer of any intended changes concerning the addition or replacement of the processors, thereby giving the Customer the opportunity to object to such changes provided that if the Customer objects to the changes and cannot demonstrate, to the Supplier's reasonable satisfaction, that the objection is due to an actual or likely breach of Applicable Data Protection Law, the Customer shall indemnify the Supplier for any losses, damages, costs (including legal fees) and expenses suffered by the Supplier in accommodating the objection.</w:t>
      </w:r>
      <w:bookmarkEnd w:id="328"/>
      <w:r w:rsidRPr="00850658">
        <w:rPr>
          <w:rFonts w:ascii="Aptos" w:hAnsi="Aptos"/>
          <w:sz w:val="24"/>
          <w:szCs w:val="24"/>
        </w:rPr>
        <w:t xml:space="preserve">  The current list of processors appointed by the Supplier is included in Annex 2.</w:t>
      </w:r>
    </w:p>
    <w:p w14:paraId="09F1F13D" w14:textId="77777777" w:rsidR="00296CD8" w:rsidRPr="00850658" w:rsidRDefault="00296CD8" w:rsidP="00296CD8">
      <w:pPr>
        <w:pStyle w:val="Untitledsubclause1"/>
        <w:widowControl w:val="0"/>
        <w:numPr>
          <w:ilvl w:val="1"/>
          <w:numId w:val="8"/>
        </w:numPr>
        <w:ind w:left="1361" w:hanging="641"/>
        <w:rPr>
          <w:rFonts w:ascii="Aptos" w:hAnsi="Aptos"/>
          <w:sz w:val="24"/>
          <w:szCs w:val="24"/>
        </w:rPr>
      </w:pPr>
      <w:bookmarkStart w:id="329" w:name="a186319"/>
      <w:r w:rsidRPr="00850658">
        <w:rPr>
          <w:rFonts w:ascii="Aptos" w:hAnsi="Aptos"/>
          <w:sz w:val="24"/>
          <w:szCs w:val="24"/>
        </w:rPr>
        <w:t xml:space="preserve">transfer Customer Personal Data outside of the UK and EEA as required for the Purpose, provided that the Supplier shall ensure that all such transfers are made in accordance with Applicable Data Protection Laws. For these purposes, the Customer shall promptly comply with any reasonable request of the Supplier, including any request to </w:t>
      </w:r>
      <w:proofErr w:type="gramStart"/>
      <w:r w:rsidRPr="00850658">
        <w:rPr>
          <w:rFonts w:ascii="Aptos" w:hAnsi="Aptos"/>
          <w:sz w:val="24"/>
          <w:szCs w:val="24"/>
        </w:rPr>
        <w:t>enter into</w:t>
      </w:r>
      <w:proofErr w:type="gramEnd"/>
      <w:r w:rsidRPr="00850658">
        <w:rPr>
          <w:rFonts w:ascii="Aptos" w:hAnsi="Aptos"/>
          <w:sz w:val="24"/>
          <w:szCs w:val="24"/>
        </w:rPr>
        <w:t xml:space="preserve"> standard data protection clauses adopted by the EU Commission from time to time (where the EU GDPR applies to the transfer) or adopted by the UK Information Commissioner from time to time (where the UK GDPR applies to the transfer).</w:t>
      </w:r>
      <w:bookmarkEnd w:id="329"/>
    </w:p>
    <w:p w14:paraId="21C06264" w14:textId="77777777" w:rsidR="00296CD8" w:rsidRPr="00850658" w:rsidRDefault="00296CD8" w:rsidP="00296CD8">
      <w:pPr>
        <w:pStyle w:val="TitleClause"/>
        <w:keepNext w:val="0"/>
        <w:widowControl w:val="0"/>
        <w:numPr>
          <w:ilvl w:val="0"/>
          <w:numId w:val="0"/>
        </w:numPr>
        <w:tabs>
          <w:tab w:val="left" w:pos="720"/>
        </w:tabs>
        <w:ind w:left="720" w:hanging="720"/>
        <w:rPr>
          <w:rFonts w:ascii="Aptos" w:hAnsi="Aptos"/>
          <w:sz w:val="24"/>
          <w:szCs w:val="24"/>
        </w:rPr>
      </w:pPr>
    </w:p>
    <w:p w14:paraId="6C8B56C4" w14:textId="77777777" w:rsidR="00296CD8" w:rsidRPr="00850658" w:rsidRDefault="00296CD8" w:rsidP="00A855F6">
      <w:pPr>
        <w:pStyle w:val="Schedule"/>
        <w:widowControl w:val="0"/>
        <w:numPr>
          <w:ilvl w:val="0"/>
          <w:numId w:val="0"/>
        </w:numPr>
        <w:spacing w:line="300" w:lineRule="atLeast"/>
        <w:rPr>
          <w:rFonts w:ascii="Aptos" w:hAnsi="Aptos"/>
          <w:sz w:val="24"/>
          <w:szCs w:val="24"/>
        </w:rPr>
      </w:pPr>
      <w:bookmarkStart w:id="330" w:name="a323669"/>
      <w:r w:rsidRPr="00850658">
        <w:rPr>
          <w:rFonts w:ascii="Aptos" w:hAnsi="Aptos"/>
          <w:sz w:val="24"/>
          <w:szCs w:val="24"/>
        </w:rPr>
        <w:t xml:space="preserve">Annex 1: </w:t>
      </w:r>
      <w:proofErr w:type="gramStart"/>
      <w:r w:rsidRPr="00850658">
        <w:rPr>
          <w:rFonts w:ascii="Aptos" w:hAnsi="Aptos"/>
          <w:sz w:val="24"/>
          <w:szCs w:val="24"/>
        </w:rPr>
        <w:t>Particulars of</w:t>
      </w:r>
      <w:proofErr w:type="gramEnd"/>
      <w:r w:rsidRPr="00850658">
        <w:rPr>
          <w:rFonts w:ascii="Aptos" w:hAnsi="Aptos"/>
          <w:sz w:val="24"/>
          <w:szCs w:val="24"/>
        </w:rPr>
        <w:t xml:space="preserve"> the processing</w:t>
      </w:r>
      <w:bookmarkEnd w:id="330"/>
    </w:p>
    <w:p w14:paraId="388C7F23" w14:textId="0F97D47A" w:rsidR="00296CD8" w:rsidRPr="00850658" w:rsidRDefault="00296CD8" w:rsidP="00296CD8">
      <w:pPr>
        <w:pStyle w:val="Untitledsubclause1"/>
        <w:widowControl w:val="0"/>
        <w:numPr>
          <w:ilvl w:val="1"/>
          <w:numId w:val="41"/>
        </w:numPr>
        <w:tabs>
          <w:tab w:val="left" w:pos="720"/>
        </w:tabs>
        <w:rPr>
          <w:rFonts w:ascii="Aptos" w:hAnsi="Aptos"/>
          <w:sz w:val="24"/>
          <w:szCs w:val="24"/>
        </w:rPr>
      </w:pPr>
      <w:r w:rsidRPr="00850658">
        <w:rPr>
          <w:rFonts w:ascii="Aptos" w:hAnsi="Aptos"/>
          <w:b/>
          <w:bCs/>
          <w:sz w:val="24"/>
          <w:szCs w:val="24"/>
        </w:rPr>
        <w:t>Scope</w:t>
      </w:r>
      <w:r w:rsidRPr="00850658">
        <w:rPr>
          <w:rFonts w:ascii="Aptos" w:hAnsi="Aptos"/>
          <w:sz w:val="24"/>
          <w:szCs w:val="24"/>
        </w:rPr>
        <w:t>: to the extent necessary for provision of the Services set out in a</w:t>
      </w:r>
      <w:r w:rsidR="005F5F26" w:rsidRPr="00850658">
        <w:rPr>
          <w:rFonts w:ascii="Aptos" w:hAnsi="Aptos"/>
          <w:sz w:val="24"/>
          <w:szCs w:val="24"/>
        </w:rPr>
        <w:t>n Order</w:t>
      </w:r>
    </w:p>
    <w:p w14:paraId="00F624C8" w14:textId="7C3A52F2" w:rsidR="00296CD8" w:rsidRPr="00850658" w:rsidRDefault="00296CD8" w:rsidP="00296CD8">
      <w:pPr>
        <w:pStyle w:val="Untitledsubclause1"/>
        <w:widowControl w:val="0"/>
        <w:numPr>
          <w:ilvl w:val="1"/>
          <w:numId w:val="41"/>
        </w:numPr>
        <w:tabs>
          <w:tab w:val="left" w:pos="720"/>
        </w:tabs>
        <w:rPr>
          <w:rFonts w:ascii="Aptos" w:hAnsi="Aptos"/>
          <w:sz w:val="24"/>
          <w:szCs w:val="24"/>
        </w:rPr>
      </w:pPr>
      <w:r w:rsidRPr="00850658">
        <w:rPr>
          <w:rFonts w:ascii="Aptos" w:hAnsi="Aptos"/>
          <w:b/>
          <w:bCs/>
          <w:sz w:val="24"/>
          <w:szCs w:val="24"/>
        </w:rPr>
        <w:t>Nature</w:t>
      </w:r>
      <w:r w:rsidRPr="00850658">
        <w:rPr>
          <w:rFonts w:ascii="Aptos" w:hAnsi="Aptos"/>
          <w:sz w:val="24"/>
          <w:szCs w:val="24"/>
        </w:rPr>
        <w:t xml:space="preserve">: </w:t>
      </w:r>
      <w:r w:rsidR="002401EE">
        <w:rPr>
          <w:rFonts w:ascii="Aptos" w:hAnsi="Aptos"/>
          <w:sz w:val="24"/>
          <w:szCs w:val="24"/>
        </w:rPr>
        <w:t xml:space="preserve">digital </w:t>
      </w:r>
      <w:r w:rsidRPr="00850658">
        <w:rPr>
          <w:rFonts w:ascii="Aptos" w:hAnsi="Aptos"/>
          <w:sz w:val="24"/>
          <w:szCs w:val="24"/>
        </w:rPr>
        <w:t xml:space="preserve">storage and processing of personal data, unless otherwise set out in the </w:t>
      </w:r>
      <w:r w:rsidR="005F5F26" w:rsidRPr="00850658">
        <w:rPr>
          <w:rFonts w:ascii="Aptos" w:hAnsi="Aptos"/>
          <w:sz w:val="24"/>
          <w:szCs w:val="24"/>
        </w:rPr>
        <w:t>Order</w:t>
      </w:r>
      <w:r w:rsidRPr="00850658">
        <w:rPr>
          <w:rFonts w:ascii="Aptos" w:hAnsi="Aptos"/>
          <w:sz w:val="24"/>
          <w:szCs w:val="24"/>
        </w:rPr>
        <w:t xml:space="preserve"> </w:t>
      </w:r>
    </w:p>
    <w:p w14:paraId="7DEDAF92" w14:textId="5520B0DA" w:rsidR="00296CD8" w:rsidRPr="00850658" w:rsidRDefault="00296CD8" w:rsidP="00296CD8">
      <w:pPr>
        <w:pStyle w:val="Untitledsubclause1"/>
        <w:widowControl w:val="0"/>
        <w:numPr>
          <w:ilvl w:val="1"/>
          <w:numId w:val="41"/>
        </w:numPr>
        <w:tabs>
          <w:tab w:val="left" w:pos="720"/>
        </w:tabs>
        <w:rPr>
          <w:rFonts w:ascii="Aptos" w:hAnsi="Aptos"/>
          <w:sz w:val="24"/>
          <w:szCs w:val="24"/>
        </w:rPr>
      </w:pPr>
      <w:r w:rsidRPr="00850658">
        <w:rPr>
          <w:rFonts w:ascii="Aptos" w:hAnsi="Aptos"/>
          <w:b/>
          <w:bCs/>
          <w:sz w:val="24"/>
          <w:szCs w:val="24"/>
        </w:rPr>
        <w:lastRenderedPageBreak/>
        <w:t>Purpose of processing</w:t>
      </w:r>
      <w:r w:rsidRPr="00850658">
        <w:rPr>
          <w:rFonts w:ascii="Aptos" w:hAnsi="Aptos"/>
          <w:sz w:val="24"/>
          <w:szCs w:val="24"/>
        </w:rPr>
        <w:t xml:space="preserve">: provision of the Services, as specified in the Agreement and the relevant </w:t>
      </w:r>
      <w:r w:rsidR="005F5F26" w:rsidRPr="00850658">
        <w:rPr>
          <w:rFonts w:ascii="Aptos" w:hAnsi="Aptos"/>
          <w:sz w:val="24"/>
          <w:szCs w:val="24"/>
        </w:rPr>
        <w:t>Order</w:t>
      </w:r>
      <w:r w:rsidRPr="00850658">
        <w:rPr>
          <w:rFonts w:ascii="Aptos" w:hAnsi="Aptos"/>
          <w:sz w:val="24"/>
          <w:szCs w:val="24"/>
        </w:rPr>
        <w:t>.</w:t>
      </w:r>
    </w:p>
    <w:p w14:paraId="2275669C" w14:textId="77777777" w:rsidR="00296CD8" w:rsidRPr="00850658" w:rsidRDefault="00296CD8" w:rsidP="00296CD8">
      <w:pPr>
        <w:pStyle w:val="Untitledsubclause1"/>
        <w:widowControl w:val="0"/>
        <w:numPr>
          <w:ilvl w:val="1"/>
          <w:numId w:val="41"/>
        </w:numPr>
        <w:tabs>
          <w:tab w:val="left" w:pos="720"/>
        </w:tabs>
        <w:rPr>
          <w:rFonts w:ascii="Aptos" w:hAnsi="Aptos"/>
          <w:sz w:val="24"/>
          <w:szCs w:val="24"/>
        </w:rPr>
      </w:pPr>
      <w:r w:rsidRPr="00850658">
        <w:rPr>
          <w:rFonts w:ascii="Aptos" w:hAnsi="Aptos"/>
          <w:b/>
          <w:bCs/>
          <w:sz w:val="24"/>
          <w:szCs w:val="24"/>
        </w:rPr>
        <w:t>Duration of the processing</w:t>
      </w:r>
      <w:r w:rsidRPr="00850658">
        <w:rPr>
          <w:rFonts w:ascii="Aptos" w:hAnsi="Aptos"/>
          <w:sz w:val="24"/>
          <w:szCs w:val="24"/>
        </w:rPr>
        <w:t xml:space="preserve">: whilst the Services are being provided and/or the Customer Personal Data is processed on behalf of the Customer; and for such period thereafter as is required by law. </w:t>
      </w:r>
    </w:p>
    <w:p w14:paraId="0CEE235A" w14:textId="3BC2767F" w:rsidR="00296CD8" w:rsidRPr="00850658" w:rsidRDefault="00296CD8" w:rsidP="00296CD8">
      <w:pPr>
        <w:pStyle w:val="Untitledsubclause1"/>
        <w:widowControl w:val="0"/>
        <w:numPr>
          <w:ilvl w:val="1"/>
          <w:numId w:val="41"/>
        </w:numPr>
        <w:tabs>
          <w:tab w:val="left" w:pos="720"/>
        </w:tabs>
        <w:rPr>
          <w:rFonts w:ascii="Aptos" w:hAnsi="Aptos"/>
          <w:sz w:val="24"/>
          <w:szCs w:val="24"/>
        </w:rPr>
      </w:pPr>
      <w:r w:rsidRPr="00850658">
        <w:rPr>
          <w:rFonts w:ascii="Aptos" w:hAnsi="Aptos"/>
          <w:b/>
          <w:bCs/>
          <w:sz w:val="24"/>
          <w:szCs w:val="24"/>
        </w:rPr>
        <w:t>Types of Personal Data</w:t>
      </w:r>
      <w:r w:rsidRPr="00850658">
        <w:rPr>
          <w:rFonts w:ascii="Aptos" w:hAnsi="Aptos"/>
          <w:sz w:val="24"/>
          <w:szCs w:val="24"/>
        </w:rPr>
        <w:t xml:space="preserve">: </w:t>
      </w:r>
      <w:r w:rsidR="002401EE">
        <w:rPr>
          <w:rFonts w:ascii="Aptos" w:hAnsi="Aptos"/>
          <w:sz w:val="24"/>
          <w:szCs w:val="24"/>
        </w:rPr>
        <w:t xml:space="preserve">any Customer Personal Data included in any digital </w:t>
      </w:r>
      <w:r w:rsidR="00EF5504">
        <w:rPr>
          <w:rFonts w:ascii="Aptos" w:hAnsi="Aptos"/>
          <w:sz w:val="24"/>
          <w:szCs w:val="24"/>
        </w:rPr>
        <w:t>files and other data</w:t>
      </w:r>
      <w:r w:rsidR="002401EE">
        <w:rPr>
          <w:rFonts w:ascii="Aptos" w:hAnsi="Aptos"/>
          <w:sz w:val="24"/>
          <w:szCs w:val="24"/>
        </w:rPr>
        <w:t xml:space="preserve"> provided by the Customer or any person using the Services</w:t>
      </w:r>
      <w:r w:rsidR="00EF5504">
        <w:rPr>
          <w:rFonts w:ascii="Aptos" w:hAnsi="Aptos"/>
          <w:sz w:val="24"/>
          <w:szCs w:val="24"/>
        </w:rPr>
        <w:t>,</w:t>
      </w:r>
      <w:r w:rsidR="002401EE">
        <w:rPr>
          <w:rFonts w:ascii="Aptos" w:hAnsi="Aptos"/>
          <w:sz w:val="24"/>
          <w:szCs w:val="24"/>
        </w:rPr>
        <w:t xml:space="preserve"> including voice</w:t>
      </w:r>
      <w:r w:rsidR="00EF5504">
        <w:rPr>
          <w:rFonts w:ascii="Aptos" w:hAnsi="Aptos"/>
          <w:sz w:val="24"/>
          <w:szCs w:val="24"/>
        </w:rPr>
        <w:t xml:space="preserve"> data</w:t>
      </w:r>
      <w:r w:rsidR="002401EE">
        <w:rPr>
          <w:rFonts w:ascii="Aptos" w:hAnsi="Aptos"/>
          <w:sz w:val="24"/>
          <w:szCs w:val="24"/>
        </w:rPr>
        <w:t xml:space="preserve">, </w:t>
      </w:r>
      <w:r w:rsidR="00EF5504">
        <w:rPr>
          <w:rFonts w:ascii="Aptos" w:hAnsi="Aptos"/>
          <w:sz w:val="24"/>
          <w:szCs w:val="24"/>
        </w:rPr>
        <w:t>correspondence, communications data and usage data.</w:t>
      </w:r>
    </w:p>
    <w:p w14:paraId="26CEDB69" w14:textId="5026900D" w:rsidR="00296CD8" w:rsidRPr="00850658" w:rsidRDefault="00296CD8" w:rsidP="00296CD8">
      <w:pPr>
        <w:pStyle w:val="Untitledsubclause1"/>
        <w:widowControl w:val="0"/>
        <w:numPr>
          <w:ilvl w:val="1"/>
          <w:numId w:val="41"/>
        </w:numPr>
        <w:tabs>
          <w:tab w:val="left" w:pos="720"/>
        </w:tabs>
        <w:rPr>
          <w:rFonts w:ascii="Aptos" w:hAnsi="Aptos"/>
          <w:sz w:val="24"/>
          <w:szCs w:val="24"/>
        </w:rPr>
      </w:pPr>
      <w:r w:rsidRPr="00850658">
        <w:rPr>
          <w:rFonts w:ascii="Aptos" w:hAnsi="Aptos"/>
          <w:b/>
          <w:bCs/>
          <w:sz w:val="24"/>
          <w:szCs w:val="24"/>
        </w:rPr>
        <w:t>Categories of Data Subject</w:t>
      </w:r>
      <w:commentRangeStart w:id="331"/>
      <w:r w:rsidRPr="00850658">
        <w:rPr>
          <w:rFonts w:ascii="Aptos" w:hAnsi="Aptos"/>
          <w:sz w:val="24"/>
          <w:szCs w:val="24"/>
        </w:rPr>
        <w:t xml:space="preserve">: </w:t>
      </w:r>
      <w:r w:rsidR="00EF5504">
        <w:rPr>
          <w:rFonts w:ascii="Aptos" w:hAnsi="Aptos"/>
          <w:sz w:val="24"/>
          <w:szCs w:val="24"/>
        </w:rPr>
        <w:t xml:space="preserve">users of the Services and any third parties referred to by any users of the Services or in any digital files and other data provided by the Customer or any person using the Services </w:t>
      </w:r>
      <w:commentRangeEnd w:id="331"/>
      <w:r w:rsidRPr="00850658">
        <w:rPr>
          <w:rStyle w:val="CommentReference"/>
          <w:rFonts w:ascii="Aptos" w:eastAsiaTheme="minorHAnsi" w:hAnsi="Aptos" w:cstheme="minorBidi"/>
          <w:sz w:val="24"/>
          <w:szCs w:val="24"/>
        </w:rPr>
        <w:commentReference w:id="331"/>
      </w:r>
    </w:p>
    <w:p w14:paraId="68C408F5" w14:textId="77777777" w:rsidR="00296CD8" w:rsidRPr="00850658" w:rsidRDefault="00296CD8" w:rsidP="00296CD8">
      <w:pPr>
        <w:pStyle w:val="Untitledsubclause1"/>
        <w:widowControl w:val="0"/>
        <w:numPr>
          <w:ilvl w:val="0"/>
          <w:numId w:val="0"/>
        </w:numPr>
        <w:tabs>
          <w:tab w:val="left" w:pos="720"/>
        </w:tabs>
        <w:ind w:left="720" w:hanging="720"/>
        <w:rPr>
          <w:rFonts w:ascii="Aptos" w:hAnsi="Aptos"/>
          <w:sz w:val="24"/>
          <w:szCs w:val="24"/>
        </w:rPr>
      </w:pPr>
    </w:p>
    <w:p w14:paraId="43989996" w14:textId="77777777" w:rsidR="00296CD8" w:rsidRPr="00850658" w:rsidRDefault="00296CD8" w:rsidP="00296CD8">
      <w:pPr>
        <w:pStyle w:val="Untitledsubclause1"/>
        <w:widowControl w:val="0"/>
        <w:numPr>
          <w:ilvl w:val="0"/>
          <w:numId w:val="0"/>
        </w:numPr>
        <w:tabs>
          <w:tab w:val="left" w:pos="720"/>
        </w:tabs>
        <w:ind w:left="720" w:hanging="720"/>
        <w:rPr>
          <w:rFonts w:ascii="Aptos" w:hAnsi="Aptos"/>
          <w:sz w:val="24"/>
          <w:szCs w:val="24"/>
        </w:rPr>
      </w:pPr>
      <w:r w:rsidRPr="00850658">
        <w:rPr>
          <w:rFonts w:ascii="Aptos" w:hAnsi="Aptos"/>
          <w:b/>
          <w:bCs/>
          <w:sz w:val="24"/>
          <w:szCs w:val="24"/>
        </w:rPr>
        <w:t>Annex 2: Processors appointed by the Supplier</w:t>
      </w:r>
    </w:p>
    <w:p w14:paraId="5048EFA0" w14:textId="7DAB9EB7" w:rsidR="00296CD8" w:rsidRPr="00850658" w:rsidRDefault="00296CD8" w:rsidP="00296CD8">
      <w:pPr>
        <w:pStyle w:val="Untitledsubclause1"/>
        <w:widowControl w:val="0"/>
        <w:numPr>
          <w:ilvl w:val="0"/>
          <w:numId w:val="0"/>
        </w:numPr>
        <w:tabs>
          <w:tab w:val="left" w:pos="720"/>
        </w:tabs>
        <w:rPr>
          <w:rFonts w:ascii="Aptos" w:hAnsi="Aptos"/>
          <w:sz w:val="24"/>
          <w:szCs w:val="24"/>
        </w:rPr>
      </w:pPr>
      <w:r w:rsidRPr="00850658">
        <w:rPr>
          <w:rFonts w:ascii="Aptos" w:hAnsi="Aptos"/>
          <w:sz w:val="24"/>
          <w:szCs w:val="24"/>
        </w:rPr>
        <w:t xml:space="preserve">The processors appointed by the Supplier in relation to the Services shall </w:t>
      </w:r>
      <w:r w:rsidR="00EF5504">
        <w:rPr>
          <w:rFonts w:ascii="Aptos" w:hAnsi="Aptos"/>
          <w:sz w:val="24"/>
          <w:szCs w:val="24"/>
        </w:rPr>
        <w:t xml:space="preserve">depend on the Services ordered by the Customer and shall </w:t>
      </w:r>
      <w:r w:rsidRPr="00850658">
        <w:rPr>
          <w:rFonts w:ascii="Aptos" w:hAnsi="Aptos"/>
          <w:sz w:val="24"/>
          <w:szCs w:val="24"/>
        </w:rPr>
        <w:t xml:space="preserve">be </w:t>
      </w:r>
      <w:r w:rsidR="00EF5504">
        <w:rPr>
          <w:rFonts w:ascii="Aptos" w:hAnsi="Aptos"/>
          <w:sz w:val="24"/>
          <w:szCs w:val="24"/>
        </w:rPr>
        <w:t>made available on request.</w:t>
      </w:r>
    </w:p>
    <w:p w14:paraId="191DA8B1" w14:textId="77777777" w:rsidR="00296CD8" w:rsidRPr="00850658" w:rsidRDefault="00296CD8" w:rsidP="00296CD8">
      <w:pPr>
        <w:widowControl w:val="0"/>
        <w:spacing w:line="240" w:lineRule="auto"/>
        <w:ind w:left="720" w:hanging="720"/>
        <w:rPr>
          <w:rFonts w:ascii="Aptos" w:hAnsi="Aptos"/>
          <w:sz w:val="24"/>
        </w:rPr>
      </w:pPr>
    </w:p>
    <w:p w14:paraId="21DD406E" w14:textId="77777777" w:rsidR="00296CD8" w:rsidRPr="00850658" w:rsidRDefault="00296CD8" w:rsidP="00296CD8">
      <w:pPr>
        <w:widowControl w:val="0"/>
        <w:spacing w:line="240" w:lineRule="auto"/>
        <w:rPr>
          <w:rFonts w:ascii="Aptos" w:hAnsi="Aptos"/>
          <w:sz w:val="24"/>
        </w:rPr>
      </w:pPr>
    </w:p>
    <w:p w14:paraId="3FFD834B" w14:textId="77777777" w:rsidR="00296CD8" w:rsidRPr="00850658" w:rsidRDefault="00296CD8" w:rsidP="00296CD8">
      <w:pPr>
        <w:widowControl w:val="0"/>
        <w:spacing w:line="240" w:lineRule="auto"/>
        <w:rPr>
          <w:rFonts w:ascii="Aptos" w:eastAsia="Times New Roman" w:hAnsi="Aptos"/>
          <w:b/>
          <w:bCs/>
          <w:sz w:val="24"/>
        </w:rPr>
      </w:pPr>
    </w:p>
    <w:p w14:paraId="7BA2AB16" w14:textId="77777777" w:rsidR="00296CD8" w:rsidRPr="00850658" w:rsidRDefault="00296CD8" w:rsidP="00296CD8">
      <w:pPr>
        <w:widowControl w:val="0"/>
        <w:spacing w:line="240" w:lineRule="auto"/>
        <w:rPr>
          <w:rFonts w:ascii="Aptos" w:hAnsi="Aptos"/>
          <w:sz w:val="24"/>
        </w:rPr>
      </w:pPr>
      <w:r w:rsidRPr="00850658">
        <w:rPr>
          <w:rFonts w:ascii="Aptos" w:hAnsi="Aptos"/>
          <w:sz w:val="24"/>
        </w:rPr>
        <w:br w:type="page"/>
      </w:r>
    </w:p>
    <w:p w14:paraId="199F55B8" w14:textId="77777777" w:rsidR="000767B3" w:rsidRPr="00850658" w:rsidRDefault="000767B3" w:rsidP="0095296A">
      <w:pPr>
        <w:pStyle w:val="Heading2"/>
        <w:jc w:val="left"/>
        <w:rPr>
          <w:rFonts w:ascii="Aptos" w:hAnsi="Aptos"/>
          <w:sz w:val="24"/>
        </w:rPr>
      </w:pPr>
    </w:p>
    <w:p w14:paraId="058B16C2" w14:textId="61568F6F" w:rsidR="0095296A" w:rsidRPr="00850658" w:rsidRDefault="008905B5" w:rsidP="0095296A">
      <w:pPr>
        <w:pStyle w:val="Heading2"/>
        <w:jc w:val="left"/>
        <w:rPr>
          <w:rFonts w:ascii="Aptos" w:hAnsi="Aptos"/>
          <w:sz w:val="24"/>
        </w:rPr>
      </w:pPr>
      <w:r w:rsidRPr="00850658">
        <w:rPr>
          <w:rFonts w:ascii="Aptos" w:hAnsi="Aptos"/>
          <w:sz w:val="24"/>
        </w:rPr>
        <w:t xml:space="preserve">Schedule </w:t>
      </w:r>
      <w:r w:rsidR="005F643A">
        <w:rPr>
          <w:rFonts w:ascii="Aptos" w:hAnsi="Aptos"/>
          <w:sz w:val="24"/>
        </w:rPr>
        <w:t>3</w:t>
      </w:r>
      <w:r w:rsidRPr="00850658">
        <w:rPr>
          <w:rFonts w:ascii="Aptos" w:hAnsi="Aptos"/>
          <w:sz w:val="24"/>
        </w:rPr>
        <w:t xml:space="preserve"> – </w:t>
      </w:r>
      <w:commentRangeStart w:id="332"/>
      <w:r w:rsidR="0095296A" w:rsidRPr="00850658">
        <w:rPr>
          <w:rFonts w:ascii="Aptos" w:hAnsi="Aptos"/>
          <w:sz w:val="24"/>
        </w:rPr>
        <w:t>Service Schedules</w:t>
      </w:r>
      <w:commentRangeEnd w:id="332"/>
      <w:r w:rsidR="00EF5504">
        <w:rPr>
          <w:rStyle w:val="CommentReference"/>
        </w:rPr>
        <w:commentReference w:id="332"/>
      </w:r>
    </w:p>
    <w:p w14:paraId="43F4D2DD" w14:textId="77777777" w:rsidR="0095296A" w:rsidRPr="00850658" w:rsidRDefault="0095296A" w:rsidP="0095296A">
      <w:pPr>
        <w:rPr>
          <w:rFonts w:ascii="Aptos" w:hAnsi="Aptos"/>
          <w:sz w:val="24"/>
        </w:rPr>
      </w:pPr>
    </w:p>
    <w:p w14:paraId="23E98263" w14:textId="77777777" w:rsidR="0095296A" w:rsidRPr="00850658" w:rsidRDefault="0095296A" w:rsidP="0095296A">
      <w:pPr>
        <w:rPr>
          <w:rFonts w:ascii="Aptos" w:hAnsi="Aptos"/>
          <w:i/>
          <w:iCs/>
          <w:sz w:val="24"/>
        </w:rPr>
      </w:pPr>
      <w:commentRangeStart w:id="333"/>
      <w:r w:rsidRPr="00850658">
        <w:rPr>
          <w:rFonts w:ascii="Aptos" w:hAnsi="Aptos"/>
          <w:i/>
          <w:iCs/>
          <w:sz w:val="24"/>
        </w:rPr>
        <w:t>[Service-specific terms and conditions</w:t>
      </w:r>
    </w:p>
    <w:p w14:paraId="2548F83A" w14:textId="78D53C4D" w:rsidR="0095296A" w:rsidRPr="00850658" w:rsidRDefault="0095296A" w:rsidP="0095296A">
      <w:pPr>
        <w:pStyle w:val="ListParagraph"/>
        <w:numPr>
          <w:ilvl w:val="0"/>
          <w:numId w:val="5"/>
        </w:numPr>
        <w:rPr>
          <w:rFonts w:ascii="Aptos" w:hAnsi="Aptos"/>
          <w:i/>
          <w:iCs/>
          <w:sz w:val="24"/>
        </w:rPr>
      </w:pPr>
      <w:r w:rsidRPr="00850658">
        <w:rPr>
          <w:rFonts w:ascii="Aptos" w:hAnsi="Aptos"/>
          <w:i/>
          <w:iCs/>
          <w:sz w:val="24"/>
        </w:rPr>
        <w:t xml:space="preserve">based on the service-specific terms at </w:t>
      </w:r>
      <w:hyperlink r:id="rId17" w:history="1">
        <w:r w:rsidRPr="00850658">
          <w:rPr>
            <w:rFonts w:ascii="Aptos" w:hAnsi="Aptos"/>
            <w:i/>
            <w:iCs/>
            <w:sz w:val="24"/>
          </w:rPr>
          <w:t>https://www.one2call.net/terms/</w:t>
        </w:r>
      </w:hyperlink>
      <w:r w:rsidRPr="00850658">
        <w:rPr>
          <w:rFonts w:ascii="Aptos" w:hAnsi="Aptos"/>
          <w:i/>
          <w:iCs/>
          <w:sz w:val="24"/>
        </w:rPr>
        <w:t xml:space="preserve"> </w:t>
      </w:r>
    </w:p>
    <w:p w14:paraId="224A3F94" w14:textId="6707AF69" w:rsidR="0095296A" w:rsidRPr="00850658" w:rsidRDefault="0095296A" w:rsidP="0095296A">
      <w:pPr>
        <w:pStyle w:val="ListParagraph"/>
        <w:numPr>
          <w:ilvl w:val="0"/>
          <w:numId w:val="5"/>
        </w:numPr>
        <w:rPr>
          <w:rFonts w:ascii="Aptos" w:hAnsi="Aptos"/>
          <w:i/>
          <w:iCs/>
          <w:sz w:val="24"/>
        </w:rPr>
      </w:pPr>
      <w:r w:rsidRPr="00850658">
        <w:rPr>
          <w:rFonts w:ascii="Aptos" w:hAnsi="Aptos"/>
          <w:i/>
          <w:iCs/>
          <w:sz w:val="24"/>
        </w:rPr>
        <w:t>minus anything that we have managed to put into the main T&amp;Cs</w:t>
      </w:r>
    </w:p>
    <w:p w14:paraId="494D399F" w14:textId="41A90E74" w:rsidR="0095296A" w:rsidRPr="00850658" w:rsidRDefault="0095296A" w:rsidP="0095296A">
      <w:pPr>
        <w:pStyle w:val="ListParagraph"/>
        <w:numPr>
          <w:ilvl w:val="0"/>
          <w:numId w:val="5"/>
        </w:numPr>
        <w:rPr>
          <w:rFonts w:ascii="Aptos" w:hAnsi="Aptos"/>
          <w:i/>
          <w:iCs/>
          <w:sz w:val="24"/>
        </w:rPr>
      </w:pPr>
      <w:r w:rsidRPr="00850658">
        <w:rPr>
          <w:rFonts w:ascii="Aptos" w:hAnsi="Aptos"/>
          <w:i/>
          <w:iCs/>
          <w:sz w:val="24"/>
        </w:rPr>
        <w:t>and structured/formatted consistently for clarity]</w:t>
      </w:r>
      <w:commentRangeEnd w:id="333"/>
      <w:r w:rsidR="00B05F28" w:rsidRPr="00850658">
        <w:rPr>
          <w:rStyle w:val="CommentReference"/>
          <w:rFonts w:ascii="Aptos" w:hAnsi="Aptos"/>
          <w:sz w:val="24"/>
          <w:szCs w:val="24"/>
        </w:rPr>
        <w:commentReference w:id="333"/>
      </w:r>
    </w:p>
    <w:p w14:paraId="1575DBB2" w14:textId="77777777" w:rsidR="0095296A" w:rsidRPr="00850658" w:rsidRDefault="0095296A" w:rsidP="0095296A">
      <w:pPr>
        <w:rPr>
          <w:rFonts w:ascii="Aptos" w:hAnsi="Aptos"/>
          <w:sz w:val="24"/>
        </w:rPr>
      </w:pPr>
    </w:p>
    <w:p w14:paraId="37949F6F" w14:textId="77777777" w:rsidR="0095296A" w:rsidRPr="00850658" w:rsidRDefault="0095296A" w:rsidP="005B717A">
      <w:pPr>
        <w:rPr>
          <w:rFonts w:ascii="Aptos" w:hAnsi="Aptos"/>
          <w:sz w:val="24"/>
        </w:rPr>
      </w:pPr>
    </w:p>
    <w:p w14:paraId="23ABCE86" w14:textId="77777777" w:rsidR="0095296A" w:rsidRPr="00850658" w:rsidRDefault="0095296A" w:rsidP="005B717A">
      <w:pPr>
        <w:rPr>
          <w:rFonts w:ascii="Aptos" w:hAnsi="Aptos"/>
          <w:sz w:val="24"/>
        </w:rPr>
      </w:pPr>
    </w:p>
    <w:p w14:paraId="2AFDEFE7" w14:textId="77777777" w:rsidR="005B717A" w:rsidRPr="00850658" w:rsidRDefault="005B717A" w:rsidP="005B717A">
      <w:pPr>
        <w:rPr>
          <w:rFonts w:ascii="Aptos" w:hAnsi="Aptos"/>
          <w:sz w:val="24"/>
        </w:rPr>
      </w:pPr>
    </w:p>
    <w:sectPr w:rsidR="005B717A" w:rsidRPr="00850658">
      <w:headerReference w:type="even" r:id="rId18"/>
      <w:headerReference w:type="default" r:id="rId19"/>
      <w:footerReference w:type="even" r:id="rId20"/>
      <w:footerReference w:type="default" r:id="rId21"/>
      <w:headerReference w:type="first" r:id="rId22"/>
      <w:footerReference w:type="first" r:id="rId23"/>
      <w:pgSz w:w="12240" w:h="15840"/>
      <w:pgMar w:top="1090" w:right="758" w:bottom="1224" w:left="675" w:header="720" w:footer="720"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Sant" w:date="2025-06-05T14:09:00Z" w:initials="DS">
    <w:p w14:paraId="4109FF15" w14:textId="77777777" w:rsidR="00A679FF" w:rsidRDefault="00A679FF" w:rsidP="00A679FF">
      <w:pPr>
        <w:pStyle w:val="CommentText"/>
        <w:ind w:left="0" w:firstLine="0"/>
      </w:pPr>
      <w:r>
        <w:rPr>
          <w:rStyle w:val="CommentReference"/>
        </w:rPr>
        <w:annotationRef/>
      </w:r>
      <w:r>
        <w:t>I suggest splitting the cover sheet into:</w:t>
      </w:r>
    </w:p>
    <w:p w14:paraId="378BABC3" w14:textId="77777777" w:rsidR="00A679FF" w:rsidRDefault="00A679FF" w:rsidP="00A679FF">
      <w:pPr>
        <w:pStyle w:val="CommentText"/>
        <w:numPr>
          <w:ilvl w:val="0"/>
          <w:numId w:val="2"/>
        </w:numPr>
      </w:pPr>
      <w:r>
        <w:t>Customer Details</w:t>
      </w:r>
    </w:p>
    <w:p w14:paraId="0449173C" w14:textId="77777777" w:rsidR="00A679FF" w:rsidRDefault="00A679FF" w:rsidP="00A679FF">
      <w:pPr>
        <w:pStyle w:val="CommentText"/>
        <w:numPr>
          <w:ilvl w:val="0"/>
          <w:numId w:val="2"/>
        </w:numPr>
      </w:pPr>
      <w:r>
        <w:t>Key Service Details - which will include the types and categories of services which can be ordered under this MSA</w:t>
      </w:r>
    </w:p>
    <w:p w14:paraId="0969F7CE" w14:textId="77777777" w:rsidR="00A679FF" w:rsidRDefault="00A679FF" w:rsidP="00A679FF">
      <w:pPr>
        <w:pStyle w:val="CommentText"/>
        <w:numPr>
          <w:ilvl w:val="0"/>
          <w:numId w:val="2"/>
        </w:numPr>
      </w:pPr>
      <w:r>
        <w:t>Fees and Payment Terms</w:t>
      </w:r>
    </w:p>
  </w:comment>
  <w:comment w:id="1" w:author="David Sant" w:date="2025-08-22T16:10:00Z" w:initials="DS">
    <w:p w14:paraId="1BF7EE71" w14:textId="77777777" w:rsidR="006E4B00" w:rsidRDefault="006E4B00" w:rsidP="006E4B00">
      <w:pPr>
        <w:pStyle w:val="CommentText"/>
        <w:ind w:left="0" w:firstLine="0"/>
      </w:pPr>
      <w:r>
        <w:rPr>
          <w:rStyle w:val="CommentReference"/>
        </w:rPr>
        <w:annotationRef/>
      </w:r>
      <w:r>
        <w:t>I have deleted the information about initial term and renewal terms - following our discussion, the key point is that the Quotation should contain these details for any services.</w:t>
      </w:r>
    </w:p>
  </w:comment>
  <w:comment w:id="3" w:author="David Sant" w:date="2025-06-05T14:15:00Z" w:initials="DS">
    <w:p w14:paraId="0F56E03A" w14:textId="316959A3" w:rsidR="00774BD1" w:rsidRDefault="00C63B33" w:rsidP="00774BD1">
      <w:pPr>
        <w:pStyle w:val="CommentText"/>
        <w:ind w:left="0" w:firstLine="0"/>
      </w:pPr>
      <w:r>
        <w:rPr>
          <w:rStyle w:val="CommentReference"/>
        </w:rPr>
        <w:annotationRef/>
      </w:r>
      <w:r w:rsidR="00774BD1">
        <w:t>I suggest we introduce the concept of an Order Request and Order Formalities.  One2Call would then confirm whether it is able to fulfil the order via a written Order Confirmation, at which point the Order would become binding and (a) One2Call would be obliged to provide the Product/Service; and (b) the Customer would be obliged to pay.</w:t>
      </w:r>
    </w:p>
  </w:comment>
  <w:comment w:id="4" w:author="David Sant" w:date="2025-06-05T14:17:00Z" w:initials="DS">
    <w:p w14:paraId="0E76C194" w14:textId="77777777" w:rsidR="006C1C08" w:rsidRDefault="006C1C08" w:rsidP="006C1C08">
      <w:pPr>
        <w:pStyle w:val="CommentText"/>
        <w:ind w:left="0" w:firstLine="0"/>
      </w:pPr>
      <w:r>
        <w:rPr>
          <w:rStyle w:val="CommentReference"/>
        </w:rPr>
        <w:annotationRef/>
      </w:r>
      <w:r>
        <w:t>Do we need to introduce a quotation/estimate stage?  I.e. Order Request &gt; Quotation &gt; Customer Confirmation (within Quotation Validity Period).</w:t>
      </w:r>
    </w:p>
  </w:comment>
  <w:comment w:id="2" w:author="David Sant" w:date="2025-08-22T15:28:00Z" w:initials="DS">
    <w:p w14:paraId="121B907D" w14:textId="77777777" w:rsidR="00090E8D" w:rsidRDefault="00090E8D" w:rsidP="00090E8D">
      <w:pPr>
        <w:pStyle w:val="CommentText"/>
        <w:ind w:left="0" w:firstLine="0"/>
      </w:pPr>
      <w:r>
        <w:rPr>
          <w:rStyle w:val="CommentReference"/>
        </w:rPr>
        <w:annotationRef/>
      </w:r>
      <w:r>
        <w:t>Following our call, I have edited this so that they can request an order in writing or by phone.  As per our call, if they do this by phone, I would encourage you to put something in writing before you start to fulfil any orders.  If you issue a quotation, there’s no problem, but if they put in a telephone order for more SIMs, you should send an email to record the details of the order.</w:t>
      </w:r>
    </w:p>
  </w:comment>
  <w:comment w:id="9" w:author="David Sant" w:date="2025-07-08T09:40:00Z" w:initials="DS">
    <w:p w14:paraId="65EEF34E" w14:textId="238BCAE3" w:rsidR="0007597C" w:rsidRDefault="00897A68" w:rsidP="0007597C">
      <w:pPr>
        <w:pStyle w:val="CommentText"/>
        <w:ind w:left="80" w:firstLine="0"/>
      </w:pPr>
      <w:r>
        <w:rPr>
          <w:rStyle w:val="CommentReference"/>
        </w:rPr>
        <w:annotationRef/>
      </w:r>
      <w:r w:rsidR="0007597C">
        <w:t>These clauses set this up as an MSA and explain what the terms of each Order are</w:t>
      </w:r>
    </w:p>
  </w:comment>
  <w:comment w:id="10" w:author="David Sant" w:date="2025-08-12T22:03:00Z" w:initials="DS">
    <w:p w14:paraId="2617A5F5" w14:textId="1AC01134" w:rsidR="00235B52" w:rsidRDefault="00235B52" w:rsidP="00235B52">
      <w:pPr>
        <w:pStyle w:val="CommentText"/>
        <w:ind w:left="0" w:firstLine="0"/>
      </w:pPr>
      <w:r>
        <w:rPr>
          <w:rStyle w:val="CommentReference"/>
        </w:rPr>
        <w:annotationRef/>
      </w:r>
      <w:r>
        <w:t>I am treating each order as a part of a single agreement, linked via this MSA.</w:t>
      </w:r>
    </w:p>
  </w:comment>
  <w:comment w:id="11" w:author="David Sant" w:date="2025-08-22T15:51:00Z" w:initials="DS">
    <w:p w14:paraId="76C409B3" w14:textId="77777777" w:rsidR="00EF5504" w:rsidRDefault="00F61085" w:rsidP="00EF5504">
      <w:pPr>
        <w:pStyle w:val="CommentText"/>
        <w:ind w:left="0" w:firstLine="0"/>
      </w:pPr>
      <w:r>
        <w:rPr>
          <w:rStyle w:val="CommentReference"/>
        </w:rPr>
        <w:annotationRef/>
      </w:r>
      <w:r w:rsidR="00EF5504">
        <w:t>Once I have provided the Service Schedules we can consider how best to include the relevant schedules for specific services</w:t>
      </w:r>
    </w:p>
  </w:comment>
  <w:comment w:id="12" w:author="David Sant" w:date="2025-08-22T15:52:00Z" w:initials="DS">
    <w:p w14:paraId="099276B3" w14:textId="659D3703" w:rsidR="00F61085" w:rsidRDefault="00F61085" w:rsidP="00F61085">
      <w:pPr>
        <w:pStyle w:val="CommentText"/>
        <w:ind w:left="0" w:firstLine="0"/>
      </w:pPr>
      <w:r>
        <w:rPr>
          <w:rStyle w:val="CommentReference"/>
        </w:rPr>
        <w:annotationRef/>
      </w:r>
      <w:r>
        <w:t>As discussed, as long as you make sure that the Quotation contains the relevant Notice Period for the service (e.g. a leased line) then that will apply to the Order.  The 30 in this clause is about the MSA itself, not the Orders they might place under it.</w:t>
      </w:r>
    </w:p>
  </w:comment>
  <w:comment w:id="13" w:author="David Sant" w:date="2025-08-22T16:12:00Z" w:initials="DS">
    <w:p w14:paraId="31A07D69" w14:textId="77777777" w:rsidR="006E4B00" w:rsidRDefault="006E4B00" w:rsidP="006E4B00">
      <w:pPr>
        <w:pStyle w:val="CommentText"/>
        <w:ind w:left="0" w:firstLine="0"/>
      </w:pPr>
      <w:r>
        <w:rPr>
          <w:rStyle w:val="CommentReference"/>
        </w:rPr>
        <w:annotationRef/>
      </w:r>
      <w:r>
        <w:t>This is the bit that clarifies that the Order will contain the relevant durations for the services</w:t>
      </w:r>
    </w:p>
  </w:comment>
  <w:comment w:id="14" w:author="David Sant" w:date="2025-08-13T00:23:00Z" w:initials="DS">
    <w:p w14:paraId="0405BE18" w14:textId="0734FD2F" w:rsidR="00515B0E" w:rsidRDefault="00515B0E" w:rsidP="00515B0E">
      <w:pPr>
        <w:pStyle w:val="CommentText"/>
        <w:ind w:left="0" w:firstLine="0"/>
      </w:pPr>
      <w:r>
        <w:rPr>
          <w:rStyle w:val="CommentReference"/>
        </w:rPr>
        <w:annotationRef/>
      </w:r>
      <w:r>
        <w:t>I have rewritten the terms to apply generally to orders for services and goods, which will allow us to minimise the service-specific terms for specialist services</w:t>
      </w:r>
    </w:p>
  </w:comment>
  <w:comment w:id="23" w:author="David Sant" w:date="2025-09-01T14:49:00Z" w:initials="DS">
    <w:p w14:paraId="469A1418" w14:textId="77777777" w:rsidR="005B770C" w:rsidRDefault="005B770C" w:rsidP="005B770C">
      <w:pPr>
        <w:pStyle w:val="CommentText"/>
        <w:ind w:left="0" w:firstLine="0"/>
      </w:pPr>
      <w:r>
        <w:rPr>
          <w:rStyle w:val="CommentReference"/>
        </w:rPr>
        <w:annotationRef/>
      </w:r>
      <w:r>
        <w:t>Needs to be reordered into ABC</w:t>
      </w:r>
    </w:p>
  </w:comment>
  <w:comment w:id="28" w:author="David Sant" w:date="2025-08-13T00:24:00Z" w:initials="DS">
    <w:p w14:paraId="2DBACFBD" w14:textId="284C89BD" w:rsidR="00BF2F45" w:rsidRDefault="00BF2F45" w:rsidP="00BF2F45">
      <w:pPr>
        <w:pStyle w:val="CommentText"/>
        <w:ind w:left="0" w:firstLine="0"/>
      </w:pPr>
      <w:r>
        <w:rPr>
          <w:rStyle w:val="CommentReference"/>
        </w:rPr>
        <w:annotationRef/>
      </w:r>
      <w:r>
        <w:t>Please check this definition of Customer Systems makes sense - the Customer is responsible for these</w:t>
      </w:r>
    </w:p>
  </w:comment>
  <w:comment w:id="30" w:author="David Sant" w:date="2025-08-12T09:52:00Z" w:initials="DS">
    <w:p w14:paraId="0C618CF1" w14:textId="490D49C0" w:rsidR="00685F77" w:rsidRDefault="00685F77" w:rsidP="00685F77">
      <w:pPr>
        <w:pStyle w:val="CommentText"/>
        <w:ind w:left="0" w:firstLine="0"/>
      </w:pPr>
      <w:r>
        <w:rPr>
          <w:rStyle w:val="CommentReference"/>
        </w:rPr>
        <w:annotationRef/>
      </w:r>
      <w:r>
        <w:t>I have said that Deliverables are defined in the Order.  What are typical deliverables?</w:t>
      </w:r>
    </w:p>
  </w:comment>
  <w:comment w:id="36" w:author="David Sant" w:date="2025-08-22T16:17:00Z" w:initials="DS">
    <w:p w14:paraId="7F8BC210" w14:textId="77777777" w:rsidR="0002668D" w:rsidRDefault="0002668D" w:rsidP="0002668D">
      <w:pPr>
        <w:pStyle w:val="CommentText"/>
        <w:ind w:left="0" w:firstLine="0"/>
      </w:pPr>
      <w:r>
        <w:rPr>
          <w:rStyle w:val="CommentReference"/>
        </w:rPr>
        <w:annotationRef/>
      </w:r>
      <w:r>
        <w:t>I have suggested a default minimum term of 12m in case you forget to specify this in the Quotation</w:t>
      </w:r>
    </w:p>
  </w:comment>
  <w:comment w:id="40" w:author="David Sant" w:date="2025-08-22T16:15:00Z" w:initials="DS">
    <w:p w14:paraId="0F5BDAEF" w14:textId="5465C923" w:rsidR="006E4B00" w:rsidRDefault="006E4B00" w:rsidP="006E4B00">
      <w:pPr>
        <w:pStyle w:val="CommentText"/>
        <w:ind w:left="0" w:firstLine="0"/>
      </w:pPr>
      <w:r>
        <w:rPr>
          <w:rStyle w:val="CommentReference"/>
        </w:rPr>
        <w:annotationRef/>
      </w:r>
      <w:r>
        <w:t>This definition provides a fallback renewal period in case you forget to specify it in the Quotation - the renewal period will be the same duration as the original term.  So, if a 24m leased line renews then unless you have said otherwise in the Quotation, it will renew for another 24m.</w:t>
      </w:r>
    </w:p>
  </w:comment>
  <w:comment w:id="44" w:author="David Sant" w:date="2025-08-13T00:25:00Z" w:initials="DS">
    <w:p w14:paraId="7BFB401D" w14:textId="0B860AB7" w:rsidR="00BF2F45" w:rsidRDefault="00BF2F45" w:rsidP="00BF2F45">
      <w:pPr>
        <w:pStyle w:val="CommentText"/>
        <w:ind w:left="0" w:firstLine="0"/>
      </w:pPr>
      <w:r>
        <w:rPr>
          <w:rStyle w:val="CommentReference"/>
        </w:rPr>
        <w:annotationRef/>
      </w:r>
      <w:r>
        <w:t>This defined term is used to capture any third party systems which you will be using</w:t>
      </w:r>
    </w:p>
  </w:comment>
  <w:comment w:id="51" w:author="David Sant" w:date="2025-08-22T15:32:00Z" w:initials="DS">
    <w:p w14:paraId="4500CD04" w14:textId="77777777" w:rsidR="00090E8D" w:rsidRDefault="00090E8D" w:rsidP="00090E8D">
      <w:pPr>
        <w:pStyle w:val="CommentText"/>
        <w:ind w:left="0" w:firstLine="0"/>
      </w:pPr>
      <w:r>
        <w:rPr>
          <w:rStyle w:val="CommentReference"/>
        </w:rPr>
        <w:annotationRef/>
      </w:r>
      <w:r>
        <w:t>I have rewritten this clause based on our discussion</w:t>
      </w:r>
    </w:p>
  </w:comment>
  <w:comment w:id="53" w:author="David Sant" w:date="2025-08-22T15:32:00Z" w:initials="DS">
    <w:p w14:paraId="787ED5E0" w14:textId="77777777" w:rsidR="00090E8D" w:rsidRDefault="00090E8D" w:rsidP="00090E8D">
      <w:pPr>
        <w:pStyle w:val="CommentText"/>
        <w:ind w:left="0" w:firstLine="0"/>
      </w:pPr>
      <w:r>
        <w:rPr>
          <w:rStyle w:val="CommentReference"/>
        </w:rPr>
        <w:annotationRef/>
      </w:r>
      <w:r>
        <w:t>If it’s a repeat order, you can just go ahead and start to perform it (without issuing a quotation)</w:t>
      </w:r>
    </w:p>
  </w:comment>
  <w:comment w:id="54" w:author="David Sant" w:date="2025-08-22T15:33:00Z" w:initials="DS">
    <w:p w14:paraId="064D177D" w14:textId="77777777" w:rsidR="003535CF" w:rsidRDefault="003535CF" w:rsidP="003535CF">
      <w:pPr>
        <w:pStyle w:val="CommentText"/>
        <w:ind w:left="0" w:firstLine="0"/>
      </w:pPr>
      <w:r>
        <w:rPr>
          <w:rStyle w:val="CommentReference"/>
        </w:rPr>
        <w:annotationRef/>
      </w:r>
      <w:r>
        <w:t>Or you can issue a quotation and wait for them to accept it</w:t>
      </w:r>
    </w:p>
  </w:comment>
  <w:comment w:id="57" w:author="David Sant" w:date="2025-08-22T15:35:00Z" w:initials="DS">
    <w:p w14:paraId="174469DF" w14:textId="77777777" w:rsidR="003535CF" w:rsidRDefault="003535CF" w:rsidP="003535CF">
      <w:pPr>
        <w:pStyle w:val="CommentText"/>
        <w:ind w:left="0" w:firstLine="0"/>
      </w:pPr>
      <w:r>
        <w:rPr>
          <w:rStyle w:val="CommentReference"/>
        </w:rPr>
        <w:annotationRef/>
      </w:r>
      <w:r>
        <w:t>A repeat Order becomes binding when you start performance or confirm the Order in writing</w:t>
      </w:r>
    </w:p>
  </w:comment>
  <w:comment w:id="58" w:author="David Sant" w:date="2025-08-22T15:35:00Z" w:initials="DS">
    <w:p w14:paraId="36EE782F" w14:textId="77777777" w:rsidR="003535CF" w:rsidRDefault="003535CF" w:rsidP="003535CF">
      <w:pPr>
        <w:pStyle w:val="CommentText"/>
        <w:ind w:left="0" w:firstLine="0"/>
      </w:pPr>
      <w:r>
        <w:rPr>
          <w:rStyle w:val="CommentReference"/>
        </w:rPr>
        <w:annotationRef/>
      </w:r>
      <w:r>
        <w:t>A Quotation becomes a binding Order when the Customer accepts the Quotation</w:t>
      </w:r>
    </w:p>
  </w:comment>
  <w:comment w:id="59" w:author="David Sant" w:date="2025-07-09T09:05:00Z" w:initials="DS">
    <w:p w14:paraId="729EF073" w14:textId="5506BCDA" w:rsidR="00685F77" w:rsidRDefault="00685F77" w:rsidP="00685F77">
      <w:pPr>
        <w:pStyle w:val="CommentText"/>
      </w:pPr>
      <w:r>
        <w:rPr>
          <w:rStyle w:val="CommentReference"/>
        </w:rPr>
        <w:annotationRef/>
      </w:r>
      <w:r>
        <w:t>Your instructions are that you will issue a new MSA in this situation.  Will that always be the case, or could there be a mechanism for you to quote for the unlisted goods/services?</w:t>
      </w:r>
    </w:p>
  </w:comment>
  <w:comment w:id="60" w:author="David Sant" w:date="2025-08-21T13:26:00Z" w:initials="DS">
    <w:p w14:paraId="4DBF20D5" w14:textId="77777777" w:rsidR="0072546E" w:rsidRDefault="0072546E" w:rsidP="0072546E">
      <w:pPr>
        <w:pStyle w:val="CommentText"/>
        <w:ind w:left="0" w:firstLine="0"/>
      </w:pPr>
      <w:r>
        <w:rPr>
          <w:rStyle w:val="CommentReference"/>
        </w:rPr>
        <w:annotationRef/>
      </w:r>
      <w:r>
        <w:t>Issue a new MSA</w:t>
      </w:r>
    </w:p>
  </w:comment>
  <w:comment w:id="62" w:author="David Sant" w:date="2025-08-22T16:06:00Z" w:initials="DS">
    <w:p w14:paraId="1F7E9B3D" w14:textId="77777777" w:rsidR="00EF5504" w:rsidRDefault="006E4B00" w:rsidP="00EF5504">
      <w:pPr>
        <w:pStyle w:val="CommentText"/>
        <w:ind w:left="0" w:firstLine="0"/>
      </w:pPr>
      <w:r>
        <w:rPr>
          <w:rStyle w:val="CommentReference"/>
        </w:rPr>
        <w:annotationRef/>
      </w:r>
      <w:r w:rsidR="00EF5504">
        <w:t>Once I have provided the Service Schedules and we have decided how best to include them, I will add a definition of Service Schedule</w:t>
      </w:r>
    </w:p>
  </w:comment>
  <w:comment w:id="81" w:author="David Sant" w:date="2025-08-12T23:10:00Z" w:initials="DS">
    <w:p w14:paraId="5F4FAFD0" w14:textId="30BCB8A4" w:rsidR="00685F77" w:rsidRDefault="00685F77" w:rsidP="00685F77">
      <w:pPr>
        <w:pStyle w:val="CommentText"/>
        <w:ind w:left="0" w:firstLine="0"/>
      </w:pPr>
      <w:r>
        <w:rPr>
          <w:rStyle w:val="CommentReference"/>
        </w:rPr>
        <w:annotationRef/>
      </w:r>
      <w:r>
        <w:t>Let’s discuss the warranty on any goods</w:t>
      </w:r>
    </w:p>
  </w:comment>
  <w:comment w:id="85" w:author="David Sant" w:date="2025-08-22T16:41:00Z" w:initials="DS">
    <w:p w14:paraId="233B4D61" w14:textId="77777777" w:rsidR="00E448C2" w:rsidRDefault="00E448C2" w:rsidP="00E448C2">
      <w:pPr>
        <w:pStyle w:val="CommentText"/>
        <w:ind w:left="0" w:firstLine="0"/>
      </w:pPr>
      <w:r>
        <w:rPr>
          <w:rStyle w:val="CommentReference"/>
        </w:rPr>
        <w:annotationRef/>
      </w:r>
      <w:r>
        <w:t>As the seller of the Goods, this is effectively the minimum warranty you can give to comply with your statutory obligations under the Sale of Goods Act and the Unfair Contract Terms Act.</w:t>
      </w:r>
    </w:p>
  </w:comment>
  <w:comment w:id="99" w:author="David Sant" w:date="2025-08-21T13:31:00Z" w:initials="DS">
    <w:p w14:paraId="26ED8CD7" w14:textId="3FBA5BE9" w:rsidR="00127FB1" w:rsidRDefault="00127FB1" w:rsidP="00127FB1">
      <w:pPr>
        <w:pStyle w:val="CommentText"/>
        <w:ind w:left="0" w:firstLine="0"/>
      </w:pPr>
      <w:r>
        <w:rPr>
          <w:rStyle w:val="CommentReference"/>
        </w:rPr>
        <w:annotationRef/>
      </w:r>
      <w:r>
        <w:t>Goods are normally paid 30d in arrears.  Sometimes delivered by courier.</w:t>
      </w:r>
    </w:p>
  </w:comment>
  <w:comment w:id="121" w:author="David Sant" w:date="2025-08-12T22:30:00Z" w:initials="DS">
    <w:p w14:paraId="0F189854" w14:textId="0B231E45" w:rsidR="00685F77" w:rsidRDefault="00685F77" w:rsidP="00685F77">
      <w:pPr>
        <w:pStyle w:val="CommentText"/>
        <w:ind w:left="0" w:firstLine="0"/>
      </w:pPr>
      <w:r>
        <w:rPr>
          <w:rStyle w:val="CommentReference"/>
        </w:rPr>
        <w:annotationRef/>
      </w:r>
      <w:r>
        <w:t>See clause 11.7 for how we deal with increases to the charges</w:t>
      </w:r>
    </w:p>
  </w:comment>
  <w:comment w:id="124" w:author="David Sant" w:date="2025-08-12T22:30:00Z" w:initials="DS">
    <w:p w14:paraId="3D989938" w14:textId="77777777" w:rsidR="00685F77" w:rsidRDefault="00685F77" w:rsidP="00685F77">
      <w:pPr>
        <w:pStyle w:val="CommentText"/>
        <w:ind w:left="0" w:firstLine="0"/>
      </w:pPr>
      <w:r>
        <w:rPr>
          <w:rStyle w:val="CommentReference"/>
        </w:rPr>
        <w:annotationRef/>
      </w:r>
      <w:r>
        <w:t>I have included a limited warranty</w:t>
      </w:r>
    </w:p>
  </w:comment>
  <w:comment w:id="125" w:author="David Sant" w:date="2025-07-08T17:41:00Z" w:initials="DS">
    <w:p w14:paraId="223AD6DB" w14:textId="77777777" w:rsidR="00685F77" w:rsidRDefault="00685F77" w:rsidP="00685F77">
      <w:pPr>
        <w:pStyle w:val="CommentText"/>
      </w:pPr>
      <w:r>
        <w:rPr>
          <w:rStyle w:val="CommentReference"/>
        </w:rPr>
        <w:annotationRef/>
      </w:r>
      <w:r>
        <w:t>Sheffield Utd inserted “Good Industry Practice” but I have kept you at the statutory minimum.  Will this cause problems with your customers?</w:t>
      </w:r>
    </w:p>
  </w:comment>
  <w:comment w:id="126" w:author="David Sant" w:date="2025-07-09T09:07:00Z" w:initials="DS">
    <w:p w14:paraId="46515D69" w14:textId="77777777" w:rsidR="00685F77" w:rsidRDefault="00685F77" w:rsidP="00685F77">
      <w:pPr>
        <w:pStyle w:val="CommentText"/>
      </w:pPr>
      <w:r>
        <w:rPr>
          <w:rStyle w:val="CommentReference"/>
        </w:rPr>
        <w:annotationRef/>
      </w:r>
      <w:r>
        <w:t xml:space="preserve">The Sheffield Utd agreement also included further warranties which I have not included here - about the performance of the deliverables and the quality of the work: </w:t>
      </w:r>
    </w:p>
    <w:p w14:paraId="3A79546B" w14:textId="77777777" w:rsidR="00685F77" w:rsidRDefault="00685F77" w:rsidP="00685F77">
      <w:pPr>
        <w:pStyle w:val="CommentText"/>
      </w:pPr>
    </w:p>
    <w:p w14:paraId="5BA86D74" w14:textId="77777777" w:rsidR="00685F77" w:rsidRDefault="00685F77" w:rsidP="00685F77">
      <w:pPr>
        <w:pStyle w:val="CommentText"/>
      </w:pPr>
      <w:r>
        <w:t xml:space="preserve">it shall use suitable qualified and experienced personnel in the delivery of the Services; and </w:t>
      </w:r>
    </w:p>
    <w:p w14:paraId="677BDA26" w14:textId="77777777" w:rsidR="00685F77" w:rsidRDefault="00685F77" w:rsidP="00685F77">
      <w:pPr>
        <w:pStyle w:val="CommentText"/>
        <w:numPr>
          <w:ilvl w:val="1"/>
          <w:numId w:val="33"/>
        </w:numPr>
        <w:spacing w:after="160"/>
      </w:pPr>
      <w:r>
        <w:t xml:space="preserve">  </w:t>
      </w:r>
      <w:r>
        <w:tab/>
        <w:t xml:space="preserve">8.2.3 </w:t>
      </w:r>
      <w:r>
        <w:tab/>
        <w:t xml:space="preserve">it will not introduce any Viruses into the Deliverables, or the network and information systems of the Customer, whether via the provision of the Services or otherwise. </w:t>
      </w:r>
    </w:p>
    <w:p w14:paraId="156CC9EF" w14:textId="77777777" w:rsidR="00685F77" w:rsidRDefault="00685F77" w:rsidP="00685F77">
      <w:pPr>
        <w:pStyle w:val="CommentText"/>
        <w:numPr>
          <w:ilvl w:val="1"/>
          <w:numId w:val="33"/>
        </w:numPr>
        <w:spacing w:after="160"/>
      </w:pPr>
      <w:r>
        <w:t xml:space="preserve"> 8.2 Unless otherwise agreed in writing between the parties, the Company warrants that the Deliverables will perform substantially in accordance with the Order for a period of 90 days from the date of delivery. If Deliverables does not so perform, the Company shall, for no additional charge, carry out any work necessary in order to ensure that the Deliverables substantially complies with the Order. If, following such remedial work, in the reasonable opinion of the Customer the non-conformance of such Deliverable with the Order remains, the Customer shall have the right to terminate this Contract on 7 days' notice to the Company without further liability. </w:t>
      </w:r>
    </w:p>
  </w:comment>
  <w:comment w:id="128" w:author="David Sant" w:date="2025-08-12T10:27:00Z" w:initials="DS">
    <w:p w14:paraId="098B9F68" w14:textId="77777777" w:rsidR="00685F77" w:rsidRDefault="00685F77" w:rsidP="00685F77">
      <w:pPr>
        <w:pStyle w:val="CommentText"/>
      </w:pPr>
      <w:r>
        <w:rPr>
          <w:rStyle w:val="CommentReference"/>
        </w:rPr>
        <w:annotationRef/>
      </w:r>
      <w:r>
        <w:t>From your current terms - Is 90 days appropriate</w:t>
      </w:r>
    </w:p>
  </w:comment>
  <w:comment w:id="130" w:author="David Sant" w:date="2025-08-12T10:25:00Z" w:initials="DS">
    <w:p w14:paraId="4C6F1A7E" w14:textId="77777777" w:rsidR="00685F77" w:rsidRDefault="00685F77" w:rsidP="00685F77">
      <w:pPr>
        <w:pStyle w:val="CommentText"/>
      </w:pPr>
      <w:r>
        <w:rPr>
          <w:rStyle w:val="CommentReference"/>
        </w:rPr>
        <w:annotationRef/>
      </w:r>
      <w:r>
        <w:t>I have copied through this obligation for you to fix any non-conformance, but I have made clear this is an exclusive remedy.</w:t>
      </w:r>
    </w:p>
  </w:comment>
  <w:comment w:id="146" w:author="David Sant" w:date="2025-08-12T13:04:00Z" w:initials="DS">
    <w:p w14:paraId="5D583913" w14:textId="77777777" w:rsidR="00685F77" w:rsidRDefault="00685F77" w:rsidP="00685F77">
      <w:pPr>
        <w:pStyle w:val="CommentText"/>
      </w:pPr>
      <w:r>
        <w:rPr>
          <w:rStyle w:val="CommentReference"/>
        </w:rPr>
        <w:annotationRef/>
      </w:r>
      <w:r>
        <w:t>I have kept this general right for you to suspend the services and suspend the Services - without imposing a 7-day notice period and 14-day cure period.  You are free to give as much notice as you want.</w:t>
      </w:r>
    </w:p>
  </w:comment>
  <w:comment w:id="161" w:author="David Sant" w:date="2025-07-09T08:48:00Z" w:initials="DS">
    <w:p w14:paraId="1C927DEC" w14:textId="77777777" w:rsidR="00036F0C" w:rsidRDefault="00685F77" w:rsidP="00036F0C">
      <w:pPr>
        <w:pStyle w:val="CommentText"/>
        <w:ind w:left="80" w:firstLine="0"/>
      </w:pPr>
      <w:r>
        <w:rPr>
          <w:rStyle w:val="CommentReference"/>
        </w:rPr>
        <w:annotationRef/>
      </w:r>
      <w:r w:rsidR="00036F0C">
        <w:t>Please check where the charges are specified</w:t>
      </w:r>
    </w:p>
  </w:comment>
  <w:comment w:id="166" w:author="David Sant" w:date="2025-07-09T07:40:00Z" w:initials="DS">
    <w:p w14:paraId="3AF58F6A" w14:textId="21310F73" w:rsidR="00685F77" w:rsidRDefault="00685F77" w:rsidP="00685F77">
      <w:pPr>
        <w:pStyle w:val="CommentText"/>
      </w:pPr>
      <w:r>
        <w:rPr>
          <w:rStyle w:val="CommentReference"/>
        </w:rPr>
        <w:annotationRef/>
      </w:r>
      <w:r>
        <w:t>Is this right for your T&amp;M hours?</w:t>
      </w:r>
    </w:p>
  </w:comment>
  <w:comment w:id="167" w:author="David Sant" w:date="2025-08-21T13:37:00Z" w:initials="DS">
    <w:p w14:paraId="6AEFB52E" w14:textId="77777777" w:rsidR="00760C42" w:rsidRDefault="00760C42" w:rsidP="00760C42">
      <w:pPr>
        <w:pStyle w:val="CommentText"/>
        <w:ind w:left="0" w:firstLine="0"/>
      </w:pPr>
      <w:r>
        <w:rPr>
          <w:rStyle w:val="CommentReference"/>
        </w:rPr>
        <w:annotationRef/>
      </w:r>
      <w:r>
        <w:t xml:space="preserve">Always tell them phone/email/ticket hourly rate </w:t>
      </w:r>
    </w:p>
  </w:comment>
  <w:comment w:id="172" w:author="David Sant" w:date="2025-08-22T17:11:00Z" w:initials="DS">
    <w:p w14:paraId="71F56F08" w14:textId="77777777" w:rsidR="00CF12BF" w:rsidRDefault="00CF12BF" w:rsidP="00CF12BF">
      <w:pPr>
        <w:pStyle w:val="CommentText"/>
        <w:ind w:left="0" w:firstLine="0"/>
      </w:pPr>
      <w:r>
        <w:rPr>
          <w:rStyle w:val="CommentReference"/>
        </w:rPr>
        <w:annotationRef/>
      </w:r>
      <w:r>
        <w:t>I have amended this to reflect our meeting.  I have said that you can amend the price/charges at any time to reflect an increase from your own suppliers.  And I have said that you can also increase the charges for any Services e.g. to keep up with inflationary overheads, but no more than once in any 12m period.</w:t>
      </w:r>
    </w:p>
  </w:comment>
  <w:comment w:id="174" w:author="David Sant" w:date="2025-08-12T22:27:00Z" w:initials="DS">
    <w:p w14:paraId="2C51780A" w14:textId="1146F876" w:rsidR="00685F77" w:rsidRDefault="00685F77" w:rsidP="00685F77">
      <w:pPr>
        <w:pStyle w:val="CommentText"/>
        <w:ind w:left="0" w:firstLine="0"/>
      </w:pPr>
      <w:r>
        <w:rPr>
          <w:rStyle w:val="CommentReference"/>
        </w:rPr>
        <w:annotationRef/>
      </w:r>
      <w:r>
        <w:t>This allows you to increase prices of services on 14d notice for the specified circumstances</w:t>
      </w:r>
    </w:p>
  </w:comment>
  <w:comment w:id="175" w:author="David Sant" w:date="2025-08-21T13:39:00Z" w:initials="DS">
    <w:p w14:paraId="6785293F" w14:textId="77777777" w:rsidR="00760C42" w:rsidRDefault="00760C42" w:rsidP="00760C42">
      <w:pPr>
        <w:pStyle w:val="CommentText"/>
        <w:ind w:left="0" w:firstLine="0"/>
      </w:pPr>
      <w:r>
        <w:rPr>
          <w:rStyle w:val="CommentReference"/>
        </w:rPr>
        <w:annotationRef/>
      </w:r>
      <w:r>
        <w:t>Increases flagged in monthly invoice - 30 days notice</w:t>
      </w:r>
    </w:p>
  </w:comment>
  <w:comment w:id="178" w:author="David Sant" w:date="2025-08-22T16:43:00Z" w:initials="DS">
    <w:p w14:paraId="79360A92" w14:textId="77777777" w:rsidR="00CF12BF" w:rsidRDefault="00EC0390" w:rsidP="00CF12BF">
      <w:pPr>
        <w:pStyle w:val="CommentText"/>
        <w:ind w:left="0" w:firstLine="0"/>
      </w:pPr>
      <w:r>
        <w:rPr>
          <w:rStyle w:val="CommentReference"/>
        </w:rPr>
        <w:annotationRef/>
      </w:r>
      <w:r w:rsidR="00CF12BF">
        <w:t>Following our call I have said that you can increase the charges for Services at any time (even during the Minimum Term period) but no more than once in any 12m period</w:t>
      </w:r>
    </w:p>
  </w:comment>
  <w:comment w:id="179" w:author="David Sant" w:date="2025-08-12T22:26:00Z" w:initials="DS">
    <w:p w14:paraId="29407F0C" w14:textId="7E7BD209" w:rsidR="00EC0390" w:rsidRDefault="00EC0390" w:rsidP="00EC0390">
      <w:pPr>
        <w:pStyle w:val="CommentText"/>
        <w:ind w:left="0" w:firstLine="0"/>
      </w:pPr>
      <w:r>
        <w:rPr>
          <w:rStyle w:val="CommentReference"/>
        </w:rPr>
        <w:annotationRef/>
      </w:r>
      <w:r>
        <w:t>I have suggested that the prices are fixed for the minimum term and then can be increased from the start of any renewal term provided you give 3m notice</w:t>
      </w:r>
    </w:p>
  </w:comment>
  <w:comment w:id="180" w:author="David Sant" w:date="2025-08-21T13:39:00Z" w:initials="DS">
    <w:p w14:paraId="2A56BA84" w14:textId="77777777" w:rsidR="00EC0390" w:rsidRDefault="00EC0390" w:rsidP="00EC0390">
      <w:pPr>
        <w:pStyle w:val="CommentText"/>
        <w:ind w:left="0" w:firstLine="0"/>
      </w:pPr>
      <w:r>
        <w:rPr>
          <w:rStyle w:val="CommentReference"/>
        </w:rPr>
        <w:annotationRef/>
      </w:r>
      <w:r>
        <w:t>Need to increase before expiry of initial 36m term (leased lines)</w:t>
      </w:r>
    </w:p>
  </w:comment>
  <w:comment w:id="181" w:author="David Sant" w:date="2025-08-22T17:32:00Z" w:initials="DS">
    <w:p w14:paraId="0B671E24" w14:textId="77777777" w:rsidR="002401EE" w:rsidRDefault="002401EE" w:rsidP="002401EE">
      <w:pPr>
        <w:pStyle w:val="CommentText"/>
        <w:ind w:left="0" w:firstLine="0"/>
      </w:pPr>
      <w:r>
        <w:rPr>
          <w:rStyle w:val="CommentReference"/>
        </w:rPr>
        <w:annotationRef/>
      </w:r>
      <w:r>
        <w:t>I have kept this right for the Customer to terminate a purchase of an item or a Service if a single increase is &gt;10%.  I have said they must do this within 14 days of your notice that the price will increase.  So, for a leased line increase of &gt;10%, you could give them e.g. 90 days’ notice and they would be able to terminate the Service as long as they did so within 14 days of your notice.  And that would still give you 76 days to terminate with the leased line supplier.</w:t>
      </w:r>
    </w:p>
  </w:comment>
  <w:comment w:id="183" w:author="David Sant" w:date="2025-08-13T00:27:00Z" w:initials="DS">
    <w:p w14:paraId="54BF6376" w14:textId="7B722C76" w:rsidR="008F0AAA" w:rsidRDefault="008F0AAA" w:rsidP="008F0AAA">
      <w:pPr>
        <w:pStyle w:val="CommentText"/>
        <w:ind w:left="0" w:firstLine="0"/>
      </w:pPr>
      <w:r>
        <w:rPr>
          <w:rStyle w:val="CommentReference"/>
        </w:rPr>
        <w:annotationRef/>
      </w:r>
      <w:r>
        <w:t>Please check these invoicing times</w:t>
      </w:r>
    </w:p>
  </w:comment>
  <w:comment w:id="184" w:author="David Sant" w:date="2025-08-21T13:41:00Z" w:initials="DS">
    <w:p w14:paraId="4A8B81FC" w14:textId="77777777" w:rsidR="00760C42" w:rsidRDefault="00760C42" w:rsidP="00760C42">
      <w:pPr>
        <w:pStyle w:val="CommentText"/>
        <w:ind w:left="0" w:firstLine="0"/>
      </w:pPr>
      <w:r>
        <w:rPr>
          <w:rStyle w:val="CommentReference"/>
        </w:rPr>
        <w:annotationRef/>
      </w:r>
      <w:r>
        <w:t>Goods - after completion of project.  Services invoiced monthly picking up amnything that fell in the last month</w:t>
      </w:r>
    </w:p>
  </w:comment>
  <w:comment w:id="185" w:author="David Sant" w:date="2025-08-22T17:34:00Z" w:initials="DS">
    <w:p w14:paraId="484F311F" w14:textId="77777777" w:rsidR="002401EE" w:rsidRDefault="002401EE" w:rsidP="002401EE">
      <w:pPr>
        <w:pStyle w:val="CommentText"/>
        <w:ind w:left="0" w:firstLine="0"/>
      </w:pPr>
      <w:r>
        <w:rPr>
          <w:rStyle w:val="CommentReference"/>
        </w:rPr>
        <w:annotationRef/>
      </w:r>
      <w:r>
        <w:t>I think this is what you said about monthly invoicing for Services - but please check this carefully.</w:t>
      </w:r>
    </w:p>
  </w:comment>
  <w:comment w:id="192" w:author="David Sant" w:date="2025-07-09T08:54:00Z" w:initials="DS">
    <w:p w14:paraId="08209765" w14:textId="770A8313" w:rsidR="00685F77" w:rsidRDefault="00685F77" w:rsidP="00685F77">
      <w:pPr>
        <w:pStyle w:val="CommentText"/>
      </w:pPr>
      <w:r>
        <w:rPr>
          <w:rStyle w:val="CommentReference"/>
        </w:rPr>
        <w:annotationRef/>
      </w:r>
      <w:r>
        <w:t>The Sheffield Utd terms had a change control clause in.  I have added this brief clause to cover the main point.</w:t>
      </w:r>
    </w:p>
  </w:comment>
  <w:comment w:id="196" w:author="David Sant" w:date="2025-08-12T09:51:00Z" w:initials="DS">
    <w:p w14:paraId="655CAD1E" w14:textId="77777777" w:rsidR="00685F77" w:rsidRDefault="00685F77" w:rsidP="00685F77">
      <w:pPr>
        <w:pStyle w:val="CommentText"/>
      </w:pPr>
      <w:r>
        <w:rPr>
          <w:rStyle w:val="CommentReference"/>
        </w:rPr>
        <w:annotationRef/>
      </w:r>
      <w:r>
        <w:t>One2Call retains ownership of any intellectual property in any deliverables (e.g. admin platforms which are licensed to the customer) - this matches your current terms</w:t>
      </w:r>
    </w:p>
  </w:comment>
  <w:comment w:id="198" w:author="David Sant" w:date="2025-08-12T09:48:00Z" w:initials="DS">
    <w:p w14:paraId="2F6A5747" w14:textId="77777777" w:rsidR="00685F77" w:rsidRDefault="00685F77" w:rsidP="00685F77">
      <w:pPr>
        <w:pStyle w:val="CommentText"/>
      </w:pPr>
      <w:r>
        <w:rPr>
          <w:rStyle w:val="CommentReference"/>
        </w:rPr>
        <w:annotationRef/>
      </w:r>
      <w:r>
        <w:t>Deliverables are licensed rather than ownership transferring - this matches your current terms</w:t>
      </w:r>
    </w:p>
  </w:comment>
  <w:comment w:id="204" w:author="David Sant" w:date="2025-08-13T00:28:00Z" w:initials="DS">
    <w:p w14:paraId="6C1FECDA" w14:textId="77777777" w:rsidR="00D132CF" w:rsidRDefault="00D132CF" w:rsidP="00D132CF">
      <w:pPr>
        <w:pStyle w:val="CommentText"/>
        <w:ind w:left="0" w:firstLine="0"/>
      </w:pPr>
      <w:r>
        <w:rPr>
          <w:rStyle w:val="CommentReference"/>
        </w:rPr>
        <w:annotationRef/>
      </w:r>
      <w:r>
        <w:t>I have included a pro-One2Call indemnity from the Customer to you for the Customer’s use of the Services</w:t>
      </w:r>
    </w:p>
  </w:comment>
  <w:comment w:id="210" w:author="David Sant" w:date="2025-08-13T00:29:00Z" w:initials="DS">
    <w:p w14:paraId="4D6B4B11" w14:textId="77777777" w:rsidR="00D132CF" w:rsidRDefault="00D132CF" w:rsidP="00D132CF">
      <w:pPr>
        <w:pStyle w:val="CommentText"/>
        <w:ind w:left="0" w:firstLine="0"/>
      </w:pPr>
      <w:r>
        <w:rPr>
          <w:rStyle w:val="CommentReference"/>
        </w:rPr>
        <w:annotationRef/>
      </w:r>
      <w:r>
        <w:t>You indemnify the Customer against third party IPR claims (standard) - but the remedy I offer is very narrow - see 17.5</w:t>
      </w:r>
    </w:p>
  </w:comment>
  <w:comment w:id="225" w:author="David Sant" w:date="2025-08-13T00:30:00Z" w:initials="DS">
    <w:p w14:paraId="7ADB7EF5" w14:textId="77777777" w:rsidR="002C6717" w:rsidRDefault="002C6717" w:rsidP="002C6717">
      <w:pPr>
        <w:pStyle w:val="CommentText"/>
        <w:ind w:left="0" w:firstLine="0"/>
      </w:pPr>
      <w:r>
        <w:rPr>
          <w:rStyle w:val="CommentReference"/>
        </w:rPr>
        <w:annotationRef/>
      </w:r>
      <w:r>
        <w:t>I have included a Data Processing Schedule</w:t>
      </w:r>
    </w:p>
  </w:comment>
  <w:comment w:id="246" w:author="Effi" w:date="2025-12-10T09:03:00Z" w:initials="E">
    <w:p w14:paraId="70AF164F" w14:textId="77777777" w:rsidR="00471343" w:rsidRDefault="00000000">
      <w:pPr>
        <w:pStyle w:val="CommentText"/>
      </w:pPr>
      <w:r>
        <w:rPr>
          <w:rStyle w:val="CommentReference"/>
        </w:rPr>
        <w:annotationRef/>
      </w:r>
      <w:r>
        <w:t>NEGOTIATION FALLBACK: If the customer pushes back on a £100k cap applying to IPR indemnities (clause 17.2), we could offer a two-tier cap: (a) £1m supercap for IPR infringement claims under clause 17.2; and (b) a lower general liability cap (e.g., £50k or 100% of fees paid) for all other liability. This provides additional protection for the customer on the most significant risk area while still limiting overall exposure.</w:t>
      </w:r>
    </w:p>
  </w:comment>
  <w:comment w:id="247" w:author="David Sant" w:date="2025-08-12T10:44:00Z" w:initials="DS">
    <w:p w14:paraId="1DA3108B" w14:textId="5973757A" w:rsidR="00685F77" w:rsidRDefault="00685F77" w:rsidP="00685F77">
      <w:pPr>
        <w:pStyle w:val="CommentText"/>
      </w:pPr>
      <w:r>
        <w:rPr>
          <w:rStyle w:val="CommentReference"/>
        </w:rPr>
        <w:annotationRef/>
      </w:r>
      <w:r>
        <w:t>I have copied through your existing liability caps - 12m fees or £100k (whichever is higher)</w:t>
      </w:r>
    </w:p>
  </w:comment>
  <w:comment w:id="303" w:author="David Sant" w:date="2025-08-12T22:10:00Z" w:initials="DS">
    <w:p w14:paraId="093BD1E2" w14:textId="77777777" w:rsidR="00685F77" w:rsidRDefault="00685F77" w:rsidP="00685F77">
      <w:pPr>
        <w:pStyle w:val="CommentText"/>
        <w:ind w:left="0" w:firstLine="0"/>
      </w:pPr>
      <w:r>
        <w:rPr>
          <w:rStyle w:val="CommentReference"/>
        </w:rPr>
        <w:annotationRef/>
      </w:r>
      <w:r>
        <w:t>This is a simple variation clause instead of a change control clause</w:t>
      </w:r>
    </w:p>
  </w:comment>
  <w:comment w:id="305" w:author="Effi" w:date="2025-12-10T09:10:00Z" w:initials="E">
    <w:p w14:paraId="07F7D85A" w14:textId="77777777" w:rsidR="00471343" w:rsidRDefault="00000000">
      <w:pPr>
        <w:pStyle w:val="CommentText"/>
      </w:pPr>
      <w:r>
        <w:rPr>
          <w:rStyle w:val="CommentReference"/>
        </w:rPr>
        <w:annotationRef/>
      </w:r>
      <w:r>
        <w:t>OPTIONAL — May be required by larger clients, public sector customers, or organisations with compliance policies. Safe to delete for typical SME customers.</w:t>
      </w:r>
    </w:p>
  </w:comment>
  <w:comment w:id="306" w:author="Effi" w:date="2025-12-10T09:10:00Z" w:initials="E">
    <w:p w14:paraId="4A33ADB7" w14:textId="77777777" w:rsidR="00471343" w:rsidRDefault="00000000">
      <w:pPr>
        <w:pStyle w:val="CommentText"/>
      </w:pPr>
      <w:r>
        <w:rPr>
          <w:rStyle w:val="CommentReference"/>
        </w:rPr>
        <w:annotationRef/>
      </w:r>
      <w:r>
        <w:t>OPTIONAL — May be required by larger clients with 250+ employees or public sector customers. Safe to delete for typical SME customers.</w:t>
      </w:r>
    </w:p>
  </w:comment>
  <w:comment w:id="307" w:author="Effi" w:date="2025-12-10T09:10:00Z" w:initials="E">
    <w:p w14:paraId="3B9C2816" w14:textId="77777777" w:rsidR="00471343" w:rsidRDefault="00000000">
      <w:pPr>
        <w:pStyle w:val="CommentText"/>
      </w:pPr>
      <w:r>
        <w:rPr>
          <w:rStyle w:val="CommentReference"/>
        </w:rPr>
        <w:annotationRef/>
      </w:r>
      <w:r>
        <w:t>OPTIONAL — Encourages commercial resolution before litigation. May reduce legal costs and preserve relationships. Safe to delete if client prefers direct court access.</w:t>
      </w:r>
    </w:p>
  </w:comment>
  <w:comment w:id="331" w:author="David Sant" w:date="2025-07-04T11:57:00Z" w:initials="DS">
    <w:p w14:paraId="2A8A58D7" w14:textId="5E3586F3" w:rsidR="00296CD8" w:rsidRDefault="00296CD8" w:rsidP="00296CD8">
      <w:pPr>
        <w:pStyle w:val="CommentText"/>
      </w:pPr>
      <w:r>
        <w:rPr>
          <w:rStyle w:val="CommentReference"/>
        </w:rPr>
        <w:annotationRef/>
      </w:r>
      <w:r>
        <w:t>Is this a reasonable default?</w:t>
      </w:r>
    </w:p>
  </w:comment>
  <w:comment w:id="332" w:author="David Sant" w:date="2025-08-22T17:43:00Z" w:initials="DS">
    <w:p w14:paraId="3BF4C6EB" w14:textId="77777777" w:rsidR="00EF5504" w:rsidRDefault="00EF5504" w:rsidP="00EF5504">
      <w:pPr>
        <w:pStyle w:val="CommentText"/>
        <w:ind w:left="0" w:firstLine="0"/>
      </w:pPr>
      <w:r>
        <w:rPr>
          <w:rStyle w:val="CommentReference"/>
        </w:rPr>
        <w:annotationRef/>
      </w:r>
      <w:r>
        <w:t>I am providing these separately</w:t>
      </w:r>
    </w:p>
  </w:comment>
  <w:comment w:id="333" w:author="David Sant" w:date="2025-08-13T00:15:00Z" w:initials="DS">
    <w:p w14:paraId="3DFAD113" w14:textId="3B0ADEE6" w:rsidR="00B05F28" w:rsidRDefault="00B05F28" w:rsidP="00B05F28">
      <w:pPr>
        <w:pStyle w:val="CommentText"/>
        <w:ind w:left="0" w:firstLine="0"/>
      </w:pPr>
      <w:r>
        <w:rPr>
          <w:rStyle w:val="CommentReference"/>
        </w:rPr>
        <w:annotationRef/>
      </w:r>
      <w:r>
        <w:t>I have incorporated the general terms for services and goods - I will now produce consistent schedules for: business communications, ethernet, horizon, mobile, phone maintenance, access control maintenance and CCTV maintenance</w:t>
      </w:r>
    </w:p>
  </w:comment>
  <w:comment w:id="334" w:author="Effi" w:initials="E" w:date="2025-12-10T09:13:28Z">
    <w:p>
      <w:pPr>
        <w:pStyle w:val="CommentText"/>
      </w:pPr>
      <w:r>
        <w:rPr>
          <w:rStyle w:val="CommentReference"/>
        </w:rPr>
        <w:annotationRef/>
      </w:r>
      <w:r>
        <w:t>Employee-protective provision — increasingly common in service contracts. Protects One2Call staff from abusive customers. Source: Milewood General T&amp;Cs cl 5.1.5.</w:t>
      </w:r>
    </w:p>
  </w:comment>
  <w:comment w:id="335" w:author="Effi" w:initials="E" w:date="2025-12-10T09:15:47Z">
    <w:p>
      <w:pPr>
        <w:pStyle w:val="CommentText"/>
      </w:pPr>
      <w:r>
        <w:rPr>
          <w:rStyle w:val="CommentReference"/>
        </w:rPr>
        <w:annotationRef/>
      </w:r>
      <w:r>
        <w:t>QUERY FOR CLIENT: Do you want a detailed returns policy in the MSA or Annex 3F (Hardware Provision)?</w:t>
      </w:r>
    </w:p>
    <w:p>
      <w:pPr>
        <w:pStyle w:val="CommentText"/>
      </w:pPr>
    </w:p>
    <w:p>
      <w:pPr>
        <w:pStyle w:val="CommentText"/>
      </w:pPr>
      <w:r>
        <w:t>The Milewood General T&amp;Cs include a 16-point returns policy covering:</w:t>
      </w:r>
    </w:p>
    <w:p>
      <w:pPr>
        <w:pStyle w:val="CommentText"/>
      </w:pPr>
      <w:r>
        <w:t>• 14 days for unused goods returns</w:t>
      </w:r>
    </w:p>
    <w:p>
      <w:pPr>
        <w:pStyle w:val="CommentText"/>
      </w:pPr>
      <w:r>
        <w:t>• 30 days for faulty goods</w:t>
      </w:r>
    </w:p>
    <w:p>
      <w:pPr>
        <w:pStyle w:val="CommentText"/>
      </w:pPr>
      <w:r>
        <w:t>• Restocking fees (10-25%)</w:t>
      </w:r>
    </w:p>
    <w:p>
      <w:pPr>
        <w:pStyle w:val="CommentText"/>
      </w:pPr>
      <w:r>
        <w:t>• RMA procedures</w:t>
      </w:r>
    </w:p>
    <w:p>
      <w:pPr>
        <w:pStyle w:val="CommentText"/>
      </w:pPr>
      <w:r>
        <w:t>• Packaging requirements</w:t>
      </w:r>
    </w:p>
    <w:p>
      <w:pPr>
        <w:pStyle w:val="CommentText"/>
      </w:pPr>
      <w:r>
        <w:t>• Inspection process</w:t>
      </w:r>
    </w:p>
    <w:p>
      <w:pPr>
        <w:pStyle w:val="CommentText"/>
      </w:pPr>
    </w:p>
    <w:p>
      <w:pPr>
        <w:pStyle w:val="CommentText"/>
      </w:pPr>
      <w:r>
        <w:t>Current MSA only has basic defect notification (5 days) and repair/replace/refund remedies.</w:t>
      </w:r>
    </w:p>
    <w:p>
      <w:pPr>
        <w:pStyle w:val="CommentText"/>
      </w:pPr>
    </w:p>
    <w:p>
      <w:pPr>
        <w:pStyle w:val="CommentText"/>
      </w:pPr>
      <w:r>
        <w:t>Options:</w:t>
      </w:r>
    </w:p>
    <w:p>
      <w:pPr>
        <w:pStyle w:val="CommentText"/>
      </w:pPr>
      <w:r>
        <w:t>(a) Add detailed returns provisions here in cl 7</w:t>
      </w:r>
    </w:p>
    <w:p>
      <w:pPr>
        <w:pStyle w:val="CommentText"/>
      </w:pPr>
      <w:r>
        <w:t>(b) Add to Annex 3F (Hardware Provision) when drafted</w:t>
      </w:r>
    </w:p>
    <w:p>
      <w:pPr>
        <w:pStyle w:val="CommentText"/>
      </w:pPr>
      <w:r>
        <w:t>(c) Leave as-is — current provisions are adequate for B2B</w:t>
      </w:r>
    </w:p>
    <w:p>
      <w:pPr>
        <w:pStyle w:val="CommentText"/>
      </w:pPr>
    </w:p>
    <w:p>
      <w:pPr>
        <w:pStyle w:val="CommentText"/>
      </w:pPr>
      <w:r>
        <w:t>Recommendation: Option (c) for typical B2B — detailed consumer-style returns policies are less common in commercial contracts. Consider (b) if hardware sales are a significant part of the business.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69F7CE" w15:done="1"/>
  <w15:commentEx w15:paraId="1BF7EE71" w15:done="0"/>
  <w15:commentEx w15:paraId="0F56E03A" w15:done="1"/>
  <w15:commentEx w15:paraId="0E76C194" w15:paraIdParent="0F56E03A" w15:done="1"/>
  <w15:commentEx w15:paraId="121B907D" w15:done="0"/>
  <w15:commentEx w15:paraId="65EEF34E" w15:done="1"/>
  <w15:commentEx w15:paraId="2617A5F5" w15:done="1"/>
  <w15:commentEx w15:paraId="76C409B3" w15:done="0"/>
  <w15:commentEx w15:paraId="099276B3" w15:done="0"/>
  <w15:commentEx w15:paraId="31A07D69" w15:done="0"/>
  <w15:commentEx w15:paraId="0405BE18" w15:done="1"/>
  <w15:commentEx w15:paraId="469A1418" w15:done="0"/>
  <w15:commentEx w15:paraId="2DBACFBD" w15:done="1"/>
  <w15:commentEx w15:paraId="0C618CF1" w15:done="1"/>
  <w15:commentEx w15:paraId="7F8BC210" w15:done="0"/>
  <w15:commentEx w15:paraId="0F5BDAEF" w15:done="0"/>
  <w15:commentEx w15:paraId="7BFB401D" w15:done="1"/>
  <w15:commentEx w15:paraId="4500CD04" w15:done="0"/>
  <w15:commentEx w15:paraId="787ED5E0" w15:done="0"/>
  <w15:commentEx w15:paraId="064D177D" w15:done="0"/>
  <w15:commentEx w15:paraId="174469DF" w15:done="0"/>
  <w15:commentEx w15:paraId="36EE782F" w15:done="0"/>
  <w15:commentEx w15:paraId="729EF073" w15:done="1"/>
  <w15:commentEx w15:paraId="4DBF20D5" w15:paraIdParent="729EF073" w15:done="1"/>
  <w15:commentEx w15:paraId="1F7E9B3D" w15:done="0"/>
  <w15:commentEx w15:paraId="5F4FAFD0" w15:done="1"/>
  <w15:commentEx w15:paraId="233B4D61" w15:done="0"/>
  <w15:commentEx w15:paraId="26ED8CD7" w15:done="1"/>
  <w15:commentEx w15:paraId="0F189854" w15:done="1"/>
  <w15:commentEx w15:paraId="3D989938" w15:done="1"/>
  <w15:commentEx w15:paraId="223AD6DB" w15:done="1"/>
  <w15:commentEx w15:paraId="156CC9EF" w15:paraIdParent="223AD6DB" w15:done="1"/>
  <w15:commentEx w15:paraId="098B9F68" w15:done="1"/>
  <w15:commentEx w15:paraId="4C6F1A7E" w15:done="1"/>
  <w15:commentEx w15:paraId="5D583913" w15:done="1"/>
  <w15:commentEx w15:paraId="1C927DEC" w15:done="1"/>
  <w15:commentEx w15:paraId="3AF58F6A" w15:done="1"/>
  <w15:commentEx w15:paraId="6AEFB52E" w15:paraIdParent="3AF58F6A" w15:done="1"/>
  <w15:commentEx w15:paraId="71F56F08" w15:done="0"/>
  <w15:commentEx w15:paraId="2C51780A" w15:done="1"/>
  <w15:commentEx w15:paraId="6785293F" w15:paraIdParent="2C51780A" w15:done="1"/>
  <w15:commentEx w15:paraId="79360A92" w15:done="0"/>
  <w15:commentEx w15:paraId="29407F0C" w15:done="1"/>
  <w15:commentEx w15:paraId="2A56BA84" w15:paraIdParent="29407F0C" w15:done="1"/>
  <w15:commentEx w15:paraId="0B671E24" w15:done="0"/>
  <w15:commentEx w15:paraId="54BF6376" w15:done="1"/>
  <w15:commentEx w15:paraId="4A8B81FC" w15:paraIdParent="54BF6376" w15:done="1"/>
  <w15:commentEx w15:paraId="484F311F" w15:done="0"/>
  <w15:commentEx w15:paraId="08209765" w15:done="1"/>
  <w15:commentEx w15:paraId="655CAD1E" w15:done="1"/>
  <w15:commentEx w15:paraId="2F6A5747" w15:done="1"/>
  <w15:commentEx w15:paraId="6C1FECDA" w15:done="1"/>
  <w15:commentEx w15:paraId="4D6B4B11" w15:done="1"/>
  <w15:commentEx w15:paraId="7ADB7EF5" w15:done="1"/>
  <w15:commentEx w15:paraId="70AF164F" w15:done="0"/>
  <w15:commentEx w15:paraId="1DA3108B" w15:done="1"/>
  <w15:commentEx w15:paraId="093BD1E2" w15:done="1"/>
  <w15:commentEx w15:paraId="07F7D85A" w15:done="0"/>
  <w15:commentEx w15:paraId="4A33ADB7" w15:done="0"/>
  <w15:commentEx w15:paraId="3B9C2816" w15:done="0"/>
  <w15:commentEx w15:paraId="2A8A58D7" w15:done="1"/>
  <w15:commentEx w15:paraId="3BF4C6EB" w15:done="0"/>
  <w15:commentEx w15:paraId="3DFAD11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90CA4F" w16cex:dateUtc="2025-06-05T13:09:00Z"/>
  <w16cex:commentExtensible w16cex:durableId="1E62B2C8" w16cex:dateUtc="2025-08-22T15:10:00Z"/>
  <w16cex:commentExtensible w16cex:durableId="7301A71B" w16cex:dateUtc="2025-06-05T13:15:00Z"/>
  <w16cex:commentExtensible w16cex:durableId="582521EB" w16cex:dateUtc="2025-06-05T13:17:00Z"/>
  <w16cex:commentExtensible w16cex:durableId="1068EDE3" w16cex:dateUtc="2025-08-22T14:28:00Z"/>
  <w16cex:commentExtensible w16cex:durableId="5AFE0C8C" w16cex:dateUtc="2025-07-08T08:40:00Z"/>
  <w16cex:commentExtensible w16cex:durableId="07955B8D" w16cex:dateUtc="2025-08-12T21:03:00Z"/>
  <w16cex:commentExtensible w16cex:durableId="66BDCF50" w16cex:dateUtc="2025-08-22T14:51:00Z"/>
  <w16cex:commentExtensible w16cex:durableId="51B285B1" w16cex:dateUtc="2025-08-22T14:52:00Z"/>
  <w16cex:commentExtensible w16cex:durableId="2A09F3DE" w16cex:dateUtc="2025-08-22T15:12:00Z"/>
  <w16cex:commentExtensible w16cex:durableId="0E8D4205" w16cex:dateUtc="2025-08-12T23:23:00Z"/>
  <w16cex:commentExtensible w16cex:durableId="65E54BA8" w16cex:dateUtc="2025-09-01T13:49:00Z"/>
  <w16cex:commentExtensible w16cex:durableId="3A72C8E1" w16cex:dateUtc="2025-08-12T23:24:00Z"/>
  <w16cex:commentExtensible w16cex:durableId="72864906" w16cex:dateUtc="2025-08-12T08:52:00Z"/>
  <w16cex:commentExtensible w16cex:durableId="44358C8A" w16cex:dateUtc="2025-08-22T15:17:00Z"/>
  <w16cex:commentExtensible w16cex:durableId="7E59F1A8" w16cex:dateUtc="2025-08-22T15:15:00Z"/>
  <w16cex:commentExtensible w16cex:durableId="324E5BB2" w16cex:dateUtc="2025-08-12T23:25:00Z"/>
  <w16cex:commentExtensible w16cex:durableId="77E6D7B8" w16cex:dateUtc="2025-08-22T14:32:00Z"/>
  <w16cex:commentExtensible w16cex:durableId="205326C3" w16cex:dateUtc="2025-08-22T14:32:00Z"/>
  <w16cex:commentExtensible w16cex:durableId="2D342660" w16cex:dateUtc="2025-08-22T14:33:00Z"/>
  <w16cex:commentExtensible w16cex:durableId="2BF0A605" w16cex:dateUtc="2025-08-22T14:35:00Z"/>
  <w16cex:commentExtensible w16cex:durableId="067832EE" w16cex:dateUtc="2025-08-22T14:35:00Z"/>
  <w16cex:commentExtensible w16cex:durableId="049369C0" w16cex:dateUtc="2025-07-09T08:05:00Z"/>
  <w16cex:commentExtensible w16cex:durableId="3A289E37" w16cex:dateUtc="2025-08-21T12:26:00Z"/>
  <w16cex:commentExtensible w16cex:durableId="2EAC4D24" w16cex:dateUtc="2025-08-22T15:06:00Z"/>
  <w16cex:commentExtensible w16cex:durableId="24C73DE1" w16cex:dateUtc="2025-08-12T22:10:00Z"/>
  <w16cex:commentExtensible w16cex:durableId="601862C8" w16cex:dateUtc="2025-08-22T15:41:00Z"/>
  <w16cex:commentExtensible w16cex:durableId="325F86D0" w16cex:dateUtc="2025-08-21T12:31:00Z"/>
  <w16cex:commentExtensible w16cex:durableId="1515DD5C" w16cex:dateUtc="2025-08-12T21:30:00Z"/>
  <w16cex:commentExtensible w16cex:durableId="5C8C235A" w16cex:dateUtc="2025-08-12T21:30:00Z"/>
  <w16cex:commentExtensible w16cex:durableId="6AFA3B43" w16cex:dateUtc="2025-07-08T16:41:00Z"/>
  <w16cex:commentExtensible w16cex:durableId="23E02366" w16cex:dateUtc="2025-07-09T08:07:00Z"/>
  <w16cex:commentExtensible w16cex:durableId="5D4888BB" w16cex:dateUtc="2025-08-12T09:27:00Z"/>
  <w16cex:commentExtensible w16cex:durableId="56B56B9C" w16cex:dateUtc="2025-08-12T09:25:00Z"/>
  <w16cex:commentExtensible w16cex:durableId="1E5891FF" w16cex:dateUtc="2025-08-12T12:04:00Z"/>
  <w16cex:commentExtensible w16cex:durableId="63258B5B" w16cex:dateUtc="2025-07-09T07:48:00Z"/>
  <w16cex:commentExtensible w16cex:durableId="30A0A7AF" w16cex:dateUtc="2025-07-09T06:40:00Z"/>
  <w16cex:commentExtensible w16cex:durableId="39595647" w16cex:dateUtc="2025-08-21T12:37:00Z"/>
  <w16cex:commentExtensible w16cex:durableId="30D129DB" w16cex:dateUtc="2025-08-22T16:11:00Z"/>
  <w16cex:commentExtensible w16cex:durableId="20F44ECA" w16cex:dateUtc="2025-08-12T21:27:00Z"/>
  <w16cex:commentExtensible w16cex:durableId="44045CD0" w16cex:dateUtc="2025-08-21T12:39:00Z"/>
  <w16cex:commentExtensible w16cex:durableId="0DD73BD8" w16cex:dateUtc="2025-08-22T15:43:00Z"/>
  <w16cex:commentExtensible w16cex:durableId="747C4EF1" w16cex:dateUtc="2025-08-12T21:26:00Z"/>
  <w16cex:commentExtensible w16cex:durableId="06DC2135" w16cex:dateUtc="2025-08-21T12:39:00Z"/>
  <w16cex:commentExtensible w16cex:durableId="4124F474" w16cex:dateUtc="2025-08-22T16:32:00Z"/>
  <w16cex:commentExtensible w16cex:durableId="463825CC" w16cex:dateUtc="2025-08-12T23:27:00Z"/>
  <w16cex:commentExtensible w16cex:durableId="21657984" w16cex:dateUtc="2025-08-21T12:41:00Z"/>
  <w16cex:commentExtensible w16cex:durableId="7DF1F7F3" w16cex:dateUtc="2025-08-22T16:34:00Z"/>
  <w16cex:commentExtensible w16cex:durableId="13A900DE" w16cex:dateUtc="2025-07-09T07:54:00Z"/>
  <w16cex:commentExtensible w16cex:durableId="770DAB0F" w16cex:dateUtc="2025-08-12T08:51:00Z"/>
  <w16cex:commentExtensible w16cex:durableId="714AE291" w16cex:dateUtc="2025-08-12T08:48:00Z"/>
  <w16cex:commentExtensible w16cex:durableId="45CEDECA" w16cex:dateUtc="2025-08-12T23:28:00Z"/>
  <w16cex:commentExtensible w16cex:durableId="46DA2443" w16cex:dateUtc="2025-08-12T23:29:00Z"/>
  <w16cex:commentExtensible w16cex:durableId="4BF6A05D" w16cex:dateUtc="2025-08-12T23:30:00Z"/>
  <w16cex:commentExtensible w16cex:durableId="6A2C84A3" w16cex:dateUtc="2025-08-12T09:44:00Z"/>
  <w16cex:commentExtensible w16cex:durableId="15ED0D1A" w16cex:dateUtc="2025-08-12T21:10:00Z"/>
  <w16cex:commentExtensible w16cex:durableId="4778BB5D" w16cex:dateUtc="2025-07-04T10:57:00Z"/>
  <w16cex:commentExtensible w16cex:durableId="2DCD6182" w16cex:dateUtc="2025-08-22T16:43:00Z"/>
  <w16cex:commentExtensible w16cex:durableId="4FD0AE9B" w16cex:dateUtc="2025-08-12T23: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69F7CE" w16cid:durableId="4B90CA4F"/>
  <w16cid:commentId w16cid:paraId="1BF7EE71" w16cid:durableId="1E62B2C8"/>
  <w16cid:commentId w16cid:paraId="0F56E03A" w16cid:durableId="7301A71B"/>
  <w16cid:commentId w16cid:paraId="0E76C194" w16cid:durableId="582521EB"/>
  <w16cid:commentId w16cid:paraId="121B907D" w16cid:durableId="1068EDE3"/>
  <w16cid:commentId w16cid:paraId="65EEF34E" w16cid:durableId="5AFE0C8C"/>
  <w16cid:commentId w16cid:paraId="2617A5F5" w16cid:durableId="07955B8D"/>
  <w16cid:commentId w16cid:paraId="76C409B3" w16cid:durableId="66BDCF50"/>
  <w16cid:commentId w16cid:paraId="099276B3" w16cid:durableId="51B285B1"/>
  <w16cid:commentId w16cid:paraId="31A07D69" w16cid:durableId="2A09F3DE"/>
  <w16cid:commentId w16cid:paraId="0405BE18" w16cid:durableId="0E8D4205"/>
  <w16cid:commentId w16cid:paraId="469A1418" w16cid:durableId="65E54BA8"/>
  <w16cid:commentId w16cid:paraId="2DBACFBD" w16cid:durableId="3A72C8E1"/>
  <w16cid:commentId w16cid:paraId="0C618CF1" w16cid:durableId="72864906"/>
  <w16cid:commentId w16cid:paraId="7F8BC210" w16cid:durableId="44358C8A"/>
  <w16cid:commentId w16cid:paraId="0F5BDAEF" w16cid:durableId="7E59F1A8"/>
  <w16cid:commentId w16cid:paraId="7BFB401D" w16cid:durableId="324E5BB2"/>
  <w16cid:commentId w16cid:paraId="4500CD04" w16cid:durableId="77E6D7B8"/>
  <w16cid:commentId w16cid:paraId="787ED5E0" w16cid:durableId="205326C3"/>
  <w16cid:commentId w16cid:paraId="064D177D" w16cid:durableId="2D342660"/>
  <w16cid:commentId w16cid:paraId="174469DF" w16cid:durableId="2BF0A605"/>
  <w16cid:commentId w16cid:paraId="36EE782F" w16cid:durableId="067832EE"/>
  <w16cid:commentId w16cid:paraId="729EF073" w16cid:durableId="049369C0"/>
  <w16cid:commentId w16cid:paraId="4DBF20D5" w16cid:durableId="3A289E37"/>
  <w16cid:commentId w16cid:paraId="1F7E9B3D" w16cid:durableId="2EAC4D24"/>
  <w16cid:commentId w16cid:paraId="5F4FAFD0" w16cid:durableId="24C73DE1"/>
  <w16cid:commentId w16cid:paraId="233B4D61" w16cid:durableId="601862C8"/>
  <w16cid:commentId w16cid:paraId="26ED8CD7" w16cid:durableId="325F86D0"/>
  <w16cid:commentId w16cid:paraId="0F189854" w16cid:durableId="1515DD5C"/>
  <w16cid:commentId w16cid:paraId="3D989938" w16cid:durableId="5C8C235A"/>
  <w16cid:commentId w16cid:paraId="223AD6DB" w16cid:durableId="6AFA3B43"/>
  <w16cid:commentId w16cid:paraId="156CC9EF" w16cid:durableId="23E02366"/>
  <w16cid:commentId w16cid:paraId="098B9F68" w16cid:durableId="5D4888BB"/>
  <w16cid:commentId w16cid:paraId="4C6F1A7E" w16cid:durableId="56B56B9C"/>
  <w16cid:commentId w16cid:paraId="5D583913" w16cid:durableId="1E5891FF"/>
  <w16cid:commentId w16cid:paraId="1C927DEC" w16cid:durableId="63258B5B"/>
  <w16cid:commentId w16cid:paraId="3AF58F6A" w16cid:durableId="30A0A7AF"/>
  <w16cid:commentId w16cid:paraId="6AEFB52E" w16cid:durableId="39595647"/>
  <w16cid:commentId w16cid:paraId="71F56F08" w16cid:durableId="30D129DB"/>
  <w16cid:commentId w16cid:paraId="2C51780A" w16cid:durableId="20F44ECA"/>
  <w16cid:commentId w16cid:paraId="6785293F" w16cid:durableId="44045CD0"/>
  <w16cid:commentId w16cid:paraId="79360A92" w16cid:durableId="0DD73BD8"/>
  <w16cid:commentId w16cid:paraId="29407F0C" w16cid:durableId="747C4EF1"/>
  <w16cid:commentId w16cid:paraId="2A56BA84" w16cid:durableId="06DC2135"/>
  <w16cid:commentId w16cid:paraId="0B671E24" w16cid:durableId="4124F474"/>
  <w16cid:commentId w16cid:paraId="54BF6376" w16cid:durableId="463825CC"/>
  <w16cid:commentId w16cid:paraId="4A8B81FC" w16cid:durableId="21657984"/>
  <w16cid:commentId w16cid:paraId="484F311F" w16cid:durableId="7DF1F7F3"/>
  <w16cid:commentId w16cid:paraId="08209765" w16cid:durableId="13A900DE"/>
  <w16cid:commentId w16cid:paraId="655CAD1E" w16cid:durableId="770DAB0F"/>
  <w16cid:commentId w16cid:paraId="2F6A5747" w16cid:durableId="714AE291"/>
  <w16cid:commentId w16cid:paraId="6C1FECDA" w16cid:durableId="45CEDECA"/>
  <w16cid:commentId w16cid:paraId="4D6B4B11" w16cid:durableId="46DA2443"/>
  <w16cid:commentId w16cid:paraId="7ADB7EF5" w16cid:durableId="4BF6A05D"/>
  <w16cid:commentId w16cid:paraId="70AF164F" w16cid:durableId="70AF164F"/>
  <w16cid:commentId w16cid:paraId="1DA3108B" w16cid:durableId="6A2C84A3"/>
  <w16cid:commentId w16cid:paraId="093BD1E2" w16cid:durableId="15ED0D1A"/>
  <w16cid:commentId w16cid:paraId="07F7D85A" w16cid:durableId="07F7D85A"/>
  <w16cid:commentId w16cid:paraId="4A33ADB7" w16cid:durableId="4A33ADB7"/>
  <w16cid:commentId w16cid:paraId="3B9C2816" w16cid:durableId="3B9C2816"/>
  <w16cid:commentId w16cid:paraId="2A8A58D7" w16cid:durableId="4778BB5D"/>
  <w16cid:commentId w16cid:paraId="3BF4C6EB" w16cid:durableId="2DCD6182"/>
  <w16cid:commentId w16cid:paraId="3DFAD113" w16cid:durableId="4FD0AE9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9B4E4" w14:textId="77777777" w:rsidR="000D1AC4" w:rsidRDefault="000D1AC4">
      <w:pPr>
        <w:spacing w:line="240" w:lineRule="auto"/>
      </w:pPr>
      <w:r>
        <w:separator/>
      </w:r>
    </w:p>
  </w:endnote>
  <w:endnote w:type="continuationSeparator" w:id="0">
    <w:p w14:paraId="10F12B41" w14:textId="77777777" w:rsidR="000D1AC4" w:rsidRDefault="000D1AC4">
      <w:pPr>
        <w:spacing w:line="240" w:lineRule="auto"/>
      </w:pPr>
      <w:r>
        <w:continuationSeparator/>
      </w:r>
    </w:p>
  </w:endnote>
  <w:endnote w:type="continuationNotice" w:id="1">
    <w:p w14:paraId="38EB7370" w14:textId="77777777" w:rsidR="000D1AC4" w:rsidRDefault="000D1AC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45E38" w14:textId="77777777" w:rsidR="00C45886" w:rsidRDefault="0050295A">
    <w:pPr>
      <w:spacing w:line="259" w:lineRule="auto"/>
      <w:ind w:left="84" w:firstLine="0"/>
      <w:jc w:val="center"/>
    </w:pPr>
    <w:r>
      <w:rPr>
        <w:rFonts w:ascii="Arial" w:eastAsia="Arial" w:hAnsi="Arial" w:cs="Arial"/>
        <w:color w:val="A6A6A6"/>
        <w:sz w:val="21"/>
      </w:rPr>
      <w:t xml:space="preserve">Page </w:t>
    </w:r>
    <w:r>
      <w:fldChar w:fldCharType="begin"/>
    </w:r>
    <w:r>
      <w:instrText xml:space="preserve"> PAGE   \* MERGEFORMAT </w:instrText>
    </w:r>
    <w:r>
      <w:fldChar w:fldCharType="separate"/>
    </w:r>
    <w:r>
      <w:rPr>
        <w:rFonts w:ascii="Arial" w:eastAsia="Arial" w:hAnsi="Arial" w:cs="Arial"/>
        <w:color w:val="A6A6A6"/>
        <w:sz w:val="21"/>
      </w:rPr>
      <w:t>2</w:t>
    </w:r>
    <w:r>
      <w:rPr>
        <w:rFonts w:ascii="Arial" w:eastAsia="Arial" w:hAnsi="Arial" w:cs="Arial"/>
        <w:color w:val="A6A6A6"/>
        <w:sz w:val="21"/>
      </w:rPr>
      <w:fldChar w:fldCharType="end"/>
    </w:r>
    <w:r>
      <w:rPr>
        <w:rFonts w:ascii="Arial" w:eastAsia="Arial" w:hAnsi="Arial" w:cs="Arial"/>
        <w:color w:val="A6A6A6"/>
        <w:sz w:val="21"/>
      </w:rPr>
      <w:t xml:space="preserve"> of </w:t>
    </w:r>
    <w:fldSimple w:instr=" NUMPAGES   \* MERGEFORMAT ">
      <w:r>
        <w:rPr>
          <w:rFonts w:ascii="Arial" w:eastAsia="Arial" w:hAnsi="Arial" w:cs="Arial"/>
          <w:color w:val="A6A6A6"/>
          <w:sz w:val="21"/>
        </w:rPr>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A923B" w14:textId="77777777" w:rsidR="00C45886" w:rsidRDefault="0050295A">
    <w:pPr>
      <w:spacing w:line="259" w:lineRule="auto"/>
      <w:ind w:left="84" w:firstLine="0"/>
      <w:jc w:val="center"/>
    </w:pPr>
    <w:r>
      <w:rPr>
        <w:rFonts w:ascii="Arial" w:eastAsia="Arial" w:hAnsi="Arial" w:cs="Arial"/>
        <w:color w:val="A6A6A6"/>
        <w:sz w:val="21"/>
      </w:rPr>
      <w:t xml:space="preserve">Page </w:t>
    </w:r>
    <w:r>
      <w:fldChar w:fldCharType="begin"/>
    </w:r>
    <w:r>
      <w:instrText xml:space="preserve"> PAGE   \* MERGEFORMAT </w:instrText>
    </w:r>
    <w:r>
      <w:fldChar w:fldCharType="separate"/>
    </w:r>
    <w:r>
      <w:rPr>
        <w:rFonts w:ascii="Arial" w:eastAsia="Arial" w:hAnsi="Arial" w:cs="Arial"/>
        <w:color w:val="A6A6A6"/>
        <w:sz w:val="21"/>
      </w:rPr>
      <w:t>2</w:t>
    </w:r>
    <w:r>
      <w:rPr>
        <w:rFonts w:ascii="Arial" w:eastAsia="Arial" w:hAnsi="Arial" w:cs="Arial"/>
        <w:color w:val="A6A6A6"/>
        <w:sz w:val="21"/>
      </w:rPr>
      <w:fldChar w:fldCharType="end"/>
    </w:r>
    <w:r>
      <w:rPr>
        <w:rFonts w:ascii="Arial" w:eastAsia="Arial" w:hAnsi="Arial" w:cs="Arial"/>
        <w:color w:val="A6A6A6"/>
        <w:sz w:val="21"/>
      </w:rPr>
      <w:t xml:space="preserve"> of </w:t>
    </w:r>
    <w:fldSimple w:instr=" NUMPAGES   \* MERGEFORMAT ">
      <w:r>
        <w:rPr>
          <w:rFonts w:ascii="Arial" w:eastAsia="Arial" w:hAnsi="Arial" w:cs="Arial"/>
          <w:color w:val="A6A6A6"/>
          <w:sz w:val="21"/>
        </w:rPr>
        <w:t>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F15BC" w14:textId="77777777" w:rsidR="00C45886" w:rsidRDefault="00C45886">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4EE5C" w14:textId="77777777" w:rsidR="000D1AC4" w:rsidRDefault="000D1AC4">
      <w:pPr>
        <w:spacing w:line="240" w:lineRule="auto"/>
      </w:pPr>
      <w:r>
        <w:separator/>
      </w:r>
    </w:p>
  </w:footnote>
  <w:footnote w:type="continuationSeparator" w:id="0">
    <w:p w14:paraId="19553D94" w14:textId="77777777" w:rsidR="000D1AC4" w:rsidRDefault="000D1AC4">
      <w:pPr>
        <w:spacing w:line="240" w:lineRule="auto"/>
      </w:pPr>
      <w:r>
        <w:continuationSeparator/>
      </w:r>
    </w:p>
  </w:footnote>
  <w:footnote w:type="continuationNotice" w:id="1">
    <w:p w14:paraId="7A28B631" w14:textId="77777777" w:rsidR="000D1AC4" w:rsidRDefault="000D1AC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82085" w14:textId="77777777" w:rsidR="00C45886" w:rsidRDefault="0050295A">
    <w:pPr>
      <w:spacing w:after="37" w:line="259" w:lineRule="auto"/>
      <w:ind w:left="75" w:right="1307" w:firstLine="0"/>
      <w:jc w:val="right"/>
    </w:pPr>
    <w:r>
      <w:rPr>
        <w:noProof/>
      </w:rPr>
      <w:drawing>
        <wp:anchor distT="0" distB="0" distL="114300" distR="114300" simplePos="0" relativeHeight="251658240" behindDoc="0" locked="0" layoutInCell="1" allowOverlap="0" wp14:anchorId="2263B468" wp14:editId="660CB679">
          <wp:simplePos x="0" y="0"/>
          <wp:positionH relativeFrom="page">
            <wp:posOffset>476250</wp:posOffset>
          </wp:positionH>
          <wp:positionV relativeFrom="page">
            <wp:posOffset>114301</wp:posOffset>
          </wp:positionV>
          <wp:extent cx="2695575" cy="400050"/>
          <wp:effectExtent l="0" t="0" r="0" b="0"/>
          <wp:wrapSquare wrapText="bothSides"/>
          <wp:docPr id="45" name="Picture 45"/>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1"/>
                  <a:stretch>
                    <a:fillRect/>
                  </a:stretch>
                </pic:blipFill>
                <pic:spPr>
                  <a:xfrm>
                    <a:off x="0" y="0"/>
                    <a:ext cx="2695575" cy="400050"/>
                  </a:xfrm>
                  <a:prstGeom prst="rect">
                    <a:avLst/>
                  </a:prstGeom>
                </pic:spPr>
              </pic:pic>
            </a:graphicData>
          </a:graphic>
        </wp:anchor>
      </w:drawing>
    </w:r>
    <w:r>
      <w:rPr>
        <w:sz w:val="16"/>
      </w:rPr>
      <w:t xml:space="preserve">One2call Limited </w:t>
    </w:r>
  </w:p>
  <w:p w14:paraId="3C44513A" w14:textId="77777777" w:rsidR="00C45886" w:rsidRDefault="0050295A">
    <w:pPr>
      <w:spacing w:after="32" w:line="259" w:lineRule="auto"/>
      <w:ind w:left="75" w:right="887" w:firstLine="0"/>
      <w:jc w:val="right"/>
    </w:pPr>
    <w:r>
      <w:rPr>
        <w:sz w:val="16"/>
      </w:rPr>
      <w:t>Unit 2 Longacre Close,</w:t>
    </w:r>
  </w:p>
  <w:p w14:paraId="23ECFFC7" w14:textId="77777777" w:rsidR="00C45886" w:rsidRDefault="0050295A">
    <w:pPr>
      <w:tabs>
        <w:tab w:val="center" w:pos="8392"/>
        <w:tab w:val="center" w:pos="9152"/>
      </w:tabs>
      <w:spacing w:line="259" w:lineRule="auto"/>
      <w:ind w:left="0" w:firstLine="0"/>
    </w:pPr>
    <w:r>
      <w:rPr>
        <w:sz w:val="22"/>
      </w:rPr>
      <w:tab/>
    </w:r>
    <w:r>
      <w:rPr>
        <w:sz w:val="16"/>
      </w:rPr>
      <w:t>She</w:t>
    </w:r>
    <w:r>
      <w:rPr>
        <w:sz w:val="16"/>
      </w:rPr>
      <w:tab/>
      <w:t xml:space="preserve">eld, S20 3FR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3BA6D" w14:textId="77777777" w:rsidR="000E4586" w:rsidRDefault="000E4586">
    <w:pPr>
      <w:spacing w:after="37" w:line="259" w:lineRule="auto"/>
      <w:ind w:left="75" w:right="1307" w:firstLine="0"/>
      <w:jc w:val="right"/>
      <w:rPr>
        <w:sz w:val="16"/>
      </w:rPr>
    </w:pPr>
  </w:p>
  <w:p w14:paraId="3CA2A656" w14:textId="56E57D46" w:rsidR="00C45886" w:rsidRDefault="0050295A" w:rsidP="00725E64">
    <w:pPr>
      <w:spacing w:after="37" w:line="259" w:lineRule="auto"/>
      <w:ind w:left="8391" w:right="1307" w:firstLine="0"/>
    </w:pPr>
    <w:r>
      <w:rPr>
        <w:noProof/>
      </w:rPr>
      <w:drawing>
        <wp:anchor distT="0" distB="0" distL="114300" distR="114300" simplePos="0" relativeHeight="251658241" behindDoc="0" locked="0" layoutInCell="1" allowOverlap="0" wp14:anchorId="10C11EBF" wp14:editId="5BC5303F">
          <wp:simplePos x="0" y="0"/>
          <wp:positionH relativeFrom="page">
            <wp:posOffset>476250</wp:posOffset>
          </wp:positionH>
          <wp:positionV relativeFrom="page">
            <wp:posOffset>114301</wp:posOffset>
          </wp:positionV>
          <wp:extent cx="2695575" cy="400050"/>
          <wp:effectExtent l="0" t="0" r="0" b="0"/>
          <wp:wrapSquare wrapText="bothSides"/>
          <wp:docPr id="293419012" name="Picture 293419012"/>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1"/>
                  <a:stretch>
                    <a:fillRect/>
                  </a:stretch>
                </pic:blipFill>
                <pic:spPr>
                  <a:xfrm>
                    <a:off x="0" y="0"/>
                    <a:ext cx="2695575" cy="400050"/>
                  </a:xfrm>
                  <a:prstGeom prst="rect">
                    <a:avLst/>
                  </a:prstGeom>
                </pic:spPr>
              </pic:pic>
            </a:graphicData>
          </a:graphic>
        </wp:anchor>
      </w:drawing>
    </w:r>
    <w:r>
      <w:rPr>
        <w:sz w:val="16"/>
      </w:rPr>
      <w:t xml:space="preserve">One2call Limited </w:t>
    </w:r>
  </w:p>
  <w:p w14:paraId="46D40071" w14:textId="77777777" w:rsidR="00C45886" w:rsidRDefault="0050295A" w:rsidP="00725E64">
    <w:pPr>
      <w:spacing w:after="32" w:line="259" w:lineRule="auto"/>
      <w:ind w:left="8391" w:right="887" w:firstLine="0"/>
    </w:pPr>
    <w:r>
      <w:rPr>
        <w:sz w:val="16"/>
      </w:rPr>
      <w:t>Unit 2 Longacre Close,</w:t>
    </w:r>
  </w:p>
  <w:p w14:paraId="4E21C8AA" w14:textId="10DE6B40" w:rsidR="00C45886" w:rsidRDefault="0050295A" w:rsidP="00725E64">
    <w:pPr>
      <w:tabs>
        <w:tab w:val="center" w:pos="8392"/>
        <w:tab w:val="center" w:pos="9152"/>
      </w:tabs>
      <w:spacing w:line="259" w:lineRule="auto"/>
      <w:ind w:left="8391" w:firstLine="0"/>
      <w:rPr>
        <w:sz w:val="16"/>
      </w:rPr>
    </w:pPr>
    <w:proofErr w:type="spellStart"/>
    <w:r>
      <w:rPr>
        <w:sz w:val="16"/>
      </w:rPr>
      <w:t>She</w:t>
    </w:r>
    <w:r w:rsidR="000E4586">
      <w:rPr>
        <w:sz w:val="16"/>
      </w:rPr>
      <w:t>ff</w:t>
    </w:r>
    <w:r>
      <w:rPr>
        <w:sz w:val="16"/>
      </w:rPr>
      <w:t>eld</w:t>
    </w:r>
    <w:proofErr w:type="spellEnd"/>
    <w:r>
      <w:rPr>
        <w:sz w:val="16"/>
      </w:rPr>
      <w:t xml:space="preserve">, S20 3FR </w:t>
    </w:r>
  </w:p>
  <w:p w14:paraId="3D4E647D" w14:textId="77777777" w:rsidR="00F9716A" w:rsidRDefault="00F9716A" w:rsidP="00725E64">
    <w:pPr>
      <w:tabs>
        <w:tab w:val="center" w:pos="8392"/>
        <w:tab w:val="center" w:pos="9152"/>
      </w:tabs>
      <w:spacing w:line="259" w:lineRule="auto"/>
      <w:ind w:left="8391"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89432" w14:textId="77777777" w:rsidR="00C45886" w:rsidRDefault="00C45886">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4D04"/>
    <w:multiLevelType w:val="multilevel"/>
    <w:tmpl w:val="FD0097AA"/>
    <w:lvl w:ilvl="0">
      <w:start w:val="1"/>
      <w:numFmt w:val="decimal"/>
      <w:pStyle w:val="TitleClause"/>
      <w:lvlText w:val="%1."/>
      <w:lvlJc w:val="left"/>
      <w:pPr>
        <w:tabs>
          <w:tab w:val="num" w:pos="720"/>
        </w:tabs>
        <w:ind w:left="720" w:hanging="720"/>
      </w:pPr>
      <w:rPr>
        <w:rFonts w:hint="default"/>
        <w:color w:val="000000"/>
      </w:rPr>
    </w:lvl>
    <w:lvl w:ilvl="1">
      <w:start w:val="1"/>
      <w:numFmt w:val="decimal"/>
      <w:pStyle w:val="Untitledsubclause1"/>
      <w:lvlText w:val="%1.%2"/>
      <w:lvlJc w:val="left"/>
      <w:pPr>
        <w:tabs>
          <w:tab w:val="num" w:pos="720"/>
        </w:tabs>
        <w:ind w:left="720" w:hanging="720"/>
      </w:pPr>
      <w:rPr>
        <w:rFonts w:hint="default"/>
        <w:b/>
        <w:bCs/>
        <w:color w:val="000000"/>
      </w:rPr>
    </w:lvl>
    <w:lvl w:ilvl="2">
      <w:start w:val="1"/>
      <w:numFmt w:val="lowerLetter"/>
      <w:pStyle w:val="Untitledsubclause2"/>
      <w:lvlText w:val="(%3)"/>
      <w:lvlJc w:val="left"/>
      <w:pPr>
        <w:tabs>
          <w:tab w:val="num" w:pos="1555"/>
        </w:tabs>
        <w:ind w:left="1555" w:hanging="561"/>
      </w:pPr>
      <w:rPr>
        <w:rFonts w:hint="default"/>
        <w:color w:val="000000"/>
      </w:rPr>
    </w:lvl>
    <w:lvl w:ilvl="3">
      <w:start w:val="1"/>
      <w:numFmt w:val="lowerRoman"/>
      <w:pStyle w:val="Untitledsubclause3"/>
      <w:lvlText w:val="(%4)"/>
      <w:lvlJc w:val="left"/>
      <w:pPr>
        <w:tabs>
          <w:tab w:val="num" w:pos="2419"/>
        </w:tabs>
        <w:ind w:left="2275" w:hanging="576"/>
      </w:pPr>
      <w:rPr>
        <w:rFonts w:hint="default"/>
        <w:color w:val="000000"/>
        <w:sz w:val="24"/>
        <w:szCs w:val="24"/>
      </w:rPr>
    </w:lvl>
    <w:lvl w:ilvl="4">
      <w:start w:val="1"/>
      <w:numFmt w:val="upperLetter"/>
      <w:pStyle w:val="Untitledsubclause4"/>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7253412"/>
    <w:multiLevelType w:val="hybridMultilevel"/>
    <w:tmpl w:val="960CC850"/>
    <w:lvl w:ilvl="0" w:tplc="BB228926">
      <w:start w:val="1"/>
      <w:numFmt w:val="bullet"/>
      <w:pStyle w:val="DefinedTermBullet"/>
      <w:lvlText w:val=""/>
      <w:lvlJc w:val="left"/>
      <w:pPr>
        <w:ind w:left="1440" w:hanging="360"/>
      </w:pPr>
      <w:rPr>
        <w:rFonts w:ascii="Symbol" w:hAnsi="Symbol" w:hint="default"/>
        <w:color w:val="000000"/>
      </w:rPr>
    </w:lvl>
    <w:lvl w:ilvl="1" w:tplc="ECA06020" w:tentative="1">
      <w:start w:val="1"/>
      <w:numFmt w:val="bullet"/>
      <w:lvlText w:val="o"/>
      <w:lvlJc w:val="left"/>
      <w:pPr>
        <w:ind w:left="2160" w:hanging="360"/>
      </w:pPr>
      <w:rPr>
        <w:rFonts w:ascii="Courier New" w:hAnsi="Courier New" w:cs="Courier New" w:hint="default"/>
      </w:rPr>
    </w:lvl>
    <w:lvl w:ilvl="2" w:tplc="27C07EDE" w:tentative="1">
      <w:start w:val="1"/>
      <w:numFmt w:val="bullet"/>
      <w:lvlText w:val=""/>
      <w:lvlJc w:val="left"/>
      <w:pPr>
        <w:ind w:left="2880" w:hanging="360"/>
      </w:pPr>
      <w:rPr>
        <w:rFonts w:ascii="Wingdings" w:hAnsi="Wingdings" w:hint="default"/>
      </w:rPr>
    </w:lvl>
    <w:lvl w:ilvl="3" w:tplc="A3789EB0" w:tentative="1">
      <w:start w:val="1"/>
      <w:numFmt w:val="bullet"/>
      <w:lvlText w:val=""/>
      <w:lvlJc w:val="left"/>
      <w:pPr>
        <w:ind w:left="3600" w:hanging="360"/>
      </w:pPr>
      <w:rPr>
        <w:rFonts w:ascii="Symbol" w:hAnsi="Symbol" w:hint="default"/>
      </w:rPr>
    </w:lvl>
    <w:lvl w:ilvl="4" w:tplc="59BC1952" w:tentative="1">
      <w:start w:val="1"/>
      <w:numFmt w:val="bullet"/>
      <w:lvlText w:val="o"/>
      <w:lvlJc w:val="left"/>
      <w:pPr>
        <w:ind w:left="4320" w:hanging="360"/>
      </w:pPr>
      <w:rPr>
        <w:rFonts w:ascii="Courier New" w:hAnsi="Courier New" w:cs="Courier New" w:hint="default"/>
      </w:rPr>
    </w:lvl>
    <w:lvl w:ilvl="5" w:tplc="D21E70EE" w:tentative="1">
      <w:start w:val="1"/>
      <w:numFmt w:val="bullet"/>
      <w:lvlText w:val=""/>
      <w:lvlJc w:val="left"/>
      <w:pPr>
        <w:ind w:left="5040" w:hanging="360"/>
      </w:pPr>
      <w:rPr>
        <w:rFonts w:ascii="Wingdings" w:hAnsi="Wingdings" w:hint="default"/>
      </w:rPr>
    </w:lvl>
    <w:lvl w:ilvl="6" w:tplc="FDD8F786" w:tentative="1">
      <w:start w:val="1"/>
      <w:numFmt w:val="bullet"/>
      <w:lvlText w:val=""/>
      <w:lvlJc w:val="left"/>
      <w:pPr>
        <w:ind w:left="5760" w:hanging="360"/>
      </w:pPr>
      <w:rPr>
        <w:rFonts w:ascii="Symbol" w:hAnsi="Symbol" w:hint="default"/>
      </w:rPr>
    </w:lvl>
    <w:lvl w:ilvl="7" w:tplc="70F266A2" w:tentative="1">
      <w:start w:val="1"/>
      <w:numFmt w:val="bullet"/>
      <w:lvlText w:val="o"/>
      <w:lvlJc w:val="left"/>
      <w:pPr>
        <w:ind w:left="6480" w:hanging="360"/>
      </w:pPr>
      <w:rPr>
        <w:rFonts w:ascii="Courier New" w:hAnsi="Courier New" w:cs="Courier New" w:hint="default"/>
      </w:rPr>
    </w:lvl>
    <w:lvl w:ilvl="8" w:tplc="EC82DA4E" w:tentative="1">
      <w:start w:val="1"/>
      <w:numFmt w:val="bullet"/>
      <w:lvlText w:val=""/>
      <w:lvlJc w:val="left"/>
      <w:pPr>
        <w:ind w:left="7200" w:hanging="360"/>
      </w:pPr>
      <w:rPr>
        <w:rFonts w:ascii="Wingdings" w:hAnsi="Wingdings" w:hint="default"/>
      </w:rPr>
    </w:lvl>
  </w:abstractNum>
  <w:abstractNum w:abstractNumId="2" w15:restartNumberingAfterBreak="0">
    <w:nsid w:val="086D6372"/>
    <w:multiLevelType w:val="hybridMultilevel"/>
    <w:tmpl w:val="B0DC91C4"/>
    <w:lvl w:ilvl="0" w:tplc="918AC7AE">
      <w:start w:val="1"/>
      <w:numFmt w:val="decimal"/>
      <w:lvlText w:val="%1 "/>
      <w:lvlJc w:val="left"/>
      <w:pPr>
        <w:ind w:left="720" w:hanging="360"/>
      </w:pPr>
    </w:lvl>
    <w:lvl w:ilvl="1" w:tplc="04F816BA">
      <w:start w:val="1"/>
      <w:numFmt w:val="decimal"/>
      <w:lvlText w:val="%2 "/>
      <w:lvlJc w:val="left"/>
      <w:pPr>
        <w:ind w:left="720" w:hanging="360"/>
      </w:pPr>
    </w:lvl>
    <w:lvl w:ilvl="2" w:tplc="1E505654">
      <w:start w:val="1"/>
      <w:numFmt w:val="decimal"/>
      <w:lvlText w:val="%3 "/>
      <w:lvlJc w:val="left"/>
      <w:pPr>
        <w:ind w:left="720" w:hanging="360"/>
      </w:pPr>
    </w:lvl>
    <w:lvl w:ilvl="3" w:tplc="628ABE28">
      <w:start w:val="1"/>
      <w:numFmt w:val="decimal"/>
      <w:lvlText w:val="%4 "/>
      <w:lvlJc w:val="left"/>
      <w:pPr>
        <w:ind w:left="720" w:hanging="360"/>
      </w:pPr>
    </w:lvl>
    <w:lvl w:ilvl="4" w:tplc="9B601A42">
      <w:start w:val="1"/>
      <w:numFmt w:val="decimal"/>
      <w:lvlText w:val="%5 "/>
      <w:lvlJc w:val="left"/>
      <w:pPr>
        <w:ind w:left="720" w:hanging="360"/>
      </w:pPr>
    </w:lvl>
    <w:lvl w:ilvl="5" w:tplc="990CDF96">
      <w:start w:val="1"/>
      <w:numFmt w:val="decimal"/>
      <w:lvlText w:val="%6 "/>
      <w:lvlJc w:val="left"/>
      <w:pPr>
        <w:ind w:left="720" w:hanging="360"/>
      </w:pPr>
    </w:lvl>
    <w:lvl w:ilvl="6" w:tplc="0712849C">
      <w:start w:val="1"/>
      <w:numFmt w:val="decimal"/>
      <w:lvlText w:val="%7 "/>
      <w:lvlJc w:val="left"/>
      <w:pPr>
        <w:ind w:left="720" w:hanging="360"/>
      </w:pPr>
    </w:lvl>
    <w:lvl w:ilvl="7" w:tplc="D54A26CA">
      <w:start w:val="1"/>
      <w:numFmt w:val="decimal"/>
      <w:lvlText w:val="%8 "/>
      <w:lvlJc w:val="left"/>
      <w:pPr>
        <w:ind w:left="720" w:hanging="360"/>
      </w:pPr>
    </w:lvl>
    <w:lvl w:ilvl="8" w:tplc="6E122960">
      <w:start w:val="1"/>
      <w:numFmt w:val="decimal"/>
      <w:lvlText w:val="%9 "/>
      <w:lvlJc w:val="left"/>
      <w:pPr>
        <w:ind w:left="720" w:hanging="360"/>
      </w:pPr>
    </w:lvl>
  </w:abstractNum>
  <w:abstractNum w:abstractNumId="3" w15:restartNumberingAfterBreak="0">
    <w:nsid w:val="11825EA9"/>
    <w:multiLevelType w:val="multilevel"/>
    <w:tmpl w:val="B5EA651E"/>
    <w:lvl w:ilvl="0">
      <w:start w:val="1"/>
      <w:numFmt w:val="decimal"/>
      <w:pStyle w:val="Schedule"/>
      <w:lvlText w:val="Schedule %1"/>
      <w:lvlJc w:val="left"/>
      <w:pPr>
        <w:ind w:left="360" w:hanging="360"/>
      </w:pPr>
      <w:rPr>
        <w:rFonts w:hint="default"/>
        <w:color w:val="000000"/>
      </w:rPr>
    </w:lvl>
    <w:lvl w:ilvl="1">
      <w:start w:val="1"/>
      <w:numFmt w:val="decimal"/>
      <w:pStyle w:val="Part"/>
      <w:lvlText w:val="Part %2"/>
      <w:lvlJc w:val="left"/>
      <w:pPr>
        <w:ind w:left="357" w:hanging="357"/>
      </w:pPr>
      <w:rPr>
        <w:rFonts w:hint="default"/>
      </w:rPr>
    </w:lvl>
    <w:lvl w:ilvl="2">
      <w:start w:val="1"/>
      <w:numFmt w:val="decimal"/>
      <w:pStyle w:val="ScheduleTitleClause"/>
      <w:lvlText w:val="%3."/>
      <w:lvlJc w:val="left"/>
      <w:pPr>
        <w:tabs>
          <w:tab w:val="num" w:pos="720"/>
        </w:tabs>
        <w:ind w:left="720" w:hanging="720"/>
      </w:pPr>
      <w:rPr>
        <w:rFonts w:hint="default"/>
      </w:rPr>
    </w:lvl>
    <w:lvl w:ilvl="3">
      <w:start w:val="1"/>
      <w:numFmt w:val="decimal"/>
      <w:pStyle w:val="ScheduleUntitledsubclause1"/>
      <w:lvlText w:val="%3.%4"/>
      <w:lvlJc w:val="left"/>
      <w:pPr>
        <w:tabs>
          <w:tab w:val="num" w:pos="720"/>
        </w:tabs>
        <w:ind w:left="720" w:hanging="720"/>
      </w:pPr>
      <w:rPr>
        <w:rFonts w:hint="default"/>
      </w:rPr>
    </w:lvl>
    <w:lvl w:ilvl="4">
      <w:start w:val="1"/>
      <w:numFmt w:val="lowerLetter"/>
      <w:pStyle w:val="ScheduleUntitledsubclause2"/>
      <w:lvlText w:val="(%5)"/>
      <w:lvlJc w:val="left"/>
      <w:pPr>
        <w:tabs>
          <w:tab w:val="num" w:pos="1555"/>
        </w:tabs>
        <w:ind w:left="1555" w:hanging="561"/>
      </w:pPr>
      <w:rPr>
        <w:rFonts w:hint="default"/>
      </w:rPr>
    </w:lvl>
    <w:lvl w:ilvl="5">
      <w:start w:val="1"/>
      <w:numFmt w:val="lowerRoman"/>
      <w:pStyle w:val="ScheduleUntitledsubclause3"/>
      <w:lvlText w:val="(%6)"/>
      <w:lvlJc w:val="left"/>
      <w:pPr>
        <w:tabs>
          <w:tab w:val="num" w:pos="2419"/>
        </w:tabs>
        <w:ind w:left="2275" w:hanging="576"/>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CD37958"/>
    <w:multiLevelType w:val="multilevel"/>
    <w:tmpl w:val="1758FE86"/>
    <w:lvl w:ilvl="0">
      <w:start w:val="1"/>
      <w:numFmt w:val="decimal"/>
      <w:lvlText w:val="%1."/>
      <w:lvlJc w:val="left"/>
      <w:pPr>
        <w:tabs>
          <w:tab w:val="num" w:pos="720"/>
        </w:tabs>
        <w:ind w:left="720" w:hanging="720"/>
      </w:pPr>
      <w:rPr>
        <w:color w:val="000000"/>
      </w:rPr>
    </w:lvl>
    <w:lvl w:ilvl="1">
      <w:start w:val="1"/>
      <w:numFmt w:val="bullet"/>
      <w:lvlText w:val=""/>
      <w:lvlJc w:val="left"/>
      <w:pPr>
        <w:ind w:left="360" w:hanging="360"/>
      </w:pPr>
      <w:rPr>
        <w:rFonts w:ascii="Symbol" w:hAnsi="Symbol" w:hint="default"/>
      </w:rPr>
    </w:lvl>
    <w:lvl w:ilvl="2">
      <w:start w:val="1"/>
      <w:numFmt w:val="lowerLetter"/>
      <w:lvlText w:val="(%3)"/>
      <w:lvlJc w:val="left"/>
      <w:pPr>
        <w:tabs>
          <w:tab w:val="num" w:pos="1555"/>
        </w:tabs>
        <w:ind w:left="1555" w:hanging="561"/>
      </w:pPr>
      <w:rPr>
        <w:color w:val="000000"/>
      </w:rPr>
    </w:lvl>
    <w:lvl w:ilvl="3">
      <w:start w:val="1"/>
      <w:numFmt w:val="lowerRoman"/>
      <w:lvlText w:val="(%4)"/>
      <w:lvlJc w:val="left"/>
      <w:pPr>
        <w:tabs>
          <w:tab w:val="num" w:pos="2419"/>
        </w:tabs>
        <w:ind w:left="2275" w:hanging="576"/>
      </w:pPr>
      <w:rPr>
        <w:color w:val="000000"/>
        <w:sz w:val="20"/>
      </w:rPr>
    </w:lvl>
    <w:lvl w:ilvl="4">
      <w:start w:val="1"/>
      <w:numFmt w:val="upperLetter"/>
      <w:lvlText w:val="(%5)"/>
      <w:lvlJc w:val="left"/>
      <w:pPr>
        <w:tabs>
          <w:tab w:val="num" w:pos="2880"/>
        </w:tabs>
        <w:ind w:left="2880" w:hanging="72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0E82F3A"/>
    <w:multiLevelType w:val="hybridMultilevel"/>
    <w:tmpl w:val="1DF80854"/>
    <w:lvl w:ilvl="0" w:tplc="44E20DD8">
      <w:start w:val="1"/>
      <w:numFmt w:val="decimal"/>
      <w:pStyle w:val="ScheduleHeading-Single"/>
      <w:lvlText w:val="Schedule"/>
      <w:lvlJc w:val="left"/>
      <w:pPr>
        <w:tabs>
          <w:tab w:val="num" w:pos="720"/>
        </w:tabs>
        <w:ind w:left="720" w:hanging="720"/>
      </w:pPr>
      <w:rPr>
        <w:color w:val="000000"/>
      </w:rPr>
    </w:lvl>
    <w:lvl w:ilvl="1" w:tplc="6AB29958" w:tentative="1">
      <w:start w:val="1"/>
      <w:numFmt w:val="lowerLetter"/>
      <w:lvlText w:val="%2."/>
      <w:lvlJc w:val="left"/>
      <w:pPr>
        <w:tabs>
          <w:tab w:val="num" w:pos="1440"/>
        </w:tabs>
        <w:ind w:left="1440" w:hanging="360"/>
      </w:pPr>
    </w:lvl>
    <w:lvl w:ilvl="2" w:tplc="38068AC4" w:tentative="1">
      <w:start w:val="1"/>
      <w:numFmt w:val="lowerRoman"/>
      <w:lvlText w:val="%3."/>
      <w:lvlJc w:val="right"/>
      <w:pPr>
        <w:tabs>
          <w:tab w:val="num" w:pos="2160"/>
        </w:tabs>
        <w:ind w:left="2160" w:hanging="180"/>
      </w:pPr>
    </w:lvl>
    <w:lvl w:ilvl="3" w:tplc="2BA6CECE" w:tentative="1">
      <w:start w:val="1"/>
      <w:numFmt w:val="decimal"/>
      <w:lvlText w:val="%4."/>
      <w:lvlJc w:val="left"/>
      <w:pPr>
        <w:tabs>
          <w:tab w:val="num" w:pos="2880"/>
        </w:tabs>
        <w:ind w:left="2880" w:hanging="360"/>
      </w:pPr>
    </w:lvl>
    <w:lvl w:ilvl="4" w:tplc="2F8A12C4" w:tentative="1">
      <w:start w:val="1"/>
      <w:numFmt w:val="lowerLetter"/>
      <w:lvlText w:val="%5."/>
      <w:lvlJc w:val="left"/>
      <w:pPr>
        <w:tabs>
          <w:tab w:val="num" w:pos="3600"/>
        </w:tabs>
        <w:ind w:left="3600" w:hanging="360"/>
      </w:pPr>
    </w:lvl>
    <w:lvl w:ilvl="5" w:tplc="2B187C68" w:tentative="1">
      <w:start w:val="1"/>
      <w:numFmt w:val="lowerRoman"/>
      <w:lvlText w:val="%6."/>
      <w:lvlJc w:val="right"/>
      <w:pPr>
        <w:tabs>
          <w:tab w:val="num" w:pos="4320"/>
        </w:tabs>
        <w:ind w:left="4320" w:hanging="180"/>
      </w:pPr>
    </w:lvl>
    <w:lvl w:ilvl="6" w:tplc="086EA0C6" w:tentative="1">
      <w:start w:val="1"/>
      <w:numFmt w:val="decimal"/>
      <w:lvlText w:val="%7."/>
      <w:lvlJc w:val="left"/>
      <w:pPr>
        <w:tabs>
          <w:tab w:val="num" w:pos="5040"/>
        </w:tabs>
        <w:ind w:left="5040" w:hanging="360"/>
      </w:pPr>
    </w:lvl>
    <w:lvl w:ilvl="7" w:tplc="3BB85954" w:tentative="1">
      <w:start w:val="1"/>
      <w:numFmt w:val="lowerLetter"/>
      <w:lvlText w:val="%8."/>
      <w:lvlJc w:val="left"/>
      <w:pPr>
        <w:tabs>
          <w:tab w:val="num" w:pos="5760"/>
        </w:tabs>
        <w:ind w:left="5760" w:hanging="360"/>
      </w:pPr>
    </w:lvl>
    <w:lvl w:ilvl="8" w:tplc="4702A1BA" w:tentative="1">
      <w:start w:val="1"/>
      <w:numFmt w:val="lowerRoman"/>
      <w:lvlText w:val="%9."/>
      <w:lvlJc w:val="right"/>
      <w:pPr>
        <w:tabs>
          <w:tab w:val="num" w:pos="6480"/>
        </w:tabs>
        <w:ind w:left="6480" w:hanging="180"/>
      </w:pPr>
    </w:lvl>
  </w:abstractNum>
  <w:abstractNum w:abstractNumId="6" w15:restartNumberingAfterBreak="0">
    <w:nsid w:val="227F250D"/>
    <w:multiLevelType w:val="hybridMultilevel"/>
    <w:tmpl w:val="637A95D0"/>
    <w:lvl w:ilvl="0" w:tplc="AFEA5416">
      <w:numFmt w:val="bullet"/>
      <w:lvlText w:val=""/>
      <w:lvlJc w:val="left"/>
      <w:pPr>
        <w:ind w:left="720" w:hanging="360"/>
      </w:pPr>
      <w:rPr>
        <w:rFonts w:ascii="Symbol" w:eastAsia="Arial Unicode MS" w:hAnsi="Symbo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B00E4C"/>
    <w:multiLevelType w:val="hybridMultilevel"/>
    <w:tmpl w:val="97C4AA26"/>
    <w:lvl w:ilvl="0" w:tplc="92E850A6">
      <w:start w:val="1"/>
      <w:numFmt w:val="upperLetter"/>
      <w:pStyle w:val="Annex"/>
      <w:lvlText w:val="ANNEX %1"/>
      <w:lvlJc w:val="left"/>
      <w:pPr>
        <w:ind w:left="720" w:hanging="360"/>
      </w:pPr>
      <w:rPr>
        <w:rFonts w:cs="Times New Roman" w:hint="default"/>
        <w:b/>
        <w:bCs w:val="0"/>
        <w:i w:val="0"/>
        <w:iCs w:val="0"/>
        <w:caps w:val="0"/>
        <w:strike w:val="0"/>
        <w:dstrike w:val="0"/>
        <w:outline w:val="0"/>
        <w:shadow w:val="0"/>
        <w:emboss w:val="0"/>
        <w:imprint w:val="0"/>
        <w:vanish w:val="0"/>
        <w:color w:val="000000"/>
        <w:spacing w:val="0"/>
        <w:kern w:val="0"/>
        <w:position w:val="0"/>
        <w:u w:val="none"/>
        <w:effect w:val="none"/>
        <w:vertAlign w:val="baseline"/>
        <w14:ligatures w14:val="none"/>
        <w14:numForm w14:val="default"/>
        <w14:numSpacing w14:val="default"/>
        <w14:stylisticSets/>
        <w14:cntxtAlts w14:val="0"/>
      </w:rPr>
    </w:lvl>
    <w:lvl w:ilvl="1" w:tplc="56D21AFE" w:tentative="1">
      <w:start w:val="1"/>
      <w:numFmt w:val="lowerLetter"/>
      <w:lvlText w:val="%2."/>
      <w:lvlJc w:val="left"/>
      <w:pPr>
        <w:ind w:left="1440" w:hanging="360"/>
      </w:pPr>
    </w:lvl>
    <w:lvl w:ilvl="2" w:tplc="DAA0C470" w:tentative="1">
      <w:start w:val="1"/>
      <w:numFmt w:val="lowerRoman"/>
      <w:lvlText w:val="%3."/>
      <w:lvlJc w:val="right"/>
      <w:pPr>
        <w:ind w:left="2160" w:hanging="180"/>
      </w:pPr>
    </w:lvl>
    <w:lvl w:ilvl="3" w:tplc="93D6E3FE" w:tentative="1">
      <w:start w:val="1"/>
      <w:numFmt w:val="decimal"/>
      <w:lvlText w:val="%4."/>
      <w:lvlJc w:val="left"/>
      <w:pPr>
        <w:ind w:left="2880" w:hanging="360"/>
      </w:pPr>
    </w:lvl>
    <w:lvl w:ilvl="4" w:tplc="253481CC" w:tentative="1">
      <w:start w:val="1"/>
      <w:numFmt w:val="lowerLetter"/>
      <w:lvlText w:val="%5."/>
      <w:lvlJc w:val="left"/>
      <w:pPr>
        <w:ind w:left="3600" w:hanging="360"/>
      </w:pPr>
    </w:lvl>
    <w:lvl w:ilvl="5" w:tplc="E10878C0" w:tentative="1">
      <w:start w:val="1"/>
      <w:numFmt w:val="lowerRoman"/>
      <w:lvlText w:val="%6."/>
      <w:lvlJc w:val="right"/>
      <w:pPr>
        <w:ind w:left="4320" w:hanging="180"/>
      </w:pPr>
    </w:lvl>
    <w:lvl w:ilvl="6" w:tplc="DB3888AA" w:tentative="1">
      <w:start w:val="1"/>
      <w:numFmt w:val="decimal"/>
      <w:lvlText w:val="%7."/>
      <w:lvlJc w:val="left"/>
      <w:pPr>
        <w:ind w:left="5040" w:hanging="360"/>
      </w:pPr>
    </w:lvl>
    <w:lvl w:ilvl="7" w:tplc="78061F32" w:tentative="1">
      <w:start w:val="1"/>
      <w:numFmt w:val="lowerLetter"/>
      <w:lvlText w:val="%8."/>
      <w:lvlJc w:val="left"/>
      <w:pPr>
        <w:ind w:left="5760" w:hanging="360"/>
      </w:pPr>
    </w:lvl>
    <w:lvl w:ilvl="8" w:tplc="185CF0DC" w:tentative="1">
      <w:start w:val="1"/>
      <w:numFmt w:val="lowerRoman"/>
      <w:lvlText w:val="%9."/>
      <w:lvlJc w:val="right"/>
      <w:pPr>
        <w:ind w:left="6480" w:hanging="180"/>
      </w:pPr>
    </w:lvl>
  </w:abstractNum>
  <w:abstractNum w:abstractNumId="8" w15:restartNumberingAfterBreak="0">
    <w:nsid w:val="29C94F29"/>
    <w:multiLevelType w:val="hybridMultilevel"/>
    <w:tmpl w:val="4CBC2A34"/>
    <w:lvl w:ilvl="0" w:tplc="33720B5A">
      <w:start w:val="1"/>
      <w:numFmt w:val="decimal"/>
      <w:pStyle w:val="QuestionParagraph"/>
      <w:lvlText w:val="%1."/>
      <w:lvlJc w:val="left"/>
      <w:pPr>
        <w:ind w:left="720" w:hanging="360"/>
      </w:pPr>
      <w:rPr>
        <w:color w:val="000000"/>
      </w:rPr>
    </w:lvl>
    <w:lvl w:ilvl="1" w:tplc="B8B0AE9E" w:tentative="1">
      <w:start w:val="1"/>
      <w:numFmt w:val="lowerLetter"/>
      <w:lvlText w:val="%2."/>
      <w:lvlJc w:val="left"/>
      <w:pPr>
        <w:ind w:left="1440" w:hanging="360"/>
      </w:pPr>
    </w:lvl>
    <w:lvl w:ilvl="2" w:tplc="894A4D1E" w:tentative="1">
      <w:start w:val="1"/>
      <w:numFmt w:val="lowerRoman"/>
      <w:lvlText w:val="%3."/>
      <w:lvlJc w:val="right"/>
      <w:pPr>
        <w:ind w:left="2160" w:hanging="180"/>
      </w:pPr>
    </w:lvl>
    <w:lvl w:ilvl="3" w:tplc="CBF63C5A" w:tentative="1">
      <w:start w:val="1"/>
      <w:numFmt w:val="decimal"/>
      <w:lvlText w:val="%4."/>
      <w:lvlJc w:val="left"/>
      <w:pPr>
        <w:ind w:left="2880" w:hanging="360"/>
      </w:pPr>
    </w:lvl>
    <w:lvl w:ilvl="4" w:tplc="D8141BD4" w:tentative="1">
      <w:start w:val="1"/>
      <w:numFmt w:val="lowerLetter"/>
      <w:lvlText w:val="%5."/>
      <w:lvlJc w:val="left"/>
      <w:pPr>
        <w:ind w:left="3600" w:hanging="360"/>
      </w:pPr>
    </w:lvl>
    <w:lvl w:ilvl="5" w:tplc="E350061C" w:tentative="1">
      <w:start w:val="1"/>
      <w:numFmt w:val="lowerRoman"/>
      <w:lvlText w:val="%6."/>
      <w:lvlJc w:val="right"/>
      <w:pPr>
        <w:ind w:left="4320" w:hanging="180"/>
      </w:pPr>
    </w:lvl>
    <w:lvl w:ilvl="6" w:tplc="CCB4AD4E" w:tentative="1">
      <w:start w:val="1"/>
      <w:numFmt w:val="decimal"/>
      <w:lvlText w:val="%7."/>
      <w:lvlJc w:val="left"/>
      <w:pPr>
        <w:ind w:left="5040" w:hanging="360"/>
      </w:pPr>
    </w:lvl>
    <w:lvl w:ilvl="7" w:tplc="2B14F67E" w:tentative="1">
      <w:start w:val="1"/>
      <w:numFmt w:val="lowerLetter"/>
      <w:lvlText w:val="%8."/>
      <w:lvlJc w:val="left"/>
      <w:pPr>
        <w:ind w:left="5760" w:hanging="360"/>
      </w:pPr>
    </w:lvl>
    <w:lvl w:ilvl="8" w:tplc="E59E83DA" w:tentative="1">
      <w:start w:val="1"/>
      <w:numFmt w:val="lowerRoman"/>
      <w:lvlText w:val="%9."/>
      <w:lvlJc w:val="right"/>
      <w:pPr>
        <w:ind w:left="6480" w:hanging="180"/>
      </w:pPr>
    </w:lvl>
  </w:abstractNum>
  <w:abstractNum w:abstractNumId="9" w15:restartNumberingAfterBreak="0">
    <w:nsid w:val="2A360762"/>
    <w:multiLevelType w:val="hybridMultilevel"/>
    <w:tmpl w:val="CD142E76"/>
    <w:lvl w:ilvl="0" w:tplc="2FC4EC10">
      <w:start w:val="90"/>
      <w:numFmt w:val="bullet"/>
      <w:lvlText w:val=""/>
      <w:lvlJc w:val="left"/>
      <w:pPr>
        <w:ind w:left="720" w:hanging="360"/>
      </w:pPr>
      <w:rPr>
        <w:rFonts w:ascii="Symbol" w:eastAsia="Calibri"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10416CA"/>
    <w:multiLevelType w:val="hybridMultilevel"/>
    <w:tmpl w:val="072EDEC8"/>
    <w:lvl w:ilvl="0" w:tplc="85A21114">
      <w:start w:val="1"/>
      <w:numFmt w:val="bullet"/>
      <w:pStyle w:val="subclause2Bullet2"/>
      <w:lvlText w:val=""/>
      <w:lvlJc w:val="left"/>
      <w:pPr>
        <w:ind w:left="2279" w:hanging="360"/>
      </w:pPr>
      <w:rPr>
        <w:rFonts w:ascii="Symbol" w:hAnsi="Symbol" w:hint="default"/>
        <w:color w:val="000000"/>
      </w:rPr>
    </w:lvl>
    <w:lvl w:ilvl="1" w:tplc="A6AA338A" w:tentative="1">
      <w:start w:val="1"/>
      <w:numFmt w:val="bullet"/>
      <w:lvlText w:val="o"/>
      <w:lvlJc w:val="left"/>
      <w:pPr>
        <w:ind w:left="2999" w:hanging="360"/>
      </w:pPr>
      <w:rPr>
        <w:rFonts w:ascii="Courier New" w:hAnsi="Courier New" w:cs="Courier New" w:hint="default"/>
      </w:rPr>
    </w:lvl>
    <w:lvl w:ilvl="2" w:tplc="7EBC73FC" w:tentative="1">
      <w:start w:val="1"/>
      <w:numFmt w:val="bullet"/>
      <w:lvlText w:val=""/>
      <w:lvlJc w:val="left"/>
      <w:pPr>
        <w:ind w:left="3719" w:hanging="360"/>
      </w:pPr>
      <w:rPr>
        <w:rFonts w:ascii="Wingdings" w:hAnsi="Wingdings" w:hint="default"/>
      </w:rPr>
    </w:lvl>
    <w:lvl w:ilvl="3" w:tplc="135C1648" w:tentative="1">
      <w:start w:val="1"/>
      <w:numFmt w:val="bullet"/>
      <w:lvlText w:val=""/>
      <w:lvlJc w:val="left"/>
      <w:pPr>
        <w:ind w:left="4439" w:hanging="360"/>
      </w:pPr>
      <w:rPr>
        <w:rFonts w:ascii="Symbol" w:hAnsi="Symbol" w:hint="default"/>
      </w:rPr>
    </w:lvl>
    <w:lvl w:ilvl="4" w:tplc="1EF285D8" w:tentative="1">
      <w:start w:val="1"/>
      <w:numFmt w:val="bullet"/>
      <w:lvlText w:val="o"/>
      <w:lvlJc w:val="left"/>
      <w:pPr>
        <w:ind w:left="5159" w:hanging="360"/>
      </w:pPr>
      <w:rPr>
        <w:rFonts w:ascii="Courier New" w:hAnsi="Courier New" w:cs="Courier New" w:hint="default"/>
      </w:rPr>
    </w:lvl>
    <w:lvl w:ilvl="5" w:tplc="2E40D678" w:tentative="1">
      <w:start w:val="1"/>
      <w:numFmt w:val="bullet"/>
      <w:lvlText w:val=""/>
      <w:lvlJc w:val="left"/>
      <w:pPr>
        <w:ind w:left="5879" w:hanging="360"/>
      </w:pPr>
      <w:rPr>
        <w:rFonts w:ascii="Wingdings" w:hAnsi="Wingdings" w:hint="default"/>
      </w:rPr>
    </w:lvl>
    <w:lvl w:ilvl="6" w:tplc="5416354C" w:tentative="1">
      <w:start w:val="1"/>
      <w:numFmt w:val="bullet"/>
      <w:lvlText w:val=""/>
      <w:lvlJc w:val="left"/>
      <w:pPr>
        <w:ind w:left="6599" w:hanging="360"/>
      </w:pPr>
      <w:rPr>
        <w:rFonts w:ascii="Symbol" w:hAnsi="Symbol" w:hint="default"/>
      </w:rPr>
    </w:lvl>
    <w:lvl w:ilvl="7" w:tplc="1520CF9A" w:tentative="1">
      <w:start w:val="1"/>
      <w:numFmt w:val="bullet"/>
      <w:lvlText w:val="o"/>
      <w:lvlJc w:val="left"/>
      <w:pPr>
        <w:ind w:left="7319" w:hanging="360"/>
      </w:pPr>
      <w:rPr>
        <w:rFonts w:ascii="Courier New" w:hAnsi="Courier New" w:cs="Courier New" w:hint="default"/>
      </w:rPr>
    </w:lvl>
    <w:lvl w:ilvl="8" w:tplc="00561C98" w:tentative="1">
      <w:start w:val="1"/>
      <w:numFmt w:val="bullet"/>
      <w:lvlText w:val=""/>
      <w:lvlJc w:val="left"/>
      <w:pPr>
        <w:ind w:left="8039" w:hanging="360"/>
      </w:pPr>
      <w:rPr>
        <w:rFonts w:ascii="Wingdings" w:hAnsi="Wingdings" w:hint="default"/>
      </w:rPr>
    </w:lvl>
  </w:abstractNum>
  <w:abstractNum w:abstractNumId="11" w15:restartNumberingAfterBreak="0">
    <w:nsid w:val="31E9741F"/>
    <w:multiLevelType w:val="hybridMultilevel"/>
    <w:tmpl w:val="0CAC7D4E"/>
    <w:lvl w:ilvl="0" w:tplc="AEA4597E">
      <w:start w:val="1"/>
      <w:numFmt w:val="bullet"/>
      <w:pStyle w:val="BulletList2"/>
      <w:lvlText w:val=""/>
      <w:lvlJc w:val="left"/>
      <w:pPr>
        <w:tabs>
          <w:tab w:val="num" w:pos="1077"/>
        </w:tabs>
        <w:ind w:left="1077" w:hanging="357"/>
      </w:pPr>
      <w:rPr>
        <w:rFonts w:ascii="Symbol" w:hAnsi="Symbol" w:hint="default"/>
        <w:color w:val="000000"/>
      </w:rPr>
    </w:lvl>
    <w:lvl w:ilvl="1" w:tplc="C77C522A" w:tentative="1">
      <w:start w:val="1"/>
      <w:numFmt w:val="bullet"/>
      <w:lvlText w:val="o"/>
      <w:lvlJc w:val="left"/>
      <w:pPr>
        <w:tabs>
          <w:tab w:val="num" w:pos="1440"/>
        </w:tabs>
        <w:ind w:left="1440" w:hanging="360"/>
      </w:pPr>
      <w:rPr>
        <w:rFonts w:ascii="Courier New" w:hAnsi="Courier New" w:cs="Courier New" w:hint="default"/>
      </w:rPr>
    </w:lvl>
    <w:lvl w:ilvl="2" w:tplc="9B741E18" w:tentative="1">
      <w:start w:val="1"/>
      <w:numFmt w:val="bullet"/>
      <w:lvlText w:val=""/>
      <w:lvlJc w:val="left"/>
      <w:pPr>
        <w:tabs>
          <w:tab w:val="num" w:pos="2160"/>
        </w:tabs>
        <w:ind w:left="2160" w:hanging="360"/>
      </w:pPr>
      <w:rPr>
        <w:rFonts w:ascii="Wingdings" w:hAnsi="Wingdings" w:hint="default"/>
      </w:rPr>
    </w:lvl>
    <w:lvl w:ilvl="3" w:tplc="09345948" w:tentative="1">
      <w:start w:val="1"/>
      <w:numFmt w:val="bullet"/>
      <w:lvlText w:val=""/>
      <w:lvlJc w:val="left"/>
      <w:pPr>
        <w:tabs>
          <w:tab w:val="num" w:pos="2880"/>
        </w:tabs>
        <w:ind w:left="2880" w:hanging="360"/>
      </w:pPr>
      <w:rPr>
        <w:rFonts w:ascii="Symbol" w:hAnsi="Symbol" w:hint="default"/>
      </w:rPr>
    </w:lvl>
    <w:lvl w:ilvl="4" w:tplc="A7FE2C62" w:tentative="1">
      <w:start w:val="1"/>
      <w:numFmt w:val="bullet"/>
      <w:lvlText w:val="o"/>
      <w:lvlJc w:val="left"/>
      <w:pPr>
        <w:tabs>
          <w:tab w:val="num" w:pos="3600"/>
        </w:tabs>
        <w:ind w:left="3600" w:hanging="360"/>
      </w:pPr>
      <w:rPr>
        <w:rFonts w:ascii="Courier New" w:hAnsi="Courier New" w:cs="Courier New" w:hint="default"/>
      </w:rPr>
    </w:lvl>
    <w:lvl w:ilvl="5" w:tplc="37A0509C" w:tentative="1">
      <w:start w:val="1"/>
      <w:numFmt w:val="bullet"/>
      <w:lvlText w:val=""/>
      <w:lvlJc w:val="left"/>
      <w:pPr>
        <w:tabs>
          <w:tab w:val="num" w:pos="4320"/>
        </w:tabs>
        <w:ind w:left="4320" w:hanging="360"/>
      </w:pPr>
      <w:rPr>
        <w:rFonts w:ascii="Wingdings" w:hAnsi="Wingdings" w:hint="default"/>
      </w:rPr>
    </w:lvl>
    <w:lvl w:ilvl="6" w:tplc="FF04F80C" w:tentative="1">
      <w:start w:val="1"/>
      <w:numFmt w:val="bullet"/>
      <w:lvlText w:val=""/>
      <w:lvlJc w:val="left"/>
      <w:pPr>
        <w:tabs>
          <w:tab w:val="num" w:pos="5040"/>
        </w:tabs>
        <w:ind w:left="5040" w:hanging="360"/>
      </w:pPr>
      <w:rPr>
        <w:rFonts w:ascii="Symbol" w:hAnsi="Symbol" w:hint="default"/>
      </w:rPr>
    </w:lvl>
    <w:lvl w:ilvl="7" w:tplc="703418BC" w:tentative="1">
      <w:start w:val="1"/>
      <w:numFmt w:val="bullet"/>
      <w:lvlText w:val="o"/>
      <w:lvlJc w:val="left"/>
      <w:pPr>
        <w:tabs>
          <w:tab w:val="num" w:pos="5760"/>
        </w:tabs>
        <w:ind w:left="5760" w:hanging="360"/>
      </w:pPr>
      <w:rPr>
        <w:rFonts w:ascii="Courier New" w:hAnsi="Courier New" w:cs="Courier New" w:hint="default"/>
      </w:rPr>
    </w:lvl>
    <w:lvl w:ilvl="8" w:tplc="5276DDC0"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3CC668D"/>
    <w:multiLevelType w:val="hybridMultilevel"/>
    <w:tmpl w:val="594C4DAE"/>
    <w:lvl w:ilvl="0" w:tplc="1AA0B7E8">
      <w:start w:val="1"/>
      <w:numFmt w:val="bullet"/>
      <w:pStyle w:val="Bullet4"/>
      <w:lvlText w:val=""/>
      <w:lvlJc w:val="left"/>
      <w:pPr>
        <w:tabs>
          <w:tab w:val="num" w:pos="2676"/>
        </w:tabs>
        <w:ind w:left="2676" w:hanging="357"/>
      </w:pPr>
      <w:rPr>
        <w:rFonts w:ascii="Symbol" w:hAnsi="Symbol" w:hint="default"/>
        <w:color w:val="000000"/>
      </w:rPr>
    </w:lvl>
    <w:lvl w:ilvl="1" w:tplc="BC7C93E8" w:tentative="1">
      <w:start w:val="1"/>
      <w:numFmt w:val="bullet"/>
      <w:lvlText w:val="o"/>
      <w:lvlJc w:val="left"/>
      <w:pPr>
        <w:tabs>
          <w:tab w:val="num" w:pos="1440"/>
        </w:tabs>
        <w:ind w:left="1440" w:hanging="360"/>
      </w:pPr>
      <w:rPr>
        <w:rFonts w:ascii="Courier New" w:hAnsi="Courier New" w:cs="Courier New" w:hint="default"/>
      </w:rPr>
    </w:lvl>
    <w:lvl w:ilvl="2" w:tplc="CC9E8826" w:tentative="1">
      <w:start w:val="1"/>
      <w:numFmt w:val="bullet"/>
      <w:lvlText w:val=""/>
      <w:lvlJc w:val="left"/>
      <w:pPr>
        <w:tabs>
          <w:tab w:val="num" w:pos="2160"/>
        </w:tabs>
        <w:ind w:left="2160" w:hanging="360"/>
      </w:pPr>
      <w:rPr>
        <w:rFonts w:ascii="Wingdings" w:hAnsi="Wingdings" w:hint="default"/>
      </w:rPr>
    </w:lvl>
    <w:lvl w:ilvl="3" w:tplc="A84AA0F8" w:tentative="1">
      <w:start w:val="1"/>
      <w:numFmt w:val="bullet"/>
      <w:lvlText w:val=""/>
      <w:lvlJc w:val="left"/>
      <w:pPr>
        <w:tabs>
          <w:tab w:val="num" w:pos="2880"/>
        </w:tabs>
        <w:ind w:left="2880" w:hanging="360"/>
      </w:pPr>
      <w:rPr>
        <w:rFonts w:ascii="Symbol" w:hAnsi="Symbol" w:hint="default"/>
      </w:rPr>
    </w:lvl>
    <w:lvl w:ilvl="4" w:tplc="D4149512" w:tentative="1">
      <w:start w:val="1"/>
      <w:numFmt w:val="bullet"/>
      <w:lvlText w:val="o"/>
      <w:lvlJc w:val="left"/>
      <w:pPr>
        <w:tabs>
          <w:tab w:val="num" w:pos="3600"/>
        </w:tabs>
        <w:ind w:left="3600" w:hanging="360"/>
      </w:pPr>
      <w:rPr>
        <w:rFonts w:ascii="Courier New" w:hAnsi="Courier New" w:cs="Courier New" w:hint="default"/>
      </w:rPr>
    </w:lvl>
    <w:lvl w:ilvl="5" w:tplc="3C8415A6" w:tentative="1">
      <w:start w:val="1"/>
      <w:numFmt w:val="bullet"/>
      <w:lvlText w:val=""/>
      <w:lvlJc w:val="left"/>
      <w:pPr>
        <w:tabs>
          <w:tab w:val="num" w:pos="4320"/>
        </w:tabs>
        <w:ind w:left="4320" w:hanging="360"/>
      </w:pPr>
      <w:rPr>
        <w:rFonts w:ascii="Wingdings" w:hAnsi="Wingdings" w:hint="default"/>
      </w:rPr>
    </w:lvl>
    <w:lvl w:ilvl="6" w:tplc="BF84E370" w:tentative="1">
      <w:start w:val="1"/>
      <w:numFmt w:val="bullet"/>
      <w:lvlText w:val=""/>
      <w:lvlJc w:val="left"/>
      <w:pPr>
        <w:tabs>
          <w:tab w:val="num" w:pos="5040"/>
        </w:tabs>
        <w:ind w:left="5040" w:hanging="360"/>
      </w:pPr>
      <w:rPr>
        <w:rFonts w:ascii="Symbol" w:hAnsi="Symbol" w:hint="default"/>
      </w:rPr>
    </w:lvl>
    <w:lvl w:ilvl="7" w:tplc="F9DC0360" w:tentative="1">
      <w:start w:val="1"/>
      <w:numFmt w:val="bullet"/>
      <w:lvlText w:val="o"/>
      <w:lvlJc w:val="left"/>
      <w:pPr>
        <w:tabs>
          <w:tab w:val="num" w:pos="5760"/>
        </w:tabs>
        <w:ind w:left="5760" w:hanging="360"/>
      </w:pPr>
      <w:rPr>
        <w:rFonts w:ascii="Courier New" w:hAnsi="Courier New" w:cs="Courier New" w:hint="default"/>
      </w:rPr>
    </w:lvl>
    <w:lvl w:ilvl="8" w:tplc="F2AC794E"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6E3743B"/>
    <w:multiLevelType w:val="singleLevel"/>
    <w:tmpl w:val="FE302F92"/>
    <w:lvl w:ilvl="0">
      <w:start w:val="1"/>
      <w:numFmt w:val="decimal"/>
      <w:pStyle w:val="ScheduleHeading"/>
      <w:lvlText w:val="Schedule %1"/>
      <w:lvlJc w:val="left"/>
      <w:pPr>
        <w:tabs>
          <w:tab w:val="num" w:pos="1080"/>
        </w:tabs>
        <w:ind w:left="360" w:hanging="360"/>
      </w:pPr>
      <w:rPr>
        <w:rFonts w:hint="default"/>
        <w:color w:val="000000"/>
      </w:rPr>
    </w:lvl>
  </w:abstractNum>
  <w:abstractNum w:abstractNumId="14" w15:restartNumberingAfterBreak="0">
    <w:nsid w:val="37811B57"/>
    <w:multiLevelType w:val="multilevel"/>
    <w:tmpl w:val="33661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130038"/>
    <w:multiLevelType w:val="hybridMultilevel"/>
    <w:tmpl w:val="FF8A0FAE"/>
    <w:lvl w:ilvl="0" w:tplc="A386E066">
      <w:start w:val="1"/>
      <w:numFmt w:val="bullet"/>
      <w:pStyle w:val="ClauseBullet2"/>
      <w:lvlText w:val=""/>
      <w:lvlJc w:val="left"/>
      <w:pPr>
        <w:ind w:left="1440" w:hanging="360"/>
      </w:pPr>
      <w:rPr>
        <w:rFonts w:ascii="Symbol" w:hAnsi="Symbol" w:hint="default"/>
        <w:color w:val="000000"/>
      </w:rPr>
    </w:lvl>
    <w:lvl w:ilvl="1" w:tplc="61C2B71A" w:tentative="1">
      <w:start w:val="1"/>
      <w:numFmt w:val="bullet"/>
      <w:lvlText w:val="o"/>
      <w:lvlJc w:val="left"/>
      <w:pPr>
        <w:ind w:left="2160" w:hanging="360"/>
      </w:pPr>
      <w:rPr>
        <w:rFonts w:ascii="Courier New" w:hAnsi="Courier New" w:cs="Courier New" w:hint="default"/>
      </w:rPr>
    </w:lvl>
    <w:lvl w:ilvl="2" w:tplc="EF94ABE8" w:tentative="1">
      <w:start w:val="1"/>
      <w:numFmt w:val="bullet"/>
      <w:lvlText w:val=""/>
      <w:lvlJc w:val="left"/>
      <w:pPr>
        <w:ind w:left="2880" w:hanging="360"/>
      </w:pPr>
      <w:rPr>
        <w:rFonts w:ascii="Wingdings" w:hAnsi="Wingdings" w:hint="default"/>
      </w:rPr>
    </w:lvl>
    <w:lvl w:ilvl="3" w:tplc="728CF8A8" w:tentative="1">
      <w:start w:val="1"/>
      <w:numFmt w:val="bullet"/>
      <w:lvlText w:val=""/>
      <w:lvlJc w:val="left"/>
      <w:pPr>
        <w:ind w:left="3600" w:hanging="360"/>
      </w:pPr>
      <w:rPr>
        <w:rFonts w:ascii="Symbol" w:hAnsi="Symbol" w:hint="default"/>
      </w:rPr>
    </w:lvl>
    <w:lvl w:ilvl="4" w:tplc="124E81B8" w:tentative="1">
      <w:start w:val="1"/>
      <w:numFmt w:val="bullet"/>
      <w:lvlText w:val="o"/>
      <w:lvlJc w:val="left"/>
      <w:pPr>
        <w:ind w:left="4320" w:hanging="360"/>
      </w:pPr>
      <w:rPr>
        <w:rFonts w:ascii="Courier New" w:hAnsi="Courier New" w:cs="Courier New" w:hint="default"/>
      </w:rPr>
    </w:lvl>
    <w:lvl w:ilvl="5" w:tplc="03285468" w:tentative="1">
      <w:start w:val="1"/>
      <w:numFmt w:val="bullet"/>
      <w:lvlText w:val=""/>
      <w:lvlJc w:val="left"/>
      <w:pPr>
        <w:ind w:left="5040" w:hanging="360"/>
      </w:pPr>
      <w:rPr>
        <w:rFonts w:ascii="Wingdings" w:hAnsi="Wingdings" w:hint="default"/>
      </w:rPr>
    </w:lvl>
    <w:lvl w:ilvl="6" w:tplc="84D6A59E" w:tentative="1">
      <w:start w:val="1"/>
      <w:numFmt w:val="bullet"/>
      <w:lvlText w:val=""/>
      <w:lvlJc w:val="left"/>
      <w:pPr>
        <w:ind w:left="5760" w:hanging="360"/>
      </w:pPr>
      <w:rPr>
        <w:rFonts w:ascii="Symbol" w:hAnsi="Symbol" w:hint="default"/>
      </w:rPr>
    </w:lvl>
    <w:lvl w:ilvl="7" w:tplc="3C9C7C50" w:tentative="1">
      <w:start w:val="1"/>
      <w:numFmt w:val="bullet"/>
      <w:lvlText w:val="o"/>
      <w:lvlJc w:val="left"/>
      <w:pPr>
        <w:ind w:left="6480" w:hanging="360"/>
      </w:pPr>
      <w:rPr>
        <w:rFonts w:ascii="Courier New" w:hAnsi="Courier New" w:cs="Courier New" w:hint="default"/>
      </w:rPr>
    </w:lvl>
    <w:lvl w:ilvl="8" w:tplc="69566F18" w:tentative="1">
      <w:start w:val="1"/>
      <w:numFmt w:val="bullet"/>
      <w:lvlText w:val=""/>
      <w:lvlJc w:val="left"/>
      <w:pPr>
        <w:ind w:left="7200" w:hanging="360"/>
      </w:pPr>
      <w:rPr>
        <w:rFonts w:ascii="Wingdings" w:hAnsi="Wingdings" w:hint="default"/>
      </w:rPr>
    </w:lvl>
  </w:abstractNum>
  <w:abstractNum w:abstractNumId="16" w15:restartNumberingAfterBreak="0">
    <w:nsid w:val="383931FD"/>
    <w:multiLevelType w:val="hybridMultilevel"/>
    <w:tmpl w:val="DAE8AFDA"/>
    <w:lvl w:ilvl="0" w:tplc="8C54055C">
      <w:start w:val="1"/>
      <w:numFmt w:val="bullet"/>
      <w:lvlText w:val="-"/>
      <w:lvlJc w:val="left"/>
      <w:pPr>
        <w:ind w:left="435" w:hanging="360"/>
      </w:pPr>
      <w:rPr>
        <w:rFonts w:ascii="Calibri" w:eastAsia="Calibri" w:hAnsi="Calibri" w:cs="Calibri" w:hint="default"/>
      </w:rPr>
    </w:lvl>
    <w:lvl w:ilvl="1" w:tplc="08090003" w:tentative="1">
      <w:start w:val="1"/>
      <w:numFmt w:val="bullet"/>
      <w:lvlText w:val="o"/>
      <w:lvlJc w:val="left"/>
      <w:pPr>
        <w:ind w:left="1155" w:hanging="360"/>
      </w:pPr>
      <w:rPr>
        <w:rFonts w:ascii="Courier New" w:hAnsi="Courier New" w:cs="Courier New" w:hint="default"/>
      </w:rPr>
    </w:lvl>
    <w:lvl w:ilvl="2" w:tplc="08090005" w:tentative="1">
      <w:start w:val="1"/>
      <w:numFmt w:val="bullet"/>
      <w:lvlText w:val=""/>
      <w:lvlJc w:val="left"/>
      <w:pPr>
        <w:ind w:left="1875" w:hanging="360"/>
      </w:pPr>
      <w:rPr>
        <w:rFonts w:ascii="Wingdings" w:hAnsi="Wingdings" w:hint="default"/>
      </w:rPr>
    </w:lvl>
    <w:lvl w:ilvl="3" w:tplc="08090001" w:tentative="1">
      <w:start w:val="1"/>
      <w:numFmt w:val="bullet"/>
      <w:lvlText w:val=""/>
      <w:lvlJc w:val="left"/>
      <w:pPr>
        <w:ind w:left="2595" w:hanging="360"/>
      </w:pPr>
      <w:rPr>
        <w:rFonts w:ascii="Symbol" w:hAnsi="Symbol" w:hint="default"/>
      </w:rPr>
    </w:lvl>
    <w:lvl w:ilvl="4" w:tplc="08090003" w:tentative="1">
      <w:start w:val="1"/>
      <w:numFmt w:val="bullet"/>
      <w:lvlText w:val="o"/>
      <w:lvlJc w:val="left"/>
      <w:pPr>
        <w:ind w:left="3315" w:hanging="360"/>
      </w:pPr>
      <w:rPr>
        <w:rFonts w:ascii="Courier New" w:hAnsi="Courier New" w:cs="Courier New" w:hint="default"/>
      </w:rPr>
    </w:lvl>
    <w:lvl w:ilvl="5" w:tplc="08090005" w:tentative="1">
      <w:start w:val="1"/>
      <w:numFmt w:val="bullet"/>
      <w:lvlText w:val=""/>
      <w:lvlJc w:val="left"/>
      <w:pPr>
        <w:ind w:left="4035" w:hanging="360"/>
      </w:pPr>
      <w:rPr>
        <w:rFonts w:ascii="Wingdings" w:hAnsi="Wingdings" w:hint="default"/>
      </w:rPr>
    </w:lvl>
    <w:lvl w:ilvl="6" w:tplc="08090001" w:tentative="1">
      <w:start w:val="1"/>
      <w:numFmt w:val="bullet"/>
      <w:lvlText w:val=""/>
      <w:lvlJc w:val="left"/>
      <w:pPr>
        <w:ind w:left="4755" w:hanging="360"/>
      </w:pPr>
      <w:rPr>
        <w:rFonts w:ascii="Symbol" w:hAnsi="Symbol" w:hint="default"/>
      </w:rPr>
    </w:lvl>
    <w:lvl w:ilvl="7" w:tplc="08090003" w:tentative="1">
      <w:start w:val="1"/>
      <w:numFmt w:val="bullet"/>
      <w:lvlText w:val="o"/>
      <w:lvlJc w:val="left"/>
      <w:pPr>
        <w:ind w:left="5475" w:hanging="360"/>
      </w:pPr>
      <w:rPr>
        <w:rFonts w:ascii="Courier New" w:hAnsi="Courier New" w:cs="Courier New" w:hint="default"/>
      </w:rPr>
    </w:lvl>
    <w:lvl w:ilvl="8" w:tplc="08090005" w:tentative="1">
      <w:start w:val="1"/>
      <w:numFmt w:val="bullet"/>
      <w:lvlText w:val=""/>
      <w:lvlJc w:val="left"/>
      <w:pPr>
        <w:ind w:left="6195" w:hanging="360"/>
      </w:pPr>
      <w:rPr>
        <w:rFonts w:ascii="Wingdings" w:hAnsi="Wingdings" w:hint="default"/>
      </w:rPr>
    </w:lvl>
  </w:abstractNum>
  <w:abstractNum w:abstractNumId="17" w15:restartNumberingAfterBreak="0">
    <w:nsid w:val="40ED78FF"/>
    <w:multiLevelType w:val="hybridMultilevel"/>
    <w:tmpl w:val="C7CEB75E"/>
    <w:lvl w:ilvl="0" w:tplc="2D3E1428">
      <w:start w:val="2"/>
      <w:numFmt w:val="bullet"/>
      <w:lvlText w:val="-"/>
      <w:lvlJc w:val="left"/>
      <w:pPr>
        <w:ind w:left="435" w:hanging="360"/>
      </w:pPr>
      <w:rPr>
        <w:rFonts w:ascii="Calibri" w:eastAsia="Calibri" w:hAnsi="Calibri" w:cs="Calibri" w:hint="default"/>
      </w:rPr>
    </w:lvl>
    <w:lvl w:ilvl="1" w:tplc="08090003" w:tentative="1">
      <w:start w:val="1"/>
      <w:numFmt w:val="bullet"/>
      <w:lvlText w:val="o"/>
      <w:lvlJc w:val="left"/>
      <w:pPr>
        <w:ind w:left="1155" w:hanging="360"/>
      </w:pPr>
      <w:rPr>
        <w:rFonts w:ascii="Courier New" w:hAnsi="Courier New" w:cs="Courier New" w:hint="default"/>
      </w:rPr>
    </w:lvl>
    <w:lvl w:ilvl="2" w:tplc="08090005" w:tentative="1">
      <w:start w:val="1"/>
      <w:numFmt w:val="bullet"/>
      <w:lvlText w:val=""/>
      <w:lvlJc w:val="left"/>
      <w:pPr>
        <w:ind w:left="1875" w:hanging="360"/>
      </w:pPr>
      <w:rPr>
        <w:rFonts w:ascii="Wingdings" w:hAnsi="Wingdings" w:hint="default"/>
      </w:rPr>
    </w:lvl>
    <w:lvl w:ilvl="3" w:tplc="08090001" w:tentative="1">
      <w:start w:val="1"/>
      <w:numFmt w:val="bullet"/>
      <w:lvlText w:val=""/>
      <w:lvlJc w:val="left"/>
      <w:pPr>
        <w:ind w:left="2595" w:hanging="360"/>
      </w:pPr>
      <w:rPr>
        <w:rFonts w:ascii="Symbol" w:hAnsi="Symbol" w:hint="default"/>
      </w:rPr>
    </w:lvl>
    <w:lvl w:ilvl="4" w:tplc="08090003" w:tentative="1">
      <w:start w:val="1"/>
      <w:numFmt w:val="bullet"/>
      <w:lvlText w:val="o"/>
      <w:lvlJc w:val="left"/>
      <w:pPr>
        <w:ind w:left="3315" w:hanging="360"/>
      </w:pPr>
      <w:rPr>
        <w:rFonts w:ascii="Courier New" w:hAnsi="Courier New" w:cs="Courier New" w:hint="default"/>
      </w:rPr>
    </w:lvl>
    <w:lvl w:ilvl="5" w:tplc="08090005" w:tentative="1">
      <w:start w:val="1"/>
      <w:numFmt w:val="bullet"/>
      <w:lvlText w:val=""/>
      <w:lvlJc w:val="left"/>
      <w:pPr>
        <w:ind w:left="4035" w:hanging="360"/>
      </w:pPr>
      <w:rPr>
        <w:rFonts w:ascii="Wingdings" w:hAnsi="Wingdings" w:hint="default"/>
      </w:rPr>
    </w:lvl>
    <w:lvl w:ilvl="6" w:tplc="08090001" w:tentative="1">
      <w:start w:val="1"/>
      <w:numFmt w:val="bullet"/>
      <w:lvlText w:val=""/>
      <w:lvlJc w:val="left"/>
      <w:pPr>
        <w:ind w:left="4755" w:hanging="360"/>
      </w:pPr>
      <w:rPr>
        <w:rFonts w:ascii="Symbol" w:hAnsi="Symbol" w:hint="default"/>
      </w:rPr>
    </w:lvl>
    <w:lvl w:ilvl="7" w:tplc="08090003" w:tentative="1">
      <w:start w:val="1"/>
      <w:numFmt w:val="bullet"/>
      <w:lvlText w:val="o"/>
      <w:lvlJc w:val="left"/>
      <w:pPr>
        <w:ind w:left="5475" w:hanging="360"/>
      </w:pPr>
      <w:rPr>
        <w:rFonts w:ascii="Courier New" w:hAnsi="Courier New" w:cs="Courier New" w:hint="default"/>
      </w:rPr>
    </w:lvl>
    <w:lvl w:ilvl="8" w:tplc="08090005" w:tentative="1">
      <w:start w:val="1"/>
      <w:numFmt w:val="bullet"/>
      <w:lvlText w:val=""/>
      <w:lvlJc w:val="left"/>
      <w:pPr>
        <w:ind w:left="6195" w:hanging="360"/>
      </w:pPr>
      <w:rPr>
        <w:rFonts w:ascii="Wingdings" w:hAnsi="Wingdings" w:hint="default"/>
      </w:rPr>
    </w:lvl>
  </w:abstractNum>
  <w:abstractNum w:abstractNumId="18" w15:restartNumberingAfterBreak="0">
    <w:nsid w:val="44D67987"/>
    <w:multiLevelType w:val="hybridMultilevel"/>
    <w:tmpl w:val="EBD6FB80"/>
    <w:lvl w:ilvl="0" w:tplc="2B3857C2">
      <w:start w:val="1"/>
      <w:numFmt w:val="bullet"/>
      <w:pStyle w:val="subclause1Bullet2"/>
      <w:lvlText w:val=""/>
      <w:lvlJc w:val="left"/>
      <w:pPr>
        <w:ind w:left="1440" w:hanging="360"/>
      </w:pPr>
      <w:rPr>
        <w:rFonts w:ascii="Symbol" w:hAnsi="Symbol" w:hint="default"/>
        <w:color w:val="000000"/>
      </w:rPr>
    </w:lvl>
    <w:lvl w:ilvl="1" w:tplc="27F67524" w:tentative="1">
      <w:start w:val="1"/>
      <w:numFmt w:val="bullet"/>
      <w:lvlText w:val="o"/>
      <w:lvlJc w:val="left"/>
      <w:pPr>
        <w:ind w:left="2160" w:hanging="360"/>
      </w:pPr>
      <w:rPr>
        <w:rFonts w:ascii="Courier New" w:hAnsi="Courier New" w:cs="Courier New" w:hint="default"/>
      </w:rPr>
    </w:lvl>
    <w:lvl w:ilvl="2" w:tplc="5EFEAD2A" w:tentative="1">
      <w:start w:val="1"/>
      <w:numFmt w:val="bullet"/>
      <w:lvlText w:val=""/>
      <w:lvlJc w:val="left"/>
      <w:pPr>
        <w:ind w:left="2880" w:hanging="360"/>
      </w:pPr>
      <w:rPr>
        <w:rFonts w:ascii="Wingdings" w:hAnsi="Wingdings" w:hint="default"/>
      </w:rPr>
    </w:lvl>
    <w:lvl w:ilvl="3" w:tplc="BF7EFA1C" w:tentative="1">
      <w:start w:val="1"/>
      <w:numFmt w:val="bullet"/>
      <w:lvlText w:val=""/>
      <w:lvlJc w:val="left"/>
      <w:pPr>
        <w:ind w:left="3600" w:hanging="360"/>
      </w:pPr>
      <w:rPr>
        <w:rFonts w:ascii="Symbol" w:hAnsi="Symbol" w:hint="default"/>
      </w:rPr>
    </w:lvl>
    <w:lvl w:ilvl="4" w:tplc="A314DB40" w:tentative="1">
      <w:start w:val="1"/>
      <w:numFmt w:val="bullet"/>
      <w:lvlText w:val="o"/>
      <w:lvlJc w:val="left"/>
      <w:pPr>
        <w:ind w:left="4320" w:hanging="360"/>
      </w:pPr>
      <w:rPr>
        <w:rFonts w:ascii="Courier New" w:hAnsi="Courier New" w:cs="Courier New" w:hint="default"/>
      </w:rPr>
    </w:lvl>
    <w:lvl w:ilvl="5" w:tplc="BD7E0416" w:tentative="1">
      <w:start w:val="1"/>
      <w:numFmt w:val="bullet"/>
      <w:lvlText w:val=""/>
      <w:lvlJc w:val="left"/>
      <w:pPr>
        <w:ind w:left="5040" w:hanging="360"/>
      </w:pPr>
      <w:rPr>
        <w:rFonts w:ascii="Wingdings" w:hAnsi="Wingdings" w:hint="default"/>
      </w:rPr>
    </w:lvl>
    <w:lvl w:ilvl="6" w:tplc="057E1170" w:tentative="1">
      <w:start w:val="1"/>
      <w:numFmt w:val="bullet"/>
      <w:lvlText w:val=""/>
      <w:lvlJc w:val="left"/>
      <w:pPr>
        <w:ind w:left="5760" w:hanging="360"/>
      </w:pPr>
      <w:rPr>
        <w:rFonts w:ascii="Symbol" w:hAnsi="Symbol" w:hint="default"/>
      </w:rPr>
    </w:lvl>
    <w:lvl w:ilvl="7" w:tplc="499AEED4" w:tentative="1">
      <w:start w:val="1"/>
      <w:numFmt w:val="bullet"/>
      <w:lvlText w:val="o"/>
      <w:lvlJc w:val="left"/>
      <w:pPr>
        <w:ind w:left="6480" w:hanging="360"/>
      </w:pPr>
      <w:rPr>
        <w:rFonts w:ascii="Courier New" w:hAnsi="Courier New" w:cs="Courier New" w:hint="default"/>
      </w:rPr>
    </w:lvl>
    <w:lvl w:ilvl="8" w:tplc="D662F684" w:tentative="1">
      <w:start w:val="1"/>
      <w:numFmt w:val="bullet"/>
      <w:lvlText w:val=""/>
      <w:lvlJc w:val="left"/>
      <w:pPr>
        <w:ind w:left="7200" w:hanging="360"/>
      </w:pPr>
      <w:rPr>
        <w:rFonts w:ascii="Wingdings" w:hAnsi="Wingdings" w:hint="default"/>
      </w:rPr>
    </w:lvl>
  </w:abstractNum>
  <w:abstractNum w:abstractNumId="19" w15:restartNumberingAfterBreak="0">
    <w:nsid w:val="44E96665"/>
    <w:multiLevelType w:val="hybridMultilevel"/>
    <w:tmpl w:val="EF1E142A"/>
    <w:lvl w:ilvl="0" w:tplc="0B18E562">
      <w:start w:val="1"/>
      <w:numFmt w:val="bullet"/>
      <w:pStyle w:val="subclause3Bullet1"/>
      <w:lvlText w:val=""/>
      <w:lvlJc w:val="left"/>
      <w:pPr>
        <w:ind w:left="2988" w:hanging="360"/>
      </w:pPr>
      <w:rPr>
        <w:rFonts w:ascii="Symbol" w:hAnsi="Symbol" w:hint="default"/>
        <w:color w:val="000000"/>
      </w:rPr>
    </w:lvl>
    <w:lvl w:ilvl="1" w:tplc="7DD24C6C" w:tentative="1">
      <w:start w:val="1"/>
      <w:numFmt w:val="bullet"/>
      <w:lvlText w:val="o"/>
      <w:lvlJc w:val="left"/>
      <w:pPr>
        <w:ind w:left="3708" w:hanging="360"/>
      </w:pPr>
      <w:rPr>
        <w:rFonts w:ascii="Courier New" w:hAnsi="Courier New" w:cs="Courier New" w:hint="default"/>
      </w:rPr>
    </w:lvl>
    <w:lvl w:ilvl="2" w:tplc="31EA5E0C" w:tentative="1">
      <w:start w:val="1"/>
      <w:numFmt w:val="bullet"/>
      <w:lvlText w:val=""/>
      <w:lvlJc w:val="left"/>
      <w:pPr>
        <w:ind w:left="4428" w:hanging="360"/>
      </w:pPr>
      <w:rPr>
        <w:rFonts w:ascii="Wingdings" w:hAnsi="Wingdings" w:hint="default"/>
      </w:rPr>
    </w:lvl>
    <w:lvl w:ilvl="3" w:tplc="68920D3E" w:tentative="1">
      <w:start w:val="1"/>
      <w:numFmt w:val="bullet"/>
      <w:lvlText w:val=""/>
      <w:lvlJc w:val="left"/>
      <w:pPr>
        <w:ind w:left="5148" w:hanging="360"/>
      </w:pPr>
      <w:rPr>
        <w:rFonts w:ascii="Symbol" w:hAnsi="Symbol" w:hint="default"/>
      </w:rPr>
    </w:lvl>
    <w:lvl w:ilvl="4" w:tplc="81367012" w:tentative="1">
      <w:start w:val="1"/>
      <w:numFmt w:val="bullet"/>
      <w:lvlText w:val="o"/>
      <w:lvlJc w:val="left"/>
      <w:pPr>
        <w:ind w:left="5868" w:hanging="360"/>
      </w:pPr>
      <w:rPr>
        <w:rFonts w:ascii="Courier New" w:hAnsi="Courier New" w:cs="Courier New" w:hint="default"/>
      </w:rPr>
    </w:lvl>
    <w:lvl w:ilvl="5" w:tplc="02B64E7C" w:tentative="1">
      <w:start w:val="1"/>
      <w:numFmt w:val="bullet"/>
      <w:lvlText w:val=""/>
      <w:lvlJc w:val="left"/>
      <w:pPr>
        <w:ind w:left="6588" w:hanging="360"/>
      </w:pPr>
      <w:rPr>
        <w:rFonts w:ascii="Wingdings" w:hAnsi="Wingdings" w:hint="default"/>
      </w:rPr>
    </w:lvl>
    <w:lvl w:ilvl="6" w:tplc="4F725532" w:tentative="1">
      <w:start w:val="1"/>
      <w:numFmt w:val="bullet"/>
      <w:lvlText w:val=""/>
      <w:lvlJc w:val="left"/>
      <w:pPr>
        <w:ind w:left="7308" w:hanging="360"/>
      </w:pPr>
      <w:rPr>
        <w:rFonts w:ascii="Symbol" w:hAnsi="Symbol" w:hint="default"/>
      </w:rPr>
    </w:lvl>
    <w:lvl w:ilvl="7" w:tplc="C21C420C" w:tentative="1">
      <w:start w:val="1"/>
      <w:numFmt w:val="bullet"/>
      <w:lvlText w:val="o"/>
      <w:lvlJc w:val="left"/>
      <w:pPr>
        <w:ind w:left="8028" w:hanging="360"/>
      </w:pPr>
      <w:rPr>
        <w:rFonts w:ascii="Courier New" w:hAnsi="Courier New" w:cs="Courier New" w:hint="default"/>
      </w:rPr>
    </w:lvl>
    <w:lvl w:ilvl="8" w:tplc="57326E8C" w:tentative="1">
      <w:start w:val="1"/>
      <w:numFmt w:val="bullet"/>
      <w:lvlText w:val=""/>
      <w:lvlJc w:val="left"/>
      <w:pPr>
        <w:ind w:left="8748" w:hanging="360"/>
      </w:pPr>
      <w:rPr>
        <w:rFonts w:ascii="Wingdings" w:hAnsi="Wingdings" w:hint="default"/>
      </w:rPr>
    </w:lvl>
  </w:abstractNum>
  <w:abstractNum w:abstractNumId="20" w15:restartNumberingAfterBreak="0">
    <w:nsid w:val="46AC04C6"/>
    <w:multiLevelType w:val="hybridMultilevel"/>
    <w:tmpl w:val="E6C47700"/>
    <w:lvl w:ilvl="0" w:tplc="F842A396">
      <w:start w:val="1"/>
      <w:numFmt w:val="bullet"/>
      <w:pStyle w:val="subclause2Bullet1"/>
      <w:lvlText w:val=""/>
      <w:lvlJc w:val="left"/>
      <w:pPr>
        <w:ind w:left="2279" w:hanging="360"/>
      </w:pPr>
      <w:rPr>
        <w:rFonts w:ascii="Symbol" w:hAnsi="Symbol" w:hint="default"/>
        <w:color w:val="000000"/>
      </w:rPr>
    </w:lvl>
    <w:lvl w:ilvl="1" w:tplc="4E8A521E" w:tentative="1">
      <w:start w:val="1"/>
      <w:numFmt w:val="bullet"/>
      <w:pStyle w:val="Titlesubclause1"/>
      <w:lvlText w:val="o"/>
      <w:lvlJc w:val="left"/>
      <w:pPr>
        <w:ind w:left="2999" w:hanging="360"/>
      </w:pPr>
      <w:rPr>
        <w:rFonts w:ascii="Courier New" w:hAnsi="Courier New" w:cs="Courier New" w:hint="default"/>
      </w:rPr>
    </w:lvl>
    <w:lvl w:ilvl="2" w:tplc="D616AC58" w:tentative="1">
      <w:start w:val="1"/>
      <w:numFmt w:val="bullet"/>
      <w:pStyle w:val="Titlesubclause2"/>
      <w:lvlText w:val=""/>
      <w:lvlJc w:val="left"/>
      <w:pPr>
        <w:ind w:left="3719" w:hanging="360"/>
      </w:pPr>
      <w:rPr>
        <w:rFonts w:ascii="Wingdings" w:hAnsi="Wingdings" w:hint="default"/>
      </w:rPr>
    </w:lvl>
    <w:lvl w:ilvl="3" w:tplc="1C36B63A" w:tentative="1">
      <w:start w:val="1"/>
      <w:numFmt w:val="bullet"/>
      <w:pStyle w:val="Titlesubclause3"/>
      <w:lvlText w:val=""/>
      <w:lvlJc w:val="left"/>
      <w:pPr>
        <w:ind w:left="4439" w:hanging="360"/>
      </w:pPr>
      <w:rPr>
        <w:rFonts w:ascii="Symbol" w:hAnsi="Symbol" w:hint="default"/>
      </w:rPr>
    </w:lvl>
    <w:lvl w:ilvl="4" w:tplc="7026E46E" w:tentative="1">
      <w:start w:val="1"/>
      <w:numFmt w:val="bullet"/>
      <w:pStyle w:val="Titlesubclause4"/>
      <w:lvlText w:val="o"/>
      <w:lvlJc w:val="left"/>
      <w:pPr>
        <w:ind w:left="5159" w:hanging="360"/>
      </w:pPr>
      <w:rPr>
        <w:rFonts w:ascii="Courier New" w:hAnsi="Courier New" w:cs="Courier New" w:hint="default"/>
      </w:rPr>
    </w:lvl>
    <w:lvl w:ilvl="5" w:tplc="FFD88DCE" w:tentative="1">
      <w:start w:val="1"/>
      <w:numFmt w:val="bullet"/>
      <w:lvlText w:val=""/>
      <w:lvlJc w:val="left"/>
      <w:pPr>
        <w:ind w:left="5879" w:hanging="360"/>
      </w:pPr>
      <w:rPr>
        <w:rFonts w:ascii="Wingdings" w:hAnsi="Wingdings" w:hint="default"/>
      </w:rPr>
    </w:lvl>
    <w:lvl w:ilvl="6" w:tplc="B622A4AC" w:tentative="1">
      <w:start w:val="1"/>
      <w:numFmt w:val="bullet"/>
      <w:lvlText w:val=""/>
      <w:lvlJc w:val="left"/>
      <w:pPr>
        <w:ind w:left="6599" w:hanging="360"/>
      </w:pPr>
      <w:rPr>
        <w:rFonts w:ascii="Symbol" w:hAnsi="Symbol" w:hint="default"/>
      </w:rPr>
    </w:lvl>
    <w:lvl w:ilvl="7" w:tplc="F05EE192" w:tentative="1">
      <w:start w:val="1"/>
      <w:numFmt w:val="bullet"/>
      <w:lvlText w:val="o"/>
      <w:lvlJc w:val="left"/>
      <w:pPr>
        <w:ind w:left="7319" w:hanging="360"/>
      </w:pPr>
      <w:rPr>
        <w:rFonts w:ascii="Courier New" w:hAnsi="Courier New" w:cs="Courier New" w:hint="default"/>
      </w:rPr>
    </w:lvl>
    <w:lvl w:ilvl="8" w:tplc="647090D0" w:tentative="1">
      <w:start w:val="1"/>
      <w:numFmt w:val="bullet"/>
      <w:lvlText w:val=""/>
      <w:lvlJc w:val="left"/>
      <w:pPr>
        <w:ind w:left="8039" w:hanging="360"/>
      </w:pPr>
      <w:rPr>
        <w:rFonts w:ascii="Wingdings" w:hAnsi="Wingdings" w:hint="default"/>
      </w:rPr>
    </w:lvl>
  </w:abstractNum>
  <w:abstractNum w:abstractNumId="21" w15:restartNumberingAfterBreak="0">
    <w:nsid w:val="47F42723"/>
    <w:multiLevelType w:val="hybridMultilevel"/>
    <w:tmpl w:val="C5A02EE6"/>
    <w:lvl w:ilvl="0" w:tplc="AEAA1E86">
      <w:start w:val="1"/>
      <w:numFmt w:val="bullet"/>
      <w:pStyle w:val="subclause1Bullet1"/>
      <w:lvlText w:val=""/>
      <w:lvlJc w:val="left"/>
      <w:pPr>
        <w:ind w:left="1440" w:hanging="360"/>
      </w:pPr>
      <w:rPr>
        <w:rFonts w:ascii="Symbol" w:hAnsi="Symbol" w:hint="default"/>
        <w:color w:val="000000"/>
      </w:rPr>
    </w:lvl>
    <w:lvl w:ilvl="1" w:tplc="7B18B160" w:tentative="1">
      <w:start w:val="1"/>
      <w:numFmt w:val="bullet"/>
      <w:lvlText w:val="o"/>
      <w:lvlJc w:val="left"/>
      <w:pPr>
        <w:ind w:left="2160" w:hanging="360"/>
      </w:pPr>
      <w:rPr>
        <w:rFonts w:ascii="Courier New" w:hAnsi="Courier New" w:cs="Courier New" w:hint="default"/>
      </w:rPr>
    </w:lvl>
    <w:lvl w:ilvl="2" w:tplc="489AA5EA" w:tentative="1">
      <w:start w:val="1"/>
      <w:numFmt w:val="bullet"/>
      <w:lvlText w:val=""/>
      <w:lvlJc w:val="left"/>
      <w:pPr>
        <w:ind w:left="2880" w:hanging="360"/>
      </w:pPr>
      <w:rPr>
        <w:rFonts w:ascii="Wingdings" w:hAnsi="Wingdings" w:hint="default"/>
      </w:rPr>
    </w:lvl>
    <w:lvl w:ilvl="3" w:tplc="7032CB4E" w:tentative="1">
      <w:start w:val="1"/>
      <w:numFmt w:val="bullet"/>
      <w:lvlText w:val=""/>
      <w:lvlJc w:val="left"/>
      <w:pPr>
        <w:ind w:left="3600" w:hanging="360"/>
      </w:pPr>
      <w:rPr>
        <w:rFonts w:ascii="Symbol" w:hAnsi="Symbol" w:hint="default"/>
      </w:rPr>
    </w:lvl>
    <w:lvl w:ilvl="4" w:tplc="0EE260F0" w:tentative="1">
      <w:start w:val="1"/>
      <w:numFmt w:val="bullet"/>
      <w:lvlText w:val="o"/>
      <w:lvlJc w:val="left"/>
      <w:pPr>
        <w:ind w:left="4320" w:hanging="360"/>
      </w:pPr>
      <w:rPr>
        <w:rFonts w:ascii="Courier New" w:hAnsi="Courier New" w:cs="Courier New" w:hint="default"/>
      </w:rPr>
    </w:lvl>
    <w:lvl w:ilvl="5" w:tplc="76983EB8" w:tentative="1">
      <w:start w:val="1"/>
      <w:numFmt w:val="bullet"/>
      <w:lvlText w:val=""/>
      <w:lvlJc w:val="left"/>
      <w:pPr>
        <w:ind w:left="5040" w:hanging="360"/>
      </w:pPr>
      <w:rPr>
        <w:rFonts w:ascii="Wingdings" w:hAnsi="Wingdings" w:hint="default"/>
      </w:rPr>
    </w:lvl>
    <w:lvl w:ilvl="6" w:tplc="A9EC3A42" w:tentative="1">
      <w:start w:val="1"/>
      <w:numFmt w:val="bullet"/>
      <w:lvlText w:val=""/>
      <w:lvlJc w:val="left"/>
      <w:pPr>
        <w:ind w:left="5760" w:hanging="360"/>
      </w:pPr>
      <w:rPr>
        <w:rFonts w:ascii="Symbol" w:hAnsi="Symbol" w:hint="default"/>
      </w:rPr>
    </w:lvl>
    <w:lvl w:ilvl="7" w:tplc="86445F8A" w:tentative="1">
      <w:start w:val="1"/>
      <w:numFmt w:val="bullet"/>
      <w:lvlText w:val="o"/>
      <w:lvlJc w:val="left"/>
      <w:pPr>
        <w:ind w:left="6480" w:hanging="360"/>
      </w:pPr>
      <w:rPr>
        <w:rFonts w:ascii="Courier New" w:hAnsi="Courier New" w:cs="Courier New" w:hint="default"/>
      </w:rPr>
    </w:lvl>
    <w:lvl w:ilvl="8" w:tplc="B7248E8C" w:tentative="1">
      <w:start w:val="1"/>
      <w:numFmt w:val="bullet"/>
      <w:lvlText w:val=""/>
      <w:lvlJc w:val="left"/>
      <w:pPr>
        <w:ind w:left="7200" w:hanging="360"/>
      </w:pPr>
      <w:rPr>
        <w:rFonts w:ascii="Wingdings" w:hAnsi="Wingdings" w:hint="default"/>
      </w:rPr>
    </w:lvl>
  </w:abstractNum>
  <w:abstractNum w:abstractNumId="22" w15:restartNumberingAfterBreak="0">
    <w:nsid w:val="4D631861"/>
    <w:multiLevelType w:val="hybridMultilevel"/>
    <w:tmpl w:val="C9CC2470"/>
    <w:lvl w:ilvl="0" w:tplc="5A48ED14">
      <w:start w:val="1"/>
      <w:numFmt w:val="decimal"/>
      <w:lvlText w:val="%1)"/>
      <w:lvlJc w:val="left"/>
      <w:pPr>
        <w:ind w:left="1020" w:hanging="360"/>
      </w:pPr>
    </w:lvl>
    <w:lvl w:ilvl="1" w:tplc="DADCE12E">
      <w:start w:val="1"/>
      <w:numFmt w:val="decimal"/>
      <w:lvlText w:val="%2)"/>
      <w:lvlJc w:val="left"/>
      <w:pPr>
        <w:ind w:left="1020" w:hanging="360"/>
      </w:pPr>
    </w:lvl>
    <w:lvl w:ilvl="2" w:tplc="25300F9E">
      <w:start w:val="1"/>
      <w:numFmt w:val="decimal"/>
      <w:lvlText w:val="%3)"/>
      <w:lvlJc w:val="left"/>
      <w:pPr>
        <w:ind w:left="1020" w:hanging="360"/>
      </w:pPr>
    </w:lvl>
    <w:lvl w:ilvl="3" w:tplc="85CA2ED6">
      <w:start w:val="1"/>
      <w:numFmt w:val="decimal"/>
      <w:lvlText w:val="%4)"/>
      <w:lvlJc w:val="left"/>
      <w:pPr>
        <w:ind w:left="1020" w:hanging="360"/>
      </w:pPr>
    </w:lvl>
    <w:lvl w:ilvl="4" w:tplc="2A02034C">
      <w:start w:val="1"/>
      <w:numFmt w:val="decimal"/>
      <w:lvlText w:val="%5)"/>
      <w:lvlJc w:val="left"/>
      <w:pPr>
        <w:ind w:left="1020" w:hanging="360"/>
      </w:pPr>
    </w:lvl>
    <w:lvl w:ilvl="5" w:tplc="D97277CE">
      <w:start w:val="1"/>
      <w:numFmt w:val="decimal"/>
      <w:lvlText w:val="%6)"/>
      <w:lvlJc w:val="left"/>
      <w:pPr>
        <w:ind w:left="1020" w:hanging="360"/>
      </w:pPr>
    </w:lvl>
    <w:lvl w:ilvl="6" w:tplc="BDFE3368">
      <w:start w:val="1"/>
      <w:numFmt w:val="decimal"/>
      <w:lvlText w:val="%7)"/>
      <w:lvlJc w:val="left"/>
      <w:pPr>
        <w:ind w:left="1020" w:hanging="360"/>
      </w:pPr>
    </w:lvl>
    <w:lvl w:ilvl="7" w:tplc="783293B4">
      <w:start w:val="1"/>
      <w:numFmt w:val="decimal"/>
      <w:lvlText w:val="%8)"/>
      <w:lvlJc w:val="left"/>
      <w:pPr>
        <w:ind w:left="1020" w:hanging="360"/>
      </w:pPr>
    </w:lvl>
    <w:lvl w:ilvl="8" w:tplc="DBB2DF74">
      <w:start w:val="1"/>
      <w:numFmt w:val="decimal"/>
      <w:lvlText w:val="%9)"/>
      <w:lvlJc w:val="left"/>
      <w:pPr>
        <w:ind w:left="1020" w:hanging="360"/>
      </w:pPr>
    </w:lvl>
  </w:abstractNum>
  <w:abstractNum w:abstractNumId="23" w15:restartNumberingAfterBreak="0">
    <w:nsid w:val="509B7DC8"/>
    <w:multiLevelType w:val="hybridMultilevel"/>
    <w:tmpl w:val="0BC00B8C"/>
    <w:lvl w:ilvl="0" w:tplc="6310DC9C">
      <w:start w:val="1"/>
      <w:numFmt w:val="bullet"/>
      <w:lvlText w:val="-"/>
      <w:lvlJc w:val="left"/>
      <w:pPr>
        <w:ind w:left="435" w:hanging="360"/>
      </w:pPr>
      <w:rPr>
        <w:rFonts w:ascii="Calibri" w:eastAsia="Calibri" w:hAnsi="Calibri" w:cs="Calibri" w:hint="default"/>
      </w:rPr>
    </w:lvl>
    <w:lvl w:ilvl="1" w:tplc="08090003" w:tentative="1">
      <w:start w:val="1"/>
      <w:numFmt w:val="bullet"/>
      <w:lvlText w:val="o"/>
      <w:lvlJc w:val="left"/>
      <w:pPr>
        <w:ind w:left="1155" w:hanging="360"/>
      </w:pPr>
      <w:rPr>
        <w:rFonts w:ascii="Courier New" w:hAnsi="Courier New" w:cs="Courier New" w:hint="default"/>
      </w:rPr>
    </w:lvl>
    <w:lvl w:ilvl="2" w:tplc="08090005" w:tentative="1">
      <w:start w:val="1"/>
      <w:numFmt w:val="bullet"/>
      <w:lvlText w:val=""/>
      <w:lvlJc w:val="left"/>
      <w:pPr>
        <w:ind w:left="1875" w:hanging="360"/>
      </w:pPr>
      <w:rPr>
        <w:rFonts w:ascii="Wingdings" w:hAnsi="Wingdings" w:hint="default"/>
      </w:rPr>
    </w:lvl>
    <w:lvl w:ilvl="3" w:tplc="08090001" w:tentative="1">
      <w:start w:val="1"/>
      <w:numFmt w:val="bullet"/>
      <w:lvlText w:val=""/>
      <w:lvlJc w:val="left"/>
      <w:pPr>
        <w:ind w:left="2595" w:hanging="360"/>
      </w:pPr>
      <w:rPr>
        <w:rFonts w:ascii="Symbol" w:hAnsi="Symbol" w:hint="default"/>
      </w:rPr>
    </w:lvl>
    <w:lvl w:ilvl="4" w:tplc="08090003" w:tentative="1">
      <w:start w:val="1"/>
      <w:numFmt w:val="bullet"/>
      <w:lvlText w:val="o"/>
      <w:lvlJc w:val="left"/>
      <w:pPr>
        <w:ind w:left="3315" w:hanging="360"/>
      </w:pPr>
      <w:rPr>
        <w:rFonts w:ascii="Courier New" w:hAnsi="Courier New" w:cs="Courier New" w:hint="default"/>
      </w:rPr>
    </w:lvl>
    <w:lvl w:ilvl="5" w:tplc="08090005" w:tentative="1">
      <w:start w:val="1"/>
      <w:numFmt w:val="bullet"/>
      <w:lvlText w:val=""/>
      <w:lvlJc w:val="left"/>
      <w:pPr>
        <w:ind w:left="4035" w:hanging="360"/>
      </w:pPr>
      <w:rPr>
        <w:rFonts w:ascii="Wingdings" w:hAnsi="Wingdings" w:hint="default"/>
      </w:rPr>
    </w:lvl>
    <w:lvl w:ilvl="6" w:tplc="08090001" w:tentative="1">
      <w:start w:val="1"/>
      <w:numFmt w:val="bullet"/>
      <w:lvlText w:val=""/>
      <w:lvlJc w:val="left"/>
      <w:pPr>
        <w:ind w:left="4755" w:hanging="360"/>
      </w:pPr>
      <w:rPr>
        <w:rFonts w:ascii="Symbol" w:hAnsi="Symbol" w:hint="default"/>
      </w:rPr>
    </w:lvl>
    <w:lvl w:ilvl="7" w:tplc="08090003" w:tentative="1">
      <w:start w:val="1"/>
      <w:numFmt w:val="bullet"/>
      <w:lvlText w:val="o"/>
      <w:lvlJc w:val="left"/>
      <w:pPr>
        <w:ind w:left="5475" w:hanging="360"/>
      </w:pPr>
      <w:rPr>
        <w:rFonts w:ascii="Courier New" w:hAnsi="Courier New" w:cs="Courier New" w:hint="default"/>
      </w:rPr>
    </w:lvl>
    <w:lvl w:ilvl="8" w:tplc="08090005" w:tentative="1">
      <w:start w:val="1"/>
      <w:numFmt w:val="bullet"/>
      <w:lvlText w:val=""/>
      <w:lvlJc w:val="left"/>
      <w:pPr>
        <w:ind w:left="6195" w:hanging="360"/>
      </w:pPr>
      <w:rPr>
        <w:rFonts w:ascii="Wingdings" w:hAnsi="Wingdings" w:hint="default"/>
      </w:rPr>
    </w:lvl>
  </w:abstractNum>
  <w:abstractNum w:abstractNumId="24" w15:restartNumberingAfterBreak="0">
    <w:nsid w:val="55CB0AF0"/>
    <w:multiLevelType w:val="hybridMultilevel"/>
    <w:tmpl w:val="EB98B43A"/>
    <w:lvl w:ilvl="0" w:tplc="F65A5F5C">
      <w:start w:val="1"/>
      <w:numFmt w:val="decimal"/>
      <w:pStyle w:val="LongQuestionPara"/>
      <w:lvlText w:val="%1."/>
      <w:lvlJc w:val="left"/>
      <w:pPr>
        <w:ind w:left="360" w:hanging="360"/>
      </w:pPr>
      <w:rPr>
        <w:rFonts w:hint="default"/>
        <w:b/>
        <w:i w:val="0"/>
        <w:color w:val="000000"/>
        <w:sz w:val="24"/>
      </w:rPr>
    </w:lvl>
    <w:lvl w:ilvl="1" w:tplc="A4D86A58" w:tentative="1">
      <w:start w:val="1"/>
      <w:numFmt w:val="lowerLetter"/>
      <w:lvlText w:val="%2."/>
      <w:lvlJc w:val="left"/>
      <w:pPr>
        <w:ind w:left="1440" w:hanging="360"/>
      </w:pPr>
    </w:lvl>
    <w:lvl w:ilvl="2" w:tplc="4E8A9C48" w:tentative="1">
      <w:start w:val="1"/>
      <w:numFmt w:val="lowerRoman"/>
      <w:lvlText w:val="%3."/>
      <w:lvlJc w:val="right"/>
      <w:pPr>
        <w:ind w:left="2160" w:hanging="180"/>
      </w:pPr>
    </w:lvl>
    <w:lvl w:ilvl="3" w:tplc="1F880CA4" w:tentative="1">
      <w:start w:val="1"/>
      <w:numFmt w:val="decimal"/>
      <w:lvlText w:val="%4."/>
      <w:lvlJc w:val="left"/>
      <w:pPr>
        <w:ind w:left="2880" w:hanging="360"/>
      </w:pPr>
    </w:lvl>
    <w:lvl w:ilvl="4" w:tplc="46384558" w:tentative="1">
      <w:start w:val="1"/>
      <w:numFmt w:val="lowerLetter"/>
      <w:lvlText w:val="%5."/>
      <w:lvlJc w:val="left"/>
      <w:pPr>
        <w:ind w:left="3600" w:hanging="360"/>
      </w:pPr>
    </w:lvl>
    <w:lvl w:ilvl="5" w:tplc="D4D6D1B4" w:tentative="1">
      <w:start w:val="1"/>
      <w:numFmt w:val="lowerRoman"/>
      <w:lvlText w:val="%6."/>
      <w:lvlJc w:val="right"/>
      <w:pPr>
        <w:ind w:left="4320" w:hanging="180"/>
      </w:pPr>
    </w:lvl>
    <w:lvl w:ilvl="6" w:tplc="9F58A314" w:tentative="1">
      <w:start w:val="1"/>
      <w:numFmt w:val="decimal"/>
      <w:lvlText w:val="%7."/>
      <w:lvlJc w:val="left"/>
      <w:pPr>
        <w:ind w:left="5040" w:hanging="360"/>
      </w:pPr>
    </w:lvl>
    <w:lvl w:ilvl="7" w:tplc="D98092E4" w:tentative="1">
      <w:start w:val="1"/>
      <w:numFmt w:val="lowerLetter"/>
      <w:lvlText w:val="%8."/>
      <w:lvlJc w:val="left"/>
      <w:pPr>
        <w:ind w:left="5760" w:hanging="360"/>
      </w:pPr>
    </w:lvl>
    <w:lvl w:ilvl="8" w:tplc="C51E8412" w:tentative="1">
      <w:start w:val="1"/>
      <w:numFmt w:val="lowerRoman"/>
      <w:lvlText w:val="%9."/>
      <w:lvlJc w:val="right"/>
      <w:pPr>
        <w:ind w:left="6480" w:hanging="180"/>
      </w:pPr>
    </w:lvl>
  </w:abstractNum>
  <w:abstractNum w:abstractNumId="25" w15:restartNumberingAfterBreak="0">
    <w:nsid w:val="60B71D7B"/>
    <w:multiLevelType w:val="hybridMultilevel"/>
    <w:tmpl w:val="3992EDD6"/>
    <w:lvl w:ilvl="0" w:tplc="D3701E04">
      <w:start w:val="1"/>
      <w:numFmt w:val="decimal"/>
      <w:lvlText w:val="%1 "/>
      <w:lvlJc w:val="left"/>
      <w:pPr>
        <w:ind w:left="720" w:hanging="360"/>
      </w:pPr>
    </w:lvl>
    <w:lvl w:ilvl="1" w:tplc="D3027EDA">
      <w:start w:val="1"/>
      <w:numFmt w:val="decimal"/>
      <w:lvlText w:val="%2 "/>
      <w:lvlJc w:val="left"/>
      <w:pPr>
        <w:ind w:left="720" w:hanging="360"/>
      </w:pPr>
    </w:lvl>
    <w:lvl w:ilvl="2" w:tplc="E66A14C4">
      <w:start w:val="1"/>
      <w:numFmt w:val="decimal"/>
      <w:lvlText w:val="%3 "/>
      <w:lvlJc w:val="left"/>
      <w:pPr>
        <w:ind w:left="720" w:hanging="360"/>
      </w:pPr>
    </w:lvl>
    <w:lvl w:ilvl="3" w:tplc="0E8457BA">
      <w:start w:val="1"/>
      <w:numFmt w:val="decimal"/>
      <w:lvlText w:val="%4 "/>
      <w:lvlJc w:val="left"/>
      <w:pPr>
        <w:ind w:left="720" w:hanging="360"/>
      </w:pPr>
    </w:lvl>
    <w:lvl w:ilvl="4" w:tplc="F0D4AF4E">
      <w:start w:val="1"/>
      <w:numFmt w:val="decimal"/>
      <w:lvlText w:val="%5 "/>
      <w:lvlJc w:val="left"/>
      <w:pPr>
        <w:ind w:left="720" w:hanging="360"/>
      </w:pPr>
    </w:lvl>
    <w:lvl w:ilvl="5" w:tplc="C75A4268">
      <w:start w:val="1"/>
      <w:numFmt w:val="decimal"/>
      <w:lvlText w:val="%6 "/>
      <w:lvlJc w:val="left"/>
      <w:pPr>
        <w:ind w:left="720" w:hanging="360"/>
      </w:pPr>
    </w:lvl>
    <w:lvl w:ilvl="6" w:tplc="FCF85084">
      <w:start w:val="1"/>
      <w:numFmt w:val="decimal"/>
      <w:lvlText w:val="%7 "/>
      <w:lvlJc w:val="left"/>
      <w:pPr>
        <w:ind w:left="720" w:hanging="360"/>
      </w:pPr>
    </w:lvl>
    <w:lvl w:ilvl="7" w:tplc="63726D8E">
      <w:start w:val="1"/>
      <w:numFmt w:val="decimal"/>
      <w:lvlText w:val="%8 "/>
      <w:lvlJc w:val="left"/>
      <w:pPr>
        <w:ind w:left="720" w:hanging="360"/>
      </w:pPr>
    </w:lvl>
    <w:lvl w:ilvl="8" w:tplc="649E5C0E">
      <w:start w:val="1"/>
      <w:numFmt w:val="decimal"/>
      <w:lvlText w:val="%9 "/>
      <w:lvlJc w:val="left"/>
      <w:pPr>
        <w:ind w:left="720" w:hanging="360"/>
      </w:pPr>
    </w:lvl>
  </w:abstractNum>
  <w:abstractNum w:abstractNumId="26" w15:restartNumberingAfterBreak="0">
    <w:nsid w:val="61071422"/>
    <w:multiLevelType w:val="hybridMultilevel"/>
    <w:tmpl w:val="59B858D8"/>
    <w:lvl w:ilvl="0" w:tplc="91806B58">
      <w:start w:val="1"/>
      <w:numFmt w:val="bullet"/>
      <w:pStyle w:val="ClauseBullet1"/>
      <w:lvlText w:val=""/>
      <w:lvlJc w:val="left"/>
      <w:pPr>
        <w:ind w:left="1080" w:hanging="360"/>
      </w:pPr>
      <w:rPr>
        <w:rFonts w:ascii="Symbol" w:hAnsi="Symbol" w:hint="default"/>
        <w:color w:val="000000"/>
      </w:rPr>
    </w:lvl>
    <w:lvl w:ilvl="1" w:tplc="8D462E26" w:tentative="1">
      <w:start w:val="1"/>
      <w:numFmt w:val="bullet"/>
      <w:lvlText w:val="o"/>
      <w:lvlJc w:val="left"/>
      <w:pPr>
        <w:ind w:left="1800" w:hanging="360"/>
      </w:pPr>
      <w:rPr>
        <w:rFonts w:ascii="Courier New" w:hAnsi="Courier New" w:cs="Courier New" w:hint="default"/>
      </w:rPr>
    </w:lvl>
    <w:lvl w:ilvl="2" w:tplc="E9B2F306" w:tentative="1">
      <w:start w:val="1"/>
      <w:numFmt w:val="bullet"/>
      <w:lvlText w:val=""/>
      <w:lvlJc w:val="left"/>
      <w:pPr>
        <w:ind w:left="2520" w:hanging="360"/>
      </w:pPr>
      <w:rPr>
        <w:rFonts w:ascii="Wingdings" w:hAnsi="Wingdings" w:hint="default"/>
      </w:rPr>
    </w:lvl>
    <w:lvl w:ilvl="3" w:tplc="DBAC058E" w:tentative="1">
      <w:start w:val="1"/>
      <w:numFmt w:val="bullet"/>
      <w:lvlText w:val=""/>
      <w:lvlJc w:val="left"/>
      <w:pPr>
        <w:ind w:left="3240" w:hanging="360"/>
      </w:pPr>
      <w:rPr>
        <w:rFonts w:ascii="Symbol" w:hAnsi="Symbol" w:hint="default"/>
      </w:rPr>
    </w:lvl>
    <w:lvl w:ilvl="4" w:tplc="6448BEC4" w:tentative="1">
      <w:start w:val="1"/>
      <w:numFmt w:val="bullet"/>
      <w:lvlText w:val="o"/>
      <w:lvlJc w:val="left"/>
      <w:pPr>
        <w:ind w:left="3960" w:hanging="360"/>
      </w:pPr>
      <w:rPr>
        <w:rFonts w:ascii="Courier New" w:hAnsi="Courier New" w:cs="Courier New" w:hint="default"/>
      </w:rPr>
    </w:lvl>
    <w:lvl w:ilvl="5" w:tplc="136EA322" w:tentative="1">
      <w:start w:val="1"/>
      <w:numFmt w:val="bullet"/>
      <w:lvlText w:val=""/>
      <w:lvlJc w:val="left"/>
      <w:pPr>
        <w:ind w:left="4680" w:hanging="360"/>
      </w:pPr>
      <w:rPr>
        <w:rFonts w:ascii="Wingdings" w:hAnsi="Wingdings" w:hint="default"/>
      </w:rPr>
    </w:lvl>
    <w:lvl w:ilvl="6" w:tplc="C73824C4" w:tentative="1">
      <w:start w:val="1"/>
      <w:numFmt w:val="bullet"/>
      <w:lvlText w:val=""/>
      <w:lvlJc w:val="left"/>
      <w:pPr>
        <w:ind w:left="5400" w:hanging="360"/>
      </w:pPr>
      <w:rPr>
        <w:rFonts w:ascii="Symbol" w:hAnsi="Symbol" w:hint="default"/>
      </w:rPr>
    </w:lvl>
    <w:lvl w:ilvl="7" w:tplc="ED2E8B90" w:tentative="1">
      <w:start w:val="1"/>
      <w:numFmt w:val="bullet"/>
      <w:lvlText w:val="o"/>
      <w:lvlJc w:val="left"/>
      <w:pPr>
        <w:ind w:left="6120" w:hanging="360"/>
      </w:pPr>
      <w:rPr>
        <w:rFonts w:ascii="Courier New" w:hAnsi="Courier New" w:cs="Courier New" w:hint="default"/>
      </w:rPr>
    </w:lvl>
    <w:lvl w:ilvl="8" w:tplc="9B3AA10E" w:tentative="1">
      <w:start w:val="1"/>
      <w:numFmt w:val="bullet"/>
      <w:lvlText w:val=""/>
      <w:lvlJc w:val="left"/>
      <w:pPr>
        <w:ind w:left="6840" w:hanging="360"/>
      </w:pPr>
      <w:rPr>
        <w:rFonts w:ascii="Wingdings" w:hAnsi="Wingdings" w:hint="default"/>
      </w:rPr>
    </w:lvl>
  </w:abstractNum>
  <w:abstractNum w:abstractNumId="27" w15:restartNumberingAfterBreak="0">
    <w:nsid w:val="642371CD"/>
    <w:multiLevelType w:val="hybridMultilevel"/>
    <w:tmpl w:val="3B76A654"/>
    <w:lvl w:ilvl="0" w:tplc="F1FCDE62">
      <w:start w:val="1"/>
      <w:numFmt w:val="bullet"/>
      <w:pStyle w:val="subclause3Bullet2"/>
      <w:lvlText w:val=""/>
      <w:lvlJc w:val="left"/>
      <w:pPr>
        <w:ind w:left="3748" w:hanging="360"/>
      </w:pPr>
      <w:rPr>
        <w:rFonts w:ascii="Symbol" w:hAnsi="Symbol" w:hint="default"/>
        <w:color w:val="000000"/>
      </w:rPr>
    </w:lvl>
    <w:lvl w:ilvl="1" w:tplc="01A432CC" w:tentative="1">
      <w:start w:val="1"/>
      <w:numFmt w:val="bullet"/>
      <w:lvlText w:val="o"/>
      <w:lvlJc w:val="left"/>
      <w:pPr>
        <w:ind w:left="4468" w:hanging="360"/>
      </w:pPr>
      <w:rPr>
        <w:rFonts w:ascii="Courier New" w:hAnsi="Courier New" w:cs="Courier New" w:hint="default"/>
      </w:rPr>
    </w:lvl>
    <w:lvl w:ilvl="2" w:tplc="29145C54" w:tentative="1">
      <w:start w:val="1"/>
      <w:numFmt w:val="bullet"/>
      <w:lvlText w:val=""/>
      <w:lvlJc w:val="left"/>
      <w:pPr>
        <w:ind w:left="5188" w:hanging="360"/>
      </w:pPr>
      <w:rPr>
        <w:rFonts w:ascii="Wingdings" w:hAnsi="Wingdings" w:hint="default"/>
      </w:rPr>
    </w:lvl>
    <w:lvl w:ilvl="3" w:tplc="693ECC36" w:tentative="1">
      <w:start w:val="1"/>
      <w:numFmt w:val="bullet"/>
      <w:lvlText w:val=""/>
      <w:lvlJc w:val="left"/>
      <w:pPr>
        <w:ind w:left="5908" w:hanging="360"/>
      </w:pPr>
      <w:rPr>
        <w:rFonts w:ascii="Symbol" w:hAnsi="Symbol" w:hint="default"/>
      </w:rPr>
    </w:lvl>
    <w:lvl w:ilvl="4" w:tplc="BD2485FC" w:tentative="1">
      <w:start w:val="1"/>
      <w:numFmt w:val="bullet"/>
      <w:lvlText w:val="o"/>
      <w:lvlJc w:val="left"/>
      <w:pPr>
        <w:ind w:left="6628" w:hanging="360"/>
      </w:pPr>
      <w:rPr>
        <w:rFonts w:ascii="Courier New" w:hAnsi="Courier New" w:cs="Courier New" w:hint="default"/>
      </w:rPr>
    </w:lvl>
    <w:lvl w:ilvl="5" w:tplc="A23EB75A" w:tentative="1">
      <w:start w:val="1"/>
      <w:numFmt w:val="bullet"/>
      <w:lvlText w:val=""/>
      <w:lvlJc w:val="left"/>
      <w:pPr>
        <w:ind w:left="7348" w:hanging="360"/>
      </w:pPr>
      <w:rPr>
        <w:rFonts w:ascii="Wingdings" w:hAnsi="Wingdings" w:hint="default"/>
      </w:rPr>
    </w:lvl>
    <w:lvl w:ilvl="6" w:tplc="9A88BF76" w:tentative="1">
      <w:start w:val="1"/>
      <w:numFmt w:val="bullet"/>
      <w:lvlText w:val=""/>
      <w:lvlJc w:val="left"/>
      <w:pPr>
        <w:ind w:left="8068" w:hanging="360"/>
      </w:pPr>
      <w:rPr>
        <w:rFonts w:ascii="Symbol" w:hAnsi="Symbol" w:hint="default"/>
      </w:rPr>
    </w:lvl>
    <w:lvl w:ilvl="7" w:tplc="BAC0FBB6" w:tentative="1">
      <w:start w:val="1"/>
      <w:numFmt w:val="bullet"/>
      <w:lvlText w:val="o"/>
      <w:lvlJc w:val="left"/>
      <w:pPr>
        <w:ind w:left="8788" w:hanging="360"/>
      </w:pPr>
      <w:rPr>
        <w:rFonts w:ascii="Courier New" w:hAnsi="Courier New" w:cs="Courier New" w:hint="default"/>
      </w:rPr>
    </w:lvl>
    <w:lvl w:ilvl="8" w:tplc="FD2AECA2" w:tentative="1">
      <w:start w:val="1"/>
      <w:numFmt w:val="bullet"/>
      <w:lvlText w:val=""/>
      <w:lvlJc w:val="left"/>
      <w:pPr>
        <w:ind w:left="9508" w:hanging="360"/>
      </w:pPr>
      <w:rPr>
        <w:rFonts w:ascii="Wingdings" w:hAnsi="Wingdings" w:hint="default"/>
      </w:rPr>
    </w:lvl>
  </w:abstractNum>
  <w:abstractNum w:abstractNumId="28" w15:restartNumberingAfterBreak="0">
    <w:nsid w:val="66966731"/>
    <w:multiLevelType w:val="multilevel"/>
    <w:tmpl w:val="4112B09A"/>
    <w:lvl w:ilvl="0">
      <w:start w:val="1"/>
      <w:numFmt w:val="upperLetter"/>
      <w:pStyle w:val="Background"/>
      <w:lvlText w:val="(%1)"/>
      <w:lvlJc w:val="left"/>
      <w:pPr>
        <w:tabs>
          <w:tab w:val="num" w:pos="720"/>
        </w:tabs>
        <w:ind w:left="720" w:hanging="720"/>
      </w:pPr>
      <w:rPr>
        <w:b w:val="0"/>
        <w:i w:val="0"/>
        <w:caps/>
        <w:color w:val="000000"/>
        <w:sz w:val="20"/>
      </w:rPr>
    </w:lvl>
    <w:lvl w:ilvl="1">
      <w:start w:val="1"/>
      <w:numFmt w:val="lowerLetter"/>
      <w:pStyle w:val="BackgroundSubclause1"/>
      <w:lvlText w:val="(%2)"/>
      <w:lvlJc w:val="left"/>
      <w:pPr>
        <w:tabs>
          <w:tab w:val="num" w:pos="1555"/>
        </w:tabs>
        <w:ind w:left="1555" w:hanging="561"/>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pStyle w:val="BackgroundSubclause2"/>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29" w15:restartNumberingAfterBreak="0">
    <w:nsid w:val="6A14466B"/>
    <w:multiLevelType w:val="hybridMultilevel"/>
    <w:tmpl w:val="2402A666"/>
    <w:lvl w:ilvl="0" w:tplc="0952CC14">
      <w:start w:val="1"/>
      <w:numFmt w:val="bullet"/>
      <w:pStyle w:val="BulletList1"/>
      <w:lvlText w:val="·"/>
      <w:lvlJc w:val="left"/>
      <w:pPr>
        <w:tabs>
          <w:tab w:val="num" w:pos="360"/>
        </w:tabs>
        <w:ind w:left="360" w:hanging="360"/>
      </w:pPr>
      <w:rPr>
        <w:rFonts w:ascii="Symbol" w:hAnsi="Symbol" w:hint="default"/>
        <w:color w:val="000000"/>
      </w:rPr>
    </w:lvl>
    <w:lvl w:ilvl="1" w:tplc="C81205C6" w:tentative="1">
      <w:start w:val="1"/>
      <w:numFmt w:val="bullet"/>
      <w:lvlText w:val="·"/>
      <w:lvlJc w:val="left"/>
      <w:pPr>
        <w:tabs>
          <w:tab w:val="num" w:pos="1440"/>
        </w:tabs>
        <w:ind w:left="1440" w:hanging="360"/>
      </w:pPr>
      <w:rPr>
        <w:rFonts w:ascii="Symbol" w:hAnsi="Symbol" w:hint="default"/>
      </w:rPr>
    </w:lvl>
    <w:lvl w:ilvl="2" w:tplc="CC58F0F6" w:tentative="1">
      <w:start w:val="1"/>
      <w:numFmt w:val="bullet"/>
      <w:lvlText w:val="·"/>
      <w:lvlJc w:val="left"/>
      <w:pPr>
        <w:tabs>
          <w:tab w:val="num" w:pos="2160"/>
        </w:tabs>
        <w:ind w:left="2160" w:hanging="360"/>
      </w:pPr>
      <w:rPr>
        <w:rFonts w:ascii="Symbol" w:hAnsi="Symbol" w:hint="default"/>
      </w:rPr>
    </w:lvl>
    <w:lvl w:ilvl="3" w:tplc="CB225074" w:tentative="1">
      <w:start w:val="1"/>
      <w:numFmt w:val="bullet"/>
      <w:lvlText w:val="·"/>
      <w:lvlJc w:val="left"/>
      <w:pPr>
        <w:tabs>
          <w:tab w:val="num" w:pos="2880"/>
        </w:tabs>
        <w:ind w:left="2880" w:hanging="360"/>
      </w:pPr>
      <w:rPr>
        <w:rFonts w:ascii="Symbol" w:hAnsi="Symbol" w:hint="default"/>
      </w:rPr>
    </w:lvl>
    <w:lvl w:ilvl="4" w:tplc="CA8C029A" w:tentative="1">
      <w:start w:val="1"/>
      <w:numFmt w:val="bullet"/>
      <w:lvlText w:val="o"/>
      <w:lvlJc w:val="left"/>
      <w:pPr>
        <w:tabs>
          <w:tab w:val="num" w:pos="3600"/>
        </w:tabs>
        <w:ind w:left="3600" w:hanging="360"/>
      </w:pPr>
      <w:rPr>
        <w:rFonts w:ascii="Courier New" w:hAnsi="Courier New" w:hint="default"/>
      </w:rPr>
    </w:lvl>
    <w:lvl w:ilvl="5" w:tplc="3474A67E" w:tentative="1">
      <w:start w:val="1"/>
      <w:numFmt w:val="bullet"/>
      <w:lvlText w:val="§"/>
      <w:lvlJc w:val="left"/>
      <w:pPr>
        <w:tabs>
          <w:tab w:val="num" w:pos="4320"/>
        </w:tabs>
        <w:ind w:left="4320" w:hanging="360"/>
      </w:pPr>
      <w:rPr>
        <w:rFonts w:ascii="Wingdings" w:hAnsi="Wingdings" w:hint="default"/>
      </w:rPr>
    </w:lvl>
    <w:lvl w:ilvl="6" w:tplc="DA8237D2" w:tentative="1">
      <w:start w:val="1"/>
      <w:numFmt w:val="bullet"/>
      <w:lvlText w:val="·"/>
      <w:lvlJc w:val="left"/>
      <w:pPr>
        <w:tabs>
          <w:tab w:val="num" w:pos="5040"/>
        </w:tabs>
        <w:ind w:left="5040" w:hanging="360"/>
      </w:pPr>
      <w:rPr>
        <w:rFonts w:ascii="Symbol" w:hAnsi="Symbol" w:hint="default"/>
      </w:rPr>
    </w:lvl>
    <w:lvl w:ilvl="7" w:tplc="D0ECA6FE" w:tentative="1">
      <w:start w:val="1"/>
      <w:numFmt w:val="bullet"/>
      <w:lvlText w:val="o"/>
      <w:lvlJc w:val="left"/>
      <w:pPr>
        <w:tabs>
          <w:tab w:val="num" w:pos="5760"/>
        </w:tabs>
        <w:ind w:left="5760" w:hanging="360"/>
      </w:pPr>
      <w:rPr>
        <w:rFonts w:ascii="Courier New" w:hAnsi="Courier New" w:hint="default"/>
      </w:rPr>
    </w:lvl>
    <w:lvl w:ilvl="8" w:tplc="111E28C2"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ADF4683"/>
    <w:multiLevelType w:val="multilevel"/>
    <w:tmpl w:val="DD28FDF4"/>
    <w:lvl w:ilvl="0">
      <w:start w:val="1"/>
      <w:numFmt w:val="none"/>
      <w:pStyle w:val="DefinedTermPara"/>
      <w:lvlText w:val="%1"/>
      <w:lvlJc w:val="left"/>
      <w:pPr>
        <w:tabs>
          <w:tab w:val="num" w:pos="720"/>
        </w:tabs>
        <w:ind w:left="720" w:hanging="720"/>
      </w:pPr>
      <w:rPr>
        <w:rFonts w:hint="default"/>
        <w:color w:val="000000"/>
      </w:rPr>
    </w:lvl>
    <w:lvl w:ilvl="1">
      <w:start w:val="1"/>
      <w:numFmt w:val="lowerLetter"/>
      <w:pStyle w:val="DefinedTermNumber"/>
      <w:lvlText w:val="%1%2)"/>
      <w:lvlJc w:val="left"/>
      <w:pPr>
        <w:tabs>
          <w:tab w:val="num" w:pos="1554"/>
        </w:tabs>
        <w:ind w:left="1554" w:firstLine="0"/>
      </w:pPr>
      <w:rPr>
        <w:rFonts w:hint="default"/>
      </w:rPr>
    </w:lvl>
    <w:lvl w:ilvl="2">
      <w:start w:val="1"/>
      <w:numFmt w:val="none"/>
      <w:lvlText w:val=""/>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sz w:val="20"/>
      </w:rPr>
    </w:lvl>
    <w:lvl w:ilvl="4">
      <w:start w:val="1"/>
      <w:numFmt w:val="upperLetter"/>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771777AD"/>
    <w:multiLevelType w:val="multilevel"/>
    <w:tmpl w:val="019C28B4"/>
    <w:lvl w:ilvl="0">
      <w:start w:val="1"/>
      <w:numFmt w:val="decimal"/>
      <w:pStyle w:val="Parties"/>
      <w:lvlText w:val="(%1)"/>
      <w:lvlJc w:val="left"/>
      <w:pPr>
        <w:tabs>
          <w:tab w:val="num" w:pos="720"/>
        </w:tabs>
        <w:ind w:left="720" w:hanging="720"/>
      </w:pPr>
      <w:rPr>
        <w:color w:val="00000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7DB5644F"/>
    <w:multiLevelType w:val="hybridMultilevel"/>
    <w:tmpl w:val="8BCC9C08"/>
    <w:lvl w:ilvl="0" w:tplc="77B61658">
      <w:start w:val="1"/>
      <w:numFmt w:val="bullet"/>
      <w:pStyle w:val="BulletList3"/>
      <w:lvlText w:val=""/>
      <w:lvlJc w:val="left"/>
      <w:pPr>
        <w:tabs>
          <w:tab w:val="num" w:pos="1945"/>
        </w:tabs>
        <w:ind w:left="1945" w:hanging="357"/>
      </w:pPr>
      <w:rPr>
        <w:rFonts w:ascii="Symbol" w:hAnsi="Symbol" w:hint="default"/>
        <w:color w:val="000000"/>
      </w:rPr>
    </w:lvl>
    <w:lvl w:ilvl="1" w:tplc="8654C730" w:tentative="1">
      <w:start w:val="1"/>
      <w:numFmt w:val="bullet"/>
      <w:lvlText w:val="o"/>
      <w:lvlJc w:val="left"/>
      <w:pPr>
        <w:tabs>
          <w:tab w:val="num" w:pos="1440"/>
        </w:tabs>
        <w:ind w:left="1440" w:hanging="360"/>
      </w:pPr>
      <w:rPr>
        <w:rFonts w:ascii="Courier New" w:hAnsi="Courier New" w:cs="Courier New" w:hint="default"/>
      </w:rPr>
    </w:lvl>
    <w:lvl w:ilvl="2" w:tplc="1E0282EC" w:tentative="1">
      <w:start w:val="1"/>
      <w:numFmt w:val="bullet"/>
      <w:lvlText w:val=""/>
      <w:lvlJc w:val="left"/>
      <w:pPr>
        <w:tabs>
          <w:tab w:val="num" w:pos="2160"/>
        </w:tabs>
        <w:ind w:left="2160" w:hanging="360"/>
      </w:pPr>
      <w:rPr>
        <w:rFonts w:ascii="Wingdings" w:hAnsi="Wingdings" w:hint="default"/>
      </w:rPr>
    </w:lvl>
    <w:lvl w:ilvl="3" w:tplc="19589EBA" w:tentative="1">
      <w:start w:val="1"/>
      <w:numFmt w:val="bullet"/>
      <w:lvlText w:val=""/>
      <w:lvlJc w:val="left"/>
      <w:pPr>
        <w:tabs>
          <w:tab w:val="num" w:pos="2880"/>
        </w:tabs>
        <w:ind w:left="2880" w:hanging="360"/>
      </w:pPr>
      <w:rPr>
        <w:rFonts w:ascii="Symbol" w:hAnsi="Symbol" w:hint="default"/>
      </w:rPr>
    </w:lvl>
    <w:lvl w:ilvl="4" w:tplc="F3CC8968" w:tentative="1">
      <w:start w:val="1"/>
      <w:numFmt w:val="bullet"/>
      <w:lvlText w:val="o"/>
      <w:lvlJc w:val="left"/>
      <w:pPr>
        <w:tabs>
          <w:tab w:val="num" w:pos="3600"/>
        </w:tabs>
        <w:ind w:left="3600" w:hanging="360"/>
      </w:pPr>
      <w:rPr>
        <w:rFonts w:ascii="Courier New" w:hAnsi="Courier New" w:cs="Courier New" w:hint="default"/>
      </w:rPr>
    </w:lvl>
    <w:lvl w:ilvl="5" w:tplc="EDB49D6A" w:tentative="1">
      <w:start w:val="1"/>
      <w:numFmt w:val="bullet"/>
      <w:lvlText w:val=""/>
      <w:lvlJc w:val="left"/>
      <w:pPr>
        <w:tabs>
          <w:tab w:val="num" w:pos="4320"/>
        </w:tabs>
        <w:ind w:left="4320" w:hanging="360"/>
      </w:pPr>
      <w:rPr>
        <w:rFonts w:ascii="Wingdings" w:hAnsi="Wingdings" w:hint="default"/>
      </w:rPr>
    </w:lvl>
    <w:lvl w:ilvl="6" w:tplc="79FE6FA0" w:tentative="1">
      <w:start w:val="1"/>
      <w:numFmt w:val="bullet"/>
      <w:lvlText w:val=""/>
      <w:lvlJc w:val="left"/>
      <w:pPr>
        <w:tabs>
          <w:tab w:val="num" w:pos="5040"/>
        </w:tabs>
        <w:ind w:left="5040" w:hanging="360"/>
      </w:pPr>
      <w:rPr>
        <w:rFonts w:ascii="Symbol" w:hAnsi="Symbol" w:hint="default"/>
      </w:rPr>
    </w:lvl>
    <w:lvl w:ilvl="7" w:tplc="BCF21168" w:tentative="1">
      <w:start w:val="1"/>
      <w:numFmt w:val="bullet"/>
      <w:lvlText w:val="o"/>
      <w:lvlJc w:val="left"/>
      <w:pPr>
        <w:tabs>
          <w:tab w:val="num" w:pos="5760"/>
        </w:tabs>
        <w:ind w:left="5760" w:hanging="360"/>
      </w:pPr>
      <w:rPr>
        <w:rFonts w:ascii="Courier New" w:hAnsi="Courier New" w:cs="Courier New" w:hint="default"/>
      </w:rPr>
    </w:lvl>
    <w:lvl w:ilvl="8" w:tplc="20468CD4" w:tentative="1">
      <w:start w:val="1"/>
      <w:numFmt w:val="bullet"/>
      <w:lvlText w:val=""/>
      <w:lvlJc w:val="left"/>
      <w:pPr>
        <w:tabs>
          <w:tab w:val="num" w:pos="6480"/>
        </w:tabs>
        <w:ind w:left="6480" w:hanging="360"/>
      </w:pPr>
      <w:rPr>
        <w:rFonts w:ascii="Wingdings" w:hAnsi="Wingdings" w:hint="default"/>
      </w:rPr>
    </w:lvl>
  </w:abstractNum>
  <w:num w:numId="1" w16cid:durableId="144247405">
    <w:abstractNumId w:val="14"/>
  </w:num>
  <w:num w:numId="2" w16cid:durableId="2125221911">
    <w:abstractNumId w:val="22"/>
  </w:num>
  <w:num w:numId="3" w16cid:durableId="780760399">
    <w:abstractNumId w:val="9"/>
  </w:num>
  <w:num w:numId="4" w16cid:durableId="442266419">
    <w:abstractNumId w:val="23"/>
  </w:num>
  <w:num w:numId="5" w16cid:durableId="2068841158">
    <w:abstractNumId w:val="17"/>
  </w:num>
  <w:num w:numId="6" w16cid:durableId="2078824849">
    <w:abstractNumId w:val="16"/>
  </w:num>
  <w:num w:numId="7" w16cid:durableId="14878150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46113207">
    <w:abstractNumId w:val="0"/>
  </w:num>
  <w:num w:numId="9" w16cid:durableId="1182209435">
    <w:abstractNumId w:val="28"/>
  </w:num>
  <w:num w:numId="10" w16cid:durableId="1829440063">
    <w:abstractNumId w:val="29"/>
  </w:num>
  <w:num w:numId="11" w16cid:durableId="1813137630">
    <w:abstractNumId w:val="11"/>
  </w:num>
  <w:num w:numId="12" w16cid:durableId="595135907">
    <w:abstractNumId w:val="32"/>
  </w:num>
  <w:num w:numId="13" w16cid:durableId="88813718">
    <w:abstractNumId w:val="31"/>
  </w:num>
  <w:num w:numId="14" w16cid:durableId="2133477363">
    <w:abstractNumId w:val="5"/>
  </w:num>
  <w:num w:numId="15" w16cid:durableId="1646079157">
    <w:abstractNumId w:val="13"/>
  </w:num>
  <w:num w:numId="16" w16cid:durableId="62261866">
    <w:abstractNumId w:val="12"/>
  </w:num>
  <w:num w:numId="17" w16cid:durableId="1542395989">
    <w:abstractNumId w:val="8"/>
  </w:num>
  <w:num w:numId="18" w16cid:durableId="249706828">
    <w:abstractNumId w:val="7"/>
  </w:num>
  <w:num w:numId="19" w16cid:durableId="1438255091">
    <w:abstractNumId w:val="24"/>
  </w:num>
  <w:num w:numId="20" w16cid:durableId="1869676990">
    <w:abstractNumId w:val="26"/>
  </w:num>
  <w:num w:numId="21" w16cid:durableId="2139299622">
    <w:abstractNumId w:val="15"/>
  </w:num>
  <w:num w:numId="22" w16cid:durableId="222450040">
    <w:abstractNumId w:val="21"/>
  </w:num>
  <w:num w:numId="23" w16cid:durableId="1877698154">
    <w:abstractNumId w:val="19"/>
  </w:num>
  <w:num w:numId="24" w16cid:durableId="251746318">
    <w:abstractNumId w:val="20"/>
  </w:num>
  <w:num w:numId="25" w16cid:durableId="687097081">
    <w:abstractNumId w:val="18"/>
  </w:num>
  <w:num w:numId="26" w16cid:durableId="747465647">
    <w:abstractNumId w:val="10"/>
  </w:num>
  <w:num w:numId="27" w16cid:durableId="1152451894">
    <w:abstractNumId w:val="27"/>
  </w:num>
  <w:num w:numId="28" w16cid:durableId="1903979884">
    <w:abstractNumId w:val="1"/>
  </w:num>
  <w:num w:numId="29" w16cid:durableId="103575559">
    <w:abstractNumId w:val="3"/>
  </w:num>
  <w:num w:numId="30" w16cid:durableId="1399326402">
    <w:abstractNumId w:val="30"/>
  </w:num>
  <w:num w:numId="31" w16cid:durableId="1300842949">
    <w:abstractNumId w:val="6"/>
  </w:num>
  <w:num w:numId="32" w16cid:durableId="218978024">
    <w:abstractNumId w:val="25"/>
  </w:num>
  <w:num w:numId="33" w16cid:durableId="1681348082">
    <w:abstractNumId w:val="2"/>
  </w:num>
  <w:num w:numId="34" w16cid:durableId="5623760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484239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7735523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9130059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977835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273570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9968377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323313916">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90614365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7431889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Sant">
    <w15:presenceInfo w15:providerId="AD" w15:userId="S::David.Sant@hjsolicitors.co.uk::e843e587-fdd1-448a-977f-b9245a7cc8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5886"/>
    <w:rsid w:val="00021900"/>
    <w:rsid w:val="0002668D"/>
    <w:rsid w:val="00036F0C"/>
    <w:rsid w:val="00052820"/>
    <w:rsid w:val="00053C62"/>
    <w:rsid w:val="0007597C"/>
    <w:rsid w:val="000767B3"/>
    <w:rsid w:val="000852AE"/>
    <w:rsid w:val="000866A5"/>
    <w:rsid w:val="00086A64"/>
    <w:rsid w:val="00090E8D"/>
    <w:rsid w:val="00094AE0"/>
    <w:rsid w:val="000D1AC4"/>
    <w:rsid w:val="000E4586"/>
    <w:rsid w:val="000F6378"/>
    <w:rsid w:val="00107291"/>
    <w:rsid w:val="00112209"/>
    <w:rsid w:val="00116F39"/>
    <w:rsid w:val="001267C3"/>
    <w:rsid w:val="00127FB1"/>
    <w:rsid w:val="00150FBF"/>
    <w:rsid w:val="001538D3"/>
    <w:rsid w:val="00153F19"/>
    <w:rsid w:val="001F6461"/>
    <w:rsid w:val="00206401"/>
    <w:rsid w:val="00210E97"/>
    <w:rsid w:val="002159DC"/>
    <w:rsid w:val="00215E9C"/>
    <w:rsid w:val="0023274A"/>
    <w:rsid w:val="00235B52"/>
    <w:rsid w:val="002401EE"/>
    <w:rsid w:val="00244974"/>
    <w:rsid w:val="002670D9"/>
    <w:rsid w:val="00290276"/>
    <w:rsid w:val="00296CD8"/>
    <w:rsid w:val="002C6717"/>
    <w:rsid w:val="002F6502"/>
    <w:rsid w:val="00313F29"/>
    <w:rsid w:val="00327EE7"/>
    <w:rsid w:val="00333258"/>
    <w:rsid w:val="00347BE4"/>
    <w:rsid w:val="00352A66"/>
    <w:rsid w:val="003535CF"/>
    <w:rsid w:val="00362B5C"/>
    <w:rsid w:val="00367E8C"/>
    <w:rsid w:val="00382A1F"/>
    <w:rsid w:val="003A15BD"/>
    <w:rsid w:val="003A6E5E"/>
    <w:rsid w:val="003C2318"/>
    <w:rsid w:val="003C4DA0"/>
    <w:rsid w:val="003F6BE5"/>
    <w:rsid w:val="00453EB5"/>
    <w:rsid w:val="00471343"/>
    <w:rsid w:val="004A21DA"/>
    <w:rsid w:val="004B5C5D"/>
    <w:rsid w:val="004C0B30"/>
    <w:rsid w:val="004C7C84"/>
    <w:rsid w:val="004D412F"/>
    <w:rsid w:val="004E1B5B"/>
    <w:rsid w:val="0050295A"/>
    <w:rsid w:val="00503041"/>
    <w:rsid w:val="00515B0E"/>
    <w:rsid w:val="00533D0B"/>
    <w:rsid w:val="00565776"/>
    <w:rsid w:val="00567502"/>
    <w:rsid w:val="005711BE"/>
    <w:rsid w:val="005A13A4"/>
    <w:rsid w:val="005A306D"/>
    <w:rsid w:val="005B717A"/>
    <w:rsid w:val="005B770C"/>
    <w:rsid w:val="005C6511"/>
    <w:rsid w:val="005E37C0"/>
    <w:rsid w:val="005F1403"/>
    <w:rsid w:val="005F5F26"/>
    <w:rsid w:val="005F643A"/>
    <w:rsid w:val="00600A35"/>
    <w:rsid w:val="006025B5"/>
    <w:rsid w:val="00616D78"/>
    <w:rsid w:val="00633C1F"/>
    <w:rsid w:val="00637527"/>
    <w:rsid w:val="00661ED7"/>
    <w:rsid w:val="00671DF9"/>
    <w:rsid w:val="00684556"/>
    <w:rsid w:val="00684A61"/>
    <w:rsid w:val="00685F77"/>
    <w:rsid w:val="00691B87"/>
    <w:rsid w:val="006A00E6"/>
    <w:rsid w:val="006A0BE1"/>
    <w:rsid w:val="006A2307"/>
    <w:rsid w:val="006A547A"/>
    <w:rsid w:val="006C08FD"/>
    <w:rsid w:val="006C1C08"/>
    <w:rsid w:val="006E4B00"/>
    <w:rsid w:val="006F4877"/>
    <w:rsid w:val="00705E95"/>
    <w:rsid w:val="007167F1"/>
    <w:rsid w:val="0072517B"/>
    <w:rsid w:val="0072546E"/>
    <w:rsid w:val="00725E64"/>
    <w:rsid w:val="00741EF4"/>
    <w:rsid w:val="0074386E"/>
    <w:rsid w:val="00744E90"/>
    <w:rsid w:val="007574F6"/>
    <w:rsid w:val="00760C42"/>
    <w:rsid w:val="00762C66"/>
    <w:rsid w:val="00774BD1"/>
    <w:rsid w:val="00784010"/>
    <w:rsid w:val="00790816"/>
    <w:rsid w:val="007C18B0"/>
    <w:rsid w:val="007D0BA6"/>
    <w:rsid w:val="007D3493"/>
    <w:rsid w:val="008038C4"/>
    <w:rsid w:val="008243FD"/>
    <w:rsid w:val="00850658"/>
    <w:rsid w:val="0085484F"/>
    <w:rsid w:val="00856727"/>
    <w:rsid w:val="00871417"/>
    <w:rsid w:val="008730F0"/>
    <w:rsid w:val="0088380E"/>
    <w:rsid w:val="008905B5"/>
    <w:rsid w:val="00890CA4"/>
    <w:rsid w:val="00897A68"/>
    <w:rsid w:val="008A7A66"/>
    <w:rsid w:val="008F0AAA"/>
    <w:rsid w:val="008F5E38"/>
    <w:rsid w:val="009212C1"/>
    <w:rsid w:val="00944E4E"/>
    <w:rsid w:val="00945DFF"/>
    <w:rsid w:val="0095035E"/>
    <w:rsid w:val="0095296A"/>
    <w:rsid w:val="00961C4E"/>
    <w:rsid w:val="00966F56"/>
    <w:rsid w:val="009903BE"/>
    <w:rsid w:val="009A19BB"/>
    <w:rsid w:val="009A66F1"/>
    <w:rsid w:val="009B2936"/>
    <w:rsid w:val="009B2E41"/>
    <w:rsid w:val="009B7F3C"/>
    <w:rsid w:val="009C08EC"/>
    <w:rsid w:val="009C62D5"/>
    <w:rsid w:val="00A13F79"/>
    <w:rsid w:val="00A21041"/>
    <w:rsid w:val="00A233FE"/>
    <w:rsid w:val="00A679FF"/>
    <w:rsid w:val="00A855F6"/>
    <w:rsid w:val="00AA339B"/>
    <w:rsid w:val="00AC2064"/>
    <w:rsid w:val="00AC28DA"/>
    <w:rsid w:val="00AE067D"/>
    <w:rsid w:val="00B05F28"/>
    <w:rsid w:val="00B47A2C"/>
    <w:rsid w:val="00B979C9"/>
    <w:rsid w:val="00BC5056"/>
    <w:rsid w:val="00BD0A6C"/>
    <w:rsid w:val="00BD79CD"/>
    <w:rsid w:val="00BF2F45"/>
    <w:rsid w:val="00C45886"/>
    <w:rsid w:val="00C63B33"/>
    <w:rsid w:val="00CD550B"/>
    <w:rsid w:val="00CE662C"/>
    <w:rsid w:val="00CF1258"/>
    <w:rsid w:val="00CF12BF"/>
    <w:rsid w:val="00D079AA"/>
    <w:rsid w:val="00D132CF"/>
    <w:rsid w:val="00D20AD5"/>
    <w:rsid w:val="00D40438"/>
    <w:rsid w:val="00D40F25"/>
    <w:rsid w:val="00D531ED"/>
    <w:rsid w:val="00D67A7D"/>
    <w:rsid w:val="00D8011F"/>
    <w:rsid w:val="00D801F5"/>
    <w:rsid w:val="00D9646F"/>
    <w:rsid w:val="00DA550D"/>
    <w:rsid w:val="00DA5F29"/>
    <w:rsid w:val="00DC135C"/>
    <w:rsid w:val="00DC3484"/>
    <w:rsid w:val="00DE0798"/>
    <w:rsid w:val="00E15B10"/>
    <w:rsid w:val="00E32DE6"/>
    <w:rsid w:val="00E448C2"/>
    <w:rsid w:val="00E517F5"/>
    <w:rsid w:val="00E52573"/>
    <w:rsid w:val="00E53485"/>
    <w:rsid w:val="00E55F43"/>
    <w:rsid w:val="00E647D8"/>
    <w:rsid w:val="00EA3C32"/>
    <w:rsid w:val="00EC0390"/>
    <w:rsid w:val="00EF5504"/>
    <w:rsid w:val="00F10904"/>
    <w:rsid w:val="00F23322"/>
    <w:rsid w:val="00F61085"/>
    <w:rsid w:val="00F708DF"/>
    <w:rsid w:val="00F9320D"/>
    <w:rsid w:val="00F9716A"/>
    <w:rsid w:val="00FA045A"/>
    <w:rsid w:val="00FA32F1"/>
    <w:rsid w:val="00FC0B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EAC9F8"/>
  <w15:docId w15:val="{8669B05D-0CEE-4589-A66B-A6EE952D7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96" w:lineRule="auto"/>
      <w:ind w:left="85" w:hanging="10"/>
    </w:pPr>
    <w:rPr>
      <w:rFonts w:ascii="Calibri" w:eastAsia="Calibri" w:hAnsi="Calibri" w:cs="Calibri"/>
      <w:color w:val="000000"/>
      <w:sz w:val="19"/>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0070A3"/>
      <w:sz w:val="60"/>
    </w:rPr>
  </w:style>
  <w:style w:type="paragraph" w:styleId="Heading2">
    <w:name w:val="heading 2"/>
    <w:next w:val="Normal"/>
    <w:link w:val="Heading2Char"/>
    <w:uiPriority w:val="9"/>
    <w:unhideWhenUsed/>
    <w:qFormat/>
    <w:pPr>
      <w:keepNext/>
      <w:keepLines/>
      <w:spacing w:after="0" w:line="259" w:lineRule="auto"/>
      <w:ind w:left="94" w:hanging="10"/>
      <w:jc w:val="center"/>
      <w:outlineLvl w:val="1"/>
    </w:pPr>
    <w:rPr>
      <w:rFonts w:ascii="Calibri" w:eastAsia="Calibri" w:hAnsi="Calibri" w:cs="Calibri"/>
      <w:color w:val="000000"/>
      <w:sz w:val="36"/>
    </w:rPr>
  </w:style>
  <w:style w:type="paragraph" w:styleId="Heading3">
    <w:name w:val="heading 3"/>
    <w:next w:val="Normal"/>
    <w:link w:val="Heading3Char"/>
    <w:uiPriority w:val="9"/>
    <w:unhideWhenUsed/>
    <w:qFormat/>
    <w:pPr>
      <w:keepNext/>
      <w:keepLines/>
      <w:spacing w:after="0" w:line="259" w:lineRule="auto"/>
      <w:ind w:left="3142"/>
      <w:jc w:val="center"/>
      <w:outlineLvl w:val="2"/>
    </w:pPr>
    <w:rPr>
      <w:rFonts w:ascii="Calibri" w:eastAsia="Calibri" w:hAnsi="Calibri" w:cs="Calibri"/>
      <w:color w:val="0070A3"/>
      <w:sz w:val="27"/>
    </w:rPr>
  </w:style>
  <w:style w:type="paragraph" w:styleId="Heading4">
    <w:name w:val="heading 4"/>
    <w:basedOn w:val="Normal"/>
    <w:next w:val="Normal"/>
    <w:link w:val="Heading4Char"/>
    <w:uiPriority w:val="9"/>
    <w:semiHidden/>
    <w:unhideWhenUsed/>
    <w:qFormat/>
    <w:rsid w:val="00685F77"/>
    <w:pPr>
      <w:keepNext/>
      <w:keepLines/>
      <w:spacing w:before="200" w:line="259" w:lineRule="auto"/>
      <w:ind w:left="0" w:firstLine="0"/>
      <w:outlineLvl w:val="3"/>
    </w:pPr>
    <w:rPr>
      <w:rFonts w:asciiTheme="majorHAnsi" w:eastAsiaTheme="majorEastAsia" w:hAnsiTheme="majorHAnsi" w:cstheme="majorBidi"/>
      <w:b/>
      <w:bCs/>
      <w:i/>
      <w:iCs/>
      <w:sz w:val="22"/>
      <w:szCs w:val="22"/>
      <w:lang w:eastAsia="en-US"/>
    </w:rPr>
  </w:style>
  <w:style w:type="paragraph" w:styleId="Heading5">
    <w:name w:val="heading 5"/>
    <w:basedOn w:val="Normal"/>
    <w:next w:val="Normal"/>
    <w:link w:val="Heading5Char"/>
    <w:uiPriority w:val="9"/>
    <w:semiHidden/>
    <w:unhideWhenUsed/>
    <w:qFormat/>
    <w:rsid w:val="00685F77"/>
    <w:pPr>
      <w:keepNext/>
      <w:keepLines/>
      <w:spacing w:before="200" w:line="259" w:lineRule="auto"/>
      <w:ind w:left="0" w:firstLine="0"/>
      <w:outlineLvl w:val="4"/>
    </w:pPr>
    <w:rPr>
      <w:rFonts w:asciiTheme="majorHAnsi" w:eastAsiaTheme="majorEastAsia" w:hAnsiTheme="majorHAnsi" w:cstheme="majorBidi"/>
      <w:sz w:val="22"/>
      <w:szCs w:val="22"/>
      <w:lang w:eastAsia="en-US"/>
    </w:rPr>
  </w:style>
  <w:style w:type="paragraph" w:styleId="Heading6">
    <w:name w:val="heading 6"/>
    <w:basedOn w:val="Normal"/>
    <w:next w:val="Normal"/>
    <w:link w:val="Heading6Char"/>
    <w:uiPriority w:val="9"/>
    <w:semiHidden/>
    <w:unhideWhenUsed/>
    <w:qFormat/>
    <w:rsid w:val="00685F77"/>
    <w:pPr>
      <w:keepNext/>
      <w:keepLines/>
      <w:spacing w:before="200" w:line="259" w:lineRule="auto"/>
      <w:ind w:left="0" w:firstLine="0"/>
      <w:outlineLvl w:val="5"/>
    </w:pPr>
    <w:rPr>
      <w:rFonts w:asciiTheme="majorHAnsi" w:eastAsiaTheme="majorEastAsia" w:hAnsiTheme="majorHAnsi" w:cstheme="majorBidi"/>
      <w:i/>
      <w:iCs/>
      <w:sz w:val="22"/>
      <w:szCs w:val="22"/>
      <w:lang w:eastAsia="en-US"/>
    </w:rPr>
  </w:style>
  <w:style w:type="paragraph" w:styleId="Heading7">
    <w:name w:val="heading 7"/>
    <w:basedOn w:val="Normal"/>
    <w:next w:val="Normal"/>
    <w:link w:val="Heading7Char"/>
    <w:uiPriority w:val="9"/>
    <w:semiHidden/>
    <w:unhideWhenUsed/>
    <w:qFormat/>
    <w:rsid w:val="00685F77"/>
    <w:pPr>
      <w:keepNext/>
      <w:keepLines/>
      <w:spacing w:before="200" w:line="259" w:lineRule="auto"/>
      <w:ind w:left="0" w:firstLine="0"/>
      <w:outlineLvl w:val="6"/>
    </w:pPr>
    <w:rPr>
      <w:rFonts w:asciiTheme="majorHAnsi" w:eastAsiaTheme="majorEastAsia" w:hAnsiTheme="majorHAnsi" w:cstheme="majorBidi"/>
      <w:i/>
      <w:iCs/>
      <w:sz w:val="22"/>
      <w:szCs w:val="22"/>
      <w:lang w:eastAsia="en-US"/>
    </w:rPr>
  </w:style>
  <w:style w:type="paragraph" w:styleId="Heading8">
    <w:name w:val="heading 8"/>
    <w:basedOn w:val="Normal"/>
    <w:next w:val="Normal"/>
    <w:link w:val="Heading8Char"/>
    <w:uiPriority w:val="9"/>
    <w:semiHidden/>
    <w:unhideWhenUsed/>
    <w:qFormat/>
    <w:rsid w:val="00685F77"/>
    <w:pPr>
      <w:keepNext/>
      <w:keepLines/>
      <w:spacing w:before="200" w:line="259" w:lineRule="auto"/>
      <w:ind w:left="0" w:firstLine="0"/>
      <w:outlineLvl w:val="7"/>
    </w:pPr>
    <w:rPr>
      <w:rFonts w:asciiTheme="majorHAnsi" w:eastAsiaTheme="majorEastAsia" w:hAnsiTheme="majorHAnsi" w:cstheme="majorBidi"/>
      <w:sz w:val="20"/>
      <w:szCs w:val="20"/>
      <w:lang w:eastAsia="en-US"/>
    </w:rPr>
  </w:style>
  <w:style w:type="paragraph" w:styleId="Heading9">
    <w:name w:val="heading 9"/>
    <w:basedOn w:val="Normal"/>
    <w:next w:val="Normal"/>
    <w:link w:val="Heading9Char"/>
    <w:uiPriority w:val="9"/>
    <w:semiHidden/>
    <w:unhideWhenUsed/>
    <w:qFormat/>
    <w:rsid w:val="00685F77"/>
    <w:pPr>
      <w:keepNext/>
      <w:keepLines/>
      <w:spacing w:before="200" w:line="259" w:lineRule="auto"/>
      <w:ind w:left="0" w:firstLine="0"/>
      <w:outlineLvl w:val="8"/>
    </w:pPr>
    <w:rPr>
      <w:rFonts w:asciiTheme="majorHAnsi" w:eastAsiaTheme="majorEastAsia" w:hAnsiTheme="majorHAnsi" w:cstheme="majorBidi"/>
      <w:i/>
      <w:iCs/>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Pr>
      <w:rFonts w:ascii="Calibri" w:eastAsia="Calibri" w:hAnsi="Calibri" w:cs="Calibri"/>
      <w:color w:val="0070A3"/>
      <w:sz w:val="27"/>
    </w:rPr>
  </w:style>
  <w:style w:type="character" w:customStyle="1" w:styleId="Heading2Char">
    <w:name w:val="Heading 2 Char"/>
    <w:link w:val="Heading2"/>
    <w:uiPriority w:val="9"/>
    <w:rPr>
      <w:rFonts w:ascii="Calibri" w:eastAsia="Calibri" w:hAnsi="Calibri" w:cs="Calibri"/>
      <w:color w:val="000000"/>
      <w:sz w:val="36"/>
    </w:rPr>
  </w:style>
  <w:style w:type="character" w:customStyle="1" w:styleId="Heading1Char">
    <w:name w:val="Heading 1 Char"/>
    <w:link w:val="Heading1"/>
    <w:uiPriority w:val="9"/>
    <w:rPr>
      <w:rFonts w:ascii="Calibri" w:eastAsia="Calibri" w:hAnsi="Calibri" w:cs="Calibri"/>
      <w:color w:val="0070A3"/>
      <w:sz w:val="6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CommentReference">
    <w:name w:val="annotation reference"/>
    <w:basedOn w:val="DefaultParagraphFont"/>
    <w:uiPriority w:val="99"/>
    <w:unhideWhenUsed/>
    <w:rsid w:val="007574F6"/>
    <w:rPr>
      <w:sz w:val="16"/>
      <w:szCs w:val="16"/>
    </w:rPr>
  </w:style>
  <w:style w:type="paragraph" w:styleId="CommentText">
    <w:name w:val="annotation text"/>
    <w:basedOn w:val="Normal"/>
    <w:link w:val="CommentTextChar"/>
    <w:uiPriority w:val="99"/>
    <w:unhideWhenUsed/>
    <w:rsid w:val="007574F6"/>
    <w:pPr>
      <w:spacing w:line="240" w:lineRule="auto"/>
    </w:pPr>
    <w:rPr>
      <w:sz w:val="20"/>
      <w:szCs w:val="20"/>
    </w:rPr>
  </w:style>
  <w:style w:type="character" w:customStyle="1" w:styleId="CommentTextChar">
    <w:name w:val="Comment Text Char"/>
    <w:basedOn w:val="DefaultParagraphFont"/>
    <w:link w:val="CommentText"/>
    <w:uiPriority w:val="99"/>
    <w:rsid w:val="007574F6"/>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7574F6"/>
    <w:rPr>
      <w:b/>
      <w:bCs/>
    </w:rPr>
  </w:style>
  <w:style w:type="character" w:customStyle="1" w:styleId="CommentSubjectChar">
    <w:name w:val="Comment Subject Char"/>
    <w:basedOn w:val="CommentTextChar"/>
    <w:link w:val="CommentSubject"/>
    <w:uiPriority w:val="99"/>
    <w:semiHidden/>
    <w:rsid w:val="007574F6"/>
    <w:rPr>
      <w:rFonts w:ascii="Calibri" w:eastAsia="Calibri" w:hAnsi="Calibri" w:cs="Calibri"/>
      <w:b/>
      <w:bCs/>
      <w:color w:val="000000"/>
      <w:sz w:val="20"/>
      <w:szCs w:val="20"/>
    </w:rPr>
  </w:style>
  <w:style w:type="table" w:styleId="TableGrid0">
    <w:name w:val="Table Grid"/>
    <w:basedOn w:val="TableNormal"/>
    <w:rsid w:val="00705E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679FF"/>
    <w:pPr>
      <w:ind w:left="720"/>
      <w:contextualSpacing/>
    </w:pPr>
  </w:style>
  <w:style w:type="character" w:styleId="Hyperlink">
    <w:name w:val="Hyperlink"/>
    <w:basedOn w:val="DefaultParagraphFont"/>
    <w:uiPriority w:val="99"/>
    <w:unhideWhenUsed/>
    <w:rsid w:val="0095296A"/>
    <w:rPr>
      <w:color w:val="467886" w:themeColor="hyperlink"/>
      <w:u w:val="single"/>
    </w:rPr>
  </w:style>
  <w:style w:type="character" w:styleId="UnresolvedMention">
    <w:name w:val="Unresolved Mention"/>
    <w:basedOn w:val="DefaultParagraphFont"/>
    <w:uiPriority w:val="99"/>
    <w:semiHidden/>
    <w:unhideWhenUsed/>
    <w:rsid w:val="0095296A"/>
    <w:rPr>
      <w:color w:val="605E5C"/>
      <w:shd w:val="clear" w:color="auto" w:fill="E1DFDD"/>
    </w:rPr>
  </w:style>
  <w:style w:type="paragraph" w:styleId="Header">
    <w:name w:val="header"/>
    <w:basedOn w:val="Normal"/>
    <w:link w:val="HeaderChar"/>
    <w:uiPriority w:val="99"/>
    <w:unhideWhenUsed/>
    <w:rsid w:val="00244974"/>
    <w:pPr>
      <w:tabs>
        <w:tab w:val="center" w:pos="4513"/>
        <w:tab w:val="right" w:pos="9026"/>
      </w:tabs>
      <w:spacing w:line="240" w:lineRule="auto"/>
    </w:pPr>
  </w:style>
  <w:style w:type="character" w:customStyle="1" w:styleId="HeaderChar">
    <w:name w:val="Header Char"/>
    <w:basedOn w:val="DefaultParagraphFont"/>
    <w:link w:val="Header"/>
    <w:uiPriority w:val="99"/>
    <w:rsid w:val="00244974"/>
    <w:rPr>
      <w:rFonts w:ascii="Calibri" w:eastAsia="Calibri" w:hAnsi="Calibri" w:cs="Calibri"/>
      <w:color w:val="000000"/>
      <w:sz w:val="19"/>
    </w:rPr>
  </w:style>
  <w:style w:type="paragraph" w:styleId="Footer">
    <w:name w:val="footer"/>
    <w:basedOn w:val="Normal"/>
    <w:link w:val="FooterChar"/>
    <w:unhideWhenUsed/>
    <w:rsid w:val="00244974"/>
    <w:pPr>
      <w:tabs>
        <w:tab w:val="center" w:pos="4513"/>
        <w:tab w:val="right" w:pos="9026"/>
      </w:tabs>
      <w:spacing w:line="240" w:lineRule="auto"/>
    </w:pPr>
  </w:style>
  <w:style w:type="character" w:customStyle="1" w:styleId="FooterChar">
    <w:name w:val="Footer Char"/>
    <w:basedOn w:val="DefaultParagraphFont"/>
    <w:link w:val="Footer"/>
    <w:rsid w:val="00244974"/>
    <w:rPr>
      <w:rFonts w:ascii="Calibri" w:eastAsia="Calibri" w:hAnsi="Calibri" w:cs="Calibri"/>
      <w:color w:val="000000"/>
      <w:sz w:val="19"/>
    </w:rPr>
  </w:style>
  <w:style w:type="paragraph" w:customStyle="1" w:styleId="Untitledsubclause1">
    <w:name w:val="Untitled subclause 1"/>
    <w:basedOn w:val="Normal"/>
    <w:rsid w:val="00333258"/>
    <w:pPr>
      <w:numPr>
        <w:ilvl w:val="1"/>
        <w:numId w:val="7"/>
      </w:numPr>
      <w:spacing w:before="280" w:after="120" w:line="300" w:lineRule="atLeast"/>
      <w:jc w:val="both"/>
      <w:outlineLvl w:val="1"/>
    </w:pPr>
    <w:rPr>
      <w:rFonts w:ascii="Arial" w:eastAsia="Arial Unicode MS" w:hAnsi="Arial" w:cs="Arial"/>
      <w:sz w:val="22"/>
      <w:szCs w:val="20"/>
      <w:lang w:eastAsia="en-US"/>
    </w:rPr>
  </w:style>
  <w:style w:type="paragraph" w:customStyle="1" w:styleId="Untitledsubclause2">
    <w:name w:val="Untitled subclause 2"/>
    <w:basedOn w:val="Normal"/>
    <w:rsid w:val="00333258"/>
    <w:pPr>
      <w:numPr>
        <w:ilvl w:val="2"/>
        <w:numId w:val="7"/>
      </w:numPr>
      <w:spacing w:after="120" w:line="300" w:lineRule="atLeast"/>
      <w:jc w:val="both"/>
      <w:outlineLvl w:val="2"/>
    </w:pPr>
    <w:rPr>
      <w:rFonts w:ascii="Arial" w:eastAsia="Arial Unicode MS" w:hAnsi="Arial" w:cs="Arial"/>
      <w:sz w:val="22"/>
      <w:szCs w:val="20"/>
      <w:lang w:eastAsia="en-US"/>
    </w:rPr>
  </w:style>
  <w:style w:type="paragraph" w:customStyle="1" w:styleId="TitleClause">
    <w:name w:val="Title Clause"/>
    <w:basedOn w:val="Normal"/>
    <w:rsid w:val="00333258"/>
    <w:pPr>
      <w:keepNext/>
      <w:numPr>
        <w:numId w:val="7"/>
      </w:numPr>
      <w:spacing w:before="240" w:after="240" w:line="300" w:lineRule="atLeast"/>
      <w:jc w:val="both"/>
      <w:outlineLvl w:val="0"/>
    </w:pPr>
    <w:rPr>
      <w:rFonts w:ascii="Arial" w:eastAsia="Arial Unicode MS" w:hAnsi="Arial" w:cs="Arial"/>
      <w:b/>
      <w:kern w:val="28"/>
      <w:sz w:val="22"/>
      <w:szCs w:val="20"/>
      <w:lang w:eastAsia="en-US"/>
    </w:rPr>
  </w:style>
  <w:style w:type="paragraph" w:customStyle="1" w:styleId="Untitledsubclause3">
    <w:name w:val="Untitled subclause 3"/>
    <w:basedOn w:val="Normal"/>
    <w:rsid w:val="00333258"/>
    <w:pPr>
      <w:numPr>
        <w:ilvl w:val="3"/>
        <w:numId w:val="7"/>
      </w:numPr>
      <w:tabs>
        <w:tab w:val="left" w:pos="2261"/>
      </w:tabs>
      <w:spacing w:after="120" w:line="300" w:lineRule="atLeast"/>
      <w:jc w:val="both"/>
      <w:outlineLvl w:val="3"/>
    </w:pPr>
    <w:rPr>
      <w:rFonts w:ascii="Arial" w:eastAsia="Arial Unicode MS" w:hAnsi="Arial" w:cs="Arial"/>
      <w:sz w:val="22"/>
      <w:szCs w:val="20"/>
      <w:lang w:eastAsia="en-US"/>
    </w:rPr>
  </w:style>
  <w:style w:type="paragraph" w:customStyle="1" w:styleId="Untitledsubclause4">
    <w:name w:val="Untitled subclause 4"/>
    <w:basedOn w:val="Normal"/>
    <w:rsid w:val="00333258"/>
    <w:pPr>
      <w:numPr>
        <w:ilvl w:val="4"/>
        <w:numId w:val="7"/>
      </w:numPr>
      <w:spacing w:after="120" w:line="300" w:lineRule="atLeast"/>
      <w:jc w:val="both"/>
      <w:outlineLvl w:val="4"/>
    </w:pPr>
    <w:rPr>
      <w:rFonts w:ascii="Arial" w:eastAsia="Arial Unicode MS" w:hAnsi="Arial" w:cs="Arial"/>
      <w:sz w:val="22"/>
      <w:szCs w:val="20"/>
      <w:lang w:eastAsia="en-US"/>
    </w:rPr>
  </w:style>
  <w:style w:type="paragraph" w:customStyle="1" w:styleId="Paragraph">
    <w:name w:val="Paragraph"/>
    <w:basedOn w:val="Normal"/>
    <w:link w:val="ParagraphChar"/>
    <w:qFormat/>
    <w:rsid w:val="00897A68"/>
    <w:pPr>
      <w:spacing w:after="120" w:line="300" w:lineRule="atLeast"/>
      <w:ind w:left="0" w:firstLine="0"/>
      <w:jc w:val="both"/>
    </w:pPr>
    <w:rPr>
      <w:rFonts w:ascii="Arial" w:eastAsia="Arial Unicode MS" w:hAnsi="Arial" w:cs="Arial"/>
      <w:sz w:val="22"/>
      <w:szCs w:val="20"/>
      <w:lang w:eastAsia="en-US"/>
    </w:rPr>
  </w:style>
  <w:style w:type="character" w:customStyle="1" w:styleId="ParagraphChar">
    <w:name w:val="Paragraph Char"/>
    <w:basedOn w:val="DefaultParagraphFont"/>
    <w:link w:val="Paragraph"/>
    <w:rsid w:val="00897A68"/>
    <w:rPr>
      <w:rFonts w:ascii="Arial" w:eastAsia="Arial Unicode MS" w:hAnsi="Arial" w:cs="Arial"/>
      <w:color w:val="000000"/>
      <w:sz w:val="22"/>
      <w:szCs w:val="20"/>
      <w:lang w:eastAsia="en-US"/>
    </w:rPr>
  </w:style>
  <w:style w:type="character" w:customStyle="1" w:styleId="Heading4Char">
    <w:name w:val="Heading 4 Char"/>
    <w:basedOn w:val="DefaultParagraphFont"/>
    <w:link w:val="Heading4"/>
    <w:uiPriority w:val="9"/>
    <w:semiHidden/>
    <w:rsid w:val="00685F77"/>
    <w:rPr>
      <w:rFonts w:asciiTheme="majorHAnsi" w:eastAsiaTheme="majorEastAsia" w:hAnsiTheme="majorHAnsi" w:cstheme="majorBidi"/>
      <w:b/>
      <w:bCs/>
      <w:i/>
      <w:iCs/>
      <w:color w:val="000000"/>
      <w:sz w:val="22"/>
      <w:szCs w:val="22"/>
      <w:lang w:eastAsia="en-US"/>
    </w:rPr>
  </w:style>
  <w:style w:type="character" w:customStyle="1" w:styleId="Heading5Char">
    <w:name w:val="Heading 5 Char"/>
    <w:basedOn w:val="DefaultParagraphFont"/>
    <w:link w:val="Heading5"/>
    <w:uiPriority w:val="9"/>
    <w:semiHidden/>
    <w:rsid w:val="00685F77"/>
    <w:rPr>
      <w:rFonts w:asciiTheme="majorHAnsi" w:eastAsiaTheme="majorEastAsia" w:hAnsiTheme="majorHAnsi" w:cstheme="majorBidi"/>
      <w:color w:val="000000"/>
      <w:sz w:val="22"/>
      <w:szCs w:val="22"/>
      <w:lang w:eastAsia="en-US"/>
    </w:rPr>
  </w:style>
  <w:style w:type="character" w:customStyle="1" w:styleId="Heading6Char">
    <w:name w:val="Heading 6 Char"/>
    <w:basedOn w:val="DefaultParagraphFont"/>
    <w:link w:val="Heading6"/>
    <w:uiPriority w:val="9"/>
    <w:semiHidden/>
    <w:rsid w:val="00685F77"/>
    <w:rPr>
      <w:rFonts w:asciiTheme="majorHAnsi" w:eastAsiaTheme="majorEastAsia" w:hAnsiTheme="majorHAnsi" w:cstheme="majorBidi"/>
      <w:i/>
      <w:iCs/>
      <w:color w:val="000000"/>
      <w:sz w:val="22"/>
      <w:szCs w:val="22"/>
      <w:lang w:eastAsia="en-US"/>
    </w:rPr>
  </w:style>
  <w:style w:type="character" w:customStyle="1" w:styleId="Heading7Char">
    <w:name w:val="Heading 7 Char"/>
    <w:basedOn w:val="DefaultParagraphFont"/>
    <w:link w:val="Heading7"/>
    <w:uiPriority w:val="9"/>
    <w:semiHidden/>
    <w:rsid w:val="00685F77"/>
    <w:rPr>
      <w:rFonts w:asciiTheme="majorHAnsi" w:eastAsiaTheme="majorEastAsia" w:hAnsiTheme="majorHAnsi" w:cstheme="majorBidi"/>
      <w:i/>
      <w:iCs/>
      <w:color w:val="000000"/>
      <w:sz w:val="22"/>
      <w:szCs w:val="22"/>
      <w:lang w:eastAsia="en-US"/>
    </w:rPr>
  </w:style>
  <w:style w:type="character" w:customStyle="1" w:styleId="Heading8Char">
    <w:name w:val="Heading 8 Char"/>
    <w:basedOn w:val="DefaultParagraphFont"/>
    <w:link w:val="Heading8"/>
    <w:uiPriority w:val="9"/>
    <w:semiHidden/>
    <w:rsid w:val="00685F77"/>
    <w:rPr>
      <w:rFonts w:asciiTheme="majorHAnsi" w:eastAsiaTheme="majorEastAsia" w:hAnsiTheme="majorHAnsi" w:cstheme="majorBidi"/>
      <w:color w:val="000000"/>
      <w:sz w:val="20"/>
      <w:szCs w:val="20"/>
      <w:lang w:eastAsia="en-US"/>
    </w:rPr>
  </w:style>
  <w:style w:type="character" w:customStyle="1" w:styleId="Heading9Char">
    <w:name w:val="Heading 9 Char"/>
    <w:basedOn w:val="DefaultParagraphFont"/>
    <w:link w:val="Heading9"/>
    <w:uiPriority w:val="9"/>
    <w:semiHidden/>
    <w:rsid w:val="00685F77"/>
    <w:rPr>
      <w:rFonts w:asciiTheme="majorHAnsi" w:eastAsiaTheme="majorEastAsia" w:hAnsiTheme="majorHAnsi" w:cstheme="majorBidi"/>
      <w:i/>
      <w:iCs/>
      <w:color w:val="000000"/>
      <w:sz w:val="20"/>
      <w:szCs w:val="20"/>
      <w:lang w:eastAsia="en-US"/>
    </w:rPr>
  </w:style>
  <w:style w:type="paragraph" w:customStyle="1" w:styleId="Abstract">
    <w:name w:val="Abstract"/>
    <w:link w:val="AbstractChar"/>
    <w:rsid w:val="00685F77"/>
    <w:pPr>
      <w:spacing w:after="120" w:line="240" w:lineRule="auto"/>
    </w:pPr>
    <w:rPr>
      <w:rFonts w:ascii="Arial" w:eastAsia="Arial Unicode MS" w:hAnsi="Arial" w:cs="Arial"/>
      <w:color w:val="000000"/>
      <w:kern w:val="0"/>
      <w:lang w:val="en-US" w:eastAsia="en-US"/>
      <w14:ligatures w14:val="none"/>
    </w:rPr>
  </w:style>
  <w:style w:type="character" w:customStyle="1" w:styleId="AbstractChar">
    <w:name w:val="Abstract Char"/>
    <w:link w:val="Abstract"/>
    <w:rsid w:val="00685F77"/>
    <w:rPr>
      <w:rFonts w:ascii="Arial" w:eastAsia="Arial Unicode MS" w:hAnsi="Arial" w:cs="Arial"/>
      <w:color w:val="000000"/>
      <w:kern w:val="0"/>
      <w:lang w:val="en-US" w:eastAsia="en-US"/>
      <w14:ligatures w14:val="none"/>
    </w:rPr>
  </w:style>
  <w:style w:type="paragraph" w:customStyle="1" w:styleId="Annex">
    <w:name w:val="Annex"/>
    <w:basedOn w:val="Paragraph"/>
    <w:next w:val="Paragraph"/>
    <w:qFormat/>
    <w:rsid w:val="00685F77"/>
    <w:pPr>
      <w:numPr>
        <w:numId w:val="18"/>
      </w:numPr>
      <w:spacing w:before="240" w:after="240"/>
      <w:ind w:left="0" w:firstLine="0"/>
    </w:pPr>
    <w:rPr>
      <w:b/>
    </w:rPr>
  </w:style>
  <w:style w:type="paragraph" w:customStyle="1" w:styleId="AuthoringGroup">
    <w:name w:val="Authoring Group"/>
    <w:link w:val="AuthoringGroupChar"/>
    <w:rsid w:val="00685F77"/>
    <w:pPr>
      <w:spacing w:after="120" w:line="240" w:lineRule="auto"/>
    </w:pPr>
    <w:rPr>
      <w:rFonts w:ascii="Arial" w:eastAsia="Arial Unicode MS" w:hAnsi="Arial" w:cs="Arial"/>
      <w:color w:val="000000"/>
      <w:kern w:val="0"/>
      <w:szCs w:val="22"/>
      <w:lang w:val="en-US" w:eastAsia="en-US"/>
      <w14:ligatures w14:val="none"/>
    </w:rPr>
  </w:style>
  <w:style w:type="character" w:customStyle="1" w:styleId="AuthoringGroupChar">
    <w:name w:val="Authoring Group Char"/>
    <w:link w:val="AuthoringGroup"/>
    <w:rsid w:val="00685F77"/>
    <w:rPr>
      <w:rFonts w:ascii="Arial" w:eastAsia="Arial Unicode MS" w:hAnsi="Arial" w:cs="Arial"/>
      <w:color w:val="000000"/>
      <w:kern w:val="0"/>
      <w:szCs w:val="22"/>
      <w:lang w:val="en-US" w:eastAsia="en-US"/>
      <w14:ligatures w14:val="none"/>
    </w:rPr>
  </w:style>
  <w:style w:type="paragraph" w:customStyle="1" w:styleId="Background">
    <w:name w:val="Background"/>
    <w:aliases w:val="(A) Background"/>
    <w:basedOn w:val="Normal"/>
    <w:rsid w:val="00685F77"/>
    <w:pPr>
      <w:numPr>
        <w:numId w:val="9"/>
      </w:numPr>
      <w:spacing w:before="120" w:after="120" w:line="300" w:lineRule="atLeast"/>
      <w:jc w:val="both"/>
    </w:pPr>
    <w:rPr>
      <w:rFonts w:ascii="Arial" w:eastAsia="Arial Unicode MS" w:hAnsi="Arial" w:cs="Arial"/>
      <w:sz w:val="22"/>
      <w:szCs w:val="20"/>
      <w:lang w:eastAsia="en-US"/>
    </w:rPr>
  </w:style>
  <w:style w:type="paragraph" w:customStyle="1" w:styleId="BulletList1">
    <w:name w:val="Bullet List 1"/>
    <w:aliases w:val="Bullet1"/>
    <w:basedOn w:val="Normal"/>
    <w:rsid w:val="00685F77"/>
    <w:pPr>
      <w:numPr>
        <w:numId w:val="10"/>
      </w:numPr>
      <w:spacing w:after="240" w:line="300" w:lineRule="atLeast"/>
      <w:jc w:val="both"/>
    </w:pPr>
    <w:rPr>
      <w:rFonts w:ascii="Arial" w:eastAsia="Arial Unicode MS" w:hAnsi="Arial" w:cs="Arial"/>
      <w:sz w:val="22"/>
      <w:szCs w:val="20"/>
      <w:lang w:eastAsia="en-US"/>
    </w:rPr>
  </w:style>
  <w:style w:type="paragraph" w:customStyle="1" w:styleId="BulletList2">
    <w:name w:val="Bullet List 2"/>
    <w:aliases w:val="Bullet2"/>
    <w:basedOn w:val="Normal"/>
    <w:rsid w:val="00685F77"/>
    <w:pPr>
      <w:numPr>
        <w:numId w:val="11"/>
      </w:numPr>
      <w:spacing w:after="120" w:line="240" w:lineRule="auto"/>
      <w:ind w:left="1080" w:hanging="720"/>
      <w:jc w:val="both"/>
    </w:pPr>
    <w:rPr>
      <w:rFonts w:ascii="Arial" w:eastAsia="Arial Unicode MS" w:hAnsi="Arial" w:cs="Arial"/>
      <w:sz w:val="22"/>
      <w:szCs w:val="20"/>
      <w:lang w:eastAsia="en-US"/>
    </w:rPr>
  </w:style>
  <w:style w:type="paragraph" w:customStyle="1" w:styleId="BulletList3">
    <w:name w:val="Bullet List 3"/>
    <w:aliases w:val="Bullet3"/>
    <w:basedOn w:val="Normal"/>
    <w:rsid w:val="00685F77"/>
    <w:pPr>
      <w:numPr>
        <w:numId w:val="12"/>
      </w:numPr>
      <w:spacing w:after="240" w:line="240" w:lineRule="auto"/>
      <w:jc w:val="both"/>
    </w:pPr>
    <w:rPr>
      <w:rFonts w:ascii="Arial" w:eastAsia="Arial Unicode MS" w:hAnsi="Arial" w:cs="Arial"/>
      <w:sz w:val="22"/>
      <w:szCs w:val="20"/>
      <w:lang w:eastAsia="en-US"/>
    </w:rPr>
  </w:style>
  <w:style w:type="paragraph" w:customStyle="1" w:styleId="ClauseNoTitle">
    <w:name w:val="Clause No Title"/>
    <w:basedOn w:val="TitleClause"/>
    <w:rsid w:val="00685F77"/>
    <w:pPr>
      <w:numPr>
        <w:numId w:val="0"/>
      </w:numPr>
      <w:ind w:left="2279" w:hanging="360"/>
    </w:pPr>
    <w:rPr>
      <w:b w:val="0"/>
      <w:smallCaps/>
    </w:rPr>
  </w:style>
  <w:style w:type="paragraph" w:customStyle="1" w:styleId="ClosingPara">
    <w:name w:val="Closing Para"/>
    <w:basedOn w:val="Normal"/>
    <w:rsid w:val="00685F77"/>
    <w:pPr>
      <w:spacing w:before="120" w:after="240" w:line="300" w:lineRule="atLeast"/>
      <w:ind w:left="0" w:firstLine="0"/>
      <w:jc w:val="both"/>
    </w:pPr>
    <w:rPr>
      <w:rFonts w:ascii="Arial" w:eastAsia="Arial Unicode MS" w:hAnsi="Arial" w:cs="Arial"/>
      <w:sz w:val="22"/>
      <w:szCs w:val="20"/>
      <w:lang w:eastAsia="en-US"/>
    </w:rPr>
  </w:style>
  <w:style w:type="paragraph" w:customStyle="1" w:styleId="ClosingSignOff">
    <w:name w:val="Closing SignOff"/>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CoversheetTitle">
    <w:name w:val="Coversheet Title"/>
    <w:basedOn w:val="Normal"/>
    <w:autoRedefine/>
    <w:rsid w:val="00685F77"/>
    <w:pPr>
      <w:spacing w:before="480" w:after="480" w:line="300" w:lineRule="atLeast"/>
      <w:ind w:left="0" w:firstLine="0"/>
      <w:jc w:val="center"/>
    </w:pPr>
    <w:rPr>
      <w:rFonts w:ascii="Arial" w:eastAsia="Arial Unicode MS" w:hAnsi="Arial" w:cs="Arial"/>
      <w:b/>
      <w:smallCaps/>
      <w:sz w:val="28"/>
      <w:szCs w:val="20"/>
      <w:lang w:eastAsia="en-US"/>
    </w:rPr>
  </w:style>
  <w:style w:type="paragraph" w:customStyle="1" w:styleId="CoverSheetHeading">
    <w:name w:val="Cover Sheet Heading"/>
    <w:aliases w:val="Coversheet Title2"/>
    <w:basedOn w:val="CoversheetTitle"/>
    <w:rsid w:val="00685F77"/>
  </w:style>
  <w:style w:type="paragraph" w:customStyle="1" w:styleId="CoverSheetSubjectText">
    <w:name w:val="Cover Sheet Subject Text"/>
    <w:basedOn w:val="Normal"/>
    <w:rsid w:val="00685F77"/>
    <w:pPr>
      <w:spacing w:line="300" w:lineRule="atLeast"/>
      <w:ind w:left="0" w:firstLine="0"/>
      <w:jc w:val="center"/>
    </w:pPr>
    <w:rPr>
      <w:rFonts w:ascii="Arial" w:eastAsia="Arial Unicode MS" w:hAnsi="Arial" w:cs="Arial"/>
      <w:sz w:val="22"/>
      <w:szCs w:val="20"/>
      <w:lang w:eastAsia="en-US"/>
    </w:rPr>
  </w:style>
  <w:style w:type="paragraph" w:customStyle="1" w:styleId="CoverSheetSubjectTitle">
    <w:name w:val="Cover Sheet Subject Title"/>
    <w:basedOn w:val="Normal"/>
    <w:rsid w:val="00685F77"/>
    <w:pPr>
      <w:spacing w:line="300" w:lineRule="atLeast"/>
      <w:ind w:left="0" w:firstLine="0"/>
      <w:jc w:val="center"/>
    </w:pPr>
    <w:rPr>
      <w:rFonts w:ascii="Arial" w:eastAsia="Arial Unicode MS" w:hAnsi="Arial" w:cs="Arial"/>
      <w:sz w:val="22"/>
      <w:szCs w:val="20"/>
      <w:lang w:eastAsia="en-US"/>
    </w:rPr>
  </w:style>
  <w:style w:type="paragraph" w:customStyle="1" w:styleId="DefinedTermPara">
    <w:name w:val="Defined Term Para"/>
    <w:basedOn w:val="Paragraph"/>
    <w:qFormat/>
    <w:rsid w:val="00685F77"/>
    <w:pPr>
      <w:numPr>
        <w:numId w:val="30"/>
      </w:numPr>
    </w:pPr>
  </w:style>
  <w:style w:type="paragraph" w:customStyle="1" w:styleId="DescriptiveHeading">
    <w:name w:val="DescriptiveHeading"/>
    <w:next w:val="Paragraph"/>
    <w:link w:val="DescriptiveHeadingChar"/>
    <w:rsid w:val="00685F77"/>
    <w:pPr>
      <w:spacing w:before="360" w:after="360" w:line="240" w:lineRule="auto"/>
      <w:outlineLvl w:val="0"/>
    </w:pPr>
    <w:rPr>
      <w:rFonts w:ascii="Arial" w:eastAsia="Arial Unicode MS" w:hAnsi="Arial" w:cs="Arial"/>
      <w:b/>
      <w:color w:val="000000"/>
      <w:kern w:val="0"/>
      <w:sz w:val="22"/>
      <w:szCs w:val="22"/>
      <w:lang w:val="en-US" w:eastAsia="en-US"/>
      <w14:ligatures w14:val="none"/>
    </w:rPr>
  </w:style>
  <w:style w:type="character" w:customStyle="1" w:styleId="DescriptiveHeadingChar">
    <w:name w:val="DescriptiveHeading Char"/>
    <w:link w:val="DescriptiveHeading"/>
    <w:rsid w:val="00685F77"/>
    <w:rPr>
      <w:rFonts w:ascii="Arial" w:eastAsia="Arial Unicode MS" w:hAnsi="Arial" w:cs="Arial"/>
      <w:b/>
      <w:color w:val="000000"/>
      <w:kern w:val="0"/>
      <w:sz w:val="22"/>
      <w:szCs w:val="22"/>
      <w:lang w:val="en-US" w:eastAsia="en-US"/>
      <w14:ligatures w14:val="none"/>
    </w:rPr>
  </w:style>
  <w:style w:type="paragraph" w:customStyle="1" w:styleId="DraftingnoteSection1Para">
    <w:name w:val="Draftingnote Section1 Para"/>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DraftingnoteSection1Title">
    <w:name w:val="Draftingnote Section1 Title"/>
    <w:basedOn w:val="Normal"/>
    <w:rsid w:val="00685F77"/>
    <w:pPr>
      <w:spacing w:after="120" w:line="300" w:lineRule="atLeast"/>
      <w:ind w:left="0" w:firstLine="0"/>
      <w:jc w:val="both"/>
    </w:pPr>
    <w:rPr>
      <w:rFonts w:ascii="Arial" w:eastAsia="Arial Unicode MS" w:hAnsi="Arial" w:cs="Arial"/>
      <w:b/>
      <w:sz w:val="36"/>
      <w:szCs w:val="20"/>
      <w:lang w:eastAsia="en-US"/>
    </w:rPr>
  </w:style>
  <w:style w:type="paragraph" w:customStyle="1" w:styleId="DraftingnoteSection2Para">
    <w:name w:val="Draftingnote Section2 Para"/>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DraftingnoteSection2Title">
    <w:name w:val="Draftingnote Section2 Title"/>
    <w:basedOn w:val="Normal"/>
    <w:rsid w:val="00685F77"/>
    <w:pPr>
      <w:spacing w:after="120" w:line="300" w:lineRule="atLeast"/>
      <w:ind w:left="0" w:firstLine="0"/>
      <w:jc w:val="both"/>
    </w:pPr>
    <w:rPr>
      <w:rFonts w:ascii="Arial" w:eastAsia="Arial Unicode MS" w:hAnsi="Arial" w:cs="Arial"/>
      <w:b/>
      <w:sz w:val="28"/>
      <w:szCs w:val="20"/>
      <w:lang w:eastAsia="en-US"/>
    </w:rPr>
  </w:style>
  <w:style w:type="paragraph" w:customStyle="1" w:styleId="DraftingnoteSection3Para">
    <w:name w:val="Draftingnote Section3 Para"/>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DraftingnoteSection3Title">
    <w:name w:val="Draftingnote Section3 Title"/>
    <w:basedOn w:val="Normal"/>
    <w:rsid w:val="00685F77"/>
    <w:pPr>
      <w:spacing w:after="120" w:line="300" w:lineRule="atLeast"/>
      <w:ind w:left="0" w:firstLine="0"/>
      <w:jc w:val="both"/>
    </w:pPr>
    <w:rPr>
      <w:rFonts w:ascii="Arial" w:eastAsia="Arial Unicode MS" w:hAnsi="Arial" w:cs="Arial"/>
      <w:b/>
      <w:i/>
      <w:sz w:val="28"/>
      <w:szCs w:val="20"/>
      <w:lang w:eastAsia="en-US"/>
    </w:rPr>
  </w:style>
  <w:style w:type="paragraph" w:customStyle="1" w:styleId="DraftingnoteSection4Para">
    <w:name w:val="Draftingnote Section4 Para"/>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DraftingnoteSection4Title">
    <w:name w:val="Draftingnote Section4 Title"/>
    <w:basedOn w:val="Normal"/>
    <w:rsid w:val="00685F77"/>
    <w:pPr>
      <w:spacing w:after="120" w:line="300" w:lineRule="atLeast"/>
      <w:ind w:left="0" w:firstLine="0"/>
      <w:jc w:val="both"/>
    </w:pPr>
    <w:rPr>
      <w:rFonts w:ascii="Arial" w:eastAsia="Arial Unicode MS" w:hAnsi="Arial" w:cs="Arial"/>
      <w:b/>
      <w:i/>
      <w:sz w:val="28"/>
      <w:szCs w:val="20"/>
      <w:lang w:eastAsia="en-US"/>
    </w:rPr>
  </w:style>
  <w:style w:type="paragraph" w:customStyle="1" w:styleId="DraftingnoteTitle">
    <w:name w:val="Draftingnote Title"/>
    <w:basedOn w:val="Normal"/>
    <w:rsid w:val="00685F77"/>
    <w:pPr>
      <w:spacing w:after="120" w:line="300" w:lineRule="atLeast"/>
      <w:ind w:left="0" w:firstLine="0"/>
      <w:jc w:val="both"/>
    </w:pPr>
    <w:rPr>
      <w:rFonts w:ascii="Arial" w:eastAsia="Arial Unicode MS" w:hAnsi="Arial" w:cs="Arial"/>
      <w:b/>
      <w:sz w:val="28"/>
      <w:szCs w:val="20"/>
      <w:lang w:eastAsia="en-US"/>
    </w:rPr>
  </w:style>
  <w:style w:type="paragraph" w:customStyle="1" w:styleId="FulltextBridgehead">
    <w:name w:val="Fulltext Bridgehead"/>
    <w:basedOn w:val="Normal"/>
    <w:rsid w:val="00685F77"/>
    <w:pPr>
      <w:spacing w:after="120" w:line="300" w:lineRule="atLeast"/>
      <w:ind w:left="0" w:firstLine="0"/>
      <w:jc w:val="both"/>
    </w:pPr>
    <w:rPr>
      <w:rFonts w:ascii="Arial" w:eastAsia="Arial Unicode MS" w:hAnsi="Arial" w:cs="Arial"/>
      <w:b/>
      <w:sz w:val="48"/>
      <w:szCs w:val="20"/>
      <w:lang w:eastAsia="en-US"/>
    </w:rPr>
  </w:style>
  <w:style w:type="paragraph" w:customStyle="1" w:styleId="FulltextSection1Para">
    <w:name w:val="Fulltext Section1 Para"/>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FulltextSection1Title">
    <w:name w:val="Fulltext Section1 Title"/>
    <w:basedOn w:val="Normal"/>
    <w:rsid w:val="00685F77"/>
    <w:pPr>
      <w:spacing w:after="120" w:line="300" w:lineRule="atLeast"/>
      <w:ind w:left="0" w:firstLine="0"/>
      <w:jc w:val="both"/>
    </w:pPr>
    <w:rPr>
      <w:rFonts w:ascii="Arial" w:eastAsia="Arial Unicode MS" w:hAnsi="Arial" w:cs="Arial"/>
      <w:b/>
      <w:sz w:val="36"/>
      <w:szCs w:val="20"/>
      <w:lang w:eastAsia="en-US"/>
    </w:rPr>
  </w:style>
  <w:style w:type="paragraph" w:customStyle="1" w:styleId="FulltextSection2Para">
    <w:name w:val="Fulltext Section2 Para"/>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FulltextSection2Title">
    <w:name w:val="Fulltext Section2 Title"/>
    <w:basedOn w:val="Normal"/>
    <w:rsid w:val="00685F77"/>
    <w:pPr>
      <w:spacing w:after="120" w:line="300" w:lineRule="atLeast"/>
      <w:ind w:left="0" w:firstLine="0"/>
      <w:jc w:val="both"/>
    </w:pPr>
    <w:rPr>
      <w:rFonts w:ascii="Arial" w:eastAsia="Arial Unicode MS" w:hAnsi="Arial" w:cs="Arial"/>
      <w:b/>
      <w:sz w:val="28"/>
      <w:szCs w:val="20"/>
      <w:lang w:eastAsia="en-US"/>
    </w:rPr>
  </w:style>
  <w:style w:type="paragraph" w:customStyle="1" w:styleId="FulltextSection3Para">
    <w:name w:val="Fulltext Section3 Para"/>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FulltextSection3Title">
    <w:name w:val="Fulltext Section3 Title"/>
    <w:basedOn w:val="Normal"/>
    <w:rsid w:val="00685F77"/>
    <w:pPr>
      <w:spacing w:after="120" w:line="300" w:lineRule="atLeast"/>
      <w:ind w:left="0" w:firstLine="0"/>
      <w:jc w:val="both"/>
    </w:pPr>
    <w:rPr>
      <w:rFonts w:ascii="Arial" w:eastAsia="Arial Unicode MS" w:hAnsi="Arial" w:cs="Arial"/>
      <w:b/>
      <w:i/>
      <w:sz w:val="28"/>
      <w:szCs w:val="20"/>
      <w:lang w:eastAsia="en-US"/>
    </w:rPr>
  </w:style>
  <w:style w:type="paragraph" w:customStyle="1" w:styleId="FulltextSection4Para">
    <w:name w:val="Fulltext Section4 Para"/>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FulltextSection4Title">
    <w:name w:val="Fulltext Section4 Title"/>
    <w:basedOn w:val="Normal"/>
    <w:rsid w:val="00685F77"/>
    <w:pPr>
      <w:spacing w:after="120" w:line="300" w:lineRule="atLeast"/>
      <w:ind w:left="0" w:firstLine="0"/>
      <w:jc w:val="both"/>
    </w:pPr>
    <w:rPr>
      <w:rFonts w:ascii="Arial" w:eastAsia="Arial Unicode MS" w:hAnsi="Arial" w:cs="Arial"/>
      <w:b/>
      <w:i/>
      <w:sz w:val="28"/>
      <w:szCs w:val="20"/>
      <w:lang w:eastAsia="en-US"/>
    </w:rPr>
  </w:style>
  <w:style w:type="paragraph" w:customStyle="1" w:styleId="GlossItemGlossdefPara">
    <w:name w:val="GlossItem Glossdef Para"/>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GlossItemGlossterm">
    <w:name w:val="GlossItem Glossterm"/>
    <w:basedOn w:val="Normal"/>
    <w:rsid w:val="00685F77"/>
    <w:pPr>
      <w:spacing w:after="120" w:line="300" w:lineRule="atLeast"/>
      <w:ind w:left="0" w:firstLine="0"/>
      <w:jc w:val="both"/>
    </w:pPr>
    <w:rPr>
      <w:rFonts w:ascii="Arial" w:eastAsia="Arial Unicode MS" w:hAnsi="Arial" w:cs="Arial"/>
      <w:b/>
      <w:sz w:val="48"/>
      <w:szCs w:val="20"/>
      <w:lang w:eastAsia="en-US"/>
    </w:rPr>
  </w:style>
  <w:style w:type="paragraph" w:customStyle="1" w:styleId="HeadingAddressLine">
    <w:name w:val="Heading Address Line"/>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HeadingDate">
    <w:name w:val="Heading Date"/>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HeadingLetterheadBasedOnAttribute">
    <w:name w:val="Heading Letterhead Based On Attribute"/>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HeadingSalutation">
    <w:name w:val="Heading Salutation"/>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IgnoredSpacing">
    <w:name w:val="Ignored Spacing"/>
    <w:link w:val="IgnoredSpacingChar"/>
    <w:rsid w:val="00685F77"/>
    <w:pPr>
      <w:spacing w:after="120" w:line="240" w:lineRule="auto"/>
    </w:pPr>
    <w:rPr>
      <w:rFonts w:ascii="Arial" w:eastAsia="Arial Unicode MS" w:hAnsi="Arial" w:cs="Arial"/>
      <w:color w:val="000000"/>
      <w:kern w:val="0"/>
      <w:lang w:val="en-US" w:eastAsia="en-US"/>
      <w14:ligatures w14:val="none"/>
    </w:rPr>
  </w:style>
  <w:style w:type="character" w:customStyle="1" w:styleId="IgnoredSpacingChar">
    <w:name w:val="Ignored Spacing Char"/>
    <w:link w:val="IgnoredSpacing"/>
    <w:rsid w:val="00685F77"/>
    <w:rPr>
      <w:rFonts w:ascii="Arial" w:eastAsia="Arial Unicode MS" w:hAnsi="Arial" w:cs="Arial"/>
      <w:color w:val="000000"/>
      <w:kern w:val="0"/>
      <w:lang w:val="en-US" w:eastAsia="en-US"/>
      <w14:ligatures w14:val="none"/>
    </w:rPr>
  </w:style>
  <w:style w:type="paragraph" w:customStyle="1" w:styleId="InternalAuthor">
    <w:name w:val="Internal Author"/>
    <w:link w:val="InternalAuthorChar"/>
    <w:rsid w:val="00685F77"/>
    <w:pPr>
      <w:spacing w:after="120" w:line="240" w:lineRule="auto"/>
    </w:pPr>
    <w:rPr>
      <w:rFonts w:ascii="Arial" w:eastAsia="Arial Unicode MS" w:hAnsi="Arial" w:cs="Arial"/>
      <w:color w:val="000000"/>
      <w:kern w:val="0"/>
      <w:szCs w:val="22"/>
      <w:lang w:val="en-US" w:eastAsia="en-US"/>
      <w14:ligatures w14:val="none"/>
    </w:rPr>
  </w:style>
  <w:style w:type="character" w:customStyle="1" w:styleId="InternalAuthorChar">
    <w:name w:val="Internal Author Char"/>
    <w:link w:val="InternalAuthor"/>
    <w:rsid w:val="00685F77"/>
    <w:rPr>
      <w:rFonts w:ascii="Arial" w:eastAsia="Arial Unicode MS" w:hAnsi="Arial" w:cs="Arial"/>
      <w:color w:val="000000"/>
      <w:kern w:val="0"/>
      <w:szCs w:val="22"/>
      <w:lang w:val="en-US" w:eastAsia="en-US"/>
      <w14:ligatures w14:val="none"/>
    </w:rPr>
  </w:style>
  <w:style w:type="paragraph" w:customStyle="1" w:styleId="MaintenanceEditor">
    <w:name w:val="Maintenance Editor"/>
    <w:link w:val="MaintenanceEditorChar"/>
    <w:rsid w:val="00685F77"/>
    <w:pPr>
      <w:spacing w:after="120" w:line="240" w:lineRule="auto"/>
    </w:pPr>
    <w:rPr>
      <w:rFonts w:ascii="Arial" w:eastAsia="Arial Unicode MS" w:hAnsi="Arial" w:cs="Arial"/>
      <w:color w:val="000000"/>
      <w:kern w:val="0"/>
      <w:szCs w:val="22"/>
      <w:lang w:val="en-US" w:eastAsia="en-US"/>
      <w14:ligatures w14:val="none"/>
    </w:rPr>
  </w:style>
  <w:style w:type="character" w:customStyle="1" w:styleId="MaintenanceEditorChar">
    <w:name w:val="Maintenance Editor Char"/>
    <w:link w:val="MaintenanceEditor"/>
    <w:rsid w:val="00685F77"/>
    <w:rPr>
      <w:rFonts w:ascii="Arial" w:eastAsia="Arial Unicode MS" w:hAnsi="Arial" w:cs="Arial"/>
      <w:color w:val="000000"/>
      <w:kern w:val="0"/>
      <w:szCs w:val="22"/>
      <w:lang w:val="en-US" w:eastAsia="en-US"/>
      <w14:ligatures w14:val="none"/>
    </w:rPr>
  </w:style>
  <w:style w:type="paragraph" w:customStyle="1" w:styleId="ParaClause">
    <w:name w:val="Para Clause"/>
    <w:basedOn w:val="Normal"/>
    <w:rsid w:val="00685F77"/>
    <w:pPr>
      <w:spacing w:before="120" w:after="120" w:line="300" w:lineRule="atLeast"/>
      <w:ind w:left="720" w:firstLine="0"/>
      <w:jc w:val="both"/>
    </w:pPr>
    <w:rPr>
      <w:rFonts w:ascii="Arial" w:eastAsia="Arial Unicode MS" w:hAnsi="Arial" w:cs="Arial"/>
      <w:sz w:val="22"/>
      <w:szCs w:val="20"/>
      <w:lang w:eastAsia="en-US"/>
    </w:rPr>
  </w:style>
  <w:style w:type="paragraph" w:customStyle="1" w:styleId="Parasubclause1">
    <w:name w:val="Para subclause 1"/>
    <w:aliases w:val="BIWS Heading 2"/>
    <w:basedOn w:val="Normal"/>
    <w:rsid w:val="00685F77"/>
    <w:pPr>
      <w:spacing w:before="240" w:after="120" w:line="300" w:lineRule="atLeast"/>
      <w:ind w:left="720" w:firstLine="0"/>
      <w:jc w:val="both"/>
    </w:pPr>
    <w:rPr>
      <w:rFonts w:ascii="Arial" w:eastAsia="Arial Unicode MS" w:hAnsi="Arial" w:cs="Arial"/>
      <w:sz w:val="22"/>
      <w:szCs w:val="20"/>
      <w:lang w:eastAsia="en-US"/>
    </w:rPr>
  </w:style>
  <w:style w:type="paragraph" w:customStyle="1" w:styleId="Parasubclause2">
    <w:name w:val="Para subclause 2"/>
    <w:aliases w:val="BIWS Heading 3"/>
    <w:basedOn w:val="Normal"/>
    <w:rsid w:val="00685F77"/>
    <w:pPr>
      <w:spacing w:after="240" w:line="300" w:lineRule="atLeast"/>
      <w:ind w:left="1559" w:firstLine="0"/>
      <w:jc w:val="both"/>
    </w:pPr>
    <w:rPr>
      <w:rFonts w:ascii="Arial" w:eastAsia="Arial Unicode MS" w:hAnsi="Arial" w:cs="Arial"/>
      <w:sz w:val="22"/>
      <w:szCs w:val="20"/>
      <w:lang w:eastAsia="en-US"/>
    </w:rPr>
  </w:style>
  <w:style w:type="paragraph" w:customStyle="1" w:styleId="Parasubclause3">
    <w:name w:val="Para subclause 3"/>
    <w:aliases w:val="BIWS Heading 4"/>
    <w:basedOn w:val="Normal"/>
    <w:next w:val="Untitledsubclause2"/>
    <w:rsid w:val="00685F77"/>
    <w:pPr>
      <w:spacing w:after="120" w:line="300" w:lineRule="atLeast"/>
      <w:ind w:left="2268" w:firstLine="0"/>
      <w:jc w:val="both"/>
    </w:pPr>
    <w:rPr>
      <w:rFonts w:ascii="Arial" w:eastAsia="Arial Unicode MS" w:hAnsi="Arial" w:cs="Arial"/>
      <w:sz w:val="22"/>
      <w:szCs w:val="20"/>
      <w:lang w:eastAsia="en-US"/>
    </w:rPr>
  </w:style>
  <w:style w:type="paragraph" w:customStyle="1" w:styleId="Parasubclause4">
    <w:name w:val="Para subclause 4"/>
    <w:aliases w:val="BIWS Heading 5"/>
    <w:basedOn w:val="Parasubclause3"/>
    <w:rsid w:val="00685F77"/>
    <w:pPr>
      <w:spacing w:after="240"/>
      <w:ind w:left="3028"/>
    </w:pPr>
  </w:style>
  <w:style w:type="paragraph" w:customStyle="1" w:styleId="Para">
    <w:name w:val="Para"/>
    <w:aliases w:val="PLC Style - Normal"/>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Parties">
    <w:name w:val="Parties"/>
    <w:aliases w:val="(1) Parties"/>
    <w:basedOn w:val="Normal"/>
    <w:rsid w:val="00685F77"/>
    <w:pPr>
      <w:numPr>
        <w:numId w:val="13"/>
      </w:numPr>
      <w:spacing w:before="120" w:after="120" w:line="300" w:lineRule="atLeast"/>
      <w:jc w:val="both"/>
    </w:pPr>
    <w:rPr>
      <w:rFonts w:ascii="Arial" w:eastAsia="Arial Unicode MS" w:hAnsi="Arial" w:cs="Arial"/>
      <w:sz w:val="22"/>
      <w:szCs w:val="20"/>
      <w:lang w:eastAsia="en-US"/>
    </w:rPr>
  </w:style>
  <w:style w:type="paragraph" w:customStyle="1" w:styleId="ResourceHistoryAuthor">
    <w:name w:val="Resource History Author"/>
    <w:link w:val="ResourceHistoryAuthorChar"/>
    <w:rsid w:val="00685F77"/>
    <w:pPr>
      <w:spacing w:after="120" w:line="240" w:lineRule="auto"/>
    </w:pPr>
    <w:rPr>
      <w:rFonts w:ascii="Arial" w:eastAsia="Arial Unicode MS" w:hAnsi="Arial" w:cs="Arial"/>
      <w:color w:val="000000"/>
      <w:kern w:val="0"/>
      <w:lang w:val="en-US" w:eastAsia="en-US"/>
      <w14:ligatures w14:val="none"/>
    </w:rPr>
  </w:style>
  <w:style w:type="character" w:customStyle="1" w:styleId="ResourceHistoryAuthorChar">
    <w:name w:val="Resource History Author Char"/>
    <w:link w:val="ResourceHistoryAuthor"/>
    <w:rsid w:val="00685F77"/>
    <w:rPr>
      <w:rFonts w:ascii="Arial" w:eastAsia="Arial Unicode MS" w:hAnsi="Arial" w:cs="Arial"/>
      <w:color w:val="000000"/>
      <w:kern w:val="0"/>
      <w:lang w:val="en-US" w:eastAsia="en-US"/>
      <w14:ligatures w14:val="none"/>
    </w:rPr>
  </w:style>
  <w:style w:type="paragraph" w:customStyle="1" w:styleId="ResourceHistoryDate">
    <w:name w:val="Resource History Date"/>
    <w:link w:val="ResourceHistoryDateChar"/>
    <w:rsid w:val="00685F77"/>
    <w:pPr>
      <w:spacing w:after="120" w:line="240" w:lineRule="auto"/>
    </w:pPr>
    <w:rPr>
      <w:rFonts w:ascii="Arial" w:eastAsia="Arial Unicode MS" w:hAnsi="Arial" w:cs="Arial"/>
      <w:color w:val="000000"/>
      <w:kern w:val="0"/>
      <w:lang w:val="en-US" w:eastAsia="en-US"/>
      <w14:ligatures w14:val="none"/>
    </w:rPr>
  </w:style>
  <w:style w:type="character" w:customStyle="1" w:styleId="ResourceHistoryDateChar">
    <w:name w:val="Resource History Date Char"/>
    <w:link w:val="ResourceHistoryDate"/>
    <w:rsid w:val="00685F77"/>
    <w:rPr>
      <w:rFonts w:ascii="Arial" w:eastAsia="Arial Unicode MS" w:hAnsi="Arial" w:cs="Arial"/>
      <w:color w:val="000000"/>
      <w:kern w:val="0"/>
      <w:lang w:val="en-US" w:eastAsia="en-US"/>
      <w14:ligatures w14:val="none"/>
    </w:rPr>
  </w:style>
  <w:style w:type="paragraph" w:customStyle="1" w:styleId="ResourceHistoryDesc">
    <w:name w:val="Resource History Desc"/>
    <w:link w:val="ResourceHistoryDescChar"/>
    <w:rsid w:val="00685F77"/>
    <w:pPr>
      <w:spacing w:after="120" w:line="240" w:lineRule="auto"/>
    </w:pPr>
    <w:rPr>
      <w:rFonts w:ascii="Verdana" w:eastAsia="Times New Roman" w:hAnsi="Verdana" w:cs="Verdana"/>
      <w:color w:val="000000"/>
      <w:kern w:val="0"/>
      <w:sz w:val="18"/>
      <w:lang w:val="en-US" w:eastAsia="en-US"/>
      <w14:ligatures w14:val="none"/>
    </w:rPr>
  </w:style>
  <w:style w:type="character" w:customStyle="1" w:styleId="ResourceHistoryDescChar">
    <w:name w:val="Resource History Desc Char"/>
    <w:link w:val="ResourceHistoryDesc"/>
    <w:rsid w:val="00685F77"/>
    <w:rPr>
      <w:rFonts w:ascii="Verdana" w:eastAsia="Times New Roman" w:hAnsi="Verdana" w:cs="Verdana"/>
      <w:color w:val="000000"/>
      <w:kern w:val="0"/>
      <w:sz w:val="18"/>
      <w:lang w:val="en-US" w:eastAsia="en-US"/>
      <w14:ligatures w14:val="none"/>
    </w:rPr>
  </w:style>
  <w:style w:type="paragraph" w:customStyle="1" w:styleId="ResourceHistoryTitle">
    <w:name w:val="Resource History Title"/>
    <w:link w:val="ResourceHistoryTitleChar"/>
    <w:rsid w:val="00685F77"/>
    <w:pPr>
      <w:spacing w:after="120" w:line="240" w:lineRule="auto"/>
    </w:pPr>
    <w:rPr>
      <w:rFonts w:ascii="Arial" w:eastAsia="Arial Unicode MS" w:hAnsi="Arial" w:cs="Arial"/>
      <w:b/>
      <w:bCs/>
      <w:color w:val="000000"/>
      <w:kern w:val="0"/>
      <w:szCs w:val="22"/>
      <w:lang w:val="en-US" w:eastAsia="en-US"/>
      <w14:ligatures w14:val="none"/>
    </w:rPr>
  </w:style>
  <w:style w:type="character" w:customStyle="1" w:styleId="ResourceHistoryTitleChar">
    <w:name w:val="Resource History Title Char"/>
    <w:link w:val="ResourceHistoryTitle"/>
    <w:rsid w:val="00685F77"/>
    <w:rPr>
      <w:rFonts w:ascii="Arial" w:eastAsia="Arial Unicode MS" w:hAnsi="Arial" w:cs="Arial"/>
      <w:b/>
      <w:bCs/>
      <w:color w:val="000000"/>
      <w:kern w:val="0"/>
      <w:szCs w:val="22"/>
      <w:lang w:val="en-US" w:eastAsia="en-US"/>
      <w14:ligatures w14:val="none"/>
    </w:rPr>
  </w:style>
  <w:style w:type="paragraph" w:customStyle="1" w:styleId="ResourceType">
    <w:name w:val="Resource Type"/>
    <w:link w:val="ResourceTypeChar"/>
    <w:rsid w:val="00685F77"/>
    <w:pPr>
      <w:spacing w:after="120" w:line="240" w:lineRule="auto"/>
    </w:pPr>
    <w:rPr>
      <w:rFonts w:ascii="Arial" w:eastAsia="Arial Unicode MS" w:hAnsi="Arial" w:cs="Arial"/>
      <w:color w:val="000000"/>
      <w:kern w:val="0"/>
      <w:lang w:val="en-US" w:eastAsia="en-US"/>
      <w14:ligatures w14:val="none"/>
    </w:rPr>
  </w:style>
  <w:style w:type="character" w:customStyle="1" w:styleId="ResourceTypeChar">
    <w:name w:val="Resource Type Char"/>
    <w:link w:val="ResourceType"/>
    <w:rsid w:val="00685F77"/>
    <w:rPr>
      <w:rFonts w:ascii="Arial" w:eastAsia="Arial Unicode MS" w:hAnsi="Arial" w:cs="Arial"/>
      <w:color w:val="000000"/>
      <w:kern w:val="0"/>
      <w:lang w:val="en-US" w:eastAsia="en-US"/>
      <w14:ligatures w14:val="none"/>
    </w:rPr>
  </w:style>
  <w:style w:type="paragraph" w:customStyle="1" w:styleId="ScheduleHeading-Single">
    <w:name w:val="Schedule Heading - Single"/>
    <w:aliases w:val="Sch   main head inc single"/>
    <w:basedOn w:val="Normal"/>
    <w:next w:val="Normal"/>
    <w:rsid w:val="00685F77"/>
    <w:pPr>
      <w:numPr>
        <w:numId w:val="14"/>
      </w:numPr>
      <w:spacing w:before="240" w:after="360" w:line="300" w:lineRule="atLeast"/>
      <w:jc w:val="both"/>
    </w:pPr>
    <w:rPr>
      <w:rFonts w:ascii="Arial" w:eastAsia="Arial Unicode MS" w:hAnsi="Arial" w:cs="Arial"/>
      <w:b/>
      <w:kern w:val="28"/>
      <w:sz w:val="22"/>
      <w:szCs w:val="20"/>
      <w:lang w:eastAsia="en-US"/>
    </w:rPr>
  </w:style>
  <w:style w:type="paragraph" w:customStyle="1" w:styleId="ScheduleHeading">
    <w:name w:val="Schedule Heading"/>
    <w:aliases w:val="Sch   main head"/>
    <w:basedOn w:val="Normal"/>
    <w:next w:val="Normal"/>
    <w:autoRedefine/>
    <w:rsid w:val="00685F77"/>
    <w:pPr>
      <w:keepNext/>
      <w:pageBreakBefore/>
      <w:numPr>
        <w:numId w:val="15"/>
      </w:numPr>
      <w:spacing w:before="240" w:after="360" w:line="300" w:lineRule="atLeast"/>
      <w:jc w:val="center"/>
      <w:outlineLvl w:val="0"/>
    </w:pPr>
    <w:rPr>
      <w:rFonts w:ascii="Arial" w:eastAsia="Arial Unicode MS" w:hAnsi="Arial" w:cs="Arial"/>
      <w:b/>
      <w:kern w:val="28"/>
      <w:sz w:val="22"/>
      <w:szCs w:val="20"/>
      <w:lang w:eastAsia="en-US"/>
    </w:rPr>
  </w:style>
  <w:style w:type="paragraph" w:customStyle="1" w:styleId="SectionHeading">
    <w:name w:val="Section Heading"/>
    <w:aliases w:val="1stIntroHeadings"/>
    <w:basedOn w:val="Normal"/>
    <w:next w:val="Normal"/>
    <w:rsid w:val="00685F77"/>
    <w:pPr>
      <w:tabs>
        <w:tab w:val="left" w:pos="709"/>
      </w:tabs>
      <w:spacing w:before="120" w:after="120" w:line="300" w:lineRule="atLeast"/>
      <w:ind w:left="0" w:firstLine="0"/>
      <w:jc w:val="both"/>
    </w:pPr>
    <w:rPr>
      <w:rFonts w:ascii="Arial" w:eastAsia="Arial Unicode MS" w:hAnsi="Arial" w:cs="Arial"/>
      <w:b/>
      <w:smallCaps/>
      <w:sz w:val="24"/>
      <w:szCs w:val="20"/>
      <w:lang w:eastAsia="en-US"/>
    </w:rPr>
  </w:style>
  <w:style w:type="paragraph" w:customStyle="1" w:styleId="Shortquestion">
    <w:name w:val="Shortquestion"/>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SpeedreadPara">
    <w:name w:val="Speedread Para"/>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SpeedreadSection1Para">
    <w:name w:val="Speedread Section1 Para"/>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SpeedreadSection1Text">
    <w:name w:val="Speedread Section1 Text"/>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SpeedreadText">
    <w:name w:val="Speedread Text"/>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SpeedreadTitle">
    <w:name w:val="Speedread Title"/>
    <w:basedOn w:val="Normal"/>
    <w:rsid w:val="00685F77"/>
    <w:pPr>
      <w:spacing w:after="120" w:line="300" w:lineRule="atLeast"/>
      <w:ind w:left="0" w:firstLine="0"/>
      <w:jc w:val="both"/>
    </w:pPr>
    <w:rPr>
      <w:rFonts w:ascii="Arial" w:eastAsia="Arial Unicode MS" w:hAnsi="Arial" w:cs="Arial"/>
      <w:b/>
      <w:sz w:val="36"/>
      <w:szCs w:val="20"/>
      <w:lang w:eastAsia="en-US"/>
    </w:rPr>
  </w:style>
  <w:style w:type="paragraph" w:customStyle="1" w:styleId="TemplateType">
    <w:name w:val="Template Type"/>
    <w:link w:val="TemplateTypeChar"/>
    <w:rsid w:val="00685F77"/>
    <w:pPr>
      <w:spacing w:after="120" w:line="240" w:lineRule="auto"/>
    </w:pPr>
    <w:rPr>
      <w:rFonts w:ascii="Arial" w:eastAsia="Arial Unicode MS" w:hAnsi="Arial" w:cs="Arial"/>
      <w:color w:val="000000"/>
      <w:kern w:val="0"/>
      <w:lang w:val="en-US" w:eastAsia="en-US"/>
      <w14:ligatures w14:val="none"/>
    </w:rPr>
  </w:style>
  <w:style w:type="character" w:customStyle="1" w:styleId="TemplateTypeChar">
    <w:name w:val="Template Type Char"/>
    <w:link w:val="TemplateType"/>
    <w:rsid w:val="00685F77"/>
    <w:rPr>
      <w:rFonts w:ascii="Arial" w:eastAsia="Arial Unicode MS" w:hAnsi="Arial" w:cs="Arial"/>
      <w:color w:val="000000"/>
      <w:kern w:val="0"/>
      <w:lang w:val="en-US" w:eastAsia="en-US"/>
      <w14:ligatures w14:val="none"/>
    </w:rPr>
  </w:style>
  <w:style w:type="paragraph" w:styleId="Title">
    <w:name w:val="Title"/>
    <w:link w:val="TitleChar"/>
    <w:rsid w:val="00685F77"/>
    <w:pPr>
      <w:spacing w:after="120" w:line="240" w:lineRule="auto"/>
    </w:pPr>
    <w:rPr>
      <w:rFonts w:ascii="Arial" w:eastAsia="Arial Unicode MS" w:hAnsi="Arial" w:cs="Arial"/>
      <w:color w:val="000000"/>
      <w:kern w:val="0"/>
      <w:szCs w:val="22"/>
      <w:lang w:val="en-US" w:eastAsia="en-US"/>
      <w14:ligatures w14:val="none"/>
    </w:rPr>
  </w:style>
  <w:style w:type="character" w:customStyle="1" w:styleId="TitleChar">
    <w:name w:val="Title Char"/>
    <w:basedOn w:val="DefaultParagraphFont"/>
    <w:link w:val="Title"/>
    <w:rsid w:val="00685F77"/>
    <w:rPr>
      <w:rFonts w:ascii="Arial" w:eastAsia="Arial Unicode MS" w:hAnsi="Arial" w:cs="Arial"/>
      <w:color w:val="000000"/>
      <w:kern w:val="0"/>
      <w:szCs w:val="22"/>
      <w:lang w:val="en-US" w:eastAsia="en-US"/>
      <w14:ligatures w14:val="none"/>
    </w:rPr>
  </w:style>
  <w:style w:type="paragraph" w:customStyle="1" w:styleId="Bullet4">
    <w:name w:val="Bullet4"/>
    <w:basedOn w:val="Normal"/>
    <w:rsid w:val="00685F77"/>
    <w:pPr>
      <w:numPr>
        <w:numId w:val="16"/>
      </w:numPr>
      <w:spacing w:after="240" w:line="240" w:lineRule="auto"/>
      <w:jc w:val="both"/>
    </w:pPr>
    <w:rPr>
      <w:rFonts w:ascii="Times New Roman" w:eastAsia="Times New Roman" w:hAnsi="Times New Roman" w:cs="Times New Roman"/>
      <w:sz w:val="22"/>
      <w:szCs w:val="20"/>
      <w:lang w:eastAsia="en-US"/>
    </w:rPr>
  </w:style>
  <w:style w:type="paragraph" w:customStyle="1" w:styleId="IgnoredTemplateText">
    <w:name w:val="Ignored Template Text"/>
    <w:link w:val="IgnoredTemplateTextChar"/>
    <w:rsid w:val="00685F77"/>
    <w:pPr>
      <w:pBdr>
        <w:top w:val="single" w:sz="4" w:space="1" w:color="auto"/>
        <w:left w:val="single" w:sz="4" w:space="4" w:color="auto"/>
        <w:bottom w:val="single" w:sz="4" w:space="1" w:color="auto"/>
        <w:right w:val="single" w:sz="4" w:space="4" w:color="auto"/>
      </w:pBdr>
      <w:shd w:val="pct15" w:color="auto" w:fill="B3E5A1" w:themeFill="accent6" w:themeFillTint="66"/>
      <w:spacing w:after="120" w:line="240" w:lineRule="auto"/>
    </w:pPr>
    <w:rPr>
      <w:rFonts w:ascii="Arial" w:eastAsia="Arial Unicode MS" w:hAnsi="Arial" w:cs="Arial"/>
      <w:b/>
      <w:i/>
      <w:color w:val="000000"/>
      <w:kern w:val="0"/>
      <w:sz w:val="22"/>
      <w:szCs w:val="18"/>
      <w:lang w:val="en-US" w:eastAsia="en-US"/>
      <w14:ligatures w14:val="none"/>
    </w:rPr>
  </w:style>
  <w:style w:type="character" w:customStyle="1" w:styleId="IgnoredTemplateTextChar">
    <w:name w:val="Ignored Template Text Char"/>
    <w:link w:val="IgnoredTemplateText"/>
    <w:rsid w:val="00685F77"/>
    <w:rPr>
      <w:rFonts w:ascii="Arial" w:eastAsia="Arial Unicode MS" w:hAnsi="Arial" w:cs="Arial"/>
      <w:b/>
      <w:i/>
      <w:color w:val="000000"/>
      <w:kern w:val="0"/>
      <w:sz w:val="22"/>
      <w:szCs w:val="18"/>
      <w:shd w:val="pct15" w:color="auto" w:fill="B3E5A1" w:themeFill="accent6" w:themeFillTint="66"/>
      <w:lang w:val="en-US" w:eastAsia="en-US"/>
      <w14:ligatures w14:val="none"/>
    </w:rPr>
  </w:style>
  <w:style w:type="paragraph" w:customStyle="1" w:styleId="InternalTOC">
    <w:name w:val="Internal TOC"/>
    <w:rsid w:val="00685F77"/>
    <w:pPr>
      <w:spacing w:after="120" w:line="240" w:lineRule="auto"/>
    </w:pPr>
    <w:rPr>
      <w:rFonts w:ascii="Arial" w:eastAsia="Arial Unicode MS" w:hAnsi="Arial" w:cs="Arial"/>
      <w:color w:val="000000"/>
      <w:kern w:val="0"/>
      <w:sz w:val="22"/>
      <w:szCs w:val="22"/>
      <w:lang w:val="en-US" w:eastAsia="en-US"/>
      <w14:ligatures w14:val="none"/>
    </w:rPr>
  </w:style>
  <w:style w:type="paragraph" w:customStyle="1" w:styleId="HeadingLevel1">
    <w:name w:val="Heading Level 1"/>
    <w:basedOn w:val="Normal"/>
    <w:next w:val="Paragraph"/>
    <w:rsid w:val="00685F77"/>
    <w:pPr>
      <w:keepNext/>
      <w:spacing w:after="120" w:line="300" w:lineRule="atLeast"/>
      <w:ind w:left="0" w:firstLine="0"/>
      <w:jc w:val="both"/>
      <w:outlineLvl w:val="1"/>
    </w:pPr>
    <w:rPr>
      <w:rFonts w:ascii="Arial" w:eastAsia="Arial Unicode MS" w:hAnsi="Arial" w:cs="Arial"/>
      <w:b/>
      <w:sz w:val="36"/>
      <w:szCs w:val="20"/>
      <w:lang w:eastAsia="en-US"/>
    </w:rPr>
  </w:style>
  <w:style w:type="paragraph" w:customStyle="1" w:styleId="HeadingLevel2">
    <w:name w:val="Heading Level 2"/>
    <w:basedOn w:val="Normal"/>
    <w:next w:val="Paragraph"/>
    <w:rsid w:val="00685F77"/>
    <w:pPr>
      <w:keepNext/>
      <w:spacing w:after="120" w:line="300" w:lineRule="atLeast"/>
      <w:ind w:left="0" w:firstLine="0"/>
      <w:jc w:val="both"/>
      <w:outlineLvl w:val="2"/>
    </w:pPr>
    <w:rPr>
      <w:rFonts w:ascii="Arial" w:eastAsia="Arial Unicode MS" w:hAnsi="Arial" w:cs="Arial"/>
      <w:b/>
      <w:sz w:val="28"/>
      <w:szCs w:val="20"/>
      <w:lang w:eastAsia="en-US"/>
    </w:rPr>
  </w:style>
  <w:style w:type="paragraph" w:customStyle="1" w:styleId="HeadingLevel3">
    <w:name w:val="Heading Level 3"/>
    <w:basedOn w:val="Normal"/>
    <w:next w:val="Paragraph"/>
    <w:rsid w:val="00685F77"/>
    <w:pPr>
      <w:keepNext/>
      <w:spacing w:after="120" w:line="300" w:lineRule="atLeast"/>
      <w:ind w:left="0" w:firstLine="0"/>
      <w:jc w:val="both"/>
      <w:outlineLvl w:val="3"/>
    </w:pPr>
    <w:rPr>
      <w:rFonts w:ascii="Arial" w:eastAsia="Arial Unicode MS" w:hAnsi="Arial" w:cs="Arial"/>
      <w:b/>
      <w:i/>
      <w:sz w:val="28"/>
      <w:szCs w:val="20"/>
      <w:lang w:eastAsia="en-US"/>
    </w:rPr>
  </w:style>
  <w:style w:type="character" w:styleId="PlaceholderText">
    <w:name w:val="Placeholder Text"/>
    <w:basedOn w:val="DefaultParagraphFont"/>
    <w:uiPriority w:val="99"/>
    <w:rsid w:val="00685F77"/>
    <w:rPr>
      <w:color w:val="000000"/>
    </w:rPr>
  </w:style>
  <w:style w:type="paragraph" w:styleId="BalloonText">
    <w:name w:val="Balloon Text"/>
    <w:basedOn w:val="Normal"/>
    <w:link w:val="BalloonTextChar"/>
    <w:uiPriority w:val="99"/>
    <w:semiHidden/>
    <w:unhideWhenUsed/>
    <w:rsid w:val="00685F77"/>
    <w:pPr>
      <w:spacing w:line="240" w:lineRule="auto"/>
      <w:ind w:left="0" w:firstLine="0"/>
    </w:pPr>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semiHidden/>
    <w:rsid w:val="00685F77"/>
    <w:rPr>
      <w:rFonts w:ascii="Tahoma" w:eastAsiaTheme="minorHAnsi" w:hAnsi="Tahoma" w:cs="Tahoma"/>
      <w:color w:val="000000"/>
      <w:sz w:val="16"/>
      <w:szCs w:val="16"/>
      <w:lang w:eastAsia="en-US"/>
    </w:rPr>
  </w:style>
  <w:style w:type="paragraph" w:customStyle="1" w:styleId="PinPointRef">
    <w:name w:val="PinPoint Ref"/>
    <w:link w:val="PinPointRefChar"/>
    <w:qFormat/>
    <w:rsid w:val="00685F77"/>
    <w:pPr>
      <w:spacing w:after="0" w:line="240" w:lineRule="auto"/>
    </w:pPr>
    <w:rPr>
      <w:rFonts w:ascii="Times New Roman" w:eastAsia="Times New Roman" w:hAnsi="Times New Roman" w:cs="Times New Roman"/>
      <w:b/>
      <w:vanish/>
      <w:color w:val="000000"/>
      <w:kern w:val="0"/>
      <w:sz w:val="18"/>
      <w:szCs w:val="20"/>
      <w:lang w:eastAsia="en-US"/>
      <w14:ligatures w14:val="none"/>
    </w:rPr>
  </w:style>
  <w:style w:type="character" w:customStyle="1" w:styleId="PinPointRefChar">
    <w:name w:val="PinPoint Ref Char"/>
    <w:basedOn w:val="DefaultParagraphFont"/>
    <w:link w:val="PinPointRef"/>
    <w:rsid w:val="00685F77"/>
    <w:rPr>
      <w:rFonts w:ascii="Times New Roman" w:eastAsia="Times New Roman" w:hAnsi="Times New Roman" w:cs="Times New Roman"/>
      <w:b/>
      <w:vanish/>
      <w:color w:val="000000"/>
      <w:kern w:val="0"/>
      <w:sz w:val="18"/>
      <w:szCs w:val="20"/>
      <w:lang w:eastAsia="en-US"/>
      <w14:ligatures w14:val="none"/>
    </w:rPr>
  </w:style>
  <w:style w:type="paragraph" w:customStyle="1" w:styleId="BlockQuote">
    <w:name w:val="Block Quote"/>
    <w:link w:val="BlockQuoteChar"/>
    <w:qFormat/>
    <w:rsid w:val="00685F77"/>
    <w:pPr>
      <w:spacing w:before="120" w:after="0" w:line="240" w:lineRule="auto"/>
      <w:ind w:left="720"/>
    </w:pPr>
    <w:rPr>
      <w:rFonts w:ascii="Arial" w:eastAsia="Arial Unicode MS" w:hAnsi="Arial" w:cs="Arial"/>
      <w:color w:val="000000"/>
      <w:kern w:val="0"/>
      <w:sz w:val="18"/>
      <w:szCs w:val="20"/>
      <w:lang w:eastAsia="en-US"/>
      <w14:ligatures w14:val="none"/>
    </w:rPr>
  </w:style>
  <w:style w:type="character" w:customStyle="1" w:styleId="BlockQuoteChar">
    <w:name w:val="Block Quote Char"/>
    <w:basedOn w:val="DefaultParagraphFont"/>
    <w:link w:val="BlockQuote"/>
    <w:rsid w:val="00685F77"/>
    <w:rPr>
      <w:rFonts w:ascii="Arial" w:eastAsia="Arial Unicode MS" w:hAnsi="Arial" w:cs="Arial"/>
      <w:color w:val="000000"/>
      <w:kern w:val="0"/>
      <w:sz w:val="18"/>
      <w:szCs w:val="20"/>
      <w:lang w:eastAsia="en-US"/>
      <w14:ligatures w14:val="none"/>
    </w:rPr>
  </w:style>
  <w:style w:type="paragraph" w:customStyle="1" w:styleId="ListParagraphLevel1">
    <w:name w:val="List Paragraph Level 1"/>
    <w:link w:val="ListParagraphLevel1Char"/>
    <w:rsid w:val="00685F77"/>
    <w:pPr>
      <w:spacing w:after="120" w:line="240" w:lineRule="auto"/>
      <w:ind w:left="357"/>
      <w:jc w:val="both"/>
    </w:pPr>
    <w:rPr>
      <w:rFonts w:ascii="Arial" w:eastAsia="Arial Unicode MS" w:hAnsi="Arial" w:cs="Arial"/>
      <w:color w:val="000000"/>
      <w:kern w:val="0"/>
      <w:sz w:val="22"/>
      <w:lang w:val="en-US" w:eastAsia="en-US"/>
      <w14:ligatures w14:val="none"/>
    </w:rPr>
  </w:style>
  <w:style w:type="paragraph" w:customStyle="1" w:styleId="ListParagraphLevel2">
    <w:name w:val="List Paragraph Level 2"/>
    <w:link w:val="ListParagraphLevel2Char"/>
    <w:qFormat/>
    <w:rsid w:val="00685F77"/>
    <w:pPr>
      <w:spacing w:after="120" w:line="240" w:lineRule="auto"/>
      <w:ind w:left="1077"/>
      <w:jc w:val="both"/>
    </w:pPr>
    <w:rPr>
      <w:rFonts w:ascii="Arial" w:eastAsia="Arial Unicode MS" w:hAnsi="Arial" w:cs="Arial"/>
      <w:color w:val="000000"/>
      <w:kern w:val="0"/>
      <w:sz w:val="22"/>
      <w:lang w:val="en-US" w:eastAsia="en-US"/>
      <w14:ligatures w14:val="none"/>
    </w:rPr>
  </w:style>
  <w:style w:type="character" w:customStyle="1" w:styleId="ListParagraphLevel1Char">
    <w:name w:val="List Paragraph Level 1 Char"/>
    <w:basedOn w:val="DefaultParagraphFont"/>
    <w:link w:val="ListParagraphLevel1"/>
    <w:rsid w:val="00685F77"/>
    <w:rPr>
      <w:rFonts w:ascii="Arial" w:eastAsia="Arial Unicode MS" w:hAnsi="Arial" w:cs="Arial"/>
      <w:color w:val="000000"/>
      <w:kern w:val="0"/>
      <w:sz w:val="22"/>
      <w:lang w:val="en-US" w:eastAsia="en-US"/>
      <w14:ligatures w14:val="none"/>
    </w:rPr>
  </w:style>
  <w:style w:type="character" w:customStyle="1" w:styleId="ListParagraphLevel2Char">
    <w:name w:val="List Paragraph Level 2 Char"/>
    <w:basedOn w:val="DefaultParagraphFont"/>
    <w:link w:val="ListParagraphLevel2"/>
    <w:rsid w:val="00685F77"/>
    <w:rPr>
      <w:rFonts w:ascii="Arial" w:eastAsia="Arial Unicode MS" w:hAnsi="Arial" w:cs="Arial"/>
      <w:color w:val="000000"/>
      <w:kern w:val="0"/>
      <w:sz w:val="22"/>
      <w:lang w:val="en-US" w:eastAsia="en-US"/>
      <w14:ligatures w14:val="none"/>
    </w:rPr>
  </w:style>
  <w:style w:type="paragraph" w:customStyle="1" w:styleId="IntroDefault">
    <w:name w:val="Intro Default"/>
    <w:basedOn w:val="Paragraph"/>
    <w:qFormat/>
    <w:rsid w:val="00685F77"/>
  </w:style>
  <w:style w:type="paragraph" w:customStyle="1" w:styleId="IntroCustom">
    <w:name w:val="Intro Custom"/>
    <w:basedOn w:val="Paragraph"/>
    <w:qFormat/>
    <w:rsid w:val="00685F77"/>
  </w:style>
  <w:style w:type="paragraph" w:customStyle="1" w:styleId="PrecedentType">
    <w:name w:val="Precedent Type"/>
    <w:basedOn w:val="IgnoredSpacing"/>
    <w:qFormat/>
    <w:rsid w:val="00685F77"/>
  </w:style>
  <w:style w:type="paragraph" w:customStyle="1" w:styleId="Operative">
    <w:name w:val="Operative"/>
    <w:basedOn w:val="IgnoredSpacing"/>
    <w:qFormat/>
    <w:rsid w:val="00685F77"/>
    <w:rPr>
      <w:vanish/>
    </w:rPr>
  </w:style>
  <w:style w:type="paragraph" w:customStyle="1" w:styleId="SpeedreadBulletList1">
    <w:name w:val="Speedread Bullet List 1"/>
    <w:basedOn w:val="BulletList1"/>
    <w:qFormat/>
    <w:rsid w:val="00685F77"/>
  </w:style>
  <w:style w:type="paragraph" w:customStyle="1" w:styleId="PartiesTitle">
    <w:name w:val="Parties Title"/>
    <w:basedOn w:val="Paragraph"/>
    <w:qFormat/>
    <w:rsid w:val="00685F77"/>
    <w:rPr>
      <w:b/>
    </w:rPr>
  </w:style>
  <w:style w:type="paragraph" w:customStyle="1" w:styleId="QuestionParagraph">
    <w:name w:val="Question Paragraph"/>
    <w:link w:val="QuestionParagraphChar"/>
    <w:qFormat/>
    <w:rsid w:val="00685F77"/>
    <w:pPr>
      <w:numPr>
        <w:numId w:val="17"/>
      </w:numPr>
      <w:shd w:val="clear" w:color="auto" w:fill="D9D9D9" w:themeFill="background1" w:themeFillShade="D9"/>
      <w:spacing w:after="120" w:line="240" w:lineRule="auto"/>
      <w:ind w:left="357" w:hanging="357"/>
      <w:outlineLvl w:val="0"/>
    </w:pPr>
    <w:rPr>
      <w:rFonts w:ascii="Arial" w:eastAsia="Arial Unicode MS" w:hAnsi="Arial" w:cs="Arial"/>
      <w:color w:val="000000"/>
      <w:kern w:val="0"/>
      <w:sz w:val="22"/>
      <w:szCs w:val="22"/>
      <w:lang w:val="en-US" w:eastAsia="en-US"/>
      <w14:ligatures w14:val="none"/>
    </w:rPr>
  </w:style>
  <w:style w:type="paragraph" w:customStyle="1" w:styleId="BulletList1Pattern">
    <w:name w:val="Bullet List 1 + Pattern"/>
    <w:basedOn w:val="BulletList1"/>
    <w:qFormat/>
    <w:rsid w:val="00685F77"/>
    <w:pPr>
      <w:shd w:val="clear" w:color="auto" w:fill="D9D9D9" w:themeFill="background1" w:themeFillShade="D9"/>
      <w:spacing w:after="120" w:line="240" w:lineRule="auto"/>
      <w:ind w:left="714" w:hanging="357"/>
    </w:pPr>
  </w:style>
  <w:style w:type="character" w:customStyle="1" w:styleId="QuestionParagraphChar">
    <w:name w:val="Question Paragraph Char"/>
    <w:basedOn w:val="DefaultParagraphFont"/>
    <w:link w:val="QuestionParagraph"/>
    <w:rsid w:val="00685F77"/>
    <w:rPr>
      <w:rFonts w:ascii="Arial" w:eastAsia="Arial Unicode MS" w:hAnsi="Arial" w:cs="Arial"/>
      <w:color w:val="000000"/>
      <w:kern w:val="0"/>
      <w:sz w:val="22"/>
      <w:szCs w:val="22"/>
      <w:shd w:val="clear" w:color="auto" w:fill="D9D9D9" w:themeFill="background1" w:themeFillShade="D9"/>
      <w:lang w:val="en-US" w:eastAsia="en-US"/>
      <w14:ligatures w14:val="none"/>
    </w:rPr>
  </w:style>
  <w:style w:type="paragraph" w:customStyle="1" w:styleId="BulletList2Pattern">
    <w:name w:val="Bullet List 2 + Pattern"/>
    <w:basedOn w:val="BulletList2"/>
    <w:qFormat/>
    <w:rsid w:val="00685F77"/>
    <w:pPr>
      <w:shd w:val="clear" w:color="auto" w:fill="D9D9D9" w:themeFill="background1" w:themeFillShade="D9"/>
      <w:ind w:left="1077"/>
    </w:pPr>
  </w:style>
  <w:style w:type="paragraph" w:customStyle="1" w:styleId="TestimoniumContract">
    <w:name w:val="Testimonium Contract"/>
    <w:basedOn w:val="Paragraph"/>
    <w:qFormat/>
    <w:rsid w:val="00685F77"/>
  </w:style>
  <w:style w:type="paragraph" w:customStyle="1" w:styleId="TestimoniumDeed">
    <w:name w:val="Testimonium Deed"/>
    <w:basedOn w:val="Paragraph"/>
    <w:qFormat/>
    <w:rsid w:val="00685F77"/>
  </w:style>
  <w:style w:type="paragraph" w:customStyle="1" w:styleId="Titlesubclause2">
    <w:name w:val="Title subclause2"/>
    <w:basedOn w:val="Untitledsubclause2"/>
    <w:qFormat/>
    <w:rsid w:val="00685F77"/>
    <w:pPr>
      <w:numPr>
        <w:numId w:val="24"/>
      </w:numPr>
    </w:pPr>
    <w:rPr>
      <w:b/>
    </w:rPr>
  </w:style>
  <w:style w:type="paragraph" w:customStyle="1" w:styleId="Titlesubclause3">
    <w:name w:val="Title subclause3"/>
    <w:basedOn w:val="Untitledsubclause3"/>
    <w:qFormat/>
    <w:rsid w:val="00685F77"/>
    <w:pPr>
      <w:numPr>
        <w:numId w:val="24"/>
      </w:numPr>
    </w:pPr>
    <w:rPr>
      <w:b/>
    </w:rPr>
  </w:style>
  <w:style w:type="paragraph" w:customStyle="1" w:styleId="Titlesubclause4">
    <w:name w:val="Title subclause4"/>
    <w:basedOn w:val="Untitledsubclause4"/>
    <w:qFormat/>
    <w:rsid w:val="00685F77"/>
    <w:pPr>
      <w:numPr>
        <w:numId w:val="24"/>
      </w:numPr>
    </w:pPr>
    <w:rPr>
      <w:b/>
    </w:rPr>
  </w:style>
  <w:style w:type="paragraph" w:customStyle="1" w:styleId="UntitledClause">
    <w:name w:val="Untitled Clause"/>
    <w:basedOn w:val="TitleClause"/>
    <w:qFormat/>
    <w:rsid w:val="00685F77"/>
    <w:pPr>
      <w:numPr>
        <w:numId w:val="0"/>
      </w:numPr>
      <w:spacing w:before="120"/>
      <w:ind w:left="2279" w:hanging="360"/>
    </w:pPr>
    <w:rPr>
      <w:b w:val="0"/>
    </w:rPr>
  </w:style>
  <w:style w:type="paragraph" w:customStyle="1" w:styleId="Titlesubclause1">
    <w:name w:val="Title subclause1"/>
    <w:basedOn w:val="Untitledsubclause1"/>
    <w:qFormat/>
    <w:rsid w:val="00685F77"/>
    <w:pPr>
      <w:numPr>
        <w:numId w:val="24"/>
      </w:numPr>
      <w:spacing w:before="120"/>
    </w:pPr>
    <w:rPr>
      <w:b/>
    </w:rPr>
  </w:style>
  <w:style w:type="paragraph" w:customStyle="1" w:styleId="Schedule">
    <w:name w:val="Schedule"/>
    <w:qFormat/>
    <w:rsid w:val="00685F77"/>
    <w:pPr>
      <w:numPr>
        <w:numId w:val="29"/>
      </w:numPr>
      <w:spacing w:before="240" w:after="240" w:line="240" w:lineRule="atLeast"/>
    </w:pPr>
    <w:rPr>
      <w:rFonts w:ascii="Arial" w:eastAsia="Arial Unicode MS" w:hAnsi="Arial" w:cs="Arial"/>
      <w:b/>
      <w:color w:val="000000"/>
      <w:kern w:val="0"/>
      <w:sz w:val="22"/>
      <w:szCs w:val="22"/>
      <w:lang w:val="en-US" w:eastAsia="en-US"/>
      <w14:ligatures w14:val="none"/>
    </w:rPr>
  </w:style>
  <w:style w:type="paragraph" w:customStyle="1" w:styleId="ScheduleTitle">
    <w:name w:val="Schedule Title"/>
    <w:basedOn w:val="Paragraph"/>
    <w:qFormat/>
    <w:rsid w:val="00685F77"/>
    <w:rPr>
      <w:b/>
    </w:rPr>
  </w:style>
  <w:style w:type="paragraph" w:customStyle="1" w:styleId="Part">
    <w:name w:val="Part"/>
    <w:basedOn w:val="Paragraph"/>
    <w:qFormat/>
    <w:rsid w:val="00685F77"/>
    <w:pPr>
      <w:numPr>
        <w:ilvl w:val="1"/>
        <w:numId w:val="29"/>
      </w:numPr>
      <w:spacing w:before="240" w:after="240"/>
      <w:jc w:val="left"/>
    </w:pPr>
    <w:rPr>
      <w:b/>
    </w:rPr>
  </w:style>
  <w:style w:type="paragraph" w:customStyle="1" w:styleId="AnnexTitle">
    <w:name w:val="Annex Title"/>
    <w:basedOn w:val="Paragraph"/>
    <w:next w:val="Paragraph"/>
    <w:qFormat/>
    <w:rsid w:val="00685F77"/>
    <w:pPr>
      <w:spacing w:before="240" w:after="240"/>
    </w:pPr>
    <w:rPr>
      <w:b/>
    </w:rPr>
  </w:style>
  <w:style w:type="paragraph" w:customStyle="1" w:styleId="PartTitle">
    <w:name w:val="Part Title"/>
    <w:basedOn w:val="Paragraph"/>
    <w:qFormat/>
    <w:rsid w:val="00685F77"/>
    <w:rPr>
      <w:b/>
    </w:rPr>
  </w:style>
  <w:style w:type="paragraph" w:customStyle="1" w:styleId="Testimonium">
    <w:name w:val="Testimonium"/>
    <w:basedOn w:val="Paragraph"/>
    <w:qFormat/>
    <w:rsid w:val="00685F77"/>
  </w:style>
  <w:style w:type="character" w:customStyle="1" w:styleId="apple-converted-space">
    <w:name w:val="apple-converted-space"/>
    <w:basedOn w:val="DefaultParagraphFont"/>
    <w:rsid w:val="00685F77"/>
    <w:rPr>
      <w:color w:val="000000"/>
    </w:rPr>
  </w:style>
  <w:style w:type="character" w:styleId="Emphasis">
    <w:name w:val="Emphasis"/>
    <w:basedOn w:val="DefaultParagraphFont"/>
    <w:uiPriority w:val="20"/>
    <w:qFormat/>
    <w:rsid w:val="00685F77"/>
    <w:rPr>
      <w:i/>
      <w:iCs/>
      <w:color w:val="000000"/>
    </w:rPr>
  </w:style>
  <w:style w:type="paragraph" w:customStyle="1" w:styleId="NoNumTitle-Clause">
    <w:name w:val="No Num Title - Clause"/>
    <w:basedOn w:val="TitleClause"/>
    <w:qFormat/>
    <w:rsid w:val="00685F77"/>
    <w:pPr>
      <w:numPr>
        <w:numId w:val="0"/>
      </w:numPr>
      <w:ind w:left="720"/>
    </w:pPr>
  </w:style>
  <w:style w:type="paragraph" w:customStyle="1" w:styleId="NoNumTitlesubclause1">
    <w:name w:val="No Num Title subclause1"/>
    <w:basedOn w:val="Titlesubclause1"/>
    <w:qFormat/>
    <w:rsid w:val="00685F77"/>
    <w:pPr>
      <w:numPr>
        <w:ilvl w:val="0"/>
        <w:numId w:val="0"/>
      </w:numPr>
      <w:ind w:left="720"/>
    </w:pPr>
  </w:style>
  <w:style w:type="paragraph" w:customStyle="1" w:styleId="AddressLine">
    <w:name w:val="Address Line"/>
    <w:basedOn w:val="Paragraph"/>
    <w:qFormat/>
    <w:rsid w:val="00685F77"/>
  </w:style>
  <w:style w:type="paragraph" w:styleId="Date">
    <w:name w:val="Date"/>
    <w:basedOn w:val="Paragraph"/>
    <w:link w:val="DateChar"/>
    <w:qFormat/>
    <w:rsid w:val="00685F77"/>
  </w:style>
  <w:style w:type="character" w:customStyle="1" w:styleId="DateChar">
    <w:name w:val="Date Char"/>
    <w:basedOn w:val="DefaultParagraphFont"/>
    <w:link w:val="Date"/>
    <w:rsid w:val="00685F77"/>
    <w:rPr>
      <w:rFonts w:ascii="Arial" w:eastAsia="Arial Unicode MS" w:hAnsi="Arial" w:cs="Arial"/>
      <w:color w:val="000000"/>
      <w:sz w:val="22"/>
      <w:szCs w:val="20"/>
      <w:lang w:eastAsia="en-US"/>
    </w:rPr>
  </w:style>
  <w:style w:type="paragraph" w:customStyle="1" w:styleId="SalutationPara">
    <w:name w:val="Salutation Para"/>
    <w:basedOn w:val="Paragraph"/>
    <w:next w:val="Paragraph"/>
    <w:qFormat/>
    <w:rsid w:val="00685F77"/>
    <w:pPr>
      <w:spacing w:before="240"/>
    </w:pPr>
  </w:style>
  <w:style w:type="character" w:styleId="FollowedHyperlink">
    <w:name w:val="FollowedHyperlink"/>
    <w:basedOn w:val="DefaultParagraphFont"/>
    <w:uiPriority w:val="99"/>
    <w:semiHidden/>
    <w:unhideWhenUsed/>
    <w:rsid w:val="00685F77"/>
    <w:rPr>
      <w:i/>
      <w:color w:val="000000"/>
      <w:u w:val="single"/>
    </w:rPr>
  </w:style>
  <w:style w:type="character" w:customStyle="1" w:styleId="DefTerm">
    <w:name w:val="DefTerm"/>
    <w:basedOn w:val="DefaultParagraphFont"/>
    <w:uiPriority w:val="1"/>
    <w:qFormat/>
    <w:rsid w:val="00685F77"/>
    <w:rPr>
      <w:b/>
      <w:color w:val="000000"/>
    </w:rPr>
  </w:style>
  <w:style w:type="table" w:customStyle="1" w:styleId="ShadedTable">
    <w:name w:val="Shaded Table"/>
    <w:basedOn w:val="TableNormal"/>
    <w:uiPriority w:val="99"/>
    <w:rsid w:val="00685F77"/>
    <w:pPr>
      <w:spacing w:after="0" w:line="240" w:lineRule="auto"/>
    </w:pPr>
    <w:rPr>
      <w:color w:val="000000"/>
      <w:kern w:val="0"/>
      <w:sz w:val="22"/>
      <w:szCs w:val="22"/>
      <w14:ligatures w14:val="none"/>
    </w:rPr>
    <w:tblPr>
      <w:tblBorders>
        <w:top w:val="single" w:sz="4" w:space="0" w:color="auto"/>
        <w:left w:val="single" w:sz="4" w:space="0" w:color="auto"/>
        <w:bottom w:val="single" w:sz="4" w:space="0" w:color="auto"/>
        <w:right w:val="single" w:sz="4" w:space="0" w:color="auto"/>
      </w:tblBorders>
    </w:tblPr>
    <w:tcPr>
      <w:shd w:val="clear" w:color="auto" w:fill="E8E8E8" w:themeFill="background2"/>
    </w:tcPr>
  </w:style>
  <w:style w:type="paragraph" w:customStyle="1" w:styleId="Letterhead">
    <w:name w:val="Letterhead"/>
    <w:basedOn w:val="Paragraph"/>
    <w:qFormat/>
    <w:rsid w:val="00685F77"/>
    <w:rPr>
      <w:i/>
    </w:rPr>
  </w:style>
  <w:style w:type="paragraph" w:customStyle="1" w:styleId="LetterTitle">
    <w:name w:val="Letter Title"/>
    <w:basedOn w:val="Paragraph"/>
    <w:qFormat/>
    <w:rsid w:val="00685F77"/>
    <w:rPr>
      <w:b/>
    </w:rPr>
  </w:style>
  <w:style w:type="paragraph" w:customStyle="1" w:styleId="LongQuestionPara">
    <w:name w:val="Long Question Para"/>
    <w:basedOn w:val="Paragraph"/>
    <w:link w:val="LongQuestionParaChar"/>
    <w:rsid w:val="00685F77"/>
    <w:pPr>
      <w:numPr>
        <w:numId w:val="19"/>
      </w:numPr>
      <w:spacing w:before="240" w:after="240" w:line="240" w:lineRule="auto"/>
      <w:outlineLvl w:val="1"/>
    </w:pPr>
    <w:rPr>
      <w:sz w:val="20"/>
      <w:lang w:val="en-US"/>
    </w:rPr>
  </w:style>
  <w:style w:type="character" w:customStyle="1" w:styleId="LongQuestionParaChar">
    <w:name w:val="Long Question Para Char"/>
    <w:basedOn w:val="DefaultParagraphFont"/>
    <w:link w:val="LongQuestionPara"/>
    <w:rsid w:val="00685F77"/>
    <w:rPr>
      <w:rFonts w:ascii="Arial" w:eastAsia="Arial Unicode MS" w:hAnsi="Arial" w:cs="Arial"/>
      <w:color w:val="000000"/>
      <w:sz w:val="20"/>
      <w:szCs w:val="20"/>
      <w:lang w:val="en-US" w:eastAsia="en-US"/>
    </w:rPr>
  </w:style>
  <w:style w:type="paragraph" w:customStyle="1" w:styleId="ShortQuestionPara">
    <w:name w:val="Short Question Para"/>
    <w:basedOn w:val="Paragraph"/>
    <w:link w:val="ShortQuestionParaChar"/>
    <w:rsid w:val="00685F77"/>
    <w:pPr>
      <w:shd w:val="clear" w:color="auto" w:fill="D9D9D9" w:themeFill="background1" w:themeFillShade="D9"/>
      <w:tabs>
        <w:tab w:val="left" w:pos="270"/>
      </w:tabs>
      <w:spacing w:after="40" w:line="240" w:lineRule="auto"/>
      <w:outlineLvl w:val="1"/>
    </w:pPr>
    <w:rPr>
      <w:bCs/>
      <w:sz w:val="20"/>
      <w:lang w:val="en-US"/>
    </w:rPr>
  </w:style>
  <w:style w:type="character" w:customStyle="1" w:styleId="ShortQuestionParaChar">
    <w:name w:val="Short Question Para Char"/>
    <w:basedOn w:val="DefaultParagraphFont"/>
    <w:link w:val="ShortQuestionPara"/>
    <w:rsid w:val="00685F77"/>
    <w:rPr>
      <w:rFonts w:ascii="Arial" w:eastAsia="Arial Unicode MS" w:hAnsi="Arial" w:cs="Arial"/>
      <w:bCs/>
      <w:color w:val="000000"/>
      <w:sz w:val="20"/>
      <w:szCs w:val="20"/>
      <w:shd w:val="clear" w:color="auto" w:fill="D9D9D9" w:themeFill="background1" w:themeFillShade="D9"/>
      <w:lang w:val="en-US" w:eastAsia="en-US"/>
    </w:rPr>
  </w:style>
  <w:style w:type="paragraph" w:customStyle="1" w:styleId="811D3A974D454A258B71E3C4DE24C4F210">
    <w:name w:val="811D3A974D454A258B71E3C4DE24C4F210"/>
    <w:rsid w:val="00685F77"/>
    <w:pPr>
      <w:spacing w:after="120" w:line="240" w:lineRule="auto"/>
    </w:pPr>
    <w:rPr>
      <w:rFonts w:ascii="Arial" w:eastAsia="Arial Unicode MS" w:hAnsi="Arial" w:cs="Arial"/>
      <w:color w:val="000000"/>
      <w:kern w:val="0"/>
      <w:szCs w:val="22"/>
      <w:lang w:val="en-US" w:eastAsia="en-US"/>
      <w14:ligatures w14:val="none"/>
    </w:rPr>
  </w:style>
  <w:style w:type="paragraph" w:customStyle="1" w:styleId="ListParagraphLevel3">
    <w:name w:val="List Paragraph Level 3"/>
    <w:qFormat/>
    <w:rsid w:val="00685F77"/>
    <w:pPr>
      <w:spacing w:after="120" w:line="240" w:lineRule="auto"/>
      <w:ind w:left="2160"/>
    </w:pPr>
    <w:rPr>
      <w:rFonts w:ascii="Times New Roman" w:eastAsia="Times New Roman" w:hAnsi="Times New Roman" w:cs="Times New Roman"/>
      <w:color w:val="000000"/>
      <w:kern w:val="0"/>
      <w:szCs w:val="20"/>
      <w:lang w:eastAsia="en-US"/>
      <w14:ligatures w14:val="none"/>
    </w:rPr>
  </w:style>
  <w:style w:type="paragraph" w:customStyle="1" w:styleId="DocumentTitle">
    <w:name w:val="Document Title"/>
    <w:basedOn w:val="Paragraph"/>
    <w:qFormat/>
    <w:rsid w:val="00685F77"/>
    <w:pPr>
      <w:jc w:val="center"/>
    </w:pPr>
    <w:rPr>
      <w:sz w:val="28"/>
    </w:rPr>
  </w:style>
  <w:style w:type="paragraph" w:customStyle="1" w:styleId="Title-Clause">
    <w:name w:val="Title - Clause"/>
    <w:aliases w:val="BIWS Heading 1"/>
    <w:basedOn w:val="Normal"/>
    <w:rsid w:val="00685F77"/>
    <w:pPr>
      <w:keepNext/>
      <w:tabs>
        <w:tab w:val="num" w:pos="720"/>
      </w:tabs>
      <w:spacing w:before="240" w:after="240" w:line="300" w:lineRule="atLeast"/>
      <w:ind w:left="720" w:hanging="720"/>
      <w:jc w:val="both"/>
      <w:outlineLvl w:val="0"/>
    </w:pPr>
    <w:rPr>
      <w:rFonts w:ascii="Arial" w:eastAsia="Arial Unicode MS" w:hAnsi="Arial" w:cs="Arial"/>
      <w:b/>
      <w:kern w:val="28"/>
      <w:sz w:val="22"/>
      <w:szCs w:val="20"/>
      <w:lang w:eastAsia="en-US"/>
    </w:rPr>
  </w:style>
  <w:style w:type="paragraph" w:customStyle="1" w:styleId="Para-Clause-nonum">
    <w:name w:val="Para - Clause - no num"/>
    <w:aliases w:val="Body  clause"/>
    <w:basedOn w:val="Normal"/>
    <w:next w:val="Title-Clause"/>
    <w:rsid w:val="00685F77"/>
    <w:pPr>
      <w:spacing w:before="120" w:after="120" w:line="300" w:lineRule="atLeast"/>
      <w:ind w:left="720" w:firstLine="0"/>
      <w:jc w:val="both"/>
    </w:pPr>
    <w:rPr>
      <w:rFonts w:ascii="Arial" w:eastAsia="Arial Unicode MS" w:hAnsi="Arial" w:cs="Arial"/>
      <w:sz w:val="22"/>
      <w:szCs w:val="20"/>
      <w:lang w:eastAsia="en-US"/>
    </w:rPr>
  </w:style>
  <w:style w:type="paragraph" w:customStyle="1" w:styleId="Para-Clause">
    <w:name w:val="Para - Clause"/>
    <w:basedOn w:val="Title-Clause"/>
    <w:qFormat/>
    <w:rsid w:val="00685F77"/>
    <w:pPr>
      <w:spacing w:before="120"/>
    </w:pPr>
    <w:rPr>
      <w:b w:val="0"/>
    </w:rPr>
  </w:style>
  <w:style w:type="paragraph" w:customStyle="1" w:styleId="CoversheetParagraph">
    <w:name w:val="Coversheet Paragraph"/>
    <w:basedOn w:val="Normal"/>
    <w:autoRedefine/>
    <w:rsid w:val="00685F77"/>
    <w:pPr>
      <w:spacing w:line="300" w:lineRule="atLeast"/>
      <w:ind w:left="0" w:firstLine="0"/>
      <w:jc w:val="center"/>
    </w:pPr>
    <w:rPr>
      <w:rFonts w:ascii="Times New Roman" w:eastAsia="Times New Roman" w:hAnsi="Times New Roman" w:cs="Times New Roman"/>
      <w:sz w:val="22"/>
      <w:szCs w:val="20"/>
      <w:lang w:eastAsia="en-US"/>
    </w:rPr>
  </w:style>
  <w:style w:type="paragraph" w:customStyle="1" w:styleId="CoversheetIntro">
    <w:name w:val="Coversheet Intro"/>
    <w:basedOn w:val="CoversheetTitle"/>
    <w:qFormat/>
    <w:rsid w:val="00685F77"/>
    <w:rPr>
      <w:smallCaps w:val="0"/>
      <w:sz w:val="22"/>
    </w:rPr>
  </w:style>
  <w:style w:type="paragraph" w:customStyle="1" w:styleId="CoversheetStaticText">
    <w:name w:val="Coversheet Static Text"/>
    <w:basedOn w:val="CoversheetIntro"/>
    <w:qFormat/>
    <w:rsid w:val="00685F77"/>
    <w:rPr>
      <w:b w:val="0"/>
    </w:rPr>
  </w:style>
  <w:style w:type="paragraph" w:customStyle="1" w:styleId="CoversheetParty">
    <w:name w:val="Coversheet Party"/>
    <w:basedOn w:val="CoversheetIntro"/>
    <w:qFormat/>
    <w:rsid w:val="00685F77"/>
  </w:style>
  <w:style w:type="paragraph" w:customStyle="1" w:styleId="NoNumUntitledClause">
    <w:name w:val="No Num Untitled Clause"/>
    <w:basedOn w:val="UntitledClause"/>
    <w:qFormat/>
    <w:rsid w:val="00685F77"/>
    <w:pPr>
      <w:ind w:left="720" w:firstLine="0"/>
    </w:pPr>
  </w:style>
  <w:style w:type="paragraph" w:customStyle="1" w:styleId="BackgroundSubclause1">
    <w:name w:val="Background Subclause1"/>
    <w:basedOn w:val="Background"/>
    <w:qFormat/>
    <w:rsid w:val="00685F77"/>
    <w:pPr>
      <w:numPr>
        <w:ilvl w:val="1"/>
      </w:numPr>
    </w:pPr>
  </w:style>
  <w:style w:type="paragraph" w:customStyle="1" w:styleId="BackgroundSubclause2">
    <w:name w:val="Background Subclause2"/>
    <w:basedOn w:val="Background"/>
    <w:qFormat/>
    <w:rsid w:val="00685F77"/>
    <w:pPr>
      <w:numPr>
        <w:ilvl w:val="3"/>
      </w:numPr>
    </w:pPr>
  </w:style>
  <w:style w:type="paragraph" w:customStyle="1" w:styleId="HeadingLevel2CQA">
    <w:name w:val="Heading Level 2 CQA"/>
    <w:basedOn w:val="HeadingLevel2"/>
    <w:qFormat/>
    <w:rsid w:val="00685F77"/>
  </w:style>
  <w:style w:type="paragraph" w:customStyle="1" w:styleId="ClauseBullet1">
    <w:name w:val="Clause Bullet 1"/>
    <w:basedOn w:val="ParaClause"/>
    <w:qFormat/>
    <w:rsid w:val="00685F77"/>
    <w:pPr>
      <w:numPr>
        <w:numId w:val="20"/>
      </w:numPr>
      <w:ind w:left="1077" w:hanging="357"/>
      <w:outlineLvl w:val="0"/>
    </w:pPr>
  </w:style>
  <w:style w:type="paragraph" w:customStyle="1" w:styleId="ClauseBullet2">
    <w:name w:val="Clause Bullet 2"/>
    <w:basedOn w:val="ParaClause"/>
    <w:qFormat/>
    <w:rsid w:val="00685F77"/>
    <w:pPr>
      <w:numPr>
        <w:numId w:val="21"/>
      </w:numPr>
      <w:ind w:left="1434" w:hanging="357"/>
      <w:outlineLvl w:val="1"/>
    </w:pPr>
  </w:style>
  <w:style w:type="paragraph" w:customStyle="1" w:styleId="subclause1Bullet1">
    <w:name w:val="subclause 1 Bullet 1"/>
    <w:basedOn w:val="Parasubclause1"/>
    <w:qFormat/>
    <w:rsid w:val="00685F77"/>
    <w:pPr>
      <w:numPr>
        <w:numId w:val="22"/>
      </w:numPr>
      <w:ind w:left="1077" w:hanging="357"/>
    </w:pPr>
  </w:style>
  <w:style w:type="paragraph" w:customStyle="1" w:styleId="subclause2Bullet1">
    <w:name w:val="subclause 2 Bullet 1"/>
    <w:basedOn w:val="Parasubclause2"/>
    <w:qFormat/>
    <w:rsid w:val="00685F77"/>
    <w:pPr>
      <w:numPr>
        <w:numId w:val="24"/>
      </w:numPr>
      <w:ind w:left="1434" w:hanging="357"/>
    </w:pPr>
  </w:style>
  <w:style w:type="paragraph" w:customStyle="1" w:styleId="subclause3Bullet1">
    <w:name w:val="subclause 3 Bullet 1"/>
    <w:basedOn w:val="Parasubclause3"/>
    <w:qFormat/>
    <w:rsid w:val="00685F77"/>
    <w:pPr>
      <w:numPr>
        <w:numId w:val="23"/>
      </w:numPr>
      <w:ind w:left="2273" w:hanging="357"/>
    </w:pPr>
  </w:style>
  <w:style w:type="paragraph" w:customStyle="1" w:styleId="subclause1Bullet2">
    <w:name w:val="subclause 1 Bullet 2"/>
    <w:basedOn w:val="Parasubclause1"/>
    <w:qFormat/>
    <w:rsid w:val="00685F77"/>
    <w:pPr>
      <w:numPr>
        <w:numId w:val="25"/>
      </w:numPr>
      <w:ind w:left="1434" w:hanging="357"/>
    </w:pPr>
  </w:style>
  <w:style w:type="paragraph" w:customStyle="1" w:styleId="subclause2Bullet2">
    <w:name w:val="subclause 2 Bullet 2"/>
    <w:basedOn w:val="Parasubclause2"/>
    <w:qFormat/>
    <w:rsid w:val="00685F77"/>
    <w:pPr>
      <w:numPr>
        <w:numId w:val="26"/>
      </w:numPr>
      <w:ind w:left="2273" w:hanging="357"/>
    </w:pPr>
  </w:style>
  <w:style w:type="paragraph" w:customStyle="1" w:styleId="subclause3Bullet2">
    <w:name w:val="subclause 3 Bullet 2"/>
    <w:basedOn w:val="Parasubclause3"/>
    <w:qFormat/>
    <w:rsid w:val="00685F77"/>
    <w:pPr>
      <w:numPr>
        <w:numId w:val="27"/>
      </w:numPr>
      <w:ind w:left="2982" w:hanging="357"/>
    </w:pPr>
  </w:style>
  <w:style w:type="paragraph" w:customStyle="1" w:styleId="DefinedTermBullet">
    <w:name w:val="Defined Term Bullet"/>
    <w:basedOn w:val="DefinedTermPara"/>
    <w:qFormat/>
    <w:rsid w:val="00685F77"/>
    <w:pPr>
      <w:numPr>
        <w:numId w:val="28"/>
      </w:numPr>
    </w:pPr>
  </w:style>
  <w:style w:type="paragraph" w:customStyle="1" w:styleId="DefinedTermNumber">
    <w:name w:val="Defined Term Number"/>
    <w:basedOn w:val="DefinedTermPara"/>
    <w:qFormat/>
    <w:rsid w:val="00685F77"/>
    <w:pPr>
      <w:numPr>
        <w:ilvl w:val="1"/>
      </w:numPr>
    </w:pPr>
  </w:style>
  <w:style w:type="paragraph" w:customStyle="1" w:styleId="AdditionalTitle">
    <w:name w:val="Additional Title"/>
    <w:basedOn w:val="Paragraph"/>
    <w:qFormat/>
    <w:rsid w:val="00685F77"/>
    <w:pPr>
      <w:jc w:val="left"/>
    </w:pPr>
    <w:rPr>
      <w:b/>
      <w:sz w:val="24"/>
    </w:rPr>
  </w:style>
  <w:style w:type="character" w:customStyle="1" w:styleId="error">
    <w:name w:val="error"/>
    <w:basedOn w:val="DefaultParagraphFont"/>
    <w:rsid w:val="00685F77"/>
    <w:rPr>
      <w:color w:val="000000"/>
    </w:rPr>
  </w:style>
  <w:style w:type="paragraph" w:customStyle="1" w:styleId="NoNumUntitledsubclause1">
    <w:name w:val="No Num Untitled subclause 1"/>
    <w:basedOn w:val="Untitledsubclause1"/>
    <w:qFormat/>
    <w:rsid w:val="00685F77"/>
    <w:pPr>
      <w:numPr>
        <w:ilvl w:val="0"/>
        <w:numId w:val="0"/>
      </w:numPr>
      <w:ind w:left="720"/>
    </w:pPr>
  </w:style>
  <w:style w:type="paragraph" w:customStyle="1" w:styleId="BackgroundParaClause">
    <w:name w:val="Background Para Clause"/>
    <w:basedOn w:val="Background"/>
    <w:qFormat/>
    <w:rsid w:val="00685F77"/>
    <w:pPr>
      <w:numPr>
        <w:numId w:val="0"/>
      </w:numPr>
    </w:pPr>
  </w:style>
  <w:style w:type="paragraph" w:customStyle="1" w:styleId="BackgroundParaSubclause1">
    <w:name w:val="Background Para Subclause1"/>
    <w:basedOn w:val="BackgroundSubclause1"/>
    <w:qFormat/>
    <w:rsid w:val="00685F77"/>
    <w:pPr>
      <w:numPr>
        <w:ilvl w:val="0"/>
        <w:numId w:val="0"/>
      </w:numPr>
      <w:ind w:left="994"/>
    </w:pPr>
    <w:rPr>
      <w:lang w:val="en-US"/>
    </w:rPr>
  </w:style>
  <w:style w:type="paragraph" w:customStyle="1" w:styleId="BackgroundParaSubclause2">
    <w:name w:val="Background Para Subclause2"/>
    <w:basedOn w:val="BackgroundSubclause2"/>
    <w:qFormat/>
    <w:rsid w:val="00685F77"/>
    <w:pPr>
      <w:numPr>
        <w:ilvl w:val="0"/>
        <w:numId w:val="0"/>
      </w:numPr>
      <w:ind w:left="1701"/>
    </w:pPr>
    <w:rPr>
      <w:lang w:val="en-US"/>
    </w:rPr>
  </w:style>
  <w:style w:type="paragraph" w:customStyle="1" w:styleId="ClauseBulletPara">
    <w:name w:val="Clause Bullet Para"/>
    <w:basedOn w:val="ClauseBullet1"/>
    <w:qFormat/>
    <w:rsid w:val="00685F77"/>
    <w:pPr>
      <w:numPr>
        <w:numId w:val="0"/>
      </w:numPr>
      <w:ind w:left="1080"/>
    </w:pPr>
    <w:rPr>
      <w:lang w:val="en-US"/>
    </w:rPr>
  </w:style>
  <w:style w:type="paragraph" w:customStyle="1" w:styleId="ClauseBullet2Para">
    <w:name w:val="Clause Bullet 2 Para"/>
    <w:basedOn w:val="ClauseBullet2"/>
    <w:qFormat/>
    <w:rsid w:val="00685F77"/>
    <w:pPr>
      <w:numPr>
        <w:numId w:val="0"/>
      </w:numPr>
      <w:ind w:left="1440"/>
    </w:pPr>
    <w:rPr>
      <w:lang w:val="en-US"/>
    </w:rPr>
  </w:style>
  <w:style w:type="paragraph" w:customStyle="1" w:styleId="ACTJurisdictionCheckList">
    <w:name w:val="ACTJurisdictionCheckList"/>
    <w:basedOn w:val="Normal"/>
    <w:rsid w:val="00685F77"/>
    <w:pPr>
      <w:spacing w:after="120" w:line="300" w:lineRule="atLeast"/>
      <w:ind w:left="0" w:firstLine="0"/>
    </w:pPr>
    <w:rPr>
      <w:rFonts w:ascii="Arial" w:eastAsia="Arial Unicode MS" w:hAnsi="Arial" w:cs="Arial"/>
      <w:b/>
      <w:sz w:val="28"/>
      <w:szCs w:val="22"/>
      <w:lang w:eastAsia="en-US"/>
    </w:rPr>
  </w:style>
  <w:style w:type="paragraph" w:customStyle="1" w:styleId="JurisdictionDraftingnoteTitle">
    <w:name w:val="Jurisdiction Draftingnote Title"/>
    <w:basedOn w:val="DraftingnoteTitle"/>
    <w:qFormat/>
    <w:rsid w:val="00685F77"/>
  </w:style>
  <w:style w:type="character" w:styleId="Strong">
    <w:name w:val="Strong"/>
    <w:basedOn w:val="DefaultParagraphFont"/>
    <w:uiPriority w:val="22"/>
    <w:qFormat/>
    <w:rsid w:val="00685F77"/>
    <w:rPr>
      <w:b/>
      <w:bCs/>
      <w:color w:val="000000"/>
    </w:rPr>
  </w:style>
  <w:style w:type="paragraph" w:customStyle="1" w:styleId="ScheduleTitleClause">
    <w:name w:val="Schedule Title Clause"/>
    <w:basedOn w:val="Normal"/>
    <w:rsid w:val="00685F77"/>
    <w:pPr>
      <w:keepNext/>
      <w:numPr>
        <w:ilvl w:val="2"/>
        <w:numId w:val="29"/>
      </w:numPr>
      <w:spacing w:before="240" w:after="240" w:line="300" w:lineRule="atLeast"/>
      <w:jc w:val="both"/>
      <w:outlineLvl w:val="0"/>
    </w:pPr>
    <w:rPr>
      <w:rFonts w:ascii="Arial" w:eastAsia="Arial Unicode MS" w:hAnsi="Arial" w:cs="Arial"/>
      <w:b/>
      <w:kern w:val="28"/>
      <w:sz w:val="22"/>
      <w:szCs w:val="20"/>
      <w:lang w:eastAsia="en-US"/>
    </w:rPr>
  </w:style>
  <w:style w:type="paragraph" w:customStyle="1" w:styleId="ScheduleUntitledsubclause1">
    <w:name w:val="Schedule Untitled subclause 1"/>
    <w:basedOn w:val="Normal"/>
    <w:rsid w:val="00685F77"/>
    <w:pPr>
      <w:numPr>
        <w:ilvl w:val="3"/>
        <w:numId w:val="29"/>
      </w:numPr>
      <w:spacing w:before="280" w:after="120" w:line="300" w:lineRule="atLeast"/>
      <w:jc w:val="both"/>
      <w:outlineLvl w:val="1"/>
    </w:pPr>
    <w:rPr>
      <w:rFonts w:ascii="Arial" w:eastAsia="Arial Unicode MS" w:hAnsi="Arial" w:cs="Arial"/>
      <w:sz w:val="22"/>
      <w:szCs w:val="20"/>
      <w:lang w:eastAsia="en-US"/>
    </w:rPr>
  </w:style>
  <w:style w:type="paragraph" w:customStyle="1" w:styleId="ScheduleUntitledsubclause2">
    <w:name w:val="Schedule Untitled subclause 2"/>
    <w:basedOn w:val="Normal"/>
    <w:rsid w:val="00685F77"/>
    <w:pPr>
      <w:numPr>
        <w:ilvl w:val="4"/>
        <w:numId w:val="29"/>
      </w:numPr>
      <w:spacing w:after="120" w:line="300" w:lineRule="atLeast"/>
      <w:jc w:val="both"/>
      <w:outlineLvl w:val="2"/>
    </w:pPr>
    <w:rPr>
      <w:rFonts w:ascii="Arial" w:eastAsia="Arial Unicode MS" w:hAnsi="Arial" w:cs="Arial"/>
      <w:sz w:val="22"/>
      <w:szCs w:val="20"/>
      <w:lang w:eastAsia="en-US"/>
    </w:rPr>
  </w:style>
  <w:style w:type="paragraph" w:customStyle="1" w:styleId="ScheduleUntitledsubclause3">
    <w:name w:val="Schedule Untitled subclause 3"/>
    <w:basedOn w:val="Normal"/>
    <w:rsid w:val="00685F77"/>
    <w:pPr>
      <w:numPr>
        <w:ilvl w:val="5"/>
        <w:numId w:val="29"/>
      </w:numPr>
      <w:tabs>
        <w:tab w:val="left" w:pos="2261"/>
      </w:tabs>
      <w:spacing w:after="120" w:line="300" w:lineRule="atLeast"/>
      <w:jc w:val="both"/>
      <w:outlineLvl w:val="3"/>
    </w:pPr>
    <w:rPr>
      <w:rFonts w:ascii="Arial" w:eastAsia="Arial Unicode MS" w:hAnsi="Arial" w:cs="Arial"/>
      <w:sz w:val="22"/>
      <w:szCs w:val="20"/>
      <w:lang w:eastAsia="en-US"/>
    </w:rPr>
  </w:style>
  <w:style w:type="paragraph" w:customStyle="1" w:styleId="ScheduleUntitledsubclause4">
    <w:name w:val="Schedule Untitled subclause 4"/>
    <w:basedOn w:val="Normal"/>
    <w:rsid w:val="00685F77"/>
    <w:pPr>
      <w:spacing w:after="120" w:line="300" w:lineRule="atLeast"/>
      <w:ind w:left="0" w:firstLine="0"/>
      <w:jc w:val="both"/>
      <w:outlineLvl w:val="4"/>
    </w:pPr>
    <w:rPr>
      <w:rFonts w:ascii="Arial" w:eastAsia="Arial Unicode MS" w:hAnsi="Arial" w:cs="Arial"/>
      <w:sz w:val="22"/>
      <w:szCs w:val="20"/>
      <w:lang w:eastAsia="en-US"/>
    </w:rPr>
  </w:style>
  <w:style w:type="paragraph" w:customStyle="1" w:styleId="BulletListPattern1">
    <w:name w:val="Bullet List Pattern 1"/>
    <w:basedOn w:val="BulletList1"/>
    <w:qFormat/>
    <w:rsid w:val="00685F77"/>
    <w:pPr>
      <w:shd w:val="clear" w:color="auto" w:fill="D9D9D9" w:themeFill="background1" w:themeFillShade="D9"/>
      <w:spacing w:after="120" w:line="240" w:lineRule="auto"/>
      <w:ind w:left="714" w:hanging="357"/>
    </w:pPr>
  </w:style>
  <w:style w:type="paragraph" w:customStyle="1" w:styleId="BulletListPattern2">
    <w:name w:val="Bullet List Pattern 2"/>
    <w:basedOn w:val="BulletList2"/>
    <w:qFormat/>
    <w:rsid w:val="00685F77"/>
    <w:pPr>
      <w:shd w:val="clear" w:color="auto" w:fill="D9D9D9" w:themeFill="background1" w:themeFillShade="D9"/>
      <w:ind w:left="1077"/>
    </w:pPr>
  </w:style>
  <w:style w:type="paragraph" w:customStyle="1" w:styleId="ScheduleUntitledClause">
    <w:name w:val="Schedule Untitled Clause"/>
    <w:basedOn w:val="ScheduleTitleClause"/>
    <w:qFormat/>
    <w:rsid w:val="00685F77"/>
    <w:pPr>
      <w:spacing w:before="120"/>
    </w:pPr>
    <w:rPr>
      <w:b w:val="0"/>
    </w:rPr>
  </w:style>
  <w:style w:type="paragraph" w:customStyle="1" w:styleId="EmptyClausePara">
    <w:name w:val="Empty Clause Para"/>
    <w:basedOn w:val="IgnoredSpacing"/>
    <w:qFormat/>
    <w:rsid w:val="00685F77"/>
  </w:style>
  <w:style w:type="paragraph" w:customStyle="1" w:styleId="ScheduleTitlesubclause1">
    <w:name w:val="Schedule Title subclause1"/>
    <w:basedOn w:val="ScheduleUntitledsubclause1"/>
    <w:qFormat/>
    <w:rsid w:val="00685F77"/>
    <w:pPr>
      <w:spacing w:before="120"/>
    </w:pPr>
    <w:rPr>
      <w:b/>
    </w:rPr>
  </w:style>
  <w:style w:type="paragraph" w:customStyle="1" w:styleId="835FF0B0D5344FE4A8EE41F54AA7E17C16">
    <w:name w:val="835FF0B0D5344FE4A8EE41F54AA7E17C16"/>
    <w:rsid w:val="00685F77"/>
    <w:pPr>
      <w:spacing w:after="120" w:line="240" w:lineRule="auto"/>
    </w:pPr>
    <w:rPr>
      <w:rFonts w:ascii="Arial" w:eastAsia="Times New Roman" w:hAnsi="Arial" w:cs="Times New Roman"/>
      <w:color w:val="000000"/>
      <w:kern w:val="0"/>
      <w:lang w:val="en-US" w:eastAsia="en-US"/>
      <w14:ligatures w14:val="none"/>
    </w:rPr>
  </w:style>
  <w:style w:type="character" w:customStyle="1" w:styleId="UnresolvedMention1">
    <w:name w:val="Unresolved Mention1"/>
    <w:basedOn w:val="DefaultParagraphFont"/>
    <w:uiPriority w:val="99"/>
    <w:semiHidden/>
    <w:unhideWhenUsed/>
    <w:rsid w:val="00685F77"/>
    <w:rPr>
      <w:color w:val="000000"/>
      <w:shd w:val="clear" w:color="auto" w:fill="E6E6E6"/>
    </w:rPr>
  </w:style>
  <w:style w:type="character" w:customStyle="1" w:styleId="cohidesearchterm">
    <w:name w:val="co_hidesearchterm"/>
    <w:basedOn w:val="DefaultParagraphFont"/>
    <w:rsid w:val="00685F77"/>
    <w:rPr>
      <w:color w:val="000000"/>
    </w:rPr>
  </w:style>
  <w:style w:type="paragraph" w:customStyle="1" w:styleId="SectorSpecificNoteTitle">
    <w:name w:val="Sector Specific Note Title"/>
    <w:basedOn w:val="JurisdictionDraftingnoteTitle"/>
    <w:qFormat/>
    <w:rsid w:val="00685F77"/>
  </w:style>
  <w:style w:type="table" w:customStyle="1" w:styleId="ShadedTable1">
    <w:name w:val="Shaded Table1"/>
    <w:basedOn w:val="TableNormal"/>
    <w:uiPriority w:val="99"/>
    <w:rsid w:val="00685F77"/>
    <w:pPr>
      <w:spacing w:after="0" w:line="240" w:lineRule="auto"/>
    </w:pPr>
    <w:rPr>
      <w:color w:val="000000"/>
      <w:kern w:val="0"/>
      <w:sz w:val="22"/>
      <w:szCs w:val="22"/>
      <w14:ligatures w14:val="none"/>
    </w:rPr>
    <w:tblPr>
      <w:tblBorders>
        <w:top w:val="single" w:sz="4" w:space="0" w:color="auto"/>
        <w:left w:val="single" w:sz="4" w:space="0" w:color="auto"/>
        <w:bottom w:val="single" w:sz="4" w:space="0" w:color="auto"/>
        <w:right w:val="single" w:sz="4" w:space="0" w:color="auto"/>
      </w:tblBorders>
    </w:tblPr>
    <w:tcPr>
      <w:shd w:val="clear" w:color="auto" w:fill="E8E8E8" w:themeFill="background2"/>
    </w:tcPr>
  </w:style>
  <w:style w:type="paragraph" w:customStyle="1" w:styleId="IgnoredEmptysubclause">
    <w:name w:val="Ignored Empty subclause"/>
    <w:basedOn w:val="Normal"/>
    <w:link w:val="IgnoredEmptysubclauseChar"/>
    <w:qFormat/>
    <w:rsid w:val="00685F77"/>
    <w:pPr>
      <w:spacing w:after="160" w:line="259" w:lineRule="auto"/>
      <w:ind w:left="0" w:firstLine="0"/>
    </w:pPr>
    <w:rPr>
      <w:rFonts w:asciiTheme="minorHAnsi" w:eastAsiaTheme="minorHAnsi" w:hAnsiTheme="minorHAnsi" w:cstheme="minorBidi"/>
      <w:sz w:val="22"/>
      <w:szCs w:val="22"/>
      <w:lang w:eastAsia="en-US"/>
    </w:rPr>
  </w:style>
  <w:style w:type="character" w:customStyle="1" w:styleId="khidentifier">
    <w:name w:val="kh_identifier"/>
    <w:basedOn w:val="DefaultParagraphFont"/>
    <w:rsid w:val="00685F77"/>
    <w:rPr>
      <w:color w:val="000000"/>
    </w:rPr>
  </w:style>
  <w:style w:type="table" w:customStyle="1" w:styleId="TableGrid1">
    <w:name w:val="Table Grid1"/>
    <w:basedOn w:val="TableNormal"/>
    <w:next w:val="TableGrid0"/>
    <w:rsid w:val="00685F77"/>
    <w:pPr>
      <w:spacing w:after="0" w:line="240" w:lineRule="auto"/>
    </w:pPr>
    <w:rPr>
      <w:color w:val="000000"/>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gnoredEmptysubclauseChar">
    <w:name w:val="Ignored Empty subclause Char"/>
    <w:basedOn w:val="DefaultParagraphFont"/>
    <w:link w:val="IgnoredEmptysubclause"/>
    <w:rsid w:val="00685F77"/>
    <w:rPr>
      <w:rFonts w:eastAsiaTheme="minorHAnsi"/>
      <w:color w:val="000000"/>
      <w:sz w:val="22"/>
      <w:szCs w:val="22"/>
      <w:lang w:eastAsia="en-US"/>
    </w:rPr>
  </w:style>
  <w:style w:type="paragraph" w:customStyle="1" w:styleId="6B1115FCC3DC4C6AB2CF846F0C50B663">
    <w:name w:val="6B1115FCC3DC4C6AB2CF846F0C50B663"/>
    <w:rsid w:val="00685F77"/>
    <w:pPr>
      <w:spacing w:after="200" w:line="276" w:lineRule="auto"/>
    </w:pPr>
    <w:rPr>
      <w:color w:val="000000"/>
      <w:kern w:val="0"/>
      <w:sz w:val="22"/>
      <w:szCs w:val="22"/>
      <w14:ligatures w14:val="none"/>
    </w:rPr>
  </w:style>
  <w:style w:type="character" w:customStyle="1" w:styleId="cobluetxt">
    <w:name w:val="co_bluetxt"/>
    <w:basedOn w:val="DefaultParagraphFont"/>
    <w:rsid w:val="00685F77"/>
    <w:rPr>
      <w:color w:val="000000"/>
    </w:rPr>
  </w:style>
  <w:style w:type="character" w:customStyle="1" w:styleId="normaltextrun">
    <w:name w:val="normaltextrun"/>
    <w:basedOn w:val="DefaultParagraphFont"/>
    <w:rsid w:val="00685F77"/>
    <w:rPr>
      <w:color w:val="000000"/>
    </w:rPr>
  </w:style>
  <w:style w:type="character" w:customStyle="1" w:styleId="findhit">
    <w:name w:val="findhit"/>
    <w:basedOn w:val="DefaultParagraphFont"/>
    <w:rsid w:val="00685F77"/>
    <w:rPr>
      <w:color w:val="000000"/>
    </w:rPr>
  </w:style>
  <w:style w:type="paragraph" w:styleId="TOC1">
    <w:name w:val="toc 1"/>
    <w:basedOn w:val="Normal"/>
    <w:next w:val="Normal"/>
    <w:autoRedefine/>
    <w:rsid w:val="00685F77"/>
    <w:pPr>
      <w:spacing w:after="100" w:line="240" w:lineRule="auto"/>
      <w:ind w:left="0" w:firstLine="0"/>
    </w:pPr>
    <w:rPr>
      <w:rFonts w:asciiTheme="minorHAnsi" w:eastAsiaTheme="minorHAnsi" w:hAnsiTheme="minorHAnsi" w:cstheme="minorBidi"/>
      <w:color w:val="auto"/>
      <w:sz w:val="22"/>
      <w:szCs w:val="22"/>
      <w:lang w:eastAsia="en-US"/>
    </w:rPr>
  </w:style>
  <w:style w:type="paragraph" w:styleId="Revision">
    <w:name w:val="Revision"/>
    <w:hidden/>
    <w:uiPriority w:val="99"/>
    <w:semiHidden/>
    <w:rsid w:val="00D20AD5"/>
    <w:pPr>
      <w:spacing w:after="0" w:line="240" w:lineRule="auto"/>
    </w:pPr>
    <w:rPr>
      <w:rFonts w:ascii="Calibri" w:eastAsia="Calibri" w:hAnsi="Calibri" w:cs="Calibri"/>
      <w:color w:val="00000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80112">
      <w:bodyDiv w:val="1"/>
      <w:marLeft w:val="0"/>
      <w:marRight w:val="0"/>
      <w:marTop w:val="0"/>
      <w:marBottom w:val="0"/>
      <w:divBdr>
        <w:top w:val="none" w:sz="0" w:space="0" w:color="auto"/>
        <w:left w:val="none" w:sz="0" w:space="0" w:color="auto"/>
        <w:bottom w:val="none" w:sz="0" w:space="0" w:color="auto"/>
        <w:right w:val="none" w:sz="0" w:space="0" w:color="auto"/>
      </w:divBdr>
    </w:div>
    <w:div w:id="353119123">
      <w:bodyDiv w:val="1"/>
      <w:marLeft w:val="0"/>
      <w:marRight w:val="0"/>
      <w:marTop w:val="0"/>
      <w:marBottom w:val="0"/>
      <w:divBdr>
        <w:top w:val="none" w:sz="0" w:space="0" w:color="auto"/>
        <w:left w:val="none" w:sz="0" w:space="0" w:color="auto"/>
        <w:bottom w:val="none" w:sz="0" w:space="0" w:color="auto"/>
        <w:right w:val="none" w:sz="0" w:space="0" w:color="auto"/>
      </w:divBdr>
    </w:div>
    <w:div w:id="498695817">
      <w:bodyDiv w:val="1"/>
      <w:marLeft w:val="0"/>
      <w:marRight w:val="0"/>
      <w:marTop w:val="0"/>
      <w:marBottom w:val="0"/>
      <w:divBdr>
        <w:top w:val="none" w:sz="0" w:space="0" w:color="auto"/>
        <w:left w:val="none" w:sz="0" w:space="0" w:color="auto"/>
        <w:bottom w:val="none" w:sz="0" w:space="0" w:color="auto"/>
        <w:right w:val="none" w:sz="0" w:space="0" w:color="auto"/>
      </w:divBdr>
    </w:div>
    <w:div w:id="705371836">
      <w:bodyDiv w:val="1"/>
      <w:marLeft w:val="0"/>
      <w:marRight w:val="0"/>
      <w:marTop w:val="0"/>
      <w:marBottom w:val="0"/>
      <w:divBdr>
        <w:top w:val="none" w:sz="0" w:space="0" w:color="auto"/>
        <w:left w:val="none" w:sz="0" w:space="0" w:color="auto"/>
        <w:bottom w:val="none" w:sz="0" w:space="0" w:color="auto"/>
        <w:right w:val="none" w:sz="0" w:space="0" w:color="auto"/>
      </w:divBdr>
    </w:div>
    <w:div w:id="753622729">
      <w:bodyDiv w:val="1"/>
      <w:marLeft w:val="0"/>
      <w:marRight w:val="0"/>
      <w:marTop w:val="0"/>
      <w:marBottom w:val="0"/>
      <w:divBdr>
        <w:top w:val="none" w:sz="0" w:space="0" w:color="auto"/>
        <w:left w:val="none" w:sz="0" w:space="0" w:color="auto"/>
        <w:bottom w:val="none" w:sz="0" w:space="0" w:color="auto"/>
        <w:right w:val="none" w:sz="0" w:space="0" w:color="auto"/>
      </w:divBdr>
    </w:div>
    <w:div w:id="1342925899">
      <w:bodyDiv w:val="1"/>
      <w:marLeft w:val="0"/>
      <w:marRight w:val="0"/>
      <w:marTop w:val="0"/>
      <w:marBottom w:val="0"/>
      <w:divBdr>
        <w:top w:val="none" w:sz="0" w:space="0" w:color="auto"/>
        <w:left w:val="none" w:sz="0" w:space="0" w:color="auto"/>
        <w:bottom w:val="none" w:sz="0" w:space="0" w:color="auto"/>
        <w:right w:val="none" w:sz="0" w:space="0" w:color="auto"/>
      </w:divBdr>
    </w:div>
    <w:div w:id="1527711358">
      <w:bodyDiv w:val="1"/>
      <w:marLeft w:val="0"/>
      <w:marRight w:val="0"/>
      <w:marTop w:val="0"/>
      <w:marBottom w:val="0"/>
      <w:divBdr>
        <w:top w:val="none" w:sz="0" w:space="0" w:color="auto"/>
        <w:left w:val="none" w:sz="0" w:space="0" w:color="auto"/>
        <w:bottom w:val="none" w:sz="0" w:space="0" w:color="auto"/>
        <w:right w:val="none" w:sz="0" w:space="0" w:color="auto"/>
      </w:divBdr>
    </w:div>
    <w:div w:id="18442049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comments" Target="comments.xml"/><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hyperlink" Target="https://www.one2call.net/terms/" TargetMode="External"/><Relationship Id="rId25" Type="http://schemas.microsoft.com/office/2011/relationships/people" Target="people.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MS Document" ma:contentTypeID="0x010100C4EF1D7FEF5EDF44BC0AF4BBAA48277D0035F7773185D8AB49A92319B3B848E67E" ma:contentTypeVersion="10" ma:contentTypeDescription="Create a new document." ma:contentTypeScope="" ma:versionID="c94af5fb8a407d847db95f98e637bb20">
  <xsd:schema xmlns:xsd="http://www.w3.org/2001/XMLSchema" xmlns:xs="http://www.w3.org/2001/XMLSchema" xmlns:p="http://schemas.microsoft.com/office/2006/metadata/properties" xmlns:ns2="d763179c-d1b7-4a5d-a5d8-b8128ce4627c" targetNamespace="http://schemas.microsoft.com/office/2006/metadata/properties" ma:root="true" ma:fieldsID="dbd9240a67548af964ec27b65b50f4d2" ns2:_="">
    <xsd:import namespace="d763179c-d1b7-4a5d-a5d8-b8128ce4627c"/>
    <xsd:element name="properties">
      <xsd:complexType>
        <xsd:sequence>
          <xsd:element name="documentManagement">
            <xsd:complexType>
              <xsd:all>
                <xsd:element ref="ns2:ClientName" minOccurs="0"/>
                <xsd:element ref="ns2:ClientCode" minOccurs="0"/>
                <xsd:element ref="ns2:MatterName" minOccurs="0"/>
                <xsd:element ref="ns2:MatterCode" minOccurs="0"/>
                <xsd:element ref="ns2:Notes1" minOccurs="0"/>
                <xsd:element ref="ns2:_dlc_DocId" minOccurs="0"/>
                <xsd:element ref="ns2:_dlc_DocIdUrl" minOccurs="0"/>
                <xsd:element ref="ns2:_dlc_DocIdPersistId" minOccurs="0"/>
                <xsd:element ref="ns2:c0f648c22f194ccb8f65a1cc90df6d37" minOccurs="0"/>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63179c-d1b7-4a5d-a5d8-b8128ce4627c" elementFormDefault="qualified">
    <xsd:import namespace="http://schemas.microsoft.com/office/2006/documentManagement/types"/>
    <xsd:import namespace="http://schemas.microsoft.com/office/infopath/2007/PartnerControls"/>
    <xsd:element name="ClientName" ma:index="2" nillable="true" ma:displayName="ClientName" ma:default="One2Call Limited" ma:internalName="ClientName" ma:readOnly="false">
      <xsd:simpleType>
        <xsd:restriction base="dms:Text"/>
      </xsd:simpleType>
    </xsd:element>
    <xsd:element name="ClientCode" ma:index="3" nillable="true" ma:displayName="ClientCode" ma:default="5165" ma:internalName="ClientCode" ma:readOnly="false">
      <xsd:simpleType>
        <xsd:restriction base="dms:Text"/>
      </xsd:simpleType>
    </xsd:element>
    <xsd:element name="MatterName" ma:index="4" nillable="true" ma:displayName="MatterName" ma:default="Review of Terms and Conditions of Sale 2025 - One2Call Limited" ma:internalName="MatterName" ma:readOnly="false">
      <xsd:simpleType>
        <xsd:restriction base="dms:Text"/>
      </xsd:simpleType>
    </xsd:element>
    <xsd:element name="MatterCode" ma:index="5" nillable="true" ma:displayName="MatterCode" ma:default="28474" ma:internalName="MatterCode" ma:readOnly="false">
      <xsd:simpleType>
        <xsd:restriction base="dms:Text"/>
      </xsd:simpleType>
    </xsd:element>
    <xsd:element name="Notes1" ma:index="7" nillable="true" ma:displayName="Notes" ma:internalName="Notes1">
      <xsd:simpleType>
        <xsd:restriction base="dms:Note">
          <xsd:maxLength value="255"/>
        </xsd:restriction>
      </xsd:simpleType>
    </xsd:element>
    <xsd:element name="_dlc_DocId" ma:index="13" nillable="true" ma:displayName="Document ID Value" ma:description="The value of the document ID assigned to this item." ma:internalName="_dlc_DocId" ma:readOnly="true">
      <xsd:simpleType>
        <xsd:restriction base="dms:Text"/>
      </xsd:simpleType>
    </xsd:element>
    <xsd:element name="_dlc_DocIdUrl" ma:index="14"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5" nillable="true" ma:displayName="Persist ID" ma:description="Keep ID on add." ma:hidden="true" ma:internalName="_dlc_DocIdPersistId" ma:readOnly="true">
      <xsd:simpleType>
        <xsd:restriction base="dms:Boolean"/>
      </xsd:simpleType>
    </xsd:element>
    <xsd:element name="c0f648c22f194ccb8f65a1cc90df6d37" ma:index="16" nillable="true" ma:taxonomy="true" ma:internalName="c0f648c22f194ccb8f65a1cc90df6d37" ma:taxonomyFieldName="PracticeArea" ma:displayName="PracticeArea" ma:default="1;#Commercial|edecf845-62b3-4ffa-86a2-a9d6e551abf3" ma:fieldId="{c0f648c2-2f19-4ccb-8f65-a1cc90df6d37}" ma:sspId="892ce100-f48c-4d2e-967b-63d9bd68fd94" ma:termSetId="69121127-451f-46c0-a70c-da1c57ad7187" ma:anchorId="00000000-0000-0000-0000-000000000000" ma:open="false" ma:isKeyword="false">
      <xsd:complexType>
        <xsd:sequence>
          <xsd:element ref="pc:Terms" minOccurs="0" maxOccurs="1"/>
        </xsd:sequence>
      </xsd:complexType>
    </xsd:element>
    <xsd:element name="TaxCatchAll" ma:index="17" nillable="true" ma:displayName="Taxonomy Catch All Column" ma:hidden="true" ma:list="{bec845eb-1434-4b4d-bd8f-832a48643bb3}" ma:internalName="TaxCatchAll" ma:showField="CatchAllData" ma:web="02332f08-0826-4346-8631-fcbcb409d67d">
      <xsd:complexType>
        <xsd:complexContent>
          <xsd:extension base="dms:MultiChoiceLookup">
            <xsd:sequence>
              <xsd:element name="Value" type="dms:Lookup" maxOccurs="unbounded" minOccurs="0" nillable="true"/>
            </xsd:sequence>
          </xsd:extension>
        </xsd:complexContent>
      </xsd:complexType>
    </xsd:element>
    <xsd:element name="TaxCatchAllLabel" ma:index="18" nillable="true" ma:displayName="Taxonomy Catch All Column1" ma:hidden="true" ma:list="{bec845eb-1434-4b4d-bd8f-832a48643bb3}" ma:internalName="TaxCatchAllLabel" ma:readOnly="true" ma:showField="CatchAllDataLabel" ma:web="02332f08-0826-4346-8631-fcbcb409d6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SharedContentType xmlns="Microsoft.SharePoint.Taxonomy.ContentTypeSync" SourceId="892ce100-f48c-4d2e-967b-63d9bd68fd94" ContentTypeId="0x010100C4EF1D7FEF5EDF44BC0AF4BBAA48277D" PreviousValue="false" LastSyncTimeStamp="2016-09-16T16:06:33.11Z"/>
</file>

<file path=customXml/item5.xml><?xml version="1.0" encoding="utf-8"?>
<p:properties xmlns:p="http://schemas.microsoft.com/office/2006/metadata/properties" xmlns:xsi="http://www.w3.org/2001/XMLSchema-instance" xmlns:pc="http://schemas.microsoft.com/office/infopath/2007/PartnerControls">
  <documentManagement>
    <ClientName xmlns="d763179c-d1b7-4a5d-a5d8-b8128ce4627c">One2Call Limited</ClientName>
    <ClientCode xmlns="d763179c-d1b7-4a5d-a5d8-b8128ce4627c">5165</ClientCode>
    <MatterName xmlns="d763179c-d1b7-4a5d-a5d8-b8128ce4627c">Review of Terms and Conditions of Sale 2025 - One2Call Limited</MatterName>
    <MatterCode xmlns="d763179c-d1b7-4a5d-a5d8-b8128ce4627c">28474</MatterCode>
    <c0f648c22f194ccb8f65a1cc90df6d37 xmlns="d763179c-d1b7-4a5d-a5d8-b8128ce4627c">
      <Terms xmlns="http://schemas.microsoft.com/office/infopath/2007/PartnerControls">
        <TermInfo>
          <TermName>Commercial</TermName>
          <TermId>edecf845-62b3-4ffa-86a2-a9d6e551abf3</TermId>
        </TermInfo>
      </Terms>
    </c0f648c22f194ccb8f65a1cc90df6d37>
    <Notes1 xmlns="d763179c-d1b7-4a5d-a5d8-b8128ce4627c" xmlns:ns1="http://www.w3.org/2001/XMLSchema-instance" ns1:nil="true"/>
    <TaxCatchAll xmlns="d763179c-d1b7-4a5d-a5d8-b8128ce4627c">
      <Value>1</Value>
    </TaxCatchAll>
    <_dlc_DocId xmlns="d763179c-d1b7-4a5d-a5d8-b8128ce4627c">5165-1903107924-84</_dlc_DocId>
    <_dlc_DocIdUrl xmlns="d763179c-d1b7-4a5d-a5d8-b8128ce4627c">
      <Url>https://inhousesolicitors004.sharepoint.com/sites/5165/28474/_layouts/15/DocIdRedir.aspx?ID=5165-1903107924-84</Url>
      <Description>5165-1903107924-84</Description>
    </_dlc_DocIdUrl>
  </documentManagement>
</p:properties>
</file>

<file path=customXml/itemProps1.xml><?xml version="1.0" encoding="utf-8"?>
<ds:datastoreItem xmlns:ds="http://schemas.openxmlformats.org/officeDocument/2006/customXml" ds:itemID="{A5BC255D-184A-4F20-8250-F1CC194ED8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63179c-d1b7-4a5d-a5d8-b8128ce462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D20E58-3B0B-4220-9935-26521CD74A43}">
  <ds:schemaRefs>
    <ds:schemaRef ds:uri="http://schemas.microsoft.com/sharepoint/v3/contenttype/forms"/>
  </ds:schemaRefs>
</ds:datastoreItem>
</file>

<file path=customXml/itemProps3.xml><?xml version="1.0" encoding="utf-8"?>
<ds:datastoreItem xmlns:ds="http://schemas.openxmlformats.org/officeDocument/2006/customXml" ds:itemID="{EEBC9417-62EB-463F-B11E-2D5685D64C69}">
  <ds:schemaRefs>
    <ds:schemaRef ds:uri="http://schemas.microsoft.com/sharepoint/events"/>
  </ds:schemaRefs>
</ds:datastoreItem>
</file>

<file path=customXml/itemProps4.xml><?xml version="1.0" encoding="utf-8"?>
<ds:datastoreItem xmlns:ds="http://schemas.openxmlformats.org/officeDocument/2006/customXml" ds:itemID="{1E0F98B1-0DC0-4BB5-A492-830DF7799D90}">
  <ds:schemaRefs>
    <ds:schemaRef ds:uri="Microsoft.SharePoint.Taxonomy.ContentTypeSync"/>
  </ds:schemaRefs>
</ds:datastoreItem>
</file>

<file path=customXml/itemProps5.xml><?xml version="1.0" encoding="utf-8"?>
<ds:datastoreItem xmlns:ds="http://schemas.openxmlformats.org/officeDocument/2006/customXml" ds:itemID="{68BCC00C-2450-499B-82A9-CF2E0C7F9409}">
  <ds:schemaRefs>
    <ds:schemaRef ds:uri="http://schemas.microsoft.com/office/2006/metadata/properties"/>
    <ds:schemaRef ds:uri="http://schemas.microsoft.com/office/infopath/2007/PartnerControls"/>
    <ds:schemaRef ds:uri="d763179c-d1b7-4a5d-a5d8-b8128ce4627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10090</Words>
  <Characters>57515</Characters>
  <Application>Microsoft Office Word</Application>
  <DocSecurity>0</DocSecurity>
  <Lines>479</Lines>
  <Paragraphs>134</Paragraphs>
  <ScaleCrop>false</ScaleCrop>
  <HeadingPairs>
    <vt:vector size="2" baseType="variant">
      <vt:variant>
        <vt:lpstr>Title</vt:lpstr>
      </vt:variant>
      <vt:variant>
        <vt:i4>1</vt:i4>
      </vt:variant>
    </vt:vector>
  </HeadingPairs>
  <TitlesOfParts>
    <vt:vector size="1" baseType="lpstr">
      <vt:lpstr/>
    </vt:vector>
  </TitlesOfParts>
  <Company>Harper James Solicitors</Company>
  <LinksUpToDate>false</LinksUpToDate>
  <CharactersWithSpaces>67471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Sant</dc:creator>
  <cp:keywords/>
  <cp:lastModifiedBy>David Sant</cp:lastModifiedBy>
  <cp:revision>3</cp:revision>
  <dcterms:created xsi:type="dcterms:W3CDTF">2025-12-09T16:30:00Z</dcterms:created>
  <dcterms:modified xsi:type="dcterms:W3CDTF">2025-12-10T09:11:00Z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0x010100C4EF1D7FEF5EDF44BC0AF4BBAA48277D0035F7773185D8AB49A92319B3B848E67E</vt:lpwstr>
  </property>
  <property fmtid="{D5CDD505-2E9C-101B-9397-08002B2CF9AE}" pid="3" name="ContentType">
    <vt:lpwstr>DMS Document</vt:lpwstr>
  </property>
  <property fmtid="{D5CDD505-2E9C-101B-9397-08002B2CF9AE}" pid="4" name="Title">
    <vt:lpwstr/>
  </property>
  <property fmtid="{D5CDD505-2E9C-101B-9397-08002B2CF9AE}" pid="5" name="ClientName">
    <vt:lpwstr>One2Call Limited</vt:lpwstr>
  </property>
  <property fmtid="{D5CDD505-2E9C-101B-9397-08002B2CF9AE}" pid="6" name="ClientCode">
    <vt:lpwstr>5165</vt:lpwstr>
  </property>
  <property fmtid="{D5CDD505-2E9C-101B-9397-08002B2CF9AE}" pid="7" name="MatterName">
    <vt:lpwstr>Review of Terms and Conditions of Sale 2025 - One2Call Limited</vt:lpwstr>
  </property>
  <property fmtid="{D5CDD505-2E9C-101B-9397-08002B2CF9AE}" pid="8" name="MatterCode">
    <vt:lpwstr>28474</vt:lpwstr>
  </property>
  <property fmtid="{D5CDD505-2E9C-101B-9397-08002B2CF9AE}" pid="9" name="c0f648c22f194ccb8f65a1cc90df6d37">
    <vt:lpwstr>Commercial|edecf845-62b3-4ffa-86a2-a9d6e551abf3</vt:lpwstr>
  </property>
  <property fmtid="{D5CDD505-2E9C-101B-9397-08002B2CF9AE}" pid="10" name="Notes1">
    <vt:lpwstr/>
  </property>
  <property fmtid="{D5CDD505-2E9C-101B-9397-08002B2CF9AE}" pid="11" name="Created">
    <vt:lpwstr>2025-08-12T23:02:00+00:00</vt:lpwstr>
  </property>
  <property fmtid="{D5CDD505-2E9C-101B-9397-08002B2CF9AE}" pid="12" name="Modified">
    <vt:lpwstr>2025-08-12T23:31:00+00:00</vt:lpwstr>
  </property>
  <property fmtid="{D5CDD505-2E9C-101B-9397-08002B2CF9AE}" pid="13" name="_dlc_DocIdItemGuid">
    <vt:lpwstr>b2fa2d48-438f-4caf-8e20-61ee94a18daf</vt:lpwstr>
  </property>
  <property fmtid="{D5CDD505-2E9C-101B-9397-08002B2CF9AE}" pid="14" name="PracticeArea">
    <vt:lpwstr>1;#Commercial|edecf845-62b3-4ffa-86a2-a9d6e551abf3</vt:lpwstr>
  </property>
</Properties>
</file>