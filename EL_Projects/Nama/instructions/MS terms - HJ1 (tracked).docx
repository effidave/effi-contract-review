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5B71E" w14:textId="77777777" w:rsidR="008F09AA" w:rsidRDefault="00000000" w:rsidP="00716A6B">
      <w:pPr>
        <w:pStyle w:val="Heading1"/>
      </w:pPr>
      <w:r>
        <w:t xml:space="preserve">TERMS AND </w:t>
      </w:r>
      <w:r w:rsidRPr="00716A6B">
        <w:t>CONDITIONS</w:t>
      </w:r>
    </w:p>
    <w:p w14:paraId="121EBC37" w14:textId="77777777" w:rsidR="008F09AA" w:rsidRDefault="00000000">
      <w:r w:rsidRPr="00B77291">
        <w:rPr>
          <w:i/>
        </w:rPr>
        <w:t>Last Updated: 19 November 2025</w:t>
      </w:r>
    </w:p>
    <w:p w14:paraId="402733F1" w14:textId="77777777" w:rsidR="008F09AA" w:rsidRDefault="00000000">
      <w:pPr>
        <w:pStyle w:val="Heading2"/>
      </w:pPr>
      <w:r>
        <w:t>1. INFORMATION ABOUT US</w:t>
      </w:r>
    </w:p>
    <w:p w14:paraId="3B00739A" w14:textId="77777777" w:rsidR="008F09AA" w:rsidRDefault="00000000">
      <w:r w:rsidRPr="00B77291">
        <w:rPr>
          <w:b/>
        </w:rPr>
        <w:t>1.1 Who we are</w:t>
      </w:r>
    </w:p>
    <w:p w14:paraId="1B5FA6A0" w14:textId="77777777" w:rsidR="008F09AA" w:rsidRDefault="00000000">
      <w:r>
        <w:t>We are Nama Economics Limited trading as Masri Strategy ("we", "us", or "our").</w:t>
      </w:r>
    </w:p>
    <w:p w14:paraId="3F880D22" w14:textId="77777777" w:rsidR="008F09AA" w:rsidRDefault="00000000">
      <w:r w:rsidRPr="00B77291">
        <w:rPr>
          <w:b/>
        </w:rPr>
        <w:t>1.2 Company details</w:t>
      </w:r>
    </w:p>
    <w:p w14:paraId="616CB65A" w14:textId="77777777" w:rsidR="008F09AA" w:rsidRDefault="00000000">
      <w:r>
        <w:t>We are a company registered in England and Wales. Our company registration number is 16537710 and our registered office is at 71-75 Shelton Street, Covent Garden, London, WC2H 9JQ.</w:t>
      </w:r>
      <w:bookmarkStart w:id="0" w:name="OpenAt"/>
      <w:bookmarkEnd w:id="0"/>
    </w:p>
    <w:p w14:paraId="229C9535" w14:textId="77777777" w:rsidR="008F09AA" w:rsidRDefault="00000000">
      <w:r w:rsidRPr="00B77291">
        <w:rPr>
          <w:b/>
        </w:rPr>
        <w:t>1.3 Contact</w:t>
      </w:r>
    </w:p>
    <w:p w14:paraId="6C14C50E" w14:textId="77777777" w:rsidR="008F09AA" w:rsidRDefault="00000000">
      <w:r>
        <w:t>You can contact us by email at muath@masristrategy.com.</w:t>
      </w:r>
    </w:p>
    <w:p w14:paraId="73D889C4" w14:textId="77777777" w:rsidR="008F09AA" w:rsidRDefault="00000000">
      <w:pPr>
        <w:pStyle w:val="Heading2"/>
      </w:pPr>
      <w:r>
        <w:t>2. OUR CONTRACT WITH YOU</w:t>
      </w:r>
    </w:p>
    <w:p w14:paraId="552A22C2" w14:textId="77777777" w:rsidR="008F09AA" w:rsidRDefault="00000000">
      <w:r w:rsidRPr="00B77291">
        <w:rPr>
          <w:b/>
        </w:rPr>
        <w:t>2.1 The Services</w:t>
      </w:r>
    </w:p>
    <w:p w14:paraId="4C843E5F" w14:textId="77777777" w:rsidR="008F09AA" w:rsidRDefault="00000000">
      <w:r>
        <w:t>We provide career coaching services which may include digital content (e.g., pre-recorded courses), 1-to-1 coaching sessions, and document reviews (collectively the "Services").</w:t>
      </w:r>
    </w:p>
    <w:p w14:paraId="0859B0CF" w14:textId="77777777" w:rsidR="008F09AA" w:rsidRDefault="00000000">
      <w:r w:rsidRPr="00B77291">
        <w:rPr>
          <w:b/>
        </w:rPr>
        <w:t>2.2 Acceptance</w:t>
      </w:r>
    </w:p>
    <w:p w14:paraId="73E0B70F" w14:textId="77777777" w:rsidR="008F09AA" w:rsidRDefault="00000000">
      <w:r>
        <w:t>Our acceptance of your order takes place when we email you to accept it or grant you access to the Services, at which point a contract will come into existence between you and us.</w:t>
      </w:r>
    </w:p>
    <w:p w14:paraId="0EDBADB1" w14:textId="77777777" w:rsidR="008F09AA" w:rsidRDefault="00000000">
      <w:r w:rsidRPr="00B77291">
        <w:rPr>
          <w:b/>
        </w:rPr>
        <w:t>2.3 Age Restriction</w:t>
      </w:r>
    </w:p>
    <w:p w14:paraId="1CA320DE" w14:textId="77777777" w:rsidR="008F09AA" w:rsidRDefault="00000000">
      <w:r>
        <w:t>You must be at least 18 years old to purchase our Services.</w:t>
      </w:r>
    </w:p>
    <w:p w14:paraId="393095A7" w14:textId="77777777" w:rsidR="008F09AA" w:rsidRDefault="00000000">
      <w:r w:rsidRPr="00B77291">
        <w:rPr>
          <w:b/>
        </w:rPr>
        <w:t>2.4 Use of Technology</w:t>
      </w:r>
    </w:p>
    <w:p w14:paraId="17E9F991" w14:textId="4E13B5CF" w:rsidR="008F09AA" w:rsidRDefault="00000000">
      <w:commentRangeStart w:id="1"/>
      <w:r>
        <w:t>You acknowledge that we may use technology, including Artificial Intelligence (AI) tools, to assist in analyzing your documents and preparing feedback. However, all Services are overseen by a human coach, and we remain fully responsible for the quality and accuracy of the advice provided.</w:t>
      </w:r>
      <w:commentRangeEnd w:id="1"/>
      <w:r>
        <w:commentReference w:id="1"/>
      </w:r>
    </w:p>
    <w:p w14:paraId="0617F79C" w14:textId="77777777" w:rsidR="008F09AA" w:rsidRDefault="00000000">
      <w:pPr>
        <w:pStyle w:val="Heading2"/>
      </w:pPr>
      <w:r>
        <w:t>3. DIGITAL CONTENT (THE "DIGITAL COURSE")</w:t>
      </w:r>
    </w:p>
    <w:p w14:paraId="6082DD88" w14:textId="77777777" w:rsidR="008F09AA" w:rsidRDefault="00000000">
      <w:r w:rsidRPr="00B77291">
        <w:rPr>
          <w:b/>
        </w:rPr>
        <w:t>3.1 Access</w:t>
      </w:r>
    </w:p>
    <w:p w14:paraId="17799DA6" w14:textId="77777777" w:rsidR="008F09AA" w:rsidRDefault="00000000">
      <w:r>
        <w:t>Upon purchase of the Digital Course, you will receive access via a link or login. Access is granted for the period specified on our website (or 6 months if not specified).</w:t>
      </w:r>
    </w:p>
    <w:p w14:paraId="2FA1AAB8" w14:textId="77777777" w:rsidR="008F09AA" w:rsidRDefault="00000000">
      <w:r w:rsidRPr="00B77291">
        <w:rPr>
          <w:b/>
        </w:rPr>
        <w:t>3.2 No Right to Cancel (Waiver)</w:t>
      </w:r>
    </w:p>
    <w:p w14:paraId="681F1E45" w14:textId="6215B299" w:rsidR="008F09AA" w:rsidRDefault="00000000">
      <w:commentRangeStart w:id="2"/>
      <w:r>
        <w:lastRenderedPageBreak/>
        <w:t xml:space="preserve">By purchasing digital content (such as the Digital Course), you expressly request immediate access. </w:t>
      </w:r>
      <w:commentRangeEnd w:id="2"/>
      <w:r w:rsidR="00A75958">
        <w:rPr>
          <w:rStyle w:val="CommentReference"/>
        </w:rPr>
        <w:commentReference w:id="2"/>
      </w:r>
      <w:r>
        <w:t>You acknowledge that by accessing or downloading the content within 14 days of purchase, you lose your statutory right to cancel this contract under the Consumer Contracts Regulations 2013.</w:t>
      </w:r>
    </w:p>
    <w:p w14:paraId="0CD93D92" w14:textId="77777777" w:rsidR="008F09AA" w:rsidRDefault="00000000">
      <w:r w:rsidRPr="00B77291">
        <w:rPr>
          <w:b/>
        </w:rPr>
        <w:t>3.3 License</w:t>
      </w:r>
    </w:p>
    <w:p w14:paraId="0C5568FA" w14:textId="5BD6CCF4" w:rsidR="005450F4" w:rsidRDefault="00000000">
      <w:r>
        <w:t>We grant you a limited, non-exclusive, non-transferable license to use the digital content for your personal, non-commercial career development. You must not share your login details</w:t>
      </w:r>
      <w:ins w:id="3" w:author="David Sant" w:date="2025-12-08T14:33:00Z" w16du:dateUtc="2025-12-08T14:33:00Z">
        <w:r w:rsidR="005450F4">
          <w:t xml:space="preserve"> or </w:t>
        </w:r>
        <w:r w:rsidR="005450F4" w:rsidRPr="005450F4">
          <w:t xml:space="preserve">allow others to access the </w:t>
        </w:r>
        <w:r w:rsidR="005450F4">
          <w:t>digital content by any means</w:t>
        </w:r>
      </w:ins>
      <w:r>
        <w:t>.</w:t>
      </w:r>
    </w:p>
    <w:p w14:paraId="1736409D" w14:textId="77777777" w:rsidR="008F09AA" w:rsidRDefault="00000000">
      <w:pPr>
        <w:pStyle w:val="Heading2"/>
      </w:pPr>
      <w:r>
        <w:t>4. 1-TO-1 COACHING &amp; PACKAGES</w:t>
      </w:r>
    </w:p>
    <w:p w14:paraId="175996C3" w14:textId="77777777" w:rsidR="008F09AA" w:rsidRDefault="00000000">
      <w:r w:rsidRPr="00B77291">
        <w:rPr>
          <w:b/>
        </w:rPr>
        <w:t>4.1 Scheduling</w:t>
      </w:r>
    </w:p>
    <w:p w14:paraId="62F97481" w14:textId="77777777" w:rsidR="008F09AA" w:rsidRDefault="00000000">
      <w:r>
        <w:t>Coaching sessions are scheduled by mutual agreement between you and the coach.</w:t>
      </w:r>
    </w:p>
    <w:p w14:paraId="16F76583" w14:textId="77777777" w:rsidR="008F09AA" w:rsidRDefault="00000000">
      <w:r w:rsidRPr="00B77291">
        <w:rPr>
          <w:b/>
        </w:rPr>
        <w:t>4.2 Cancellation by You (Lateness/No-Show)</w:t>
      </w:r>
    </w:p>
    <w:p w14:paraId="2BFE149A" w14:textId="1C7509C5" w:rsidR="008F09AA" w:rsidRDefault="00000000">
      <w:r>
        <w:t>(a) If you need to cancel or reschedule a session, you must provide at least 24 hours' notice.</w:t>
      </w:r>
      <w:r>
        <w:br/>
      </w:r>
      <w:r>
        <w:br/>
      </w:r>
      <w:commentRangeStart w:id="4"/>
      <w:r>
        <w:t>(b) Sessions cancelled with less than 24 hours' notice, or where you fail to attend, will be forfeited and no refund will be provided.</w:t>
      </w:r>
      <w:commentRangeEnd w:id="4"/>
      <w:r w:rsidR="00A75958">
        <w:rPr>
          <w:rStyle w:val="CommentReference"/>
        </w:rPr>
        <w:commentReference w:id="4"/>
      </w:r>
    </w:p>
    <w:p w14:paraId="4D6932C2" w14:textId="77777777" w:rsidR="008F09AA" w:rsidRDefault="00000000">
      <w:r w:rsidRPr="00B77291">
        <w:rPr>
          <w:b/>
        </w:rPr>
        <w:t>4.3 Package Expiry</w:t>
      </w:r>
    </w:p>
    <w:p w14:paraId="57CD1C02" w14:textId="77777777" w:rsidR="008F09AA" w:rsidRDefault="00000000">
      <w:r>
        <w:t>Unless otherwise agreed in writing, all coaching sessions within a package must be used within 6 months of the purchase date. Unused sessions after this time are forfeited.</w:t>
      </w:r>
    </w:p>
    <w:p w14:paraId="72B86944" w14:textId="77777777" w:rsidR="008F09AA" w:rsidRDefault="00000000">
      <w:r w:rsidRPr="00B77291">
        <w:rPr>
          <w:b/>
        </w:rPr>
        <w:t>4.4 Support</w:t>
      </w:r>
    </w:p>
    <w:p w14:paraId="27AB4F2A" w14:textId="379498F1" w:rsidR="008F09AA" w:rsidRDefault="00000000">
      <w:r>
        <w:t>Where a package includes text/messaging support (e.g., WhatsApp), this is provided on a "reasonable use" basis during our standard UK business hours (9am-5pm, Monday to Friday excluding bank holidays). We reserve the right to limit support if usage becomes excessive or abusive.</w:t>
      </w:r>
    </w:p>
    <w:p w14:paraId="7208C2AA" w14:textId="77777777" w:rsidR="008F09AA" w:rsidRDefault="00000000">
      <w:pPr>
        <w:pStyle w:val="Heading2"/>
      </w:pPr>
      <w:r>
        <w:t>5. PRICE AND PAYMENT</w:t>
      </w:r>
    </w:p>
    <w:p w14:paraId="5520EDBD" w14:textId="77777777" w:rsidR="008F09AA" w:rsidRDefault="00000000">
      <w:r w:rsidRPr="00B77291">
        <w:rPr>
          <w:b/>
        </w:rPr>
        <w:t>5.1 Fees</w:t>
      </w:r>
    </w:p>
    <w:p w14:paraId="6B4D60C5" w14:textId="77777777" w:rsidR="008F09AA" w:rsidRDefault="00000000">
      <w:r>
        <w:t>The fees for the Services are as displayed on our website at the time you place your order.</w:t>
      </w:r>
    </w:p>
    <w:p w14:paraId="1286621A" w14:textId="77777777" w:rsidR="008F09AA" w:rsidRDefault="00000000">
      <w:r w:rsidRPr="00B77291">
        <w:rPr>
          <w:b/>
        </w:rPr>
        <w:t>5.2 Payment Methods</w:t>
      </w:r>
    </w:p>
    <w:p w14:paraId="486E2EBA" w14:textId="77777777" w:rsidR="008F09AA" w:rsidRDefault="00000000">
      <w:r>
        <w:t>We accept payment via the methods displayed on our checkout page (e.g., Stripe, Wise, or Bank Transfer).</w:t>
      </w:r>
    </w:p>
    <w:p w14:paraId="460360A6" w14:textId="77777777" w:rsidR="008F09AA" w:rsidRDefault="00000000">
      <w:r w:rsidRPr="00B77291">
        <w:rPr>
          <w:b/>
        </w:rPr>
        <w:t>5.3 Installments</w:t>
      </w:r>
    </w:p>
    <w:p w14:paraId="0A9F9A4C" w14:textId="77777777" w:rsidR="008F09AA" w:rsidRDefault="00000000">
      <w:r>
        <w:t>If we agree to an installment plan for high-ticket packages, you agree to pay all installments on the due dates specified. Failure to pay an installment may result in the immediate suspension of Services and the full remaining balance becoming due.</w:t>
      </w:r>
    </w:p>
    <w:p w14:paraId="27EF0EDB" w14:textId="77777777" w:rsidR="008F09AA" w:rsidRDefault="00000000">
      <w:pPr>
        <w:pStyle w:val="Heading2"/>
      </w:pPr>
      <w:r>
        <w:lastRenderedPageBreak/>
        <w:t>6. REFUNDS AND CANCELLATION RIGHTS</w:t>
      </w:r>
    </w:p>
    <w:p w14:paraId="1919B8B5" w14:textId="77777777" w:rsidR="008F09AA" w:rsidRDefault="00000000">
      <w:r w:rsidRPr="00B77291">
        <w:rPr>
          <w:b/>
        </w:rPr>
        <w:t>6.1 Digital Content</w:t>
      </w:r>
    </w:p>
    <w:p w14:paraId="0ACFC6BB" w14:textId="77777777" w:rsidR="008F09AA" w:rsidRDefault="00000000">
      <w:r>
        <w:t>As per clause 3.2, purely digital products are non-refundable once access has been granted.</w:t>
      </w:r>
    </w:p>
    <w:p w14:paraId="6007B8A4" w14:textId="77777777" w:rsidR="008F09AA" w:rsidRDefault="00000000">
      <w:r w:rsidRPr="00B77291">
        <w:rPr>
          <w:b/>
        </w:rPr>
        <w:t>6.2 Services (Coaching/Reviews)</w:t>
      </w:r>
    </w:p>
    <w:p w14:paraId="23435B13" w14:textId="2B50834B" w:rsidR="008F09AA" w:rsidRDefault="00000000">
      <w:r>
        <w:t>(a) Statutory Right. You have 14 days from the date of purchase to change your mind. However, if you request us to provide Services (e.g., review a CV or hold a call) during this period, you must pay for the Services provided up to the time of cancellation.</w:t>
      </w:r>
      <w:r>
        <w:br/>
      </w:r>
      <w:r>
        <w:br/>
        <w:t>(b</w:t>
      </w:r>
      <w:r>
        <w:t>) Our Policy. Beyond the statutory period, we offer refunds on 1-to-1 coaching as follows:</w:t>
      </w:r>
      <w:r>
        <w:br/>
        <w:t>(</w:t>
      </w:r>
      <w:proofErr w:type="spellStart"/>
      <w:r>
        <w:t>i</w:t>
      </w:r>
      <w:proofErr w:type="spellEnd"/>
      <w:r>
        <w:t>) Before the first session/review: Full refund.</w:t>
      </w:r>
      <w:r>
        <w:br/>
        <w:t xml:space="preserve">(ii) After services have commenced: A pro-rata refund will be issued based on the proportion of the package used, minus any administrative </w:t>
      </w:r>
      <w:r>
        <w:t>fees.</w:t>
      </w:r>
    </w:p>
    <w:p w14:paraId="6A09A62A" w14:textId="77777777" w:rsidR="008F09AA" w:rsidRDefault="00000000">
      <w:pPr>
        <w:pStyle w:val="Heading2"/>
      </w:pPr>
      <w:r>
        <w:t>7. INTELLECTUAL PROPERTY</w:t>
      </w:r>
    </w:p>
    <w:p w14:paraId="0F38974A" w14:textId="77777777" w:rsidR="008F09AA" w:rsidRDefault="00000000">
      <w:r w:rsidRPr="00B77291">
        <w:rPr>
          <w:b/>
        </w:rPr>
        <w:t>7.1 Ownership</w:t>
      </w:r>
    </w:p>
    <w:p w14:paraId="0910B94B" w14:textId="77777777" w:rsidR="008F09AA" w:rsidRDefault="00000000">
      <w:r>
        <w:t>We own all intellectual property rights in the Services, including the "Asymmetric Information" guide, course videos, worksheets, website copy, and our logo. These materials are owned by Nama Economics Limited.</w:t>
      </w:r>
    </w:p>
    <w:p w14:paraId="61A129B1" w14:textId="77777777" w:rsidR="008F09AA" w:rsidRDefault="00000000">
      <w:r w:rsidRPr="00B77291">
        <w:rPr>
          <w:b/>
        </w:rPr>
        <w:t>7.2 Restrictions</w:t>
      </w:r>
    </w:p>
    <w:p w14:paraId="7EC95505" w14:textId="77777777" w:rsidR="008F09AA" w:rsidRDefault="00000000">
      <w:r>
        <w:t>You may not copy, distribute, sell, or share any of our materials with third parties without our prior written consent.</w:t>
      </w:r>
    </w:p>
    <w:p w14:paraId="0CCFAC56" w14:textId="77777777" w:rsidR="008F09AA" w:rsidRDefault="00000000">
      <w:pPr>
        <w:pStyle w:val="Heading2"/>
      </w:pPr>
      <w:r>
        <w:t>8. DISCLAIMER AND LIABILITY – PLEASE READ CAREFULLY</w:t>
      </w:r>
    </w:p>
    <w:p w14:paraId="16131B1D" w14:textId="77777777" w:rsidR="008F09AA" w:rsidRDefault="00000000">
      <w:r w:rsidRPr="00B77291">
        <w:rPr>
          <w:b/>
        </w:rPr>
        <w:t>8.1 No Guarantee of Employment</w:t>
      </w:r>
    </w:p>
    <w:p w14:paraId="7603E007" w14:textId="77777777" w:rsidR="008F09AA" w:rsidRDefault="00000000">
      <w:r>
        <w:t>Our Services are educational and advisory. We make no guarantees, promises, or warranties regarding employment success, interview invitations, or job offers. The outcome of your applications depends on your own effort and market conditions.</w:t>
      </w:r>
    </w:p>
    <w:p w14:paraId="0DB66B1A" w14:textId="77777777" w:rsidR="008F09AA" w:rsidRDefault="00000000">
      <w:r w:rsidRPr="00B77291">
        <w:rPr>
          <w:b/>
        </w:rPr>
        <w:t>8.2 Confidentiality of Past Employers</w:t>
      </w:r>
    </w:p>
    <w:p w14:paraId="2A376FFB" w14:textId="77777777" w:rsidR="008F09AA" w:rsidRDefault="00000000">
      <w:r>
        <w:t>You acknowledge that our coach is under no obligation to, and will not, disclose confidential trade secrets or proprietary information belonging to their previous employers.</w:t>
      </w:r>
    </w:p>
    <w:p w14:paraId="2BCFB81E" w14:textId="77777777" w:rsidR="008F09AA" w:rsidRDefault="00000000">
      <w:r w:rsidRPr="00B77291">
        <w:rPr>
          <w:b/>
        </w:rPr>
        <w:t>8.3 Limitation</w:t>
      </w:r>
    </w:p>
    <w:p w14:paraId="5AD718C2" w14:textId="7D764366" w:rsidR="008F09AA" w:rsidRDefault="00000000">
      <w:pPr>
        <w:rPr>
          <w:ins w:id="5" w:author="David Sant" w:date="2025-12-08T14:35:00Z" w16du:dateUtc="2025-12-08T14:35:00Z"/>
        </w:rPr>
      </w:pPr>
      <w:r>
        <w:t>We are not liable for business losses. We only supply the Services for domestic and private use. Our total liability to you shall not exceed the total amount paid by you for the Services.</w:t>
      </w:r>
    </w:p>
    <w:p w14:paraId="2CBDD56E" w14:textId="11553AC3" w:rsidR="00BA06D3" w:rsidRDefault="00BA06D3">
      <w:commentRangeStart w:id="6"/>
      <w:ins w:id="7" w:author="David Sant" w:date="2025-12-08T14:35:00Z">
        <w:r w:rsidRPr="00BA06D3">
          <w:t xml:space="preserve">Nothing </w:t>
        </w:r>
      </w:ins>
      <w:commentRangeEnd w:id="6"/>
      <w:ins w:id="8" w:author="David Sant" w:date="2025-12-08T14:36:00Z" w16du:dateUtc="2025-12-08T14:36:00Z">
        <w:r>
          <w:rPr>
            <w:rStyle w:val="CommentReference"/>
          </w:rPr>
          <w:commentReference w:id="6"/>
        </w:r>
      </w:ins>
      <w:ins w:id="9" w:author="David Sant" w:date="2025-12-08T14:35:00Z">
        <w:r w:rsidRPr="00BA06D3">
          <w:t>in these terms excludes or limits our liability for: (a) death or personal injury caused by our negligence; (b) fraud or fraudulent misrepresentation; or (c) any other liability that cannot be excluded or limited by law.</w:t>
        </w:r>
      </w:ins>
    </w:p>
    <w:p w14:paraId="08DDBDB8" w14:textId="77777777" w:rsidR="008F09AA" w:rsidRDefault="00000000">
      <w:pPr>
        <w:pStyle w:val="Heading2"/>
      </w:pPr>
      <w:r>
        <w:lastRenderedPageBreak/>
        <w:t>9. PERSONAL DATA</w:t>
      </w:r>
    </w:p>
    <w:p w14:paraId="3DC3FD42" w14:textId="77777777" w:rsidR="008F09AA" w:rsidRDefault="00000000">
      <w:r>
        <w:t>We will use your personal information as set out in our Privacy Policy.</w:t>
      </w:r>
    </w:p>
    <w:p w14:paraId="22D79669" w14:textId="77777777" w:rsidR="008F09AA" w:rsidRDefault="00000000">
      <w:pPr>
        <w:pStyle w:val="Heading2"/>
      </w:pPr>
      <w:r>
        <w:t>10. GOVERNING LAW</w:t>
      </w:r>
    </w:p>
    <w:p w14:paraId="43B1EDEC" w14:textId="77777777" w:rsidR="008F09AA" w:rsidRDefault="00000000">
      <w:r>
        <w:t>These terms are governed by English law and you can bring legal proceedings in the English courts.</w:t>
      </w:r>
    </w:p>
    <w:p w14:paraId="1C013DEB" w14:textId="77777777" w:rsidR="008F09AA" w:rsidRDefault="00000000">
      <w:pPr>
        <w:pStyle w:val="Heading2"/>
      </w:pPr>
      <w:commentRangeStart w:id="10"/>
      <w:r>
        <w:t>11. CHANGES TO THESE TERMS</w:t>
      </w:r>
      <w:commentRangeEnd w:id="10"/>
      <w:r w:rsidR="00BA06D3">
        <w:rPr>
          <w:rStyle w:val="CommentReference"/>
          <w:rFonts w:ascii="Calibri" w:eastAsiaTheme="minorEastAsia" w:hAnsi="Calibri" w:cstheme="minorBidi"/>
          <w:b w:val="0"/>
          <w:bCs w:val="0"/>
          <w:color w:val="auto"/>
        </w:rPr>
        <w:commentReference w:id="10"/>
      </w:r>
    </w:p>
    <w:p w14:paraId="76B12946" w14:textId="1FE3D62A" w:rsidR="008F09AA" w:rsidRDefault="00000000">
      <w:r>
        <w:t>We may update these terms from time to time to reflect changes in our services or the law. The terms applicable to your order will be those in force at the time you made your purchase.</w:t>
      </w:r>
    </w:p>
    <w:sectPr w:rsidR="008F09AA"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vid Sant" w:date="2025-12-08T14:07:00Z" w:initials="DS">
    <w:p w14:paraId="65329F49" w14:textId="5B5078BF" w:rsidR="00DF01D4" w:rsidRDefault="00000000" w:rsidP="00DF01D4">
      <w:pPr>
        <w:pStyle w:val="CommentText"/>
      </w:pPr>
      <w:r>
        <w:annotationRef/>
      </w:r>
      <w:r w:rsidR="00DF01D4">
        <w:t>Good. This clearly states human oversight of all AI-assisted services, which is compliant with GDPR Article 22 (automated decision-making). Consistent with Privacy Policy.</w:t>
      </w:r>
    </w:p>
  </w:comment>
  <w:comment w:id="2" w:author="David Sant" w:date="2025-12-08T14:23:00Z" w:initials="DS">
    <w:p w14:paraId="0880FBFD" w14:textId="77777777" w:rsidR="00A75958" w:rsidRDefault="00A75958" w:rsidP="00A75958">
      <w:pPr>
        <w:pStyle w:val="CommentText"/>
      </w:pPr>
      <w:r>
        <w:rPr>
          <w:rStyle w:val="CommentReference"/>
        </w:rPr>
        <w:annotationRef/>
      </w:r>
      <w:r>
        <w:t xml:space="preserve">N.b. this doesn’t actually work.  </w:t>
      </w:r>
      <w:r>
        <w:rPr>
          <w:color w:val="1F1F1F"/>
          <w:highlight w:val="white"/>
        </w:rPr>
        <w:t>The </w:t>
      </w:r>
      <w:hyperlink r:id="rId1" w:history="1">
        <w:r w:rsidRPr="00D667FA">
          <w:rPr>
            <w:rStyle w:val="Hyperlink"/>
            <w:i/>
            <w:iCs/>
            <w:highlight w:val="white"/>
          </w:rPr>
          <w:t>Commission CRD Guidance</w:t>
        </w:r>
      </w:hyperlink>
      <w:r>
        <w:rPr>
          <w:color w:val="1F1F1F"/>
          <w:highlight w:val="white"/>
        </w:rPr>
        <w:t> confirms that the consent must involve some positive action by the consumer, such as ticking a box on the website. Use of a pre-ticked box or consent in the terms and conditions will not be sufficient.</w:t>
      </w:r>
    </w:p>
    <w:p w14:paraId="574FDC7F" w14:textId="77777777" w:rsidR="00A75958" w:rsidRDefault="00A75958" w:rsidP="00A75958">
      <w:pPr>
        <w:pStyle w:val="CommentText"/>
      </w:pPr>
    </w:p>
    <w:p w14:paraId="2DCAC7D5" w14:textId="77777777" w:rsidR="00A75958" w:rsidRDefault="00A75958" w:rsidP="00A75958">
      <w:pPr>
        <w:pStyle w:val="CommentText"/>
      </w:pPr>
      <w:r>
        <w:t xml:space="preserve">This may be low risk, but if you are concerned, this is a safe form of wording for you to use (and you should record the consent): </w:t>
      </w:r>
    </w:p>
    <w:p w14:paraId="57610C19" w14:textId="77777777" w:rsidR="00A75958" w:rsidRDefault="00A75958" w:rsidP="00A75958">
      <w:pPr>
        <w:pStyle w:val="CommentText"/>
      </w:pPr>
    </w:p>
    <w:p w14:paraId="5F0BAD10" w14:textId="77777777" w:rsidR="00A75958" w:rsidRDefault="00A75958" w:rsidP="00A75958">
      <w:pPr>
        <w:pStyle w:val="CommentText"/>
      </w:pPr>
      <w:r>
        <w:rPr>
          <w:color w:val="1F1F1F"/>
          <w:highlight w:val="white"/>
        </w:rPr>
        <w:t xml:space="preserve">"I agree to your providing the digital content to me immediately and agree that I will lose my right to cancel the contract once the download or streaming of digital content has begun." </w:t>
      </w:r>
    </w:p>
  </w:comment>
  <w:comment w:id="4" w:author="David Sant" w:date="2025-12-08T14:26:00Z" w:initials="DS">
    <w:p w14:paraId="4A2061CB" w14:textId="1AAAE0DC" w:rsidR="00A75958" w:rsidRDefault="00A75958" w:rsidP="00A75958">
      <w:pPr>
        <w:pStyle w:val="CommentText"/>
      </w:pPr>
      <w:r>
        <w:rPr>
          <w:rStyle w:val="CommentReference"/>
        </w:rPr>
        <w:annotationRef/>
      </w:r>
      <w:r>
        <w:t>There is an interaction with 3.2 and 6.2 - the legal position can get quite complex here, but if your intention is just to have some wording to point to so that you can resist a refund, this is fine.  But if it is challenged, the position is more complex.  Let me know if you would like to discuss this.</w:t>
      </w:r>
    </w:p>
  </w:comment>
  <w:comment w:id="6" w:author="David Sant" w:date="2025-12-08T14:36:00Z" w:initials="DS">
    <w:p w14:paraId="0D02ABDC" w14:textId="77777777" w:rsidR="00BA06D3" w:rsidRDefault="00BA06D3" w:rsidP="00BA06D3">
      <w:pPr>
        <w:pStyle w:val="CommentText"/>
      </w:pPr>
      <w:r>
        <w:rPr>
          <w:rStyle w:val="CommentReference"/>
        </w:rPr>
        <w:annotationRef/>
      </w:r>
      <w:r>
        <w:t>This is mandatory otherwise your exclusion of liability won’t work.</w:t>
      </w:r>
    </w:p>
  </w:comment>
  <w:comment w:id="10" w:author="David Sant" w:date="2025-12-08T14:38:00Z" w:initials="DS">
    <w:p w14:paraId="166342EA" w14:textId="77777777" w:rsidR="00BA06D3" w:rsidRDefault="00BA06D3" w:rsidP="00BA06D3">
      <w:pPr>
        <w:pStyle w:val="CommentText"/>
      </w:pPr>
      <w:r>
        <w:rPr>
          <w:rStyle w:val="CommentReference"/>
        </w:rPr>
        <w:annotationRef/>
      </w:r>
      <w:r>
        <w:t>The terms look good overall for a B2C coaching service. You could add in some boilerplate if you wanted to be thorough (force majeure, severability) but for a service this size they're probably not essential and might just make the document look more intimidating to your clients.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329F49" w15:done="0"/>
  <w15:commentEx w15:paraId="5F0BAD10" w15:done="0"/>
  <w15:commentEx w15:paraId="4A2061CB" w15:done="0"/>
  <w15:commentEx w15:paraId="0D02ABDC" w15:done="0"/>
  <w15:commentEx w15:paraId="166342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B4E1BD" w16cex:dateUtc="2025-12-08T14:23:00Z"/>
  <w16cex:commentExtensible w16cex:durableId="0A5BB7D0" w16cex:dateUtc="2025-12-08T14:26:00Z"/>
  <w16cex:commentExtensible w16cex:durableId="22023FC7" w16cex:dateUtc="2025-12-08T14:36:00Z"/>
  <w16cex:commentExtensible w16cex:durableId="634EA846" w16cex:dateUtc="2025-12-08T14: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329F49" w16cid:durableId="72889D07"/>
  <w16cid:commentId w16cid:paraId="5F0BAD10" w16cid:durableId="1CB4E1BD"/>
  <w16cid:commentId w16cid:paraId="4A2061CB" w16cid:durableId="0A5BB7D0"/>
  <w16cid:commentId w16cid:paraId="0D02ABDC" w16cid:durableId="22023FC7"/>
  <w16cid:commentId w16cid:paraId="166342EA" w16cid:durableId="634EA8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347519">
    <w:abstractNumId w:val="8"/>
  </w:num>
  <w:num w:numId="2" w16cid:durableId="831608069">
    <w:abstractNumId w:val="6"/>
  </w:num>
  <w:num w:numId="3" w16cid:durableId="1810201672">
    <w:abstractNumId w:val="5"/>
  </w:num>
  <w:num w:numId="4" w16cid:durableId="1031036409">
    <w:abstractNumId w:val="4"/>
  </w:num>
  <w:num w:numId="5" w16cid:durableId="802580076">
    <w:abstractNumId w:val="7"/>
  </w:num>
  <w:num w:numId="6" w16cid:durableId="1604918902">
    <w:abstractNumId w:val="3"/>
  </w:num>
  <w:num w:numId="7" w16cid:durableId="1448164151">
    <w:abstractNumId w:val="2"/>
  </w:num>
  <w:num w:numId="8" w16cid:durableId="783578708">
    <w:abstractNumId w:val="1"/>
  </w:num>
  <w:num w:numId="9" w16cid:durableId="10766340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3652"/>
    <w:rsid w:val="004D3818"/>
    <w:rsid w:val="005450F4"/>
    <w:rsid w:val="006E45E2"/>
    <w:rsid w:val="00707593"/>
    <w:rsid w:val="00716A6B"/>
    <w:rsid w:val="008F09AA"/>
    <w:rsid w:val="00A75958"/>
    <w:rsid w:val="00AA1D8D"/>
    <w:rsid w:val="00B47730"/>
    <w:rsid w:val="00B77291"/>
    <w:rsid w:val="00BA06D3"/>
    <w:rsid w:val="00C76EB7"/>
    <w:rsid w:val="00CB0664"/>
    <w:rsid w:val="00CE5C64"/>
    <w:rsid w:val="00DF01D4"/>
    <w:rsid w:val="00E761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FADA7"/>
  <w14:defaultImageDpi w14:val="300"/>
  <w15:docId w15:val="{288C8F44-92C0-4376-BC18-6738BF44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291"/>
    <w:pPr>
      <w:spacing w:after="120"/>
    </w:pPr>
    <w:rPr>
      <w:rFonts w:ascii="Calibri" w:hAnsi="Calibri"/>
    </w:rPr>
  </w:style>
  <w:style w:type="paragraph" w:styleId="Heading1">
    <w:name w:val="heading 1"/>
    <w:basedOn w:val="Normal"/>
    <w:next w:val="Normal"/>
    <w:link w:val="Heading1Char"/>
    <w:uiPriority w:val="9"/>
    <w:qFormat/>
    <w:rsid w:val="00B77291"/>
    <w:pPr>
      <w:keepNext/>
      <w:keepLines/>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B77291"/>
    <w:pPr>
      <w:keepNext/>
      <w:keepLines/>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761BC"/>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E761BC"/>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B77291"/>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B77291"/>
    <w:pPr>
      <w:spacing w:line="480" w:lineRule="auto"/>
    </w:p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B77291"/>
    <w:rPr>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B77291"/>
    <w:pPr>
      <w:ind w:left="360"/>
      <w:contextualSpacing/>
    </w:pPr>
  </w:style>
  <w:style w:type="paragraph" w:styleId="ListContinue2">
    <w:name w:val="List Continue 2"/>
    <w:basedOn w:val="Normal"/>
    <w:uiPriority w:val="99"/>
    <w:unhideWhenUsed/>
    <w:rsid w:val="00B77291"/>
    <w:pPr>
      <w:ind w:left="720"/>
      <w:contextualSpacing/>
    </w:pPr>
  </w:style>
  <w:style w:type="paragraph" w:styleId="ListContinue3">
    <w:name w:val="List Continue 3"/>
    <w:basedOn w:val="Normal"/>
    <w:uiPriority w:val="99"/>
    <w:unhideWhenUsed/>
    <w:rsid w:val="00B77291"/>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75958"/>
    <w:rPr>
      <w:b/>
      <w:bCs/>
    </w:rPr>
  </w:style>
  <w:style w:type="character" w:customStyle="1" w:styleId="CommentSubjectChar">
    <w:name w:val="Comment Subject Char"/>
    <w:basedOn w:val="CommentTextChar"/>
    <w:link w:val="CommentSubject"/>
    <w:uiPriority w:val="99"/>
    <w:semiHidden/>
    <w:rsid w:val="00A75958"/>
    <w:rPr>
      <w:rFonts w:ascii="Calibri" w:hAnsi="Calibri"/>
      <w:b/>
      <w:bCs/>
      <w:sz w:val="20"/>
      <w:szCs w:val="20"/>
    </w:rPr>
  </w:style>
  <w:style w:type="character" w:styleId="Hyperlink">
    <w:name w:val="Hyperlink"/>
    <w:basedOn w:val="DefaultParagraphFont"/>
    <w:uiPriority w:val="99"/>
    <w:unhideWhenUsed/>
    <w:rsid w:val="00A75958"/>
    <w:rPr>
      <w:color w:val="0000FF" w:themeColor="hyperlink"/>
      <w:u w:val="single"/>
    </w:rPr>
  </w:style>
  <w:style w:type="character" w:styleId="UnresolvedMention">
    <w:name w:val="Unresolved Mention"/>
    <w:basedOn w:val="DefaultParagraphFont"/>
    <w:uiPriority w:val="99"/>
    <w:semiHidden/>
    <w:unhideWhenUsed/>
    <w:rsid w:val="00A75958"/>
    <w:rPr>
      <w:color w:val="605E5C"/>
      <w:shd w:val="clear" w:color="auto" w:fill="E1DFDD"/>
    </w:rPr>
  </w:style>
  <w:style w:type="paragraph" w:styleId="Revision">
    <w:name w:val="Revision"/>
    <w:hidden/>
    <w:uiPriority w:val="99"/>
    <w:semiHidden/>
    <w:rsid w:val="005450F4"/>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uk.practicallaw.thomsonreuters.com/Document/I4DE219FD62D34FC2AEC744A69B5093C8/View/FullText.html?transitionType=Default&amp;contextData=(sc.Default)"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999</Words>
  <Characters>4948</Characters>
  <Application>Microsoft Office Word</Application>
  <DocSecurity>0</DocSecurity>
  <Lines>95</Lines>
  <Paragraphs>49</Paragraphs>
  <ScaleCrop>false</ScaleCrop>
  <HeadingPairs>
    <vt:vector size="2" baseType="variant">
      <vt:variant>
        <vt:lpstr>Title</vt:lpstr>
      </vt:variant>
      <vt:variant>
        <vt:i4>1</vt:i4>
      </vt:variant>
    </vt:vector>
  </HeadingPairs>
  <TitlesOfParts>
    <vt:vector size="1" baseType="lpstr">
      <vt:lpstr>Terms and Conditions</vt:lpstr>
    </vt:vector>
  </TitlesOfParts>
  <Manager/>
  <Company/>
  <LinksUpToDate>false</LinksUpToDate>
  <CharactersWithSpaces>5898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and Conditions</dc:title>
  <dc:subject/>
  <dc:creator>Nama Economics Limited</dc:creator>
  <cp:keywords/>
  <dc:description>generated by python-docx</dc:description>
  <cp:lastModifiedBy>David Sant</cp:lastModifiedBy>
  <cp:revision>4</cp:revision>
  <dcterms:created xsi:type="dcterms:W3CDTF">2013-12-23T23:15:00Z</dcterms:created>
  <dcterms:modified xsi:type="dcterms:W3CDTF">2025-12-08T14:39:00Z</dcterms:modified>
  <cp:category/>
</cp:coreProperties>
</file>