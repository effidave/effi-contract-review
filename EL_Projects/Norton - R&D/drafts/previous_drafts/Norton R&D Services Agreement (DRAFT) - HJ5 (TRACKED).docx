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791E9" w14:textId="77777777" w:rsidR="00000000" w:rsidRDefault="00000000" w:rsidP="00575092">
      <w:pPr>
        <w:pStyle w:val="Paragraph"/>
        <w:jc w:val="left"/>
        <w:rPr>
          <w:del w:id="0" w:author="David Sant" w:date="2025-11-27T21:39:00Z" w16du:dateUtc="2025-11-27T21:39:00Z"/>
        </w:rPr>
        <w:sectPr w:rsidR="0032518F" w:rsidSect="0032518F">
          <w:headerReference w:type="default" r:id="rId11"/>
          <w:footerReference w:type="default" r:id="rId12"/>
          <w:pgSz w:w="12240" w:h="15840"/>
          <w:pgMar w:top="1440" w:right="1440" w:bottom="1440" w:left="1440" w:header="720" w:footer="720" w:gutter="0"/>
          <w:cols w:space="720"/>
        </w:sectPr>
      </w:pPr>
      <w:del w:id="1" w:author="David Sant" w:date="2025-11-27T21:39:00Z" w16du:dateUtc="2025-11-27T21:39:00Z">
        <w:r>
          <w:delText>Document title: Services agreement (pro-customer).</w:delText>
        </w:r>
      </w:del>
    </w:p>
    <w:p w14:paraId="39855AA2" w14:textId="77777777" w:rsidR="00000000" w:rsidRDefault="00000000" w:rsidP="00575092">
      <w:pPr>
        <w:pStyle w:val="CoversheetStaticText"/>
        <w:rPr>
          <w:del w:id="2" w:author="David Sant" w:date="2025-11-27T21:39:00Z" w16du:dateUtc="2025-11-27T21:39:00Z"/>
          <w:b/>
        </w:rPr>
      </w:pPr>
      <w:del w:id="3" w:author="David Sant" w:date="2025-11-27T21:39:00Z" w16du:dateUtc="2025-11-27T21:39:00Z">
        <w:r>
          <w:rPr>
            <w:b/>
          </w:rPr>
          <w:delText>DATED</w:delText>
        </w:r>
      </w:del>
    </w:p>
    <w:p w14:paraId="4BF2BB2A" w14:textId="77777777" w:rsidR="00000000" w:rsidRDefault="00000000" w:rsidP="00575092">
      <w:pPr>
        <w:pStyle w:val="CoversheetStaticText"/>
        <w:rPr>
          <w:del w:id="4" w:author="David Sant" w:date="2025-11-27T21:39:00Z" w16du:dateUtc="2025-11-27T21:39:00Z"/>
          <w:b/>
        </w:rPr>
      </w:pPr>
      <w:del w:id="5" w:author="David Sant" w:date="2025-11-27T21:39:00Z" w16du:dateUtc="2025-11-27T21:39:00Z">
        <w:r>
          <w:delText>------------</w:delText>
        </w:r>
      </w:del>
    </w:p>
    <w:p w14:paraId="3A030A95" w14:textId="77777777" w:rsidR="00000000" w:rsidRDefault="00000000" w:rsidP="00575092">
      <w:pPr>
        <w:pStyle w:val="CoversheetTitle"/>
        <w:rPr>
          <w:del w:id="6" w:author="David Sant" w:date="2025-11-27T21:39:00Z" w16du:dateUtc="2025-11-27T21:39:00Z"/>
        </w:rPr>
      </w:pPr>
      <w:del w:id="7" w:author="David Sant" w:date="2025-11-27T21:39:00Z" w16du:dateUtc="2025-11-27T21:39:00Z">
        <w:r>
          <w:delText>Services agreement (pro-customer)</w:delText>
        </w:r>
      </w:del>
    </w:p>
    <w:p w14:paraId="21B9C52E" w14:textId="77777777" w:rsidR="00000000" w:rsidRDefault="00000000" w:rsidP="00575092">
      <w:pPr>
        <w:pStyle w:val="CoversheetStaticText"/>
        <w:rPr>
          <w:del w:id="8" w:author="David Sant" w:date="2025-11-27T21:39:00Z" w16du:dateUtc="2025-11-27T21:39:00Z"/>
        </w:rPr>
      </w:pPr>
      <w:del w:id="9" w:author="David Sant" w:date="2025-11-27T21:39:00Z" w16du:dateUtc="2025-11-27T21:39:00Z">
        <w:r>
          <w:delText>[between/among]</w:delText>
        </w:r>
      </w:del>
    </w:p>
    <w:p w14:paraId="6ECE4163" w14:textId="77777777" w:rsidR="00000000" w:rsidRDefault="00000000" w:rsidP="00575092">
      <w:pPr>
        <w:pStyle w:val="CoversheetParty"/>
        <w:rPr>
          <w:del w:id="10" w:author="David Sant" w:date="2025-11-27T21:39:00Z" w16du:dateUtc="2025-11-27T21:39:00Z"/>
        </w:rPr>
      </w:pPr>
      <w:del w:id="11" w:author="David Sant" w:date="2025-11-27T21:39:00Z" w16du:dateUtc="2025-11-27T21:39:00Z">
        <w:r>
          <w:delText>Party 1</w:delText>
        </w:r>
      </w:del>
    </w:p>
    <w:p w14:paraId="79AF5E55" w14:textId="77777777" w:rsidR="00000000" w:rsidRDefault="00000000" w:rsidP="00575092">
      <w:pPr>
        <w:pStyle w:val="CoversheetStaticText"/>
        <w:rPr>
          <w:del w:id="12" w:author="David Sant" w:date="2025-11-27T21:39:00Z" w16du:dateUtc="2025-11-27T21:39:00Z"/>
        </w:rPr>
      </w:pPr>
      <w:del w:id="13" w:author="David Sant" w:date="2025-11-27T21:39:00Z" w16du:dateUtc="2025-11-27T21:39:00Z">
        <w:r>
          <w:delText>and</w:delText>
        </w:r>
      </w:del>
    </w:p>
    <w:p w14:paraId="57C2EE52" w14:textId="77777777" w:rsidR="00000000" w:rsidRDefault="00000000" w:rsidP="00575092">
      <w:pPr>
        <w:pStyle w:val="CoversheetParty"/>
        <w:rPr>
          <w:del w:id="14" w:author="David Sant" w:date="2025-11-27T21:39:00Z" w16du:dateUtc="2025-11-27T21:39:00Z"/>
        </w:rPr>
        <w:sectPr w:rsidR="0032518F" w:rsidSect="0032518F">
          <w:pgSz w:w="12240" w:h="15840"/>
          <w:pgMar w:top="1440" w:right="1440" w:bottom="1440" w:left="1440" w:header="720" w:footer="720" w:gutter="0"/>
          <w:cols w:space="720"/>
        </w:sectPr>
      </w:pPr>
      <w:del w:id="15" w:author="David Sant" w:date="2025-11-27T21:39:00Z" w16du:dateUtc="2025-11-27T21:39:00Z">
        <w:r>
          <w:delText>Party 2</w:delText>
        </w:r>
      </w:del>
    </w:p>
    <w:p w14:paraId="6C3D9AF9" w14:textId="77777777" w:rsidR="005B2510" w:rsidRDefault="005B2510">
      <w:pPr>
        <w:rPr>
          <w:del w:id="16" w:author="David Sant" w:date="2025-11-27T21:39:00Z" w16du:dateUtc="2025-11-27T21:39:00Z"/>
        </w:rPr>
        <w:sectPr w:rsidR="005B2510" w:rsidSect="0032518F">
          <w:type w:val="continuous"/>
          <w:pgSz w:w="12240" w:h="15840"/>
          <w:pgMar w:top="1440" w:right="1440" w:bottom="1440" w:left="1440" w:header="720" w:footer="720" w:gutter="0"/>
          <w:cols w:space="720"/>
        </w:sectPr>
      </w:pPr>
    </w:p>
    <w:p w14:paraId="126F44D6" w14:textId="77777777" w:rsidR="00000000" w:rsidRDefault="00000000" w:rsidP="00575092">
      <w:pPr>
        <w:pStyle w:val="HeadingLevel2"/>
        <w:rPr>
          <w:del w:id="17" w:author="David Sant" w:date="2025-11-27T21:39:00Z" w16du:dateUtc="2025-11-27T21:39:00Z"/>
        </w:rPr>
      </w:pPr>
      <w:del w:id="18" w:author="David Sant" w:date="2025-11-27T21:39:00Z" w16du:dateUtc="2025-11-27T21:39:00Z">
        <w:r>
          <w:delText>CONTENTS</w:delText>
        </w:r>
      </w:del>
    </w:p>
    <w:p w14:paraId="51B07B51" w14:textId="77777777" w:rsidR="00000000" w:rsidRDefault="00000000" w:rsidP="00575092">
      <w:pPr>
        <w:pStyle w:val="HeadingLevel2"/>
        <w:rPr>
          <w:del w:id="19" w:author="David Sant" w:date="2025-11-27T21:39:00Z" w16du:dateUtc="2025-11-27T21:39:00Z"/>
        </w:rPr>
      </w:pPr>
      <w:del w:id="20" w:author="David Sant" w:date="2025-11-27T21:39:00Z" w16du:dateUtc="2025-11-27T21:39:00Z">
        <w:r>
          <w:delText>____________________________________________________________</w:delText>
        </w:r>
      </w:del>
    </w:p>
    <w:p w14:paraId="7A77A764" w14:textId="77777777" w:rsidR="00000000" w:rsidRDefault="00000000" w:rsidP="00575092">
      <w:pPr>
        <w:pStyle w:val="HeadingLevel2"/>
        <w:rPr>
          <w:del w:id="21" w:author="David Sant" w:date="2025-11-27T21:39:00Z" w16du:dateUtc="2025-11-27T21:39:00Z"/>
        </w:rPr>
      </w:pPr>
      <w:del w:id="22" w:author="David Sant" w:date="2025-11-27T21:39:00Z" w16du:dateUtc="2025-11-27T21:39:00Z">
        <w:r>
          <w:delText>CLAUSE</w:delText>
        </w:r>
      </w:del>
    </w:p>
    <w:p w14:paraId="5B5DA6C8" w14:textId="77777777" w:rsidR="005B2510" w:rsidRDefault="00000000">
      <w:pPr>
        <w:pStyle w:val="TOC1"/>
        <w:tabs>
          <w:tab w:val="left" w:pos="440"/>
          <w:tab w:val="right" w:leader="dot" w:pos="9350"/>
        </w:tabs>
        <w:rPr>
          <w:del w:id="23" w:author="David Sant" w:date="2025-11-27T21:39:00Z" w16du:dateUtc="2025-11-27T21:39:00Z"/>
          <w:noProof/>
        </w:rPr>
      </w:pPr>
      <w:del w:id="24" w:author="David Sant" w:date="2025-11-27T21:39:00Z" w16du:dateUtc="2025-11-27T21:39:00Z">
        <w:r>
          <w:rPr>
            <w:rFonts w:eastAsia="Arial"/>
            <w:lang w:eastAsia="en-GB"/>
          </w:rPr>
          <w:fldChar w:fldCharType="begin"/>
        </w:r>
        <w:r>
          <w:rPr>
            <w:color w:val="000000"/>
          </w:rPr>
          <w:delInstrText>TOC \t "Title Clause, 1" \h</w:delInstrText>
        </w:r>
        <w:r>
          <w:rPr>
            <w:rFonts w:eastAsia="Arial"/>
            <w:lang w:eastAsia="en-GB"/>
          </w:rPr>
          <w:fldChar w:fldCharType="separate"/>
        </w:r>
        <w:r>
          <w:fldChar w:fldCharType="begin"/>
        </w:r>
        <w:r>
          <w:rPr>
            <w:rStyle w:val="Hyperlink"/>
          </w:rPr>
          <w:delInstrText xml:space="preserve"> HYPERLINK \l "_Toc256000000" </w:delInstrText>
        </w:r>
        <w:r>
          <w:fldChar w:fldCharType="separate"/>
        </w:r>
        <w:r>
          <w:rPr>
            <w:rStyle w:val="Hyperlink"/>
          </w:rPr>
          <w:delText>1.</w:delText>
        </w:r>
        <w:r>
          <w:rPr>
            <w:rStyle w:val="Hyperlink"/>
            <w:noProof/>
          </w:rPr>
          <w:tab/>
        </w:r>
        <w:r>
          <w:rPr>
            <w:rStyle w:val="Hyperlink"/>
          </w:rPr>
          <w:delText>Interpretation</w:delText>
        </w:r>
        <w:r>
          <w:rPr>
            <w:rStyle w:val="Hyperlink"/>
          </w:rPr>
          <w:tab/>
        </w:r>
        <w:r>
          <w:fldChar w:fldCharType="begin"/>
        </w:r>
        <w:r>
          <w:rPr>
            <w:rStyle w:val="Hyperlink"/>
          </w:rPr>
          <w:delInstrText xml:space="preserve"> PAGEREF _Toc256000000 \h </w:delInstrText>
        </w:r>
        <w:r>
          <w:fldChar w:fldCharType="separate"/>
        </w:r>
        <w:r>
          <w:rPr>
            <w:rStyle w:val="Hyperlink"/>
          </w:rPr>
          <w:delText>4</w:delText>
        </w:r>
        <w:r>
          <w:fldChar w:fldCharType="end"/>
        </w:r>
        <w:r>
          <w:fldChar w:fldCharType="end"/>
        </w:r>
      </w:del>
    </w:p>
    <w:p w14:paraId="32D41F73" w14:textId="77777777" w:rsidR="005B2510" w:rsidRDefault="00000000">
      <w:pPr>
        <w:pStyle w:val="TOC1"/>
        <w:tabs>
          <w:tab w:val="left" w:pos="440"/>
          <w:tab w:val="right" w:leader="dot" w:pos="9350"/>
        </w:tabs>
        <w:rPr>
          <w:del w:id="25" w:author="David Sant" w:date="2025-11-27T21:39:00Z" w16du:dateUtc="2025-11-27T21:39:00Z"/>
          <w:noProof/>
        </w:rPr>
      </w:pPr>
      <w:del w:id="26" w:author="David Sant" w:date="2025-11-27T21:39:00Z" w16du:dateUtc="2025-11-27T21:39:00Z">
        <w:r>
          <w:fldChar w:fldCharType="begin"/>
        </w:r>
        <w:r>
          <w:rPr>
            <w:rStyle w:val="Hyperlink"/>
          </w:rPr>
          <w:delInstrText xml:space="preserve"> HYPERLINK \l "_Toc256000001" </w:delInstrText>
        </w:r>
        <w:r>
          <w:fldChar w:fldCharType="separate"/>
        </w:r>
        <w:r>
          <w:rPr>
            <w:rStyle w:val="Hyperlink"/>
          </w:rPr>
          <w:delText>2.</w:delText>
        </w:r>
        <w:r>
          <w:rPr>
            <w:rStyle w:val="Hyperlink"/>
            <w:noProof/>
          </w:rPr>
          <w:tab/>
        </w:r>
        <w:r>
          <w:rPr>
            <w:rStyle w:val="Hyperlink"/>
          </w:rPr>
          <w:delText>Commencement and duration</w:delText>
        </w:r>
        <w:r>
          <w:rPr>
            <w:rStyle w:val="Hyperlink"/>
          </w:rPr>
          <w:tab/>
        </w:r>
        <w:r>
          <w:fldChar w:fldCharType="begin"/>
        </w:r>
        <w:r>
          <w:rPr>
            <w:rStyle w:val="Hyperlink"/>
          </w:rPr>
          <w:delInstrText xml:space="preserve"> PAGEREF _Toc256000001 \h </w:delInstrText>
        </w:r>
        <w:r>
          <w:fldChar w:fldCharType="separate"/>
        </w:r>
        <w:r>
          <w:rPr>
            <w:rStyle w:val="Hyperlink"/>
          </w:rPr>
          <w:delText>9</w:delText>
        </w:r>
        <w:r>
          <w:fldChar w:fldCharType="end"/>
        </w:r>
        <w:r>
          <w:fldChar w:fldCharType="end"/>
        </w:r>
      </w:del>
    </w:p>
    <w:p w14:paraId="0EC73B9F" w14:textId="77777777" w:rsidR="005B2510" w:rsidRDefault="00000000">
      <w:pPr>
        <w:pStyle w:val="TOC1"/>
        <w:tabs>
          <w:tab w:val="left" w:pos="440"/>
          <w:tab w:val="right" w:leader="dot" w:pos="9350"/>
        </w:tabs>
        <w:rPr>
          <w:del w:id="27" w:author="David Sant" w:date="2025-11-27T21:39:00Z" w16du:dateUtc="2025-11-27T21:39:00Z"/>
          <w:noProof/>
        </w:rPr>
      </w:pPr>
      <w:del w:id="28" w:author="David Sant" w:date="2025-11-27T21:39:00Z" w16du:dateUtc="2025-11-27T21:39:00Z">
        <w:r>
          <w:fldChar w:fldCharType="begin"/>
        </w:r>
        <w:r>
          <w:rPr>
            <w:rStyle w:val="Hyperlink"/>
          </w:rPr>
          <w:delInstrText xml:space="preserve"> HYPERLINK \l "_Toc256000002" </w:delInstrText>
        </w:r>
        <w:r>
          <w:fldChar w:fldCharType="separate"/>
        </w:r>
        <w:r>
          <w:rPr>
            <w:rStyle w:val="Hyperlink"/>
          </w:rPr>
          <w:delText>3.</w:delText>
        </w:r>
        <w:r>
          <w:rPr>
            <w:rStyle w:val="Hyperlink"/>
            <w:noProof/>
          </w:rPr>
          <w:tab/>
        </w:r>
        <w:r>
          <w:rPr>
            <w:rStyle w:val="Hyperlink"/>
          </w:rPr>
          <w:delText>[Non-exclusivity and Customer Affiliates</w:delText>
        </w:r>
        <w:r>
          <w:rPr>
            <w:rStyle w:val="Hyperlink"/>
          </w:rPr>
          <w:tab/>
        </w:r>
        <w:r>
          <w:fldChar w:fldCharType="begin"/>
        </w:r>
        <w:r>
          <w:rPr>
            <w:rStyle w:val="Hyperlink"/>
          </w:rPr>
          <w:delInstrText xml:space="preserve"> PAGEREF _Toc256000002 \h </w:delInstrText>
        </w:r>
        <w:r>
          <w:fldChar w:fldCharType="separate"/>
        </w:r>
        <w:r>
          <w:rPr>
            <w:rStyle w:val="Hyperlink"/>
          </w:rPr>
          <w:delText>9</w:delText>
        </w:r>
        <w:r>
          <w:fldChar w:fldCharType="end"/>
        </w:r>
        <w:r>
          <w:fldChar w:fldCharType="end"/>
        </w:r>
      </w:del>
    </w:p>
    <w:p w14:paraId="0C47091F" w14:textId="77777777" w:rsidR="005B2510" w:rsidRDefault="00000000">
      <w:pPr>
        <w:pStyle w:val="TOC1"/>
        <w:tabs>
          <w:tab w:val="left" w:pos="440"/>
          <w:tab w:val="right" w:leader="dot" w:pos="9350"/>
        </w:tabs>
        <w:rPr>
          <w:del w:id="29" w:author="David Sant" w:date="2025-11-27T21:39:00Z" w16du:dateUtc="2025-11-27T21:39:00Z"/>
          <w:noProof/>
        </w:rPr>
      </w:pPr>
      <w:del w:id="30" w:author="David Sant" w:date="2025-11-27T21:39:00Z" w16du:dateUtc="2025-11-27T21:39:00Z">
        <w:r>
          <w:fldChar w:fldCharType="begin"/>
        </w:r>
        <w:r>
          <w:rPr>
            <w:rStyle w:val="Hyperlink"/>
          </w:rPr>
          <w:delInstrText xml:space="preserve"> HYPERLINK \l "_Toc256000003" </w:delInstrText>
        </w:r>
        <w:r>
          <w:fldChar w:fldCharType="separate"/>
        </w:r>
        <w:r>
          <w:rPr>
            <w:rStyle w:val="Hyperlink"/>
          </w:rPr>
          <w:delText>4.</w:delText>
        </w:r>
        <w:r>
          <w:rPr>
            <w:rStyle w:val="Hyperlink"/>
            <w:noProof/>
          </w:rPr>
          <w:tab/>
        </w:r>
        <w:r>
          <w:rPr>
            <w:rStyle w:val="Hyperlink"/>
          </w:rPr>
          <w:delText>Supplier's responsibilities</w:delText>
        </w:r>
        <w:r>
          <w:rPr>
            <w:rStyle w:val="Hyperlink"/>
          </w:rPr>
          <w:tab/>
        </w:r>
        <w:r>
          <w:fldChar w:fldCharType="begin"/>
        </w:r>
        <w:r>
          <w:rPr>
            <w:rStyle w:val="Hyperlink"/>
          </w:rPr>
          <w:delInstrText xml:space="preserve"> PAGEREF _Toc256000003 \h </w:delInstrText>
        </w:r>
        <w:r>
          <w:fldChar w:fldCharType="separate"/>
        </w:r>
        <w:r>
          <w:rPr>
            <w:rStyle w:val="Hyperlink"/>
          </w:rPr>
          <w:delText>10</w:delText>
        </w:r>
        <w:r>
          <w:fldChar w:fldCharType="end"/>
        </w:r>
        <w:r>
          <w:fldChar w:fldCharType="end"/>
        </w:r>
      </w:del>
    </w:p>
    <w:p w14:paraId="1C35B33F" w14:textId="77777777" w:rsidR="005B2510" w:rsidRDefault="00000000">
      <w:pPr>
        <w:pStyle w:val="TOC1"/>
        <w:tabs>
          <w:tab w:val="left" w:pos="440"/>
          <w:tab w:val="right" w:leader="dot" w:pos="9350"/>
        </w:tabs>
        <w:rPr>
          <w:del w:id="31" w:author="David Sant" w:date="2025-11-27T21:39:00Z" w16du:dateUtc="2025-11-27T21:39:00Z"/>
          <w:noProof/>
        </w:rPr>
      </w:pPr>
      <w:del w:id="32" w:author="David Sant" w:date="2025-11-27T21:39:00Z" w16du:dateUtc="2025-11-27T21:39:00Z">
        <w:r>
          <w:fldChar w:fldCharType="begin"/>
        </w:r>
        <w:r>
          <w:rPr>
            <w:rStyle w:val="Hyperlink"/>
          </w:rPr>
          <w:delInstrText xml:space="preserve"> HYPERLINK \l "_Toc256000004" </w:delInstrText>
        </w:r>
        <w:r>
          <w:fldChar w:fldCharType="separate"/>
        </w:r>
        <w:r>
          <w:rPr>
            <w:rStyle w:val="Hyperlink"/>
          </w:rPr>
          <w:delText>5.</w:delText>
        </w:r>
        <w:r>
          <w:rPr>
            <w:rStyle w:val="Hyperlink"/>
            <w:noProof/>
          </w:rPr>
          <w:tab/>
        </w:r>
        <w:r>
          <w:rPr>
            <w:rStyle w:val="Hyperlink"/>
          </w:rPr>
          <w:delText>Supplier Personnel</w:delText>
        </w:r>
        <w:r>
          <w:rPr>
            <w:rStyle w:val="Hyperlink"/>
          </w:rPr>
          <w:tab/>
        </w:r>
        <w:r>
          <w:fldChar w:fldCharType="begin"/>
        </w:r>
        <w:r>
          <w:rPr>
            <w:rStyle w:val="Hyperlink"/>
          </w:rPr>
          <w:delInstrText xml:space="preserve"> PAGEREF _Toc256000004 \h </w:delInstrText>
        </w:r>
        <w:r>
          <w:fldChar w:fldCharType="separate"/>
        </w:r>
        <w:r>
          <w:rPr>
            <w:rStyle w:val="Hyperlink"/>
          </w:rPr>
          <w:delText>14</w:delText>
        </w:r>
        <w:r>
          <w:fldChar w:fldCharType="end"/>
        </w:r>
        <w:r>
          <w:fldChar w:fldCharType="end"/>
        </w:r>
      </w:del>
    </w:p>
    <w:p w14:paraId="532A2837" w14:textId="77777777" w:rsidR="005B2510" w:rsidRDefault="00000000">
      <w:pPr>
        <w:pStyle w:val="TOC1"/>
        <w:tabs>
          <w:tab w:val="left" w:pos="440"/>
          <w:tab w:val="right" w:leader="dot" w:pos="9350"/>
        </w:tabs>
        <w:rPr>
          <w:del w:id="33" w:author="David Sant" w:date="2025-11-27T21:39:00Z" w16du:dateUtc="2025-11-27T21:39:00Z"/>
          <w:noProof/>
        </w:rPr>
      </w:pPr>
      <w:del w:id="34" w:author="David Sant" w:date="2025-11-27T21:39:00Z" w16du:dateUtc="2025-11-27T21:39:00Z">
        <w:r>
          <w:fldChar w:fldCharType="begin"/>
        </w:r>
        <w:r>
          <w:rPr>
            <w:rStyle w:val="Hyperlink"/>
          </w:rPr>
          <w:delInstrText xml:space="preserve"> HYPERLINK \l "_Toc256000005" </w:delInstrText>
        </w:r>
        <w:r>
          <w:fldChar w:fldCharType="separate"/>
        </w:r>
        <w:r>
          <w:rPr>
            <w:rStyle w:val="Hyperlink"/>
          </w:rPr>
          <w:delText>6.</w:delText>
        </w:r>
        <w:r>
          <w:rPr>
            <w:rStyle w:val="Hyperlink"/>
            <w:noProof/>
          </w:rPr>
          <w:tab/>
        </w:r>
        <w:r>
          <w:rPr>
            <w:rStyle w:val="Hyperlink"/>
          </w:rPr>
          <w:delText>Customer's obligations</w:delText>
        </w:r>
        <w:r>
          <w:rPr>
            <w:rStyle w:val="Hyperlink"/>
          </w:rPr>
          <w:tab/>
        </w:r>
        <w:r>
          <w:fldChar w:fldCharType="begin"/>
        </w:r>
        <w:r>
          <w:rPr>
            <w:rStyle w:val="Hyperlink"/>
          </w:rPr>
          <w:delInstrText xml:space="preserve"> PAGEREF _Toc256000005 \h </w:delInstrText>
        </w:r>
        <w:r>
          <w:fldChar w:fldCharType="separate"/>
        </w:r>
        <w:r>
          <w:rPr>
            <w:rStyle w:val="Hyperlink"/>
          </w:rPr>
          <w:delText>16</w:delText>
        </w:r>
        <w:r>
          <w:fldChar w:fldCharType="end"/>
        </w:r>
        <w:r>
          <w:fldChar w:fldCharType="end"/>
        </w:r>
      </w:del>
    </w:p>
    <w:p w14:paraId="1355A5E4" w14:textId="77777777" w:rsidR="005B2510" w:rsidRDefault="00000000">
      <w:pPr>
        <w:pStyle w:val="TOC1"/>
        <w:tabs>
          <w:tab w:val="left" w:pos="440"/>
          <w:tab w:val="right" w:leader="dot" w:pos="9350"/>
        </w:tabs>
        <w:rPr>
          <w:del w:id="35" w:author="David Sant" w:date="2025-11-27T21:39:00Z" w16du:dateUtc="2025-11-27T21:39:00Z"/>
          <w:noProof/>
        </w:rPr>
      </w:pPr>
      <w:del w:id="36" w:author="David Sant" w:date="2025-11-27T21:39:00Z" w16du:dateUtc="2025-11-27T21:39:00Z">
        <w:r>
          <w:fldChar w:fldCharType="begin"/>
        </w:r>
        <w:r>
          <w:rPr>
            <w:rStyle w:val="Hyperlink"/>
          </w:rPr>
          <w:delInstrText xml:space="preserve"> HYPERLINK \l "_Toc256000006" </w:delInstrText>
        </w:r>
        <w:r>
          <w:fldChar w:fldCharType="separate"/>
        </w:r>
        <w:r>
          <w:rPr>
            <w:rStyle w:val="Hyperlink"/>
          </w:rPr>
          <w:delText>7.</w:delText>
        </w:r>
        <w:r>
          <w:rPr>
            <w:rStyle w:val="Hyperlink"/>
            <w:noProof/>
          </w:rPr>
          <w:tab/>
        </w:r>
        <w:r>
          <w:rPr>
            <w:rStyle w:val="Hyperlink"/>
          </w:rPr>
          <w:delText>Change control</w:delText>
        </w:r>
        <w:r>
          <w:rPr>
            <w:rStyle w:val="Hyperlink"/>
          </w:rPr>
          <w:tab/>
        </w:r>
        <w:r>
          <w:fldChar w:fldCharType="begin"/>
        </w:r>
        <w:r>
          <w:rPr>
            <w:rStyle w:val="Hyperlink"/>
          </w:rPr>
          <w:delInstrText xml:space="preserve"> PAGEREF _Toc256000006 \h </w:delInstrText>
        </w:r>
        <w:r>
          <w:fldChar w:fldCharType="separate"/>
        </w:r>
        <w:r>
          <w:rPr>
            <w:rStyle w:val="Hyperlink"/>
          </w:rPr>
          <w:delText>17</w:delText>
        </w:r>
        <w:r>
          <w:fldChar w:fldCharType="end"/>
        </w:r>
        <w:r>
          <w:fldChar w:fldCharType="end"/>
        </w:r>
      </w:del>
    </w:p>
    <w:p w14:paraId="57C9E27C" w14:textId="77777777" w:rsidR="005B2510" w:rsidRDefault="00000000">
      <w:pPr>
        <w:pStyle w:val="TOC1"/>
        <w:tabs>
          <w:tab w:val="left" w:pos="440"/>
          <w:tab w:val="right" w:leader="dot" w:pos="9350"/>
        </w:tabs>
        <w:rPr>
          <w:del w:id="37" w:author="David Sant" w:date="2025-11-27T21:39:00Z" w16du:dateUtc="2025-11-27T21:39:00Z"/>
          <w:noProof/>
        </w:rPr>
      </w:pPr>
      <w:del w:id="38" w:author="David Sant" w:date="2025-11-27T21:39:00Z" w16du:dateUtc="2025-11-27T21:39:00Z">
        <w:r>
          <w:fldChar w:fldCharType="begin"/>
        </w:r>
        <w:r>
          <w:rPr>
            <w:rStyle w:val="Hyperlink"/>
          </w:rPr>
          <w:delInstrText xml:space="preserve"> HYPERLINK \l "_Toc256000007" </w:delInstrText>
        </w:r>
        <w:r>
          <w:fldChar w:fldCharType="separate"/>
        </w:r>
        <w:r>
          <w:rPr>
            <w:rStyle w:val="Hyperlink"/>
          </w:rPr>
          <w:delText>8.</w:delText>
        </w:r>
        <w:r>
          <w:rPr>
            <w:rStyle w:val="Hyperlink"/>
            <w:noProof/>
          </w:rPr>
          <w:tab/>
        </w:r>
        <w:r>
          <w:rPr>
            <w:rStyle w:val="Hyperlink"/>
          </w:rPr>
          <w:delText>Charges and payment</w:delText>
        </w:r>
        <w:r>
          <w:rPr>
            <w:rStyle w:val="Hyperlink"/>
          </w:rPr>
          <w:tab/>
        </w:r>
        <w:r>
          <w:fldChar w:fldCharType="begin"/>
        </w:r>
        <w:r>
          <w:rPr>
            <w:rStyle w:val="Hyperlink"/>
          </w:rPr>
          <w:delInstrText xml:space="preserve"> PAGEREF _Toc256000007 \h </w:delInstrText>
        </w:r>
        <w:r>
          <w:fldChar w:fldCharType="separate"/>
        </w:r>
        <w:r>
          <w:rPr>
            <w:rStyle w:val="Hyperlink"/>
          </w:rPr>
          <w:delText>18</w:delText>
        </w:r>
        <w:r>
          <w:fldChar w:fldCharType="end"/>
        </w:r>
        <w:r>
          <w:fldChar w:fldCharType="end"/>
        </w:r>
      </w:del>
    </w:p>
    <w:p w14:paraId="770293E6" w14:textId="77777777" w:rsidR="005B2510" w:rsidRDefault="00000000">
      <w:pPr>
        <w:pStyle w:val="TOC1"/>
        <w:tabs>
          <w:tab w:val="left" w:pos="440"/>
          <w:tab w:val="right" w:leader="dot" w:pos="9350"/>
        </w:tabs>
        <w:rPr>
          <w:del w:id="39" w:author="David Sant" w:date="2025-11-27T21:39:00Z" w16du:dateUtc="2025-11-27T21:39:00Z"/>
          <w:noProof/>
        </w:rPr>
      </w:pPr>
      <w:del w:id="40" w:author="David Sant" w:date="2025-11-27T21:39:00Z" w16du:dateUtc="2025-11-27T21:39:00Z">
        <w:r>
          <w:fldChar w:fldCharType="begin"/>
        </w:r>
        <w:r>
          <w:rPr>
            <w:rStyle w:val="Hyperlink"/>
          </w:rPr>
          <w:delInstrText xml:space="preserve"> HYPERLINK \l "_Toc256000008" </w:delInstrText>
        </w:r>
        <w:r>
          <w:fldChar w:fldCharType="separate"/>
        </w:r>
        <w:r>
          <w:rPr>
            <w:rStyle w:val="Hyperlink"/>
          </w:rPr>
          <w:delText>9.</w:delText>
        </w:r>
        <w:r>
          <w:rPr>
            <w:rStyle w:val="Hyperlink"/>
            <w:noProof/>
          </w:rPr>
          <w:tab/>
        </w:r>
        <w:r>
          <w:rPr>
            <w:rStyle w:val="Hyperlink"/>
          </w:rPr>
          <w:delText>[Audit</w:delText>
        </w:r>
        <w:r>
          <w:rPr>
            <w:rStyle w:val="Hyperlink"/>
          </w:rPr>
          <w:tab/>
        </w:r>
        <w:r>
          <w:fldChar w:fldCharType="begin"/>
        </w:r>
        <w:r>
          <w:rPr>
            <w:rStyle w:val="Hyperlink"/>
          </w:rPr>
          <w:delInstrText xml:space="preserve"> PAGEREF _Toc256000008 \h </w:delInstrText>
        </w:r>
        <w:r>
          <w:fldChar w:fldCharType="separate"/>
        </w:r>
        <w:r>
          <w:rPr>
            <w:rStyle w:val="Hyperlink"/>
          </w:rPr>
          <w:delText>21</w:delText>
        </w:r>
        <w:r>
          <w:fldChar w:fldCharType="end"/>
        </w:r>
        <w:r>
          <w:fldChar w:fldCharType="end"/>
        </w:r>
      </w:del>
    </w:p>
    <w:p w14:paraId="38F0CB20" w14:textId="77777777" w:rsidR="005B2510" w:rsidRDefault="00000000">
      <w:pPr>
        <w:pStyle w:val="TOC1"/>
        <w:tabs>
          <w:tab w:val="left" w:pos="660"/>
          <w:tab w:val="right" w:leader="dot" w:pos="9350"/>
        </w:tabs>
        <w:rPr>
          <w:del w:id="41" w:author="David Sant" w:date="2025-11-27T21:39:00Z" w16du:dateUtc="2025-11-27T21:39:00Z"/>
          <w:noProof/>
        </w:rPr>
      </w:pPr>
      <w:del w:id="42" w:author="David Sant" w:date="2025-11-27T21:39:00Z" w16du:dateUtc="2025-11-27T21:39:00Z">
        <w:r>
          <w:fldChar w:fldCharType="begin"/>
        </w:r>
        <w:r>
          <w:rPr>
            <w:rStyle w:val="Hyperlink"/>
          </w:rPr>
          <w:delInstrText xml:space="preserve"> HYPERLINK \l "_Toc256000009" </w:delInstrText>
        </w:r>
        <w:r>
          <w:fldChar w:fldCharType="separate"/>
        </w:r>
        <w:r>
          <w:rPr>
            <w:rStyle w:val="Hyperlink"/>
          </w:rPr>
          <w:delText>10.</w:delText>
        </w:r>
        <w:r>
          <w:rPr>
            <w:rStyle w:val="Hyperlink"/>
            <w:noProof/>
          </w:rPr>
          <w:tab/>
        </w:r>
        <w:r>
          <w:rPr>
            <w:rStyle w:val="Hyperlink"/>
          </w:rPr>
          <w:delText>Intellectual Property Rights</w:delText>
        </w:r>
        <w:r>
          <w:rPr>
            <w:rStyle w:val="Hyperlink"/>
          </w:rPr>
          <w:tab/>
        </w:r>
        <w:r>
          <w:fldChar w:fldCharType="begin"/>
        </w:r>
        <w:r>
          <w:rPr>
            <w:rStyle w:val="Hyperlink"/>
          </w:rPr>
          <w:delInstrText xml:space="preserve"> PAGEREF _Toc256000009 \h </w:delInstrText>
        </w:r>
        <w:r>
          <w:fldChar w:fldCharType="separate"/>
        </w:r>
        <w:r>
          <w:rPr>
            <w:rStyle w:val="Hyperlink"/>
          </w:rPr>
          <w:delText>23</w:delText>
        </w:r>
        <w:r>
          <w:fldChar w:fldCharType="end"/>
        </w:r>
        <w:r>
          <w:fldChar w:fldCharType="end"/>
        </w:r>
      </w:del>
    </w:p>
    <w:p w14:paraId="08AD6C1C" w14:textId="77777777" w:rsidR="005B2510" w:rsidRDefault="00000000">
      <w:pPr>
        <w:pStyle w:val="TOC1"/>
        <w:tabs>
          <w:tab w:val="left" w:pos="660"/>
          <w:tab w:val="right" w:leader="dot" w:pos="9350"/>
        </w:tabs>
        <w:rPr>
          <w:del w:id="43" w:author="David Sant" w:date="2025-11-27T21:39:00Z" w16du:dateUtc="2025-11-27T21:39:00Z"/>
          <w:noProof/>
        </w:rPr>
      </w:pPr>
      <w:del w:id="44" w:author="David Sant" w:date="2025-11-27T21:39:00Z" w16du:dateUtc="2025-11-27T21:39:00Z">
        <w:r>
          <w:fldChar w:fldCharType="begin"/>
        </w:r>
        <w:r>
          <w:rPr>
            <w:rStyle w:val="Hyperlink"/>
          </w:rPr>
          <w:delInstrText xml:space="preserve"> HYPERLINK \l "_Toc256000010" </w:delInstrText>
        </w:r>
        <w:r>
          <w:fldChar w:fldCharType="separate"/>
        </w:r>
        <w:r>
          <w:rPr>
            <w:rStyle w:val="Hyperlink"/>
          </w:rPr>
          <w:delText>11.</w:delText>
        </w:r>
        <w:r>
          <w:rPr>
            <w:rStyle w:val="Hyperlink"/>
            <w:noProof/>
          </w:rPr>
          <w:tab/>
        </w:r>
        <w:r>
          <w:rPr>
            <w:rStyle w:val="Hyperlink"/>
          </w:rPr>
          <w:delText>Contract managers and governance</w:delText>
        </w:r>
        <w:r>
          <w:rPr>
            <w:rStyle w:val="Hyperlink"/>
          </w:rPr>
          <w:tab/>
        </w:r>
        <w:r>
          <w:fldChar w:fldCharType="begin"/>
        </w:r>
        <w:r>
          <w:rPr>
            <w:rStyle w:val="Hyperlink"/>
          </w:rPr>
          <w:delInstrText xml:space="preserve"> PAGEREF _Toc256000010 \h </w:delInstrText>
        </w:r>
        <w:r>
          <w:fldChar w:fldCharType="separate"/>
        </w:r>
        <w:r>
          <w:rPr>
            <w:rStyle w:val="Hyperlink"/>
          </w:rPr>
          <w:delText>25</w:delText>
        </w:r>
        <w:r>
          <w:fldChar w:fldCharType="end"/>
        </w:r>
        <w:r>
          <w:fldChar w:fldCharType="end"/>
        </w:r>
      </w:del>
    </w:p>
    <w:p w14:paraId="00192DB7" w14:textId="77777777" w:rsidR="005B2510" w:rsidRDefault="00000000">
      <w:pPr>
        <w:pStyle w:val="TOC1"/>
        <w:tabs>
          <w:tab w:val="left" w:pos="660"/>
          <w:tab w:val="right" w:leader="dot" w:pos="9350"/>
        </w:tabs>
        <w:rPr>
          <w:del w:id="45" w:author="David Sant" w:date="2025-11-27T21:39:00Z" w16du:dateUtc="2025-11-27T21:39:00Z"/>
          <w:noProof/>
        </w:rPr>
      </w:pPr>
      <w:del w:id="46" w:author="David Sant" w:date="2025-11-27T21:39:00Z" w16du:dateUtc="2025-11-27T21:39:00Z">
        <w:r>
          <w:fldChar w:fldCharType="begin"/>
        </w:r>
        <w:r>
          <w:rPr>
            <w:rStyle w:val="Hyperlink"/>
          </w:rPr>
          <w:delInstrText xml:space="preserve"> HYPERLINK \l "_Toc256000011" </w:delInstrText>
        </w:r>
        <w:r>
          <w:fldChar w:fldCharType="separate"/>
        </w:r>
        <w:r>
          <w:rPr>
            <w:rStyle w:val="Hyperlink"/>
          </w:rPr>
          <w:delText>12.</w:delText>
        </w:r>
        <w:r>
          <w:rPr>
            <w:rStyle w:val="Hyperlink"/>
            <w:noProof/>
          </w:rPr>
          <w:tab/>
        </w:r>
        <w:r>
          <w:rPr>
            <w:rStyle w:val="Hyperlink"/>
          </w:rPr>
          <w:delText>Compliance with laws and policies</w:delText>
        </w:r>
        <w:r>
          <w:rPr>
            <w:rStyle w:val="Hyperlink"/>
          </w:rPr>
          <w:tab/>
        </w:r>
        <w:r>
          <w:fldChar w:fldCharType="begin"/>
        </w:r>
        <w:r>
          <w:rPr>
            <w:rStyle w:val="Hyperlink"/>
          </w:rPr>
          <w:delInstrText xml:space="preserve"> PAGEREF _Toc256000011 \h </w:delInstrText>
        </w:r>
        <w:r>
          <w:fldChar w:fldCharType="separate"/>
        </w:r>
        <w:r>
          <w:rPr>
            <w:rStyle w:val="Hyperlink"/>
          </w:rPr>
          <w:delText>26</w:delText>
        </w:r>
        <w:r>
          <w:fldChar w:fldCharType="end"/>
        </w:r>
        <w:r>
          <w:fldChar w:fldCharType="end"/>
        </w:r>
      </w:del>
    </w:p>
    <w:p w14:paraId="60FB7A27" w14:textId="77777777" w:rsidR="005B2510" w:rsidRDefault="00000000">
      <w:pPr>
        <w:pStyle w:val="TOC1"/>
        <w:tabs>
          <w:tab w:val="left" w:pos="660"/>
          <w:tab w:val="right" w:leader="dot" w:pos="9350"/>
        </w:tabs>
        <w:rPr>
          <w:del w:id="47" w:author="David Sant" w:date="2025-11-27T21:39:00Z" w16du:dateUtc="2025-11-27T21:39:00Z"/>
          <w:noProof/>
        </w:rPr>
      </w:pPr>
      <w:del w:id="48" w:author="David Sant" w:date="2025-11-27T21:39:00Z" w16du:dateUtc="2025-11-27T21:39:00Z">
        <w:r>
          <w:fldChar w:fldCharType="begin"/>
        </w:r>
        <w:r>
          <w:rPr>
            <w:rStyle w:val="Hyperlink"/>
          </w:rPr>
          <w:delInstrText xml:space="preserve"> HYPERLINK \l "_Toc256000012" </w:delInstrText>
        </w:r>
        <w:r>
          <w:fldChar w:fldCharType="separate"/>
        </w:r>
        <w:r>
          <w:rPr>
            <w:rStyle w:val="Hyperlink"/>
          </w:rPr>
          <w:delText>13.</w:delText>
        </w:r>
        <w:r>
          <w:rPr>
            <w:rStyle w:val="Hyperlink"/>
            <w:noProof/>
          </w:rPr>
          <w:tab/>
        </w:r>
        <w:r>
          <w:rPr>
            <w:rStyle w:val="Hyperlink"/>
          </w:rPr>
          <w:delText>Data protection</w:delText>
        </w:r>
        <w:r>
          <w:rPr>
            <w:rStyle w:val="Hyperlink"/>
          </w:rPr>
          <w:tab/>
        </w:r>
        <w:r>
          <w:fldChar w:fldCharType="begin"/>
        </w:r>
        <w:r>
          <w:rPr>
            <w:rStyle w:val="Hyperlink"/>
          </w:rPr>
          <w:delInstrText xml:space="preserve"> PAGEREF _Toc256000012 \h </w:delInstrText>
        </w:r>
        <w:r>
          <w:fldChar w:fldCharType="separate"/>
        </w:r>
        <w:r>
          <w:rPr>
            <w:rStyle w:val="Hyperlink"/>
          </w:rPr>
          <w:delText>28</w:delText>
        </w:r>
        <w:r>
          <w:fldChar w:fldCharType="end"/>
        </w:r>
        <w:r>
          <w:fldChar w:fldCharType="end"/>
        </w:r>
      </w:del>
    </w:p>
    <w:p w14:paraId="2A8A1E9C" w14:textId="77777777" w:rsidR="005B2510" w:rsidRDefault="00000000">
      <w:pPr>
        <w:pStyle w:val="TOC1"/>
        <w:tabs>
          <w:tab w:val="left" w:pos="660"/>
          <w:tab w:val="right" w:leader="dot" w:pos="9350"/>
        </w:tabs>
        <w:rPr>
          <w:del w:id="49" w:author="David Sant" w:date="2025-11-27T21:39:00Z" w16du:dateUtc="2025-11-27T21:39:00Z"/>
          <w:noProof/>
        </w:rPr>
      </w:pPr>
      <w:del w:id="50" w:author="David Sant" w:date="2025-11-27T21:39:00Z" w16du:dateUtc="2025-11-27T21:39:00Z">
        <w:r>
          <w:fldChar w:fldCharType="begin"/>
        </w:r>
        <w:r>
          <w:rPr>
            <w:rStyle w:val="Hyperlink"/>
          </w:rPr>
          <w:delInstrText xml:space="preserve"> HYPERLINK \l "_Toc256000013" </w:delInstrText>
        </w:r>
        <w:r>
          <w:fldChar w:fldCharType="separate"/>
        </w:r>
        <w:r>
          <w:rPr>
            <w:rStyle w:val="Hyperlink"/>
          </w:rPr>
          <w:delText>14.</w:delText>
        </w:r>
        <w:r>
          <w:rPr>
            <w:rStyle w:val="Hyperlink"/>
            <w:noProof/>
          </w:rPr>
          <w:tab/>
        </w:r>
        <w:r>
          <w:rPr>
            <w:rStyle w:val="Hyperlink"/>
          </w:rPr>
          <w:delText>Confidentiality</w:delText>
        </w:r>
        <w:r>
          <w:rPr>
            <w:rStyle w:val="Hyperlink"/>
          </w:rPr>
          <w:tab/>
        </w:r>
        <w:r>
          <w:fldChar w:fldCharType="begin"/>
        </w:r>
        <w:r>
          <w:rPr>
            <w:rStyle w:val="Hyperlink"/>
          </w:rPr>
          <w:delInstrText xml:space="preserve"> PAGEREF _Toc256000013 \h </w:delInstrText>
        </w:r>
        <w:r>
          <w:fldChar w:fldCharType="separate"/>
        </w:r>
        <w:r>
          <w:rPr>
            <w:rStyle w:val="Hyperlink"/>
          </w:rPr>
          <w:delText>32</w:delText>
        </w:r>
        <w:r>
          <w:fldChar w:fldCharType="end"/>
        </w:r>
        <w:r>
          <w:fldChar w:fldCharType="end"/>
        </w:r>
      </w:del>
    </w:p>
    <w:p w14:paraId="0FC51221" w14:textId="77777777" w:rsidR="005B2510" w:rsidRDefault="00000000">
      <w:pPr>
        <w:pStyle w:val="TOC1"/>
        <w:tabs>
          <w:tab w:val="left" w:pos="660"/>
          <w:tab w:val="right" w:leader="dot" w:pos="9350"/>
        </w:tabs>
        <w:rPr>
          <w:del w:id="51" w:author="David Sant" w:date="2025-11-27T21:39:00Z" w16du:dateUtc="2025-11-27T21:39:00Z"/>
          <w:noProof/>
        </w:rPr>
      </w:pPr>
      <w:del w:id="52" w:author="David Sant" w:date="2025-11-27T21:39:00Z" w16du:dateUtc="2025-11-27T21:39:00Z">
        <w:r>
          <w:fldChar w:fldCharType="begin"/>
        </w:r>
        <w:r>
          <w:rPr>
            <w:rStyle w:val="Hyperlink"/>
          </w:rPr>
          <w:delInstrText xml:space="preserve"> HYPERLINK \l "_Toc256000014" </w:delInstrText>
        </w:r>
        <w:r>
          <w:fldChar w:fldCharType="separate"/>
        </w:r>
        <w:r>
          <w:rPr>
            <w:rStyle w:val="Hyperlink"/>
          </w:rPr>
          <w:delText>15.</w:delText>
        </w:r>
        <w:r>
          <w:rPr>
            <w:rStyle w:val="Hyperlink"/>
            <w:noProof/>
          </w:rPr>
          <w:tab/>
        </w:r>
        <w:r>
          <w:rPr>
            <w:rStyle w:val="Hyperlink"/>
          </w:rPr>
          <w:delText>[Working with competitors]</w:delText>
        </w:r>
        <w:r>
          <w:rPr>
            <w:rStyle w:val="Hyperlink"/>
          </w:rPr>
          <w:tab/>
        </w:r>
        <w:r>
          <w:fldChar w:fldCharType="begin"/>
        </w:r>
        <w:r>
          <w:rPr>
            <w:rStyle w:val="Hyperlink"/>
          </w:rPr>
          <w:delInstrText xml:space="preserve"> PAGEREF _Toc256000014 \h </w:delInstrText>
        </w:r>
        <w:r>
          <w:fldChar w:fldCharType="separate"/>
        </w:r>
        <w:r>
          <w:rPr>
            <w:rStyle w:val="Hyperlink"/>
          </w:rPr>
          <w:delText>33</w:delText>
        </w:r>
        <w:r>
          <w:fldChar w:fldCharType="end"/>
        </w:r>
        <w:r>
          <w:fldChar w:fldCharType="end"/>
        </w:r>
      </w:del>
    </w:p>
    <w:p w14:paraId="16552C18" w14:textId="77777777" w:rsidR="005B2510" w:rsidRDefault="00000000">
      <w:pPr>
        <w:pStyle w:val="TOC1"/>
        <w:tabs>
          <w:tab w:val="left" w:pos="660"/>
          <w:tab w:val="right" w:leader="dot" w:pos="9350"/>
        </w:tabs>
        <w:rPr>
          <w:del w:id="53" w:author="David Sant" w:date="2025-11-27T21:39:00Z" w16du:dateUtc="2025-11-27T21:39:00Z"/>
          <w:noProof/>
        </w:rPr>
      </w:pPr>
      <w:del w:id="54" w:author="David Sant" w:date="2025-11-27T21:39:00Z" w16du:dateUtc="2025-11-27T21:39:00Z">
        <w:r>
          <w:fldChar w:fldCharType="begin"/>
        </w:r>
        <w:r>
          <w:rPr>
            <w:rStyle w:val="Hyperlink"/>
          </w:rPr>
          <w:delInstrText xml:space="preserve"> HYPERLINK \l "_Toc256000015" </w:delInstrText>
        </w:r>
        <w:r>
          <w:fldChar w:fldCharType="separate"/>
        </w:r>
        <w:r>
          <w:rPr>
            <w:rStyle w:val="Hyperlink"/>
          </w:rPr>
          <w:delText>16.</w:delText>
        </w:r>
        <w:r>
          <w:rPr>
            <w:rStyle w:val="Hyperlink"/>
            <w:noProof/>
          </w:rPr>
          <w:tab/>
        </w:r>
        <w:r>
          <w:rPr>
            <w:rStyle w:val="Hyperlink"/>
          </w:rPr>
          <w:delText>Warranties and indemnities</w:delText>
        </w:r>
        <w:r>
          <w:rPr>
            <w:rStyle w:val="Hyperlink"/>
          </w:rPr>
          <w:tab/>
        </w:r>
        <w:r>
          <w:fldChar w:fldCharType="begin"/>
        </w:r>
        <w:r>
          <w:rPr>
            <w:rStyle w:val="Hyperlink"/>
          </w:rPr>
          <w:delInstrText xml:space="preserve"> PAGEREF _Toc256000015 \h </w:delInstrText>
        </w:r>
        <w:r>
          <w:fldChar w:fldCharType="separate"/>
        </w:r>
        <w:r>
          <w:rPr>
            <w:rStyle w:val="Hyperlink"/>
          </w:rPr>
          <w:delText>33</w:delText>
        </w:r>
        <w:r>
          <w:fldChar w:fldCharType="end"/>
        </w:r>
        <w:r>
          <w:fldChar w:fldCharType="end"/>
        </w:r>
      </w:del>
    </w:p>
    <w:p w14:paraId="5C895FB8" w14:textId="77777777" w:rsidR="005B2510" w:rsidRDefault="00000000">
      <w:pPr>
        <w:pStyle w:val="TOC1"/>
        <w:tabs>
          <w:tab w:val="left" w:pos="660"/>
          <w:tab w:val="right" w:leader="dot" w:pos="9350"/>
        </w:tabs>
        <w:rPr>
          <w:del w:id="55" w:author="David Sant" w:date="2025-11-27T21:39:00Z" w16du:dateUtc="2025-11-27T21:39:00Z"/>
          <w:noProof/>
        </w:rPr>
      </w:pPr>
      <w:del w:id="56" w:author="David Sant" w:date="2025-11-27T21:39:00Z" w16du:dateUtc="2025-11-27T21:39:00Z">
        <w:r>
          <w:fldChar w:fldCharType="begin"/>
        </w:r>
        <w:r>
          <w:rPr>
            <w:rStyle w:val="Hyperlink"/>
          </w:rPr>
          <w:delInstrText xml:space="preserve"> HYPERLINK \l "_Toc256000016" </w:delInstrText>
        </w:r>
        <w:r>
          <w:fldChar w:fldCharType="separate"/>
        </w:r>
        <w:r>
          <w:rPr>
            <w:rStyle w:val="Hyperlink"/>
          </w:rPr>
          <w:delText>17.</w:delText>
        </w:r>
        <w:r>
          <w:rPr>
            <w:rStyle w:val="Hyperlink"/>
            <w:noProof/>
          </w:rPr>
          <w:tab/>
        </w:r>
        <w:r>
          <w:rPr>
            <w:rStyle w:val="Hyperlink"/>
          </w:rPr>
          <w:delText>[Insurance</w:delText>
        </w:r>
        <w:r>
          <w:rPr>
            <w:rStyle w:val="Hyperlink"/>
          </w:rPr>
          <w:tab/>
        </w:r>
        <w:r>
          <w:fldChar w:fldCharType="begin"/>
        </w:r>
        <w:r>
          <w:rPr>
            <w:rStyle w:val="Hyperlink"/>
          </w:rPr>
          <w:delInstrText xml:space="preserve"> PAGEREF _Toc256000016 \h </w:delInstrText>
        </w:r>
        <w:r>
          <w:fldChar w:fldCharType="separate"/>
        </w:r>
        <w:r>
          <w:rPr>
            <w:rStyle w:val="Hyperlink"/>
          </w:rPr>
          <w:delText>36</w:delText>
        </w:r>
        <w:r>
          <w:fldChar w:fldCharType="end"/>
        </w:r>
        <w:r>
          <w:fldChar w:fldCharType="end"/>
        </w:r>
      </w:del>
    </w:p>
    <w:p w14:paraId="1D2A0F3B" w14:textId="77777777" w:rsidR="005B2510" w:rsidRDefault="00000000">
      <w:pPr>
        <w:pStyle w:val="TOC1"/>
        <w:tabs>
          <w:tab w:val="left" w:pos="660"/>
          <w:tab w:val="right" w:leader="dot" w:pos="9350"/>
        </w:tabs>
        <w:rPr>
          <w:del w:id="57" w:author="David Sant" w:date="2025-11-27T21:39:00Z" w16du:dateUtc="2025-11-27T21:39:00Z"/>
          <w:noProof/>
        </w:rPr>
      </w:pPr>
      <w:del w:id="58" w:author="David Sant" w:date="2025-11-27T21:39:00Z" w16du:dateUtc="2025-11-27T21:39:00Z">
        <w:r>
          <w:fldChar w:fldCharType="begin"/>
        </w:r>
        <w:r>
          <w:rPr>
            <w:rStyle w:val="Hyperlink"/>
          </w:rPr>
          <w:delInstrText xml:space="preserve"> HYPERLINK \l "_Toc256000017" </w:delInstrText>
        </w:r>
        <w:r>
          <w:fldChar w:fldCharType="separate"/>
        </w:r>
        <w:r>
          <w:rPr>
            <w:rStyle w:val="Hyperlink"/>
          </w:rPr>
          <w:delText>18.</w:delText>
        </w:r>
        <w:r>
          <w:rPr>
            <w:rStyle w:val="Hyperlink"/>
            <w:noProof/>
          </w:rPr>
          <w:tab/>
        </w:r>
        <w:r>
          <w:rPr>
            <w:rStyle w:val="Hyperlink"/>
          </w:rPr>
          <w:delText>Limitation of liability</w:delText>
        </w:r>
        <w:r>
          <w:rPr>
            <w:rStyle w:val="Hyperlink"/>
          </w:rPr>
          <w:tab/>
        </w:r>
        <w:r>
          <w:fldChar w:fldCharType="begin"/>
        </w:r>
        <w:r>
          <w:rPr>
            <w:rStyle w:val="Hyperlink"/>
          </w:rPr>
          <w:delInstrText xml:space="preserve"> PAGEREF _Toc256000017 \h </w:delInstrText>
        </w:r>
        <w:r>
          <w:fldChar w:fldCharType="separate"/>
        </w:r>
        <w:r>
          <w:rPr>
            <w:rStyle w:val="Hyperlink"/>
          </w:rPr>
          <w:delText>37</w:delText>
        </w:r>
        <w:r>
          <w:fldChar w:fldCharType="end"/>
        </w:r>
        <w:r>
          <w:fldChar w:fldCharType="end"/>
        </w:r>
      </w:del>
    </w:p>
    <w:p w14:paraId="719707CC" w14:textId="77777777" w:rsidR="005B2510" w:rsidRDefault="00000000">
      <w:pPr>
        <w:pStyle w:val="TOC1"/>
        <w:tabs>
          <w:tab w:val="left" w:pos="660"/>
          <w:tab w:val="right" w:leader="dot" w:pos="9350"/>
        </w:tabs>
        <w:rPr>
          <w:del w:id="59" w:author="David Sant" w:date="2025-11-27T21:39:00Z" w16du:dateUtc="2025-11-27T21:39:00Z"/>
          <w:noProof/>
        </w:rPr>
      </w:pPr>
      <w:del w:id="60" w:author="David Sant" w:date="2025-11-27T21:39:00Z" w16du:dateUtc="2025-11-27T21:39:00Z">
        <w:r>
          <w:fldChar w:fldCharType="begin"/>
        </w:r>
        <w:r>
          <w:rPr>
            <w:rStyle w:val="Hyperlink"/>
          </w:rPr>
          <w:delInstrText xml:space="preserve"> HYPERLINK \l "_Toc256000018" </w:delInstrText>
        </w:r>
        <w:r>
          <w:fldChar w:fldCharType="separate"/>
        </w:r>
        <w:r>
          <w:rPr>
            <w:rStyle w:val="Hyperlink"/>
          </w:rPr>
          <w:delText>19.</w:delText>
        </w:r>
        <w:r>
          <w:rPr>
            <w:rStyle w:val="Hyperlink"/>
            <w:noProof/>
          </w:rPr>
          <w:tab/>
        </w:r>
        <w:r>
          <w:rPr>
            <w:rStyle w:val="Hyperlink"/>
          </w:rPr>
          <w:delText>Termination</w:delText>
        </w:r>
        <w:r>
          <w:rPr>
            <w:rStyle w:val="Hyperlink"/>
          </w:rPr>
          <w:tab/>
        </w:r>
        <w:r>
          <w:fldChar w:fldCharType="begin"/>
        </w:r>
        <w:r>
          <w:rPr>
            <w:rStyle w:val="Hyperlink"/>
          </w:rPr>
          <w:delInstrText xml:space="preserve"> PAGEREF _Toc256000018 \h </w:delInstrText>
        </w:r>
        <w:r>
          <w:fldChar w:fldCharType="separate"/>
        </w:r>
        <w:r>
          <w:rPr>
            <w:rStyle w:val="Hyperlink"/>
          </w:rPr>
          <w:delText>39</w:delText>
        </w:r>
        <w:r>
          <w:fldChar w:fldCharType="end"/>
        </w:r>
        <w:r>
          <w:fldChar w:fldCharType="end"/>
        </w:r>
      </w:del>
    </w:p>
    <w:p w14:paraId="4A13143F" w14:textId="77777777" w:rsidR="005B2510" w:rsidRDefault="00000000">
      <w:pPr>
        <w:pStyle w:val="TOC1"/>
        <w:tabs>
          <w:tab w:val="left" w:pos="660"/>
          <w:tab w:val="right" w:leader="dot" w:pos="9350"/>
        </w:tabs>
        <w:rPr>
          <w:del w:id="61" w:author="David Sant" w:date="2025-11-27T21:39:00Z" w16du:dateUtc="2025-11-27T21:39:00Z"/>
          <w:noProof/>
        </w:rPr>
      </w:pPr>
      <w:del w:id="62" w:author="David Sant" w:date="2025-11-27T21:39:00Z" w16du:dateUtc="2025-11-27T21:39:00Z">
        <w:r>
          <w:fldChar w:fldCharType="begin"/>
        </w:r>
        <w:r>
          <w:rPr>
            <w:rStyle w:val="Hyperlink"/>
          </w:rPr>
          <w:delInstrText xml:space="preserve"> HYPERLINK \l "_Toc256000019" </w:delInstrText>
        </w:r>
        <w:r>
          <w:fldChar w:fldCharType="separate"/>
        </w:r>
        <w:r>
          <w:rPr>
            <w:rStyle w:val="Hyperlink"/>
          </w:rPr>
          <w:delText>20.</w:delText>
        </w:r>
        <w:r>
          <w:rPr>
            <w:rStyle w:val="Hyperlink"/>
            <w:noProof/>
          </w:rPr>
          <w:tab/>
        </w:r>
        <w:r>
          <w:rPr>
            <w:rStyle w:val="Hyperlink"/>
          </w:rPr>
          <w:delText>Obligations on termination and survival</w:delText>
        </w:r>
        <w:r>
          <w:rPr>
            <w:rStyle w:val="Hyperlink"/>
          </w:rPr>
          <w:tab/>
        </w:r>
        <w:r>
          <w:fldChar w:fldCharType="begin"/>
        </w:r>
        <w:r>
          <w:rPr>
            <w:rStyle w:val="Hyperlink"/>
          </w:rPr>
          <w:delInstrText xml:space="preserve"> PAGEREF _Toc256000019 \h </w:delInstrText>
        </w:r>
        <w:r>
          <w:fldChar w:fldCharType="separate"/>
        </w:r>
        <w:r>
          <w:rPr>
            <w:rStyle w:val="Hyperlink"/>
          </w:rPr>
          <w:delText>41</w:delText>
        </w:r>
        <w:r>
          <w:fldChar w:fldCharType="end"/>
        </w:r>
        <w:r>
          <w:fldChar w:fldCharType="end"/>
        </w:r>
      </w:del>
    </w:p>
    <w:p w14:paraId="58FC8788" w14:textId="77777777" w:rsidR="005B2510" w:rsidRDefault="00000000">
      <w:pPr>
        <w:pStyle w:val="TOC1"/>
        <w:tabs>
          <w:tab w:val="left" w:pos="660"/>
          <w:tab w:val="right" w:leader="dot" w:pos="9350"/>
        </w:tabs>
        <w:rPr>
          <w:del w:id="63" w:author="David Sant" w:date="2025-11-27T21:39:00Z" w16du:dateUtc="2025-11-27T21:39:00Z"/>
          <w:noProof/>
        </w:rPr>
      </w:pPr>
      <w:del w:id="64" w:author="David Sant" w:date="2025-11-27T21:39:00Z" w16du:dateUtc="2025-11-27T21:39:00Z">
        <w:r>
          <w:fldChar w:fldCharType="begin"/>
        </w:r>
        <w:r>
          <w:rPr>
            <w:rStyle w:val="Hyperlink"/>
          </w:rPr>
          <w:delInstrText xml:space="preserve"> HYPERLINK \l "_Toc256000020" </w:delInstrText>
        </w:r>
        <w:r>
          <w:fldChar w:fldCharType="separate"/>
        </w:r>
        <w:r>
          <w:rPr>
            <w:rStyle w:val="Hyperlink"/>
          </w:rPr>
          <w:delText>21.</w:delText>
        </w:r>
        <w:r>
          <w:rPr>
            <w:rStyle w:val="Hyperlink"/>
            <w:noProof/>
          </w:rPr>
          <w:tab/>
        </w:r>
        <w:r>
          <w:rPr>
            <w:rStyle w:val="Hyperlink"/>
          </w:rPr>
          <w:delText>Force majeure</w:delText>
        </w:r>
        <w:r>
          <w:rPr>
            <w:rStyle w:val="Hyperlink"/>
          </w:rPr>
          <w:tab/>
        </w:r>
        <w:r>
          <w:fldChar w:fldCharType="begin"/>
        </w:r>
        <w:r>
          <w:rPr>
            <w:rStyle w:val="Hyperlink"/>
          </w:rPr>
          <w:delInstrText xml:space="preserve"> PAGEREF _Toc256000020 \h </w:delInstrText>
        </w:r>
        <w:r>
          <w:fldChar w:fldCharType="separate"/>
        </w:r>
        <w:r>
          <w:rPr>
            <w:rStyle w:val="Hyperlink"/>
          </w:rPr>
          <w:delText>43</w:delText>
        </w:r>
        <w:r>
          <w:fldChar w:fldCharType="end"/>
        </w:r>
        <w:r>
          <w:fldChar w:fldCharType="end"/>
        </w:r>
      </w:del>
    </w:p>
    <w:p w14:paraId="6AE853A8" w14:textId="77777777" w:rsidR="005B2510" w:rsidRDefault="00000000">
      <w:pPr>
        <w:pStyle w:val="TOC1"/>
        <w:tabs>
          <w:tab w:val="left" w:pos="660"/>
          <w:tab w:val="right" w:leader="dot" w:pos="9350"/>
        </w:tabs>
        <w:rPr>
          <w:del w:id="65" w:author="David Sant" w:date="2025-11-27T21:39:00Z" w16du:dateUtc="2025-11-27T21:39:00Z"/>
          <w:noProof/>
        </w:rPr>
      </w:pPr>
      <w:del w:id="66" w:author="David Sant" w:date="2025-11-27T21:39:00Z" w16du:dateUtc="2025-11-27T21:39:00Z">
        <w:r>
          <w:fldChar w:fldCharType="begin"/>
        </w:r>
        <w:r>
          <w:rPr>
            <w:rStyle w:val="Hyperlink"/>
          </w:rPr>
          <w:delInstrText xml:space="preserve"> HYPERLINK \l "_Toc256000021" </w:delInstrText>
        </w:r>
        <w:r>
          <w:fldChar w:fldCharType="separate"/>
        </w:r>
        <w:r>
          <w:rPr>
            <w:rStyle w:val="Hyperlink"/>
          </w:rPr>
          <w:delText>22.</w:delText>
        </w:r>
        <w:r>
          <w:rPr>
            <w:rStyle w:val="Hyperlink"/>
            <w:noProof/>
          </w:rPr>
          <w:tab/>
        </w:r>
        <w:r>
          <w:rPr>
            <w:rStyle w:val="Hyperlink"/>
          </w:rPr>
          <w:delText>Assignment and other dealings</w:delText>
        </w:r>
        <w:r>
          <w:rPr>
            <w:rStyle w:val="Hyperlink"/>
          </w:rPr>
          <w:tab/>
        </w:r>
        <w:r>
          <w:fldChar w:fldCharType="begin"/>
        </w:r>
        <w:r>
          <w:rPr>
            <w:rStyle w:val="Hyperlink"/>
          </w:rPr>
          <w:delInstrText xml:space="preserve"> PAGEREF _Toc256000021 \h </w:delInstrText>
        </w:r>
        <w:r>
          <w:fldChar w:fldCharType="separate"/>
        </w:r>
        <w:r>
          <w:rPr>
            <w:rStyle w:val="Hyperlink"/>
          </w:rPr>
          <w:delText>44</w:delText>
        </w:r>
        <w:r>
          <w:fldChar w:fldCharType="end"/>
        </w:r>
        <w:r>
          <w:fldChar w:fldCharType="end"/>
        </w:r>
      </w:del>
    </w:p>
    <w:p w14:paraId="6DDE3968" w14:textId="77777777" w:rsidR="005B2510" w:rsidRDefault="00000000">
      <w:pPr>
        <w:pStyle w:val="TOC1"/>
        <w:tabs>
          <w:tab w:val="left" w:pos="660"/>
          <w:tab w:val="right" w:leader="dot" w:pos="9350"/>
        </w:tabs>
        <w:rPr>
          <w:del w:id="67" w:author="David Sant" w:date="2025-11-27T21:39:00Z" w16du:dateUtc="2025-11-27T21:39:00Z"/>
          <w:noProof/>
        </w:rPr>
      </w:pPr>
      <w:del w:id="68" w:author="David Sant" w:date="2025-11-27T21:39:00Z" w16du:dateUtc="2025-11-27T21:39:00Z">
        <w:r>
          <w:fldChar w:fldCharType="begin"/>
        </w:r>
        <w:r>
          <w:rPr>
            <w:rStyle w:val="Hyperlink"/>
          </w:rPr>
          <w:delInstrText xml:space="preserve"> HYPERLINK \l "_Toc256000022" </w:delInstrText>
        </w:r>
        <w:r>
          <w:fldChar w:fldCharType="separate"/>
        </w:r>
        <w:r>
          <w:rPr>
            <w:rStyle w:val="Hyperlink"/>
          </w:rPr>
          <w:delText>23.</w:delText>
        </w:r>
        <w:r>
          <w:rPr>
            <w:rStyle w:val="Hyperlink"/>
            <w:noProof/>
          </w:rPr>
          <w:tab/>
        </w:r>
        <w:r>
          <w:rPr>
            <w:rStyle w:val="Hyperlink"/>
          </w:rPr>
          <w:delText>Variation</w:delText>
        </w:r>
        <w:r>
          <w:rPr>
            <w:rStyle w:val="Hyperlink"/>
          </w:rPr>
          <w:tab/>
        </w:r>
        <w:r>
          <w:fldChar w:fldCharType="begin"/>
        </w:r>
        <w:r>
          <w:rPr>
            <w:rStyle w:val="Hyperlink"/>
          </w:rPr>
          <w:delInstrText xml:space="preserve"> PAGEREF _Toc256000022 \h </w:delInstrText>
        </w:r>
        <w:r>
          <w:fldChar w:fldCharType="separate"/>
        </w:r>
        <w:r>
          <w:rPr>
            <w:rStyle w:val="Hyperlink"/>
          </w:rPr>
          <w:delText>45</w:delText>
        </w:r>
        <w:r>
          <w:fldChar w:fldCharType="end"/>
        </w:r>
        <w:r>
          <w:fldChar w:fldCharType="end"/>
        </w:r>
      </w:del>
    </w:p>
    <w:p w14:paraId="014D41D9" w14:textId="77777777" w:rsidR="005B2510" w:rsidRDefault="00000000">
      <w:pPr>
        <w:pStyle w:val="TOC1"/>
        <w:tabs>
          <w:tab w:val="left" w:pos="660"/>
          <w:tab w:val="right" w:leader="dot" w:pos="9350"/>
        </w:tabs>
        <w:rPr>
          <w:del w:id="69" w:author="David Sant" w:date="2025-11-27T21:39:00Z" w16du:dateUtc="2025-11-27T21:39:00Z"/>
          <w:noProof/>
        </w:rPr>
      </w:pPr>
      <w:del w:id="70" w:author="David Sant" w:date="2025-11-27T21:39:00Z" w16du:dateUtc="2025-11-27T21:39:00Z">
        <w:r>
          <w:fldChar w:fldCharType="begin"/>
        </w:r>
        <w:r>
          <w:rPr>
            <w:rStyle w:val="Hyperlink"/>
          </w:rPr>
          <w:delInstrText xml:space="preserve"> HYPERLINK \l "_Toc256000023" </w:delInstrText>
        </w:r>
        <w:r>
          <w:fldChar w:fldCharType="separate"/>
        </w:r>
        <w:r>
          <w:rPr>
            <w:rStyle w:val="Hyperlink"/>
          </w:rPr>
          <w:delText>24.</w:delText>
        </w:r>
        <w:r>
          <w:rPr>
            <w:rStyle w:val="Hyperlink"/>
            <w:noProof/>
          </w:rPr>
          <w:tab/>
        </w:r>
        <w:r>
          <w:rPr>
            <w:rStyle w:val="Hyperlink"/>
          </w:rPr>
          <w:delText>Waiver</w:delText>
        </w:r>
        <w:r>
          <w:rPr>
            <w:rStyle w:val="Hyperlink"/>
          </w:rPr>
          <w:tab/>
        </w:r>
        <w:r>
          <w:fldChar w:fldCharType="begin"/>
        </w:r>
        <w:r>
          <w:rPr>
            <w:rStyle w:val="Hyperlink"/>
          </w:rPr>
          <w:delInstrText xml:space="preserve"> PAGEREF _Toc256000023 \h </w:delInstrText>
        </w:r>
        <w:r>
          <w:fldChar w:fldCharType="separate"/>
        </w:r>
        <w:r>
          <w:rPr>
            <w:rStyle w:val="Hyperlink"/>
          </w:rPr>
          <w:delText>45</w:delText>
        </w:r>
        <w:r>
          <w:fldChar w:fldCharType="end"/>
        </w:r>
        <w:r>
          <w:fldChar w:fldCharType="end"/>
        </w:r>
      </w:del>
    </w:p>
    <w:p w14:paraId="0BE3C713" w14:textId="77777777" w:rsidR="005B2510" w:rsidRDefault="00000000">
      <w:pPr>
        <w:pStyle w:val="TOC1"/>
        <w:tabs>
          <w:tab w:val="left" w:pos="660"/>
          <w:tab w:val="right" w:leader="dot" w:pos="9350"/>
        </w:tabs>
        <w:rPr>
          <w:del w:id="71" w:author="David Sant" w:date="2025-11-27T21:39:00Z" w16du:dateUtc="2025-11-27T21:39:00Z"/>
          <w:noProof/>
        </w:rPr>
      </w:pPr>
      <w:del w:id="72" w:author="David Sant" w:date="2025-11-27T21:39:00Z" w16du:dateUtc="2025-11-27T21:39:00Z">
        <w:r>
          <w:fldChar w:fldCharType="begin"/>
        </w:r>
        <w:r>
          <w:rPr>
            <w:rStyle w:val="Hyperlink"/>
          </w:rPr>
          <w:delInstrText xml:space="preserve"> HYPERLINK \l "_Toc256000024" </w:delInstrText>
        </w:r>
        <w:r>
          <w:fldChar w:fldCharType="separate"/>
        </w:r>
        <w:r>
          <w:rPr>
            <w:rStyle w:val="Hyperlink"/>
          </w:rPr>
          <w:delText>25.</w:delText>
        </w:r>
        <w:r>
          <w:rPr>
            <w:rStyle w:val="Hyperlink"/>
            <w:noProof/>
          </w:rPr>
          <w:tab/>
        </w:r>
        <w:r>
          <w:rPr>
            <w:rStyle w:val="Hyperlink"/>
          </w:rPr>
          <w:delText>Rights and remedies</w:delText>
        </w:r>
        <w:r>
          <w:rPr>
            <w:rStyle w:val="Hyperlink"/>
          </w:rPr>
          <w:tab/>
        </w:r>
        <w:r>
          <w:fldChar w:fldCharType="begin"/>
        </w:r>
        <w:r>
          <w:rPr>
            <w:rStyle w:val="Hyperlink"/>
          </w:rPr>
          <w:delInstrText xml:space="preserve"> PAGEREF _Toc256000024 \h </w:delInstrText>
        </w:r>
        <w:r>
          <w:fldChar w:fldCharType="separate"/>
        </w:r>
        <w:r>
          <w:rPr>
            <w:rStyle w:val="Hyperlink"/>
          </w:rPr>
          <w:delText>46</w:delText>
        </w:r>
        <w:r>
          <w:fldChar w:fldCharType="end"/>
        </w:r>
        <w:r>
          <w:fldChar w:fldCharType="end"/>
        </w:r>
      </w:del>
    </w:p>
    <w:p w14:paraId="3C58E1F2" w14:textId="77777777" w:rsidR="005B2510" w:rsidRDefault="00000000">
      <w:pPr>
        <w:pStyle w:val="TOC1"/>
        <w:tabs>
          <w:tab w:val="left" w:pos="660"/>
          <w:tab w:val="right" w:leader="dot" w:pos="9350"/>
        </w:tabs>
        <w:rPr>
          <w:del w:id="73" w:author="David Sant" w:date="2025-11-27T21:39:00Z" w16du:dateUtc="2025-11-27T21:39:00Z"/>
          <w:noProof/>
        </w:rPr>
      </w:pPr>
      <w:del w:id="74" w:author="David Sant" w:date="2025-11-27T21:39:00Z" w16du:dateUtc="2025-11-27T21:39:00Z">
        <w:r>
          <w:fldChar w:fldCharType="begin"/>
        </w:r>
        <w:r>
          <w:rPr>
            <w:rStyle w:val="Hyperlink"/>
          </w:rPr>
          <w:delInstrText xml:space="preserve"> HYPERLINK \l "_Toc256000025" </w:delInstrText>
        </w:r>
        <w:r>
          <w:fldChar w:fldCharType="separate"/>
        </w:r>
        <w:r>
          <w:rPr>
            <w:rStyle w:val="Hyperlink"/>
          </w:rPr>
          <w:delText>26.</w:delText>
        </w:r>
        <w:r>
          <w:rPr>
            <w:rStyle w:val="Hyperlink"/>
            <w:noProof/>
          </w:rPr>
          <w:tab/>
        </w:r>
        <w:r>
          <w:rPr>
            <w:rStyle w:val="Hyperlink"/>
          </w:rPr>
          <w:delText>Severance</w:delText>
        </w:r>
        <w:r>
          <w:rPr>
            <w:rStyle w:val="Hyperlink"/>
          </w:rPr>
          <w:tab/>
        </w:r>
        <w:r>
          <w:fldChar w:fldCharType="begin"/>
        </w:r>
        <w:r>
          <w:rPr>
            <w:rStyle w:val="Hyperlink"/>
          </w:rPr>
          <w:delInstrText xml:space="preserve"> PAGEREF _Toc256000025 \h </w:delInstrText>
        </w:r>
        <w:r>
          <w:fldChar w:fldCharType="separate"/>
        </w:r>
        <w:r>
          <w:rPr>
            <w:rStyle w:val="Hyperlink"/>
          </w:rPr>
          <w:delText>46</w:delText>
        </w:r>
        <w:r>
          <w:fldChar w:fldCharType="end"/>
        </w:r>
        <w:r>
          <w:fldChar w:fldCharType="end"/>
        </w:r>
      </w:del>
    </w:p>
    <w:p w14:paraId="38E0CF2D" w14:textId="77777777" w:rsidR="005B2510" w:rsidRDefault="00000000">
      <w:pPr>
        <w:pStyle w:val="TOC1"/>
        <w:tabs>
          <w:tab w:val="left" w:pos="660"/>
          <w:tab w:val="right" w:leader="dot" w:pos="9350"/>
        </w:tabs>
        <w:rPr>
          <w:del w:id="75" w:author="David Sant" w:date="2025-11-27T21:39:00Z" w16du:dateUtc="2025-11-27T21:39:00Z"/>
          <w:noProof/>
        </w:rPr>
      </w:pPr>
      <w:del w:id="76" w:author="David Sant" w:date="2025-11-27T21:39:00Z" w16du:dateUtc="2025-11-27T21:39:00Z">
        <w:r>
          <w:fldChar w:fldCharType="begin"/>
        </w:r>
        <w:r>
          <w:rPr>
            <w:rStyle w:val="Hyperlink"/>
          </w:rPr>
          <w:delInstrText xml:space="preserve"> HYPERLINK \l "_Toc256000026" </w:delInstrText>
        </w:r>
        <w:r>
          <w:fldChar w:fldCharType="separate"/>
        </w:r>
        <w:r>
          <w:rPr>
            <w:rStyle w:val="Hyperlink"/>
          </w:rPr>
          <w:delText>27.</w:delText>
        </w:r>
        <w:r>
          <w:rPr>
            <w:rStyle w:val="Hyperlink"/>
            <w:noProof/>
          </w:rPr>
          <w:tab/>
        </w:r>
        <w:r>
          <w:rPr>
            <w:rStyle w:val="Hyperlink"/>
          </w:rPr>
          <w:delText>Entire agreement</w:delText>
        </w:r>
        <w:r>
          <w:rPr>
            <w:rStyle w:val="Hyperlink"/>
          </w:rPr>
          <w:tab/>
        </w:r>
        <w:r>
          <w:fldChar w:fldCharType="begin"/>
        </w:r>
        <w:r>
          <w:rPr>
            <w:rStyle w:val="Hyperlink"/>
          </w:rPr>
          <w:delInstrText xml:space="preserve"> PAGEREF _Toc256000026 \h </w:delInstrText>
        </w:r>
        <w:r>
          <w:fldChar w:fldCharType="separate"/>
        </w:r>
        <w:r>
          <w:rPr>
            <w:rStyle w:val="Hyperlink"/>
          </w:rPr>
          <w:delText>46</w:delText>
        </w:r>
        <w:r>
          <w:fldChar w:fldCharType="end"/>
        </w:r>
        <w:r>
          <w:fldChar w:fldCharType="end"/>
        </w:r>
      </w:del>
    </w:p>
    <w:p w14:paraId="2378D3CE" w14:textId="77777777" w:rsidR="005B2510" w:rsidRDefault="00000000">
      <w:pPr>
        <w:pStyle w:val="TOC1"/>
        <w:tabs>
          <w:tab w:val="left" w:pos="660"/>
          <w:tab w:val="right" w:leader="dot" w:pos="9350"/>
        </w:tabs>
        <w:rPr>
          <w:del w:id="77" w:author="David Sant" w:date="2025-11-27T21:39:00Z" w16du:dateUtc="2025-11-27T21:39:00Z"/>
          <w:noProof/>
        </w:rPr>
      </w:pPr>
      <w:del w:id="78" w:author="David Sant" w:date="2025-11-27T21:39:00Z" w16du:dateUtc="2025-11-27T21:39:00Z">
        <w:r>
          <w:fldChar w:fldCharType="begin"/>
        </w:r>
        <w:r>
          <w:rPr>
            <w:rStyle w:val="Hyperlink"/>
          </w:rPr>
          <w:delInstrText xml:space="preserve"> HYPERLINK \l "_Toc256000027" </w:delInstrText>
        </w:r>
        <w:r>
          <w:fldChar w:fldCharType="separate"/>
        </w:r>
        <w:r>
          <w:rPr>
            <w:rStyle w:val="Hyperlink"/>
          </w:rPr>
          <w:delText>28.</w:delText>
        </w:r>
        <w:r>
          <w:rPr>
            <w:rStyle w:val="Hyperlink"/>
            <w:noProof/>
          </w:rPr>
          <w:tab/>
        </w:r>
        <w:r>
          <w:rPr>
            <w:rStyle w:val="Hyperlink"/>
          </w:rPr>
          <w:delText>Conflict</w:delText>
        </w:r>
        <w:r>
          <w:rPr>
            <w:rStyle w:val="Hyperlink"/>
          </w:rPr>
          <w:tab/>
        </w:r>
        <w:r>
          <w:fldChar w:fldCharType="begin"/>
        </w:r>
        <w:r>
          <w:rPr>
            <w:rStyle w:val="Hyperlink"/>
          </w:rPr>
          <w:delInstrText xml:space="preserve"> PAGEREF _Toc256000027 \h </w:delInstrText>
        </w:r>
        <w:r>
          <w:fldChar w:fldCharType="separate"/>
        </w:r>
        <w:r>
          <w:rPr>
            <w:rStyle w:val="Hyperlink"/>
          </w:rPr>
          <w:delText>46</w:delText>
        </w:r>
        <w:r>
          <w:fldChar w:fldCharType="end"/>
        </w:r>
        <w:r>
          <w:fldChar w:fldCharType="end"/>
        </w:r>
      </w:del>
    </w:p>
    <w:p w14:paraId="6D62533C" w14:textId="77777777" w:rsidR="005B2510" w:rsidRDefault="00000000">
      <w:pPr>
        <w:pStyle w:val="TOC1"/>
        <w:tabs>
          <w:tab w:val="left" w:pos="660"/>
          <w:tab w:val="right" w:leader="dot" w:pos="9350"/>
        </w:tabs>
        <w:rPr>
          <w:del w:id="79" w:author="David Sant" w:date="2025-11-27T21:39:00Z" w16du:dateUtc="2025-11-27T21:39:00Z"/>
          <w:noProof/>
        </w:rPr>
      </w:pPr>
      <w:del w:id="80" w:author="David Sant" w:date="2025-11-27T21:39:00Z" w16du:dateUtc="2025-11-27T21:39:00Z">
        <w:r>
          <w:fldChar w:fldCharType="begin"/>
        </w:r>
        <w:r>
          <w:rPr>
            <w:rStyle w:val="Hyperlink"/>
          </w:rPr>
          <w:delInstrText xml:space="preserve"> HYPERLINK \l "_Toc256000028" </w:delInstrText>
        </w:r>
        <w:r>
          <w:fldChar w:fldCharType="separate"/>
        </w:r>
        <w:r>
          <w:rPr>
            <w:rStyle w:val="Hyperlink"/>
          </w:rPr>
          <w:delText>29.</w:delText>
        </w:r>
        <w:r>
          <w:rPr>
            <w:rStyle w:val="Hyperlink"/>
            <w:noProof/>
          </w:rPr>
          <w:tab/>
        </w:r>
        <w:r>
          <w:rPr>
            <w:rStyle w:val="Hyperlink"/>
            <w:bCs/>
          </w:rPr>
          <w:delText>Announcements</w:delText>
        </w:r>
        <w:r>
          <w:rPr>
            <w:rStyle w:val="Hyperlink"/>
          </w:rPr>
          <w:tab/>
        </w:r>
        <w:r>
          <w:fldChar w:fldCharType="begin"/>
        </w:r>
        <w:r>
          <w:rPr>
            <w:rStyle w:val="Hyperlink"/>
          </w:rPr>
          <w:delInstrText xml:space="preserve"> PAGEREF _Toc256000028 \h </w:delInstrText>
        </w:r>
        <w:r>
          <w:fldChar w:fldCharType="separate"/>
        </w:r>
        <w:r>
          <w:rPr>
            <w:rStyle w:val="Hyperlink"/>
          </w:rPr>
          <w:delText>46</w:delText>
        </w:r>
        <w:r>
          <w:fldChar w:fldCharType="end"/>
        </w:r>
        <w:r>
          <w:fldChar w:fldCharType="end"/>
        </w:r>
      </w:del>
    </w:p>
    <w:p w14:paraId="702016FC" w14:textId="77777777" w:rsidR="005B2510" w:rsidRDefault="00000000">
      <w:pPr>
        <w:pStyle w:val="TOC1"/>
        <w:tabs>
          <w:tab w:val="left" w:pos="660"/>
          <w:tab w:val="right" w:leader="dot" w:pos="9350"/>
        </w:tabs>
        <w:rPr>
          <w:del w:id="81" w:author="David Sant" w:date="2025-11-27T21:39:00Z" w16du:dateUtc="2025-11-27T21:39:00Z"/>
          <w:noProof/>
        </w:rPr>
      </w:pPr>
      <w:del w:id="82" w:author="David Sant" w:date="2025-11-27T21:39:00Z" w16du:dateUtc="2025-11-27T21:39:00Z">
        <w:r>
          <w:fldChar w:fldCharType="begin"/>
        </w:r>
        <w:r>
          <w:rPr>
            <w:rStyle w:val="Hyperlink"/>
          </w:rPr>
          <w:delInstrText xml:space="preserve"> HYPERLINK \l "_Toc256000029" </w:delInstrText>
        </w:r>
        <w:r>
          <w:fldChar w:fldCharType="separate"/>
        </w:r>
        <w:r>
          <w:rPr>
            <w:rStyle w:val="Hyperlink"/>
          </w:rPr>
          <w:delText>30.</w:delText>
        </w:r>
        <w:r>
          <w:rPr>
            <w:rStyle w:val="Hyperlink"/>
            <w:noProof/>
          </w:rPr>
          <w:tab/>
        </w:r>
        <w:r>
          <w:rPr>
            <w:rStyle w:val="Hyperlink"/>
          </w:rPr>
          <w:delText>No partnership or agency</w:delText>
        </w:r>
        <w:r>
          <w:rPr>
            <w:rStyle w:val="Hyperlink"/>
          </w:rPr>
          <w:tab/>
        </w:r>
        <w:r>
          <w:fldChar w:fldCharType="begin"/>
        </w:r>
        <w:r>
          <w:rPr>
            <w:rStyle w:val="Hyperlink"/>
          </w:rPr>
          <w:delInstrText xml:space="preserve"> PAGEREF _Toc256000029 \h </w:delInstrText>
        </w:r>
        <w:r>
          <w:fldChar w:fldCharType="separate"/>
        </w:r>
        <w:r>
          <w:rPr>
            <w:rStyle w:val="Hyperlink"/>
          </w:rPr>
          <w:delText>47</w:delText>
        </w:r>
        <w:r>
          <w:fldChar w:fldCharType="end"/>
        </w:r>
        <w:r>
          <w:fldChar w:fldCharType="end"/>
        </w:r>
      </w:del>
    </w:p>
    <w:p w14:paraId="1A1EBADC" w14:textId="77777777" w:rsidR="005B2510" w:rsidRDefault="00000000">
      <w:pPr>
        <w:pStyle w:val="TOC1"/>
        <w:tabs>
          <w:tab w:val="left" w:pos="660"/>
          <w:tab w:val="right" w:leader="dot" w:pos="9350"/>
        </w:tabs>
        <w:rPr>
          <w:del w:id="83" w:author="David Sant" w:date="2025-11-27T21:39:00Z" w16du:dateUtc="2025-11-27T21:39:00Z"/>
          <w:noProof/>
        </w:rPr>
      </w:pPr>
      <w:del w:id="84" w:author="David Sant" w:date="2025-11-27T21:39:00Z" w16du:dateUtc="2025-11-27T21:39:00Z">
        <w:r>
          <w:fldChar w:fldCharType="begin"/>
        </w:r>
        <w:r>
          <w:rPr>
            <w:rStyle w:val="Hyperlink"/>
          </w:rPr>
          <w:delInstrText xml:space="preserve"> HYPERLINK \l "_Toc256000030" </w:delInstrText>
        </w:r>
        <w:r>
          <w:fldChar w:fldCharType="separate"/>
        </w:r>
        <w:r>
          <w:rPr>
            <w:rStyle w:val="Hyperlink"/>
          </w:rPr>
          <w:delText>31.</w:delText>
        </w:r>
        <w:r>
          <w:rPr>
            <w:rStyle w:val="Hyperlink"/>
            <w:noProof/>
          </w:rPr>
          <w:tab/>
        </w:r>
        <w:r>
          <w:rPr>
            <w:rStyle w:val="Hyperlink"/>
          </w:rPr>
          <w:delText>Third party rights</w:delText>
        </w:r>
        <w:r>
          <w:rPr>
            <w:rStyle w:val="Hyperlink"/>
          </w:rPr>
          <w:tab/>
        </w:r>
        <w:r>
          <w:fldChar w:fldCharType="begin"/>
        </w:r>
        <w:r>
          <w:rPr>
            <w:rStyle w:val="Hyperlink"/>
          </w:rPr>
          <w:delInstrText xml:space="preserve"> PAGEREF _Toc256000030 \h </w:delInstrText>
        </w:r>
        <w:r>
          <w:fldChar w:fldCharType="separate"/>
        </w:r>
        <w:r>
          <w:rPr>
            <w:rStyle w:val="Hyperlink"/>
          </w:rPr>
          <w:delText>47</w:delText>
        </w:r>
        <w:r>
          <w:fldChar w:fldCharType="end"/>
        </w:r>
        <w:r>
          <w:fldChar w:fldCharType="end"/>
        </w:r>
      </w:del>
    </w:p>
    <w:p w14:paraId="27F34066" w14:textId="77777777" w:rsidR="005B2510" w:rsidRDefault="00000000">
      <w:pPr>
        <w:pStyle w:val="TOC1"/>
        <w:tabs>
          <w:tab w:val="left" w:pos="660"/>
          <w:tab w:val="right" w:leader="dot" w:pos="9350"/>
        </w:tabs>
        <w:rPr>
          <w:del w:id="85" w:author="David Sant" w:date="2025-11-27T21:39:00Z" w16du:dateUtc="2025-11-27T21:39:00Z"/>
          <w:noProof/>
        </w:rPr>
      </w:pPr>
      <w:del w:id="86" w:author="David Sant" w:date="2025-11-27T21:39:00Z" w16du:dateUtc="2025-11-27T21:39:00Z">
        <w:r>
          <w:fldChar w:fldCharType="begin"/>
        </w:r>
        <w:r>
          <w:rPr>
            <w:rStyle w:val="Hyperlink"/>
          </w:rPr>
          <w:delInstrText xml:space="preserve"> HYPERLINK \l "_Toc256000031" </w:delInstrText>
        </w:r>
        <w:r>
          <w:fldChar w:fldCharType="separate"/>
        </w:r>
        <w:r>
          <w:rPr>
            <w:rStyle w:val="Hyperlink"/>
          </w:rPr>
          <w:delText>32.</w:delText>
        </w:r>
        <w:r>
          <w:rPr>
            <w:rStyle w:val="Hyperlink"/>
            <w:noProof/>
          </w:rPr>
          <w:tab/>
        </w:r>
        <w:r>
          <w:rPr>
            <w:rStyle w:val="Hyperlink"/>
          </w:rPr>
          <w:delText>Notices</w:delText>
        </w:r>
        <w:r>
          <w:rPr>
            <w:rStyle w:val="Hyperlink"/>
          </w:rPr>
          <w:tab/>
        </w:r>
        <w:r>
          <w:fldChar w:fldCharType="begin"/>
        </w:r>
        <w:r>
          <w:rPr>
            <w:rStyle w:val="Hyperlink"/>
          </w:rPr>
          <w:delInstrText xml:space="preserve"> PAGEREF _Toc256000031 \h </w:delInstrText>
        </w:r>
        <w:r>
          <w:fldChar w:fldCharType="separate"/>
        </w:r>
        <w:r>
          <w:rPr>
            <w:rStyle w:val="Hyperlink"/>
          </w:rPr>
          <w:delText>47</w:delText>
        </w:r>
        <w:r>
          <w:fldChar w:fldCharType="end"/>
        </w:r>
        <w:r>
          <w:fldChar w:fldCharType="end"/>
        </w:r>
      </w:del>
    </w:p>
    <w:p w14:paraId="39FA3E8E" w14:textId="77777777" w:rsidR="005B2510" w:rsidRDefault="00000000">
      <w:pPr>
        <w:pStyle w:val="TOC1"/>
        <w:tabs>
          <w:tab w:val="left" w:pos="660"/>
          <w:tab w:val="right" w:leader="dot" w:pos="9350"/>
        </w:tabs>
        <w:rPr>
          <w:del w:id="87" w:author="David Sant" w:date="2025-11-27T21:39:00Z" w16du:dateUtc="2025-11-27T21:39:00Z"/>
          <w:noProof/>
        </w:rPr>
      </w:pPr>
      <w:del w:id="88" w:author="David Sant" w:date="2025-11-27T21:39:00Z" w16du:dateUtc="2025-11-27T21:39:00Z">
        <w:r>
          <w:fldChar w:fldCharType="begin"/>
        </w:r>
        <w:r>
          <w:rPr>
            <w:rStyle w:val="Hyperlink"/>
          </w:rPr>
          <w:delInstrText xml:space="preserve"> HYPERLINK \l "_Toc256000032" </w:delInstrText>
        </w:r>
        <w:r>
          <w:fldChar w:fldCharType="separate"/>
        </w:r>
        <w:r>
          <w:rPr>
            <w:rStyle w:val="Hyperlink"/>
          </w:rPr>
          <w:delText>33.</w:delText>
        </w:r>
        <w:r>
          <w:rPr>
            <w:rStyle w:val="Hyperlink"/>
            <w:noProof/>
          </w:rPr>
          <w:tab/>
        </w:r>
        <w:r>
          <w:rPr>
            <w:rStyle w:val="Hyperlink"/>
          </w:rPr>
          <w:delText>Counterparts</w:delText>
        </w:r>
        <w:r>
          <w:rPr>
            <w:rStyle w:val="Hyperlink"/>
          </w:rPr>
          <w:tab/>
        </w:r>
        <w:r>
          <w:fldChar w:fldCharType="begin"/>
        </w:r>
        <w:r>
          <w:rPr>
            <w:rStyle w:val="Hyperlink"/>
          </w:rPr>
          <w:delInstrText xml:space="preserve"> PAGEREF _Toc256000032 \h </w:delInstrText>
        </w:r>
        <w:r>
          <w:fldChar w:fldCharType="separate"/>
        </w:r>
        <w:r>
          <w:rPr>
            <w:rStyle w:val="Hyperlink"/>
          </w:rPr>
          <w:delText>48</w:delText>
        </w:r>
        <w:r>
          <w:fldChar w:fldCharType="end"/>
        </w:r>
        <w:r>
          <w:fldChar w:fldCharType="end"/>
        </w:r>
      </w:del>
    </w:p>
    <w:p w14:paraId="503E9B96" w14:textId="77777777" w:rsidR="005B2510" w:rsidRDefault="00000000">
      <w:pPr>
        <w:pStyle w:val="TOC1"/>
        <w:tabs>
          <w:tab w:val="left" w:pos="660"/>
          <w:tab w:val="right" w:leader="dot" w:pos="9350"/>
        </w:tabs>
        <w:rPr>
          <w:del w:id="89" w:author="David Sant" w:date="2025-11-27T21:39:00Z" w16du:dateUtc="2025-11-27T21:39:00Z"/>
          <w:noProof/>
        </w:rPr>
      </w:pPr>
      <w:del w:id="90" w:author="David Sant" w:date="2025-11-27T21:39:00Z" w16du:dateUtc="2025-11-27T21:39:00Z">
        <w:r>
          <w:fldChar w:fldCharType="begin"/>
        </w:r>
        <w:r>
          <w:rPr>
            <w:rStyle w:val="Hyperlink"/>
          </w:rPr>
          <w:delInstrText xml:space="preserve"> HYPERLINK \l "_Toc256000033" </w:delInstrText>
        </w:r>
        <w:r>
          <w:fldChar w:fldCharType="separate"/>
        </w:r>
        <w:r>
          <w:rPr>
            <w:rStyle w:val="Hyperlink"/>
          </w:rPr>
          <w:delText>34.</w:delText>
        </w:r>
        <w:r>
          <w:rPr>
            <w:rStyle w:val="Hyperlink"/>
            <w:noProof/>
          </w:rPr>
          <w:tab/>
        </w:r>
        <w:r>
          <w:rPr>
            <w:rStyle w:val="Hyperlink"/>
          </w:rPr>
          <w:delText>Dispute resolution procedure</w:delText>
        </w:r>
        <w:r>
          <w:rPr>
            <w:rStyle w:val="Hyperlink"/>
          </w:rPr>
          <w:tab/>
        </w:r>
        <w:r>
          <w:fldChar w:fldCharType="begin"/>
        </w:r>
        <w:r>
          <w:rPr>
            <w:rStyle w:val="Hyperlink"/>
          </w:rPr>
          <w:delInstrText xml:space="preserve"> PAGEREF _Toc256000033 \h </w:delInstrText>
        </w:r>
        <w:r>
          <w:fldChar w:fldCharType="separate"/>
        </w:r>
        <w:r>
          <w:rPr>
            <w:rStyle w:val="Hyperlink"/>
          </w:rPr>
          <w:delText>48</w:delText>
        </w:r>
        <w:r>
          <w:fldChar w:fldCharType="end"/>
        </w:r>
        <w:r>
          <w:fldChar w:fldCharType="end"/>
        </w:r>
      </w:del>
    </w:p>
    <w:p w14:paraId="0CE3A6B5" w14:textId="77777777" w:rsidR="005B2510" w:rsidRDefault="00000000">
      <w:pPr>
        <w:pStyle w:val="TOC1"/>
        <w:tabs>
          <w:tab w:val="left" w:pos="660"/>
          <w:tab w:val="right" w:leader="dot" w:pos="9350"/>
        </w:tabs>
        <w:rPr>
          <w:del w:id="91" w:author="David Sant" w:date="2025-11-27T21:39:00Z" w16du:dateUtc="2025-11-27T21:39:00Z"/>
          <w:noProof/>
        </w:rPr>
      </w:pPr>
      <w:del w:id="92" w:author="David Sant" w:date="2025-11-27T21:39:00Z" w16du:dateUtc="2025-11-27T21:39:00Z">
        <w:r>
          <w:fldChar w:fldCharType="begin"/>
        </w:r>
        <w:r>
          <w:rPr>
            <w:rStyle w:val="Hyperlink"/>
          </w:rPr>
          <w:delInstrText xml:space="preserve"> HYPERLINK \l "_Toc256000034" </w:delInstrText>
        </w:r>
        <w:r>
          <w:fldChar w:fldCharType="separate"/>
        </w:r>
        <w:r>
          <w:rPr>
            <w:rStyle w:val="Hyperlink"/>
          </w:rPr>
          <w:delText>35.</w:delText>
        </w:r>
        <w:r>
          <w:rPr>
            <w:rStyle w:val="Hyperlink"/>
            <w:noProof/>
          </w:rPr>
          <w:tab/>
        </w:r>
        <w:r>
          <w:rPr>
            <w:rStyle w:val="Hyperlink"/>
          </w:rPr>
          <w:delText>Governing law</w:delText>
        </w:r>
        <w:r>
          <w:rPr>
            <w:rStyle w:val="Hyperlink"/>
          </w:rPr>
          <w:tab/>
        </w:r>
        <w:r>
          <w:fldChar w:fldCharType="begin"/>
        </w:r>
        <w:r>
          <w:rPr>
            <w:rStyle w:val="Hyperlink"/>
          </w:rPr>
          <w:delInstrText xml:space="preserve"> PAGEREF _Toc256000034 \h </w:delInstrText>
        </w:r>
        <w:r>
          <w:fldChar w:fldCharType="separate"/>
        </w:r>
        <w:r>
          <w:rPr>
            <w:rStyle w:val="Hyperlink"/>
          </w:rPr>
          <w:delText>49</w:delText>
        </w:r>
        <w:r>
          <w:fldChar w:fldCharType="end"/>
        </w:r>
        <w:r>
          <w:fldChar w:fldCharType="end"/>
        </w:r>
      </w:del>
    </w:p>
    <w:p w14:paraId="147F1FBC" w14:textId="77777777" w:rsidR="005B2510" w:rsidRDefault="00000000">
      <w:pPr>
        <w:pStyle w:val="TOC1"/>
        <w:tabs>
          <w:tab w:val="left" w:pos="660"/>
          <w:tab w:val="right" w:leader="dot" w:pos="9350"/>
        </w:tabs>
        <w:rPr>
          <w:del w:id="93" w:author="David Sant" w:date="2025-11-27T21:39:00Z" w16du:dateUtc="2025-11-27T21:39:00Z"/>
          <w:noProof/>
        </w:rPr>
      </w:pPr>
      <w:del w:id="94" w:author="David Sant" w:date="2025-11-27T21:39:00Z" w16du:dateUtc="2025-11-27T21:39:00Z">
        <w:r>
          <w:fldChar w:fldCharType="begin"/>
        </w:r>
        <w:r>
          <w:rPr>
            <w:rStyle w:val="Hyperlink"/>
          </w:rPr>
          <w:delInstrText xml:space="preserve"> HYPERLINK \l "_Toc256000035" </w:delInstrText>
        </w:r>
        <w:r>
          <w:fldChar w:fldCharType="separate"/>
        </w:r>
        <w:r>
          <w:rPr>
            <w:rStyle w:val="Hyperlink"/>
          </w:rPr>
          <w:delText>36.</w:delText>
        </w:r>
        <w:r>
          <w:rPr>
            <w:rStyle w:val="Hyperlink"/>
            <w:noProof/>
          </w:rPr>
          <w:tab/>
        </w:r>
        <w:r>
          <w:rPr>
            <w:rStyle w:val="Hyperlink"/>
          </w:rPr>
          <w:delText>Jurisdiction</w:delText>
        </w:r>
        <w:r>
          <w:rPr>
            <w:rStyle w:val="Hyperlink"/>
          </w:rPr>
          <w:tab/>
        </w:r>
        <w:r>
          <w:fldChar w:fldCharType="begin"/>
        </w:r>
        <w:r>
          <w:rPr>
            <w:rStyle w:val="Hyperlink"/>
          </w:rPr>
          <w:delInstrText xml:space="preserve"> PAGEREF _Toc256000035 \h </w:delInstrText>
        </w:r>
        <w:r>
          <w:fldChar w:fldCharType="separate"/>
        </w:r>
        <w:r>
          <w:rPr>
            <w:rStyle w:val="Hyperlink"/>
          </w:rPr>
          <w:delText>49</w:delText>
        </w:r>
        <w:r>
          <w:fldChar w:fldCharType="end"/>
        </w:r>
        <w:r>
          <w:fldChar w:fldCharType="end"/>
        </w:r>
      </w:del>
    </w:p>
    <w:p w14:paraId="6BF128B1" w14:textId="77777777" w:rsidR="00000000" w:rsidRDefault="00000000" w:rsidP="00575092">
      <w:pPr>
        <w:pStyle w:val="HeadingLevel2"/>
        <w:rPr>
          <w:del w:id="95" w:author="David Sant" w:date="2025-11-27T21:39:00Z" w16du:dateUtc="2025-11-27T21:39:00Z"/>
        </w:rPr>
      </w:pPr>
      <w:del w:id="96" w:author="David Sant" w:date="2025-11-27T21:39:00Z" w16du:dateUtc="2025-11-27T21:39:00Z">
        <w:r>
          <w:fldChar w:fldCharType="end"/>
        </w:r>
      </w:del>
    </w:p>
    <w:p w14:paraId="1DB2ED63" w14:textId="77777777" w:rsidR="00000000" w:rsidRDefault="00000000" w:rsidP="00575092">
      <w:pPr>
        <w:pStyle w:val="HeadingLevel2"/>
        <w:rPr>
          <w:del w:id="97" w:author="David Sant" w:date="2025-11-27T21:39:00Z" w16du:dateUtc="2025-11-27T21:39:00Z"/>
        </w:rPr>
      </w:pPr>
      <w:del w:id="98" w:author="David Sant" w:date="2025-11-27T21:39:00Z" w16du:dateUtc="2025-11-27T21:39:00Z">
        <w:r>
          <w:delText>SCHEDULE</w:delText>
        </w:r>
      </w:del>
    </w:p>
    <w:p w14:paraId="7449B5C5" w14:textId="77777777" w:rsidR="005B2510" w:rsidRDefault="00000000">
      <w:pPr>
        <w:pStyle w:val="TOC1"/>
        <w:tabs>
          <w:tab w:val="left" w:pos="1540"/>
          <w:tab w:val="right" w:leader="dot" w:pos="9350"/>
        </w:tabs>
        <w:rPr>
          <w:del w:id="99" w:author="David Sant" w:date="2025-11-27T21:39:00Z" w16du:dateUtc="2025-11-27T21:39:00Z"/>
          <w:noProof/>
        </w:rPr>
      </w:pPr>
      <w:del w:id="100" w:author="David Sant" w:date="2025-11-27T21:39:00Z" w16du:dateUtc="2025-11-27T21:39:00Z">
        <w:r>
          <w:rPr>
            <w:rFonts w:eastAsia="Arial"/>
            <w:lang w:eastAsia="en-GB"/>
          </w:rPr>
          <w:fldChar w:fldCharType="begin"/>
        </w:r>
        <w:r>
          <w:rPr>
            <w:color w:val="000000"/>
          </w:rPr>
          <w:delInstrText>TOC \t "Schedule Title Clause, 1, Schedule, 1, Part, 1, Part Title, 1" \h</w:delInstrText>
        </w:r>
        <w:r>
          <w:rPr>
            <w:rFonts w:eastAsia="Arial"/>
            <w:lang w:eastAsia="en-GB"/>
          </w:rPr>
          <w:fldChar w:fldCharType="separate"/>
        </w:r>
        <w:r>
          <w:fldChar w:fldCharType="begin"/>
        </w:r>
        <w:r>
          <w:rPr>
            <w:rStyle w:val="Hyperlink"/>
          </w:rPr>
          <w:delInstrText xml:space="preserve"> HYPERLINK \l "_Toc256000036" </w:delInstrText>
        </w:r>
        <w:r>
          <w:fldChar w:fldCharType="separate"/>
        </w:r>
        <w:r>
          <w:rPr>
            <w:rStyle w:val="Hyperlink"/>
          </w:rPr>
          <w:delText>Schedule 1</w:delText>
        </w:r>
        <w:r>
          <w:rPr>
            <w:rStyle w:val="Hyperlink"/>
            <w:noProof/>
          </w:rPr>
          <w:tab/>
        </w:r>
        <w:r>
          <w:rPr>
            <w:rStyle w:val="Hyperlink"/>
          </w:rPr>
          <w:delText>Services</w:delText>
        </w:r>
        <w:r>
          <w:rPr>
            <w:rStyle w:val="Hyperlink"/>
          </w:rPr>
          <w:tab/>
        </w:r>
        <w:r>
          <w:fldChar w:fldCharType="begin"/>
        </w:r>
        <w:r>
          <w:rPr>
            <w:rStyle w:val="Hyperlink"/>
          </w:rPr>
          <w:delInstrText xml:space="preserve"> PAGEREF _Toc256000036 \h </w:delInstrText>
        </w:r>
        <w:r>
          <w:fldChar w:fldCharType="separate"/>
        </w:r>
        <w:r>
          <w:rPr>
            <w:rStyle w:val="Hyperlink"/>
          </w:rPr>
          <w:delText>50</w:delText>
        </w:r>
        <w:r>
          <w:fldChar w:fldCharType="end"/>
        </w:r>
        <w:r>
          <w:fldChar w:fldCharType="end"/>
        </w:r>
      </w:del>
    </w:p>
    <w:p w14:paraId="4ACF395B" w14:textId="77777777" w:rsidR="005B2510" w:rsidRDefault="00000000">
      <w:pPr>
        <w:pStyle w:val="TOC1"/>
        <w:tabs>
          <w:tab w:val="left" w:pos="440"/>
          <w:tab w:val="right" w:leader="dot" w:pos="9350"/>
        </w:tabs>
        <w:rPr>
          <w:del w:id="101" w:author="David Sant" w:date="2025-11-27T21:39:00Z" w16du:dateUtc="2025-11-27T21:39:00Z"/>
          <w:noProof/>
        </w:rPr>
      </w:pPr>
      <w:del w:id="102" w:author="David Sant" w:date="2025-11-27T21:39:00Z" w16du:dateUtc="2025-11-27T21:39:00Z">
        <w:r>
          <w:fldChar w:fldCharType="begin"/>
        </w:r>
        <w:r>
          <w:rPr>
            <w:rStyle w:val="Hyperlink"/>
          </w:rPr>
          <w:delInstrText xml:space="preserve"> HYPERLINK \l "_Toc256000037" </w:delInstrText>
        </w:r>
        <w:r>
          <w:fldChar w:fldCharType="separate"/>
        </w:r>
        <w:r>
          <w:rPr>
            <w:rStyle w:val="Hyperlink"/>
          </w:rPr>
          <w:delText>1.</w:delText>
        </w:r>
        <w:r>
          <w:rPr>
            <w:rStyle w:val="Hyperlink"/>
            <w:noProof/>
          </w:rPr>
          <w:tab/>
        </w:r>
        <w:r>
          <w:rPr>
            <w:rStyle w:val="Hyperlink"/>
          </w:rPr>
          <w:delText>Services</w:delText>
        </w:r>
        <w:r>
          <w:rPr>
            <w:rStyle w:val="Hyperlink"/>
          </w:rPr>
          <w:tab/>
        </w:r>
        <w:r>
          <w:fldChar w:fldCharType="begin"/>
        </w:r>
        <w:r>
          <w:rPr>
            <w:rStyle w:val="Hyperlink"/>
          </w:rPr>
          <w:delInstrText xml:space="preserve"> PAGEREF _Toc256000037 \h </w:delInstrText>
        </w:r>
        <w:r>
          <w:fldChar w:fldCharType="separate"/>
        </w:r>
        <w:r>
          <w:rPr>
            <w:rStyle w:val="Hyperlink"/>
          </w:rPr>
          <w:delText>50</w:delText>
        </w:r>
        <w:r>
          <w:fldChar w:fldCharType="end"/>
        </w:r>
        <w:r>
          <w:fldChar w:fldCharType="end"/>
        </w:r>
      </w:del>
    </w:p>
    <w:p w14:paraId="0AD83C64" w14:textId="77777777" w:rsidR="005B2510" w:rsidRDefault="00000000">
      <w:pPr>
        <w:pStyle w:val="TOC1"/>
        <w:tabs>
          <w:tab w:val="left" w:pos="440"/>
          <w:tab w:val="right" w:leader="dot" w:pos="9350"/>
        </w:tabs>
        <w:rPr>
          <w:del w:id="103" w:author="David Sant" w:date="2025-11-27T21:39:00Z" w16du:dateUtc="2025-11-27T21:39:00Z"/>
          <w:noProof/>
        </w:rPr>
      </w:pPr>
      <w:del w:id="104" w:author="David Sant" w:date="2025-11-27T21:39:00Z" w16du:dateUtc="2025-11-27T21:39:00Z">
        <w:r>
          <w:fldChar w:fldCharType="begin"/>
        </w:r>
        <w:r>
          <w:rPr>
            <w:rStyle w:val="Hyperlink"/>
          </w:rPr>
          <w:delInstrText xml:space="preserve"> HYPERLINK \l "_Toc256000038" </w:delInstrText>
        </w:r>
        <w:r>
          <w:fldChar w:fldCharType="separate"/>
        </w:r>
        <w:r>
          <w:rPr>
            <w:rStyle w:val="Hyperlink"/>
          </w:rPr>
          <w:delText>2.</w:delText>
        </w:r>
        <w:r>
          <w:rPr>
            <w:rStyle w:val="Hyperlink"/>
            <w:noProof/>
          </w:rPr>
          <w:tab/>
        </w:r>
        <w:r>
          <w:rPr>
            <w:rStyle w:val="Hyperlink"/>
          </w:rPr>
          <w:delText>Deliverables</w:delText>
        </w:r>
        <w:r>
          <w:rPr>
            <w:rStyle w:val="Hyperlink"/>
          </w:rPr>
          <w:tab/>
        </w:r>
        <w:r>
          <w:fldChar w:fldCharType="begin"/>
        </w:r>
        <w:r>
          <w:rPr>
            <w:rStyle w:val="Hyperlink"/>
          </w:rPr>
          <w:delInstrText xml:space="preserve"> PAGEREF _Toc256000038 \h </w:delInstrText>
        </w:r>
        <w:r>
          <w:fldChar w:fldCharType="separate"/>
        </w:r>
        <w:r>
          <w:rPr>
            <w:rStyle w:val="Hyperlink"/>
          </w:rPr>
          <w:delText>50</w:delText>
        </w:r>
        <w:r>
          <w:fldChar w:fldCharType="end"/>
        </w:r>
        <w:r>
          <w:fldChar w:fldCharType="end"/>
        </w:r>
      </w:del>
    </w:p>
    <w:p w14:paraId="2491841F" w14:textId="77777777" w:rsidR="005B2510" w:rsidRDefault="00000000">
      <w:pPr>
        <w:pStyle w:val="TOC1"/>
        <w:tabs>
          <w:tab w:val="left" w:pos="440"/>
          <w:tab w:val="right" w:leader="dot" w:pos="9350"/>
        </w:tabs>
        <w:rPr>
          <w:del w:id="105" w:author="David Sant" w:date="2025-11-27T21:39:00Z" w16du:dateUtc="2025-11-27T21:39:00Z"/>
          <w:noProof/>
        </w:rPr>
      </w:pPr>
      <w:del w:id="106" w:author="David Sant" w:date="2025-11-27T21:39:00Z" w16du:dateUtc="2025-11-27T21:39:00Z">
        <w:r>
          <w:fldChar w:fldCharType="begin"/>
        </w:r>
        <w:r>
          <w:rPr>
            <w:rStyle w:val="Hyperlink"/>
          </w:rPr>
          <w:delInstrText xml:space="preserve"> HYPERLINK \l "_Toc256000039" </w:delInstrText>
        </w:r>
        <w:r>
          <w:fldChar w:fldCharType="separate"/>
        </w:r>
        <w:r>
          <w:rPr>
            <w:rStyle w:val="Hyperlink"/>
          </w:rPr>
          <w:delText>3.</w:delText>
        </w:r>
        <w:r>
          <w:rPr>
            <w:rStyle w:val="Hyperlink"/>
            <w:noProof/>
          </w:rPr>
          <w:tab/>
        </w:r>
        <w:r>
          <w:rPr>
            <w:rStyle w:val="Hyperlink"/>
          </w:rPr>
          <w:delText>Milestones and Milestone Dates</w:delText>
        </w:r>
        <w:r>
          <w:rPr>
            <w:rStyle w:val="Hyperlink"/>
          </w:rPr>
          <w:tab/>
        </w:r>
        <w:r>
          <w:fldChar w:fldCharType="begin"/>
        </w:r>
        <w:r>
          <w:rPr>
            <w:rStyle w:val="Hyperlink"/>
          </w:rPr>
          <w:delInstrText xml:space="preserve"> PAGEREF _Toc256000039 \h </w:delInstrText>
        </w:r>
        <w:r>
          <w:fldChar w:fldCharType="separate"/>
        </w:r>
        <w:r>
          <w:rPr>
            <w:rStyle w:val="Hyperlink"/>
          </w:rPr>
          <w:delText>50</w:delText>
        </w:r>
        <w:r>
          <w:fldChar w:fldCharType="end"/>
        </w:r>
        <w:r>
          <w:fldChar w:fldCharType="end"/>
        </w:r>
      </w:del>
    </w:p>
    <w:p w14:paraId="7D867126" w14:textId="77777777" w:rsidR="005B2510" w:rsidRDefault="00000000">
      <w:pPr>
        <w:pStyle w:val="TOC1"/>
        <w:tabs>
          <w:tab w:val="left" w:pos="440"/>
          <w:tab w:val="right" w:leader="dot" w:pos="9350"/>
        </w:tabs>
        <w:rPr>
          <w:del w:id="107" w:author="David Sant" w:date="2025-11-27T21:39:00Z" w16du:dateUtc="2025-11-27T21:39:00Z"/>
          <w:noProof/>
        </w:rPr>
      </w:pPr>
      <w:del w:id="108" w:author="David Sant" w:date="2025-11-27T21:39:00Z" w16du:dateUtc="2025-11-27T21:39:00Z">
        <w:r>
          <w:fldChar w:fldCharType="begin"/>
        </w:r>
        <w:r>
          <w:rPr>
            <w:rStyle w:val="Hyperlink"/>
          </w:rPr>
          <w:delInstrText xml:space="preserve"> HYPERLINK \l "_Toc256000040" </w:delInstrText>
        </w:r>
        <w:r>
          <w:fldChar w:fldCharType="separate"/>
        </w:r>
        <w:r>
          <w:rPr>
            <w:rStyle w:val="Hyperlink"/>
          </w:rPr>
          <w:delText>4.</w:delText>
        </w:r>
        <w:r>
          <w:rPr>
            <w:rStyle w:val="Hyperlink"/>
            <w:noProof/>
          </w:rPr>
          <w:tab/>
        </w:r>
        <w:r>
          <w:rPr>
            <w:rStyle w:val="Hyperlink"/>
          </w:rPr>
          <w:delText>[Key Milestone Dates]</w:delText>
        </w:r>
        <w:r>
          <w:rPr>
            <w:rStyle w:val="Hyperlink"/>
          </w:rPr>
          <w:tab/>
        </w:r>
        <w:r>
          <w:fldChar w:fldCharType="begin"/>
        </w:r>
        <w:r>
          <w:rPr>
            <w:rStyle w:val="Hyperlink"/>
          </w:rPr>
          <w:delInstrText xml:space="preserve"> PAGEREF _Toc256000040 \h </w:delInstrText>
        </w:r>
        <w:r>
          <w:fldChar w:fldCharType="separate"/>
        </w:r>
        <w:r>
          <w:rPr>
            <w:rStyle w:val="Hyperlink"/>
          </w:rPr>
          <w:delText>50</w:delText>
        </w:r>
        <w:r>
          <w:fldChar w:fldCharType="end"/>
        </w:r>
        <w:r>
          <w:fldChar w:fldCharType="end"/>
        </w:r>
      </w:del>
    </w:p>
    <w:p w14:paraId="29AFC17B" w14:textId="77777777" w:rsidR="005B2510" w:rsidRDefault="00000000">
      <w:pPr>
        <w:pStyle w:val="TOC1"/>
        <w:tabs>
          <w:tab w:val="left" w:pos="440"/>
          <w:tab w:val="right" w:leader="dot" w:pos="9350"/>
        </w:tabs>
        <w:rPr>
          <w:del w:id="109" w:author="David Sant" w:date="2025-11-27T21:39:00Z" w16du:dateUtc="2025-11-27T21:39:00Z"/>
          <w:noProof/>
        </w:rPr>
      </w:pPr>
      <w:del w:id="110" w:author="David Sant" w:date="2025-11-27T21:39:00Z" w16du:dateUtc="2025-11-27T21:39:00Z">
        <w:r>
          <w:fldChar w:fldCharType="begin"/>
        </w:r>
        <w:r>
          <w:rPr>
            <w:rStyle w:val="Hyperlink"/>
          </w:rPr>
          <w:delInstrText xml:space="preserve"> HYPERLINK \l "_Toc256000041" </w:delInstrText>
        </w:r>
        <w:r>
          <w:fldChar w:fldCharType="separate"/>
        </w:r>
        <w:r>
          <w:rPr>
            <w:rStyle w:val="Hyperlink"/>
          </w:rPr>
          <w:delText>5.</w:delText>
        </w:r>
        <w:r>
          <w:rPr>
            <w:rStyle w:val="Hyperlink"/>
            <w:noProof/>
          </w:rPr>
          <w:tab/>
        </w:r>
        <w:r>
          <w:rPr>
            <w:rStyle w:val="Hyperlink"/>
          </w:rPr>
          <w:delText>Requirements, specifications and standards</w:delText>
        </w:r>
        <w:r>
          <w:rPr>
            <w:rStyle w:val="Hyperlink"/>
          </w:rPr>
          <w:tab/>
        </w:r>
        <w:r>
          <w:fldChar w:fldCharType="begin"/>
        </w:r>
        <w:r>
          <w:rPr>
            <w:rStyle w:val="Hyperlink"/>
          </w:rPr>
          <w:delInstrText xml:space="preserve"> PAGEREF _Toc256000041 \h </w:delInstrText>
        </w:r>
        <w:r>
          <w:fldChar w:fldCharType="separate"/>
        </w:r>
        <w:r>
          <w:rPr>
            <w:rStyle w:val="Hyperlink"/>
          </w:rPr>
          <w:delText>50</w:delText>
        </w:r>
        <w:r>
          <w:fldChar w:fldCharType="end"/>
        </w:r>
        <w:r>
          <w:fldChar w:fldCharType="end"/>
        </w:r>
      </w:del>
    </w:p>
    <w:p w14:paraId="569E5D21" w14:textId="77777777" w:rsidR="005B2510" w:rsidRDefault="00000000">
      <w:pPr>
        <w:pStyle w:val="TOC1"/>
        <w:tabs>
          <w:tab w:val="left" w:pos="440"/>
          <w:tab w:val="right" w:leader="dot" w:pos="9350"/>
        </w:tabs>
        <w:rPr>
          <w:del w:id="111" w:author="David Sant" w:date="2025-11-27T21:39:00Z" w16du:dateUtc="2025-11-27T21:39:00Z"/>
          <w:noProof/>
        </w:rPr>
      </w:pPr>
      <w:del w:id="112" w:author="David Sant" w:date="2025-11-27T21:39:00Z" w16du:dateUtc="2025-11-27T21:39:00Z">
        <w:r>
          <w:fldChar w:fldCharType="begin"/>
        </w:r>
        <w:r>
          <w:rPr>
            <w:rStyle w:val="Hyperlink"/>
          </w:rPr>
          <w:delInstrText xml:space="preserve"> HYPERLINK \l "_Toc256000042" </w:delInstrText>
        </w:r>
        <w:r>
          <w:fldChar w:fldCharType="separate"/>
        </w:r>
        <w:r>
          <w:rPr>
            <w:rStyle w:val="Hyperlink"/>
          </w:rPr>
          <w:delText>6.</w:delText>
        </w:r>
        <w:r>
          <w:rPr>
            <w:rStyle w:val="Hyperlink"/>
            <w:noProof/>
          </w:rPr>
          <w:tab/>
        </w:r>
        <w:r>
          <w:rPr>
            <w:rStyle w:val="Hyperlink"/>
          </w:rPr>
          <w:delText>[Acceptance criteria]</w:delText>
        </w:r>
        <w:r>
          <w:rPr>
            <w:rStyle w:val="Hyperlink"/>
          </w:rPr>
          <w:tab/>
        </w:r>
        <w:r>
          <w:fldChar w:fldCharType="begin"/>
        </w:r>
        <w:r>
          <w:rPr>
            <w:rStyle w:val="Hyperlink"/>
          </w:rPr>
          <w:delInstrText xml:space="preserve"> PAGEREF _Toc256000042 \h </w:delInstrText>
        </w:r>
        <w:r>
          <w:fldChar w:fldCharType="separate"/>
        </w:r>
        <w:r>
          <w:rPr>
            <w:rStyle w:val="Hyperlink"/>
          </w:rPr>
          <w:delText>50</w:delText>
        </w:r>
        <w:r>
          <w:fldChar w:fldCharType="end"/>
        </w:r>
        <w:r>
          <w:fldChar w:fldCharType="end"/>
        </w:r>
      </w:del>
    </w:p>
    <w:p w14:paraId="1467A5D7" w14:textId="77777777" w:rsidR="005B2510" w:rsidRDefault="00000000">
      <w:pPr>
        <w:pStyle w:val="TOC1"/>
        <w:tabs>
          <w:tab w:val="left" w:pos="440"/>
          <w:tab w:val="right" w:leader="dot" w:pos="9350"/>
        </w:tabs>
        <w:rPr>
          <w:del w:id="113" w:author="David Sant" w:date="2025-11-27T21:39:00Z" w16du:dateUtc="2025-11-27T21:39:00Z"/>
          <w:noProof/>
        </w:rPr>
      </w:pPr>
      <w:del w:id="114" w:author="David Sant" w:date="2025-11-27T21:39:00Z" w16du:dateUtc="2025-11-27T21:39:00Z">
        <w:r>
          <w:fldChar w:fldCharType="begin"/>
        </w:r>
        <w:r>
          <w:rPr>
            <w:rStyle w:val="Hyperlink"/>
          </w:rPr>
          <w:delInstrText xml:space="preserve"> HYPERLINK \l "_Toc256000043" </w:delInstrText>
        </w:r>
        <w:r>
          <w:fldChar w:fldCharType="separate"/>
        </w:r>
        <w:r>
          <w:rPr>
            <w:rStyle w:val="Hyperlink"/>
          </w:rPr>
          <w:delText>7.</w:delText>
        </w:r>
        <w:r>
          <w:rPr>
            <w:rStyle w:val="Hyperlink"/>
            <w:noProof/>
          </w:rPr>
          <w:tab/>
        </w:r>
        <w:r>
          <w:rPr>
            <w:rStyle w:val="Hyperlink"/>
          </w:rPr>
          <w:delText>Customer Materials</w:delText>
        </w:r>
        <w:r>
          <w:rPr>
            <w:rStyle w:val="Hyperlink"/>
          </w:rPr>
          <w:tab/>
        </w:r>
        <w:r>
          <w:fldChar w:fldCharType="begin"/>
        </w:r>
        <w:r>
          <w:rPr>
            <w:rStyle w:val="Hyperlink"/>
          </w:rPr>
          <w:delInstrText xml:space="preserve"> PAGEREF _Toc256000043 \h </w:delInstrText>
        </w:r>
        <w:r>
          <w:fldChar w:fldCharType="separate"/>
        </w:r>
        <w:r>
          <w:rPr>
            <w:rStyle w:val="Hyperlink"/>
          </w:rPr>
          <w:delText>50</w:delText>
        </w:r>
        <w:r>
          <w:fldChar w:fldCharType="end"/>
        </w:r>
        <w:r>
          <w:fldChar w:fldCharType="end"/>
        </w:r>
      </w:del>
    </w:p>
    <w:p w14:paraId="6751DD54" w14:textId="77777777" w:rsidR="005B2510" w:rsidRDefault="00000000">
      <w:pPr>
        <w:pStyle w:val="TOC1"/>
        <w:tabs>
          <w:tab w:val="left" w:pos="440"/>
          <w:tab w:val="right" w:leader="dot" w:pos="9350"/>
        </w:tabs>
        <w:rPr>
          <w:del w:id="115" w:author="David Sant" w:date="2025-11-27T21:39:00Z" w16du:dateUtc="2025-11-27T21:39:00Z"/>
          <w:noProof/>
        </w:rPr>
      </w:pPr>
      <w:del w:id="116" w:author="David Sant" w:date="2025-11-27T21:39:00Z" w16du:dateUtc="2025-11-27T21:39:00Z">
        <w:r>
          <w:fldChar w:fldCharType="begin"/>
        </w:r>
        <w:r>
          <w:rPr>
            <w:rStyle w:val="Hyperlink"/>
          </w:rPr>
          <w:delInstrText xml:space="preserve"> HYPERLINK \l "_Toc256000044" </w:delInstrText>
        </w:r>
        <w:r>
          <w:fldChar w:fldCharType="separate"/>
        </w:r>
        <w:r>
          <w:rPr>
            <w:rStyle w:val="Hyperlink"/>
          </w:rPr>
          <w:delText>8.</w:delText>
        </w:r>
        <w:r>
          <w:rPr>
            <w:rStyle w:val="Hyperlink"/>
            <w:noProof/>
          </w:rPr>
          <w:tab/>
        </w:r>
        <w:r>
          <w:rPr>
            <w:rStyle w:val="Hyperlink"/>
          </w:rPr>
          <w:delText>Customer Equipment</w:delText>
        </w:r>
        <w:r>
          <w:rPr>
            <w:rStyle w:val="Hyperlink"/>
          </w:rPr>
          <w:tab/>
        </w:r>
        <w:r>
          <w:fldChar w:fldCharType="begin"/>
        </w:r>
        <w:r>
          <w:rPr>
            <w:rStyle w:val="Hyperlink"/>
          </w:rPr>
          <w:delInstrText xml:space="preserve"> PAGEREF _Toc256000044 \h </w:delInstrText>
        </w:r>
        <w:r>
          <w:fldChar w:fldCharType="separate"/>
        </w:r>
        <w:r>
          <w:rPr>
            <w:rStyle w:val="Hyperlink"/>
          </w:rPr>
          <w:delText>50</w:delText>
        </w:r>
        <w:r>
          <w:fldChar w:fldCharType="end"/>
        </w:r>
        <w:r>
          <w:fldChar w:fldCharType="end"/>
        </w:r>
      </w:del>
    </w:p>
    <w:p w14:paraId="4AA4D082" w14:textId="77777777" w:rsidR="005B2510" w:rsidRDefault="00000000">
      <w:pPr>
        <w:pStyle w:val="TOC1"/>
        <w:tabs>
          <w:tab w:val="left" w:pos="440"/>
          <w:tab w:val="right" w:leader="dot" w:pos="9350"/>
        </w:tabs>
        <w:rPr>
          <w:del w:id="117" w:author="David Sant" w:date="2025-11-27T21:39:00Z" w16du:dateUtc="2025-11-27T21:39:00Z"/>
          <w:noProof/>
        </w:rPr>
      </w:pPr>
      <w:del w:id="118" w:author="David Sant" w:date="2025-11-27T21:39:00Z" w16du:dateUtc="2025-11-27T21:39:00Z">
        <w:r>
          <w:fldChar w:fldCharType="begin"/>
        </w:r>
        <w:r>
          <w:rPr>
            <w:rStyle w:val="Hyperlink"/>
          </w:rPr>
          <w:delInstrText xml:space="preserve"> HYPERLINK \l "_Toc256000045" </w:delInstrText>
        </w:r>
        <w:r>
          <w:fldChar w:fldCharType="separate"/>
        </w:r>
        <w:r>
          <w:rPr>
            <w:rStyle w:val="Hyperlink"/>
          </w:rPr>
          <w:delText>9.</w:delText>
        </w:r>
        <w:r>
          <w:rPr>
            <w:rStyle w:val="Hyperlink"/>
            <w:noProof/>
          </w:rPr>
          <w:tab/>
        </w:r>
        <w:r>
          <w:rPr>
            <w:rStyle w:val="Hyperlink"/>
          </w:rPr>
          <w:delText>[Supplier Equipment]</w:delText>
        </w:r>
        <w:r>
          <w:rPr>
            <w:rStyle w:val="Hyperlink"/>
          </w:rPr>
          <w:tab/>
        </w:r>
        <w:r>
          <w:fldChar w:fldCharType="begin"/>
        </w:r>
        <w:r>
          <w:rPr>
            <w:rStyle w:val="Hyperlink"/>
          </w:rPr>
          <w:delInstrText xml:space="preserve"> PAGEREF _Toc256000045 \h </w:delInstrText>
        </w:r>
        <w:r>
          <w:fldChar w:fldCharType="separate"/>
        </w:r>
        <w:r>
          <w:rPr>
            <w:rStyle w:val="Hyperlink"/>
          </w:rPr>
          <w:delText>50</w:delText>
        </w:r>
        <w:r>
          <w:fldChar w:fldCharType="end"/>
        </w:r>
        <w:r>
          <w:fldChar w:fldCharType="end"/>
        </w:r>
      </w:del>
    </w:p>
    <w:p w14:paraId="2FDFE1C5" w14:textId="77777777" w:rsidR="005B2510" w:rsidRDefault="00000000">
      <w:pPr>
        <w:pStyle w:val="TOC1"/>
        <w:tabs>
          <w:tab w:val="left" w:pos="1540"/>
          <w:tab w:val="right" w:leader="dot" w:pos="9350"/>
        </w:tabs>
        <w:rPr>
          <w:del w:id="119" w:author="David Sant" w:date="2025-11-27T21:39:00Z" w16du:dateUtc="2025-11-27T21:39:00Z"/>
          <w:noProof/>
        </w:rPr>
      </w:pPr>
      <w:del w:id="120" w:author="David Sant" w:date="2025-11-27T21:39:00Z" w16du:dateUtc="2025-11-27T21:39:00Z">
        <w:r>
          <w:fldChar w:fldCharType="begin"/>
        </w:r>
        <w:r>
          <w:rPr>
            <w:rStyle w:val="Hyperlink"/>
          </w:rPr>
          <w:delInstrText xml:space="preserve"> HYPERLINK \l "_Toc256000046" </w:delInstrText>
        </w:r>
        <w:r>
          <w:fldChar w:fldCharType="separate"/>
        </w:r>
        <w:r>
          <w:rPr>
            <w:rStyle w:val="Hyperlink"/>
          </w:rPr>
          <w:delText>Schedule 2</w:delText>
        </w:r>
        <w:r>
          <w:rPr>
            <w:rStyle w:val="Hyperlink"/>
            <w:noProof/>
          </w:rPr>
          <w:tab/>
        </w:r>
        <w:r>
          <w:rPr>
            <w:rStyle w:val="Hyperlink"/>
          </w:rPr>
          <w:delText>Charges, costs and payment</w:delText>
        </w:r>
        <w:r>
          <w:rPr>
            <w:rStyle w:val="Hyperlink"/>
          </w:rPr>
          <w:tab/>
        </w:r>
        <w:r>
          <w:fldChar w:fldCharType="begin"/>
        </w:r>
        <w:r>
          <w:rPr>
            <w:rStyle w:val="Hyperlink"/>
          </w:rPr>
          <w:delInstrText xml:space="preserve"> PAGEREF _Toc256000046 \h </w:delInstrText>
        </w:r>
        <w:r>
          <w:fldChar w:fldCharType="separate"/>
        </w:r>
        <w:r>
          <w:rPr>
            <w:rStyle w:val="Hyperlink"/>
          </w:rPr>
          <w:delText>51</w:delText>
        </w:r>
        <w:r>
          <w:fldChar w:fldCharType="end"/>
        </w:r>
        <w:r>
          <w:fldChar w:fldCharType="end"/>
        </w:r>
      </w:del>
    </w:p>
    <w:p w14:paraId="3AE5148A" w14:textId="77777777" w:rsidR="005B2510" w:rsidRDefault="00000000">
      <w:pPr>
        <w:pStyle w:val="TOC1"/>
        <w:tabs>
          <w:tab w:val="left" w:pos="440"/>
          <w:tab w:val="right" w:leader="dot" w:pos="9350"/>
        </w:tabs>
        <w:rPr>
          <w:del w:id="121" w:author="David Sant" w:date="2025-11-27T21:39:00Z" w16du:dateUtc="2025-11-27T21:39:00Z"/>
          <w:noProof/>
        </w:rPr>
      </w:pPr>
      <w:del w:id="122" w:author="David Sant" w:date="2025-11-27T21:39:00Z" w16du:dateUtc="2025-11-27T21:39:00Z">
        <w:r>
          <w:fldChar w:fldCharType="begin"/>
        </w:r>
        <w:r>
          <w:rPr>
            <w:rStyle w:val="Hyperlink"/>
          </w:rPr>
          <w:delInstrText xml:space="preserve"> HYPERLINK \l "_Toc256000047" </w:delInstrText>
        </w:r>
        <w:r>
          <w:fldChar w:fldCharType="separate"/>
        </w:r>
        <w:r>
          <w:rPr>
            <w:rStyle w:val="Hyperlink"/>
          </w:rPr>
          <w:delText>1.</w:delText>
        </w:r>
        <w:r>
          <w:rPr>
            <w:rStyle w:val="Hyperlink"/>
            <w:noProof/>
          </w:rPr>
          <w:tab/>
        </w:r>
        <w:r>
          <w:rPr>
            <w:rStyle w:val="Hyperlink"/>
          </w:rPr>
          <w:delText>Charges</w:delText>
        </w:r>
        <w:r>
          <w:rPr>
            <w:rStyle w:val="Hyperlink"/>
          </w:rPr>
          <w:tab/>
        </w:r>
        <w:r>
          <w:fldChar w:fldCharType="begin"/>
        </w:r>
        <w:r>
          <w:rPr>
            <w:rStyle w:val="Hyperlink"/>
          </w:rPr>
          <w:delInstrText xml:space="preserve"> PAGEREF _Toc256000047 \h </w:delInstrText>
        </w:r>
        <w:r>
          <w:fldChar w:fldCharType="separate"/>
        </w:r>
        <w:r>
          <w:rPr>
            <w:rStyle w:val="Hyperlink"/>
          </w:rPr>
          <w:delText>51</w:delText>
        </w:r>
        <w:r>
          <w:fldChar w:fldCharType="end"/>
        </w:r>
        <w:r>
          <w:fldChar w:fldCharType="end"/>
        </w:r>
      </w:del>
    </w:p>
    <w:p w14:paraId="0151C109" w14:textId="77777777" w:rsidR="005B2510" w:rsidRDefault="00000000">
      <w:pPr>
        <w:pStyle w:val="TOC1"/>
        <w:tabs>
          <w:tab w:val="left" w:pos="440"/>
          <w:tab w:val="right" w:leader="dot" w:pos="9350"/>
        </w:tabs>
        <w:rPr>
          <w:del w:id="123" w:author="David Sant" w:date="2025-11-27T21:39:00Z" w16du:dateUtc="2025-11-27T21:39:00Z"/>
          <w:noProof/>
        </w:rPr>
      </w:pPr>
      <w:del w:id="124" w:author="David Sant" w:date="2025-11-27T21:39:00Z" w16du:dateUtc="2025-11-27T21:39:00Z">
        <w:r>
          <w:fldChar w:fldCharType="begin"/>
        </w:r>
        <w:r>
          <w:rPr>
            <w:rStyle w:val="Hyperlink"/>
          </w:rPr>
          <w:delInstrText xml:space="preserve"> HYPERLINK \l "_Toc256000048" </w:delInstrText>
        </w:r>
        <w:r>
          <w:fldChar w:fldCharType="separate"/>
        </w:r>
        <w:r>
          <w:rPr>
            <w:rStyle w:val="Hyperlink"/>
          </w:rPr>
          <w:delText>2.</w:delText>
        </w:r>
        <w:r>
          <w:rPr>
            <w:rStyle w:val="Hyperlink"/>
            <w:noProof/>
          </w:rPr>
          <w:tab/>
        </w:r>
        <w:r>
          <w:rPr>
            <w:rStyle w:val="Hyperlink"/>
          </w:rPr>
          <w:delText>Invoicing schedule</w:delText>
        </w:r>
        <w:r>
          <w:rPr>
            <w:rStyle w:val="Hyperlink"/>
          </w:rPr>
          <w:tab/>
        </w:r>
        <w:r>
          <w:fldChar w:fldCharType="begin"/>
        </w:r>
        <w:r>
          <w:rPr>
            <w:rStyle w:val="Hyperlink"/>
          </w:rPr>
          <w:delInstrText xml:space="preserve"> PAGEREF _Toc256000048 \h </w:delInstrText>
        </w:r>
        <w:r>
          <w:fldChar w:fldCharType="separate"/>
        </w:r>
        <w:r>
          <w:rPr>
            <w:rStyle w:val="Hyperlink"/>
          </w:rPr>
          <w:delText>51</w:delText>
        </w:r>
        <w:r>
          <w:fldChar w:fldCharType="end"/>
        </w:r>
        <w:r>
          <w:fldChar w:fldCharType="end"/>
        </w:r>
      </w:del>
    </w:p>
    <w:p w14:paraId="38673403" w14:textId="77777777" w:rsidR="005B2510" w:rsidRDefault="00000000">
      <w:pPr>
        <w:pStyle w:val="TOC1"/>
        <w:tabs>
          <w:tab w:val="left" w:pos="440"/>
          <w:tab w:val="right" w:leader="dot" w:pos="9350"/>
        </w:tabs>
        <w:rPr>
          <w:del w:id="125" w:author="David Sant" w:date="2025-11-27T21:39:00Z" w16du:dateUtc="2025-11-27T21:39:00Z"/>
          <w:noProof/>
        </w:rPr>
      </w:pPr>
      <w:del w:id="126" w:author="David Sant" w:date="2025-11-27T21:39:00Z" w16du:dateUtc="2025-11-27T21:39:00Z">
        <w:r>
          <w:fldChar w:fldCharType="begin"/>
        </w:r>
        <w:r>
          <w:rPr>
            <w:rStyle w:val="Hyperlink"/>
          </w:rPr>
          <w:delInstrText xml:space="preserve"> HYPERLINK \l "_Toc256000049" </w:delInstrText>
        </w:r>
        <w:r>
          <w:fldChar w:fldCharType="separate"/>
        </w:r>
        <w:r>
          <w:rPr>
            <w:rStyle w:val="Hyperlink"/>
          </w:rPr>
          <w:delText>3.</w:delText>
        </w:r>
        <w:r>
          <w:rPr>
            <w:rStyle w:val="Hyperlink"/>
            <w:noProof/>
          </w:rPr>
          <w:tab/>
        </w:r>
        <w:r>
          <w:rPr>
            <w:rStyle w:val="Hyperlink"/>
          </w:rPr>
          <w:delText>Third party materials and services</w:delText>
        </w:r>
        <w:r>
          <w:rPr>
            <w:rStyle w:val="Hyperlink"/>
          </w:rPr>
          <w:tab/>
        </w:r>
        <w:r>
          <w:fldChar w:fldCharType="begin"/>
        </w:r>
        <w:r>
          <w:rPr>
            <w:rStyle w:val="Hyperlink"/>
          </w:rPr>
          <w:delInstrText xml:space="preserve"> PAGEREF _Toc256000049 \h </w:delInstrText>
        </w:r>
        <w:r>
          <w:fldChar w:fldCharType="separate"/>
        </w:r>
        <w:r>
          <w:rPr>
            <w:rStyle w:val="Hyperlink"/>
          </w:rPr>
          <w:delText>51</w:delText>
        </w:r>
        <w:r>
          <w:fldChar w:fldCharType="end"/>
        </w:r>
        <w:r>
          <w:fldChar w:fldCharType="end"/>
        </w:r>
      </w:del>
    </w:p>
    <w:p w14:paraId="6A432457" w14:textId="77777777" w:rsidR="005B2510" w:rsidRDefault="00000000">
      <w:pPr>
        <w:pStyle w:val="TOC1"/>
        <w:tabs>
          <w:tab w:val="left" w:pos="1540"/>
          <w:tab w:val="right" w:leader="dot" w:pos="9350"/>
        </w:tabs>
        <w:rPr>
          <w:del w:id="127" w:author="David Sant" w:date="2025-11-27T21:39:00Z" w16du:dateUtc="2025-11-27T21:39:00Z"/>
          <w:noProof/>
        </w:rPr>
      </w:pPr>
      <w:del w:id="128" w:author="David Sant" w:date="2025-11-27T21:39:00Z" w16du:dateUtc="2025-11-27T21:39:00Z">
        <w:r>
          <w:fldChar w:fldCharType="begin"/>
        </w:r>
        <w:r>
          <w:rPr>
            <w:rStyle w:val="Hyperlink"/>
          </w:rPr>
          <w:delInstrText xml:space="preserve"> HYPERLINK \l "_Toc256000050" </w:delInstrText>
        </w:r>
        <w:r>
          <w:fldChar w:fldCharType="separate"/>
        </w:r>
        <w:r>
          <w:rPr>
            <w:rStyle w:val="Hyperlink"/>
          </w:rPr>
          <w:delText>Schedule 3</w:delText>
        </w:r>
        <w:r>
          <w:rPr>
            <w:rStyle w:val="Hyperlink"/>
            <w:noProof/>
          </w:rPr>
          <w:tab/>
        </w:r>
        <w:r>
          <w:rPr>
            <w:rStyle w:val="Hyperlink"/>
          </w:rPr>
          <w:delText>Supplier's Key Personnel, Subcontractors and Contract Managers</w:delText>
        </w:r>
        <w:r>
          <w:rPr>
            <w:rStyle w:val="Hyperlink"/>
          </w:rPr>
          <w:tab/>
        </w:r>
        <w:r>
          <w:fldChar w:fldCharType="begin"/>
        </w:r>
        <w:r>
          <w:rPr>
            <w:rStyle w:val="Hyperlink"/>
          </w:rPr>
          <w:delInstrText xml:space="preserve"> PAGEREF _Toc256000050 \h </w:delInstrText>
        </w:r>
        <w:r>
          <w:fldChar w:fldCharType="separate"/>
        </w:r>
        <w:r>
          <w:rPr>
            <w:rStyle w:val="Hyperlink"/>
          </w:rPr>
          <w:delText>52</w:delText>
        </w:r>
        <w:r>
          <w:fldChar w:fldCharType="end"/>
        </w:r>
        <w:r>
          <w:fldChar w:fldCharType="end"/>
        </w:r>
      </w:del>
    </w:p>
    <w:p w14:paraId="2CD60D53" w14:textId="77777777" w:rsidR="005B2510" w:rsidRDefault="00000000">
      <w:pPr>
        <w:pStyle w:val="TOC1"/>
        <w:tabs>
          <w:tab w:val="left" w:pos="440"/>
          <w:tab w:val="right" w:leader="dot" w:pos="9350"/>
        </w:tabs>
        <w:rPr>
          <w:del w:id="129" w:author="David Sant" w:date="2025-11-27T21:39:00Z" w16du:dateUtc="2025-11-27T21:39:00Z"/>
          <w:noProof/>
        </w:rPr>
      </w:pPr>
      <w:del w:id="130" w:author="David Sant" w:date="2025-11-27T21:39:00Z" w16du:dateUtc="2025-11-27T21:39:00Z">
        <w:r>
          <w:fldChar w:fldCharType="begin"/>
        </w:r>
        <w:r>
          <w:rPr>
            <w:rStyle w:val="Hyperlink"/>
          </w:rPr>
          <w:delInstrText xml:space="preserve"> HYPERLINK \l "_Toc256000051" </w:delInstrText>
        </w:r>
        <w:r>
          <w:fldChar w:fldCharType="separate"/>
        </w:r>
        <w:r>
          <w:rPr>
            <w:rStyle w:val="Hyperlink"/>
          </w:rPr>
          <w:delText>1.</w:delText>
        </w:r>
        <w:r>
          <w:rPr>
            <w:rStyle w:val="Hyperlink"/>
            <w:noProof/>
          </w:rPr>
          <w:tab/>
        </w:r>
        <w:r>
          <w:rPr>
            <w:rStyle w:val="Hyperlink"/>
          </w:rPr>
          <w:delText>[Supplier's Key Personnel]</w:delText>
        </w:r>
        <w:r>
          <w:rPr>
            <w:rStyle w:val="Hyperlink"/>
          </w:rPr>
          <w:tab/>
        </w:r>
        <w:r>
          <w:fldChar w:fldCharType="begin"/>
        </w:r>
        <w:r>
          <w:rPr>
            <w:rStyle w:val="Hyperlink"/>
          </w:rPr>
          <w:delInstrText xml:space="preserve"> PAGEREF _Toc256000051 \h </w:delInstrText>
        </w:r>
        <w:r>
          <w:fldChar w:fldCharType="separate"/>
        </w:r>
        <w:r>
          <w:rPr>
            <w:rStyle w:val="Hyperlink"/>
          </w:rPr>
          <w:delText>52</w:delText>
        </w:r>
        <w:r>
          <w:fldChar w:fldCharType="end"/>
        </w:r>
        <w:r>
          <w:fldChar w:fldCharType="end"/>
        </w:r>
      </w:del>
    </w:p>
    <w:p w14:paraId="2AC9FC53" w14:textId="77777777" w:rsidR="005B2510" w:rsidRDefault="00000000">
      <w:pPr>
        <w:pStyle w:val="TOC1"/>
        <w:tabs>
          <w:tab w:val="left" w:pos="440"/>
          <w:tab w:val="right" w:leader="dot" w:pos="9350"/>
        </w:tabs>
        <w:rPr>
          <w:del w:id="131" w:author="David Sant" w:date="2025-11-27T21:39:00Z" w16du:dateUtc="2025-11-27T21:39:00Z"/>
          <w:noProof/>
        </w:rPr>
      </w:pPr>
      <w:del w:id="132" w:author="David Sant" w:date="2025-11-27T21:39:00Z" w16du:dateUtc="2025-11-27T21:39:00Z">
        <w:r>
          <w:fldChar w:fldCharType="begin"/>
        </w:r>
        <w:r>
          <w:rPr>
            <w:rStyle w:val="Hyperlink"/>
          </w:rPr>
          <w:delInstrText xml:space="preserve"> HYPERLINK \l "_Toc256000052" </w:delInstrText>
        </w:r>
        <w:r>
          <w:fldChar w:fldCharType="separate"/>
        </w:r>
        <w:r>
          <w:rPr>
            <w:rStyle w:val="Hyperlink"/>
          </w:rPr>
          <w:delText>2.</w:delText>
        </w:r>
        <w:r>
          <w:rPr>
            <w:rStyle w:val="Hyperlink"/>
            <w:noProof/>
          </w:rPr>
          <w:tab/>
        </w:r>
        <w:r>
          <w:rPr>
            <w:rStyle w:val="Hyperlink"/>
          </w:rPr>
          <w:delText>Supplier Contract Manager(s)</w:delText>
        </w:r>
        <w:r>
          <w:rPr>
            <w:rStyle w:val="Hyperlink"/>
          </w:rPr>
          <w:tab/>
        </w:r>
        <w:r>
          <w:fldChar w:fldCharType="begin"/>
        </w:r>
        <w:r>
          <w:rPr>
            <w:rStyle w:val="Hyperlink"/>
          </w:rPr>
          <w:delInstrText xml:space="preserve"> PAGEREF _Toc256000052 \h </w:delInstrText>
        </w:r>
        <w:r>
          <w:fldChar w:fldCharType="separate"/>
        </w:r>
        <w:r>
          <w:rPr>
            <w:rStyle w:val="Hyperlink"/>
          </w:rPr>
          <w:delText>52</w:delText>
        </w:r>
        <w:r>
          <w:fldChar w:fldCharType="end"/>
        </w:r>
        <w:r>
          <w:fldChar w:fldCharType="end"/>
        </w:r>
      </w:del>
    </w:p>
    <w:p w14:paraId="21E1C775" w14:textId="77777777" w:rsidR="005B2510" w:rsidRDefault="00000000">
      <w:pPr>
        <w:pStyle w:val="TOC1"/>
        <w:tabs>
          <w:tab w:val="left" w:pos="440"/>
          <w:tab w:val="right" w:leader="dot" w:pos="9350"/>
        </w:tabs>
        <w:rPr>
          <w:del w:id="133" w:author="David Sant" w:date="2025-11-27T21:39:00Z" w16du:dateUtc="2025-11-27T21:39:00Z"/>
          <w:noProof/>
        </w:rPr>
      </w:pPr>
      <w:del w:id="134" w:author="David Sant" w:date="2025-11-27T21:39:00Z" w16du:dateUtc="2025-11-27T21:39:00Z">
        <w:r>
          <w:fldChar w:fldCharType="begin"/>
        </w:r>
        <w:r>
          <w:rPr>
            <w:rStyle w:val="Hyperlink"/>
          </w:rPr>
          <w:delInstrText xml:space="preserve"> HYPERLINK \l "_Toc256000053" </w:delInstrText>
        </w:r>
        <w:r>
          <w:fldChar w:fldCharType="separate"/>
        </w:r>
        <w:r>
          <w:rPr>
            <w:rStyle w:val="Hyperlink"/>
          </w:rPr>
          <w:delText>3.</w:delText>
        </w:r>
        <w:r>
          <w:rPr>
            <w:rStyle w:val="Hyperlink"/>
            <w:noProof/>
          </w:rPr>
          <w:tab/>
        </w:r>
        <w:r>
          <w:rPr>
            <w:rStyle w:val="Hyperlink"/>
          </w:rPr>
          <w:delText>[Subcontractors]</w:delText>
        </w:r>
        <w:r>
          <w:rPr>
            <w:rStyle w:val="Hyperlink"/>
          </w:rPr>
          <w:tab/>
        </w:r>
        <w:r>
          <w:fldChar w:fldCharType="begin"/>
        </w:r>
        <w:r>
          <w:rPr>
            <w:rStyle w:val="Hyperlink"/>
          </w:rPr>
          <w:delInstrText xml:space="preserve"> PAGEREF _Toc256000053 \h </w:delInstrText>
        </w:r>
        <w:r>
          <w:fldChar w:fldCharType="separate"/>
        </w:r>
        <w:r>
          <w:rPr>
            <w:rStyle w:val="Hyperlink"/>
          </w:rPr>
          <w:delText>52</w:delText>
        </w:r>
        <w:r>
          <w:fldChar w:fldCharType="end"/>
        </w:r>
        <w:r>
          <w:fldChar w:fldCharType="end"/>
        </w:r>
      </w:del>
    </w:p>
    <w:p w14:paraId="6DAD9C08" w14:textId="77777777" w:rsidR="005B2510" w:rsidRDefault="00000000">
      <w:pPr>
        <w:pStyle w:val="TOC1"/>
        <w:tabs>
          <w:tab w:val="left" w:pos="440"/>
          <w:tab w:val="right" w:leader="dot" w:pos="9350"/>
        </w:tabs>
        <w:rPr>
          <w:del w:id="135" w:author="David Sant" w:date="2025-11-27T21:39:00Z" w16du:dateUtc="2025-11-27T21:39:00Z"/>
          <w:noProof/>
        </w:rPr>
      </w:pPr>
      <w:del w:id="136" w:author="David Sant" w:date="2025-11-27T21:39:00Z" w16du:dateUtc="2025-11-27T21:39:00Z">
        <w:r>
          <w:fldChar w:fldCharType="begin"/>
        </w:r>
        <w:r>
          <w:rPr>
            <w:rStyle w:val="Hyperlink"/>
          </w:rPr>
          <w:delInstrText xml:space="preserve"> HYPERLINK \l "_Toc256000054" </w:delInstrText>
        </w:r>
        <w:r>
          <w:fldChar w:fldCharType="separate"/>
        </w:r>
        <w:r>
          <w:rPr>
            <w:rStyle w:val="Hyperlink"/>
          </w:rPr>
          <w:delText>4.</w:delText>
        </w:r>
        <w:r>
          <w:rPr>
            <w:rStyle w:val="Hyperlink"/>
            <w:noProof/>
          </w:rPr>
          <w:tab/>
        </w:r>
        <w:r>
          <w:rPr>
            <w:rStyle w:val="Hyperlink"/>
          </w:rPr>
          <w:delText>Customer Contract Manager(s)</w:delText>
        </w:r>
        <w:r>
          <w:rPr>
            <w:rStyle w:val="Hyperlink"/>
          </w:rPr>
          <w:tab/>
        </w:r>
        <w:r>
          <w:fldChar w:fldCharType="begin"/>
        </w:r>
        <w:r>
          <w:rPr>
            <w:rStyle w:val="Hyperlink"/>
          </w:rPr>
          <w:delInstrText xml:space="preserve"> PAGEREF _Toc256000054 \h </w:delInstrText>
        </w:r>
        <w:r>
          <w:fldChar w:fldCharType="separate"/>
        </w:r>
        <w:r>
          <w:rPr>
            <w:rStyle w:val="Hyperlink"/>
          </w:rPr>
          <w:delText>52</w:delText>
        </w:r>
        <w:r>
          <w:fldChar w:fldCharType="end"/>
        </w:r>
        <w:r>
          <w:fldChar w:fldCharType="end"/>
        </w:r>
      </w:del>
    </w:p>
    <w:p w14:paraId="3847D884" w14:textId="77777777" w:rsidR="005B2510" w:rsidRDefault="00000000">
      <w:pPr>
        <w:pStyle w:val="TOC1"/>
        <w:tabs>
          <w:tab w:val="left" w:pos="1540"/>
          <w:tab w:val="right" w:leader="dot" w:pos="9350"/>
        </w:tabs>
        <w:rPr>
          <w:del w:id="137" w:author="David Sant" w:date="2025-11-27T21:39:00Z" w16du:dateUtc="2025-11-27T21:39:00Z"/>
          <w:noProof/>
        </w:rPr>
      </w:pPr>
      <w:del w:id="138" w:author="David Sant" w:date="2025-11-27T21:39:00Z" w16du:dateUtc="2025-11-27T21:39:00Z">
        <w:r>
          <w:fldChar w:fldCharType="begin"/>
        </w:r>
        <w:r>
          <w:rPr>
            <w:rStyle w:val="Hyperlink"/>
          </w:rPr>
          <w:delInstrText xml:space="preserve"> HYPERLINK \l "_Toc256000055" </w:delInstrText>
        </w:r>
        <w:r>
          <w:fldChar w:fldCharType="separate"/>
        </w:r>
        <w:r>
          <w:rPr>
            <w:rStyle w:val="Hyperlink"/>
          </w:rPr>
          <w:delText>Schedule 4</w:delText>
        </w:r>
        <w:r>
          <w:rPr>
            <w:rStyle w:val="Hyperlink"/>
            <w:noProof/>
          </w:rPr>
          <w:tab/>
        </w:r>
        <w:r>
          <w:rPr>
            <w:rStyle w:val="Hyperlink"/>
          </w:rPr>
          <w:delText>Mandatory Policies</w:delText>
        </w:r>
        <w:r>
          <w:rPr>
            <w:rStyle w:val="Hyperlink"/>
          </w:rPr>
          <w:tab/>
        </w:r>
        <w:r>
          <w:fldChar w:fldCharType="begin"/>
        </w:r>
        <w:r>
          <w:rPr>
            <w:rStyle w:val="Hyperlink"/>
          </w:rPr>
          <w:delInstrText xml:space="preserve"> PAGEREF _Toc256000055 \h </w:delInstrText>
        </w:r>
        <w:r>
          <w:fldChar w:fldCharType="separate"/>
        </w:r>
        <w:r>
          <w:rPr>
            <w:rStyle w:val="Hyperlink"/>
          </w:rPr>
          <w:delText>53</w:delText>
        </w:r>
        <w:r>
          <w:fldChar w:fldCharType="end"/>
        </w:r>
        <w:r>
          <w:fldChar w:fldCharType="end"/>
        </w:r>
      </w:del>
    </w:p>
    <w:p w14:paraId="374A124D" w14:textId="77777777" w:rsidR="005B2510" w:rsidRDefault="00000000">
      <w:pPr>
        <w:pStyle w:val="TOC1"/>
        <w:tabs>
          <w:tab w:val="left" w:pos="1540"/>
          <w:tab w:val="right" w:leader="dot" w:pos="9350"/>
        </w:tabs>
        <w:rPr>
          <w:del w:id="139" w:author="David Sant" w:date="2025-11-27T21:39:00Z" w16du:dateUtc="2025-11-27T21:39:00Z"/>
          <w:noProof/>
        </w:rPr>
      </w:pPr>
      <w:del w:id="140" w:author="David Sant" w:date="2025-11-27T21:39:00Z" w16du:dateUtc="2025-11-27T21:39:00Z">
        <w:r>
          <w:fldChar w:fldCharType="begin"/>
        </w:r>
        <w:r>
          <w:rPr>
            <w:rStyle w:val="Hyperlink"/>
          </w:rPr>
          <w:delInstrText xml:space="preserve"> HYPERLINK \l "_Toc256000056" </w:delInstrText>
        </w:r>
        <w:r>
          <w:fldChar w:fldCharType="separate"/>
        </w:r>
        <w:r>
          <w:rPr>
            <w:rStyle w:val="Hyperlink"/>
          </w:rPr>
          <w:delText>Schedule 5</w:delText>
        </w:r>
        <w:r>
          <w:rPr>
            <w:rStyle w:val="Hyperlink"/>
            <w:noProof/>
          </w:rPr>
          <w:tab/>
        </w:r>
        <w:r>
          <w:rPr>
            <w:rStyle w:val="Hyperlink"/>
          </w:rPr>
          <w:delText>Personal Data</w:delText>
        </w:r>
        <w:r>
          <w:rPr>
            <w:rStyle w:val="Hyperlink"/>
          </w:rPr>
          <w:tab/>
        </w:r>
        <w:r>
          <w:fldChar w:fldCharType="begin"/>
        </w:r>
        <w:r>
          <w:rPr>
            <w:rStyle w:val="Hyperlink"/>
          </w:rPr>
          <w:delInstrText xml:space="preserve"> PAGEREF _Toc256000056 \h </w:delInstrText>
        </w:r>
        <w:r>
          <w:fldChar w:fldCharType="separate"/>
        </w:r>
        <w:r>
          <w:rPr>
            <w:rStyle w:val="Hyperlink"/>
          </w:rPr>
          <w:delText>54</w:delText>
        </w:r>
        <w:r>
          <w:fldChar w:fldCharType="end"/>
        </w:r>
        <w:r>
          <w:fldChar w:fldCharType="end"/>
        </w:r>
      </w:del>
    </w:p>
    <w:p w14:paraId="2FACDF5A" w14:textId="77777777" w:rsidR="005B2510" w:rsidRDefault="00000000">
      <w:pPr>
        <w:pStyle w:val="TOC1"/>
        <w:tabs>
          <w:tab w:val="left" w:pos="440"/>
          <w:tab w:val="right" w:leader="dot" w:pos="9350"/>
        </w:tabs>
        <w:rPr>
          <w:del w:id="141" w:author="David Sant" w:date="2025-11-27T21:39:00Z" w16du:dateUtc="2025-11-27T21:39:00Z"/>
          <w:noProof/>
        </w:rPr>
      </w:pPr>
      <w:del w:id="142" w:author="David Sant" w:date="2025-11-27T21:39:00Z" w16du:dateUtc="2025-11-27T21:39:00Z">
        <w:r>
          <w:fldChar w:fldCharType="begin"/>
        </w:r>
        <w:r>
          <w:rPr>
            <w:rStyle w:val="Hyperlink"/>
          </w:rPr>
          <w:delInstrText xml:space="preserve"> HYPERLINK \l "_Toc256000057" </w:delInstrText>
        </w:r>
        <w:r>
          <w:fldChar w:fldCharType="separate"/>
        </w:r>
        <w:r>
          <w:rPr>
            <w:rStyle w:val="Hyperlink"/>
          </w:rPr>
          <w:delText>1.</w:delText>
        </w:r>
        <w:r>
          <w:rPr>
            <w:rStyle w:val="Hyperlink"/>
            <w:noProof/>
          </w:rPr>
          <w:tab/>
        </w:r>
        <w:r>
          <w:rPr>
            <w:rStyle w:val="Hyperlink"/>
          </w:rPr>
          <w:delText>Particulars of processing</w:delText>
        </w:r>
        <w:r>
          <w:rPr>
            <w:rStyle w:val="Hyperlink"/>
          </w:rPr>
          <w:tab/>
        </w:r>
        <w:r>
          <w:fldChar w:fldCharType="begin"/>
        </w:r>
        <w:r>
          <w:rPr>
            <w:rStyle w:val="Hyperlink"/>
          </w:rPr>
          <w:delInstrText xml:space="preserve"> PAGEREF _Toc256000057 \h </w:delInstrText>
        </w:r>
        <w:r>
          <w:fldChar w:fldCharType="separate"/>
        </w:r>
        <w:r>
          <w:rPr>
            <w:rStyle w:val="Hyperlink"/>
          </w:rPr>
          <w:delText>54</w:delText>
        </w:r>
        <w:r>
          <w:fldChar w:fldCharType="end"/>
        </w:r>
        <w:r>
          <w:fldChar w:fldCharType="end"/>
        </w:r>
      </w:del>
    </w:p>
    <w:p w14:paraId="16014F32" w14:textId="77777777" w:rsidR="005B2510" w:rsidRDefault="00000000">
      <w:pPr>
        <w:pStyle w:val="TOC1"/>
        <w:tabs>
          <w:tab w:val="left" w:pos="440"/>
          <w:tab w:val="right" w:leader="dot" w:pos="9350"/>
        </w:tabs>
        <w:rPr>
          <w:del w:id="143" w:author="David Sant" w:date="2025-11-27T21:39:00Z" w16du:dateUtc="2025-11-27T21:39:00Z"/>
          <w:noProof/>
        </w:rPr>
      </w:pPr>
      <w:del w:id="144" w:author="David Sant" w:date="2025-11-27T21:39:00Z" w16du:dateUtc="2025-11-27T21:39:00Z">
        <w:r>
          <w:fldChar w:fldCharType="begin"/>
        </w:r>
        <w:r>
          <w:rPr>
            <w:rStyle w:val="Hyperlink"/>
          </w:rPr>
          <w:delInstrText xml:space="preserve"> HYPERLINK \l "_Toc256000058" </w:delInstrText>
        </w:r>
        <w:r>
          <w:fldChar w:fldCharType="separate"/>
        </w:r>
        <w:r>
          <w:rPr>
            <w:rStyle w:val="Hyperlink"/>
          </w:rPr>
          <w:delText>2.</w:delText>
        </w:r>
        <w:r>
          <w:rPr>
            <w:rStyle w:val="Hyperlink"/>
            <w:noProof/>
          </w:rPr>
          <w:tab/>
        </w:r>
        <w:r>
          <w:rPr>
            <w:rStyle w:val="Hyperlink"/>
          </w:rPr>
          <w:delText>[Independent controllers</w:delText>
        </w:r>
        <w:r>
          <w:rPr>
            <w:rStyle w:val="Hyperlink"/>
          </w:rPr>
          <w:tab/>
        </w:r>
        <w:r>
          <w:fldChar w:fldCharType="begin"/>
        </w:r>
        <w:r>
          <w:rPr>
            <w:rStyle w:val="Hyperlink"/>
          </w:rPr>
          <w:delInstrText xml:space="preserve"> PAGEREF _Toc256000058 \h </w:delInstrText>
        </w:r>
        <w:r>
          <w:fldChar w:fldCharType="separate"/>
        </w:r>
        <w:r>
          <w:rPr>
            <w:rStyle w:val="Hyperlink"/>
          </w:rPr>
          <w:delText>54</w:delText>
        </w:r>
        <w:r>
          <w:fldChar w:fldCharType="end"/>
        </w:r>
        <w:r>
          <w:fldChar w:fldCharType="end"/>
        </w:r>
      </w:del>
    </w:p>
    <w:p w14:paraId="4B48004A" w14:textId="77777777" w:rsidR="005B2510" w:rsidRDefault="00000000">
      <w:pPr>
        <w:pStyle w:val="TOC1"/>
        <w:tabs>
          <w:tab w:val="left" w:pos="440"/>
          <w:tab w:val="right" w:leader="dot" w:pos="9350"/>
        </w:tabs>
        <w:rPr>
          <w:del w:id="145" w:author="David Sant" w:date="2025-11-27T21:39:00Z" w16du:dateUtc="2025-11-27T21:39:00Z"/>
          <w:noProof/>
        </w:rPr>
      </w:pPr>
      <w:del w:id="146" w:author="David Sant" w:date="2025-11-27T21:39:00Z" w16du:dateUtc="2025-11-27T21:39:00Z">
        <w:r>
          <w:fldChar w:fldCharType="begin"/>
        </w:r>
        <w:r>
          <w:rPr>
            <w:rStyle w:val="Hyperlink"/>
          </w:rPr>
          <w:delInstrText xml:space="preserve"> HYPERLINK \l "_Toc256000059" </w:delInstrText>
        </w:r>
        <w:r>
          <w:fldChar w:fldCharType="separate"/>
        </w:r>
        <w:r>
          <w:rPr>
            <w:rStyle w:val="Hyperlink"/>
          </w:rPr>
          <w:delText>3.</w:delText>
        </w:r>
        <w:r>
          <w:rPr>
            <w:rStyle w:val="Hyperlink"/>
            <w:noProof/>
          </w:rPr>
          <w:tab/>
        </w:r>
        <w:r>
          <w:rPr>
            <w:rStyle w:val="Hyperlink"/>
          </w:rPr>
          <w:delText>[Joint controllers</w:delText>
        </w:r>
        <w:r>
          <w:rPr>
            <w:rStyle w:val="Hyperlink"/>
          </w:rPr>
          <w:tab/>
        </w:r>
        <w:r>
          <w:fldChar w:fldCharType="begin"/>
        </w:r>
        <w:r>
          <w:rPr>
            <w:rStyle w:val="Hyperlink"/>
          </w:rPr>
          <w:delInstrText xml:space="preserve"> PAGEREF _Toc256000059 \h </w:delInstrText>
        </w:r>
        <w:r>
          <w:fldChar w:fldCharType="separate"/>
        </w:r>
        <w:r>
          <w:rPr>
            <w:rStyle w:val="Hyperlink"/>
          </w:rPr>
          <w:delText>54</w:delText>
        </w:r>
        <w:r>
          <w:fldChar w:fldCharType="end"/>
        </w:r>
        <w:r>
          <w:fldChar w:fldCharType="end"/>
        </w:r>
      </w:del>
    </w:p>
    <w:p w14:paraId="243FE988" w14:textId="77777777" w:rsidR="005B2510" w:rsidRDefault="00000000">
      <w:pPr>
        <w:pStyle w:val="TOC1"/>
        <w:tabs>
          <w:tab w:val="left" w:pos="1540"/>
          <w:tab w:val="right" w:leader="dot" w:pos="9350"/>
        </w:tabs>
        <w:rPr>
          <w:del w:id="147" w:author="David Sant" w:date="2025-11-27T21:39:00Z" w16du:dateUtc="2025-11-27T21:39:00Z"/>
          <w:noProof/>
        </w:rPr>
      </w:pPr>
      <w:del w:id="148" w:author="David Sant" w:date="2025-11-27T21:39:00Z" w16du:dateUtc="2025-11-27T21:39:00Z">
        <w:r>
          <w:fldChar w:fldCharType="begin"/>
        </w:r>
        <w:r>
          <w:rPr>
            <w:rStyle w:val="Hyperlink"/>
          </w:rPr>
          <w:delInstrText xml:space="preserve"> HYPERLINK \l "_Toc256000060" </w:delInstrText>
        </w:r>
        <w:r>
          <w:fldChar w:fldCharType="separate"/>
        </w:r>
        <w:r>
          <w:rPr>
            <w:rStyle w:val="Hyperlink"/>
          </w:rPr>
          <w:delText>Schedule 6</w:delText>
        </w:r>
        <w:r>
          <w:rPr>
            <w:rStyle w:val="Hyperlink"/>
            <w:noProof/>
          </w:rPr>
          <w:tab/>
        </w:r>
        <w:r>
          <w:rPr>
            <w:rStyle w:val="Hyperlink"/>
          </w:rPr>
          <w:delText>TUPE</w:delText>
        </w:r>
        <w:r>
          <w:rPr>
            <w:rStyle w:val="Hyperlink"/>
          </w:rPr>
          <w:tab/>
        </w:r>
        <w:r>
          <w:fldChar w:fldCharType="begin"/>
        </w:r>
        <w:r>
          <w:rPr>
            <w:rStyle w:val="Hyperlink"/>
          </w:rPr>
          <w:delInstrText xml:space="preserve"> PAGEREF _Toc256000060 \h </w:delInstrText>
        </w:r>
        <w:r>
          <w:fldChar w:fldCharType="separate"/>
        </w:r>
        <w:r>
          <w:rPr>
            <w:rStyle w:val="Hyperlink"/>
          </w:rPr>
          <w:delText>56</w:delText>
        </w:r>
        <w:r>
          <w:fldChar w:fldCharType="end"/>
        </w:r>
        <w:r>
          <w:fldChar w:fldCharType="end"/>
        </w:r>
      </w:del>
    </w:p>
    <w:p w14:paraId="42EEC74B" w14:textId="77777777" w:rsidR="005B2510" w:rsidRDefault="00000000">
      <w:pPr>
        <w:pStyle w:val="TOC1"/>
        <w:tabs>
          <w:tab w:val="left" w:pos="440"/>
          <w:tab w:val="right" w:leader="dot" w:pos="9350"/>
        </w:tabs>
        <w:rPr>
          <w:del w:id="149" w:author="David Sant" w:date="2025-11-27T21:39:00Z" w16du:dateUtc="2025-11-27T21:39:00Z"/>
          <w:noProof/>
        </w:rPr>
      </w:pPr>
      <w:del w:id="150" w:author="David Sant" w:date="2025-11-27T21:39:00Z" w16du:dateUtc="2025-11-27T21:39:00Z">
        <w:r>
          <w:fldChar w:fldCharType="begin"/>
        </w:r>
        <w:r>
          <w:rPr>
            <w:rStyle w:val="Hyperlink"/>
          </w:rPr>
          <w:delInstrText xml:space="preserve"> HYPERLINK \l "_Toc256000061" </w:delInstrText>
        </w:r>
        <w:r>
          <w:fldChar w:fldCharType="separate"/>
        </w:r>
        <w:r>
          <w:rPr>
            <w:rStyle w:val="Hyperlink"/>
          </w:rPr>
          <w:delText>5.</w:delText>
        </w:r>
        <w:r>
          <w:rPr>
            <w:rStyle w:val="Hyperlink"/>
            <w:noProof/>
          </w:rPr>
          <w:tab/>
        </w:r>
        <w:r>
          <w:rPr>
            <w:rStyle w:val="Hyperlink"/>
          </w:rPr>
          <w:delText>Transfer of Employees to the Supplier at the Effective Date</w:delText>
        </w:r>
        <w:r>
          <w:rPr>
            <w:rStyle w:val="Hyperlink"/>
          </w:rPr>
          <w:tab/>
        </w:r>
        <w:r>
          <w:fldChar w:fldCharType="begin"/>
        </w:r>
        <w:r>
          <w:rPr>
            <w:rStyle w:val="Hyperlink"/>
          </w:rPr>
          <w:delInstrText xml:space="preserve"> PAGEREF _Toc256000061 \h </w:delInstrText>
        </w:r>
        <w:r>
          <w:fldChar w:fldCharType="separate"/>
        </w:r>
        <w:r>
          <w:rPr>
            <w:rStyle w:val="Hyperlink"/>
          </w:rPr>
          <w:delText>58</w:delText>
        </w:r>
        <w:r>
          <w:fldChar w:fldCharType="end"/>
        </w:r>
        <w:r>
          <w:fldChar w:fldCharType="end"/>
        </w:r>
      </w:del>
    </w:p>
    <w:p w14:paraId="5D606D9F" w14:textId="77777777" w:rsidR="005B2510" w:rsidRDefault="00000000">
      <w:pPr>
        <w:pStyle w:val="TOC1"/>
        <w:tabs>
          <w:tab w:val="left" w:pos="440"/>
          <w:tab w:val="right" w:leader="dot" w:pos="9350"/>
        </w:tabs>
        <w:rPr>
          <w:del w:id="151" w:author="David Sant" w:date="2025-11-27T21:39:00Z" w16du:dateUtc="2025-11-27T21:39:00Z"/>
          <w:noProof/>
        </w:rPr>
      </w:pPr>
      <w:del w:id="152" w:author="David Sant" w:date="2025-11-27T21:39:00Z" w16du:dateUtc="2025-11-27T21:39:00Z">
        <w:r>
          <w:fldChar w:fldCharType="begin"/>
        </w:r>
        <w:r>
          <w:rPr>
            <w:rStyle w:val="Hyperlink"/>
          </w:rPr>
          <w:delInstrText xml:space="preserve"> HYPERLINK \l "_Toc256000062" </w:delInstrText>
        </w:r>
        <w:r>
          <w:fldChar w:fldCharType="separate"/>
        </w:r>
        <w:r>
          <w:rPr>
            <w:rStyle w:val="Hyperlink"/>
          </w:rPr>
          <w:delText>6.</w:delText>
        </w:r>
        <w:r>
          <w:rPr>
            <w:rStyle w:val="Hyperlink"/>
            <w:noProof/>
          </w:rPr>
          <w:tab/>
        </w:r>
        <w:r>
          <w:rPr>
            <w:rStyle w:val="Hyperlink"/>
          </w:rPr>
          <w:delText>Exit provisions</w:delText>
        </w:r>
        <w:r>
          <w:rPr>
            <w:rStyle w:val="Hyperlink"/>
          </w:rPr>
          <w:tab/>
        </w:r>
        <w:r>
          <w:fldChar w:fldCharType="begin"/>
        </w:r>
        <w:r>
          <w:rPr>
            <w:rStyle w:val="Hyperlink"/>
          </w:rPr>
          <w:delInstrText xml:space="preserve"> PAGEREF _Toc256000062 \h </w:delInstrText>
        </w:r>
        <w:r>
          <w:fldChar w:fldCharType="separate"/>
        </w:r>
        <w:r>
          <w:rPr>
            <w:rStyle w:val="Hyperlink"/>
          </w:rPr>
          <w:delText>59</w:delText>
        </w:r>
        <w:r>
          <w:fldChar w:fldCharType="end"/>
        </w:r>
        <w:r>
          <w:fldChar w:fldCharType="end"/>
        </w:r>
      </w:del>
    </w:p>
    <w:p w14:paraId="575A63BF" w14:textId="77777777" w:rsidR="00000000" w:rsidRDefault="00000000" w:rsidP="00575092">
      <w:pPr>
        <w:pStyle w:val="HeadingLevel2"/>
        <w:rPr>
          <w:del w:id="153" w:author="David Sant" w:date="2025-11-27T21:39:00Z" w16du:dateUtc="2025-11-27T21:39:00Z"/>
        </w:rPr>
      </w:pPr>
      <w:del w:id="154" w:author="David Sant" w:date="2025-11-27T21:39:00Z" w16du:dateUtc="2025-11-27T21:39:00Z">
        <w:r>
          <w:fldChar w:fldCharType="end"/>
        </w:r>
      </w:del>
    </w:p>
    <w:p w14:paraId="41B1814F" w14:textId="77777777" w:rsidR="00000000" w:rsidRDefault="00000000" w:rsidP="00575092">
      <w:pPr>
        <w:pStyle w:val="HeadingLevel2"/>
        <w:rPr>
          <w:del w:id="155" w:author="David Sant" w:date="2025-11-27T21:39:00Z" w16du:dateUtc="2025-11-27T21:39:00Z"/>
        </w:rPr>
      </w:pPr>
      <w:del w:id="156" w:author="David Sant" w:date="2025-11-27T21:39:00Z" w16du:dateUtc="2025-11-27T21:39:00Z">
        <w:r>
          <w:delText>ANNEX</w:delText>
        </w:r>
      </w:del>
    </w:p>
    <w:p w14:paraId="51BA9541" w14:textId="77777777" w:rsidR="005B2510" w:rsidRDefault="00000000">
      <w:pPr>
        <w:pStyle w:val="TOC1"/>
        <w:tabs>
          <w:tab w:val="left" w:pos="1320"/>
          <w:tab w:val="right" w:leader="dot" w:pos="9350"/>
        </w:tabs>
        <w:rPr>
          <w:del w:id="157" w:author="David Sant" w:date="2025-11-27T21:39:00Z" w16du:dateUtc="2025-11-27T21:39:00Z"/>
          <w:noProof/>
        </w:rPr>
      </w:pPr>
      <w:del w:id="158" w:author="David Sant" w:date="2025-11-27T21:39:00Z" w16du:dateUtc="2025-11-27T21:39:00Z">
        <w:r>
          <w:rPr>
            <w:rFonts w:eastAsia="Arial"/>
            <w:lang w:eastAsia="en-GB"/>
          </w:rPr>
          <w:fldChar w:fldCharType="begin"/>
        </w:r>
        <w:r>
          <w:rPr>
            <w:color w:val="000000"/>
          </w:rPr>
          <w:delInstrText>TOC \t "Annex, 1, Annex Title, 1" \h</w:delInstrText>
        </w:r>
        <w:r>
          <w:rPr>
            <w:rFonts w:eastAsia="Arial"/>
            <w:lang w:eastAsia="en-GB"/>
          </w:rPr>
          <w:fldChar w:fldCharType="separate"/>
        </w:r>
        <w:r>
          <w:fldChar w:fldCharType="begin"/>
        </w:r>
        <w:r>
          <w:rPr>
            <w:rStyle w:val="Hyperlink"/>
          </w:rPr>
          <w:delInstrText xml:space="preserve"> HYPERLINK \l "_Toc256000063" </w:delInstrText>
        </w:r>
        <w:r>
          <w:fldChar w:fldCharType="separate"/>
        </w:r>
        <w:r>
          <w:rPr>
            <w:rStyle w:val="Hyperlink"/>
            <w:rFonts w:cs="Times New Roman"/>
          </w:rPr>
          <w:delText>ANNEX A</w:delText>
        </w:r>
        <w:r>
          <w:rPr>
            <w:rStyle w:val="Hyperlink"/>
            <w:noProof/>
          </w:rPr>
          <w:tab/>
        </w:r>
        <w:r>
          <w:rPr>
            <w:rStyle w:val="Hyperlink"/>
            <w:lang w:val="en-US"/>
          </w:rPr>
          <w:delText>Employees</w:delText>
        </w:r>
        <w:r>
          <w:rPr>
            <w:rStyle w:val="Hyperlink"/>
          </w:rPr>
          <w:tab/>
        </w:r>
        <w:r>
          <w:fldChar w:fldCharType="begin"/>
        </w:r>
        <w:r>
          <w:rPr>
            <w:rStyle w:val="Hyperlink"/>
          </w:rPr>
          <w:delInstrText xml:space="preserve"> PAGEREF _Toc256000063 \h </w:delInstrText>
        </w:r>
        <w:r>
          <w:fldChar w:fldCharType="separate"/>
        </w:r>
        <w:r>
          <w:rPr>
            <w:rStyle w:val="Hyperlink"/>
          </w:rPr>
          <w:delText>63</w:delText>
        </w:r>
        <w:r>
          <w:fldChar w:fldCharType="end"/>
        </w:r>
        <w:r>
          <w:fldChar w:fldCharType="end"/>
        </w:r>
      </w:del>
    </w:p>
    <w:p w14:paraId="7DFCCB7B" w14:textId="77777777" w:rsidR="00000000" w:rsidRDefault="00000000" w:rsidP="00575092">
      <w:pPr>
        <w:pStyle w:val="HeadingLevel2"/>
        <w:rPr>
          <w:del w:id="159" w:author="David Sant" w:date="2025-11-27T21:39:00Z" w16du:dateUtc="2025-11-27T21:39:00Z"/>
        </w:rPr>
      </w:pPr>
      <w:del w:id="160" w:author="David Sant" w:date="2025-11-27T21:39:00Z" w16du:dateUtc="2025-11-27T21:39:00Z">
        <w:r>
          <w:fldChar w:fldCharType="end"/>
        </w:r>
      </w:del>
    </w:p>
    <w:p w14:paraId="66172AF6" w14:textId="77777777" w:rsidR="00000000" w:rsidRDefault="00000000" w:rsidP="00575092">
      <w:pPr>
        <w:pStyle w:val="DescriptiveHeading"/>
        <w:rPr>
          <w:del w:id="161" w:author="David Sant" w:date="2025-11-27T21:39:00Z" w16du:dateUtc="2025-11-27T21:39:00Z"/>
        </w:rPr>
        <w:sectPr w:rsidR="0032518F" w:rsidSect="0032518F">
          <w:footerReference w:type="default" r:id="rId13"/>
          <w:pgSz w:w="12240" w:h="15840"/>
          <w:pgMar w:top="1440" w:right="1440" w:bottom="1440" w:left="1440" w:header="720" w:footer="720" w:gutter="0"/>
          <w:pgNumType w:start="1"/>
          <w:cols w:space="720"/>
        </w:sectPr>
      </w:pPr>
    </w:p>
    <w:p w14:paraId="21D8142F" w14:textId="77777777" w:rsidR="00000000" w:rsidRDefault="00000000" w:rsidP="00575092">
      <w:pPr>
        <w:pStyle w:val="DescriptiveHeading"/>
        <w:rPr>
          <w:del w:id="162" w:author="David Sant" w:date="2025-11-27T21:39:00Z" w16du:dateUtc="2025-11-27T21:39:00Z"/>
        </w:rPr>
      </w:pPr>
    </w:p>
    <w:p w14:paraId="1D3DBA7A" w14:textId="77777777" w:rsidR="00E76087" w:rsidRDefault="00000000" w:rsidP="00575092">
      <w:pPr>
        <w:pStyle w:val="IntroDefault"/>
      </w:pPr>
      <w:r>
        <w:t>This agreement is dated [DATE]</w:t>
      </w:r>
    </w:p>
    <w:p w14:paraId="6427997C" w14:textId="77777777" w:rsidR="00E76087" w:rsidRDefault="00000000" w:rsidP="00575092">
      <w:pPr>
        <w:pStyle w:val="DescriptiveHeading"/>
      </w:pPr>
      <w:r>
        <w:t>Parties</w:t>
      </w:r>
    </w:p>
    <w:p w14:paraId="5E38089B" w14:textId="77777777" w:rsidR="00E76087" w:rsidRDefault="00000000" w:rsidP="00575092">
      <w:pPr>
        <w:pStyle w:val="Parties"/>
      </w:pPr>
      <w:r>
        <w:t>[FULL COMPANY NAME] incorporated and registered in England and Wales with company number [NUMBER] whose registered office is at [REGISTERED OFFICE ADDRESS] (</w:t>
      </w:r>
      <w:r>
        <w:rPr>
          <w:rStyle w:val="DefTerm"/>
        </w:rPr>
        <w:t>Supplier</w:t>
      </w:r>
      <w:r>
        <w:t xml:space="preserve">) </w:t>
      </w:r>
    </w:p>
    <w:p w14:paraId="26AF04FE" w14:textId="5DA5ED7C" w:rsidR="00E76087" w:rsidRDefault="00000000" w:rsidP="00575092">
      <w:pPr>
        <w:pStyle w:val="Parties"/>
      </w:pPr>
      <w:del w:id="163" w:author="David Sant" w:date="2025-11-27T21:39:00Z" w16du:dateUtc="2025-11-27T21:39:00Z">
        <w:r>
          <w:delText>[FULL COMPANY NAME]</w:delText>
        </w:r>
      </w:del>
      <w:ins w:id="164" w:author="David Sant" w:date="2025-11-27T21:54:00Z" w16du:dateUtc="2025-11-27T21:54:00Z">
        <w:r w:rsidR="009B649C">
          <w:rPr>
            <w:b/>
            <w:bCs/>
          </w:rPr>
          <w:t>Norton</w:t>
        </w:r>
      </w:ins>
      <w:commentRangeStart w:id="165"/>
      <w:ins w:id="166" w:author="David Sant" w:date="2025-11-27T21:39:00Z" w16du:dateUtc="2025-11-27T21:39:00Z">
        <w:r w:rsidR="00577940" w:rsidRPr="00577940">
          <w:rPr>
            <w:b/>
            <w:bCs/>
          </w:rPr>
          <w:t xml:space="preserve"> Motorcycle Co. Limited</w:t>
        </w:r>
      </w:ins>
      <w:r w:rsidR="00577940">
        <w:t xml:space="preserve"> incorporated and registered in England and Wales with company number </w:t>
      </w:r>
      <w:del w:id="167" w:author="David Sant" w:date="2025-11-27T21:39:00Z" w16du:dateUtc="2025-11-27T21:39:00Z">
        <w:r>
          <w:delText>[NUMBER]</w:delText>
        </w:r>
      </w:del>
      <w:ins w:id="168" w:author="David Sant" w:date="2025-11-27T21:39:00Z" w16du:dateUtc="2025-11-27T21:39:00Z">
        <w:r w:rsidR="00577940" w:rsidRPr="00577940">
          <w:t>12545195</w:t>
        </w:r>
      </w:ins>
      <w:r w:rsidR="00577940">
        <w:t xml:space="preserve"> whose registered office is at </w:t>
      </w:r>
      <w:del w:id="169" w:author="David Sant" w:date="2025-11-27T21:39:00Z" w16du:dateUtc="2025-11-27T21:39:00Z">
        <w:r>
          <w:delText>[REGISTERED OFFICE ADDRESS] (</w:delText>
        </w:r>
        <w:r>
          <w:rPr>
            <w:rStyle w:val="DefTerm"/>
          </w:rPr>
          <w:delText>Customer</w:delText>
        </w:r>
        <w:r>
          <w:delText xml:space="preserve">) </w:delText>
        </w:r>
      </w:del>
      <w:ins w:id="170" w:author="David Sant" w:date="2025-11-27T21:39:00Z" w16du:dateUtc="2025-11-27T21:39:00Z">
        <w:r w:rsidR="00577940" w:rsidRPr="00577940">
          <w:t>Unit 500 Solar Park, Highlands Road, Solihull, United Kingdom, B90 4SH</w:t>
        </w:r>
        <w:r w:rsidR="00577940">
          <w:t xml:space="preserve"> (</w:t>
        </w:r>
        <w:r w:rsidR="00577940">
          <w:rPr>
            <w:rStyle w:val="DefTerm"/>
          </w:rPr>
          <w:t>Norton</w:t>
        </w:r>
        <w:r w:rsidR="00577940">
          <w:t xml:space="preserve">) </w:t>
        </w:r>
        <w:commentRangeEnd w:id="165"/>
        <w:r w:rsidR="00577940">
          <w:rPr>
            <w:rStyle w:val="CommentReference"/>
            <w:rFonts w:asciiTheme="minorHAnsi" w:eastAsiaTheme="minorHAnsi" w:hAnsiTheme="minorHAnsi" w:cstheme="minorBidi"/>
          </w:rPr>
          <w:commentReference w:id="165"/>
        </w:r>
      </w:ins>
    </w:p>
    <w:p w14:paraId="235F4038" w14:textId="77777777" w:rsidR="00E76087" w:rsidRDefault="00000000" w:rsidP="00575092">
      <w:pPr>
        <w:pStyle w:val="DescriptiveHeading"/>
      </w:pPr>
      <w:r>
        <w:t>BACKGROUND</w:t>
      </w:r>
    </w:p>
    <w:p w14:paraId="182F63D0" w14:textId="0E2E0A51" w:rsidR="00E76087" w:rsidRDefault="00000000" w:rsidP="00575092">
      <w:pPr>
        <w:pStyle w:val="Background"/>
        <w:rPr>
          <w:ins w:id="171" w:author="David Sant" w:date="2025-11-27T21:39:00Z" w16du:dateUtc="2025-11-27T21:39:00Z"/>
        </w:rPr>
      </w:pPr>
      <w:bookmarkStart w:id="172" w:name="a404553"/>
      <w:ins w:id="173" w:author="David Sant" w:date="2025-11-27T21:39:00Z" w16du:dateUtc="2025-11-27T21:39:00Z">
        <w:r>
          <w:t>Norton is a manufacturer and seller of motorcycles and related components.</w:t>
        </w:r>
        <w:bookmarkEnd w:id="172"/>
      </w:ins>
    </w:p>
    <w:p w14:paraId="6D14D044" w14:textId="4168F63B" w:rsidR="00A57C8B" w:rsidRDefault="00000000">
      <w:pPr>
        <w:pStyle w:val="Background"/>
      </w:pPr>
      <w:r>
        <w:t xml:space="preserve">The Supplier is in the business of providing </w:t>
      </w:r>
      <w:del w:id="174" w:author="David Sant" w:date="2025-11-27T21:39:00Z" w16du:dateUtc="2025-11-27T21:39:00Z">
        <w:r>
          <w:delText>[DESCRIBE SERVICES].</w:delText>
        </w:r>
      </w:del>
      <w:ins w:id="175" w:author="David Sant" w:date="2025-11-27T21:39:00Z" w16du:dateUtc="2025-11-27T21:39:00Z">
        <w:r>
          <w:t>engineering consultancy and research and development services.</w:t>
        </w:r>
      </w:ins>
    </w:p>
    <w:p w14:paraId="5286B943" w14:textId="0068B708" w:rsidR="00A57C8B" w:rsidRDefault="00000000">
      <w:pPr>
        <w:pStyle w:val="Background"/>
      </w:pPr>
      <w:bookmarkStart w:id="176" w:name="a624863"/>
      <w:del w:id="177" w:author="David Sant" w:date="2025-11-27T21:39:00Z" w16du:dateUtc="2025-11-27T21:39:00Z">
        <w:r>
          <w:delText>The Customer agrees</w:delText>
        </w:r>
      </w:del>
      <w:ins w:id="178" w:author="David Sant" w:date="2025-11-27T21:39:00Z" w16du:dateUtc="2025-11-27T21:39:00Z">
        <w:r>
          <w:t>Norton wishes</w:t>
        </w:r>
      </w:ins>
      <w:r>
        <w:t xml:space="preserve"> to </w:t>
      </w:r>
      <w:del w:id="179" w:author="David Sant" w:date="2025-11-27T21:39:00Z" w16du:dateUtc="2025-11-27T21:39:00Z">
        <w:r>
          <w:delText>obtain and</w:delText>
        </w:r>
      </w:del>
      <w:ins w:id="180" w:author="David Sant" w:date="2025-11-27T21:39:00Z" w16du:dateUtc="2025-11-27T21:39:00Z">
        <w:r>
          <w:t>engage</w:t>
        </w:r>
      </w:ins>
      <w:r>
        <w:t xml:space="preserve"> the Supplier </w:t>
      </w:r>
      <w:del w:id="181" w:author="David Sant" w:date="2025-11-27T21:39:00Z" w16du:dateUtc="2025-11-27T21:39:00Z">
        <w:r>
          <w:delText xml:space="preserve">agrees </w:delText>
        </w:r>
      </w:del>
      <w:r>
        <w:t xml:space="preserve">to provide </w:t>
      </w:r>
      <w:del w:id="182" w:author="David Sant" w:date="2025-11-27T21:39:00Z" w16du:dateUtc="2025-11-27T21:39:00Z">
        <w:r>
          <w:delText>services</w:delText>
        </w:r>
      </w:del>
      <w:ins w:id="183" w:author="David Sant" w:date="2025-11-27T21:39:00Z" w16du:dateUtc="2025-11-27T21:39:00Z">
        <w:r w:rsidR="00577940">
          <w:t xml:space="preserve">research and development </w:t>
        </w:r>
        <w:r>
          <w:t>Services</w:t>
        </w:r>
      </w:ins>
      <w:r>
        <w:t xml:space="preserve"> on </w:t>
      </w:r>
      <w:del w:id="184" w:author="David Sant" w:date="2025-11-27T21:39:00Z" w16du:dateUtc="2025-11-27T21:39:00Z">
        <w:r>
          <w:delText>the terms set out</w:delText>
        </w:r>
      </w:del>
      <w:ins w:id="185" w:author="David Sant" w:date="2025-11-27T21:39:00Z" w16du:dateUtc="2025-11-27T21:39:00Z">
        <w:r>
          <w:t>various Work Packages to achieve certain Project Objectives, as more particularly described</w:t>
        </w:r>
      </w:ins>
      <w:r>
        <w:t xml:space="preserve"> in this agreement.</w:t>
      </w:r>
      <w:bookmarkEnd w:id="176"/>
    </w:p>
    <w:p w14:paraId="157E2339" w14:textId="69653AE4" w:rsidR="00A57C8B" w:rsidRDefault="00000000">
      <w:pPr>
        <w:pStyle w:val="Background"/>
        <w:rPr>
          <w:ins w:id="186" w:author="David Sant" w:date="2025-11-27T21:39:00Z" w16du:dateUtc="2025-11-27T21:39:00Z"/>
        </w:rPr>
      </w:pPr>
      <w:ins w:id="187" w:author="David Sant" w:date="2025-11-27T21:39:00Z" w16du:dateUtc="2025-11-27T21:39:00Z">
        <w:r>
          <w:t>The parties have agreed to adopt a Development Approach involving iterative development, regular technical reviews</w:t>
        </w:r>
        <w:r w:rsidR="00AD1C9B">
          <w:t xml:space="preserve"> and</w:t>
        </w:r>
        <w:r>
          <w:t xml:space="preserve"> adaptive planning based on ongoing results and findings.</w:t>
        </w:r>
      </w:ins>
    </w:p>
    <w:p w14:paraId="2319FA0E" w14:textId="77777777" w:rsidR="00E76087" w:rsidRDefault="00000000" w:rsidP="00575092">
      <w:pPr>
        <w:pStyle w:val="DescriptiveHeading"/>
      </w:pPr>
      <w:r>
        <w:t>Agreed terms</w:t>
      </w:r>
    </w:p>
    <w:p w14:paraId="369AB557" w14:textId="77777777" w:rsidR="00E76087" w:rsidRDefault="00000000" w:rsidP="00575092">
      <w:pPr>
        <w:pStyle w:val="TitleClause"/>
      </w:pPr>
      <w:r>
        <w:fldChar w:fldCharType="begin"/>
      </w:r>
      <w:r>
        <w:instrText>TC "1. Interpretation" \l 1</w:instrText>
      </w:r>
      <w:r>
        <w:fldChar w:fldCharType="end"/>
      </w:r>
      <w:bookmarkStart w:id="188" w:name="_Toc256000000"/>
      <w:bookmarkStart w:id="189" w:name="a431732"/>
      <w:r>
        <w:t>Interpretation</w:t>
      </w:r>
      <w:bookmarkEnd w:id="188"/>
      <w:bookmarkEnd w:id="189"/>
    </w:p>
    <w:p w14:paraId="682BA4AB" w14:textId="77777777" w:rsidR="00E76087" w:rsidRDefault="00000000" w:rsidP="00575092">
      <w:pPr>
        <w:pStyle w:val="ParaClause"/>
      </w:pPr>
      <w:r>
        <w:t>The following definitions and rules of interpretation apply in this agreement.</w:t>
      </w:r>
    </w:p>
    <w:p w14:paraId="6D591AB2" w14:textId="77777777" w:rsidR="00E76087" w:rsidRDefault="00000000" w:rsidP="00575092">
      <w:pPr>
        <w:pStyle w:val="Untitledsubclause1"/>
      </w:pPr>
      <w:bookmarkStart w:id="190" w:name="a443682"/>
      <w:r>
        <w:t>Definitions.</w:t>
      </w:r>
      <w:bookmarkEnd w:id="190"/>
    </w:p>
    <w:p w14:paraId="0E62120F" w14:textId="0D6C52D7" w:rsidR="00E76087" w:rsidRDefault="00000000" w:rsidP="00575092">
      <w:pPr>
        <w:pStyle w:val="DefinedTermPara"/>
        <w:rPr>
          <w:rStyle w:val="DefTerm"/>
        </w:rPr>
      </w:pPr>
      <w:bookmarkStart w:id="191" w:name="a501175"/>
      <w:del w:id="192" w:author="David Sant" w:date="2025-11-27T21:39:00Z" w16du:dateUtc="2025-11-27T21:39:00Z">
        <w:r>
          <w:rPr>
            <w:rStyle w:val="DefTerm"/>
            <w:b w:val="0"/>
          </w:rPr>
          <w:delText>[</w:delText>
        </w:r>
      </w:del>
      <w:r>
        <w:rPr>
          <w:rStyle w:val="DefTerm"/>
        </w:rPr>
        <w:t>Affiliate</w:t>
      </w:r>
      <w:r>
        <w:t xml:space="preserve">: in relation to a party, any entity that directly or indirectly controls, is controlled by, or is under common control with that party </w:t>
      </w:r>
      <w:del w:id="193" w:author="David Sant" w:date="2025-11-27T21:39:00Z" w16du:dateUtc="2025-11-27T21:39:00Z">
        <w:r>
          <w:delText>[</w:delText>
        </w:r>
      </w:del>
      <w:r>
        <w:t xml:space="preserve">from time to </w:t>
      </w:r>
      <w:bookmarkEnd w:id="191"/>
      <w:r w:rsidR="00C6375B">
        <w:t>time</w:t>
      </w:r>
      <w:del w:id="194" w:author="David Sant" w:date="2025-11-27T21:39:00Z" w16du:dateUtc="2025-11-27T21:39:00Z">
        <w:r>
          <w:delText xml:space="preserve"> </w:delText>
        </w:r>
        <w:r>
          <w:rPr>
            <w:b/>
            <w:bCs/>
          </w:rPr>
          <w:delText>OR</w:delText>
        </w:r>
        <w:r>
          <w:delText xml:space="preserve"> at the Effective Date].</w:delText>
        </w:r>
        <w:r>
          <w:fldChar w:fldCharType="begin"/>
        </w:r>
        <w:r>
          <w:fldChar w:fldCharType="end"/>
        </w:r>
        <w:r>
          <w:delText>]</w:delText>
        </w:r>
      </w:del>
      <w:ins w:id="195" w:author="David Sant" w:date="2025-11-27T21:39:00Z" w16du:dateUtc="2025-11-27T21:39:00Z">
        <w:r w:rsidR="00C6375B">
          <w:t>.</w:t>
        </w:r>
      </w:ins>
    </w:p>
    <w:p w14:paraId="0FB2B2BD" w14:textId="77777777" w:rsidR="00000000" w:rsidRPr="008B2B1D" w:rsidRDefault="00000000" w:rsidP="00575092">
      <w:pPr>
        <w:pStyle w:val="DefinedTermPara"/>
        <w:rPr>
          <w:del w:id="196" w:author="David Sant" w:date="2025-11-27T21:39:00Z" w16du:dateUtc="2025-11-27T21:39:00Z"/>
        </w:rPr>
      </w:pPr>
      <w:bookmarkStart w:id="197" w:name="a343554"/>
      <w:del w:id="198" w:author="David Sant" w:date="2025-11-27T21:39:00Z" w16du:dateUtc="2025-11-27T21:39:00Z">
        <w:r>
          <w:rPr>
            <w:rStyle w:val="DefTerm"/>
          </w:rPr>
          <w:delText>Applicable Data Protection Laws</w:delText>
        </w:r>
        <w:r>
          <w:delText>: all Applicable Laws relating to the protection of personal data and the privacy of individuals, including the UK GDPR, the Data Protection Act 2018 and the Privacy and Electronic Communications Regulations 2003 (</w:delText>
        </w:r>
        <w:r>
          <w:rPr>
            <w:i/>
            <w:iCs/>
          </w:rPr>
          <w:delText>SI 2003/2426</w:delText>
        </w:r>
        <w:r>
          <w:delText>) [and the guidance issued by the Information Commissioner or any other relevant regulatory authority and applicable to the Services].</w:delText>
        </w:r>
        <w:bookmarkEnd w:id="197"/>
      </w:del>
    </w:p>
    <w:p w14:paraId="635B726F" w14:textId="6843A63F" w:rsidR="00964874" w:rsidRPr="00964874" w:rsidRDefault="00000000" w:rsidP="00575092">
      <w:pPr>
        <w:pStyle w:val="DefinedTermPara"/>
        <w:rPr>
          <w:ins w:id="199" w:author="David Sant" w:date="2025-11-27T21:39:00Z" w16du:dateUtc="2025-11-27T21:39:00Z"/>
          <w:rStyle w:val="DefTerm"/>
          <w:b w:val="0"/>
        </w:rPr>
      </w:pPr>
      <w:ins w:id="200" w:author="David Sant" w:date="2025-11-27T21:39:00Z" w16du:dateUtc="2025-11-27T21:39:00Z">
        <w:r>
          <w:rPr>
            <w:rStyle w:val="DefTerm"/>
          </w:rPr>
          <w:t>Development Approach:</w:t>
        </w:r>
        <w:r w:rsidRPr="00F754D3">
          <w:rPr>
            <w:rStyle w:val="DefTerm"/>
            <w:b w:val="0"/>
            <w:bCs/>
          </w:rPr>
          <w:t xml:space="preserve"> an iterative</w:t>
        </w:r>
        <w:r w:rsidR="00964874">
          <w:rPr>
            <w:rStyle w:val="DefTerm"/>
            <w:b w:val="0"/>
            <w:bCs/>
          </w:rPr>
          <w:t xml:space="preserve"> research and development</w:t>
        </w:r>
        <w:r w:rsidRPr="00F754D3">
          <w:rPr>
            <w:rStyle w:val="DefTerm"/>
            <w:b w:val="0"/>
            <w:bCs/>
          </w:rPr>
          <w:t xml:space="preserve"> methodology involving </w:t>
        </w:r>
        <w:r w:rsidR="00964874">
          <w:rPr>
            <w:rStyle w:val="DefTerm"/>
            <w:b w:val="0"/>
            <w:bCs/>
          </w:rPr>
          <w:t>regular</w:t>
        </w:r>
        <w:r w:rsidRPr="00F754D3">
          <w:rPr>
            <w:rStyle w:val="DefTerm"/>
            <w:b w:val="0"/>
            <w:bCs/>
          </w:rPr>
          <w:t xml:space="preserve"> </w:t>
        </w:r>
        <w:r w:rsidR="00964874">
          <w:rPr>
            <w:rStyle w:val="DefTerm"/>
            <w:b w:val="0"/>
            <w:bCs/>
          </w:rPr>
          <w:t xml:space="preserve">evaluation and </w:t>
        </w:r>
        <w:r w:rsidRPr="00F754D3">
          <w:rPr>
            <w:rStyle w:val="DefTerm"/>
            <w:b w:val="0"/>
            <w:bCs/>
          </w:rPr>
          <w:t xml:space="preserve">progress reviews, adaptive development planning based on technical findings and evolving </w:t>
        </w:r>
        <w:r w:rsidR="00964874">
          <w:rPr>
            <w:rStyle w:val="DefTerm"/>
            <w:b w:val="0"/>
            <w:bCs/>
          </w:rPr>
          <w:t>Project Objectives</w:t>
        </w:r>
        <w:r w:rsidRPr="00F754D3">
          <w:rPr>
            <w:rStyle w:val="DefTerm"/>
            <w:b w:val="0"/>
            <w:bCs/>
          </w:rPr>
          <w:t>, co-operation between the parties' technical teams, contribution to Final Reports and participation in regular meetings as reasonably required by Norton</w:t>
        </w:r>
        <w:r w:rsidR="00AD1C9B">
          <w:rPr>
            <w:rStyle w:val="DefTerm"/>
            <w:b w:val="0"/>
            <w:bCs/>
          </w:rPr>
          <w:t xml:space="preserve"> and</w:t>
        </w:r>
        <w:r w:rsidRPr="00F754D3">
          <w:rPr>
            <w:rStyle w:val="DefTerm"/>
            <w:b w:val="0"/>
            <w:bCs/>
          </w:rPr>
          <w:t xml:space="preserve"> maintenance of comprehensive documentation and provision of knowledge transfer sessions </w:t>
        </w:r>
        <w:r w:rsidR="008E45EB">
          <w:rPr>
            <w:rStyle w:val="DefTerm"/>
            <w:b w:val="0"/>
            <w:bCs/>
          </w:rPr>
          <w:t>as may be</w:t>
        </w:r>
        <w:r w:rsidRPr="00F754D3">
          <w:rPr>
            <w:rStyle w:val="DefTerm"/>
            <w:b w:val="0"/>
            <w:bCs/>
          </w:rPr>
          <w:t xml:space="preserve"> requested by Norton</w:t>
        </w:r>
      </w:ins>
      <w:ins w:id="201" w:author="David Sant" w:date="2025-11-27T21:40:00Z" w16du:dateUtc="2025-11-27T21:40:00Z">
        <w:r w:rsidR="002B0485">
          <w:rPr>
            <w:rStyle w:val="DefTerm"/>
            <w:b w:val="0"/>
            <w:bCs/>
          </w:rPr>
          <w:t>, as may be further described in Sch</w:t>
        </w:r>
      </w:ins>
      <w:ins w:id="202" w:author="David Sant" w:date="2025-11-27T21:41:00Z" w16du:dateUtc="2025-11-27T21:41:00Z">
        <w:r w:rsidR="002B0485">
          <w:rPr>
            <w:rStyle w:val="DefTerm"/>
            <w:b w:val="0"/>
            <w:bCs/>
          </w:rPr>
          <w:t>edule [x]</w:t>
        </w:r>
      </w:ins>
      <w:ins w:id="203" w:author="David Sant" w:date="2025-11-27T21:39:00Z" w16du:dateUtc="2025-11-27T21:39:00Z">
        <w:r w:rsidRPr="00F754D3">
          <w:rPr>
            <w:rStyle w:val="DefTerm"/>
            <w:b w:val="0"/>
            <w:bCs/>
          </w:rPr>
          <w:t>.</w:t>
        </w:r>
      </w:ins>
    </w:p>
    <w:p w14:paraId="4641F3E0" w14:textId="385B3FC5" w:rsidR="00E76087" w:rsidRDefault="00000000" w:rsidP="00575092">
      <w:pPr>
        <w:pStyle w:val="DefinedTermPara"/>
        <w:rPr>
          <w:rStyle w:val="DefTerm"/>
        </w:rPr>
      </w:pPr>
      <w:bookmarkStart w:id="204" w:name="a424730"/>
      <w:r>
        <w:rPr>
          <w:rStyle w:val="DefTerm"/>
        </w:rPr>
        <w:lastRenderedPageBreak/>
        <w:t>Applicable Laws</w:t>
      </w:r>
      <w:r>
        <w:t xml:space="preserve">: all applicable laws, statutes, regulations </w:t>
      </w:r>
      <w:del w:id="205" w:author="David Sant" w:date="2025-11-27T21:41:00Z" w16du:dateUtc="2025-11-27T21:41:00Z">
        <w:r w:rsidDel="002B0485">
          <w:delText>[</w:delText>
        </w:r>
      </w:del>
      <w:r>
        <w:t>and codes</w:t>
      </w:r>
      <w:del w:id="206" w:author="David Sant" w:date="2025-11-27T21:41:00Z" w16du:dateUtc="2025-11-27T21:41:00Z">
        <w:r w:rsidDel="002B0485">
          <w:delText>]</w:delText>
        </w:r>
      </w:del>
      <w:r>
        <w:t xml:space="preserve"> from time to time in force.</w:t>
      </w:r>
      <w:bookmarkEnd w:id="204"/>
    </w:p>
    <w:p w14:paraId="6B35B343" w14:textId="77777777" w:rsidR="00E76087" w:rsidRDefault="00000000" w:rsidP="00575092">
      <w:pPr>
        <w:pStyle w:val="DefinedTermPara"/>
        <w:rPr>
          <w:rStyle w:val="DefTerm"/>
        </w:rPr>
      </w:pPr>
      <w:bookmarkStart w:id="207" w:name="a804400"/>
      <w:r>
        <w:rPr>
          <w:rStyle w:val="DefTerm"/>
        </w:rPr>
        <w:t>Business Day</w:t>
      </w:r>
      <w:r>
        <w:t>: a day, other than a Saturday, Sunday or public holiday in England, when banks in London are open for business.</w:t>
      </w:r>
      <w:bookmarkEnd w:id="207"/>
    </w:p>
    <w:p w14:paraId="062AF7D8" w14:textId="77777777" w:rsidR="00964874" w:rsidRPr="00964874" w:rsidRDefault="00000000" w:rsidP="00575092">
      <w:pPr>
        <w:pStyle w:val="DefinedTermPara"/>
        <w:rPr>
          <w:ins w:id="208" w:author="David Sant" w:date="2025-11-27T21:39:00Z" w16du:dateUtc="2025-11-27T21:39:00Z"/>
          <w:rStyle w:val="DefTerm"/>
          <w:b w:val="0"/>
          <w:bCs/>
        </w:rPr>
      </w:pPr>
      <w:bookmarkStart w:id="209" w:name="a858369"/>
      <w:ins w:id="210" w:author="David Sant" w:date="2025-11-27T21:39:00Z" w16du:dateUtc="2025-11-27T21:39:00Z">
        <w:r>
          <w:rPr>
            <w:rStyle w:val="DefTerm"/>
          </w:rPr>
          <w:t xml:space="preserve">Background Intellectual Property: </w:t>
        </w:r>
        <w:r w:rsidRPr="00964874">
          <w:rPr>
            <w:rStyle w:val="DefTerm"/>
            <w:b w:val="0"/>
            <w:bCs/>
          </w:rPr>
          <w:t xml:space="preserve">any Intellectual Property Rights, other than Foreground Intellectual Property, that </w:t>
        </w:r>
        <w:r w:rsidR="00964874">
          <w:rPr>
            <w:rStyle w:val="DefTerm"/>
            <w:b w:val="0"/>
            <w:bCs/>
          </w:rPr>
          <w:t>are</w:t>
        </w:r>
        <w:r w:rsidRPr="00964874">
          <w:rPr>
            <w:rStyle w:val="DefTerm"/>
            <w:b w:val="0"/>
            <w:bCs/>
          </w:rPr>
          <w:t xml:space="preserve"> used in connection with the Services.</w:t>
        </w:r>
      </w:ins>
    </w:p>
    <w:p w14:paraId="3972DF87" w14:textId="77777777" w:rsidR="00E76087" w:rsidRDefault="00000000" w:rsidP="00575092">
      <w:pPr>
        <w:pStyle w:val="DefinedTermPara"/>
        <w:rPr>
          <w:rStyle w:val="DefTerm"/>
        </w:rPr>
      </w:pPr>
      <w:r>
        <w:rPr>
          <w:rStyle w:val="DefTerm"/>
        </w:rPr>
        <w:t>Business Hours</w:t>
      </w:r>
      <w:r>
        <w:t xml:space="preserve">: the period from </w:t>
      </w:r>
      <w:del w:id="211" w:author="David Sant" w:date="2025-11-27T21:54:00Z" w16du:dateUtc="2025-11-27T21:54:00Z">
        <w:r w:rsidDel="00CC1887">
          <w:delText>[</w:delText>
        </w:r>
      </w:del>
      <w:r>
        <w:t>9.00 am to 5.00 pm</w:t>
      </w:r>
      <w:del w:id="212" w:author="David Sant" w:date="2025-11-27T21:54:00Z" w16du:dateUtc="2025-11-27T21:54:00Z">
        <w:r w:rsidDel="00CC1887">
          <w:delText>]</w:delText>
        </w:r>
      </w:del>
      <w:r>
        <w:t xml:space="preserve"> on any Business Day.</w:t>
      </w:r>
      <w:bookmarkEnd w:id="209"/>
    </w:p>
    <w:p w14:paraId="06F61184" w14:textId="77777777" w:rsidR="00E76087" w:rsidRPr="00E00EA4" w:rsidRDefault="00000000" w:rsidP="00575092">
      <w:pPr>
        <w:pStyle w:val="DefinedTermPara"/>
      </w:pPr>
      <w:bookmarkStart w:id="213" w:name="a384149"/>
      <w:r>
        <w:rPr>
          <w:rStyle w:val="DefTerm"/>
        </w:rPr>
        <w:t>Change</w:t>
      </w:r>
      <w:r>
        <w:t>: a change to the scope, nature, volume or execution of the Services under this agreement.</w:t>
      </w:r>
      <w:bookmarkEnd w:id="213"/>
    </w:p>
    <w:p w14:paraId="290AB5C5" w14:textId="1ED8D94E" w:rsidR="00E76087" w:rsidRDefault="00000000" w:rsidP="00575092">
      <w:pPr>
        <w:pStyle w:val="DefinedTermPara"/>
      </w:pPr>
      <w:bookmarkStart w:id="214" w:name="a508151"/>
      <w:r>
        <w:rPr>
          <w:rStyle w:val="DefTerm"/>
        </w:rPr>
        <w:t>Change Control Note</w:t>
      </w:r>
      <w:r>
        <w:t xml:space="preserve">: the written record of any Change agreed or to be agreed by the parties under </w:t>
      </w:r>
      <w:r>
        <w:fldChar w:fldCharType="begin"/>
      </w:r>
      <w:r>
        <w:instrText>PAGEREF a906795\# "'clause '"  \h</w:instrText>
      </w:r>
      <w:r>
        <w:fldChar w:fldCharType="separate"/>
      </w:r>
      <w:r w:rsidR="009B649C">
        <w:rPr>
          <w:noProof/>
        </w:rPr>
        <w:t xml:space="preserve">clause </w:t>
      </w:r>
      <w:r>
        <w:fldChar w:fldCharType="end"/>
      </w:r>
      <w:r>
        <w:fldChar w:fldCharType="begin"/>
      </w:r>
      <w:r>
        <w:rPr>
          <w:highlight w:val="lightGray"/>
        </w:rPr>
        <w:instrText>REF a906795 \h \w</w:instrText>
      </w:r>
      <w:r>
        <w:fldChar w:fldCharType="separate"/>
      </w:r>
      <w:ins w:id="215" w:author="David Sant" w:date="2025-11-27T21:52:00Z" w16du:dateUtc="2025-11-27T21:52:00Z">
        <w:r w:rsidR="009B649C">
          <w:rPr>
            <w:highlight w:val="lightGray"/>
          </w:rPr>
          <w:t>8</w:t>
        </w:r>
      </w:ins>
      <w:del w:id="216" w:author="David Sant" w:date="2025-11-27T21:52:00Z" w16du:dateUtc="2025-11-27T21:52:00Z">
        <w:r w:rsidDel="009B649C">
          <w:delText>7</w:delText>
        </w:r>
      </w:del>
      <w:r>
        <w:fldChar w:fldCharType="end"/>
      </w:r>
      <w:r>
        <w:t>.</w:t>
      </w:r>
      <w:bookmarkEnd w:id="214"/>
    </w:p>
    <w:p w14:paraId="1AEBFE9E" w14:textId="69345B9A" w:rsidR="00E76087" w:rsidRDefault="00000000" w:rsidP="00575092">
      <w:pPr>
        <w:pStyle w:val="DefinedTermPara"/>
        <w:rPr>
          <w:rStyle w:val="DefTerm"/>
        </w:rPr>
      </w:pPr>
      <w:bookmarkStart w:id="217" w:name="a545092"/>
      <w:r>
        <w:rPr>
          <w:rStyle w:val="DefTerm"/>
        </w:rPr>
        <w:t>Charges</w:t>
      </w:r>
      <w:r>
        <w:t xml:space="preserve">: the fees payable for the Services, as set out in </w:t>
      </w:r>
      <w:r>
        <w:fldChar w:fldCharType="begin"/>
      </w:r>
      <w:r>
        <w:rPr>
          <w:highlight w:val="lightGray"/>
        </w:rPr>
        <w:instrText>REF a879950 \h \w</w:instrText>
      </w:r>
      <w:r>
        <w:fldChar w:fldCharType="separate"/>
      </w:r>
      <w:ins w:id="218" w:author="David Sant" w:date="2025-11-27T21:52:00Z" w16du:dateUtc="2025-11-27T21:52:00Z">
        <w:r w:rsidR="009B649C">
          <w:rPr>
            <w:highlight w:val="lightGray"/>
          </w:rPr>
          <w:t>Schedule 2</w:t>
        </w:r>
      </w:ins>
      <w:del w:id="219" w:author="David Sant" w:date="2025-11-27T21:52:00Z" w16du:dateUtc="2025-11-27T21:52:00Z">
        <w:r w:rsidDel="009B649C">
          <w:delText>Schedule 2</w:delText>
        </w:r>
      </w:del>
      <w:r>
        <w:fldChar w:fldCharType="end"/>
      </w:r>
      <w:r>
        <w:t>.</w:t>
      </w:r>
      <w:bookmarkEnd w:id="217"/>
    </w:p>
    <w:p w14:paraId="6A93A1C7" w14:textId="291F6941" w:rsidR="00E76087" w:rsidRDefault="00000000" w:rsidP="00575092">
      <w:pPr>
        <w:pStyle w:val="DefinedTermPara"/>
      </w:pPr>
      <w:bookmarkStart w:id="220" w:name="a393531"/>
      <w:r>
        <w:rPr>
          <w:rStyle w:val="DefTerm"/>
        </w:rPr>
        <w:t>Confidential Information</w:t>
      </w:r>
      <w:r>
        <w:t xml:space="preserve">: all information (however recorded or preserved) that one party </w:t>
      </w:r>
      <w:del w:id="221" w:author="David Sant" w:date="2025-11-27T21:39:00Z" w16du:dateUtc="2025-11-27T21:39:00Z">
        <w:r>
          <w:delText>[</w:delText>
        </w:r>
      </w:del>
      <w:r>
        <w:t>or any of its Affiliates</w:t>
      </w:r>
      <w:del w:id="222" w:author="David Sant" w:date="2025-11-27T21:39:00Z" w16du:dateUtc="2025-11-27T21:39:00Z">
        <w:r>
          <w:delText>]</w:delText>
        </w:r>
      </w:del>
      <w:r>
        <w:t xml:space="preserve"> (</w:t>
      </w:r>
      <w:r>
        <w:rPr>
          <w:b/>
          <w:bCs/>
        </w:rPr>
        <w:t>discloser</w:t>
      </w:r>
      <w:r>
        <w:t xml:space="preserve">) discloses or makes available to the other party </w:t>
      </w:r>
      <w:del w:id="223" w:author="David Sant" w:date="2025-11-27T21:39:00Z" w16du:dateUtc="2025-11-27T21:39:00Z">
        <w:r>
          <w:delText>[</w:delText>
        </w:r>
      </w:del>
      <w:r>
        <w:t>or any of its Affiliates</w:t>
      </w:r>
      <w:del w:id="224" w:author="David Sant" w:date="2025-11-27T21:39:00Z" w16du:dateUtc="2025-11-27T21:39:00Z">
        <w:r>
          <w:delText>]</w:delText>
        </w:r>
      </w:del>
      <w:r>
        <w:t xml:space="preserve"> (</w:t>
      </w:r>
      <w:r>
        <w:rPr>
          <w:b/>
          <w:bCs/>
        </w:rPr>
        <w:t>recipient</w:t>
      </w:r>
      <w:r>
        <w:t xml:space="preserve">) in connection with this agreement and which is designated as confidential or would be regarded as confidential by a reasonable </w:t>
      </w:r>
      <w:proofErr w:type="gramStart"/>
      <w:r>
        <w:t>business person</w:t>
      </w:r>
      <w:proofErr w:type="gramEnd"/>
      <w:r>
        <w:t>. It includes the terms of this agreement</w:t>
      </w:r>
      <w:del w:id="225" w:author="David Sant" w:date="2025-11-27T21:55:00Z" w16du:dateUtc="2025-11-27T21:55:00Z">
        <w:r w:rsidDel="00CC1887">
          <w:delText>[</w:delText>
        </w:r>
      </w:del>
      <w:r>
        <w:t xml:space="preserve">, the </w:t>
      </w:r>
      <w:del w:id="226" w:author="David Sant" w:date="2025-11-27T21:39:00Z" w16du:dateUtc="2025-11-27T21:39:00Z">
        <w:r>
          <w:delText>Customer</w:delText>
        </w:r>
      </w:del>
      <w:ins w:id="227" w:author="David Sant" w:date="2025-11-27T21:39:00Z" w16du:dateUtc="2025-11-27T21:39:00Z">
        <w:r w:rsidR="00577940">
          <w:t>Norton</w:t>
        </w:r>
      </w:ins>
      <w:r>
        <w:t xml:space="preserve"> Materials</w:t>
      </w:r>
      <w:del w:id="228" w:author="David Sant" w:date="2025-11-27T21:39:00Z" w16du:dateUtc="2025-11-27T21:39:00Z">
        <w:r>
          <w:delText>][, Customer Personal Data, Shared Personal Data</w:delText>
        </w:r>
      </w:del>
      <w:del w:id="229" w:author="David Sant" w:date="2025-11-27T21:55:00Z" w16du:dateUtc="2025-11-27T21:55:00Z">
        <w:r w:rsidDel="00CC1887">
          <w:delText>]</w:delText>
        </w:r>
      </w:del>
      <w:r>
        <w:t xml:space="preserve"> and any information of a confidential nature relating to the business, operations, customers, suppliers, plans, processes, products, trade secrets or know-how of the discloser</w:t>
      </w:r>
      <w:r>
        <w:t>. It does not include information that:</w:t>
      </w:r>
      <w:bookmarkEnd w:id="220"/>
    </w:p>
    <w:p w14:paraId="3CB239D7" w14:textId="77777777" w:rsidR="00E76087" w:rsidRDefault="00000000" w:rsidP="00575092">
      <w:pPr>
        <w:pStyle w:val="DefinedTermNumber"/>
      </w:pPr>
      <w:r>
        <w:t>is or becomes generally available to the public (other than as a result of the recipient's breach</w:t>
      </w:r>
      <w:proofErr w:type="gramStart"/>
      <w:r>
        <w:t>);</w:t>
      </w:r>
      <w:proofErr w:type="gramEnd"/>
    </w:p>
    <w:p w14:paraId="1C61D230" w14:textId="05D55A3A" w:rsidR="00E76087" w:rsidRDefault="00000000" w:rsidP="00575092">
      <w:pPr>
        <w:pStyle w:val="DefinedTermNumber"/>
      </w:pPr>
      <w:del w:id="230" w:author="David Sant" w:date="2025-11-27T21:56:00Z" w16du:dateUtc="2025-11-27T21:56:00Z">
        <w:r w:rsidDel="00CC1887">
          <w:delText>[</w:delText>
        </w:r>
      </w:del>
      <w:r>
        <w:t xml:space="preserve">can be shown by the recipient to have been known to it </w:t>
      </w:r>
      <w:del w:id="231" w:author="David Sant" w:date="2025-11-27T21:55:00Z" w16du:dateUtc="2025-11-27T21:55:00Z">
        <w:r w:rsidDel="00CC1887">
          <w:rPr>
            <w:b/>
            <w:bCs/>
          </w:rPr>
          <w:delText>OR</w:delText>
        </w:r>
        <w:r w:rsidDel="00CC1887">
          <w:delText xml:space="preserve"> was available to the recipient] </w:delText>
        </w:r>
      </w:del>
      <w:r>
        <w:t xml:space="preserve">on a non-confidential basis before disclosure by the </w:t>
      </w:r>
      <w:proofErr w:type="gramStart"/>
      <w:r>
        <w:t>discloser;</w:t>
      </w:r>
      <w:proofErr w:type="gramEnd"/>
    </w:p>
    <w:p w14:paraId="6FC9302F" w14:textId="77777777" w:rsidR="00E76087" w:rsidRDefault="00000000" w:rsidP="00575092">
      <w:pPr>
        <w:pStyle w:val="DefinedTermNumber"/>
      </w:pPr>
      <w:r>
        <w:t xml:space="preserve">was, is or becomes available to the recipient on a non-confidential basis from a person who, to the recipient's knowledge, is not bound by a confidentiality agreement with the discloser or otherwise prohibited from disclosing the information to the recipient; </w:t>
      </w:r>
      <w:del w:id="232" w:author="David Sant" w:date="2025-11-27T21:56:00Z" w16du:dateUtc="2025-11-27T21:56:00Z">
        <w:r w:rsidDel="00CC1887">
          <w:delText>[</w:delText>
        </w:r>
      </w:del>
      <w:r>
        <w:t>or</w:t>
      </w:r>
      <w:del w:id="233" w:author="David Sant" w:date="2025-11-27T21:56:00Z" w16du:dateUtc="2025-11-27T21:56:00Z">
        <w:r w:rsidDel="00CC1887">
          <w:delText>]</w:delText>
        </w:r>
      </w:del>
    </w:p>
    <w:p w14:paraId="144A767C" w14:textId="05292B35" w:rsidR="00E76087" w:rsidDel="00CC1887" w:rsidRDefault="00000000" w:rsidP="00575092">
      <w:pPr>
        <w:pStyle w:val="DefinedTermNumber"/>
        <w:rPr>
          <w:del w:id="234" w:author="David Sant" w:date="2025-11-27T21:56:00Z" w16du:dateUtc="2025-11-27T21:56:00Z"/>
        </w:rPr>
      </w:pPr>
      <w:del w:id="235" w:author="David Sant" w:date="2025-11-27T21:56:00Z" w16du:dateUtc="2025-11-27T21:56:00Z">
        <w:r w:rsidDel="00CC1887">
          <w:delText>[is developed by or for the recipient independently of the information disclosed by the discloser; or]</w:delText>
        </w:r>
      </w:del>
    </w:p>
    <w:p w14:paraId="07B02CD2" w14:textId="77777777" w:rsidR="00E76087" w:rsidRDefault="00000000" w:rsidP="00575092">
      <w:pPr>
        <w:pStyle w:val="DefinedTermNumber"/>
      </w:pPr>
      <w:r>
        <w:t>the parties agree in writing is not confidential or may be disclosed.</w:t>
      </w:r>
    </w:p>
    <w:p w14:paraId="0CB4297E" w14:textId="16DE3869" w:rsidR="00E76087" w:rsidRPr="007B36C8" w:rsidRDefault="00000000" w:rsidP="00575092">
      <w:pPr>
        <w:pStyle w:val="DefinedTermPara"/>
        <w:rPr>
          <w:rStyle w:val="DefTerm"/>
          <w:b w:val="0"/>
        </w:rPr>
      </w:pPr>
      <w:bookmarkStart w:id="236" w:name="a104296"/>
      <w:r>
        <w:rPr>
          <w:rStyle w:val="DefTerm"/>
        </w:rPr>
        <w:t>Contract Manager</w:t>
      </w:r>
      <w:r>
        <w:t xml:space="preserve">: the </w:t>
      </w:r>
      <w:del w:id="237" w:author="David Sant" w:date="2025-11-27T21:39:00Z" w16du:dateUtc="2025-11-27T21:39:00Z">
        <w:r>
          <w:delText>Customer</w:delText>
        </w:r>
      </w:del>
      <w:ins w:id="238" w:author="David Sant" w:date="2025-11-27T21:39:00Z" w16du:dateUtc="2025-11-27T21:39:00Z">
        <w:r w:rsidR="00577940">
          <w:t>Norton</w:t>
        </w:r>
      </w:ins>
      <w:r>
        <w:t xml:space="preserve"> Contract Manager or Supplier Contract Manager, as the case may be.</w:t>
      </w:r>
      <w:bookmarkEnd w:id="236"/>
    </w:p>
    <w:p w14:paraId="76A878E6" w14:textId="77777777" w:rsidR="00E76087" w:rsidRPr="007B36C8" w:rsidRDefault="00000000" w:rsidP="00575092">
      <w:pPr>
        <w:pStyle w:val="DefinedTermPara"/>
      </w:pPr>
      <w:bookmarkStart w:id="239" w:name="a208212"/>
      <w:del w:id="240" w:author="David Sant" w:date="2025-11-27T21:56:00Z" w16du:dateUtc="2025-11-27T21:56:00Z">
        <w:r w:rsidDel="00CC1887">
          <w:rPr>
            <w:rStyle w:val="DefTerm"/>
            <w:b w:val="0"/>
          </w:rPr>
          <w:delText>[</w:delText>
        </w:r>
      </w:del>
      <w:r>
        <w:rPr>
          <w:rStyle w:val="DefTerm"/>
        </w:rPr>
        <w:t>Contract Year</w:t>
      </w:r>
      <w:r>
        <w:t>: each 12-month period starting on the Effective Date or an anniversary of it.</w:t>
      </w:r>
      <w:r>
        <w:fldChar w:fldCharType="begin"/>
      </w:r>
      <w:r>
        <w:fldChar w:fldCharType="end"/>
      </w:r>
      <w:del w:id="241" w:author="David Sant" w:date="2025-11-27T21:57:00Z" w16du:dateUtc="2025-11-27T21:57:00Z">
        <w:r w:rsidDel="00CC1887">
          <w:delText>]</w:delText>
        </w:r>
      </w:del>
      <w:bookmarkEnd w:id="239"/>
    </w:p>
    <w:p w14:paraId="3832FD40" w14:textId="6626E298" w:rsidR="00E76087" w:rsidRDefault="00000000" w:rsidP="00575092">
      <w:pPr>
        <w:pStyle w:val="DefinedTermPara"/>
        <w:rPr>
          <w:rStyle w:val="DefTerm"/>
        </w:rPr>
      </w:pPr>
      <w:bookmarkStart w:id="242" w:name="a886540"/>
      <w:r>
        <w:rPr>
          <w:rStyle w:val="DefTerm"/>
        </w:rPr>
        <w:t>control</w:t>
      </w:r>
      <w:r>
        <w:t>: has the meaning given in section 1124 of the Corporation Tax Act 2010</w:t>
      </w:r>
      <w:del w:id="243" w:author="David Sant" w:date="2025-11-27T21:39:00Z" w16du:dateUtc="2025-11-27T21:39:00Z">
        <w:r>
          <w:delText>,</w:delText>
        </w:r>
      </w:del>
      <w:r w:rsidR="00AD1C9B">
        <w:t xml:space="preserve"> and</w:t>
      </w:r>
      <w:r>
        <w:t xml:space="preserve"> </w:t>
      </w:r>
      <w:r>
        <w:rPr>
          <w:b/>
          <w:bCs/>
        </w:rPr>
        <w:t>controls</w:t>
      </w:r>
      <w:r>
        <w:t xml:space="preserve">, </w:t>
      </w:r>
      <w:r>
        <w:rPr>
          <w:b/>
          <w:bCs/>
        </w:rPr>
        <w:t>controlled</w:t>
      </w:r>
      <w:r>
        <w:t xml:space="preserve"> and the expression </w:t>
      </w:r>
      <w:r>
        <w:rPr>
          <w:rStyle w:val="ParagraphChar"/>
          <w:b/>
        </w:rPr>
        <w:t>change of control</w:t>
      </w:r>
      <w:r>
        <w:t xml:space="preserve"> shall be interpreted accordingly.</w:t>
      </w:r>
      <w:r>
        <w:rPr>
          <w:rStyle w:val="DefTerm"/>
        </w:rPr>
        <w:t xml:space="preserve"> </w:t>
      </w:r>
      <w:bookmarkEnd w:id="242"/>
    </w:p>
    <w:p w14:paraId="172A5718" w14:textId="622DE339" w:rsidR="00E76087" w:rsidRPr="00F44DC6" w:rsidRDefault="00000000" w:rsidP="00575092">
      <w:pPr>
        <w:pStyle w:val="DefinedTermPara"/>
        <w:rPr>
          <w:b/>
        </w:rPr>
      </w:pPr>
      <w:bookmarkStart w:id="244" w:name="a704915"/>
      <w:del w:id="245" w:author="David Sant" w:date="2025-11-27T21:39:00Z" w16du:dateUtc="2025-11-27T21:39:00Z">
        <w:r>
          <w:rPr>
            <w:rStyle w:val="DefTerm"/>
          </w:rPr>
          <w:lastRenderedPageBreak/>
          <w:delText>Customer</w:delText>
        </w:r>
      </w:del>
      <w:ins w:id="246" w:author="David Sant" w:date="2025-11-27T21:39:00Z" w16du:dateUtc="2025-11-27T21:39:00Z">
        <w:r w:rsidR="00577940">
          <w:rPr>
            <w:rStyle w:val="DefTerm"/>
          </w:rPr>
          <w:t>Norton</w:t>
        </w:r>
      </w:ins>
      <w:r w:rsidR="00577940">
        <w:rPr>
          <w:rStyle w:val="DefTerm"/>
        </w:rPr>
        <w:t xml:space="preserve"> Contract Manager</w:t>
      </w:r>
      <w:r w:rsidR="00577940">
        <w:t xml:space="preserve">: the </w:t>
      </w:r>
      <w:del w:id="247" w:author="David Sant" w:date="2025-11-27T21:39:00Z" w16du:dateUtc="2025-11-27T21:39:00Z">
        <w:r>
          <w:delText>Customer's</w:delText>
        </w:r>
      </w:del>
      <w:ins w:id="248" w:author="David Sant" w:date="2025-11-27T21:39:00Z" w16du:dateUtc="2025-11-27T21:39:00Z">
        <w:r w:rsidR="00577940">
          <w:t>Norton's</w:t>
        </w:r>
      </w:ins>
      <w:r w:rsidR="00577940">
        <w:t xml:space="preserve"> principal point(s) of contact for managing the Services on behalf of the </w:t>
      </w:r>
      <w:del w:id="249" w:author="David Sant" w:date="2025-11-27T21:39:00Z" w16du:dateUtc="2025-11-27T21:39:00Z">
        <w:r>
          <w:delText>Customer</w:delText>
        </w:r>
      </w:del>
      <w:ins w:id="250" w:author="David Sant" w:date="2025-11-27T21:39:00Z" w16du:dateUtc="2025-11-27T21:39:00Z">
        <w:r w:rsidR="00577940">
          <w:t>Norton</w:t>
        </w:r>
      </w:ins>
      <w:r w:rsidR="00577940">
        <w:t xml:space="preserve">, being the (or each) individual identified as such in </w:t>
      </w:r>
      <w:r w:rsidR="00577940">
        <w:fldChar w:fldCharType="begin"/>
      </w:r>
      <w:r w:rsidR="00577940">
        <w:rPr>
          <w:highlight w:val="lightGray"/>
        </w:rPr>
        <w:instrText>REF a544626 \h \w</w:instrText>
      </w:r>
      <w:r w:rsidR="00577940">
        <w:fldChar w:fldCharType="separate"/>
      </w:r>
      <w:ins w:id="251" w:author="David Sant" w:date="2025-11-27T21:52:00Z" w16du:dateUtc="2025-11-27T21:52:00Z">
        <w:r w:rsidR="009B649C">
          <w:rPr>
            <w:highlight w:val="lightGray"/>
          </w:rPr>
          <w:t>Schedule 3</w:t>
        </w:r>
      </w:ins>
      <w:del w:id="252" w:author="David Sant" w:date="2025-11-27T21:52:00Z" w16du:dateUtc="2025-11-27T21:52:00Z">
        <w:r w:rsidR="00577940" w:rsidDel="009B649C">
          <w:delText>Schedule 3</w:delText>
        </w:r>
      </w:del>
      <w:r w:rsidR="00577940">
        <w:fldChar w:fldCharType="end"/>
      </w:r>
      <w:r w:rsidR="00577940">
        <w:t xml:space="preserve"> or any replacement individual(s) appointed under </w:t>
      </w:r>
      <w:r w:rsidR="00577940">
        <w:fldChar w:fldCharType="begin"/>
      </w:r>
      <w:r w:rsidR="00577940">
        <w:instrText>PAGEREF a225453\# "'clause '"  \h</w:instrText>
      </w:r>
      <w:r w:rsidR="00577940">
        <w:fldChar w:fldCharType="separate"/>
      </w:r>
      <w:r w:rsidR="009B649C">
        <w:rPr>
          <w:noProof/>
        </w:rPr>
        <w:t xml:space="preserve">clause </w:t>
      </w:r>
      <w:r w:rsidR="00577940">
        <w:fldChar w:fldCharType="end"/>
      </w:r>
      <w:r w:rsidR="00577940">
        <w:fldChar w:fldCharType="begin"/>
      </w:r>
      <w:r w:rsidR="00577940">
        <w:rPr>
          <w:highlight w:val="lightGray"/>
        </w:rPr>
        <w:instrText>REF a225453 \h \w</w:instrText>
      </w:r>
      <w:r w:rsidR="00577940">
        <w:fldChar w:fldCharType="separate"/>
      </w:r>
      <w:ins w:id="253" w:author="David Sant" w:date="2025-11-27T21:52:00Z" w16du:dateUtc="2025-11-27T21:52:00Z">
        <w:r w:rsidR="009B649C">
          <w:rPr>
            <w:highlight w:val="lightGray"/>
          </w:rPr>
          <w:t>12.1</w:t>
        </w:r>
      </w:ins>
      <w:del w:id="254" w:author="David Sant" w:date="2025-11-27T21:52:00Z" w16du:dateUtc="2025-11-27T21:52:00Z">
        <w:r w:rsidR="00577940" w:rsidDel="009B649C">
          <w:delText>11.1</w:delText>
        </w:r>
      </w:del>
      <w:r w:rsidR="00577940">
        <w:fldChar w:fldCharType="end"/>
      </w:r>
      <w:r w:rsidR="00577940">
        <w:t>.</w:t>
      </w:r>
      <w:bookmarkEnd w:id="244"/>
    </w:p>
    <w:p w14:paraId="4E5BFB33" w14:textId="5674D2B3" w:rsidR="00E76087" w:rsidRDefault="00000000" w:rsidP="00575092">
      <w:pPr>
        <w:pStyle w:val="DefinedTermPara"/>
        <w:rPr>
          <w:rStyle w:val="DefTerm"/>
        </w:rPr>
      </w:pPr>
      <w:bookmarkStart w:id="255" w:name="a877556"/>
      <w:del w:id="256" w:author="David Sant" w:date="2025-11-27T21:39:00Z" w16du:dateUtc="2025-11-27T21:39:00Z">
        <w:r>
          <w:rPr>
            <w:rStyle w:val="DefTerm"/>
          </w:rPr>
          <w:delText>Customer</w:delText>
        </w:r>
      </w:del>
      <w:ins w:id="257" w:author="David Sant" w:date="2025-11-27T21:39:00Z" w16du:dateUtc="2025-11-27T21:39:00Z">
        <w:r w:rsidR="00577940">
          <w:rPr>
            <w:rStyle w:val="DefTerm"/>
          </w:rPr>
          <w:t>Norton</w:t>
        </w:r>
      </w:ins>
      <w:r w:rsidR="00577940">
        <w:rPr>
          <w:rStyle w:val="DefTerm"/>
        </w:rPr>
        <w:t xml:space="preserve"> Equipment</w:t>
      </w:r>
      <w:r w:rsidR="00577940">
        <w:t xml:space="preserve">: any equipment, including tools, systems, cabling or facilities, provided by or on behalf of the </w:t>
      </w:r>
      <w:del w:id="258" w:author="David Sant" w:date="2025-11-27T21:39:00Z" w16du:dateUtc="2025-11-27T21:39:00Z">
        <w:r>
          <w:delText>Customer</w:delText>
        </w:r>
      </w:del>
      <w:ins w:id="259" w:author="David Sant" w:date="2025-11-27T21:39:00Z" w16du:dateUtc="2025-11-27T21:39:00Z">
        <w:r w:rsidR="00577940">
          <w:t>Norton</w:t>
        </w:r>
      </w:ins>
      <w:r w:rsidR="00577940">
        <w:t xml:space="preserve"> to the Supplier and which is used directly or indirectly in the supply of the Services, including any items specified in </w:t>
      </w:r>
      <w:r w:rsidR="00577940">
        <w:fldChar w:fldCharType="begin"/>
      </w:r>
      <w:r w:rsidR="00577940">
        <w:rPr>
          <w:highlight w:val="lightGray"/>
        </w:rPr>
        <w:instrText>REF a326473 \h \w</w:instrText>
      </w:r>
      <w:r w:rsidR="00577940">
        <w:fldChar w:fldCharType="separate"/>
      </w:r>
      <w:ins w:id="260" w:author="David Sant" w:date="2025-11-27T21:52:00Z" w16du:dateUtc="2025-11-27T21:52:00Z">
        <w:r w:rsidR="009B649C">
          <w:rPr>
            <w:highlight w:val="lightGray"/>
          </w:rPr>
          <w:t>0</w:t>
        </w:r>
      </w:ins>
      <w:del w:id="261" w:author="David Sant" w:date="2025-11-27T21:52:00Z" w16du:dateUtc="2025-11-27T21:52:00Z">
        <w:r w:rsidR="00577940" w:rsidDel="009B649C">
          <w:delText>Schedule 1</w:delText>
        </w:r>
      </w:del>
      <w:r w:rsidR="00577940">
        <w:fldChar w:fldCharType="end"/>
      </w:r>
      <w:r w:rsidR="00577940">
        <w:t>.</w:t>
      </w:r>
      <w:bookmarkEnd w:id="255"/>
    </w:p>
    <w:p w14:paraId="39C0B84E" w14:textId="5823D46D" w:rsidR="00E76087" w:rsidRDefault="00000000" w:rsidP="00575092">
      <w:pPr>
        <w:pStyle w:val="DefinedTermPara"/>
        <w:rPr>
          <w:rStyle w:val="DefTerm"/>
        </w:rPr>
      </w:pPr>
      <w:bookmarkStart w:id="262" w:name="a388766"/>
      <w:del w:id="263" w:author="David Sant" w:date="2025-11-27T21:39:00Z" w16du:dateUtc="2025-11-27T21:39:00Z">
        <w:r>
          <w:rPr>
            <w:rStyle w:val="DefTerm"/>
          </w:rPr>
          <w:delText>Customer</w:delText>
        </w:r>
      </w:del>
      <w:ins w:id="264" w:author="David Sant" w:date="2025-11-27T21:39:00Z" w16du:dateUtc="2025-11-27T21:39:00Z">
        <w:r w:rsidR="00577940">
          <w:rPr>
            <w:rStyle w:val="DefTerm"/>
          </w:rPr>
          <w:t>Norton</w:t>
        </w:r>
      </w:ins>
      <w:r w:rsidR="00577940">
        <w:rPr>
          <w:rStyle w:val="DefTerm"/>
        </w:rPr>
        <w:t xml:space="preserve"> Materials</w:t>
      </w:r>
      <w:r w:rsidR="00577940">
        <w:t xml:space="preserve">: all documents, information, </w:t>
      </w:r>
      <w:del w:id="265" w:author="David Sant" w:date="2025-11-27T21:57:00Z" w16du:dateUtc="2025-11-27T21:57:00Z">
        <w:r w:rsidR="00577940" w:rsidDel="00CC1887">
          <w:delText>[</w:delText>
        </w:r>
      </w:del>
      <w:r w:rsidR="00577940">
        <w:t>software,</w:t>
      </w:r>
      <w:del w:id="266" w:author="David Sant" w:date="2025-11-27T21:57:00Z" w16du:dateUtc="2025-11-27T21:57:00Z">
        <w:r w:rsidR="00577940" w:rsidDel="00CC1887">
          <w:delText>]</w:delText>
        </w:r>
      </w:del>
      <w:r w:rsidR="00577940">
        <w:t xml:space="preserve"> items and materials in any form (whether owned by the </w:t>
      </w:r>
      <w:del w:id="267" w:author="David Sant" w:date="2025-11-27T21:39:00Z" w16du:dateUtc="2025-11-27T21:39:00Z">
        <w:r>
          <w:delText>Customer</w:delText>
        </w:r>
      </w:del>
      <w:ins w:id="268" w:author="David Sant" w:date="2025-11-27T21:39:00Z" w16du:dateUtc="2025-11-27T21:39:00Z">
        <w:r w:rsidR="00577940">
          <w:t>Norton</w:t>
        </w:r>
      </w:ins>
      <w:r w:rsidR="00577940">
        <w:t xml:space="preserve"> or a third party), which are provided by the </w:t>
      </w:r>
      <w:del w:id="269" w:author="David Sant" w:date="2025-11-27T21:39:00Z" w16du:dateUtc="2025-11-27T21:39:00Z">
        <w:r>
          <w:delText>Customer</w:delText>
        </w:r>
      </w:del>
      <w:ins w:id="270" w:author="David Sant" w:date="2025-11-27T21:39:00Z" w16du:dateUtc="2025-11-27T21:39:00Z">
        <w:r w:rsidR="00577940">
          <w:t>Norton</w:t>
        </w:r>
      </w:ins>
      <w:r w:rsidR="00577940">
        <w:t xml:space="preserve"> to the Supplier in connection with the Services</w:t>
      </w:r>
      <w:del w:id="271" w:author="David Sant" w:date="2025-11-27T21:57:00Z" w16du:dateUtc="2025-11-27T21:57:00Z">
        <w:r w:rsidR="00577940" w:rsidDel="00CC1887">
          <w:delText>[</w:delText>
        </w:r>
      </w:del>
      <w:r w:rsidR="00577940">
        <w:t xml:space="preserve">, including the items provided pursuant to </w:t>
      </w:r>
      <w:r w:rsidR="00577940">
        <w:fldChar w:fldCharType="begin"/>
      </w:r>
      <w:r w:rsidR="00577940">
        <w:instrText>PAGEREF a651503\# "'clause '"  \h</w:instrText>
      </w:r>
      <w:r w:rsidR="00577940">
        <w:fldChar w:fldCharType="separate"/>
      </w:r>
      <w:r w:rsidR="009B649C">
        <w:rPr>
          <w:noProof/>
        </w:rPr>
        <w:t xml:space="preserve">clause </w:t>
      </w:r>
      <w:r w:rsidR="00577940">
        <w:fldChar w:fldCharType="end"/>
      </w:r>
      <w:r w:rsidR="00577940">
        <w:fldChar w:fldCharType="begin"/>
      </w:r>
      <w:r w:rsidR="00577940">
        <w:rPr>
          <w:highlight w:val="lightGray"/>
        </w:rPr>
        <w:instrText>REF a651503 \h \w</w:instrText>
      </w:r>
      <w:r w:rsidR="00577940">
        <w:fldChar w:fldCharType="separate"/>
      </w:r>
      <w:ins w:id="272" w:author="David Sant" w:date="2025-11-27T21:52:00Z" w16du:dateUtc="2025-11-27T21:52:00Z">
        <w:r w:rsidR="009B649C">
          <w:rPr>
            <w:highlight w:val="lightGray"/>
          </w:rPr>
          <w:t>7.1(c)</w:t>
        </w:r>
      </w:ins>
      <w:del w:id="273" w:author="David Sant" w:date="2025-11-27T21:52:00Z" w16du:dateUtc="2025-11-27T21:52:00Z">
        <w:r w:rsidR="00577940" w:rsidDel="009B649C">
          <w:delText>6.1(c)</w:delText>
        </w:r>
      </w:del>
      <w:r w:rsidR="00577940">
        <w:fldChar w:fldCharType="end"/>
      </w:r>
      <w:del w:id="274" w:author="David Sant" w:date="2025-11-27T21:57:00Z" w16du:dateUtc="2025-11-27T21:57:00Z">
        <w:r w:rsidR="00577940" w:rsidDel="00CC1887">
          <w:delText>]</w:delText>
        </w:r>
      </w:del>
      <w:r w:rsidR="00577940">
        <w:t xml:space="preserve">. </w:t>
      </w:r>
      <w:bookmarkEnd w:id="262"/>
    </w:p>
    <w:p w14:paraId="2FD5809E" w14:textId="77777777" w:rsidR="00000000" w:rsidRDefault="00000000" w:rsidP="00575092">
      <w:pPr>
        <w:pStyle w:val="DefinedTermPara"/>
        <w:rPr>
          <w:del w:id="275" w:author="David Sant" w:date="2025-11-27T21:39:00Z" w16du:dateUtc="2025-11-27T21:39:00Z"/>
        </w:rPr>
      </w:pPr>
      <w:bookmarkStart w:id="276" w:name="a698781"/>
      <w:del w:id="277" w:author="David Sant" w:date="2025-11-27T21:39:00Z" w16du:dateUtc="2025-11-27T21:39:00Z">
        <w:r>
          <w:rPr>
            <w:rStyle w:val="DefTerm"/>
          </w:rPr>
          <w:delText>Customer Personal Data</w:delText>
        </w:r>
        <w:r>
          <w:delText>: any personal data which the Supplier processes in connection with this agreement on behalf of the Customer.</w:delText>
        </w:r>
        <w:bookmarkEnd w:id="276"/>
      </w:del>
    </w:p>
    <w:p w14:paraId="316B6DF1" w14:textId="1DC3276F" w:rsidR="00E76087" w:rsidRDefault="00000000" w:rsidP="00575092">
      <w:pPr>
        <w:pStyle w:val="DefinedTermPara"/>
        <w:rPr>
          <w:rStyle w:val="DefTerm"/>
        </w:rPr>
      </w:pPr>
      <w:bookmarkStart w:id="278" w:name="a481270"/>
      <w:r>
        <w:rPr>
          <w:rStyle w:val="DefTerm"/>
        </w:rPr>
        <w:t>Deliverables</w:t>
      </w:r>
      <w:r w:rsidRPr="002B0485">
        <w:rPr>
          <w:rStyle w:val="DefTerm"/>
        </w:rPr>
        <w:t>:</w:t>
      </w:r>
      <w:r w:rsidRPr="002B0485">
        <w:rPr>
          <w:rStyle w:val="DefTerm"/>
          <w:b w:val="0"/>
        </w:rPr>
        <w:t xml:space="preserve"> all documents, products</w:t>
      </w:r>
      <w:del w:id="279" w:author="David Sant" w:date="2025-11-27T21:39:00Z" w16du:dateUtc="2025-11-27T21:39:00Z">
        <w:r>
          <w:delText>[,</w:delText>
        </w:r>
      </w:del>
      <w:ins w:id="280" w:author="David Sant" w:date="2025-11-27T21:39:00Z" w16du:dateUtc="2025-11-27T21:39:00Z">
        <w:r w:rsidRPr="00964874">
          <w:rPr>
            <w:rStyle w:val="DefTerm"/>
            <w:b w:val="0"/>
            <w:bCs/>
          </w:rPr>
          <w:t>,</w:t>
        </w:r>
      </w:ins>
      <w:r w:rsidRPr="002B0485">
        <w:rPr>
          <w:rStyle w:val="DefTerm"/>
          <w:b w:val="0"/>
        </w:rPr>
        <w:t xml:space="preserve"> designs</w:t>
      </w:r>
      <w:del w:id="281" w:author="David Sant" w:date="2025-11-27T21:39:00Z" w16du:dateUtc="2025-11-27T21:39:00Z">
        <w:r>
          <w:delText>][,</w:delText>
        </w:r>
      </w:del>
      <w:ins w:id="282" w:author="David Sant" w:date="2025-11-27T21:39:00Z" w16du:dateUtc="2025-11-27T21:39:00Z">
        <w:r w:rsidRPr="00964874">
          <w:rPr>
            <w:rStyle w:val="DefTerm"/>
            <w:b w:val="0"/>
            <w:bCs/>
          </w:rPr>
          <w:t>,</w:t>
        </w:r>
      </w:ins>
      <w:r w:rsidRPr="002B0485">
        <w:rPr>
          <w:rStyle w:val="DefTerm"/>
          <w:b w:val="0"/>
        </w:rPr>
        <w:t xml:space="preserve"> software</w:t>
      </w:r>
      <w:del w:id="283" w:author="David Sant" w:date="2025-11-27T21:39:00Z" w16du:dateUtc="2025-11-27T21:39:00Z">
        <w:r>
          <w:delText>][,</w:delText>
        </w:r>
      </w:del>
      <w:ins w:id="284" w:author="David Sant" w:date="2025-11-27T21:39:00Z" w16du:dateUtc="2025-11-27T21:39:00Z">
        <w:r w:rsidRPr="00964874">
          <w:rPr>
            <w:rStyle w:val="DefTerm"/>
            <w:b w:val="0"/>
            <w:bCs/>
          </w:rPr>
          <w:t>,</w:t>
        </w:r>
      </w:ins>
      <w:r w:rsidRPr="002B0485">
        <w:rPr>
          <w:rStyle w:val="DefTerm"/>
          <w:b w:val="0"/>
        </w:rPr>
        <w:t xml:space="preserve"> reports</w:t>
      </w:r>
      <w:del w:id="285" w:author="David Sant" w:date="2025-11-27T21:39:00Z" w16du:dateUtc="2025-11-27T21:39:00Z">
        <w:r>
          <w:delText>][,</w:delText>
        </w:r>
      </w:del>
      <w:ins w:id="286" w:author="David Sant" w:date="2025-11-27T21:39:00Z" w16du:dateUtc="2025-11-27T21:39:00Z">
        <w:r w:rsidRPr="00964874">
          <w:rPr>
            <w:rStyle w:val="DefTerm"/>
            <w:b w:val="0"/>
            <w:bCs/>
          </w:rPr>
          <w:t>,</w:t>
        </w:r>
      </w:ins>
      <w:r w:rsidRPr="002B0485">
        <w:rPr>
          <w:rStyle w:val="DefTerm"/>
          <w:b w:val="0"/>
        </w:rPr>
        <w:t xml:space="preserve"> specifications</w:t>
      </w:r>
      <w:del w:id="287" w:author="David Sant" w:date="2025-11-27T21:39:00Z" w16du:dateUtc="2025-11-27T21:39:00Z">
        <w:r>
          <w:delText>][,</w:delText>
        </w:r>
      </w:del>
      <w:ins w:id="288" w:author="David Sant" w:date="2025-11-27T21:39:00Z" w16du:dateUtc="2025-11-27T21:39:00Z">
        <w:r w:rsidRPr="00964874">
          <w:rPr>
            <w:rStyle w:val="DefTerm"/>
            <w:b w:val="0"/>
            <w:bCs/>
          </w:rPr>
          <w:t>,</w:t>
        </w:r>
      </w:ins>
      <w:r w:rsidRPr="002B0485">
        <w:rPr>
          <w:rStyle w:val="DefTerm"/>
          <w:b w:val="0"/>
        </w:rPr>
        <w:t xml:space="preserve"> plans</w:t>
      </w:r>
      <w:del w:id="289" w:author="David Sant" w:date="2025-11-27T21:39:00Z" w16du:dateUtc="2025-11-27T21:39:00Z">
        <w:r>
          <w:delText>]</w:delText>
        </w:r>
      </w:del>
      <w:ins w:id="290" w:author="David Sant" w:date="2025-11-27T21:39:00Z" w16du:dateUtc="2025-11-27T21:39:00Z">
        <w:r w:rsidRPr="00964874">
          <w:rPr>
            <w:rStyle w:val="DefTerm"/>
            <w:b w:val="0"/>
            <w:bCs/>
          </w:rPr>
          <w:t>, prototypes, technical documentation, test results, Final Reports</w:t>
        </w:r>
      </w:ins>
      <w:r w:rsidR="00AD1C9B" w:rsidRPr="002B0485">
        <w:rPr>
          <w:rStyle w:val="DefTerm"/>
          <w:b w:val="0"/>
        </w:rPr>
        <w:t xml:space="preserve"> and</w:t>
      </w:r>
      <w:r w:rsidRPr="002B0485">
        <w:rPr>
          <w:rStyle w:val="DefTerm"/>
          <w:b w:val="0"/>
        </w:rPr>
        <w:t xml:space="preserve"> other materials or items of any kind </w:t>
      </w:r>
      <w:del w:id="291" w:author="David Sant" w:date="2025-11-27T21:39:00Z" w16du:dateUtc="2025-11-27T21:39:00Z">
        <w:r>
          <w:delText>provided</w:delText>
        </w:r>
      </w:del>
      <w:ins w:id="292" w:author="David Sant" w:date="2025-11-27T21:39:00Z" w16du:dateUtc="2025-11-27T21:39:00Z">
        <w:r w:rsidRPr="00964874">
          <w:rPr>
            <w:rStyle w:val="DefTerm"/>
            <w:b w:val="0"/>
            <w:bCs/>
          </w:rPr>
          <w:t>developed</w:t>
        </w:r>
      </w:ins>
      <w:r w:rsidRPr="002B0485">
        <w:rPr>
          <w:rStyle w:val="DefTerm"/>
          <w:b w:val="0"/>
        </w:rPr>
        <w:t xml:space="preserve"> or </w:t>
      </w:r>
      <w:del w:id="293" w:author="David Sant" w:date="2025-11-27T21:39:00Z" w16du:dateUtc="2025-11-27T21:39:00Z">
        <w:r>
          <w:delText>to be provided</w:delText>
        </w:r>
      </w:del>
      <w:ins w:id="294" w:author="David Sant" w:date="2025-11-27T21:39:00Z" w16du:dateUtc="2025-11-27T21:39:00Z">
        <w:r w:rsidRPr="00964874">
          <w:rPr>
            <w:rStyle w:val="DefTerm"/>
            <w:b w:val="0"/>
            <w:bCs/>
          </w:rPr>
          <w:t>created</w:t>
        </w:r>
      </w:ins>
      <w:r w:rsidRPr="002B0485">
        <w:rPr>
          <w:rStyle w:val="DefTerm"/>
          <w:b w:val="0"/>
        </w:rPr>
        <w:t xml:space="preserve"> as part of or in connection with the Services, including any deliverables specified in </w:t>
      </w:r>
      <w:del w:id="295" w:author="David Sant" w:date="2025-11-27T21:39:00Z" w16du:dateUtc="2025-11-27T21:39:00Z">
        <w:r>
          <w:fldChar w:fldCharType="begin"/>
        </w:r>
        <w:r>
          <w:rPr>
            <w:highlight w:val="lightGray"/>
          </w:rPr>
          <w:delInstrText>REF a326473 \h \w</w:delInstrText>
        </w:r>
        <w:r>
          <w:fldChar w:fldCharType="separate"/>
        </w:r>
        <w:r>
          <w:delText>Schedule 1</w:delText>
        </w:r>
        <w:r>
          <w:fldChar w:fldCharType="end"/>
        </w:r>
        <w:r>
          <w:delText>.</w:delText>
        </w:r>
      </w:del>
      <w:ins w:id="296" w:author="David Sant" w:date="2025-11-27T21:39:00Z" w16du:dateUtc="2025-11-27T21:39:00Z">
        <w:r w:rsidRPr="00964874">
          <w:rPr>
            <w:rStyle w:val="DefTerm"/>
            <w:b w:val="0"/>
            <w:bCs/>
          </w:rPr>
          <w:t>Schedule 1</w:t>
        </w:r>
        <w:bookmarkEnd w:id="278"/>
        <w:r w:rsidR="00964874" w:rsidRPr="00964874">
          <w:rPr>
            <w:rStyle w:val="DefTerm"/>
            <w:b w:val="0"/>
            <w:bCs/>
          </w:rPr>
          <w:t>.</w:t>
        </w:r>
      </w:ins>
    </w:p>
    <w:p w14:paraId="016575B8" w14:textId="77777777" w:rsidR="00964874" w:rsidRPr="00964874" w:rsidRDefault="00000000" w:rsidP="00575092">
      <w:pPr>
        <w:pStyle w:val="DefinedTermPara"/>
        <w:rPr>
          <w:ins w:id="297" w:author="David Sant" w:date="2025-11-27T21:39:00Z" w16du:dateUtc="2025-11-27T21:39:00Z"/>
          <w:rStyle w:val="DefTerm"/>
          <w:b w:val="0"/>
        </w:rPr>
      </w:pPr>
      <w:bookmarkStart w:id="298" w:name="a144185"/>
      <w:ins w:id="299" w:author="David Sant" w:date="2025-11-27T21:39:00Z" w16du:dateUtc="2025-11-27T21:39:00Z">
        <w:r>
          <w:rPr>
            <w:rStyle w:val="DefTerm"/>
          </w:rPr>
          <w:t xml:space="preserve">Effective Date: </w:t>
        </w:r>
        <w:r w:rsidRPr="00964874">
          <w:rPr>
            <w:rStyle w:val="DefTerm"/>
            <w:b w:val="0"/>
            <w:bCs/>
          </w:rPr>
          <w:t>has the meaning given in clause 2.1.</w:t>
        </w:r>
      </w:ins>
    </w:p>
    <w:p w14:paraId="2C61CC0B" w14:textId="2BDF441A" w:rsidR="00964874" w:rsidRPr="00964874" w:rsidRDefault="00000000" w:rsidP="00575092">
      <w:pPr>
        <w:pStyle w:val="DefinedTermPara"/>
        <w:rPr>
          <w:ins w:id="300" w:author="David Sant" w:date="2025-11-27T21:39:00Z" w16du:dateUtc="2025-11-27T21:39:00Z"/>
          <w:rStyle w:val="DefTerm"/>
          <w:b w:val="0"/>
        </w:rPr>
      </w:pPr>
      <w:ins w:id="301" w:author="David Sant" w:date="2025-11-27T21:39:00Z" w16du:dateUtc="2025-11-27T21:39:00Z">
        <w:r>
          <w:rPr>
            <w:rStyle w:val="DefTerm"/>
          </w:rPr>
          <w:t xml:space="preserve">Final Report: </w:t>
        </w:r>
        <w:r w:rsidR="00964874">
          <w:rPr>
            <w:rStyle w:val="DefTerm"/>
            <w:b w:val="0"/>
            <w:bCs/>
          </w:rPr>
          <w:t>a</w:t>
        </w:r>
        <w:r w:rsidRPr="00964874">
          <w:rPr>
            <w:rStyle w:val="DefTerm"/>
            <w:b w:val="0"/>
            <w:bCs/>
          </w:rPr>
          <w:t xml:space="preserve"> written report prepared and agreed by the Supplier and </w:t>
        </w:r>
        <w:r w:rsidR="00577940">
          <w:rPr>
            <w:rStyle w:val="DefTerm"/>
            <w:b w:val="0"/>
            <w:bCs/>
          </w:rPr>
          <w:t>Norton</w:t>
        </w:r>
        <w:r w:rsidRPr="00964874">
          <w:rPr>
            <w:rStyle w:val="DefTerm"/>
            <w:b w:val="0"/>
            <w:bCs/>
          </w:rPr>
          <w:t xml:space="preserve"> at the completion of each Work Package, incorporating details of the Services performed, results achieved, </w:t>
        </w:r>
        <w:r w:rsidR="00487845">
          <w:rPr>
            <w:rStyle w:val="DefTerm"/>
            <w:b w:val="0"/>
            <w:bCs/>
          </w:rPr>
          <w:t>any Foreground Intellectual Property arising (or potentially arising)</w:t>
        </w:r>
        <w:r w:rsidR="00AD1C9B">
          <w:rPr>
            <w:rStyle w:val="DefTerm"/>
            <w:b w:val="0"/>
            <w:bCs/>
          </w:rPr>
          <w:t xml:space="preserve"> and</w:t>
        </w:r>
        <w:r w:rsidRPr="00964874">
          <w:rPr>
            <w:rStyle w:val="DefTerm"/>
            <w:b w:val="0"/>
            <w:bCs/>
          </w:rPr>
          <w:t xml:space="preserve"> recommendations as may be agreed between the parties.</w:t>
        </w:r>
      </w:ins>
    </w:p>
    <w:p w14:paraId="3EDD7E51" w14:textId="77777777" w:rsidR="00964874" w:rsidRPr="00964874" w:rsidRDefault="00000000" w:rsidP="00575092">
      <w:pPr>
        <w:pStyle w:val="DefinedTermPara"/>
        <w:rPr>
          <w:ins w:id="302" w:author="David Sant" w:date="2025-11-27T21:39:00Z" w16du:dateUtc="2025-11-27T21:39:00Z"/>
          <w:rStyle w:val="DefTerm"/>
          <w:b w:val="0"/>
        </w:rPr>
      </w:pPr>
      <w:ins w:id="303" w:author="David Sant" w:date="2025-11-27T21:39:00Z" w16du:dateUtc="2025-11-27T21:39:00Z">
        <w:r>
          <w:rPr>
            <w:rStyle w:val="DefTerm"/>
          </w:rPr>
          <w:t xml:space="preserve">Foreground Intellectual Property: </w:t>
        </w:r>
        <w:r w:rsidRPr="00964874">
          <w:rPr>
            <w:rStyle w:val="DefTerm"/>
            <w:b w:val="0"/>
            <w:bCs/>
          </w:rPr>
          <w:t xml:space="preserve">any Intellectual Property Rights that arise </w:t>
        </w:r>
        <w:proofErr w:type="gramStart"/>
        <w:r w:rsidRPr="00964874">
          <w:rPr>
            <w:rStyle w:val="DefTerm"/>
            <w:b w:val="0"/>
            <w:bCs/>
          </w:rPr>
          <w:t>in the course of</w:t>
        </w:r>
        <w:proofErr w:type="gramEnd"/>
        <w:r w:rsidRPr="00964874">
          <w:rPr>
            <w:rStyle w:val="DefTerm"/>
            <w:b w:val="0"/>
            <w:bCs/>
          </w:rPr>
          <w:t xml:space="preserve"> or in connection with the Services.</w:t>
        </w:r>
      </w:ins>
    </w:p>
    <w:p w14:paraId="5243B0DE" w14:textId="310FFA33" w:rsidR="00E76087" w:rsidRPr="006A6080" w:rsidRDefault="00000000" w:rsidP="00575092">
      <w:pPr>
        <w:pStyle w:val="DefinedTermPara"/>
      </w:pPr>
      <w:r>
        <w:rPr>
          <w:rStyle w:val="DefTerm"/>
        </w:rPr>
        <w:t>Effective Date</w:t>
      </w:r>
      <w:r>
        <w:t xml:space="preserve">: has the meaning given in </w:t>
      </w:r>
      <w:r>
        <w:fldChar w:fldCharType="begin"/>
      </w:r>
      <w:r>
        <w:instrText>PAGEREF a158252\# "'clause '"  \h</w:instrText>
      </w:r>
      <w:r>
        <w:fldChar w:fldCharType="separate"/>
      </w:r>
      <w:r w:rsidR="009B649C">
        <w:rPr>
          <w:noProof/>
        </w:rPr>
        <w:t xml:space="preserve">clause </w:t>
      </w:r>
      <w:r>
        <w:fldChar w:fldCharType="end"/>
      </w:r>
      <w:r>
        <w:fldChar w:fldCharType="begin"/>
      </w:r>
      <w:r>
        <w:rPr>
          <w:highlight w:val="lightGray"/>
        </w:rPr>
        <w:instrText>REF a158252 \h \w</w:instrText>
      </w:r>
      <w:r>
        <w:fldChar w:fldCharType="separate"/>
      </w:r>
      <w:ins w:id="304" w:author="David Sant" w:date="2025-11-27T21:52:00Z" w16du:dateUtc="2025-11-27T21:52:00Z">
        <w:r w:rsidR="009B649C">
          <w:rPr>
            <w:highlight w:val="lightGray"/>
          </w:rPr>
          <w:t>2.1</w:t>
        </w:r>
      </w:ins>
      <w:del w:id="305" w:author="David Sant" w:date="2025-11-27T21:52:00Z" w16du:dateUtc="2025-11-27T21:52:00Z">
        <w:r w:rsidDel="009B649C">
          <w:delText>2.1</w:delText>
        </w:r>
      </w:del>
      <w:r>
        <w:fldChar w:fldCharType="end"/>
      </w:r>
      <w:r>
        <w:t>.</w:t>
      </w:r>
      <w:bookmarkEnd w:id="298"/>
    </w:p>
    <w:p w14:paraId="09E52917" w14:textId="6C8F184A" w:rsidR="00E76087" w:rsidDel="00CC1887" w:rsidRDefault="00000000" w:rsidP="00575092">
      <w:pPr>
        <w:pStyle w:val="DefinedTermPara"/>
        <w:rPr>
          <w:del w:id="306" w:author="David Sant" w:date="2025-11-27T21:59:00Z" w16du:dateUtc="2025-11-27T21:59:00Z"/>
        </w:rPr>
      </w:pPr>
      <w:bookmarkStart w:id="307" w:name="a382884"/>
      <w:del w:id="308" w:author="David Sant" w:date="2025-11-27T21:59:00Z" w16du:dateUtc="2025-11-27T21:59:00Z">
        <w:r w:rsidDel="00CC1887">
          <w:rPr>
            <w:rStyle w:val="DefTerm"/>
          </w:rPr>
          <w:delText>Employment Regulations</w:delText>
        </w:r>
        <w:r w:rsidDel="00CC1887">
          <w:delText>: the Transfer of Undertakings (Protection of Employment) Regulations 2006 (</w:delText>
        </w:r>
        <w:r w:rsidDel="00CC1887">
          <w:rPr>
            <w:i/>
            <w:iCs/>
          </w:rPr>
          <w:delText>SI 2006/246</w:delText>
        </w:r>
        <w:r w:rsidDel="00CC1887">
          <w:delText>) [and all other Applicable Laws in any applicable jurisdiction regulating the automatic transfer of employment on a service provision change].</w:delText>
        </w:r>
        <w:bookmarkEnd w:id="307"/>
      </w:del>
    </w:p>
    <w:p w14:paraId="3766152C" w14:textId="349EC0A6" w:rsidR="00E76087" w:rsidRDefault="00000000" w:rsidP="00575092">
      <w:pPr>
        <w:pStyle w:val="DefinedTermPara"/>
        <w:rPr>
          <w:rStyle w:val="DefTerm"/>
        </w:rPr>
      </w:pPr>
      <w:bookmarkStart w:id="309" w:name="a975687"/>
      <w:r>
        <w:rPr>
          <w:rStyle w:val="DefTerm"/>
        </w:rPr>
        <w:t>Intellectual Property Rights</w:t>
      </w:r>
      <w:r>
        <w:t xml:space="preserve">: patents, </w:t>
      </w:r>
      <w:del w:id="310" w:author="David Sant" w:date="2025-11-27T21:59:00Z" w16du:dateUtc="2025-11-27T21:59:00Z">
        <w:r w:rsidDel="00CC1887">
          <w:delText>[</w:delText>
        </w:r>
      </w:del>
      <w:r>
        <w:t>utility models,</w:t>
      </w:r>
      <w:del w:id="311" w:author="David Sant" w:date="2025-11-27T21:59:00Z" w16du:dateUtc="2025-11-27T21:59:00Z">
        <w:r w:rsidDel="00CC1887">
          <w:delText>]</w:delText>
        </w:r>
      </w:del>
      <w:r>
        <w:t xml:space="preserve"> rights to inventions, copyright and </w:t>
      </w:r>
      <w:del w:id="312" w:author="David Sant" w:date="2025-11-27T21:59:00Z" w16du:dateUtc="2025-11-27T21:59:00Z">
        <w:r w:rsidDel="00CC1887">
          <w:delText>[</w:delText>
        </w:r>
      </w:del>
      <w:r>
        <w:t>neighbouring and</w:t>
      </w:r>
      <w:del w:id="313" w:author="David Sant" w:date="2025-11-27T21:59:00Z" w16du:dateUtc="2025-11-27T21:59:00Z">
        <w:r w:rsidDel="00CC1887">
          <w:delText>]</w:delText>
        </w:r>
      </w:del>
      <w:r>
        <w:t xml:space="preserve"> related rights, </w:t>
      </w:r>
      <w:del w:id="314" w:author="David Sant" w:date="2025-11-27T21:59:00Z" w16du:dateUtc="2025-11-27T21:59:00Z">
        <w:r w:rsidDel="00CC1887">
          <w:delText>[</w:delText>
        </w:r>
      </w:del>
      <w:r>
        <w:t>moral rights,</w:t>
      </w:r>
      <w:del w:id="315" w:author="David Sant" w:date="2025-11-27T21:59:00Z" w16du:dateUtc="2025-11-27T21:59:00Z">
        <w:r w:rsidDel="00CC1887">
          <w:delText>]</w:delText>
        </w:r>
      </w:del>
      <w:r>
        <w:t xml:space="preserve"> </w:t>
      </w:r>
      <w:proofErr w:type="spellStart"/>
      <w:r>
        <w:t>trade marks</w:t>
      </w:r>
      <w:proofErr w:type="spellEnd"/>
      <w:r>
        <w:t xml:space="preserve"> </w:t>
      </w:r>
      <w:del w:id="316" w:author="David Sant" w:date="2025-11-27T21:59:00Z" w16du:dateUtc="2025-11-27T21:59:00Z">
        <w:r w:rsidDel="00CC1887">
          <w:delText>[</w:delText>
        </w:r>
      </w:del>
      <w:r>
        <w:t>and service marks</w:t>
      </w:r>
      <w:del w:id="317" w:author="David Sant" w:date="2025-11-27T21:59:00Z" w16du:dateUtc="2025-11-27T21:59:00Z">
        <w:r w:rsidDel="00CC1887">
          <w:delText>]</w:delText>
        </w:r>
      </w:del>
      <w:r>
        <w:t xml:space="preserve">, business names and domain names, rights in get-up </w:t>
      </w:r>
      <w:del w:id="318" w:author="David Sant" w:date="2025-11-27T21:59:00Z" w16du:dateUtc="2025-11-27T21:59:00Z">
        <w:r w:rsidDel="00CC1887">
          <w:delText>[</w:delText>
        </w:r>
      </w:del>
      <w:r>
        <w:t>and trade dress</w:t>
      </w:r>
      <w:del w:id="319" w:author="David Sant" w:date="2025-11-27T21:59:00Z" w16du:dateUtc="2025-11-27T21:59:00Z">
        <w:r w:rsidDel="00CC1887">
          <w:delText>]</w:delText>
        </w:r>
      </w:del>
      <w:r>
        <w:t xml:space="preserve">, goodwill and the right to sue for passing off </w:t>
      </w:r>
      <w:del w:id="320" w:author="David Sant" w:date="2025-11-27T21:59:00Z" w16du:dateUtc="2025-11-27T21:59:00Z">
        <w:r w:rsidDel="00CC1887">
          <w:delText>[</w:delText>
        </w:r>
      </w:del>
      <w:r>
        <w:t>or unfair competition</w:t>
      </w:r>
      <w:del w:id="321" w:author="David Sant" w:date="2025-11-27T21:59:00Z" w16du:dateUtc="2025-11-27T21:59:00Z">
        <w:r w:rsidDel="00CC1887">
          <w:delText>]</w:delText>
        </w:r>
      </w:del>
      <w:r>
        <w:t xml:space="preserve">, rights in designs, </w:t>
      </w:r>
      <w:del w:id="322" w:author="David Sant" w:date="2025-11-27T21:59:00Z" w16du:dateUtc="2025-11-27T21:59:00Z">
        <w:r w:rsidDel="00CC1887">
          <w:delText>[</w:delText>
        </w:r>
      </w:del>
      <w:r>
        <w:t>rights in computer software,</w:t>
      </w:r>
      <w:del w:id="323" w:author="David Sant" w:date="2025-11-27T21:59:00Z" w16du:dateUtc="2025-11-27T21:59:00Z">
        <w:r w:rsidDel="00CC1887">
          <w:delText>]</w:delText>
        </w:r>
      </w:del>
      <w:r>
        <w:t xml:space="preserve"> database rights, rights to use and protect the confidentiality of confidential information (including know-how [and trade secrets</w:t>
      </w:r>
      <w:del w:id="324" w:author="David Sant" w:date="2025-11-27T21:39:00Z" w16du:dateUtc="2025-11-27T21:39:00Z">
        <w:r>
          <w:delText>]</w:delText>
        </w:r>
      </w:del>
      <w:r>
        <w:t>)</w:t>
      </w:r>
      <w:r w:rsidR="00AD1C9B">
        <w:t xml:space="preserve"> and</w:t>
      </w:r>
      <w:r>
        <w:t xml:space="preserve"> all other intellectual property rights, in each case whether registered or unregistered and including all applications and rights to apply for and be granted renewals or extensions of, or to claim priority from, those rights and all similar or equivalent rights or forms of protection which subsist or will subsist now or in the future in any part of the world.</w:t>
      </w:r>
      <w:bookmarkEnd w:id="309"/>
    </w:p>
    <w:p w14:paraId="62470D34" w14:textId="476E6820" w:rsidR="00E76087" w:rsidRDefault="00000000" w:rsidP="00575092">
      <w:pPr>
        <w:pStyle w:val="DefinedTermPara"/>
      </w:pPr>
      <w:bookmarkStart w:id="325" w:name="a828017"/>
      <w:del w:id="326" w:author="David Sant" w:date="2025-11-27T22:01:00Z" w16du:dateUtc="2025-11-27T22:01:00Z">
        <w:r w:rsidDel="00673191">
          <w:rPr>
            <w:rStyle w:val="DefTerm"/>
            <w:b w:val="0"/>
          </w:rPr>
          <w:delText>[</w:delText>
        </w:r>
      </w:del>
      <w:r>
        <w:rPr>
          <w:rStyle w:val="DefTerm"/>
        </w:rPr>
        <w:t>Key Milestone Date</w:t>
      </w:r>
      <w:r>
        <w:t xml:space="preserve">: a Milestone Date which is identified as "key" in </w:t>
      </w:r>
      <w:r>
        <w:fldChar w:fldCharType="begin"/>
      </w:r>
      <w:r>
        <w:rPr>
          <w:highlight w:val="lightGray"/>
        </w:rPr>
        <w:instrText>REF a326473 \h \w</w:instrText>
      </w:r>
      <w:r>
        <w:fldChar w:fldCharType="separate"/>
      </w:r>
      <w:r>
        <w:t>Schedule 1</w:t>
      </w:r>
      <w:r>
        <w:fldChar w:fldCharType="end"/>
      </w:r>
      <w:r>
        <w:t xml:space="preserve"> </w:t>
      </w:r>
      <w:del w:id="327" w:author="David Sant" w:date="2025-11-27T22:01:00Z" w16du:dateUtc="2025-11-27T22:01:00Z">
        <w:r w:rsidDel="00673191">
          <w:delText>[</w:delText>
        </w:r>
      </w:del>
      <w:r>
        <w:t>or by the written agreement of the parties</w:t>
      </w:r>
      <w:del w:id="328" w:author="David Sant" w:date="2025-11-27T22:01:00Z" w16du:dateUtc="2025-11-27T22:01:00Z">
        <w:r w:rsidDel="00673191">
          <w:delText>]</w:delText>
        </w:r>
      </w:del>
      <w:r>
        <w:t>.</w:t>
      </w:r>
      <w:r>
        <w:fldChar w:fldCharType="begin"/>
      </w:r>
      <w:r>
        <w:fldChar w:fldCharType="end"/>
      </w:r>
      <w:del w:id="329" w:author="David Sant" w:date="2025-11-27T22:01:00Z" w16du:dateUtc="2025-11-27T22:01:00Z">
        <w:r w:rsidDel="00673191">
          <w:delText>]</w:delText>
        </w:r>
      </w:del>
      <w:bookmarkEnd w:id="325"/>
    </w:p>
    <w:p w14:paraId="5AD26406" w14:textId="4B35ED93" w:rsidR="00E76087" w:rsidRPr="003C5DA9" w:rsidRDefault="00000000" w:rsidP="00575092">
      <w:pPr>
        <w:pStyle w:val="DefinedTermPara"/>
        <w:rPr>
          <w:b/>
        </w:rPr>
      </w:pPr>
      <w:bookmarkStart w:id="330" w:name="a782732"/>
      <w:r>
        <w:rPr>
          <w:rStyle w:val="DefTerm"/>
        </w:rPr>
        <w:t>Key Personnel</w:t>
      </w:r>
      <w:r>
        <w:t xml:space="preserve">: the individuals identified as key personnel in </w:t>
      </w:r>
      <w:r>
        <w:fldChar w:fldCharType="begin"/>
      </w:r>
      <w:r>
        <w:rPr>
          <w:highlight w:val="lightGray"/>
        </w:rPr>
        <w:instrText>REF a544626 \h \w</w:instrText>
      </w:r>
      <w:r>
        <w:fldChar w:fldCharType="separate"/>
      </w:r>
      <w:ins w:id="331" w:author="David Sant" w:date="2025-11-27T21:52:00Z" w16du:dateUtc="2025-11-27T21:52:00Z">
        <w:r w:rsidR="009B649C">
          <w:rPr>
            <w:highlight w:val="lightGray"/>
          </w:rPr>
          <w:t>Schedule 3</w:t>
        </w:r>
      </w:ins>
      <w:del w:id="332" w:author="David Sant" w:date="2025-11-27T21:52:00Z" w16du:dateUtc="2025-11-27T21:52:00Z">
        <w:r w:rsidDel="009B649C">
          <w:delText>Schedule 3</w:delText>
        </w:r>
      </w:del>
      <w:r>
        <w:fldChar w:fldCharType="end"/>
      </w:r>
      <w:r>
        <w:t xml:space="preserve"> or any replacement individuals appointed by the Supplier pursuant to </w:t>
      </w:r>
      <w:r>
        <w:fldChar w:fldCharType="begin"/>
      </w:r>
      <w:r>
        <w:instrText>PAGEREF a190192\# "'clause '"  \h</w:instrText>
      </w:r>
      <w:r>
        <w:fldChar w:fldCharType="separate"/>
      </w:r>
      <w:r w:rsidR="009B649C">
        <w:rPr>
          <w:noProof/>
        </w:rPr>
        <w:t xml:space="preserve">clause </w:t>
      </w:r>
      <w:r>
        <w:fldChar w:fldCharType="end"/>
      </w:r>
      <w:r>
        <w:fldChar w:fldCharType="begin"/>
      </w:r>
      <w:r>
        <w:rPr>
          <w:highlight w:val="lightGray"/>
        </w:rPr>
        <w:instrText>REF a190192 \h \w</w:instrText>
      </w:r>
      <w:r>
        <w:fldChar w:fldCharType="separate"/>
      </w:r>
      <w:ins w:id="333" w:author="David Sant" w:date="2025-11-27T21:52:00Z" w16du:dateUtc="2025-11-27T21:52:00Z">
        <w:r w:rsidR="009B649C">
          <w:rPr>
            <w:highlight w:val="lightGray"/>
          </w:rPr>
          <w:t>6.3</w:t>
        </w:r>
      </w:ins>
      <w:del w:id="334" w:author="David Sant" w:date="2025-11-27T21:52:00Z" w16du:dateUtc="2025-11-27T21:52:00Z">
        <w:r w:rsidDel="009B649C">
          <w:delText>5.3</w:delText>
        </w:r>
      </w:del>
      <w:r>
        <w:fldChar w:fldCharType="end"/>
      </w:r>
      <w:r>
        <w:t>.</w:t>
      </w:r>
      <w:bookmarkEnd w:id="330"/>
    </w:p>
    <w:p w14:paraId="545415BE" w14:textId="77777777" w:rsidR="00E76087" w:rsidRPr="007C1B3B" w:rsidRDefault="00000000" w:rsidP="00575092">
      <w:pPr>
        <w:pStyle w:val="DefinedTermPara"/>
      </w:pPr>
      <w:bookmarkStart w:id="335" w:name="a205410"/>
      <w:r>
        <w:rPr>
          <w:rStyle w:val="DefTerm"/>
        </w:rPr>
        <w:t>Losses</w:t>
      </w:r>
      <w:r>
        <w:t xml:space="preserve">: all liabilities, damages, losses (including loss of profits, loss of business, loss of reputation, loss of savings and loss of opportunity), fines, awards, expenses and costs </w:t>
      </w:r>
      <w:r>
        <w:lastRenderedPageBreak/>
        <w:t>(including all interest, penalties, legal costs (calculated on a full indemnity basis) and [reasonable] professional costs and expenses).</w:t>
      </w:r>
      <w:bookmarkEnd w:id="335"/>
    </w:p>
    <w:p w14:paraId="38D2F284" w14:textId="148D2A2A" w:rsidR="00E76087" w:rsidRDefault="00000000" w:rsidP="00575092">
      <w:pPr>
        <w:pStyle w:val="DefinedTermPara"/>
        <w:rPr>
          <w:rStyle w:val="DefTerm"/>
        </w:rPr>
      </w:pPr>
      <w:bookmarkStart w:id="336" w:name="a260412"/>
      <w:r>
        <w:rPr>
          <w:rStyle w:val="DefTerm"/>
        </w:rPr>
        <w:t>Mandatory Policies</w:t>
      </w:r>
      <w:r>
        <w:t xml:space="preserve">: the </w:t>
      </w:r>
      <w:del w:id="337" w:author="David Sant" w:date="2025-11-27T21:39:00Z" w16du:dateUtc="2025-11-27T21:39:00Z">
        <w:r>
          <w:delText>Customer's</w:delText>
        </w:r>
      </w:del>
      <w:ins w:id="338" w:author="David Sant" w:date="2025-11-27T21:39:00Z" w16du:dateUtc="2025-11-27T21:39:00Z">
        <w:r w:rsidR="00577940">
          <w:t>Norton</w:t>
        </w:r>
        <w:r>
          <w:t>'s</w:t>
        </w:r>
      </w:ins>
      <w:r>
        <w:t xml:space="preserve"> business policies </w:t>
      </w:r>
      <w:del w:id="339" w:author="David Sant" w:date="2025-11-27T22:01:00Z" w16du:dateUtc="2025-11-27T22:01:00Z">
        <w:r w:rsidDel="00673191">
          <w:delText>[</w:delText>
        </w:r>
      </w:del>
      <w:r>
        <w:t>and codes</w:t>
      </w:r>
      <w:del w:id="340" w:author="David Sant" w:date="2025-11-27T22:01:00Z" w16du:dateUtc="2025-11-27T22:01:00Z">
        <w:r w:rsidDel="00673191">
          <w:delText xml:space="preserve">] [attached </w:delText>
        </w:r>
        <w:r w:rsidDel="00673191">
          <w:rPr>
            <w:b/>
          </w:rPr>
          <w:delText>OR</w:delText>
        </w:r>
      </w:del>
      <w:r>
        <w:t xml:space="preserve"> listed</w:t>
      </w:r>
      <w:del w:id="341" w:author="David Sant" w:date="2025-11-27T22:01:00Z" w16du:dateUtc="2025-11-27T22:01:00Z">
        <w:r w:rsidDel="00673191">
          <w:delText>]</w:delText>
        </w:r>
      </w:del>
      <w:r>
        <w:t xml:space="preserve"> in </w:t>
      </w:r>
      <w:r>
        <w:fldChar w:fldCharType="begin"/>
      </w:r>
      <w:r>
        <w:rPr>
          <w:highlight w:val="lightGray"/>
        </w:rPr>
        <w:instrText>REF a387902 \h \w</w:instrText>
      </w:r>
      <w:r>
        <w:fldChar w:fldCharType="separate"/>
      </w:r>
      <w:ins w:id="342" w:author="David Sant" w:date="2025-11-27T21:52:00Z" w16du:dateUtc="2025-11-27T21:52:00Z">
        <w:r w:rsidR="009B649C">
          <w:rPr>
            <w:highlight w:val="lightGray"/>
          </w:rPr>
          <w:t>Schedule 4</w:t>
        </w:r>
      </w:ins>
      <w:del w:id="343" w:author="David Sant" w:date="2025-11-27T21:52:00Z" w16du:dateUtc="2025-11-27T21:52:00Z">
        <w:r w:rsidDel="009B649C">
          <w:delText>Schedule 4</w:delText>
        </w:r>
      </w:del>
      <w:r>
        <w:fldChar w:fldCharType="end"/>
      </w:r>
      <w:del w:id="344" w:author="David Sant" w:date="2025-11-27T22:01:00Z" w16du:dateUtc="2025-11-27T22:01:00Z">
        <w:r w:rsidDel="00673191">
          <w:delText>[</w:delText>
        </w:r>
      </w:del>
      <w:r>
        <w:t>, as updated by notification to the Supplier from time to time</w:t>
      </w:r>
      <w:del w:id="345" w:author="David Sant" w:date="2025-11-27T22:01:00Z" w16du:dateUtc="2025-11-27T22:01:00Z">
        <w:r w:rsidDel="00673191">
          <w:delText>]</w:delText>
        </w:r>
      </w:del>
      <w:r>
        <w:t>.</w:t>
      </w:r>
      <w:bookmarkEnd w:id="336"/>
    </w:p>
    <w:p w14:paraId="0FAE794A" w14:textId="54C58AB4" w:rsidR="00E76087" w:rsidRPr="00432B08" w:rsidRDefault="00000000" w:rsidP="00575092">
      <w:pPr>
        <w:pStyle w:val="DefinedTermPara"/>
      </w:pPr>
      <w:bookmarkStart w:id="346" w:name="a847891"/>
      <w:r>
        <w:rPr>
          <w:rStyle w:val="DefTerm"/>
        </w:rPr>
        <w:t>Milestone</w:t>
      </w:r>
      <w:r>
        <w:t xml:space="preserve">: any event, task or phase of the Services described as a milestone in </w:t>
      </w:r>
      <w:r>
        <w:fldChar w:fldCharType="begin"/>
      </w:r>
      <w:r>
        <w:rPr>
          <w:highlight w:val="lightGray"/>
        </w:rPr>
        <w:instrText>REF a326473 \h \w</w:instrText>
      </w:r>
      <w:r>
        <w:fldChar w:fldCharType="separate"/>
      </w:r>
      <w:ins w:id="347" w:author="David Sant" w:date="2025-11-27T21:52:00Z" w16du:dateUtc="2025-11-27T21:52:00Z">
        <w:r w:rsidR="009B649C">
          <w:rPr>
            <w:highlight w:val="lightGray"/>
          </w:rPr>
          <w:t>0</w:t>
        </w:r>
      </w:ins>
      <w:del w:id="348" w:author="David Sant" w:date="2025-11-27T21:52:00Z" w16du:dateUtc="2025-11-27T21:52:00Z">
        <w:r w:rsidDel="009B649C">
          <w:delText>Schedule 1</w:delText>
        </w:r>
      </w:del>
      <w:r>
        <w:fldChar w:fldCharType="end"/>
      </w:r>
      <w:r>
        <w:t>.</w:t>
      </w:r>
      <w:bookmarkEnd w:id="346"/>
    </w:p>
    <w:p w14:paraId="336FBC5D" w14:textId="3966F8AD" w:rsidR="00E76087" w:rsidRPr="003C5DA9" w:rsidRDefault="00000000" w:rsidP="00575092">
      <w:pPr>
        <w:pStyle w:val="DefinedTermPara"/>
        <w:rPr>
          <w:b/>
        </w:rPr>
      </w:pPr>
      <w:bookmarkStart w:id="349" w:name="a373380"/>
      <w:r>
        <w:rPr>
          <w:rStyle w:val="DefTerm"/>
        </w:rPr>
        <w:t>Milestone Date</w:t>
      </w:r>
      <w:r>
        <w:t xml:space="preserve">: a date by which a Milestone is to be completed, as set out in </w:t>
      </w:r>
      <w:r>
        <w:fldChar w:fldCharType="begin"/>
      </w:r>
      <w:r>
        <w:rPr>
          <w:highlight w:val="lightGray"/>
        </w:rPr>
        <w:instrText>REF a326473 \h \w</w:instrText>
      </w:r>
      <w:r>
        <w:fldChar w:fldCharType="separate"/>
      </w:r>
      <w:ins w:id="350" w:author="David Sant" w:date="2025-11-27T21:52:00Z" w16du:dateUtc="2025-11-27T21:52:00Z">
        <w:r w:rsidR="009B649C">
          <w:rPr>
            <w:highlight w:val="lightGray"/>
          </w:rPr>
          <w:t>0</w:t>
        </w:r>
      </w:ins>
      <w:del w:id="351" w:author="David Sant" w:date="2025-11-27T21:52:00Z" w16du:dateUtc="2025-11-27T21:52:00Z">
        <w:r w:rsidDel="009B649C">
          <w:delText>Schedule 1</w:delText>
        </w:r>
      </w:del>
      <w:r>
        <w:fldChar w:fldCharType="end"/>
      </w:r>
      <w:r>
        <w:t xml:space="preserve"> </w:t>
      </w:r>
      <w:del w:id="352" w:author="David Sant" w:date="2025-11-27T22:01:00Z" w16du:dateUtc="2025-11-27T22:01:00Z">
        <w:r w:rsidDel="00673191">
          <w:delText>[</w:delText>
        </w:r>
      </w:del>
      <w:r>
        <w:t>or agreed by the parties in writing from time to time</w:t>
      </w:r>
      <w:del w:id="353" w:author="David Sant" w:date="2025-11-27T22:01:00Z" w16du:dateUtc="2025-11-27T22:01:00Z">
        <w:r w:rsidDel="00673191">
          <w:delText>]</w:delText>
        </w:r>
      </w:del>
      <w:r>
        <w:t>.</w:t>
      </w:r>
      <w:bookmarkEnd w:id="349"/>
    </w:p>
    <w:p w14:paraId="0F7C2C7C" w14:textId="3D99DE6D" w:rsidR="00E76087" w:rsidRPr="003C5DA9" w:rsidRDefault="00000000" w:rsidP="00575092">
      <w:pPr>
        <w:pStyle w:val="DefinedTermPara"/>
      </w:pPr>
      <w:bookmarkStart w:id="354" w:name="a619578"/>
      <w:r>
        <w:rPr>
          <w:rStyle w:val="DefTerm"/>
        </w:rPr>
        <w:t>Regulator</w:t>
      </w:r>
      <w:r>
        <w:t xml:space="preserve">: each person having regulatory or supervisory authority over all or any part of this agreement or the </w:t>
      </w:r>
      <w:del w:id="355" w:author="David Sant" w:date="2025-11-27T21:39:00Z" w16du:dateUtc="2025-11-27T21:39:00Z">
        <w:r>
          <w:delText>Customer's [</w:delText>
        </w:r>
      </w:del>
      <w:ins w:id="356" w:author="David Sant" w:date="2025-11-27T21:39:00Z" w16du:dateUtc="2025-11-27T21:39:00Z">
        <w:r w:rsidR="00577940">
          <w:t>Norton</w:t>
        </w:r>
        <w:r>
          <w:t xml:space="preserve">'s </w:t>
        </w:r>
      </w:ins>
      <w:r>
        <w:t xml:space="preserve">or any </w:t>
      </w:r>
      <w:ins w:id="357" w:author="David Sant" w:date="2025-11-27T22:01:00Z" w16du:dateUtc="2025-11-27T22:01:00Z">
        <w:r w:rsidR="00673191">
          <w:t xml:space="preserve">Norton </w:t>
        </w:r>
      </w:ins>
      <w:r>
        <w:t>Affiliate's</w:t>
      </w:r>
      <w:del w:id="358" w:author="David Sant" w:date="2025-11-27T21:39:00Z" w16du:dateUtc="2025-11-27T21:39:00Z">
        <w:r>
          <w:delText>]</w:delText>
        </w:r>
      </w:del>
      <w:r>
        <w:t xml:space="preserve"> business.</w:t>
      </w:r>
      <w:bookmarkEnd w:id="354"/>
    </w:p>
    <w:p w14:paraId="29C3504A" w14:textId="6D2939A2" w:rsidR="00964874" w:rsidRPr="00964874" w:rsidRDefault="00000000" w:rsidP="00575092">
      <w:pPr>
        <w:pStyle w:val="DefinedTermPara"/>
        <w:rPr>
          <w:ins w:id="359" w:author="David Sant" w:date="2025-11-27T21:39:00Z" w16du:dateUtc="2025-11-27T21:39:00Z"/>
          <w:rStyle w:val="DefTerm"/>
          <w:b w:val="0"/>
        </w:rPr>
      </w:pPr>
      <w:bookmarkStart w:id="360" w:name="a431330"/>
      <w:ins w:id="361" w:author="David Sant" w:date="2025-11-27T21:39:00Z" w16du:dateUtc="2025-11-27T21:39:00Z">
        <w:r w:rsidRPr="00F754D3">
          <w:rPr>
            <w:rStyle w:val="DefTerm"/>
            <w:bCs/>
          </w:rPr>
          <w:t xml:space="preserve">Project Objectives: </w:t>
        </w:r>
        <w:r w:rsidRPr="00964874">
          <w:rPr>
            <w:rStyle w:val="DefTerm"/>
            <w:b w:val="0"/>
          </w:rPr>
          <w:t>the technical goals, success criteria, deliverable specifications</w:t>
        </w:r>
        <w:r w:rsidR="00AD1C9B">
          <w:rPr>
            <w:rStyle w:val="DefTerm"/>
            <w:b w:val="0"/>
          </w:rPr>
          <w:t xml:space="preserve"> and</w:t>
        </w:r>
        <w:r w:rsidRPr="00964874">
          <w:rPr>
            <w:rStyle w:val="DefTerm"/>
            <w:b w:val="0"/>
          </w:rPr>
          <w:t xml:space="preserve"> expected outcomes for each Work Package</w:t>
        </w:r>
      </w:ins>
      <w:ins w:id="362" w:author="David Sant" w:date="2025-11-27T22:02:00Z" w16du:dateUtc="2025-11-27T22:02:00Z">
        <w:r w:rsidR="00673191">
          <w:rPr>
            <w:rStyle w:val="DefTerm"/>
            <w:b w:val="0"/>
          </w:rPr>
          <w:t>, as agreed in writing</w:t>
        </w:r>
      </w:ins>
      <w:ins w:id="363" w:author="David Sant" w:date="2025-11-27T21:39:00Z" w16du:dateUtc="2025-11-27T21:39:00Z">
        <w:r w:rsidRPr="00964874">
          <w:rPr>
            <w:rStyle w:val="DefTerm"/>
            <w:b w:val="0"/>
          </w:rPr>
          <w:t>.</w:t>
        </w:r>
      </w:ins>
    </w:p>
    <w:p w14:paraId="44EBE60C" w14:textId="3C7E9216" w:rsidR="00964874" w:rsidRPr="00964874" w:rsidRDefault="00000000" w:rsidP="00575092">
      <w:pPr>
        <w:pStyle w:val="DefinedTermPara"/>
        <w:rPr>
          <w:ins w:id="364" w:author="David Sant" w:date="2025-11-27T21:39:00Z" w16du:dateUtc="2025-11-27T21:39:00Z"/>
          <w:rStyle w:val="DefTerm"/>
          <w:b w:val="0"/>
        </w:rPr>
      </w:pPr>
      <w:ins w:id="365" w:author="David Sant" w:date="2025-11-27T21:39:00Z" w16du:dateUtc="2025-11-27T21:39:00Z">
        <w:r w:rsidRPr="00F754D3">
          <w:rPr>
            <w:rStyle w:val="DefTerm"/>
            <w:bCs/>
          </w:rPr>
          <w:t xml:space="preserve">Project: </w:t>
        </w:r>
        <w:r w:rsidRPr="00964874">
          <w:rPr>
            <w:rStyle w:val="DefTerm"/>
            <w:b w:val="0"/>
          </w:rPr>
          <w:t xml:space="preserve">the </w:t>
        </w:r>
      </w:ins>
      <w:ins w:id="366" w:author="David Sant" w:date="2025-11-27T22:03:00Z" w16du:dateUtc="2025-11-27T22:03:00Z">
        <w:r w:rsidR="00673191">
          <w:rPr>
            <w:rStyle w:val="DefTerm"/>
            <w:b w:val="0"/>
          </w:rPr>
          <w:t xml:space="preserve">overall </w:t>
        </w:r>
      </w:ins>
      <w:ins w:id="367" w:author="David Sant" w:date="2025-11-27T21:39:00Z" w16du:dateUtc="2025-11-27T21:39:00Z">
        <w:r w:rsidRPr="00964874">
          <w:rPr>
            <w:rStyle w:val="DefTerm"/>
            <w:b w:val="0"/>
          </w:rPr>
          <w:t xml:space="preserve">development work to be carried out by the Supplier under this agreement, </w:t>
        </w:r>
        <w:r w:rsidR="00964874">
          <w:rPr>
            <w:rStyle w:val="DefTerm"/>
            <w:b w:val="0"/>
          </w:rPr>
          <w:t xml:space="preserve">working closely with </w:t>
        </w:r>
      </w:ins>
      <w:ins w:id="368" w:author="David Sant" w:date="2025-11-27T21:54:00Z" w16du:dateUtc="2025-11-27T21:54:00Z">
        <w:r w:rsidR="009B649C">
          <w:rPr>
            <w:rStyle w:val="DefTerm"/>
            <w:b w:val="0"/>
          </w:rPr>
          <w:t>Norton</w:t>
        </w:r>
      </w:ins>
      <w:ins w:id="369" w:author="David Sant" w:date="2025-11-27T21:39:00Z" w16du:dateUtc="2025-11-27T21:39:00Z">
        <w:r w:rsidR="00AD1C9B">
          <w:rPr>
            <w:rStyle w:val="DefTerm"/>
            <w:b w:val="0"/>
          </w:rPr>
          <w:t xml:space="preserve"> and</w:t>
        </w:r>
        <w:r w:rsidR="00964874" w:rsidRPr="00964874">
          <w:rPr>
            <w:rStyle w:val="DefTerm"/>
            <w:b w:val="0"/>
          </w:rPr>
          <w:t xml:space="preserve"> </w:t>
        </w:r>
        <w:r w:rsidRPr="00964874">
          <w:rPr>
            <w:rStyle w:val="DefTerm"/>
            <w:b w:val="0"/>
          </w:rPr>
          <w:t>comprising the Work Packages set out in Schedule 1, as the same may be amended from time to time by mutual written agreement.</w:t>
        </w:r>
      </w:ins>
    </w:p>
    <w:p w14:paraId="28E538EC" w14:textId="70D0F6EE" w:rsidR="00F754D3" w:rsidRDefault="00000000" w:rsidP="00575092">
      <w:pPr>
        <w:pStyle w:val="DefinedTermPara"/>
        <w:rPr>
          <w:ins w:id="370" w:author="David Sant" w:date="2025-11-27T21:39:00Z" w16du:dateUtc="2025-11-27T21:39:00Z"/>
          <w:rStyle w:val="DefTerm"/>
          <w:b w:val="0"/>
        </w:rPr>
      </w:pPr>
      <w:ins w:id="371" w:author="David Sant" w:date="2025-11-27T21:39:00Z" w16du:dateUtc="2025-11-27T21:39:00Z">
        <w:r w:rsidRPr="00F754D3">
          <w:rPr>
            <w:rStyle w:val="DefTerm"/>
            <w:bCs/>
          </w:rPr>
          <w:br/>
          <w:t>Project Objectives</w:t>
        </w:r>
        <w:r>
          <w:rPr>
            <w:rStyle w:val="DefTerm"/>
            <w:b w:val="0"/>
          </w:rPr>
          <w:t>: the technical goals, success criteria, deliverable specifications</w:t>
        </w:r>
        <w:r w:rsidR="00AD1C9B">
          <w:rPr>
            <w:rStyle w:val="DefTerm"/>
            <w:b w:val="0"/>
          </w:rPr>
          <w:t xml:space="preserve"> and</w:t>
        </w:r>
        <w:r>
          <w:rPr>
            <w:rStyle w:val="DefTerm"/>
            <w:b w:val="0"/>
          </w:rPr>
          <w:t xml:space="preserve"> expected outcomes for each Work Package, including performance targets, evaluation criteria</w:t>
        </w:r>
        <w:r w:rsidR="00AD1C9B">
          <w:rPr>
            <w:rStyle w:val="DefTerm"/>
            <w:b w:val="0"/>
          </w:rPr>
          <w:t xml:space="preserve"> and</w:t>
        </w:r>
        <w:r>
          <w:rPr>
            <w:rStyle w:val="DefTerm"/>
            <w:b w:val="0"/>
          </w:rPr>
          <w:t xml:space="preserve"> review milestones as may be agreed between the parties.</w:t>
        </w:r>
      </w:ins>
    </w:p>
    <w:p w14:paraId="7CC5720C" w14:textId="7D0A35C2" w:rsidR="00E76087" w:rsidRPr="00FF505A" w:rsidRDefault="00000000" w:rsidP="00575092">
      <w:pPr>
        <w:pStyle w:val="DefinedTermPara"/>
      </w:pPr>
      <w:ins w:id="372" w:author="David Sant" w:date="2025-11-27T21:39:00Z" w16du:dateUtc="2025-11-27T21:39:00Z">
        <w:r>
          <w:rPr>
            <w:rStyle w:val="DefTerm"/>
            <w:b w:val="0"/>
          </w:rPr>
          <w:br/>
        </w:r>
      </w:ins>
      <w:del w:id="373" w:author="David Sant" w:date="2025-11-27T22:03:00Z" w16du:dateUtc="2025-11-27T22:03:00Z">
        <w:r w:rsidDel="00673191">
          <w:rPr>
            <w:rStyle w:val="DefTerm"/>
            <w:b w:val="0"/>
          </w:rPr>
          <w:delText>[</w:delText>
        </w:r>
        <w:r w:rsidDel="00673191">
          <w:rPr>
            <w:rStyle w:val="DefTerm"/>
          </w:rPr>
          <w:delText>Relevant Requirements</w:delText>
        </w:r>
        <w:r w:rsidDel="00673191">
          <w:delText xml:space="preserve">: all Applicable Laws relating to the prevention of bribery and corruption, fraud [and </w:delText>
        </w:r>
        <w:r w:rsidDel="00673191">
          <w:rPr>
            <w:b/>
            <w:bCs/>
          </w:rPr>
          <w:delText>OR</w:delText>
        </w:r>
        <w:r w:rsidDel="00673191">
          <w:delText xml:space="preserve"> ,] modern slavery and human trafficking</w:delText>
        </w:r>
      </w:del>
      <w:del w:id="374" w:author="David Sant" w:date="2025-11-27T21:39:00Z" w16du:dateUtc="2025-11-27T21:39:00Z">
        <w:r>
          <w:delText>[,</w:delText>
        </w:r>
      </w:del>
      <w:del w:id="375" w:author="David Sant" w:date="2025-11-27T22:03:00Z" w16du:dateUtc="2025-11-27T22:03:00Z">
        <w:r w:rsidR="00AD1C9B" w:rsidDel="00673191">
          <w:delText xml:space="preserve"> and</w:delText>
        </w:r>
        <w:r w:rsidDel="00673191">
          <w:delText xml:space="preserve"> [OTHER]], including the Bribery Act 2010, the Modern Slavery Act 2015 and the Economic Crime and Corporate Transparency Act 2023.</w:delText>
        </w:r>
        <w:r w:rsidDel="00673191">
          <w:fldChar w:fldCharType="begin"/>
        </w:r>
        <w:r w:rsidDel="00673191">
          <w:fldChar w:fldCharType="end"/>
        </w:r>
        <w:r w:rsidDel="00673191">
          <w:delText>]</w:delText>
        </w:r>
      </w:del>
      <w:bookmarkEnd w:id="360"/>
    </w:p>
    <w:p w14:paraId="3DB53F07" w14:textId="7BB607EB" w:rsidR="00E76087" w:rsidRPr="00FF505A" w:rsidDel="00673191" w:rsidRDefault="00000000" w:rsidP="00575092">
      <w:pPr>
        <w:pStyle w:val="DefinedTermPara"/>
        <w:rPr>
          <w:del w:id="376" w:author="David Sant" w:date="2025-11-27T22:03:00Z" w16du:dateUtc="2025-11-27T22:03:00Z"/>
        </w:rPr>
      </w:pPr>
      <w:bookmarkStart w:id="377" w:name="a211453"/>
      <w:del w:id="378" w:author="David Sant" w:date="2025-11-27T22:03:00Z" w16du:dateUtc="2025-11-27T22:03:00Z">
        <w:r w:rsidDel="00673191">
          <w:rPr>
            <w:rStyle w:val="DefTerm"/>
          </w:rPr>
          <w:delText>Replacement Services</w:delText>
        </w:r>
        <w:r w:rsidDel="00673191">
          <w:delText xml:space="preserve">: any services which are identical or substantially similar to any of the Services and which the </w:delText>
        </w:r>
      </w:del>
      <w:del w:id="379" w:author="David Sant" w:date="2025-11-27T21:39:00Z" w16du:dateUtc="2025-11-27T21:39:00Z">
        <w:r>
          <w:delText>Customer</w:delText>
        </w:r>
      </w:del>
      <w:del w:id="380" w:author="David Sant" w:date="2025-11-27T22:03:00Z" w16du:dateUtc="2025-11-27T22:03:00Z">
        <w:r w:rsidDel="00673191">
          <w:delText xml:space="preserve"> receives in substitution for any of the Services following the termination or expiry of this agreement, whether those services are provided by the </w:delText>
        </w:r>
      </w:del>
      <w:del w:id="381" w:author="David Sant" w:date="2025-11-27T21:39:00Z" w16du:dateUtc="2025-11-27T21:39:00Z">
        <w:r>
          <w:delText>Customer</w:delText>
        </w:r>
      </w:del>
      <w:del w:id="382" w:author="David Sant" w:date="2025-11-27T22:03:00Z" w16du:dateUtc="2025-11-27T22:03:00Z">
        <w:r w:rsidDel="00673191">
          <w:delText xml:space="preserve"> internally or by any Replacement Supplier.</w:delText>
        </w:r>
        <w:bookmarkEnd w:id="377"/>
      </w:del>
    </w:p>
    <w:p w14:paraId="6D3FD55E" w14:textId="0DDE0602" w:rsidR="00E76087" w:rsidRPr="00FF505A" w:rsidDel="00673191" w:rsidRDefault="00000000" w:rsidP="00575092">
      <w:pPr>
        <w:pStyle w:val="DefinedTermPara"/>
        <w:rPr>
          <w:del w:id="383" w:author="David Sant" w:date="2025-11-27T22:03:00Z" w16du:dateUtc="2025-11-27T22:03:00Z"/>
        </w:rPr>
      </w:pPr>
      <w:bookmarkStart w:id="384" w:name="a511182"/>
      <w:del w:id="385" w:author="David Sant" w:date="2025-11-27T22:03:00Z" w16du:dateUtc="2025-11-27T22:03:00Z">
        <w:r w:rsidDel="00673191">
          <w:rPr>
            <w:rStyle w:val="DefTerm"/>
          </w:rPr>
          <w:delText>Replacement Supplier</w:delText>
        </w:r>
        <w:r w:rsidDel="00673191">
          <w:delText xml:space="preserve">: any third party supplier of Replacement Services appointed by the </w:delText>
        </w:r>
      </w:del>
      <w:del w:id="386" w:author="David Sant" w:date="2025-11-27T21:39:00Z" w16du:dateUtc="2025-11-27T21:39:00Z">
        <w:r>
          <w:delText>Customer</w:delText>
        </w:r>
      </w:del>
      <w:del w:id="387" w:author="David Sant" w:date="2025-11-27T22:03:00Z" w16du:dateUtc="2025-11-27T22:03:00Z">
        <w:r w:rsidDel="00673191">
          <w:delText xml:space="preserve"> from time to time.</w:delText>
        </w:r>
        <w:bookmarkEnd w:id="384"/>
      </w:del>
    </w:p>
    <w:p w14:paraId="44E97195" w14:textId="61217623" w:rsidR="00E76087" w:rsidRDefault="00000000" w:rsidP="00575092">
      <w:pPr>
        <w:pStyle w:val="DefinedTermPara"/>
        <w:rPr>
          <w:rStyle w:val="DefTerm"/>
        </w:rPr>
      </w:pPr>
      <w:bookmarkStart w:id="388" w:name="a184699"/>
      <w:r>
        <w:rPr>
          <w:rStyle w:val="DefTerm"/>
        </w:rPr>
        <w:t>Services</w:t>
      </w:r>
      <w:r>
        <w:t xml:space="preserve">: </w:t>
      </w:r>
      <w:ins w:id="389" w:author="David Sant" w:date="2025-11-27T21:39:00Z" w16du:dateUtc="2025-11-27T21:39:00Z">
        <w:r>
          <w:t>research, development, design, prototyping and testing activities</w:t>
        </w:r>
        <w:r w:rsidR="00AD1C9B">
          <w:t xml:space="preserve"> and</w:t>
        </w:r>
        <w:r w:rsidR="00964874">
          <w:t xml:space="preserve"> any other services agreed by the parties, </w:t>
        </w:r>
        <w:r>
          <w:t xml:space="preserve">including </w:t>
        </w:r>
      </w:ins>
      <w:r>
        <w:t xml:space="preserve">the services set out in </w:t>
      </w:r>
      <w:r>
        <w:fldChar w:fldCharType="begin"/>
      </w:r>
      <w:r>
        <w:rPr>
          <w:highlight w:val="lightGray"/>
        </w:rPr>
        <w:instrText>REF a326473 \h \w</w:instrText>
      </w:r>
      <w:r>
        <w:fldChar w:fldCharType="separate"/>
      </w:r>
      <w:r>
        <w:t>Schedule 1</w:t>
      </w:r>
      <w:r>
        <w:fldChar w:fldCharType="end"/>
      </w:r>
      <w:del w:id="390" w:author="David Sant" w:date="2025-11-27T21:39:00Z" w16du:dateUtc="2025-11-27T21:39:00Z">
        <w:r>
          <w:delText>[, including all services, functions and responsibilities which are incidental or ancillary to those services or required for their proper and lawful performance].</w:delText>
        </w:r>
      </w:del>
      <w:ins w:id="391" w:author="David Sant" w:date="2025-11-27T21:39:00Z" w16du:dateUtc="2025-11-27T21:39:00Z">
        <w:r>
          <w:t>.</w:t>
        </w:r>
      </w:ins>
      <w:bookmarkEnd w:id="388"/>
    </w:p>
    <w:p w14:paraId="6C5F3893" w14:textId="77777777" w:rsidR="00000000" w:rsidDel="002B0485" w:rsidRDefault="00000000" w:rsidP="00575092">
      <w:pPr>
        <w:pStyle w:val="DefinedTermPara"/>
        <w:rPr>
          <w:del w:id="392" w:author="David Sant" w:date="2025-11-27T21:39:00Z" w16du:dateUtc="2025-11-27T21:39:00Z"/>
        </w:rPr>
      </w:pPr>
      <w:bookmarkStart w:id="393" w:name="a704191"/>
      <w:del w:id="394" w:author="David Sant" w:date="2025-11-27T21:39:00Z" w16du:dateUtc="2025-11-27T21:39:00Z">
        <w:r>
          <w:rPr>
            <w:rStyle w:val="DefTerm"/>
            <w:b w:val="0"/>
          </w:rPr>
          <w:delText>[</w:delText>
        </w:r>
        <w:r>
          <w:rPr>
            <w:rStyle w:val="DefTerm"/>
          </w:rPr>
          <w:delText>Shared Personal Data</w:delText>
        </w:r>
        <w:r>
          <w:delText xml:space="preserve">: has the meaning given in </w:delText>
        </w:r>
        <w:r>
          <w:fldChar w:fldCharType="begin"/>
        </w:r>
        <w:r>
          <w:delInstrText>PAGEREF a349936\# "'clause '"  \h</w:delInstrText>
        </w:r>
        <w:r>
          <w:fldChar w:fldCharType="separate"/>
        </w:r>
        <w:r>
          <w:delText xml:space="preserve">clause </w:delText>
        </w:r>
        <w:r>
          <w:fldChar w:fldCharType="end"/>
        </w:r>
        <w:r>
          <w:fldChar w:fldCharType="begin"/>
        </w:r>
        <w:r>
          <w:rPr>
            <w:highlight w:val="lightGray"/>
          </w:rPr>
          <w:delInstrText>REF a349936 \h \w</w:delInstrText>
        </w:r>
        <w:r>
          <w:fldChar w:fldCharType="separate"/>
        </w:r>
        <w:r>
          <w:delText>13.4</w:delText>
        </w:r>
        <w:r>
          <w:fldChar w:fldCharType="end"/>
        </w:r>
        <w:r>
          <w:delText>.</w:delText>
        </w:r>
        <w:r>
          <w:fldChar w:fldCharType="begin"/>
        </w:r>
        <w:r>
          <w:fldChar w:fldCharType="end"/>
        </w:r>
        <w:r>
          <w:delText>]</w:delText>
        </w:r>
        <w:bookmarkEnd w:id="393"/>
      </w:del>
    </w:p>
    <w:p w14:paraId="0EE167D1" w14:textId="0483EC99" w:rsidR="002B0485" w:rsidRPr="00FF505A" w:rsidRDefault="002B0485" w:rsidP="00575092">
      <w:pPr>
        <w:pStyle w:val="DefinedTermPara"/>
        <w:rPr>
          <w:ins w:id="395" w:author="David Sant" w:date="2025-11-27T21:44:00Z" w16du:dateUtc="2025-11-27T21:44:00Z"/>
        </w:rPr>
      </w:pPr>
      <w:ins w:id="396" w:author="David Sant" w:date="2025-11-27T21:47:00Z" w16du:dateUtc="2025-11-27T21:47:00Z">
        <w:r>
          <w:rPr>
            <w:b/>
            <w:bCs/>
          </w:rPr>
          <w:t>Non-Norton Background</w:t>
        </w:r>
      </w:ins>
      <w:ins w:id="397" w:author="David Sant" w:date="2025-11-27T21:44:00Z" w16du:dateUtc="2025-11-27T21:44:00Z">
        <w:r w:rsidRPr="002B0485">
          <w:rPr>
            <w:b/>
            <w:bCs/>
            <w:rPrChange w:id="398" w:author="David Sant" w:date="2025-11-27T21:46:00Z" w16du:dateUtc="2025-11-27T21:46:00Z">
              <w:rPr/>
            </w:rPrChange>
          </w:rPr>
          <w:t xml:space="preserve"> Intellectual Property:</w:t>
        </w:r>
        <w:r>
          <w:t xml:space="preserve"> all Background Intellectual Propert</w:t>
        </w:r>
      </w:ins>
      <w:ins w:id="399" w:author="David Sant" w:date="2025-11-27T21:45:00Z" w16du:dateUtc="2025-11-27T21:45:00Z">
        <w:r>
          <w:t xml:space="preserve">y owned by the Supplier or any </w:t>
        </w:r>
      </w:ins>
      <w:ins w:id="400" w:author="David Sant" w:date="2025-11-27T21:46:00Z" w16du:dateUtc="2025-11-27T21:46:00Z">
        <w:r>
          <w:t>third</w:t>
        </w:r>
      </w:ins>
      <w:ins w:id="401" w:author="David Sant" w:date="2025-11-27T21:45:00Z" w16du:dateUtc="2025-11-27T21:45:00Z">
        <w:r>
          <w:t xml:space="preserve"> party (other than a</w:t>
        </w:r>
      </w:ins>
      <w:ins w:id="402" w:author="David Sant" w:date="2025-11-27T21:46:00Z" w16du:dateUtc="2025-11-27T21:46:00Z">
        <w:r>
          <w:t>n Affiliate of Norton).</w:t>
        </w:r>
      </w:ins>
    </w:p>
    <w:p w14:paraId="4AB7337A" w14:textId="64B1C8C9" w:rsidR="00E76087" w:rsidRDefault="00000000" w:rsidP="00575092">
      <w:pPr>
        <w:pStyle w:val="DefinedTermPara"/>
        <w:rPr>
          <w:rStyle w:val="DefTerm"/>
        </w:rPr>
      </w:pPr>
      <w:bookmarkStart w:id="403" w:name="a263379"/>
      <w:r>
        <w:rPr>
          <w:rStyle w:val="DefTerm"/>
        </w:rPr>
        <w:t>Supplier Equipment</w:t>
      </w:r>
      <w:r>
        <w:t xml:space="preserve">: the hardware, tools, systems, cabling, devices or other equipment used by the Supplier or its subcontractors in the supply of the Services, including any items specified in </w:t>
      </w:r>
      <w:r>
        <w:fldChar w:fldCharType="begin"/>
      </w:r>
      <w:r>
        <w:rPr>
          <w:highlight w:val="lightGray"/>
        </w:rPr>
        <w:instrText>REF a326473 \h \w</w:instrText>
      </w:r>
      <w:r>
        <w:fldChar w:fldCharType="separate"/>
      </w:r>
      <w:r>
        <w:t>Schedule 1</w:t>
      </w:r>
      <w:r>
        <w:fldChar w:fldCharType="end"/>
      </w:r>
      <w:r>
        <w:t xml:space="preserve"> but excluding any items which are provided by </w:t>
      </w:r>
      <w:del w:id="404" w:author="David Sant" w:date="2025-11-27T22:04:00Z" w16du:dateUtc="2025-11-27T22:04:00Z">
        <w:r w:rsidDel="00673191">
          <w:delText xml:space="preserve">the </w:delText>
        </w:r>
      </w:del>
      <w:del w:id="405" w:author="David Sant" w:date="2025-11-27T21:39:00Z" w16du:dateUtc="2025-11-27T21:39:00Z">
        <w:r>
          <w:delText>Customer</w:delText>
        </w:r>
      </w:del>
      <w:ins w:id="406" w:author="David Sant" w:date="2025-11-27T21:39:00Z" w16du:dateUtc="2025-11-27T21:39:00Z">
        <w:r w:rsidR="00577940">
          <w:t>Norton</w:t>
        </w:r>
      </w:ins>
      <w:r>
        <w:t>.</w:t>
      </w:r>
      <w:bookmarkEnd w:id="403"/>
    </w:p>
    <w:p w14:paraId="713E9AB2" w14:textId="5273B319" w:rsidR="00E76087" w:rsidRPr="009812FA" w:rsidRDefault="00000000" w:rsidP="00575092">
      <w:pPr>
        <w:pStyle w:val="DefinedTermPara"/>
        <w:rPr>
          <w:b/>
        </w:rPr>
      </w:pPr>
      <w:bookmarkStart w:id="407" w:name="a112768"/>
      <w:r>
        <w:rPr>
          <w:rStyle w:val="DefTerm"/>
        </w:rPr>
        <w:t>Supplier Contract Manager</w:t>
      </w:r>
      <w:r>
        <w:t xml:space="preserve">: the principal point(s) of contact for managing the Services on behalf of the Supplier, being the (or each) individual identified in </w:t>
      </w:r>
      <w:r>
        <w:fldChar w:fldCharType="begin"/>
      </w:r>
      <w:r>
        <w:rPr>
          <w:highlight w:val="lightGray"/>
        </w:rPr>
        <w:instrText>REF a544626 \h \w</w:instrText>
      </w:r>
      <w:r>
        <w:fldChar w:fldCharType="separate"/>
      </w:r>
      <w:ins w:id="408" w:author="David Sant" w:date="2025-11-27T21:52:00Z" w16du:dateUtc="2025-11-27T21:52:00Z">
        <w:r w:rsidR="009B649C">
          <w:rPr>
            <w:highlight w:val="lightGray"/>
          </w:rPr>
          <w:t>Schedule 3</w:t>
        </w:r>
      </w:ins>
      <w:del w:id="409" w:author="David Sant" w:date="2025-11-27T21:52:00Z" w16du:dateUtc="2025-11-27T21:52:00Z">
        <w:r w:rsidDel="009B649C">
          <w:delText>Schedule 3</w:delText>
        </w:r>
      </w:del>
      <w:r>
        <w:fldChar w:fldCharType="end"/>
      </w:r>
      <w:r>
        <w:t xml:space="preserve"> or any replacement individual(s) appointed by the Supplier under </w:t>
      </w:r>
      <w:r>
        <w:fldChar w:fldCharType="begin"/>
      </w:r>
      <w:r>
        <w:instrText>PAGEREF a225453\# "'clause '"  \h</w:instrText>
      </w:r>
      <w:r>
        <w:fldChar w:fldCharType="separate"/>
      </w:r>
      <w:r w:rsidR="009B649C">
        <w:rPr>
          <w:noProof/>
        </w:rPr>
        <w:t xml:space="preserve">clause </w:t>
      </w:r>
      <w:r>
        <w:fldChar w:fldCharType="end"/>
      </w:r>
      <w:r>
        <w:fldChar w:fldCharType="begin"/>
      </w:r>
      <w:r>
        <w:rPr>
          <w:highlight w:val="lightGray"/>
        </w:rPr>
        <w:instrText>REF a225453 \h \w</w:instrText>
      </w:r>
      <w:r>
        <w:fldChar w:fldCharType="separate"/>
      </w:r>
      <w:ins w:id="410" w:author="David Sant" w:date="2025-11-27T21:52:00Z" w16du:dateUtc="2025-11-27T21:52:00Z">
        <w:r w:rsidR="009B649C">
          <w:rPr>
            <w:highlight w:val="lightGray"/>
          </w:rPr>
          <w:t>12.1</w:t>
        </w:r>
      </w:ins>
      <w:del w:id="411" w:author="David Sant" w:date="2025-11-27T21:52:00Z" w16du:dateUtc="2025-11-27T21:52:00Z">
        <w:r w:rsidDel="009B649C">
          <w:delText>11.1</w:delText>
        </w:r>
      </w:del>
      <w:r>
        <w:fldChar w:fldCharType="end"/>
      </w:r>
      <w:r>
        <w:t>.</w:t>
      </w:r>
      <w:bookmarkEnd w:id="407"/>
    </w:p>
    <w:p w14:paraId="09C19488" w14:textId="5919C597" w:rsidR="00E76087" w:rsidRPr="009812FA" w:rsidRDefault="00000000" w:rsidP="00575092">
      <w:pPr>
        <w:pStyle w:val="DefinedTermPara"/>
      </w:pPr>
      <w:bookmarkStart w:id="412" w:name="a545139"/>
      <w:del w:id="413" w:author="David Sant" w:date="2025-11-27T21:44:00Z" w16du:dateUtc="2025-11-27T21:44:00Z">
        <w:r w:rsidDel="002B0485">
          <w:rPr>
            <w:rStyle w:val="DefTerm"/>
            <w:b w:val="0"/>
          </w:rPr>
          <w:delText>[</w:delText>
        </w:r>
      </w:del>
      <w:r>
        <w:rPr>
          <w:rStyle w:val="DefTerm"/>
        </w:rPr>
        <w:t>Supplier Materials</w:t>
      </w:r>
      <w:r>
        <w:t>: all documents, information</w:t>
      </w:r>
      <w:del w:id="414" w:author="David Sant" w:date="2025-11-27T21:44:00Z" w16du:dateUtc="2025-11-27T21:44:00Z">
        <w:r w:rsidDel="002B0485">
          <w:delText>[</w:delText>
        </w:r>
      </w:del>
      <w:r>
        <w:t>, software</w:t>
      </w:r>
      <w:del w:id="415" w:author="David Sant" w:date="2025-11-27T21:44:00Z" w16du:dateUtc="2025-11-27T21:44:00Z">
        <w:r w:rsidDel="002B0485">
          <w:delText>]</w:delText>
        </w:r>
      </w:del>
      <w:r>
        <w:t xml:space="preserve">, items and other materials in any form created prior to the Effective Date or wholly outside the scope of this agreement by the Supplier or its suppliers or licensors and which are used to perform the Services or provided or made available to the </w:t>
      </w:r>
      <w:del w:id="416" w:author="David Sant" w:date="2025-11-27T21:39:00Z" w16du:dateUtc="2025-11-27T21:39:00Z">
        <w:r>
          <w:delText>Customer</w:delText>
        </w:r>
      </w:del>
      <w:ins w:id="417" w:author="David Sant" w:date="2025-11-27T21:39:00Z" w16du:dateUtc="2025-11-27T21:39:00Z">
        <w:r w:rsidR="00577940">
          <w:t>Norton</w:t>
        </w:r>
      </w:ins>
      <w:r>
        <w:t xml:space="preserve"> in connection with this agreement.</w:t>
      </w:r>
      <w:r>
        <w:fldChar w:fldCharType="begin"/>
      </w:r>
      <w:r>
        <w:fldChar w:fldCharType="end"/>
      </w:r>
      <w:del w:id="418" w:author="David Sant" w:date="2025-11-27T21:44:00Z" w16du:dateUtc="2025-11-27T21:44:00Z">
        <w:r w:rsidDel="002B0485">
          <w:delText>]</w:delText>
        </w:r>
      </w:del>
      <w:bookmarkEnd w:id="412"/>
    </w:p>
    <w:p w14:paraId="626BCE3E" w14:textId="4CBE118A" w:rsidR="00E76087" w:rsidRPr="00792E48" w:rsidRDefault="00000000" w:rsidP="00575092">
      <w:pPr>
        <w:pStyle w:val="DefinedTermPara"/>
      </w:pPr>
      <w:bookmarkStart w:id="419" w:name="a131873"/>
      <w:r>
        <w:rPr>
          <w:rStyle w:val="DefTerm"/>
        </w:rPr>
        <w:t>Supplier Personnel</w:t>
      </w:r>
      <w:r>
        <w:t xml:space="preserve">: all employees, workers, agents, consultants, contractors and other representatives of the Supplier, or any of its subcontractors, who are engaged in the </w:t>
      </w:r>
      <w:r>
        <w:lastRenderedPageBreak/>
        <w:t>performance of this agreement from time to time</w:t>
      </w:r>
      <w:del w:id="420" w:author="David Sant" w:date="2025-11-27T21:39:00Z" w16du:dateUtc="2025-11-27T21:39:00Z">
        <w:r>
          <w:delText>,</w:delText>
        </w:r>
      </w:del>
      <w:r w:rsidR="00AD1C9B">
        <w:t xml:space="preserve"> and</w:t>
      </w:r>
      <w:r>
        <w:t xml:space="preserve"> </w:t>
      </w:r>
      <w:r>
        <w:rPr>
          <w:rStyle w:val="DefTerm"/>
        </w:rPr>
        <w:t>Supplier Person</w:t>
      </w:r>
      <w:r>
        <w:t xml:space="preserve"> means any of them.</w:t>
      </w:r>
      <w:bookmarkEnd w:id="419"/>
    </w:p>
    <w:p w14:paraId="4B2FF3D8" w14:textId="6A8A4D5E" w:rsidR="00E76087" w:rsidRDefault="00000000" w:rsidP="00575092">
      <w:pPr>
        <w:pStyle w:val="DefinedTermPara"/>
      </w:pPr>
      <w:bookmarkStart w:id="421" w:name="a993432"/>
      <w:r>
        <w:rPr>
          <w:rStyle w:val="DefTerm"/>
        </w:rPr>
        <w:t>Term</w:t>
      </w:r>
      <w:r>
        <w:t xml:space="preserve">: has the meaning given in </w:t>
      </w:r>
      <w:r>
        <w:fldChar w:fldCharType="begin"/>
      </w:r>
      <w:r>
        <w:instrText>PAGEREF a158252\# "'clause '"  \h</w:instrText>
      </w:r>
      <w:r>
        <w:fldChar w:fldCharType="separate"/>
      </w:r>
      <w:r w:rsidR="009B649C">
        <w:rPr>
          <w:noProof/>
        </w:rPr>
        <w:t xml:space="preserve">clause </w:t>
      </w:r>
      <w:r>
        <w:fldChar w:fldCharType="end"/>
      </w:r>
      <w:r>
        <w:fldChar w:fldCharType="begin"/>
      </w:r>
      <w:r>
        <w:rPr>
          <w:highlight w:val="lightGray"/>
        </w:rPr>
        <w:instrText>REF a158252 \h \w</w:instrText>
      </w:r>
      <w:r>
        <w:fldChar w:fldCharType="separate"/>
      </w:r>
      <w:ins w:id="422" w:author="David Sant" w:date="2025-11-27T21:52:00Z" w16du:dateUtc="2025-11-27T21:52:00Z">
        <w:r w:rsidR="009B649C">
          <w:rPr>
            <w:highlight w:val="lightGray"/>
          </w:rPr>
          <w:t>2.1</w:t>
        </w:r>
      </w:ins>
      <w:del w:id="423" w:author="David Sant" w:date="2025-11-27T21:52:00Z" w16du:dateUtc="2025-11-27T21:52:00Z">
        <w:r w:rsidDel="009B649C">
          <w:delText>2.1</w:delText>
        </w:r>
      </w:del>
      <w:r>
        <w:fldChar w:fldCharType="end"/>
      </w:r>
      <w:r>
        <w:t>.</w:t>
      </w:r>
      <w:bookmarkEnd w:id="421"/>
    </w:p>
    <w:p w14:paraId="09AA8B3A" w14:textId="1C0D2D8A" w:rsidR="00E76087" w:rsidDel="009525B5" w:rsidRDefault="00000000" w:rsidP="00575092">
      <w:pPr>
        <w:pStyle w:val="DefinedTermPara"/>
        <w:rPr>
          <w:del w:id="424" w:author="David Sant" w:date="2025-11-27T22:11:00Z" w16du:dateUtc="2025-11-27T22:11:00Z"/>
        </w:rPr>
      </w:pPr>
      <w:bookmarkStart w:id="425" w:name="a698610"/>
      <w:del w:id="426" w:author="David Sant" w:date="2025-11-27T22:11:00Z" w16du:dateUtc="2025-11-27T22:11:00Z">
        <w:r w:rsidDel="009525B5">
          <w:rPr>
            <w:rStyle w:val="DefTerm"/>
          </w:rPr>
          <w:delText>Termination Assistance Period</w:delText>
        </w:r>
        <w:r w:rsidDel="009525B5">
          <w:delText>: the period starting on the earlier of [six] months before the expiry of this agreement or the date of notice of termination of this agreement by either party and ending [six] months after expiry or termination.</w:delText>
        </w:r>
        <w:bookmarkEnd w:id="425"/>
      </w:del>
    </w:p>
    <w:p w14:paraId="6EABD6CE" w14:textId="29B79284" w:rsidR="00E76087" w:rsidRPr="00DC3F09" w:rsidRDefault="00000000" w:rsidP="00575092">
      <w:pPr>
        <w:pStyle w:val="DefinedTermPara"/>
      </w:pPr>
      <w:bookmarkStart w:id="427" w:name="a793301"/>
      <w:del w:id="428" w:author="David Sant" w:date="2025-11-27T21:41:00Z" w16du:dateUtc="2025-11-27T21:41:00Z">
        <w:r w:rsidDel="002B0485">
          <w:rPr>
            <w:rStyle w:val="DefTerm"/>
            <w:b w:val="0"/>
          </w:rPr>
          <w:delText>[</w:delText>
        </w:r>
      </w:del>
      <w:r>
        <w:rPr>
          <w:rStyle w:val="DefTerm"/>
        </w:rPr>
        <w:t>Third Party Materials</w:t>
      </w:r>
      <w:r>
        <w:t>:</w:t>
      </w:r>
      <w:r>
        <w:rPr>
          <w:rFonts w:asciiTheme="minorHAnsi" w:eastAsiaTheme="minorEastAsia" w:hAnsiTheme="minorHAnsi" w:cstheme="minorBidi"/>
          <w:szCs w:val="22"/>
          <w:lang w:eastAsia="en-GB"/>
        </w:rPr>
        <w:t xml:space="preserve"> </w:t>
      </w:r>
      <w:r>
        <w:t>all documents, information</w:t>
      </w:r>
      <w:del w:id="429" w:author="David Sant" w:date="2025-11-27T21:41:00Z" w16du:dateUtc="2025-11-27T21:41:00Z">
        <w:r w:rsidDel="002B0485">
          <w:delText>[</w:delText>
        </w:r>
      </w:del>
      <w:r>
        <w:t>, software</w:t>
      </w:r>
      <w:del w:id="430" w:author="David Sant" w:date="2025-11-27T21:41:00Z" w16du:dateUtc="2025-11-27T21:41:00Z">
        <w:r w:rsidDel="002B0485">
          <w:delText>]</w:delText>
        </w:r>
      </w:del>
      <w:r>
        <w:t xml:space="preserve">, items and other materials in any form belonging to a third party </w:t>
      </w:r>
      <w:del w:id="431" w:author="David Sant" w:date="2025-11-27T21:41:00Z" w16du:dateUtc="2025-11-27T21:41:00Z">
        <w:r w:rsidDel="002B0485">
          <w:delText>[</w:delText>
        </w:r>
      </w:del>
      <w:r>
        <w:t xml:space="preserve">(other than an Affiliate of </w:t>
      </w:r>
      <w:ins w:id="432" w:author="David Sant" w:date="2025-11-27T21:42:00Z" w16du:dateUtc="2025-11-27T21:42:00Z">
        <w:r w:rsidR="002B0485">
          <w:t>Norton</w:t>
        </w:r>
      </w:ins>
      <w:del w:id="433" w:author="David Sant" w:date="2025-11-27T21:42:00Z" w16du:dateUtc="2025-11-27T21:42:00Z">
        <w:r w:rsidDel="002B0485">
          <w:delText>either party</w:delText>
        </w:r>
      </w:del>
      <w:r>
        <w:t>)</w:t>
      </w:r>
      <w:del w:id="434" w:author="David Sant" w:date="2025-11-27T21:42:00Z" w16du:dateUtc="2025-11-27T21:42:00Z">
        <w:r w:rsidDel="002B0485">
          <w:delText>]</w:delText>
        </w:r>
      </w:del>
      <w:r>
        <w:t xml:space="preserve"> which the Supplier uses or wants to use in connection with the Services</w:t>
      </w:r>
      <w:del w:id="435" w:author="David Sant" w:date="2025-11-27T21:42:00Z" w16du:dateUtc="2025-11-27T21:42:00Z">
        <w:r w:rsidDel="002B0485">
          <w:delText xml:space="preserve"> [and which are only made commercially available on standard terms that are not typically negotiated]</w:delText>
        </w:r>
      </w:del>
      <w:r>
        <w:t xml:space="preserve">. </w:t>
      </w:r>
      <w:r>
        <w:fldChar w:fldCharType="begin"/>
      </w:r>
      <w:r>
        <w:fldChar w:fldCharType="end"/>
      </w:r>
      <w:del w:id="436" w:author="David Sant" w:date="2025-11-27T21:42:00Z" w16du:dateUtc="2025-11-27T21:42:00Z">
        <w:r w:rsidDel="002B0485">
          <w:delText>]</w:delText>
        </w:r>
      </w:del>
      <w:bookmarkEnd w:id="427"/>
    </w:p>
    <w:p w14:paraId="32B3B340" w14:textId="77777777" w:rsidR="00000000" w:rsidRPr="0025449F" w:rsidRDefault="00000000" w:rsidP="00575092">
      <w:pPr>
        <w:pStyle w:val="DefinedTermPara"/>
        <w:rPr>
          <w:del w:id="437" w:author="David Sant" w:date="2025-11-27T21:39:00Z" w16du:dateUtc="2025-11-27T21:39:00Z"/>
          <w:bCs/>
        </w:rPr>
      </w:pPr>
      <w:bookmarkStart w:id="438" w:name="a399678"/>
      <w:del w:id="439" w:author="David Sant" w:date="2025-11-27T21:39:00Z" w16du:dateUtc="2025-11-27T21:39:00Z">
        <w:r>
          <w:rPr>
            <w:rStyle w:val="DefTerm"/>
            <w:bCs/>
          </w:rPr>
          <w:delText>UK GDPR</w:delText>
        </w:r>
        <w:r>
          <w:rPr>
            <w:bCs/>
          </w:rPr>
          <w:delText xml:space="preserve">: </w:delText>
        </w:r>
        <w:r>
          <w:delText>has the meaning given in section 3(10) (as supplemented by section 205(4)) of the Data Protection Act 2018.</w:delText>
        </w:r>
        <w:bookmarkEnd w:id="438"/>
      </w:del>
    </w:p>
    <w:p w14:paraId="515C9984" w14:textId="732F19A4" w:rsidR="00F754D3" w:rsidRPr="00F754D3" w:rsidRDefault="00000000" w:rsidP="00575092">
      <w:pPr>
        <w:pStyle w:val="DefinedTermPara"/>
        <w:rPr>
          <w:ins w:id="440" w:author="David Sant" w:date="2025-11-27T21:39:00Z" w16du:dateUtc="2025-11-27T21:39:00Z"/>
          <w:rStyle w:val="DefTerm"/>
          <w:b w:val="0"/>
          <w:bCs/>
        </w:rPr>
      </w:pPr>
      <w:ins w:id="441" w:author="David Sant" w:date="2025-11-27T21:39:00Z" w16du:dateUtc="2025-11-27T21:39:00Z">
        <w:r>
          <w:rPr>
            <w:rStyle w:val="DefTerm"/>
            <w:bCs/>
          </w:rPr>
          <w:t>Work Package:</w:t>
        </w:r>
        <w:r w:rsidRPr="00F754D3">
          <w:rPr>
            <w:rStyle w:val="DefTerm"/>
            <w:b w:val="0"/>
          </w:rPr>
          <w:t xml:space="preserve"> a discrete package of Services with defined scope, deliverables, timeline, Project Objectives</w:t>
        </w:r>
        <w:r w:rsidR="00AD1C9B">
          <w:rPr>
            <w:rStyle w:val="DefTerm"/>
            <w:b w:val="0"/>
          </w:rPr>
          <w:t xml:space="preserve"> and</w:t>
        </w:r>
        <w:r w:rsidRPr="00F754D3">
          <w:rPr>
            <w:rStyle w:val="DefTerm"/>
            <w:b w:val="0"/>
          </w:rPr>
          <w:t xml:space="preserve"> Final Report requirements, as set out in Schedule 1 or agreed by the parties in writing following joint evaluation and planning.</w:t>
        </w:r>
      </w:ins>
    </w:p>
    <w:p w14:paraId="687A4061" w14:textId="77777777" w:rsidR="00E76087" w:rsidRPr="008B2B1D" w:rsidRDefault="00000000" w:rsidP="00575092">
      <w:pPr>
        <w:pStyle w:val="DefinedTermPara"/>
        <w:rPr>
          <w:bCs/>
        </w:rPr>
      </w:pPr>
      <w:bookmarkStart w:id="442" w:name="a944824"/>
      <w:r>
        <w:rPr>
          <w:rStyle w:val="DefTerm"/>
          <w:bCs/>
        </w:rPr>
        <w:t>VAT</w:t>
      </w:r>
      <w:r>
        <w:rPr>
          <w:bCs/>
        </w:rPr>
        <w:t>: value added tax [or any equivalent tax] chargeable in the UK [or elsewhere].</w:t>
      </w:r>
      <w:bookmarkEnd w:id="442"/>
    </w:p>
    <w:p w14:paraId="3504CADD" w14:textId="77777777" w:rsidR="00E76087" w:rsidRDefault="00000000" w:rsidP="00575092">
      <w:pPr>
        <w:pStyle w:val="Untitledsubclause1"/>
      </w:pPr>
      <w:bookmarkStart w:id="443" w:name="a948609"/>
      <w:r>
        <w:t>Clause, Schedule and paragraph headings do not affect the interpretation of this agreement.</w:t>
      </w:r>
      <w:bookmarkEnd w:id="443"/>
    </w:p>
    <w:p w14:paraId="13E76345" w14:textId="77777777" w:rsidR="00E76087" w:rsidRDefault="00000000" w:rsidP="00575092">
      <w:pPr>
        <w:pStyle w:val="Untitledsubclause1"/>
      </w:pPr>
      <w:bookmarkStart w:id="444" w:name="a208110"/>
      <w:r>
        <w:t xml:space="preserve">A </w:t>
      </w:r>
      <w:r>
        <w:rPr>
          <w:rStyle w:val="DefTerm"/>
        </w:rPr>
        <w:t>person</w:t>
      </w:r>
      <w:r>
        <w:t xml:space="preserve"> includes a natural person, corporate or unincorporated body (</w:t>
      </w:r>
      <w:proofErr w:type="gramStart"/>
      <w:r>
        <w:t>whether or not</w:t>
      </w:r>
      <w:proofErr w:type="gramEnd"/>
      <w:r>
        <w:t xml:space="preserve"> having separate legal personality).</w:t>
      </w:r>
      <w:bookmarkEnd w:id="444"/>
    </w:p>
    <w:p w14:paraId="2ED7FF85" w14:textId="77777777" w:rsidR="00E76087" w:rsidRDefault="00000000" w:rsidP="00575092">
      <w:pPr>
        <w:pStyle w:val="Untitledsubclause1"/>
      </w:pPr>
      <w:bookmarkStart w:id="445" w:name="a850858"/>
      <w:r>
        <w:t>The Schedules form part of this agreement and have effect as if set out in full in the body of this agreement. Any reference to this agreement includes the Schedules.</w:t>
      </w:r>
      <w:bookmarkEnd w:id="445"/>
    </w:p>
    <w:p w14:paraId="2F7266A9" w14:textId="77777777" w:rsidR="00E76087" w:rsidRDefault="00000000" w:rsidP="00575092">
      <w:pPr>
        <w:pStyle w:val="Untitledsubclause1"/>
      </w:pPr>
      <w:bookmarkStart w:id="446" w:name="a348948"/>
      <w:r>
        <w:t xml:space="preserve">A reference to a </w:t>
      </w:r>
      <w:r>
        <w:rPr>
          <w:rStyle w:val="DefTerm"/>
        </w:rPr>
        <w:t>company</w:t>
      </w:r>
      <w:r>
        <w:t xml:space="preserve"> includes any company, corporation or other body corporate, wherever and however incorporated or established.</w:t>
      </w:r>
      <w:bookmarkEnd w:id="446"/>
    </w:p>
    <w:p w14:paraId="52D936F6" w14:textId="77777777" w:rsidR="00E76087" w:rsidRDefault="00000000" w:rsidP="00575092">
      <w:pPr>
        <w:pStyle w:val="Untitledsubclause1"/>
      </w:pPr>
      <w:bookmarkStart w:id="447" w:name="a793613"/>
      <w:r>
        <w:t xml:space="preserve">Unless the context otherwise requires, words in the singular include the plural </w:t>
      </w:r>
      <w:proofErr w:type="gramStart"/>
      <w:r>
        <w:t>and in the plural</w:t>
      </w:r>
      <w:proofErr w:type="gramEnd"/>
      <w:r>
        <w:t xml:space="preserve"> include the singular.</w:t>
      </w:r>
      <w:bookmarkEnd w:id="447"/>
    </w:p>
    <w:p w14:paraId="721E65D6" w14:textId="45DE3F05" w:rsidR="00E76087" w:rsidRDefault="00000000" w:rsidP="00575092">
      <w:pPr>
        <w:pStyle w:val="Untitledsubclause1"/>
      </w:pPr>
      <w:bookmarkStart w:id="448" w:name="a141434"/>
      <w:r>
        <w:t>This agreement is binding on</w:t>
      </w:r>
      <w:del w:id="449" w:author="David Sant" w:date="2025-11-27T21:39:00Z" w16du:dateUtc="2025-11-27T21:39:00Z">
        <w:r>
          <w:delText>,</w:delText>
        </w:r>
      </w:del>
      <w:r w:rsidR="00AD1C9B">
        <w:t xml:space="preserve"> and</w:t>
      </w:r>
      <w:r>
        <w:t xml:space="preserve"> </w:t>
      </w:r>
      <w:proofErr w:type="spellStart"/>
      <w:r>
        <w:t>enures</w:t>
      </w:r>
      <w:proofErr w:type="spellEnd"/>
      <w:r>
        <w:t xml:space="preserve"> to the benefit of, the parties to this agreement and their respective personal representatives, successors and permitted assigns</w:t>
      </w:r>
      <w:del w:id="450" w:author="David Sant" w:date="2025-11-27T21:39:00Z" w16du:dateUtc="2025-11-27T21:39:00Z">
        <w:r>
          <w:delText>,</w:delText>
        </w:r>
      </w:del>
      <w:r w:rsidR="00AD1C9B">
        <w:t xml:space="preserve"> and</w:t>
      </w:r>
      <w:r>
        <w:t xml:space="preserve"> references to any party include that party's personal representatives, successors and permitted assigns.</w:t>
      </w:r>
      <w:bookmarkEnd w:id="448"/>
    </w:p>
    <w:p w14:paraId="1335C738" w14:textId="2F6F83E4" w:rsidR="00E76087" w:rsidRDefault="00000000" w:rsidP="00575092">
      <w:pPr>
        <w:pStyle w:val="Untitledsubclause1"/>
      </w:pPr>
      <w:bookmarkStart w:id="451" w:name="a156945"/>
      <w:del w:id="452" w:author="David Sant" w:date="2025-11-27T22:11:00Z" w16du:dateUtc="2025-11-27T22:11:00Z">
        <w:r w:rsidDel="009525B5">
          <w:delText>[</w:delText>
        </w:r>
      </w:del>
      <w:r>
        <w:t xml:space="preserve">Unless expressly provided otherwise in this agreement, a </w:t>
      </w:r>
      <w:del w:id="453" w:author="David Sant" w:date="2025-11-27T22:11:00Z" w16du:dateUtc="2025-11-27T22:11:00Z">
        <w:r w:rsidDel="009525B5">
          <w:rPr>
            <w:b/>
            <w:bCs/>
          </w:rPr>
          <w:delText xml:space="preserve">OR </w:delText>
        </w:r>
        <w:r w:rsidDel="009525B5">
          <w:delText xml:space="preserve">A] </w:delText>
        </w:r>
      </w:del>
      <w:r>
        <w:t xml:space="preserve">reference to legislation or a legislative provision: </w:t>
      </w:r>
      <w:bookmarkEnd w:id="451"/>
    </w:p>
    <w:p w14:paraId="11286838" w14:textId="0624CDD5" w:rsidR="00E76087" w:rsidRDefault="00000000" w:rsidP="00575092">
      <w:pPr>
        <w:pStyle w:val="Untitledsubclause2"/>
      </w:pPr>
      <w:bookmarkStart w:id="454" w:name="a851508"/>
      <w:r>
        <w:t xml:space="preserve">is a reference to it as </w:t>
      </w:r>
      <w:del w:id="455" w:author="David Sant" w:date="2025-11-27T22:11:00Z" w16du:dateUtc="2025-11-27T22:11:00Z">
        <w:r w:rsidDel="009525B5">
          <w:delText>[</w:delText>
        </w:r>
      </w:del>
      <w:r>
        <w:t>amended, extended or re-enacted from time to time</w:t>
      </w:r>
      <w:del w:id="456" w:author="David Sant" w:date="2025-11-27T22:11:00Z" w16du:dateUtc="2025-11-27T22:11:00Z">
        <w:r w:rsidDel="009525B5">
          <w:delText xml:space="preserve"> </w:delText>
        </w:r>
        <w:r w:rsidDel="009525B5">
          <w:rPr>
            <w:b/>
          </w:rPr>
          <w:delText>OR</w:delText>
        </w:r>
        <w:r w:rsidDel="009525B5">
          <w:delText xml:space="preserve"> it is in force as at the date of this agreement]</w:delText>
        </w:r>
      </w:del>
      <w:r>
        <w:t>; and</w:t>
      </w:r>
      <w:bookmarkEnd w:id="454"/>
    </w:p>
    <w:p w14:paraId="5632DAA6" w14:textId="5C5216D3" w:rsidR="00E76087" w:rsidRDefault="00000000" w:rsidP="00575092">
      <w:pPr>
        <w:pStyle w:val="Untitledsubclause2"/>
      </w:pPr>
      <w:bookmarkStart w:id="457" w:name="a714047"/>
      <w:r>
        <w:t xml:space="preserve">includes all subordinate legislation made </w:t>
      </w:r>
      <w:del w:id="458" w:author="David Sant" w:date="2025-11-27T22:11:00Z" w16du:dateUtc="2025-11-27T22:11:00Z">
        <w:r w:rsidDel="009525B5">
          <w:delText>[</w:delText>
        </w:r>
      </w:del>
      <w:r>
        <w:t xml:space="preserve">from time to time </w:t>
      </w:r>
      <w:del w:id="459" w:author="David Sant" w:date="2025-11-27T22:11:00Z" w16du:dateUtc="2025-11-27T22:11:00Z">
        <w:r w:rsidDel="009525B5">
          <w:rPr>
            <w:b/>
          </w:rPr>
          <w:delText>OR</w:delText>
        </w:r>
        <w:r w:rsidDel="009525B5">
          <w:delText xml:space="preserve"> as at the date of this agreement] </w:delText>
        </w:r>
      </w:del>
      <w:r>
        <w:t>under that legislation or legislative provision.</w:t>
      </w:r>
      <w:bookmarkEnd w:id="457"/>
    </w:p>
    <w:p w14:paraId="77FAF5E2" w14:textId="77777777" w:rsidR="00E76087" w:rsidRDefault="00000000" w:rsidP="00575092">
      <w:pPr>
        <w:pStyle w:val="Untitledsubclause1"/>
      </w:pPr>
      <w:bookmarkStart w:id="460" w:name="a346828"/>
      <w:r>
        <w:t xml:space="preserve">A reference to </w:t>
      </w:r>
      <w:r>
        <w:rPr>
          <w:b/>
        </w:rPr>
        <w:t>writing</w:t>
      </w:r>
      <w:r>
        <w:t xml:space="preserve"> or </w:t>
      </w:r>
      <w:r>
        <w:rPr>
          <w:b/>
        </w:rPr>
        <w:t>written</w:t>
      </w:r>
      <w:r>
        <w:t xml:space="preserve"> excludes fax but not email.</w:t>
      </w:r>
      <w:bookmarkEnd w:id="460"/>
    </w:p>
    <w:p w14:paraId="71B7C84C" w14:textId="77777777" w:rsidR="00E76087" w:rsidRDefault="00000000" w:rsidP="00575092">
      <w:pPr>
        <w:pStyle w:val="Untitledsubclause1"/>
      </w:pPr>
      <w:bookmarkStart w:id="461" w:name="a532956"/>
      <w:r>
        <w:t>Any obligation on a party not to do something includes an obligation not to allow that thing to be done.</w:t>
      </w:r>
      <w:bookmarkEnd w:id="461"/>
    </w:p>
    <w:p w14:paraId="328C0CB6" w14:textId="77777777" w:rsidR="00E76087" w:rsidRDefault="00000000" w:rsidP="00575092">
      <w:pPr>
        <w:pStyle w:val="Untitledsubclause1"/>
      </w:pPr>
      <w:bookmarkStart w:id="462" w:name="a567833"/>
      <w:r>
        <w:lastRenderedPageBreak/>
        <w:t xml:space="preserve">A reference to </w:t>
      </w:r>
      <w:r>
        <w:rPr>
          <w:b/>
        </w:rPr>
        <w:t>this agreement</w:t>
      </w:r>
      <w:r>
        <w:t xml:space="preserve"> or to any other agreement or document is a reference to this agreement or that other agreement or document, in each case as varied from time to time.</w:t>
      </w:r>
      <w:bookmarkEnd w:id="462"/>
    </w:p>
    <w:p w14:paraId="41D07AC2" w14:textId="77777777" w:rsidR="00E76087" w:rsidRDefault="00000000" w:rsidP="00575092">
      <w:pPr>
        <w:pStyle w:val="Untitledsubclause1"/>
      </w:pPr>
      <w:bookmarkStart w:id="463" w:name="a665573"/>
      <w:r>
        <w:t>References to clauses and Schedules are to the clauses and Schedules of this agreement and references to paragraphs are to paragraphs of the relevant Schedule.</w:t>
      </w:r>
      <w:bookmarkEnd w:id="463"/>
    </w:p>
    <w:p w14:paraId="760239BE" w14:textId="77777777" w:rsidR="00E76087" w:rsidRDefault="00000000" w:rsidP="00575092">
      <w:pPr>
        <w:pStyle w:val="Untitledsubclause1"/>
      </w:pPr>
      <w:bookmarkStart w:id="464" w:name="a383456"/>
      <w:r>
        <w:t xml:space="preserve">Any words following the terms </w:t>
      </w:r>
      <w:r>
        <w:rPr>
          <w:b/>
        </w:rPr>
        <w:t>including</w:t>
      </w:r>
      <w:r>
        <w:t xml:space="preserve">, </w:t>
      </w:r>
      <w:r>
        <w:rPr>
          <w:b/>
        </w:rPr>
        <w:t>include</w:t>
      </w:r>
      <w:proofErr w:type="gramStart"/>
      <w:r>
        <w:t xml:space="preserve">, </w:t>
      </w:r>
      <w:r>
        <w:rPr>
          <w:b/>
        </w:rPr>
        <w:t>in particular</w:t>
      </w:r>
      <w:r>
        <w:t xml:space="preserve">, </w:t>
      </w:r>
      <w:r>
        <w:rPr>
          <w:b/>
        </w:rPr>
        <w:t>for</w:t>
      </w:r>
      <w:proofErr w:type="gramEnd"/>
      <w:r>
        <w:rPr>
          <w:b/>
        </w:rPr>
        <w:t xml:space="preserve"> example</w:t>
      </w:r>
      <w:r>
        <w:t xml:space="preserve"> or any similar expression shall be interpreted as illustrative and shall not limit the sense of the words preceding those terms.</w:t>
      </w:r>
      <w:bookmarkEnd w:id="464"/>
    </w:p>
    <w:p w14:paraId="4E6E22FC" w14:textId="77777777" w:rsidR="00E76087" w:rsidRDefault="00000000" w:rsidP="00575092">
      <w:pPr>
        <w:pStyle w:val="TitleClause"/>
      </w:pPr>
      <w:r>
        <w:fldChar w:fldCharType="begin"/>
      </w:r>
      <w:r>
        <w:instrText>TC "2. Commencement and duration" \l 1</w:instrText>
      </w:r>
      <w:r>
        <w:fldChar w:fldCharType="end"/>
      </w:r>
      <w:bookmarkStart w:id="465" w:name="_Toc256000001"/>
      <w:bookmarkStart w:id="466" w:name="a233985"/>
      <w:r>
        <w:t>Commencement and duration</w:t>
      </w:r>
      <w:bookmarkEnd w:id="465"/>
      <w:bookmarkEnd w:id="466"/>
    </w:p>
    <w:p w14:paraId="72410C37" w14:textId="431F3110" w:rsidR="00E76087" w:rsidRDefault="00000000" w:rsidP="00575092">
      <w:pPr>
        <w:pStyle w:val="Untitledsubclause1"/>
      </w:pPr>
      <w:bookmarkStart w:id="467" w:name="a158252"/>
      <w:r>
        <w:t xml:space="preserve">This agreement </w:t>
      </w:r>
      <w:del w:id="468" w:author="David Sant" w:date="2025-11-27T21:58:00Z" w16du:dateUtc="2025-11-27T21:58:00Z">
        <w:r w:rsidDel="00CC1887">
          <w:delText>[</w:delText>
        </w:r>
      </w:del>
      <w:r>
        <w:t xml:space="preserve">starts on </w:t>
      </w:r>
      <w:del w:id="469" w:author="David Sant" w:date="2025-11-27T21:58:00Z" w16du:dateUtc="2025-11-27T21:58:00Z">
        <w:r w:rsidDel="00CC1887">
          <w:delText xml:space="preserve">[DATE] </w:delText>
        </w:r>
        <w:r w:rsidDel="00CC1887">
          <w:rPr>
            <w:b/>
          </w:rPr>
          <w:delText>OR</w:delText>
        </w:r>
        <w:r w:rsidDel="00CC1887">
          <w:delText xml:space="preserve"> </w:delText>
        </w:r>
      </w:del>
      <w:r>
        <w:t xml:space="preserve">the date when it has been signed by all the parties </w:t>
      </w:r>
      <w:del w:id="470" w:author="David Sant" w:date="2025-11-27T21:58:00Z" w16du:dateUtc="2025-11-27T21:58:00Z">
        <w:r w:rsidDel="00CC1887">
          <w:rPr>
            <w:b/>
            <w:bCs/>
          </w:rPr>
          <w:delText>OR</w:delText>
        </w:r>
        <w:r w:rsidDel="00CC1887">
          <w:delText xml:space="preserve"> is deemed to have started on [DATE]] </w:delText>
        </w:r>
      </w:del>
      <w:r>
        <w:t>(</w:t>
      </w:r>
      <w:r>
        <w:rPr>
          <w:rStyle w:val="DefTerm"/>
        </w:rPr>
        <w:t>Effective Date</w:t>
      </w:r>
      <w:r>
        <w:t xml:space="preserve">) and continues, unless terminated earlier in accordance with </w:t>
      </w:r>
      <w:r>
        <w:fldChar w:fldCharType="begin"/>
      </w:r>
      <w:r>
        <w:instrText>PAGEREF a725802\# "'clause '"  \h</w:instrText>
      </w:r>
      <w:r>
        <w:fldChar w:fldCharType="separate"/>
      </w:r>
      <w:r w:rsidR="009B649C">
        <w:rPr>
          <w:noProof/>
        </w:rPr>
        <w:t xml:space="preserve">clause </w:t>
      </w:r>
      <w:r>
        <w:fldChar w:fldCharType="end"/>
      </w:r>
      <w:r>
        <w:fldChar w:fldCharType="begin"/>
      </w:r>
      <w:r>
        <w:rPr>
          <w:highlight w:val="lightGray"/>
        </w:rPr>
        <w:instrText>REF a725802 \h \w</w:instrText>
      </w:r>
      <w:r>
        <w:fldChar w:fldCharType="separate"/>
      </w:r>
      <w:ins w:id="471" w:author="David Sant" w:date="2025-11-27T21:52:00Z" w16du:dateUtc="2025-11-27T21:52:00Z">
        <w:r w:rsidR="009B649C">
          <w:rPr>
            <w:highlight w:val="lightGray"/>
          </w:rPr>
          <w:t>19</w:t>
        </w:r>
      </w:ins>
      <w:del w:id="472" w:author="David Sant" w:date="2025-11-27T21:52:00Z" w16du:dateUtc="2025-11-27T21:52:00Z">
        <w:r w:rsidDel="009B649C">
          <w:delText>19</w:delText>
        </w:r>
      </w:del>
      <w:r>
        <w:fldChar w:fldCharType="end"/>
      </w:r>
      <w:r>
        <w:t xml:space="preserve"> (Termination), until </w:t>
      </w:r>
      <w:del w:id="473" w:author="David Sant" w:date="2025-11-27T21:58:00Z" w16du:dateUtc="2025-11-27T21:58:00Z">
        <w:r w:rsidDel="00CC1887">
          <w:delText xml:space="preserve">[[DATE] </w:delText>
        </w:r>
        <w:r w:rsidDel="00CC1887">
          <w:rPr>
            <w:b/>
          </w:rPr>
          <w:delText>OR</w:delText>
        </w:r>
        <w:r w:rsidDel="00CC1887">
          <w:delText xml:space="preserve"> </w:delText>
        </w:r>
      </w:del>
      <w:r>
        <w:t>the [NUMBER] anniversary of the Effective Date</w:t>
      </w:r>
      <w:del w:id="474" w:author="David Sant" w:date="2025-11-27T21:58:00Z" w16du:dateUtc="2025-11-27T21:58:00Z">
        <w:r w:rsidDel="00CC1887">
          <w:delText>]</w:delText>
        </w:r>
      </w:del>
      <w:r>
        <w:t xml:space="preserve"> (</w:t>
      </w:r>
      <w:r>
        <w:rPr>
          <w:rStyle w:val="DefTerm"/>
        </w:rPr>
        <w:t>Term</w:t>
      </w:r>
      <w:r>
        <w:t>) when it terminates automatically without notice.</w:t>
      </w:r>
      <w:bookmarkEnd w:id="467"/>
    </w:p>
    <w:p w14:paraId="447E7EAF" w14:textId="0244D71E" w:rsidR="00E76087" w:rsidRDefault="00000000" w:rsidP="00575092">
      <w:pPr>
        <w:pStyle w:val="Untitledsubclause1"/>
      </w:pPr>
      <w:bookmarkStart w:id="475" w:name="a447276"/>
      <w:r>
        <w:t xml:space="preserve">The Supplier shall provide the Services to the </w:t>
      </w:r>
      <w:del w:id="476" w:author="David Sant" w:date="2025-11-27T21:39:00Z" w16du:dateUtc="2025-11-27T21:39:00Z">
        <w:r>
          <w:delText>Customer</w:delText>
        </w:r>
      </w:del>
      <w:ins w:id="477" w:author="David Sant" w:date="2025-11-27T21:39:00Z" w16du:dateUtc="2025-11-27T21:39:00Z">
        <w:r w:rsidR="00577940">
          <w:t>Norton</w:t>
        </w:r>
      </w:ins>
      <w:r>
        <w:t xml:space="preserve"> in accordance with this agreement </w:t>
      </w:r>
      <w:del w:id="478" w:author="David Sant" w:date="2025-11-27T22:11:00Z" w16du:dateUtc="2025-11-27T22:11:00Z">
        <w:r w:rsidDel="009525B5">
          <w:delText>[</w:delText>
        </w:r>
      </w:del>
      <w:r>
        <w:t xml:space="preserve">from </w:t>
      </w:r>
      <w:del w:id="479" w:author="David Sant" w:date="2025-11-27T22:12:00Z" w16du:dateUtc="2025-11-27T22:12:00Z">
        <w:r w:rsidDel="009525B5">
          <w:delText xml:space="preserve">[DATE] </w:delText>
        </w:r>
        <w:r w:rsidDel="009525B5">
          <w:rPr>
            <w:b/>
          </w:rPr>
          <w:delText>OR</w:delText>
        </w:r>
        <w:r w:rsidDel="009525B5">
          <w:delText xml:space="preserve"> </w:delText>
        </w:r>
      </w:del>
      <w:r>
        <w:t>the Effective Date</w:t>
      </w:r>
      <w:del w:id="480" w:author="David Sant" w:date="2025-11-27T22:12:00Z" w16du:dateUtc="2025-11-27T22:12:00Z">
        <w:r w:rsidDel="009525B5">
          <w:delText>]</w:delText>
        </w:r>
      </w:del>
      <w:r>
        <w:t>.</w:t>
      </w:r>
      <w:bookmarkEnd w:id="475"/>
    </w:p>
    <w:p w14:paraId="43CEDE35" w14:textId="2165A5AF" w:rsidR="00E76087" w:rsidRDefault="00000000" w:rsidP="00575092">
      <w:pPr>
        <w:pStyle w:val="TitleClause"/>
      </w:pPr>
      <w:del w:id="481" w:author="David Sant" w:date="2025-11-27T21:39:00Z" w16du:dateUtc="2025-11-27T21:39:00Z">
        <w:r>
          <w:fldChar w:fldCharType="begin"/>
        </w:r>
        <w:r>
          <w:delInstrText>TC "3. Non-exclusivity and Customer Affiliates" \l 1</w:delInstrText>
        </w:r>
        <w:r>
          <w:fldChar w:fldCharType="end"/>
        </w:r>
        <w:r>
          <w:delText>[</w:delText>
        </w:r>
      </w:del>
      <w:ins w:id="482" w:author="David Sant" w:date="2025-11-27T21:39:00Z" w16du:dateUtc="2025-11-27T21:39:00Z">
        <w:r>
          <w:fldChar w:fldCharType="begin"/>
        </w:r>
        <w:r>
          <w:instrText>TC "3. Non-exclusivity and Customer Affiliates" \l 1</w:instrText>
        </w:r>
        <w:r>
          <w:fldChar w:fldCharType="end"/>
        </w:r>
      </w:ins>
      <w:bookmarkStart w:id="483" w:name="_Toc256000002"/>
      <w:bookmarkStart w:id="484" w:name="a278903"/>
      <w:r>
        <w:t>Non-exclusivity</w:t>
      </w:r>
      <w:r>
        <w:fldChar w:fldCharType="begin"/>
      </w:r>
      <w:r>
        <w:instrText>MACROBUTTON optional</w:instrText>
      </w:r>
      <w:r>
        <w:fldChar w:fldCharType="end"/>
      </w:r>
      <w:r>
        <w:t xml:space="preserve"> and </w:t>
      </w:r>
      <w:del w:id="485" w:author="David Sant" w:date="2025-11-27T21:39:00Z" w16du:dateUtc="2025-11-27T21:39:00Z">
        <w:r>
          <w:delText>Customer</w:delText>
        </w:r>
      </w:del>
      <w:ins w:id="486" w:author="David Sant" w:date="2025-11-27T21:39:00Z" w16du:dateUtc="2025-11-27T21:39:00Z">
        <w:r w:rsidR="00577940">
          <w:t>Norton</w:t>
        </w:r>
      </w:ins>
      <w:r>
        <w:t xml:space="preserve"> Affiliates</w:t>
      </w:r>
      <w:bookmarkEnd w:id="483"/>
      <w:bookmarkEnd w:id="484"/>
    </w:p>
    <w:p w14:paraId="722F80E6" w14:textId="5391F2F4" w:rsidR="00E76087" w:rsidRDefault="00000000" w:rsidP="00575092">
      <w:pPr>
        <w:pStyle w:val="Untitledsubclause1"/>
      </w:pPr>
      <w:bookmarkStart w:id="487" w:name="a133939"/>
      <w:commentRangeStart w:id="488"/>
      <w:r>
        <w:t xml:space="preserve">The supply of Services under this agreement is not an exclusive arrangement. The </w:t>
      </w:r>
      <w:del w:id="489" w:author="David Sant" w:date="2025-11-27T21:39:00Z" w16du:dateUtc="2025-11-27T21:39:00Z">
        <w:r>
          <w:delText>Customer</w:delText>
        </w:r>
      </w:del>
      <w:ins w:id="490" w:author="David Sant" w:date="2025-11-27T21:39:00Z" w16du:dateUtc="2025-11-27T21:39:00Z">
        <w:r w:rsidR="00577940">
          <w:t>Norton</w:t>
        </w:r>
      </w:ins>
      <w:r>
        <w:t xml:space="preserve"> may purchase services that are the same as or </w:t>
      </w:r>
      <w:proofErr w:type="gramStart"/>
      <w:r>
        <w:t>similar to</w:t>
      </w:r>
      <w:proofErr w:type="gramEnd"/>
      <w:r>
        <w:t xml:space="preserve"> the Services from any third party or provide them itself.</w:t>
      </w:r>
      <w:bookmarkEnd w:id="487"/>
      <w:commentRangeEnd w:id="488"/>
      <w:r w:rsidR="009525B5">
        <w:rPr>
          <w:rStyle w:val="CommentReference"/>
          <w:rFonts w:asciiTheme="minorHAnsi" w:eastAsiaTheme="minorHAnsi" w:hAnsiTheme="minorHAnsi" w:cstheme="minorBidi"/>
        </w:rPr>
        <w:commentReference w:id="488"/>
      </w:r>
    </w:p>
    <w:p w14:paraId="2370FC1B" w14:textId="16237253" w:rsidR="00E76087" w:rsidRDefault="00000000" w:rsidP="00575092">
      <w:pPr>
        <w:pStyle w:val="Untitledsubclause1"/>
      </w:pPr>
      <w:bookmarkStart w:id="491" w:name="a779103"/>
      <w:del w:id="492" w:author="David Sant" w:date="2025-11-27T22:12:00Z" w16du:dateUtc="2025-11-27T22:12:00Z">
        <w:r w:rsidDel="009525B5">
          <w:delText xml:space="preserve">The </w:delText>
        </w:r>
      </w:del>
      <w:del w:id="493" w:author="David Sant" w:date="2025-11-27T21:39:00Z" w16du:dateUtc="2025-11-27T21:39:00Z">
        <w:r>
          <w:delText>Customer's</w:delText>
        </w:r>
      </w:del>
      <w:ins w:id="494" w:author="David Sant" w:date="2025-11-27T21:39:00Z" w16du:dateUtc="2025-11-27T21:39:00Z">
        <w:r w:rsidR="00577940">
          <w:t>Norton</w:t>
        </w:r>
        <w:r>
          <w:t>'s</w:t>
        </w:r>
      </w:ins>
      <w:r>
        <w:t xml:space="preserve"> Affiliates may receive Services under this agreement.</w:t>
      </w:r>
      <w:bookmarkEnd w:id="491"/>
    </w:p>
    <w:p w14:paraId="408457B9" w14:textId="62EB9ECD" w:rsidR="00E76087" w:rsidRDefault="00000000" w:rsidP="00575092">
      <w:pPr>
        <w:pStyle w:val="Untitledsubclause1"/>
      </w:pPr>
      <w:bookmarkStart w:id="495" w:name="a241814"/>
      <w:del w:id="496" w:author="David Sant" w:date="2025-11-27T22:13:00Z" w16du:dateUtc="2025-11-27T22:13:00Z">
        <w:r w:rsidDel="009525B5">
          <w:delText xml:space="preserve">The </w:delText>
        </w:r>
      </w:del>
      <w:del w:id="497" w:author="David Sant" w:date="2025-11-27T21:39:00Z" w16du:dateUtc="2025-11-27T21:39:00Z">
        <w:r>
          <w:delText>Customer</w:delText>
        </w:r>
      </w:del>
      <w:ins w:id="498" w:author="David Sant" w:date="2025-11-27T21:39:00Z" w16du:dateUtc="2025-11-27T21:39:00Z">
        <w:r w:rsidR="00577940">
          <w:t>Norton</w:t>
        </w:r>
      </w:ins>
      <w:r>
        <w:t xml:space="preserve"> may require the Supplier to enter into a written agreement with any of its Affiliates that incorporates the terms of this agreement and creates a direct relationship between the Supplier and the Affiliate (</w:t>
      </w:r>
      <w:r>
        <w:rPr>
          <w:rStyle w:val="DefTerm"/>
        </w:rPr>
        <w:t>Adoption Agreement</w:t>
      </w:r>
      <w:r>
        <w:t xml:space="preserve">). Alternatively, the </w:t>
      </w:r>
      <w:del w:id="499" w:author="David Sant" w:date="2025-11-27T21:39:00Z" w16du:dateUtc="2025-11-27T21:39:00Z">
        <w:r>
          <w:delText>Customer</w:delText>
        </w:r>
      </w:del>
      <w:ins w:id="500" w:author="David Sant" w:date="2025-11-27T21:39:00Z" w16du:dateUtc="2025-11-27T21:39:00Z">
        <w:r w:rsidR="00577940">
          <w:t>Norton</w:t>
        </w:r>
      </w:ins>
      <w:r>
        <w:t xml:space="preserve"> may require the Supplier to provide Services to an Affiliate without an Adoption Agreement in which case:</w:t>
      </w:r>
      <w:bookmarkEnd w:id="495"/>
    </w:p>
    <w:p w14:paraId="30262BB9" w14:textId="7BC0FDEF" w:rsidR="00E76087" w:rsidRDefault="00000000" w:rsidP="00575092">
      <w:pPr>
        <w:pStyle w:val="Untitledsubclause2"/>
      </w:pPr>
      <w:bookmarkStart w:id="501" w:name="a843634"/>
      <w:r>
        <w:t xml:space="preserve">the </w:t>
      </w:r>
      <w:del w:id="502" w:author="David Sant" w:date="2025-11-27T21:39:00Z" w16du:dateUtc="2025-11-27T21:39:00Z">
        <w:r>
          <w:delText>Customer</w:delText>
        </w:r>
      </w:del>
      <w:ins w:id="503" w:author="David Sant" w:date="2025-11-27T21:39:00Z" w16du:dateUtc="2025-11-27T21:39:00Z">
        <w:r w:rsidR="00577940">
          <w:t>Norton</w:t>
        </w:r>
      </w:ins>
      <w:r>
        <w:t xml:space="preserve"> shall procure that the Affiliate complies with the terms of this agreement as if it were a party to this agreement in place of the </w:t>
      </w:r>
      <w:del w:id="504" w:author="David Sant" w:date="2025-11-27T21:39:00Z" w16du:dateUtc="2025-11-27T21:39:00Z">
        <w:r>
          <w:delText>Customer</w:delText>
        </w:r>
      </w:del>
      <w:proofErr w:type="gramStart"/>
      <w:ins w:id="505" w:author="David Sant" w:date="2025-11-27T21:39:00Z" w16du:dateUtc="2025-11-27T21:39:00Z">
        <w:r w:rsidR="00577940">
          <w:t>Norton</w:t>
        </w:r>
      </w:ins>
      <w:r>
        <w:t>;</w:t>
      </w:r>
      <w:bookmarkEnd w:id="501"/>
      <w:proofErr w:type="gramEnd"/>
    </w:p>
    <w:p w14:paraId="4368380A" w14:textId="35DAB29C" w:rsidR="00E76087" w:rsidRDefault="00000000" w:rsidP="00575092">
      <w:pPr>
        <w:pStyle w:val="Untitledsubclause2"/>
      </w:pPr>
      <w:bookmarkStart w:id="506" w:name="a452337"/>
      <w:r>
        <w:t xml:space="preserve">the </w:t>
      </w:r>
      <w:del w:id="507" w:author="David Sant" w:date="2025-11-27T21:39:00Z" w16du:dateUtc="2025-11-27T21:39:00Z">
        <w:r>
          <w:delText>Customer</w:delText>
        </w:r>
      </w:del>
      <w:ins w:id="508" w:author="David Sant" w:date="2025-11-27T21:39:00Z" w16du:dateUtc="2025-11-27T21:39:00Z">
        <w:r w:rsidR="00577940">
          <w:t>Norton</w:t>
        </w:r>
      </w:ins>
      <w:r>
        <w:t xml:space="preserve"> shall be liable for the acts and omissions of the Affiliate as if they were its own acts and </w:t>
      </w:r>
      <w:proofErr w:type="gramStart"/>
      <w:r>
        <w:t>omissions;</w:t>
      </w:r>
      <w:bookmarkEnd w:id="506"/>
      <w:proofErr w:type="gramEnd"/>
    </w:p>
    <w:p w14:paraId="103ABDB0" w14:textId="77777777" w:rsidR="00E76087" w:rsidRDefault="00000000" w:rsidP="00575092">
      <w:pPr>
        <w:pStyle w:val="Untitledsubclause2"/>
      </w:pPr>
      <w:bookmarkStart w:id="509" w:name="a760812"/>
      <w:r>
        <w:t xml:space="preserve">the Supplier shall invoice the Affiliate for the Charges and other costs and expenses incurred in relation to the Services provided to the </w:t>
      </w:r>
      <w:proofErr w:type="gramStart"/>
      <w:r>
        <w:t>Affiliate;</w:t>
      </w:r>
      <w:bookmarkEnd w:id="509"/>
      <w:proofErr w:type="gramEnd"/>
    </w:p>
    <w:p w14:paraId="388BCB8D" w14:textId="62E5D431" w:rsidR="00E76087" w:rsidRDefault="00000000" w:rsidP="00575092">
      <w:pPr>
        <w:pStyle w:val="Untitledsubclause2"/>
      </w:pPr>
      <w:bookmarkStart w:id="510" w:name="a736475"/>
      <w:r>
        <w:lastRenderedPageBreak/>
        <w:t xml:space="preserve">the Supplier shall deal with the Affiliate as if it were a party to this agreement in place of the </w:t>
      </w:r>
      <w:del w:id="511" w:author="David Sant" w:date="2025-11-27T21:39:00Z" w16du:dateUtc="2025-11-27T21:39:00Z">
        <w:r>
          <w:delText>Customer</w:delText>
        </w:r>
      </w:del>
      <w:ins w:id="512" w:author="David Sant" w:date="2025-11-27T21:39:00Z" w16du:dateUtc="2025-11-27T21:39:00Z">
        <w:r w:rsidR="00577940">
          <w:t>Norton</w:t>
        </w:r>
      </w:ins>
      <w:r>
        <w:t xml:space="preserve">. The Affiliate shall have the same rights as the </w:t>
      </w:r>
      <w:del w:id="513" w:author="David Sant" w:date="2025-11-27T21:39:00Z" w16du:dateUtc="2025-11-27T21:39:00Z">
        <w:r>
          <w:delText>Customer</w:delText>
        </w:r>
      </w:del>
      <w:ins w:id="514" w:author="David Sant" w:date="2025-11-27T21:39:00Z" w16du:dateUtc="2025-11-27T21:39:00Z">
        <w:r w:rsidR="00577940">
          <w:t>Norton</w:t>
        </w:r>
      </w:ins>
      <w:r>
        <w:t xml:space="preserve"> under this agreement and may enforce its terms against the Supplier; and</w:t>
      </w:r>
      <w:bookmarkEnd w:id="510"/>
    </w:p>
    <w:p w14:paraId="660CA60E" w14:textId="0817AA9E" w:rsidR="00E76087" w:rsidRDefault="00000000" w:rsidP="00575092">
      <w:pPr>
        <w:pStyle w:val="Untitledsubclause2"/>
      </w:pPr>
      <w:bookmarkStart w:id="515" w:name="a730466"/>
      <w:r>
        <w:t xml:space="preserve">the </w:t>
      </w:r>
      <w:del w:id="516" w:author="David Sant" w:date="2025-11-27T21:39:00Z" w16du:dateUtc="2025-11-27T21:39:00Z">
        <w:r>
          <w:delText>Customer</w:delText>
        </w:r>
      </w:del>
      <w:ins w:id="517" w:author="David Sant" w:date="2025-11-27T21:39:00Z" w16du:dateUtc="2025-11-27T21:39:00Z">
        <w:r w:rsidR="00577940">
          <w:t>Norton</w:t>
        </w:r>
      </w:ins>
      <w:r>
        <w:t xml:space="preserve"> may, as agent and trustee, enforce the terms of this agreement on behalf of any of its Affiliates and for this purpose the </w:t>
      </w:r>
      <w:del w:id="518" w:author="David Sant" w:date="2025-11-27T21:39:00Z" w16du:dateUtc="2025-11-27T21:39:00Z">
        <w:r>
          <w:delText>Customer</w:delText>
        </w:r>
      </w:del>
      <w:ins w:id="519" w:author="David Sant" w:date="2025-11-27T21:39:00Z" w16du:dateUtc="2025-11-27T21:39:00Z">
        <w:r w:rsidR="00577940">
          <w:t>Norton</w:t>
        </w:r>
      </w:ins>
      <w:r>
        <w:t xml:space="preserve"> may recover the Affiliate's Losses as if they were its own. In any case in which the </w:t>
      </w:r>
      <w:del w:id="520" w:author="David Sant" w:date="2025-11-27T21:39:00Z" w16du:dateUtc="2025-11-27T21:39:00Z">
        <w:r>
          <w:delText>Customer</w:delText>
        </w:r>
      </w:del>
      <w:ins w:id="521" w:author="David Sant" w:date="2025-11-27T21:39:00Z" w16du:dateUtc="2025-11-27T21:39:00Z">
        <w:r w:rsidR="00577940">
          <w:t>Norton</w:t>
        </w:r>
      </w:ins>
      <w:r>
        <w:t xml:space="preserve"> does enforce any term in this agreement on behalf of an Affiliate under this </w:t>
      </w:r>
      <w:r>
        <w:fldChar w:fldCharType="begin"/>
      </w:r>
      <w:r>
        <w:instrText>PAGEREF a730466\# "'clause '"  \h</w:instrText>
      </w:r>
      <w:r>
        <w:fldChar w:fldCharType="separate"/>
      </w:r>
      <w:r w:rsidR="009B649C">
        <w:rPr>
          <w:noProof/>
        </w:rPr>
        <w:t xml:space="preserve">clause </w:t>
      </w:r>
      <w:r>
        <w:fldChar w:fldCharType="end"/>
      </w:r>
      <w:r>
        <w:fldChar w:fldCharType="begin"/>
      </w:r>
      <w:r>
        <w:rPr>
          <w:highlight w:val="lightGray"/>
        </w:rPr>
        <w:instrText>REF a730466 \h \w</w:instrText>
      </w:r>
      <w:r>
        <w:fldChar w:fldCharType="separate"/>
      </w:r>
      <w:ins w:id="522" w:author="David Sant" w:date="2025-11-27T21:52:00Z" w16du:dateUtc="2025-11-27T21:52:00Z">
        <w:r w:rsidR="009B649C">
          <w:rPr>
            <w:highlight w:val="lightGray"/>
          </w:rPr>
          <w:t>3.3(e)</w:t>
        </w:r>
      </w:ins>
      <w:del w:id="523" w:author="David Sant" w:date="2025-11-27T21:52:00Z" w16du:dateUtc="2025-11-27T21:52:00Z">
        <w:r w:rsidDel="009B649C">
          <w:delText>3.3(e)</w:delText>
        </w:r>
      </w:del>
      <w:r>
        <w:fldChar w:fldCharType="end"/>
      </w:r>
      <w:r>
        <w:t xml:space="preserve">, that Affiliate may not exercise its rights under </w:t>
      </w:r>
      <w:r>
        <w:fldChar w:fldCharType="begin"/>
      </w:r>
      <w:r>
        <w:instrText>PAGEREF a736475\# "'clause '"  \h</w:instrText>
      </w:r>
      <w:r>
        <w:fldChar w:fldCharType="separate"/>
      </w:r>
      <w:r w:rsidR="009B649C">
        <w:rPr>
          <w:noProof/>
        </w:rPr>
        <w:t xml:space="preserve">clause </w:t>
      </w:r>
      <w:r>
        <w:fldChar w:fldCharType="end"/>
      </w:r>
      <w:r>
        <w:fldChar w:fldCharType="begin"/>
      </w:r>
      <w:r>
        <w:rPr>
          <w:highlight w:val="lightGray"/>
        </w:rPr>
        <w:instrText>REF a736475 \h \w</w:instrText>
      </w:r>
      <w:r>
        <w:fldChar w:fldCharType="separate"/>
      </w:r>
      <w:ins w:id="524" w:author="David Sant" w:date="2025-11-27T21:52:00Z" w16du:dateUtc="2025-11-27T21:52:00Z">
        <w:r w:rsidR="009B649C">
          <w:rPr>
            <w:highlight w:val="lightGray"/>
          </w:rPr>
          <w:t>3.3(d)</w:t>
        </w:r>
      </w:ins>
      <w:del w:id="525" w:author="David Sant" w:date="2025-11-27T21:52:00Z" w16du:dateUtc="2025-11-27T21:52:00Z">
        <w:r w:rsidDel="009B649C">
          <w:delText>3.3(d)</w:delText>
        </w:r>
      </w:del>
      <w:r>
        <w:fldChar w:fldCharType="end"/>
      </w:r>
      <w:r>
        <w:t>.]</w:t>
      </w:r>
      <w:bookmarkEnd w:id="515"/>
    </w:p>
    <w:p w14:paraId="0E4B4C05" w14:textId="77777777" w:rsidR="00E76087" w:rsidRPr="00A648F9" w:rsidRDefault="00000000" w:rsidP="00575092">
      <w:pPr>
        <w:pStyle w:val="TitleClause"/>
      </w:pPr>
      <w:r>
        <w:fldChar w:fldCharType="begin"/>
      </w:r>
      <w:r>
        <w:instrText>TC "4. Supplier's responsibilities" \l 1</w:instrText>
      </w:r>
      <w:r>
        <w:fldChar w:fldCharType="end"/>
      </w:r>
      <w:bookmarkStart w:id="526" w:name="_Toc256000003"/>
      <w:bookmarkStart w:id="527" w:name="a779361"/>
      <w:r>
        <w:t>Supplier's responsibilities</w:t>
      </w:r>
      <w:bookmarkEnd w:id="526"/>
      <w:bookmarkEnd w:id="527"/>
    </w:p>
    <w:p w14:paraId="79B002A0" w14:textId="77777777" w:rsidR="00E76087" w:rsidRDefault="00000000" w:rsidP="00575092">
      <w:pPr>
        <w:pStyle w:val="Untitledsubclause1"/>
      </w:pPr>
      <w:bookmarkStart w:id="528" w:name="a735943"/>
      <w:r>
        <w:t>The Supplier shall:</w:t>
      </w:r>
      <w:bookmarkEnd w:id="528"/>
    </w:p>
    <w:p w14:paraId="7061B7C5" w14:textId="77777777" w:rsidR="00E76087" w:rsidRDefault="00000000" w:rsidP="00575092">
      <w:pPr>
        <w:pStyle w:val="Untitledsubclause2"/>
      </w:pPr>
      <w:bookmarkStart w:id="529" w:name="a475991"/>
      <w:r>
        <w:t xml:space="preserve">provide the Services and Deliverables in accordance with the terms and conditions of this </w:t>
      </w:r>
      <w:proofErr w:type="gramStart"/>
      <w:r>
        <w:t>agreement;</w:t>
      </w:r>
      <w:proofErr w:type="gramEnd"/>
      <w:r>
        <w:t xml:space="preserve"> </w:t>
      </w:r>
      <w:bookmarkEnd w:id="529"/>
    </w:p>
    <w:p w14:paraId="6FD40650" w14:textId="4EEE9042" w:rsidR="00E76087" w:rsidRDefault="00000000" w:rsidP="00575092">
      <w:pPr>
        <w:pStyle w:val="Untitledsubclause2"/>
      </w:pPr>
      <w:bookmarkStart w:id="530" w:name="a706810"/>
      <w:r>
        <w:t xml:space="preserve">ensure that the Services and Deliverables conform to the </w:t>
      </w:r>
      <w:ins w:id="531" w:author="David Sant" w:date="2025-11-27T21:39:00Z" w16du:dateUtc="2025-11-27T21:39:00Z">
        <w:r>
          <w:t xml:space="preserve">Project Objectives, </w:t>
        </w:r>
      </w:ins>
      <w:r>
        <w:t xml:space="preserve">specifications, requirements and standards set out in </w:t>
      </w:r>
      <w:r>
        <w:fldChar w:fldCharType="begin"/>
      </w:r>
      <w:r>
        <w:rPr>
          <w:highlight w:val="lightGray"/>
        </w:rPr>
        <w:instrText>REF a326473 \h \w</w:instrText>
      </w:r>
      <w:r>
        <w:fldChar w:fldCharType="separate"/>
      </w:r>
      <w:r>
        <w:t>Schedule 1</w:t>
      </w:r>
      <w:r>
        <w:fldChar w:fldCharType="end"/>
      </w:r>
      <w:r>
        <w:t xml:space="preserve"> and that the Deliverables are fit for any purpose expressly or implicitly made known to the Supplier by the </w:t>
      </w:r>
      <w:del w:id="532" w:author="David Sant" w:date="2025-11-27T21:39:00Z" w16du:dateUtc="2025-11-27T21:39:00Z">
        <w:r>
          <w:delText>Customer</w:delText>
        </w:r>
      </w:del>
      <w:proofErr w:type="gramStart"/>
      <w:ins w:id="533" w:author="David Sant" w:date="2025-11-27T21:39:00Z" w16du:dateUtc="2025-11-27T21:39:00Z">
        <w:r w:rsidR="00577940">
          <w:t>Norton</w:t>
        </w:r>
      </w:ins>
      <w:r>
        <w:t>;</w:t>
      </w:r>
      <w:bookmarkEnd w:id="530"/>
      <w:proofErr w:type="gramEnd"/>
    </w:p>
    <w:p w14:paraId="34030DBE" w14:textId="2CAB96EB" w:rsidR="00E76087" w:rsidRDefault="00000000" w:rsidP="00575092">
      <w:pPr>
        <w:pStyle w:val="Untitledsubclause2"/>
      </w:pPr>
      <w:bookmarkStart w:id="534" w:name="a222126"/>
      <w:r>
        <w:t xml:space="preserve">perform the Services with </w:t>
      </w:r>
      <w:del w:id="535" w:author="David Sant" w:date="2025-11-27T22:13:00Z" w16du:dateUtc="2025-11-27T22:13:00Z">
        <w:r w:rsidDel="009525B5">
          <w:delText>[</w:delText>
        </w:r>
      </w:del>
      <w:del w:id="536" w:author="David Sant" w:date="2025-11-27T22:14:00Z" w16du:dateUtc="2025-11-27T22:14:00Z">
        <w:r w:rsidDel="009525B5">
          <w:delText xml:space="preserve">the highest level of care, skill and diligence in accordance with best practice in the Supplier's industry, profession or trade </w:delText>
        </w:r>
        <w:r w:rsidDel="009525B5">
          <w:rPr>
            <w:b/>
            <w:bCs/>
          </w:rPr>
          <w:delText>OR</w:delText>
        </w:r>
        <w:r w:rsidDel="009525B5">
          <w:delText xml:space="preserve"> </w:delText>
        </w:r>
      </w:del>
      <w:r>
        <w:t xml:space="preserve">the care, skill and diligence expected from a supplier </w:t>
      </w:r>
      <w:del w:id="537" w:author="David Sant" w:date="2025-11-27T22:14:00Z" w16du:dateUtc="2025-11-27T22:14:00Z">
        <w:r w:rsidDel="009525B5">
          <w:delText>[</w:delText>
        </w:r>
      </w:del>
      <w:r>
        <w:t xml:space="preserve">highly </w:t>
      </w:r>
      <w:del w:id="538" w:author="David Sant" w:date="2025-11-27T22:14:00Z" w16du:dateUtc="2025-11-27T22:14:00Z">
        <w:r w:rsidDel="009525B5">
          <w:rPr>
            <w:b/>
            <w:bCs/>
          </w:rPr>
          <w:delText>OR</w:delText>
        </w:r>
        <w:r w:rsidDel="009525B5">
          <w:delText xml:space="preserve"> reasonably and suitably] </w:delText>
        </w:r>
      </w:del>
      <w:r>
        <w:t>skilled and experienced in providing services similar to the Services</w:t>
      </w:r>
      <w:del w:id="539" w:author="David Sant" w:date="2025-11-27T22:14:00Z" w16du:dateUtc="2025-11-27T22:14:00Z">
        <w:r w:rsidDel="009525B5">
          <w:delText>]</w:delText>
        </w:r>
      </w:del>
      <w:r>
        <w:t>;</w:t>
      </w:r>
      <w:bookmarkEnd w:id="534"/>
    </w:p>
    <w:p w14:paraId="74331467" w14:textId="160A3E01" w:rsidR="00E76087" w:rsidRDefault="00000000" w:rsidP="00575092">
      <w:pPr>
        <w:pStyle w:val="Untitledsubclause2"/>
      </w:pPr>
      <w:bookmarkStart w:id="540" w:name="a218575"/>
      <w:r>
        <w:t>ensure that the Deliverables</w:t>
      </w:r>
      <w:del w:id="541" w:author="David Sant" w:date="2025-11-27T21:39:00Z" w16du:dateUtc="2025-11-27T21:39:00Z">
        <w:r>
          <w:delText>,</w:delText>
        </w:r>
      </w:del>
      <w:r w:rsidR="00AD1C9B">
        <w:t xml:space="preserve"> and</w:t>
      </w:r>
      <w:r>
        <w:t xml:space="preserve"> all goods, materials, standards and techniques used in providing the Services, are of the </w:t>
      </w:r>
      <w:del w:id="542" w:author="David Sant" w:date="2025-11-27T22:14:00Z" w16du:dateUtc="2025-11-27T22:14:00Z">
        <w:r w:rsidDel="009525B5">
          <w:delText xml:space="preserve">[best quality </w:delText>
        </w:r>
        <w:r w:rsidDel="009525B5">
          <w:rPr>
            <w:b/>
            <w:bCs/>
          </w:rPr>
          <w:delText>OR</w:delText>
        </w:r>
        <w:r w:rsidDel="009525B5">
          <w:delText xml:space="preserve"> </w:delText>
        </w:r>
      </w:del>
      <w:r>
        <w:t>standard expected of a market-leading provider of similar services</w:t>
      </w:r>
      <w:del w:id="543" w:author="David Sant" w:date="2025-11-27T22:14:00Z" w16du:dateUtc="2025-11-27T22:14:00Z">
        <w:r w:rsidDel="009525B5">
          <w:delText>]</w:delText>
        </w:r>
      </w:del>
      <w:r>
        <w:t xml:space="preserve"> and are free from defects in workmanship, installation and design </w:t>
      </w:r>
      <w:del w:id="544" w:author="David Sant" w:date="2025-11-27T22:14:00Z" w16du:dateUtc="2025-11-27T22:14:00Z">
        <w:r w:rsidDel="009525B5">
          <w:delText>[</w:delText>
        </w:r>
      </w:del>
      <w:r>
        <w:t>in all material respects</w:t>
      </w:r>
      <w:del w:id="545" w:author="David Sant" w:date="2025-11-27T22:14:00Z" w16du:dateUtc="2025-11-27T22:14:00Z">
        <w:r w:rsidDel="009525B5">
          <w:delText>]</w:delText>
        </w:r>
      </w:del>
      <w:r>
        <w:t xml:space="preserve">; </w:t>
      </w:r>
      <w:bookmarkEnd w:id="540"/>
    </w:p>
    <w:p w14:paraId="66A2A036" w14:textId="6B8DFD4E" w:rsidR="00E76087" w:rsidRDefault="00000000" w:rsidP="00575092">
      <w:pPr>
        <w:pStyle w:val="Untitledsubclause2"/>
      </w:pPr>
      <w:bookmarkStart w:id="546" w:name="a406431"/>
      <w:r>
        <w:t xml:space="preserve">co-operate with the </w:t>
      </w:r>
      <w:del w:id="547" w:author="David Sant" w:date="2025-11-27T21:39:00Z" w16du:dateUtc="2025-11-27T21:39:00Z">
        <w:r>
          <w:delText>Customer</w:delText>
        </w:r>
      </w:del>
      <w:ins w:id="548" w:author="David Sant" w:date="2025-11-27T21:39:00Z" w16du:dateUtc="2025-11-27T21:39:00Z">
        <w:r w:rsidR="00577940">
          <w:t>Norton</w:t>
        </w:r>
      </w:ins>
      <w:r>
        <w:t xml:space="preserve"> in all matters relating to the Services</w:t>
      </w:r>
      <w:del w:id="549" w:author="David Sant" w:date="2025-11-27T21:39:00Z" w16du:dateUtc="2025-11-27T21:39:00Z">
        <w:r>
          <w:delText>,</w:delText>
        </w:r>
      </w:del>
      <w:r w:rsidR="00AD1C9B">
        <w:t xml:space="preserve"> and</w:t>
      </w:r>
      <w:r>
        <w:t xml:space="preserve"> comply with the </w:t>
      </w:r>
      <w:del w:id="550" w:author="David Sant" w:date="2025-11-27T21:39:00Z" w16du:dateUtc="2025-11-27T21:39:00Z">
        <w:r>
          <w:delText>Customer's</w:delText>
        </w:r>
      </w:del>
      <w:ins w:id="551" w:author="David Sant" w:date="2025-11-27T21:39:00Z" w16du:dateUtc="2025-11-27T21:39:00Z">
        <w:r w:rsidR="00577940">
          <w:t>Norton</w:t>
        </w:r>
        <w:r>
          <w:t>'s</w:t>
        </w:r>
      </w:ins>
      <w:r>
        <w:t xml:space="preserve"> </w:t>
      </w:r>
      <w:del w:id="552" w:author="David Sant" w:date="2025-11-27T22:14:00Z" w16du:dateUtc="2025-11-27T22:14:00Z">
        <w:r w:rsidDel="009525B5">
          <w:delText>[</w:delText>
        </w:r>
      </w:del>
      <w:r>
        <w:t>reasonable</w:t>
      </w:r>
      <w:del w:id="553" w:author="David Sant" w:date="2025-11-27T22:14:00Z" w16du:dateUtc="2025-11-27T22:14:00Z">
        <w:r w:rsidDel="009525B5">
          <w:delText>]</w:delText>
        </w:r>
      </w:del>
      <w:r>
        <w:t xml:space="preserve"> instructions </w:t>
      </w:r>
      <w:del w:id="554" w:author="David Sant" w:date="2025-11-27T22:14:00Z" w16du:dateUtc="2025-11-27T22:14:00Z">
        <w:r w:rsidDel="009525B5">
          <w:delText>[</w:delText>
        </w:r>
      </w:del>
      <w:r>
        <w:t>as to the performance of the Services</w:t>
      </w:r>
      <w:del w:id="555" w:author="David Sant" w:date="2025-11-27T22:14:00Z" w16du:dateUtc="2025-11-27T22:14:00Z">
        <w:r w:rsidDel="009525B5">
          <w:delText>]</w:delText>
        </w:r>
      </w:del>
      <w:r>
        <w:t>;</w:t>
      </w:r>
      <w:bookmarkEnd w:id="546"/>
    </w:p>
    <w:p w14:paraId="07E92DEF" w14:textId="5FEC4760" w:rsidR="00E76087" w:rsidRDefault="00000000" w:rsidP="00575092">
      <w:pPr>
        <w:pStyle w:val="Untitledsubclause2"/>
      </w:pPr>
      <w:bookmarkStart w:id="556" w:name="a820257"/>
      <w:del w:id="557" w:author="David Sant" w:date="2025-11-27T22:14:00Z" w16du:dateUtc="2025-11-27T22:14:00Z">
        <w:r w:rsidDel="009525B5">
          <w:delText>[</w:delText>
        </w:r>
      </w:del>
      <w:r>
        <w:t xml:space="preserve">provide the </w:t>
      </w:r>
      <w:del w:id="558" w:author="David Sant" w:date="2025-11-27T21:39:00Z" w16du:dateUtc="2025-11-27T21:39:00Z">
        <w:r>
          <w:delText>Customer</w:delText>
        </w:r>
      </w:del>
      <w:ins w:id="559" w:author="David Sant" w:date="2025-11-27T21:39:00Z" w16du:dateUtc="2025-11-27T21:39:00Z">
        <w:r w:rsidR="00577940">
          <w:t>Norton</w:t>
        </w:r>
      </w:ins>
      <w:r>
        <w:t xml:space="preserve"> with information, advice and training as reasonably required by the </w:t>
      </w:r>
      <w:del w:id="560" w:author="David Sant" w:date="2025-11-27T21:39:00Z" w16du:dateUtc="2025-11-27T21:39:00Z">
        <w:r>
          <w:delText>Customer</w:delText>
        </w:r>
      </w:del>
      <w:ins w:id="561" w:author="David Sant" w:date="2025-11-27T21:39:00Z" w16du:dateUtc="2025-11-27T21:39:00Z">
        <w:r w:rsidR="00577940">
          <w:t>Norton</w:t>
        </w:r>
      </w:ins>
      <w:r>
        <w:t xml:space="preserve"> to make effective use of the Services;</w:t>
      </w:r>
      <w:r>
        <w:fldChar w:fldCharType="begin"/>
      </w:r>
      <w:r>
        <w:fldChar w:fldCharType="end"/>
      </w:r>
      <w:del w:id="562" w:author="David Sant" w:date="2025-11-27T22:14:00Z" w16du:dateUtc="2025-11-27T22:14:00Z">
        <w:r w:rsidDel="009525B5">
          <w:delText>]</w:delText>
        </w:r>
      </w:del>
      <w:bookmarkEnd w:id="556"/>
    </w:p>
    <w:p w14:paraId="1793D609" w14:textId="737C2D51" w:rsidR="00E76087" w:rsidRDefault="00000000" w:rsidP="00575092">
      <w:pPr>
        <w:pStyle w:val="Untitledsubclause2"/>
      </w:pPr>
      <w:bookmarkStart w:id="563" w:name="a508523"/>
      <w:r>
        <w:t>maintain all licences, consents and permissions needed to supply the Services in accordance with this agreement</w:t>
      </w:r>
      <w:del w:id="564" w:author="David Sant" w:date="2025-11-27T22:14:00Z" w16du:dateUtc="2025-11-27T22:14:00Z">
        <w:r w:rsidDel="009525B5">
          <w:delText>[</w:delText>
        </w:r>
      </w:del>
      <w:r>
        <w:t xml:space="preserve">, excluding any licences, consents and permissions that the </w:t>
      </w:r>
      <w:del w:id="565" w:author="David Sant" w:date="2025-11-27T21:39:00Z" w16du:dateUtc="2025-11-27T21:39:00Z">
        <w:r>
          <w:delText>Customer</w:delText>
        </w:r>
      </w:del>
      <w:ins w:id="566" w:author="David Sant" w:date="2025-11-27T21:39:00Z" w16du:dateUtc="2025-11-27T21:39:00Z">
        <w:r w:rsidR="00577940">
          <w:t>Norton</w:t>
        </w:r>
      </w:ins>
      <w:r>
        <w:t xml:space="preserve"> has agreed in writing to maintain</w:t>
      </w:r>
      <w:del w:id="567" w:author="David Sant" w:date="2025-11-27T22:15:00Z" w16du:dateUtc="2025-11-27T22:15:00Z">
        <w:r w:rsidDel="009525B5">
          <w:delText>]</w:delText>
        </w:r>
      </w:del>
      <w:r>
        <w:t xml:space="preserve">; </w:t>
      </w:r>
      <w:bookmarkEnd w:id="563"/>
    </w:p>
    <w:p w14:paraId="1D86D131" w14:textId="19706921" w:rsidR="00E76087" w:rsidRDefault="00000000" w:rsidP="00575092">
      <w:pPr>
        <w:pStyle w:val="Untitledsubclause2"/>
      </w:pPr>
      <w:bookmarkStart w:id="568" w:name="a824594"/>
      <w:r>
        <w:t xml:space="preserve">hold all </w:t>
      </w:r>
      <w:del w:id="569" w:author="David Sant" w:date="2025-11-27T21:39:00Z" w16du:dateUtc="2025-11-27T21:39:00Z">
        <w:r>
          <w:delText>Customer</w:delText>
        </w:r>
      </w:del>
      <w:ins w:id="570" w:author="David Sant" w:date="2025-11-27T21:39:00Z" w16du:dateUtc="2025-11-27T21:39:00Z">
        <w:r w:rsidR="00577940">
          <w:t>Norton</w:t>
        </w:r>
      </w:ins>
      <w:r>
        <w:t xml:space="preserve"> Materials in safe custody at its own risk and maintain the </w:t>
      </w:r>
      <w:del w:id="571" w:author="David Sant" w:date="2025-11-27T21:39:00Z" w16du:dateUtc="2025-11-27T21:39:00Z">
        <w:r>
          <w:delText>Customer</w:delText>
        </w:r>
      </w:del>
      <w:ins w:id="572" w:author="David Sant" w:date="2025-11-27T21:39:00Z" w16du:dateUtc="2025-11-27T21:39:00Z">
        <w:r w:rsidR="00577940">
          <w:t>Norton</w:t>
        </w:r>
      </w:ins>
      <w:r>
        <w:t xml:space="preserve"> Materials in good condition until returned to the </w:t>
      </w:r>
      <w:del w:id="573" w:author="David Sant" w:date="2025-11-27T21:39:00Z" w16du:dateUtc="2025-11-27T21:39:00Z">
        <w:r>
          <w:delText>Customer,</w:delText>
        </w:r>
      </w:del>
      <w:ins w:id="574" w:author="David Sant" w:date="2025-11-27T21:39:00Z" w16du:dateUtc="2025-11-27T21:39:00Z">
        <w:r w:rsidR="00577940">
          <w:t>Norton</w:t>
        </w:r>
      </w:ins>
      <w:r w:rsidR="00AD1C9B">
        <w:t xml:space="preserve"> and</w:t>
      </w:r>
      <w:r>
        <w:t xml:space="preserve"> not dispose of or use the </w:t>
      </w:r>
      <w:del w:id="575" w:author="David Sant" w:date="2025-11-27T21:39:00Z" w16du:dateUtc="2025-11-27T21:39:00Z">
        <w:r>
          <w:delText>Customer</w:delText>
        </w:r>
      </w:del>
      <w:ins w:id="576" w:author="David Sant" w:date="2025-11-27T21:39:00Z" w16du:dateUtc="2025-11-27T21:39:00Z">
        <w:r w:rsidR="00577940">
          <w:t>Norton</w:t>
        </w:r>
      </w:ins>
      <w:r>
        <w:t xml:space="preserve"> Materials other than in accordance with the </w:t>
      </w:r>
      <w:del w:id="577" w:author="David Sant" w:date="2025-11-27T21:39:00Z" w16du:dateUtc="2025-11-27T21:39:00Z">
        <w:r>
          <w:delText>Customer's</w:delText>
        </w:r>
      </w:del>
      <w:ins w:id="578" w:author="David Sant" w:date="2025-11-27T21:39:00Z" w16du:dateUtc="2025-11-27T21:39:00Z">
        <w:r w:rsidR="00577940">
          <w:t>Norton</w:t>
        </w:r>
        <w:r>
          <w:t>'s</w:t>
        </w:r>
      </w:ins>
      <w:r>
        <w:t xml:space="preserve"> written instructions or authorisations;</w:t>
      </w:r>
      <w:bookmarkEnd w:id="568"/>
    </w:p>
    <w:p w14:paraId="581407EF" w14:textId="087DD57B" w:rsidR="00E76087" w:rsidRDefault="00000000" w:rsidP="00575092">
      <w:pPr>
        <w:pStyle w:val="Untitledsubclause2"/>
      </w:pPr>
      <w:bookmarkStart w:id="579" w:name="a440369"/>
      <w:r>
        <w:t xml:space="preserve">take good care of the </w:t>
      </w:r>
      <w:del w:id="580" w:author="David Sant" w:date="2025-11-27T21:39:00Z" w16du:dateUtc="2025-11-27T21:39:00Z">
        <w:r>
          <w:delText>Customer</w:delText>
        </w:r>
      </w:del>
      <w:ins w:id="581" w:author="David Sant" w:date="2025-11-27T21:39:00Z" w16du:dateUtc="2025-11-27T21:39:00Z">
        <w:r w:rsidR="00577940">
          <w:t>Norton</w:t>
        </w:r>
      </w:ins>
      <w:r>
        <w:t xml:space="preserve"> Equipment in its possession or </w:t>
      </w:r>
      <w:proofErr w:type="gramStart"/>
      <w:r>
        <w:t>control;</w:t>
      </w:r>
      <w:bookmarkEnd w:id="579"/>
      <w:proofErr w:type="gramEnd"/>
    </w:p>
    <w:p w14:paraId="13815270" w14:textId="5E7395E4" w:rsidR="00E76087" w:rsidRDefault="00000000" w:rsidP="00575092">
      <w:pPr>
        <w:pStyle w:val="Untitledsubclause2"/>
      </w:pPr>
      <w:bookmarkStart w:id="582" w:name="a240611"/>
      <w:r>
        <w:t xml:space="preserve">not do or omit to do anything which may cause the </w:t>
      </w:r>
      <w:del w:id="583" w:author="David Sant" w:date="2025-11-27T21:39:00Z" w16du:dateUtc="2025-11-27T21:39:00Z">
        <w:r>
          <w:delText>Customer</w:delText>
        </w:r>
      </w:del>
      <w:ins w:id="584" w:author="David Sant" w:date="2025-11-27T21:39:00Z" w16du:dateUtc="2025-11-27T21:39:00Z">
        <w:r w:rsidR="00577940">
          <w:t>Norton</w:t>
        </w:r>
      </w:ins>
      <w:r>
        <w:t xml:space="preserve"> to lose any licence, authority, consent or permission on which it relies for the purposes of conducting its </w:t>
      </w:r>
      <w:proofErr w:type="gramStart"/>
      <w:r>
        <w:t>business;</w:t>
      </w:r>
      <w:bookmarkEnd w:id="582"/>
      <w:proofErr w:type="gramEnd"/>
    </w:p>
    <w:p w14:paraId="63445AC4" w14:textId="1FB635BC" w:rsidR="00E76087" w:rsidRDefault="00000000" w:rsidP="00575092">
      <w:pPr>
        <w:pStyle w:val="Untitledsubclause2"/>
      </w:pPr>
      <w:bookmarkStart w:id="585" w:name="a685878"/>
      <w:r>
        <w:lastRenderedPageBreak/>
        <w:t xml:space="preserve">notify the </w:t>
      </w:r>
      <w:del w:id="586" w:author="David Sant" w:date="2025-11-27T21:39:00Z" w16du:dateUtc="2025-11-27T21:39:00Z">
        <w:r>
          <w:delText>Customer</w:delText>
        </w:r>
      </w:del>
      <w:ins w:id="587" w:author="David Sant" w:date="2025-11-27T21:39:00Z" w16du:dateUtc="2025-11-27T21:39:00Z">
        <w:r w:rsidR="00577940">
          <w:t>Norton</w:t>
        </w:r>
      </w:ins>
      <w:r>
        <w:t xml:space="preserve"> in writing immediately on the occurrence of a change of control of the Supplier; </w:t>
      </w:r>
      <w:bookmarkEnd w:id="585"/>
      <w:del w:id="588" w:author="David Sant" w:date="2025-11-27T21:39:00Z" w16du:dateUtc="2025-11-27T21:39:00Z">
        <w:r>
          <w:delText xml:space="preserve">and </w:delText>
        </w:r>
      </w:del>
    </w:p>
    <w:p w14:paraId="2C382618" w14:textId="77777777" w:rsidR="00000000" w:rsidRDefault="00000000" w:rsidP="00575092">
      <w:pPr>
        <w:pStyle w:val="Untitledsubclause2"/>
        <w:rPr>
          <w:del w:id="589" w:author="David Sant" w:date="2025-11-27T21:39:00Z" w16du:dateUtc="2025-11-27T21:39:00Z"/>
        </w:rPr>
      </w:pPr>
      <w:bookmarkStart w:id="590" w:name="a359369"/>
      <w:del w:id="591" w:author="David Sant" w:date="2025-11-27T21:39:00Z" w16du:dateUtc="2025-11-27T21:39:00Z">
        <w:r>
          <w:delText>[ANY OTHER GENERAL OBLIGATIONS].</w:delText>
        </w:r>
        <w:bookmarkEnd w:id="590"/>
      </w:del>
    </w:p>
    <w:p w14:paraId="011A346C" w14:textId="77777777" w:rsidR="00000000" w:rsidRPr="001825AF" w:rsidRDefault="00000000" w:rsidP="00575092">
      <w:pPr>
        <w:pStyle w:val="Untitledsubclause1"/>
        <w:rPr>
          <w:del w:id="592" w:author="David Sant" w:date="2025-11-27T21:39:00Z" w16du:dateUtc="2025-11-27T21:39:00Z"/>
        </w:rPr>
      </w:pPr>
      <w:bookmarkStart w:id="593" w:name="a526366"/>
      <w:del w:id="594" w:author="David Sant" w:date="2025-11-27T21:39:00Z" w16du:dateUtc="2025-11-27T21:39:00Z">
        <w:r>
          <w:delText xml:space="preserve">[Time is of the essence in relation to the Milestone Dates for the Supplier </w:delText>
        </w:r>
        <w:r>
          <w:rPr>
            <w:b/>
            <w:bCs/>
          </w:rPr>
          <w:delText>OR</w:delText>
        </w:r>
        <w:r>
          <w:delText xml:space="preserve"> The Supplier shall perform the Services and deliver the Deliverables in accordance with the Milestone Dates.] If the Supplier fails to meet a Milestone Date, then (without prejudice to [the Customer's right to terminate this agreement and] any other rights or remedies that the Customer may have):</w:delText>
        </w:r>
        <w:bookmarkEnd w:id="593"/>
      </w:del>
    </w:p>
    <w:p w14:paraId="6559D492" w14:textId="77777777" w:rsidR="00000000" w:rsidRDefault="00000000" w:rsidP="00575092">
      <w:pPr>
        <w:pStyle w:val="Untitledsubclause2"/>
        <w:rPr>
          <w:del w:id="595" w:author="David Sant" w:date="2025-11-27T21:39:00Z" w16du:dateUtc="2025-11-27T21:39:00Z"/>
        </w:rPr>
      </w:pPr>
      <w:bookmarkStart w:id="596" w:name="a994481"/>
      <w:del w:id="597" w:author="David Sant" w:date="2025-11-27T21:39:00Z" w16du:dateUtc="2025-11-27T21:39:00Z">
        <w:r>
          <w:delText xml:space="preserve">the Supplier shall, until the Customer exercises its rights under </w:delText>
        </w:r>
        <w:r>
          <w:fldChar w:fldCharType="begin"/>
        </w:r>
        <w:r>
          <w:delInstrText>PAGEREF a640358\# "'clause '"  \h</w:delInstrText>
        </w:r>
        <w:r>
          <w:fldChar w:fldCharType="separate"/>
        </w:r>
        <w:r>
          <w:delText xml:space="preserve">clause </w:delText>
        </w:r>
        <w:r>
          <w:fldChar w:fldCharType="end"/>
        </w:r>
        <w:r>
          <w:fldChar w:fldCharType="begin"/>
        </w:r>
        <w:r>
          <w:rPr>
            <w:highlight w:val="lightGray"/>
          </w:rPr>
          <w:delInstrText>REF a640358 \h \w</w:delInstrText>
        </w:r>
        <w:r>
          <w:fldChar w:fldCharType="separate"/>
        </w:r>
        <w:r>
          <w:delText>4.2(d)(i)</w:delText>
        </w:r>
        <w:r>
          <w:fldChar w:fldCharType="end"/>
        </w:r>
        <w:r>
          <w:delText>, take all additional steps necessary to perform the Services and deliver the Deliverables as soon as possible after the missed Milestone Date and at no additional cost to the Customer;</w:delText>
        </w:r>
        <w:bookmarkEnd w:id="596"/>
      </w:del>
    </w:p>
    <w:p w14:paraId="423CCDDD" w14:textId="77777777" w:rsidR="00000000" w:rsidRDefault="00000000" w:rsidP="00575092">
      <w:pPr>
        <w:pStyle w:val="Untitledsubclause2"/>
        <w:rPr>
          <w:del w:id="598" w:author="David Sant" w:date="2025-11-27T21:39:00Z" w16du:dateUtc="2025-11-27T21:39:00Z"/>
        </w:rPr>
      </w:pPr>
      <w:del w:id="599" w:author="David Sant" w:date="2025-11-27T21:39:00Z" w16du:dateUtc="2025-11-27T21:39:00Z">
        <w:r>
          <w:delText>the Customer may withhold payment for the delayed Services or Deliverables until the Supplier remedies the delay; [and]</w:delText>
        </w:r>
      </w:del>
    </w:p>
    <w:p w14:paraId="31B28103" w14:textId="77777777" w:rsidR="00000000" w:rsidRDefault="00000000" w:rsidP="00575092">
      <w:pPr>
        <w:pStyle w:val="Untitledsubclause2"/>
        <w:rPr>
          <w:del w:id="600" w:author="David Sant" w:date="2025-11-27T21:39:00Z" w16du:dateUtc="2025-11-27T21:39:00Z"/>
        </w:rPr>
      </w:pPr>
      <w:bookmarkStart w:id="601" w:name="a897887"/>
      <w:del w:id="602" w:author="David Sant" w:date="2025-11-27T21:39:00Z" w16du:dateUtc="2025-11-27T21:39:00Z">
        <w:r>
          <w:delText>[the Supplier shall pay the Customer, as liquidated damages, [[PERCENTAGE]% of the Charges for the delayed Services or Deliverables (</w:delText>
        </w:r>
        <w:r>
          <w:rPr>
            <w:rStyle w:val="DefTerm"/>
          </w:rPr>
          <w:delText>Relevant Charges</w:delText>
        </w:r>
        <w:r>
          <w:delText xml:space="preserve">) </w:delText>
        </w:r>
        <w:r>
          <w:rPr>
            <w:b/>
            <w:bCs/>
          </w:rPr>
          <w:delText>OR</w:delText>
        </w:r>
        <w:r>
          <w:delText xml:space="preserve"> £[AMOUNT]] for each [day's </w:delText>
        </w:r>
        <w:r>
          <w:rPr>
            <w:b/>
            <w:bCs/>
          </w:rPr>
          <w:delText>OR</w:delText>
        </w:r>
        <w:r>
          <w:delText xml:space="preserve"> [PERIOD]'s] delay, [up to a maximum of [[100]% of the Relevant Charges </w:delText>
        </w:r>
        <w:r>
          <w:rPr>
            <w:b/>
            <w:bCs/>
          </w:rPr>
          <w:delText>OR</w:delText>
        </w:r>
        <w:r>
          <w:delText xml:space="preserve"> £[AMOUNT]]; and]</w:delText>
        </w:r>
        <w:r>
          <w:fldChar w:fldCharType="begin"/>
        </w:r>
        <w:r>
          <w:fldChar w:fldCharType="end"/>
        </w:r>
        <w:r>
          <w:delText>]</w:delText>
        </w:r>
        <w:bookmarkEnd w:id="601"/>
      </w:del>
    </w:p>
    <w:p w14:paraId="280C0EE2" w14:textId="77777777" w:rsidR="00000000" w:rsidRDefault="00000000" w:rsidP="00575092">
      <w:pPr>
        <w:pStyle w:val="Untitledsubclause2"/>
        <w:rPr>
          <w:del w:id="603" w:author="David Sant" w:date="2025-11-27T21:39:00Z" w16du:dateUtc="2025-11-27T21:39:00Z"/>
        </w:rPr>
      </w:pPr>
      <w:bookmarkStart w:id="604" w:name="a317811"/>
      <w:del w:id="605" w:author="David Sant" w:date="2025-11-27T21:39:00Z" w16du:dateUtc="2025-11-27T21:39:00Z">
        <w:r>
          <w:delText>[if the Milestone Date is a Key Milestone Date, or the Supplier fails to perform any Services or deliver any Deliverables within [five] Business Days of the missed Milestone Date,] the Customer may:</w:delText>
        </w:r>
        <w:bookmarkEnd w:id="604"/>
      </w:del>
    </w:p>
    <w:p w14:paraId="71A3AFD1" w14:textId="77777777" w:rsidR="00000000" w:rsidRDefault="00000000" w:rsidP="00575092">
      <w:pPr>
        <w:pStyle w:val="Untitledsubclause3"/>
        <w:rPr>
          <w:del w:id="606" w:author="David Sant" w:date="2025-11-27T21:39:00Z" w16du:dateUtc="2025-11-27T21:39:00Z"/>
        </w:rPr>
      </w:pPr>
      <w:bookmarkStart w:id="607" w:name="a640358"/>
      <w:del w:id="608" w:author="David Sant" w:date="2025-11-27T21:39:00Z" w16du:dateUtc="2025-11-27T21:39:00Z">
        <w:r>
          <w:delText>refuse to accept any subsequent performance of the delayed Services or supply of the delayed Deliverables which the Supplier attempts to make;</w:delText>
        </w:r>
        <w:bookmarkEnd w:id="607"/>
      </w:del>
    </w:p>
    <w:p w14:paraId="2F9CDC37" w14:textId="77777777" w:rsidR="00000000" w:rsidRDefault="00000000" w:rsidP="00575092">
      <w:pPr>
        <w:pStyle w:val="Untitledsubclause3"/>
        <w:rPr>
          <w:del w:id="609" w:author="David Sant" w:date="2025-11-27T21:39:00Z" w16du:dateUtc="2025-11-27T21:39:00Z"/>
        </w:rPr>
      </w:pPr>
      <w:bookmarkStart w:id="610" w:name="a446024"/>
      <w:del w:id="611" w:author="David Sant" w:date="2025-11-27T21:39:00Z" w16du:dateUtc="2025-11-27T21:39:00Z">
        <w:r>
          <w:delText>purchase substitute services or deliverables from elsewhere [and reclaim from the Supplier any additional costs it incurs]; and</w:delText>
        </w:r>
        <w:bookmarkEnd w:id="610"/>
      </w:del>
    </w:p>
    <w:p w14:paraId="2FB8E40D" w14:textId="77777777" w:rsidR="00000000" w:rsidRDefault="00000000" w:rsidP="00575092">
      <w:pPr>
        <w:pStyle w:val="Untitledsubclause3"/>
        <w:rPr>
          <w:del w:id="612" w:author="David Sant" w:date="2025-11-27T21:39:00Z" w16du:dateUtc="2025-11-27T21:39:00Z"/>
        </w:rPr>
      </w:pPr>
      <w:bookmarkStart w:id="613" w:name="a940809"/>
      <w:del w:id="614" w:author="David Sant" w:date="2025-11-27T21:39:00Z" w16du:dateUtc="2025-11-27T21:39:00Z">
        <w:r>
          <w:delText>require the Supplier to immediately refund any sums previously paid by the Customer in respect of the delayed Services or Deliverables.</w:delText>
        </w:r>
        <w:bookmarkEnd w:id="613"/>
      </w:del>
    </w:p>
    <w:p w14:paraId="631197CB" w14:textId="77777777" w:rsidR="00000000" w:rsidRPr="00F32ED4" w:rsidRDefault="00000000" w:rsidP="00575092">
      <w:pPr>
        <w:pStyle w:val="Untitledsubclause1"/>
        <w:rPr>
          <w:del w:id="615" w:author="David Sant" w:date="2025-11-27T21:39:00Z" w16du:dateUtc="2025-11-27T21:39:00Z"/>
        </w:rPr>
      </w:pPr>
      <w:bookmarkStart w:id="616" w:name="a570785"/>
      <w:del w:id="617" w:author="David Sant" w:date="2025-11-27T21:39:00Z" w16du:dateUtc="2025-11-27T21:39:00Z">
        <w:r>
          <w:delText xml:space="preserve">[The Supplier shall pay the liquidated damages under </w:delText>
        </w:r>
        <w:r>
          <w:fldChar w:fldCharType="begin"/>
        </w:r>
        <w:r>
          <w:delInstrText>PAGEREF a897887\# "'clause '"  \h</w:delInstrText>
        </w:r>
        <w:r>
          <w:fldChar w:fldCharType="separate"/>
        </w:r>
        <w:r>
          <w:delText xml:space="preserve">clause </w:delText>
        </w:r>
        <w:r>
          <w:fldChar w:fldCharType="end"/>
        </w:r>
        <w:r>
          <w:fldChar w:fldCharType="begin"/>
        </w:r>
        <w:r>
          <w:rPr>
            <w:highlight w:val="lightGray"/>
          </w:rPr>
          <w:delInstrText>REF a897887 \h \w</w:delInstrText>
        </w:r>
        <w:r>
          <w:fldChar w:fldCharType="separate"/>
        </w:r>
        <w:r>
          <w:delText>4.2(c)</w:delText>
        </w:r>
        <w:r>
          <w:fldChar w:fldCharType="end"/>
        </w:r>
        <w:r>
          <w:delText xml:space="preserve"> on demand or the Customer may deduct them from its payments to the Supplier. The liquidated damages payable under </w:delText>
        </w:r>
        <w:r>
          <w:fldChar w:fldCharType="begin"/>
        </w:r>
        <w:r>
          <w:delInstrText>PAGEREF a897887\# "'clause '"  \h</w:delInstrText>
        </w:r>
        <w:r>
          <w:fldChar w:fldCharType="separate"/>
        </w:r>
        <w:r>
          <w:delText xml:space="preserve">clause </w:delText>
        </w:r>
        <w:r>
          <w:fldChar w:fldCharType="end"/>
        </w:r>
        <w:r>
          <w:fldChar w:fldCharType="begin"/>
        </w:r>
        <w:r>
          <w:rPr>
            <w:highlight w:val="lightGray"/>
          </w:rPr>
          <w:delInstrText>REF a897887 \h \w</w:delInstrText>
        </w:r>
        <w:r>
          <w:fldChar w:fldCharType="separate"/>
        </w:r>
        <w:r>
          <w:delText>4.2(c)</w:delText>
        </w:r>
        <w:r>
          <w:fldChar w:fldCharType="end"/>
        </w:r>
        <w:r>
          <w:delText xml:space="preserve"> shall start to accrue on the day after the missed Milestone Date and shall continue to accrue until:</w:delText>
        </w:r>
        <w:r>
          <w:fldChar w:fldCharType="begin"/>
        </w:r>
        <w:r>
          <w:delInstrText>MACROBUTTON optional</w:delInstrText>
        </w:r>
        <w:r>
          <w:fldChar w:fldCharType="end"/>
        </w:r>
        <w:bookmarkEnd w:id="616"/>
      </w:del>
    </w:p>
    <w:p w14:paraId="34F9351E" w14:textId="77777777" w:rsidR="00000000" w:rsidRPr="00F32ED4" w:rsidRDefault="00000000" w:rsidP="00575092">
      <w:pPr>
        <w:pStyle w:val="Untitledsubclause2"/>
        <w:rPr>
          <w:del w:id="618" w:author="David Sant" w:date="2025-11-27T21:39:00Z" w16du:dateUtc="2025-11-27T21:39:00Z"/>
        </w:rPr>
      </w:pPr>
      <w:bookmarkStart w:id="619" w:name="a174171"/>
      <w:del w:id="620" w:author="David Sant" w:date="2025-11-27T21:39:00Z" w16du:dateUtc="2025-11-27T21:39:00Z">
        <w:r>
          <w:delText>the Supplier completes the performance of the delayed Services or delivers the delayed Deliverables;</w:delText>
        </w:r>
        <w:bookmarkEnd w:id="619"/>
      </w:del>
    </w:p>
    <w:p w14:paraId="577788BA" w14:textId="77777777" w:rsidR="00000000" w:rsidRDefault="00000000" w:rsidP="00575092">
      <w:pPr>
        <w:pStyle w:val="Untitledsubclause2"/>
        <w:rPr>
          <w:del w:id="621" w:author="David Sant" w:date="2025-11-27T21:39:00Z" w16du:dateUtc="2025-11-27T21:39:00Z"/>
        </w:rPr>
      </w:pPr>
      <w:bookmarkStart w:id="622" w:name="a171496"/>
      <w:del w:id="623" w:author="David Sant" w:date="2025-11-27T21:39:00Z" w16du:dateUtc="2025-11-27T21:39:00Z">
        <w:r>
          <w:delText xml:space="preserve">the Customer exercises its rights under </w:delText>
        </w:r>
        <w:r>
          <w:fldChar w:fldCharType="begin"/>
        </w:r>
        <w:r>
          <w:delInstrText>PAGEREF a640358\# "'clause '"  \h</w:delInstrText>
        </w:r>
        <w:r>
          <w:fldChar w:fldCharType="separate"/>
        </w:r>
        <w:r>
          <w:delText xml:space="preserve">clause </w:delText>
        </w:r>
        <w:r>
          <w:fldChar w:fldCharType="end"/>
        </w:r>
        <w:r>
          <w:fldChar w:fldCharType="begin"/>
        </w:r>
        <w:r>
          <w:rPr>
            <w:highlight w:val="lightGray"/>
          </w:rPr>
          <w:delInstrText>REF a640358 \h \w</w:delInstrText>
        </w:r>
        <w:r>
          <w:fldChar w:fldCharType="separate"/>
        </w:r>
        <w:r>
          <w:delText>4.2(d)(i)</w:delText>
        </w:r>
        <w:r>
          <w:fldChar w:fldCharType="end"/>
        </w:r>
        <w:r>
          <w:delText xml:space="preserve"> or terminates this agreement;</w:delText>
        </w:r>
        <w:bookmarkEnd w:id="622"/>
      </w:del>
    </w:p>
    <w:p w14:paraId="1FC536B1" w14:textId="77777777" w:rsidR="00000000" w:rsidRPr="00F32ED4" w:rsidRDefault="00000000" w:rsidP="00575092">
      <w:pPr>
        <w:pStyle w:val="Untitledsubclause2"/>
        <w:rPr>
          <w:del w:id="624" w:author="David Sant" w:date="2025-11-27T21:39:00Z" w16du:dateUtc="2025-11-27T21:39:00Z"/>
        </w:rPr>
      </w:pPr>
      <w:bookmarkStart w:id="625" w:name="a762555"/>
      <w:del w:id="626" w:author="David Sant" w:date="2025-11-27T21:39:00Z" w16du:dateUtc="2025-11-27T21:39:00Z">
        <w:r>
          <w:delText xml:space="preserve">the accrued liquidated damages equal the maximum sum set out in </w:delText>
        </w:r>
        <w:r>
          <w:fldChar w:fldCharType="begin"/>
        </w:r>
        <w:r>
          <w:delInstrText>PAGEREF a897887\# "'clause '"  \h</w:delInstrText>
        </w:r>
        <w:r>
          <w:fldChar w:fldCharType="separate"/>
        </w:r>
        <w:r>
          <w:delText xml:space="preserve">clause </w:delText>
        </w:r>
        <w:r>
          <w:fldChar w:fldCharType="end"/>
        </w:r>
        <w:r>
          <w:fldChar w:fldCharType="begin"/>
        </w:r>
        <w:r>
          <w:rPr>
            <w:highlight w:val="lightGray"/>
          </w:rPr>
          <w:delInstrText>REF a897887 \h \w</w:delInstrText>
        </w:r>
        <w:r>
          <w:fldChar w:fldCharType="separate"/>
        </w:r>
        <w:r>
          <w:delText>4.2(c)</w:delText>
        </w:r>
        <w:r>
          <w:fldChar w:fldCharType="end"/>
        </w:r>
        <w:r>
          <w:delText>; or</w:delText>
        </w:r>
        <w:bookmarkEnd w:id="625"/>
      </w:del>
    </w:p>
    <w:p w14:paraId="6BCFE616" w14:textId="77777777" w:rsidR="00000000" w:rsidRDefault="00000000" w:rsidP="00575092">
      <w:pPr>
        <w:pStyle w:val="Untitledsubclause2"/>
        <w:rPr>
          <w:del w:id="627" w:author="David Sant" w:date="2025-11-27T21:39:00Z" w16du:dateUtc="2025-11-27T21:39:00Z"/>
        </w:rPr>
      </w:pPr>
      <w:bookmarkStart w:id="628" w:name="a157669"/>
      <w:del w:id="629" w:author="David Sant" w:date="2025-11-27T21:39:00Z" w16du:dateUtc="2025-11-27T21:39:00Z">
        <w:r>
          <w:delText>this agreement expires,</w:delText>
        </w:r>
        <w:bookmarkEnd w:id="628"/>
      </w:del>
    </w:p>
    <w:p w14:paraId="21BAC644" w14:textId="77777777" w:rsidR="00000000" w:rsidRDefault="00000000" w:rsidP="00575092">
      <w:pPr>
        <w:pStyle w:val="Parasubclause1"/>
        <w:rPr>
          <w:del w:id="630" w:author="David Sant" w:date="2025-11-27T21:39:00Z" w16du:dateUtc="2025-11-27T21:39:00Z"/>
        </w:rPr>
      </w:pPr>
      <w:del w:id="631" w:author="David Sant" w:date="2025-11-27T21:39:00Z" w16du:dateUtc="2025-11-27T21:39:00Z">
        <w:r>
          <w:delText>whichever is earlier. The parties confirm that these liquidated damages are reasonable and proportionate to protect the Customer's legitimate interest in timely performance.]</w:delText>
        </w:r>
      </w:del>
    </w:p>
    <w:p w14:paraId="1554E450" w14:textId="77777777" w:rsidR="00000000" w:rsidRPr="001551D2" w:rsidRDefault="00000000" w:rsidP="00575092">
      <w:pPr>
        <w:pStyle w:val="Untitledsubclause1"/>
        <w:rPr>
          <w:del w:id="632" w:author="David Sant" w:date="2025-11-27T21:39:00Z" w16du:dateUtc="2025-11-27T21:39:00Z"/>
        </w:rPr>
      </w:pPr>
      <w:bookmarkStart w:id="633" w:name="a497502"/>
      <w:del w:id="634" w:author="David Sant" w:date="2025-11-27T21:39:00Z" w16du:dateUtc="2025-11-27T21:39:00Z">
        <w:r>
          <w:delText xml:space="preserve">[The Supplier shall inform the Customer Contract Manager in writing on completion of each Milestone[, </w:delText>
        </w:r>
        <w:r>
          <w:rPr>
            <w:b/>
            <w:bCs/>
          </w:rPr>
          <w:delText>OR</w:delText>
        </w:r>
        <w:r>
          <w:delText xml:space="preserve"> or] Deliverable [or [OTHER TRIGGER FOR THE APPROVAL PROCEDURE] (each a </w:delText>
        </w:r>
        <w:r>
          <w:rPr>
            <w:b/>
            <w:bCs/>
          </w:rPr>
          <w:delText>Work Item</w:delText>
        </w:r>
        <w:r>
          <w:delText xml:space="preserve">). The Customer [may </w:delText>
        </w:r>
        <w:r>
          <w:rPr>
            <w:b/>
            <w:bCs/>
          </w:rPr>
          <w:delText>OR</w:delText>
        </w:r>
        <w:r>
          <w:delText xml:space="preserve"> shall] review the Work Item to determine if it conforms [in all material respects] to the requirements of this agreement, including any specifications or acceptance criteria set out in </w:delText>
        </w:r>
        <w:r>
          <w:fldChar w:fldCharType="begin"/>
        </w:r>
        <w:r>
          <w:rPr>
            <w:highlight w:val="lightGray"/>
          </w:rPr>
          <w:delInstrText>REF a326473 \h \w</w:delInstrText>
        </w:r>
        <w:r>
          <w:fldChar w:fldCharType="separate"/>
        </w:r>
        <w:r>
          <w:delText>Schedule 1</w:delText>
        </w:r>
        <w:r>
          <w:fldChar w:fldCharType="end"/>
        </w:r>
        <w:r>
          <w:delText>, and provide the Supplier with written approval of the Work Item or a written statement of errors to be corrected.</w:delText>
        </w:r>
        <w:r>
          <w:fldChar w:fldCharType="begin"/>
        </w:r>
        <w:r>
          <w:fldChar w:fldCharType="end"/>
        </w:r>
        <w:r>
          <w:delText>]</w:delText>
        </w:r>
        <w:bookmarkEnd w:id="633"/>
      </w:del>
    </w:p>
    <w:p w14:paraId="74C7A115" w14:textId="77777777" w:rsidR="00000000" w:rsidRPr="00E26BF5" w:rsidRDefault="00000000" w:rsidP="00575092">
      <w:pPr>
        <w:pStyle w:val="Untitledsubclause1"/>
        <w:rPr>
          <w:del w:id="635" w:author="David Sant" w:date="2025-11-27T21:39:00Z" w16du:dateUtc="2025-11-27T21:39:00Z"/>
        </w:rPr>
      </w:pPr>
      <w:bookmarkStart w:id="636" w:name="a224701"/>
      <w:del w:id="637" w:author="David Sant" w:date="2025-11-27T21:39:00Z" w16du:dateUtc="2025-11-27T21:39:00Z">
        <w:r>
          <w:delText xml:space="preserve">[The Customer shall not unreasonably withhold or delay its approval of a Work Item. [If the Customer puts any Work Item into commercial use or does not inform the Supplier in writing of any errors within [NUMBER] Business Days of being informed that that Work Item is complete under </w:delText>
        </w:r>
        <w:r>
          <w:fldChar w:fldCharType="begin"/>
        </w:r>
        <w:r>
          <w:delInstrText>PAGEREF a570785\# "'clause '"  \h</w:delInstrText>
        </w:r>
        <w:r>
          <w:fldChar w:fldCharType="separate"/>
        </w:r>
        <w:r>
          <w:delText xml:space="preserve">clause </w:delText>
        </w:r>
        <w:r>
          <w:fldChar w:fldCharType="end"/>
        </w:r>
        <w:r>
          <w:fldChar w:fldCharType="begin"/>
        </w:r>
        <w:r>
          <w:rPr>
            <w:highlight w:val="lightGray"/>
          </w:rPr>
          <w:delInstrText>REF a570785 \h \w</w:delInstrText>
        </w:r>
        <w:r>
          <w:fldChar w:fldCharType="separate"/>
        </w:r>
        <w:r>
          <w:delText>4.3</w:delText>
        </w:r>
        <w:r>
          <w:fldChar w:fldCharType="end"/>
        </w:r>
        <w:r>
          <w:delText>, the Work Item is deemed to be approved by the Customer.] If the Customer approves the Work Item with minor errors, the Supplier shall correct those minor errors promptly [and in any event in accordance with any timescales reasonably specified by the Customer].</w:delText>
        </w:r>
        <w:r>
          <w:fldChar w:fldCharType="begin"/>
        </w:r>
        <w:r>
          <w:fldChar w:fldCharType="end"/>
        </w:r>
        <w:r>
          <w:delText>]</w:delText>
        </w:r>
        <w:bookmarkEnd w:id="636"/>
      </w:del>
    </w:p>
    <w:p w14:paraId="297BA289" w14:textId="77777777" w:rsidR="00000000" w:rsidRDefault="00000000" w:rsidP="00575092">
      <w:pPr>
        <w:pStyle w:val="Untitledsubclause1"/>
        <w:rPr>
          <w:del w:id="638" w:author="David Sant" w:date="2025-11-27T21:39:00Z" w16du:dateUtc="2025-11-27T21:39:00Z"/>
        </w:rPr>
      </w:pPr>
      <w:bookmarkStart w:id="639" w:name="a656380"/>
      <w:del w:id="640" w:author="David Sant" w:date="2025-11-27T21:39:00Z" w16du:dateUtc="2025-11-27T21:39:00Z">
        <w:r>
          <w:delText xml:space="preserve">[If the Customer provides a written statement of errors, the Supplier shall correct the errors in the Work Item at no additional cost to the Customer. The Supplier shall do so within [[25]% of the duration of the original timeframe for provision of the Work Item </w:delText>
        </w:r>
        <w:r>
          <w:rPr>
            <w:b/>
            <w:bCs/>
          </w:rPr>
          <w:delText>OR</w:delText>
        </w:r>
        <w:r>
          <w:delText xml:space="preserve"> [five] Business Days after receiving the Customer's statement of errors </w:delText>
        </w:r>
        <w:r>
          <w:rPr>
            <w:b/>
            <w:bCs/>
          </w:rPr>
          <w:delText>OR</w:delText>
        </w:r>
        <w:r>
          <w:delText xml:space="preserve"> the timeframe reasonably specified by the Customer] (</w:delText>
        </w:r>
        <w:r>
          <w:rPr>
            <w:rStyle w:val="DefTerm"/>
          </w:rPr>
          <w:delText>Deadline</w:delText>
        </w:r>
        <w:r>
          <w:delText xml:space="preserve">) and inform the Customer Contract Manager in writing when the corrections are complete. The approval process in </w:delText>
        </w:r>
        <w:r>
          <w:fldChar w:fldCharType="begin"/>
        </w:r>
        <w:r>
          <w:delInstrText>PAGEREF a742289\# "'clause '"  \h</w:delInstrText>
        </w:r>
        <w:r>
          <w:fldChar w:fldCharType="separate"/>
        </w:r>
        <w:r>
          <w:rPr>
            <w:b/>
          </w:rPr>
          <w:delText>Error! Bookmark not defined.</w:delText>
        </w:r>
        <w:r>
          <w:fldChar w:fldCharType="end"/>
        </w:r>
        <w:r>
          <w:fldChar w:fldCharType="begin"/>
        </w:r>
        <w:r>
          <w:rPr>
            <w:highlight w:val="lightGray"/>
          </w:rPr>
          <w:delInstrText>REF a742289 \h \w</w:delInstrText>
        </w:r>
        <w:r>
          <w:fldChar w:fldCharType="separate"/>
        </w:r>
        <w:r>
          <w:delText>4.4</w:delText>
        </w:r>
        <w:r>
          <w:fldChar w:fldCharType="end"/>
        </w:r>
        <w:r>
          <w:delText xml:space="preserve"> and </w:delText>
        </w:r>
        <w:r>
          <w:fldChar w:fldCharType="begin"/>
        </w:r>
        <w:r>
          <w:delInstrText>PAGEREF a224701\# "'clause '"  \h</w:delInstrText>
        </w:r>
        <w:r>
          <w:fldChar w:fldCharType="separate"/>
        </w:r>
        <w:r>
          <w:delText xml:space="preserve">clause </w:delText>
        </w:r>
        <w:r>
          <w:fldChar w:fldCharType="end"/>
        </w:r>
        <w:r>
          <w:fldChar w:fldCharType="begin"/>
        </w:r>
        <w:r>
          <w:rPr>
            <w:highlight w:val="lightGray"/>
          </w:rPr>
          <w:delInstrText>REF a224701 \h \w</w:delInstrText>
        </w:r>
        <w:r>
          <w:fldChar w:fldCharType="separate"/>
        </w:r>
        <w:r>
          <w:delText>4.5</w:delText>
        </w:r>
        <w:r>
          <w:fldChar w:fldCharType="end"/>
        </w:r>
        <w:r>
          <w:delText xml:space="preserve"> shall then be repeated. If the Supplier fails to correct the errors by the Deadline, the Customer may (without prejudice to any other rights or remedies it may have):</w:delText>
        </w:r>
        <w:r>
          <w:fldChar w:fldCharType="begin"/>
        </w:r>
        <w:r>
          <w:delInstrText>MACROBUTTON optional</w:delInstrText>
        </w:r>
        <w:r>
          <w:fldChar w:fldCharType="end"/>
        </w:r>
        <w:bookmarkEnd w:id="639"/>
      </w:del>
    </w:p>
    <w:p w14:paraId="071717A6" w14:textId="77777777" w:rsidR="00000000" w:rsidRDefault="00000000" w:rsidP="00575092">
      <w:pPr>
        <w:pStyle w:val="Untitledsubclause2"/>
        <w:rPr>
          <w:del w:id="641" w:author="David Sant" w:date="2025-11-27T21:39:00Z" w16du:dateUtc="2025-11-27T21:39:00Z"/>
        </w:rPr>
      </w:pPr>
      <w:bookmarkStart w:id="642" w:name="a414380"/>
      <w:del w:id="643" w:author="David Sant" w:date="2025-11-27T21:39:00Z" w16du:dateUtc="2025-11-27T21:39:00Z">
        <w:r>
          <w:delText xml:space="preserve">require the Supplier to repeat the process to correct errors in this </w:delText>
        </w:r>
        <w:r>
          <w:fldChar w:fldCharType="begin"/>
        </w:r>
        <w:r>
          <w:delInstrText>PAGEREF a656380\# "'clause '"  \h</w:delInstrText>
        </w:r>
        <w:r>
          <w:fldChar w:fldCharType="separate"/>
        </w:r>
        <w:r>
          <w:delText xml:space="preserve">clause </w:delText>
        </w:r>
        <w:r>
          <w:fldChar w:fldCharType="end"/>
        </w:r>
        <w:r>
          <w:fldChar w:fldCharType="begin"/>
        </w:r>
        <w:r>
          <w:rPr>
            <w:highlight w:val="lightGray"/>
          </w:rPr>
          <w:delInstrText>REF a656380 \h \w</w:delInstrText>
        </w:r>
        <w:r>
          <w:fldChar w:fldCharType="separate"/>
        </w:r>
        <w:r>
          <w:delText>4.6</w:delText>
        </w:r>
        <w:r>
          <w:fldChar w:fldCharType="end"/>
        </w:r>
        <w:r>
          <w:delText xml:space="preserve">; </w:delText>
        </w:r>
        <w:bookmarkEnd w:id="642"/>
      </w:del>
    </w:p>
    <w:p w14:paraId="1BF2DF6C" w14:textId="77777777" w:rsidR="00000000" w:rsidRDefault="00000000" w:rsidP="00575092">
      <w:pPr>
        <w:pStyle w:val="Untitledsubclause2"/>
        <w:rPr>
          <w:del w:id="644" w:author="David Sant" w:date="2025-11-27T21:39:00Z" w16du:dateUtc="2025-11-27T21:39:00Z"/>
        </w:rPr>
      </w:pPr>
      <w:bookmarkStart w:id="645" w:name="a594741"/>
      <w:del w:id="646" w:author="David Sant" w:date="2025-11-27T21:39:00Z" w16du:dateUtc="2025-11-27T21:39:00Z">
        <w:r>
          <w:delText xml:space="preserve">approve the Work Item subject to [a reasonable deduction from the Charges to reflect the errors in the Work Item and the delays caused by the Work Item not being compliant when first completed </w:delText>
        </w:r>
        <w:r>
          <w:rPr>
            <w:b/>
            <w:bCs/>
          </w:rPr>
          <w:delText>OR</w:delText>
        </w:r>
        <w:r>
          <w:delText xml:space="preserve"> any conditions that the Customer reasonably determines [provided that the conditions may not, without the Supplier's prior written consent, increase its obligations or restrict its rights or remedies under this agreement]. If all the relevant conditions have not been met within the period specified by the Customer, the Customer may exercise its rights in </w:delText>
        </w:r>
        <w:r>
          <w:fldChar w:fldCharType="begin"/>
        </w:r>
        <w:r>
          <w:delInstrText>PAGEREF a359141\# "'clause '"  \h</w:delInstrText>
        </w:r>
        <w:r>
          <w:fldChar w:fldCharType="separate"/>
        </w:r>
        <w:r>
          <w:delText xml:space="preserve">clause </w:delText>
        </w:r>
        <w:r>
          <w:fldChar w:fldCharType="end"/>
        </w:r>
        <w:r>
          <w:fldChar w:fldCharType="begin"/>
        </w:r>
        <w:r>
          <w:rPr>
            <w:highlight w:val="lightGray"/>
          </w:rPr>
          <w:delInstrText>REF a359141 \h \w</w:delInstrText>
        </w:r>
        <w:r>
          <w:fldChar w:fldCharType="separate"/>
        </w:r>
        <w:r>
          <w:delText>4.6(c)</w:delText>
        </w:r>
        <w:r>
          <w:fldChar w:fldCharType="end"/>
        </w:r>
        <w:r>
          <w:delText xml:space="preserve"> and </w:delText>
        </w:r>
        <w:r>
          <w:fldChar w:fldCharType="begin"/>
        </w:r>
        <w:r>
          <w:delInstrText>PAGEREF a195818\# "'clause '"  \h</w:delInstrText>
        </w:r>
        <w:r>
          <w:fldChar w:fldCharType="separate"/>
        </w:r>
        <w:r>
          <w:delText xml:space="preserve">clause </w:delText>
        </w:r>
        <w:r>
          <w:fldChar w:fldCharType="end"/>
        </w:r>
        <w:r>
          <w:fldChar w:fldCharType="begin"/>
        </w:r>
        <w:r>
          <w:rPr>
            <w:highlight w:val="lightGray"/>
          </w:rPr>
          <w:delInstrText>REF a195818 \h \w</w:delInstrText>
        </w:r>
        <w:r>
          <w:fldChar w:fldCharType="separate"/>
        </w:r>
        <w:r>
          <w:delText>4.7</w:delText>
        </w:r>
        <w:r>
          <w:fldChar w:fldCharType="end"/>
        </w:r>
        <w:r>
          <w:delText xml:space="preserve">]; or </w:delText>
        </w:r>
        <w:bookmarkEnd w:id="645"/>
      </w:del>
    </w:p>
    <w:p w14:paraId="4F71FAD7" w14:textId="77777777" w:rsidR="00000000" w:rsidRDefault="00000000" w:rsidP="00575092">
      <w:pPr>
        <w:pStyle w:val="Untitledsubclause2"/>
        <w:rPr>
          <w:del w:id="647" w:author="David Sant" w:date="2025-11-27T21:39:00Z" w16du:dateUtc="2025-11-27T21:39:00Z"/>
        </w:rPr>
      </w:pPr>
      <w:bookmarkStart w:id="648" w:name="a359141"/>
      <w:del w:id="649" w:author="David Sant" w:date="2025-11-27T21:39:00Z" w16du:dateUtc="2025-11-27T21:39:00Z">
        <w:r>
          <w:delText>finally refuse to approve the Work Item and refuse any subsequent performance which the Supplier attempts to make. ]</w:delText>
        </w:r>
        <w:bookmarkEnd w:id="648"/>
      </w:del>
    </w:p>
    <w:p w14:paraId="62B0E451" w14:textId="77777777" w:rsidR="00000000" w:rsidRPr="00E26BF5" w:rsidRDefault="00000000" w:rsidP="00575092">
      <w:pPr>
        <w:pStyle w:val="Untitledsubclause1"/>
        <w:rPr>
          <w:del w:id="650" w:author="David Sant" w:date="2025-11-27T21:39:00Z" w16du:dateUtc="2025-11-27T21:39:00Z"/>
        </w:rPr>
      </w:pPr>
      <w:bookmarkStart w:id="651" w:name="a195818"/>
      <w:del w:id="652" w:author="David Sant" w:date="2025-11-27T21:39:00Z" w16du:dateUtc="2025-11-27T21:39:00Z">
        <w:r>
          <w:delText xml:space="preserve">[If the Customer finally refuses to approve a Work Item under </w:delText>
        </w:r>
        <w:r>
          <w:fldChar w:fldCharType="begin"/>
        </w:r>
        <w:r>
          <w:delInstrText>PAGEREF a359141\# "'clause '"  \h</w:delInstrText>
        </w:r>
        <w:r>
          <w:fldChar w:fldCharType="separate"/>
        </w:r>
        <w:r>
          <w:delText xml:space="preserve">clause </w:delText>
        </w:r>
        <w:r>
          <w:fldChar w:fldCharType="end"/>
        </w:r>
        <w:r>
          <w:fldChar w:fldCharType="begin"/>
        </w:r>
        <w:r>
          <w:rPr>
            <w:highlight w:val="lightGray"/>
          </w:rPr>
          <w:delInstrText>REF a359141 \h \w</w:delInstrText>
        </w:r>
        <w:r>
          <w:fldChar w:fldCharType="separate"/>
        </w:r>
        <w:r>
          <w:delText>4.6(c)</w:delText>
        </w:r>
        <w:r>
          <w:fldChar w:fldCharType="end"/>
        </w:r>
        <w:r>
          <w:delText>, it may (without prejudice to any other rights or remedies it may have) do one or more of the following:</w:delText>
        </w:r>
        <w:r>
          <w:fldChar w:fldCharType="begin"/>
        </w:r>
        <w:r>
          <w:delInstrText>MACROBUTTON optional</w:delInstrText>
        </w:r>
        <w:r>
          <w:fldChar w:fldCharType="end"/>
        </w:r>
        <w:bookmarkEnd w:id="651"/>
      </w:del>
    </w:p>
    <w:p w14:paraId="3733EBF1" w14:textId="77777777" w:rsidR="00000000" w:rsidRDefault="00000000" w:rsidP="00575092">
      <w:pPr>
        <w:pStyle w:val="Untitledsubclause2"/>
        <w:rPr>
          <w:del w:id="653" w:author="David Sant" w:date="2025-11-27T21:39:00Z" w16du:dateUtc="2025-11-27T21:39:00Z"/>
        </w:rPr>
      </w:pPr>
      <w:bookmarkStart w:id="654" w:name="a413726"/>
      <w:del w:id="655" w:author="David Sant" w:date="2025-11-27T21:39:00Z" w16du:dateUtc="2025-11-27T21:39:00Z">
        <w:r>
          <w:delText>refuse to pay for the Work Item and require the Supplier to immediately refund any sums previously paid to the Supplier for that Work Item; and</w:delText>
        </w:r>
        <w:bookmarkEnd w:id="654"/>
      </w:del>
    </w:p>
    <w:p w14:paraId="5DEF4155" w14:textId="77777777" w:rsidR="00000000" w:rsidRDefault="00000000" w:rsidP="00575092">
      <w:pPr>
        <w:pStyle w:val="Untitledsubclause2"/>
        <w:rPr>
          <w:del w:id="656" w:author="David Sant" w:date="2025-11-27T21:39:00Z" w16du:dateUtc="2025-11-27T21:39:00Z"/>
        </w:rPr>
      </w:pPr>
      <w:bookmarkStart w:id="657" w:name="a509930"/>
      <w:del w:id="658" w:author="David Sant" w:date="2025-11-27T21:39:00Z" w16du:dateUtc="2025-11-27T21:39:00Z">
        <w:r>
          <w:delText>purchase substitute services or deliverables from elsewhere [and reclaim from the Supplier any additional costs it incurs].]</w:delText>
        </w:r>
        <w:bookmarkEnd w:id="657"/>
      </w:del>
    </w:p>
    <w:p w14:paraId="3EAA5057" w14:textId="77777777" w:rsidR="00000000" w:rsidRDefault="00000000" w:rsidP="00575092">
      <w:pPr>
        <w:pStyle w:val="Untitledsubclause1"/>
        <w:rPr>
          <w:del w:id="659" w:author="David Sant" w:date="2025-11-27T21:39:00Z" w16du:dateUtc="2025-11-27T21:39:00Z"/>
        </w:rPr>
      </w:pPr>
      <w:bookmarkStart w:id="660" w:name="a622681"/>
      <w:del w:id="661" w:author="David Sant" w:date="2025-11-27T21:39:00Z" w16du:dateUtc="2025-11-27T21:39:00Z">
        <w:r>
          <w:delText xml:space="preserve">[Approval by the Customer of any Work Item does not mean that the Customer has varied or waived its requirements for any part of the Services. Approval is without prejudice to any rights or remedies of the Customer under the terms of this agreement or in law. </w:delText>
        </w:r>
        <w:r>
          <w:fldChar w:fldCharType="begin"/>
        </w:r>
        <w:r>
          <w:fldChar w:fldCharType="end"/>
        </w:r>
        <w:r>
          <w:delText>]</w:delText>
        </w:r>
        <w:bookmarkEnd w:id="660"/>
      </w:del>
    </w:p>
    <w:p w14:paraId="26D8FA1D" w14:textId="77777777" w:rsidR="00000000" w:rsidRDefault="00000000" w:rsidP="00575092">
      <w:pPr>
        <w:pStyle w:val="Untitledsubclause1"/>
        <w:rPr>
          <w:del w:id="662" w:author="David Sant" w:date="2025-11-27T21:39:00Z" w16du:dateUtc="2025-11-27T21:39:00Z"/>
        </w:rPr>
      </w:pPr>
      <w:bookmarkStart w:id="663" w:name="a424143"/>
      <w:del w:id="664" w:author="David Sant" w:date="2025-11-27T21:39:00Z" w16du:dateUtc="2025-11-27T21:39:00Z">
        <w:r>
          <w:delText xml:space="preserve">[All Supplier property, including Supplier Equipment, shall remain at the sole risk and responsibility of the Supplier, except that the Customer shall be liable for damage to any of the Supplier's property located on the Customer's premises [(with the Customer's prior written consent)] which is due to the negligent act or omission of the Customer. </w:delText>
        </w:r>
        <w:r>
          <w:fldChar w:fldCharType="begin"/>
        </w:r>
        <w:r>
          <w:fldChar w:fldCharType="end"/>
        </w:r>
        <w:r>
          <w:delText>]</w:delText>
        </w:r>
        <w:bookmarkEnd w:id="663"/>
      </w:del>
    </w:p>
    <w:p w14:paraId="505B075D" w14:textId="27EA063B" w:rsidR="00FC0BE8" w:rsidRDefault="00000000">
      <w:pPr>
        <w:pStyle w:val="Untitledsubclause2"/>
        <w:rPr>
          <w:ins w:id="665" w:author="David Sant" w:date="2025-11-27T21:39:00Z" w16du:dateUtc="2025-11-27T21:39:00Z"/>
        </w:rPr>
      </w:pPr>
      <w:bookmarkStart w:id="666" w:name="a961641"/>
      <w:ins w:id="667" w:author="David Sant" w:date="2025-11-27T21:39:00Z" w16du:dateUtc="2025-11-27T21:39:00Z">
        <w:r>
          <w:t>work co-operatively with Norton's technical teams and provide regular access to personnel as reasonably required for the performance of the Services;</w:t>
        </w:r>
        <w:r w:rsidR="00571880" w:rsidRPr="00571880">
          <w:t xml:space="preserve"> </w:t>
        </w:r>
        <w:r w:rsidR="00571880">
          <w:t>and</w:t>
        </w:r>
      </w:ins>
    </w:p>
    <w:p w14:paraId="4F3665C8" w14:textId="73C8F2F6" w:rsidR="00FC0BE8" w:rsidRDefault="00000000">
      <w:pPr>
        <w:pStyle w:val="Untitledsubclause2"/>
        <w:rPr>
          <w:ins w:id="668" w:author="David Sant" w:date="2025-11-27T21:39:00Z" w16du:dateUtc="2025-11-27T21:39:00Z"/>
        </w:rPr>
      </w:pPr>
      <w:ins w:id="669" w:author="David Sant" w:date="2025-11-27T21:39:00Z" w16du:dateUtc="2025-11-27T21:39:00Z">
        <w:r>
          <w:t>follow the Development Approach including Work Package planning, regular reviews</w:t>
        </w:r>
        <w:r w:rsidR="00AD1C9B">
          <w:t xml:space="preserve"> and</w:t>
        </w:r>
        <w:r>
          <w:t xml:space="preserve"> retrospectives</w:t>
        </w:r>
        <w:r w:rsidR="00571880">
          <w:t>.</w:t>
        </w:r>
      </w:ins>
    </w:p>
    <w:p w14:paraId="74EB922E" w14:textId="77777777" w:rsidR="00410374" w:rsidRDefault="00000000">
      <w:pPr>
        <w:pStyle w:val="TitleClause"/>
        <w:rPr>
          <w:ins w:id="670" w:author="David Sant" w:date="2025-11-27T21:39:00Z" w16du:dateUtc="2025-11-27T21:39:00Z"/>
        </w:rPr>
      </w:pPr>
      <w:ins w:id="671" w:author="David Sant" w:date="2025-11-27T21:39:00Z" w16du:dateUtc="2025-11-27T21:39:00Z">
        <w:r>
          <w:t>Work Package Governance</w:t>
        </w:r>
      </w:ins>
    </w:p>
    <w:p w14:paraId="0C53D777" w14:textId="65DFA80A" w:rsidR="00410374" w:rsidRDefault="00000000">
      <w:pPr>
        <w:pStyle w:val="Untitledsubclause1"/>
        <w:rPr>
          <w:ins w:id="672" w:author="David Sant" w:date="2025-11-27T21:39:00Z" w16du:dateUtc="2025-11-27T21:39:00Z"/>
        </w:rPr>
      </w:pPr>
      <w:ins w:id="673" w:author="David Sant" w:date="2025-11-27T21:39:00Z" w16du:dateUtc="2025-11-27T21:39:00Z">
        <w:r>
          <w:t xml:space="preserve">The parties shall agree each Work Package in writing before the Supplier commences work on it, in accordance with the process set out in Schedule </w:t>
        </w:r>
      </w:ins>
      <w:ins w:id="674" w:author="David Sant" w:date="2025-11-27T22:16:00Z" w16du:dateUtc="2025-11-27T22:16:00Z">
        <w:r w:rsidR="009525B5">
          <w:t>5</w:t>
        </w:r>
      </w:ins>
      <w:ins w:id="675" w:author="David Sant" w:date="2025-11-27T21:39:00Z" w16du:dateUtc="2025-11-27T21:39:00Z">
        <w:r>
          <w:t xml:space="preserve"> (Development Approach and Work Packages).</w:t>
        </w:r>
      </w:ins>
    </w:p>
    <w:p w14:paraId="077DA150" w14:textId="337589AF" w:rsidR="00410374" w:rsidRDefault="00000000">
      <w:pPr>
        <w:pStyle w:val="Untitledsubclause1"/>
        <w:rPr>
          <w:ins w:id="676" w:author="David Sant" w:date="2025-11-27T21:39:00Z" w16du:dateUtc="2025-11-27T21:39:00Z"/>
        </w:rPr>
      </w:pPr>
      <w:ins w:id="677" w:author="David Sant" w:date="2025-11-27T21:39:00Z" w16du:dateUtc="2025-11-27T21:39:00Z">
        <w:r>
          <w:t>Each agreed Work Package shall specify the scope, deliverables, timeline, resources, budget</w:t>
        </w:r>
        <w:r w:rsidR="00AD1C9B">
          <w:t xml:space="preserve"> and</w:t>
        </w:r>
        <w:r>
          <w:t xml:space="preserve"> acceptance criteria for that package of Services.</w:t>
        </w:r>
      </w:ins>
    </w:p>
    <w:bookmarkEnd w:id="666"/>
    <w:p w14:paraId="79A22C90" w14:textId="24B1BBD5" w:rsidR="00E76087" w:rsidRDefault="00000000" w:rsidP="00575092">
      <w:pPr>
        <w:pStyle w:val="TitleClause"/>
      </w:pPr>
      <w:r>
        <w:fldChar w:fldCharType="begin"/>
      </w:r>
      <w:r>
        <w:instrText>TC "5. Supplier Personnel" \l 1</w:instrText>
      </w:r>
      <w:r>
        <w:fldChar w:fldCharType="end"/>
      </w:r>
      <w:bookmarkStart w:id="678" w:name="_Toc256000004"/>
      <w:bookmarkStart w:id="679" w:name="a791943"/>
      <w:r>
        <w:t>Supplier Personnel</w:t>
      </w:r>
      <w:bookmarkEnd w:id="678"/>
      <w:bookmarkEnd w:id="679"/>
    </w:p>
    <w:p w14:paraId="5D947A7C" w14:textId="77777777" w:rsidR="00E76087" w:rsidRDefault="00000000" w:rsidP="00575092">
      <w:pPr>
        <w:pStyle w:val="Untitledsubclause1"/>
      </w:pPr>
      <w:bookmarkStart w:id="680" w:name="a519992"/>
      <w:r>
        <w:t>The Supplier shall ensure that the Supplier Personnel:</w:t>
      </w:r>
      <w:bookmarkEnd w:id="680"/>
    </w:p>
    <w:p w14:paraId="242BCFB9" w14:textId="77777777" w:rsidR="00E76087" w:rsidRDefault="00000000" w:rsidP="00575092">
      <w:pPr>
        <w:pStyle w:val="Untitledsubclause2"/>
      </w:pPr>
      <w:bookmarkStart w:id="681" w:name="a792245"/>
      <w:r>
        <w:t xml:space="preserve">have suitable skills and experience to enable them to perform the tasks assigned to them </w:t>
      </w:r>
      <w:del w:id="682" w:author="David Sant" w:date="2025-11-27T22:16:00Z" w16du:dateUtc="2025-11-27T22:16:00Z">
        <w:r w:rsidDel="009525B5">
          <w:delText>[</w:delText>
        </w:r>
      </w:del>
      <w:r>
        <w:t>and have been adequately trained in the provision of the Services</w:t>
      </w:r>
      <w:del w:id="683" w:author="David Sant" w:date="2025-11-27T22:16:00Z" w16du:dateUtc="2025-11-27T22:16:00Z">
        <w:r w:rsidDel="009525B5">
          <w:delText>]</w:delText>
        </w:r>
      </w:del>
      <w:r>
        <w:t>;</w:t>
      </w:r>
      <w:bookmarkEnd w:id="681"/>
    </w:p>
    <w:p w14:paraId="3FCCBC88" w14:textId="3B528BD6" w:rsidR="00E76087" w:rsidRDefault="00000000" w:rsidP="00575092">
      <w:pPr>
        <w:pStyle w:val="Untitledsubclause2"/>
      </w:pPr>
      <w:bookmarkStart w:id="684" w:name="a309577"/>
      <w:del w:id="685" w:author="David Sant" w:date="2025-11-27T22:16:00Z" w16du:dateUtc="2025-11-27T22:16:00Z">
        <w:r w:rsidDel="009525B5">
          <w:delText>[</w:delText>
        </w:r>
      </w:del>
      <w:r>
        <w:t>hold all licences, permits, visas and consents required for the proper performance of this agreement, including the right to work in all relevant jurisdictions</w:t>
      </w:r>
      <w:del w:id="686" w:author="David Sant" w:date="2025-11-27T21:39:00Z" w16du:dateUtc="2025-11-27T21:39:00Z">
        <w:r>
          <w:delText>,</w:delText>
        </w:r>
      </w:del>
      <w:r w:rsidR="00AD1C9B">
        <w:t xml:space="preserve"> and</w:t>
      </w:r>
      <w:r>
        <w:t xml:space="preserve"> have been properly screened and vetted by the Supplier to ensure they are fit for the positions that they are in; </w:t>
      </w:r>
      <w:r>
        <w:fldChar w:fldCharType="begin"/>
      </w:r>
      <w:r>
        <w:fldChar w:fldCharType="end"/>
      </w:r>
      <w:del w:id="687" w:author="David Sant" w:date="2025-11-27T22:16:00Z" w16du:dateUtc="2025-11-27T22:16:00Z">
        <w:r w:rsidDel="009525B5">
          <w:delText>]</w:delText>
        </w:r>
      </w:del>
      <w:bookmarkEnd w:id="684"/>
    </w:p>
    <w:p w14:paraId="2C697C75" w14:textId="2CF2A108" w:rsidR="00E76087" w:rsidRDefault="00000000" w:rsidP="00575092">
      <w:pPr>
        <w:pStyle w:val="Untitledsubclause2"/>
      </w:pPr>
      <w:bookmarkStart w:id="688" w:name="a481508"/>
      <w:r>
        <w:t xml:space="preserve">observe all health and safety rules and regulations and all reasonable security requirements that apply from time to time at the </w:t>
      </w:r>
      <w:del w:id="689" w:author="David Sant" w:date="2025-11-27T21:39:00Z" w16du:dateUtc="2025-11-27T21:39:00Z">
        <w:r>
          <w:delText>Customer's</w:delText>
        </w:r>
      </w:del>
      <w:ins w:id="690" w:author="David Sant" w:date="2025-11-27T21:39:00Z" w16du:dateUtc="2025-11-27T21:39:00Z">
        <w:r w:rsidR="00577940">
          <w:t>Norton</w:t>
        </w:r>
        <w:r>
          <w:t>'s</w:t>
        </w:r>
      </w:ins>
      <w:r>
        <w:t xml:space="preserve"> premises they access</w:t>
      </w:r>
      <w:del w:id="691" w:author="David Sant" w:date="2025-11-27T22:16:00Z" w16du:dateUtc="2025-11-27T22:16:00Z">
        <w:r w:rsidDel="009525B5">
          <w:delText xml:space="preserve"> [and that have been communicated to the Supplier under </w:delText>
        </w:r>
        <w:r w:rsidDel="009525B5">
          <w:fldChar w:fldCharType="begin"/>
        </w:r>
        <w:r w:rsidDel="009525B5">
          <w:delInstrText>PAGEREF a283933\# "'clause '"  \h</w:delInstrText>
        </w:r>
        <w:r w:rsidDel="009525B5">
          <w:fldChar w:fldCharType="separate"/>
        </w:r>
        <w:r w:rsidR="009B649C" w:rsidDel="009525B5">
          <w:rPr>
            <w:noProof/>
          </w:rPr>
          <w:delText xml:space="preserve">clause </w:delText>
        </w:r>
        <w:r w:rsidDel="009525B5">
          <w:fldChar w:fldCharType="end"/>
        </w:r>
        <w:r w:rsidDel="009525B5">
          <w:fldChar w:fldCharType="begin"/>
        </w:r>
        <w:r w:rsidDel="009525B5">
          <w:rPr>
            <w:highlight w:val="lightGray"/>
          </w:rPr>
          <w:delInstrText>REF a283933 \h \w</w:delInstrText>
        </w:r>
        <w:r w:rsidDel="009525B5">
          <w:fldChar w:fldCharType="separate"/>
        </w:r>
      </w:del>
      <w:del w:id="692" w:author="David Sant" w:date="2025-11-27T21:52:00Z" w16du:dateUtc="2025-11-27T21:52:00Z">
        <w:r w:rsidDel="009B649C">
          <w:delText>6.1(e)</w:delText>
        </w:r>
      </w:del>
      <w:del w:id="693" w:author="David Sant" w:date="2025-11-27T22:16:00Z" w16du:dateUtc="2025-11-27T22:16:00Z">
        <w:r w:rsidDel="009525B5">
          <w:fldChar w:fldCharType="end"/>
        </w:r>
        <w:r w:rsidDel="009525B5">
          <w:delText>]</w:delText>
        </w:r>
      </w:del>
      <w:r>
        <w:t>; and</w:t>
      </w:r>
      <w:bookmarkEnd w:id="688"/>
    </w:p>
    <w:p w14:paraId="65D8602E" w14:textId="77777777" w:rsidR="00E76087" w:rsidRDefault="00000000" w:rsidP="00575092">
      <w:pPr>
        <w:pStyle w:val="Untitledsubclause2"/>
      </w:pPr>
      <w:bookmarkStart w:id="694" w:name="a745168"/>
      <w:r>
        <w:t>are in sufficient number to enable the Supplier to fulfil its obligations under this agreement.</w:t>
      </w:r>
      <w:bookmarkEnd w:id="694"/>
    </w:p>
    <w:p w14:paraId="38EEB015" w14:textId="62FAF150" w:rsidR="00E76087" w:rsidRDefault="00000000" w:rsidP="00575092">
      <w:pPr>
        <w:pStyle w:val="Untitledsubclause1"/>
      </w:pPr>
      <w:bookmarkStart w:id="695" w:name="a324549"/>
      <w:del w:id="696" w:author="David Sant" w:date="2025-11-27T22:16:00Z" w16du:dateUtc="2025-11-27T22:16:00Z">
        <w:r w:rsidDel="009525B5">
          <w:delText>[</w:delText>
        </w:r>
      </w:del>
      <w:r>
        <w:t xml:space="preserve">If the </w:t>
      </w:r>
      <w:del w:id="697" w:author="David Sant" w:date="2025-11-27T21:39:00Z" w16du:dateUtc="2025-11-27T21:39:00Z">
        <w:r>
          <w:delText>Customer</w:delText>
        </w:r>
      </w:del>
      <w:ins w:id="698" w:author="David Sant" w:date="2025-11-27T21:39:00Z" w16du:dateUtc="2025-11-27T21:39:00Z">
        <w:r w:rsidR="00577940">
          <w:t>Norton</w:t>
        </w:r>
      </w:ins>
      <w:r>
        <w:t xml:space="preserve"> (acting reasonably) believes that any Supplier Person is not performing the Services properly or effectively or is disruptive to the </w:t>
      </w:r>
      <w:del w:id="699" w:author="David Sant" w:date="2025-11-27T21:39:00Z" w16du:dateUtc="2025-11-27T21:39:00Z">
        <w:r>
          <w:delText>Customer's</w:delText>
        </w:r>
      </w:del>
      <w:ins w:id="700" w:author="David Sant" w:date="2025-11-27T21:39:00Z" w16du:dateUtc="2025-11-27T21:39:00Z">
        <w:r w:rsidR="00577940">
          <w:t>Norton</w:t>
        </w:r>
        <w:r>
          <w:t>'s</w:t>
        </w:r>
      </w:ins>
      <w:r>
        <w:t xml:space="preserve"> business, the </w:t>
      </w:r>
      <w:del w:id="701" w:author="David Sant" w:date="2025-11-27T21:39:00Z" w16du:dateUtc="2025-11-27T21:39:00Z">
        <w:r>
          <w:delText>Customer</w:delText>
        </w:r>
      </w:del>
      <w:ins w:id="702" w:author="David Sant" w:date="2025-11-27T21:39:00Z" w16du:dateUtc="2025-11-27T21:39:00Z">
        <w:r w:rsidR="00577940">
          <w:t>Norton</w:t>
        </w:r>
      </w:ins>
      <w:r>
        <w:t xml:space="preserve"> may require the Supplier to remove that Supplier Person from the </w:t>
      </w:r>
      <w:del w:id="703" w:author="David Sant" w:date="2025-11-27T21:39:00Z" w16du:dateUtc="2025-11-27T21:39:00Z">
        <w:r>
          <w:delText>Customer's</w:delText>
        </w:r>
      </w:del>
      <w:ins w:id="704" w:author="David Sant" w:date="2025-11-27T21:39:00Z" w16du:dateUtc="2025-11-27T21:39:00Z">
        <w:r w:rsidR="00577940">
          <w:t>Norton</w:t>
        </w:r>
        <w:r>
          <w:t>'s</w:t>
        </w:r>
      </w:ins>
      <w:r>
        <w:t xml:space="preserve"> account and ensure they cease to be involved in the Services. The Supplier shall promptly do so at its cost and without </w:t>
      </w:r>
      <w:del w:id="705" w:author="David Sant" w:date="2025-11-27T22:16:00Z" w16du:dateUtc="2025-11-27T22:16:00Z">
        <w:r w:rsidDel="009525B5">
          <w:delText>[any material]</w:delText>
        </w:r>
      </w:del>
      <w:r>
        <w:t xml:space="preserve"> interruption to the Services</w:t>
      </w:r>
      <w:r>
        <w:fldChar w:fldCharType="begin"/>
      </w:r>
      <w:r>
        <w:instrText>MACROBUTTON optional</w:instrText>
      </w:r>
      <w:r>
        <w:fldChar w:fldCharType="end"/>
      </w:r>
      <w:r>
        <w:t>.</w:t>
      </w:r>
      <w:del w:id="706" w:author="David Sant" w:date="2025-11-27T22:16:00Z" w16du:dateUtc="2025-11-27T22:16:00Z">
        <w:r w:rsidDel="009525B5">
          <w:delText>]</w:delText>
        </w:r>
      </w:del>
      <w:bookmarkEnd w:id="695"/>
    </w:p>
    <w:p w14:paraId="37E5FAA2" w14:textId="77777777" w:rsidR="00E76087" w:rsidRDefault="00000000" w:rsidP="00575092">
      <w:pPr>
        <w:pStyle w:val="Untitledsubclause1"/>
      </w:pPr>
      <w:bookmarkStart w:id="707" w:name="a190192"/>
      <w:del w:id="708" w:author="David Sant" w:date="2025-11-27T22:16:00Z" w16du:dateUtc="2025-11-27T22:16:00Z">
        <w:r w:rsidDel="009525B5">
          <w:delText>[</w:delText>
        </w:r>
      </w:del>
      <w:r>
        <w:t>The Supplier shall:</w:t>
      </w:r>
      <w:r>
        <w:fldChar w:fldCharType="begin"/>
      </w:r>
      <w:r>
        <w:instrText>MACROBUTTON optional</w:instrText>
      </w:r>
      <w:r>
        <w:fldChar w:fldCharType="end"/>
      </w:r>
      <w:bookmarkEnd w:id="707"/>
    </w:p>
    <w:p w14:paraId="0CCCED00" w14:textId="768D929A" w:rsidR="00E76087" w:rsidRDefault="00000000" w:rsidP="00575092">
      <w:pPr>
        <w:pStyle w:val="Untitledsubclause2"/>
      </w:pPr>
      <w:bookmarkStart w:id="709" w:name="a277765"/>
      <w:r>
        <w:t>use the Key Personnel in the provision of the S</w:t>
      </w:r>
      <w:bookmarkStart w:id="710" w:name="OpenAt"/>
      <w:bookmarkEnd w:id="710"/>
      <w:r>
        <w:t>ervices</w:t>
      </w:r>
      <w:del w:id="711" w:author="David Sant" w:date="2025-11-27T22:19:00Z" w16du:dateUtc="2025-11-27T22:19:00Z">
        <w:r w:rsidDel="009525B5">
          <w:delText xml:space="preserve"> </w:delText>
        </w:r>
      </w:del>
      <w:del w:id="712" w:author="David Sant" w:date="2025-11-27T22:17:00Z" w16du:dateUtc="2025-11-27T22:17:00Z">
        <w:r w:rsidDel="009525B5">
          <w:delText>[</w:delText>
        </w:r>
      </w:del>
      <w:del w:id="713" w:author="David Sant" w:date="2025-11-27T22:19:00Z" w16du:dateUtc="2025-11-27T22:19:00Z">
        <w:r w:rsidDel="009525B5">
          <w:delText xml:space="preserve">and procure that the Key Personnel spend the percentage of their working hours set out in </w:delText>
        </w:r>
        <w:r w:rsidDel="009525B5">
          <w:fldChar w:fldCharType="begin"/>
        </w:r>
        <w:r w:rsidDel="009525B5">
          <w:rPr>
            <w:highlight w:val="lightGray"/>
          </w:rPr>
          <w:delInstrText>REF a544626 \h \w</w:delInstrText>
        </w:r>
        <w:r w:rsidDel="009525B5">
          <w:fldChar w:fldCharType="separate"/>
        </w:r>
      </w:del>
      <w:del w:id="714" w:author="David Sant" w:date="2025-11-27T21:52:00Z" w16du:dateUtc="2025-11-27T21:52:00Z">
        <w:r w:rsidDel="009B649C">
          <w:delText>Schedule 3</w:delText>
        </w:r>
      </w:del>
      <w:del w:id="715" w:author="David Sant" w:date="2025-11-27T22:19:00Z" w16du:dateUtc="2025-11-27T22:19:00Z">
        <w:r w:rsidDel="009525B5">
          <w:fldChar w:fldCharType="end"/>
        </w:r>
        <w:r w:rsidDel="009525B5">
          <w:delText xml:space="preserve"> in the provision of the Services</w:delText>
        </w:r>
      </w:del>
      <w:del w:id="716" w:author="David Sant" w:date="2025-11-27T22:17:00Z" w16du:dateUtc="2025-11-27T22:17:00Z">
        <w:r w:rsidDel="009525B5">
          <w:delText>]</w:delText>
        </w:r>
      </w:del>
      <w:r>
        <w:t>;</w:t>
      </w:r>
      <w:bookmarkEnd w:id="709"/>
    </w:p>
    <w:p w14:paraId="2CACCBCE" w14:textId="3FE33BC0" w:rsidR="00E76087" w:rsidRDefault="00000000" w:rsidP="00575092">
      <w:pPr>
        <w:pStyle w:val="Untitledsubclause2"/>
      </w:pPr>
      <w:bookmarkStart w:id="717" w:name="a852315"/>
      <w:r>
        <w:lastRenderedPageBreak/>
        <w:t xml:space="preserve">promptly inform the </w:t>
      </w:r>
      <w:del w:id="718" w:author="David Sant" w:date="2025-11-27T21:39:00Z" w16du:dateUtc="2025-11-27T21:39:00Z">
        <w:r>
          <w:delText>Customer</w:delText>
        </w:r>
      </w:del>
      <w:ins w:id="719" w:author="David Sant" w:date="2025-11-27T21:39:00Z" w16du:dateUtc="2025-11-27T21:39:00Z">
        <w:r w:rsidR="00577940">
          <w:t>Norton</w:t>
        </w:r>
      </w:ins>
      <w:r>
        <w:t xml:space="preserve"> of the absence (or the anticipated absence) of any of the Key Personnel </w:t>
      </w:r>
      <w:del w:id="720" w:author="David Sant" w:date="2025-11-27T22:17:00Z" w16du:dateUtc="2025-11-27T22:17:00Z">
        <w:r w:rsidDel="009525B5">
          <w:delText>[</w:delText>
        </w:r>
      </w:del>
      <w:r>
        <w:t>(other than for short-term absences of [two] weeks or less)</w:t>
      </w:r>
      <w:del w:id="721" w:author="David Sant" w:date="2025-11-27T22:17:00Z" w16du:dateUtc="2025-11-27T22:17:00Z">
        <w:r w:rsidDel="009525B5">
          <w:delText>]</w:delText>
        </w:r>
      </w:del>
      <w:r>
        <w:t xml:space="preserve"> and, if required by the </w:t>
      </w:r>
      <w:del w:id="722" w:author="David Sant" w:date="2025-11-27T21:39:00Z" w16du:dateUtc="2025-11-27T21:39:00Z">
        <w:r>
          <w:delText>Customer</w:delText>
        </w:r>
      </w:del>
      <w:ins w:id="723" w:author="David Sant" w:date="2025-11-27T21:39:00Z" w16du:dateUtc="2025-11-27T21:39:00Z">
        <w:r w:rsidR="00577940">
          <w:t>Norton</w:t>
        </w:r>
      </w:ins>
      <w:r>
        <w:t xml:space="preserve">, provide a suitably qualified, temporary replacement for that </w:t>
      </w:r>
      <w:proofErr w:type="gramStart"/>
      <w:r>
        <w:t>individual;</w:t>
      </w:r>
      <w:bookmarkEnd w:id="717"/>
      <w:proofErr w:type="gramEnd"/>
    </w:p>
    <w:p w14:paraId="7C135727" w14:textId="51A50DEA" w:rsidR="00E76087" w:rsidRDefault="00000000" w:rsidP="00575092">
      <w:pPr>
        <w:pStyle w:val="Untitledsubclause2"/>
      </w:pPr>
      <w:bookmarkStart w:id="724" w:name="a835644"/>
      <w:del w:id="725" w:author="David Sant" w:date="2025-11-27T22:17:00Z" w16du:dateUtc="2025-11-27T22:17:00Z">
        <w:r w:rsidDel="009525B5">
          <w:delText xml:space="preserve">[not remove or replace </w:delText>
        </w:r>
        <w:r w:rsidDel="009525B5">
          <w:rPr>
            <w:b/>
            <w:bCs/>
          </w:rPr>
          <w:delText>OR</w:delText>
        </w:r>
        <w:r w:rsidDel="009525B5">
          <w:delText xml:space="preserve"> </w:delText>
        </w:r>
      </w:del>
      <w:r>
        <w:t xml:space="preserve">use its </w:t>
      </w:r>
      <w:del w:id="726" w:author="David Sant" w:date="2025-11-27T22:17:00Z" w16du:dateUtc="2025-11-27T22:17:00Z">
        <w:r w:rsidDel="009525B5">
          <w:delText xml:space="preserve">[best </w:delText>
        </w:r>
        <w:r w:rsidDel="009525B5">
          <w:rPr>
            <w:b/>
            <w:bCs/>
          </w:rPr>
          <w:delText>OR</w:delText>
        </w:r>
        <w:r w:rsidDel="009525B5">
          <w:delText xml:space="preserve"> </w:delText>
        </w:r>
      </w:del>
      <w:r>
        <w:t>reasonable</w:t>
      </w:r>
      <w:del w:id="727" w:author="David Sant" w:date="2025-11-27T22:17:00Z" w16du:dateUtc="2025-11-27T22:17:00Z">
        <w:r w:rsidDel="009525B5">
          <w:delText>]</w:delText>
        </w:r>
      </w:del>
      <w:r>
        <w:t xml:space="preserve"> endeavours not to remove or replace</w:t>
      </w:r>
      <w:del w:id="728" w:author="David Sant" w:date="2025-11-27T22:17:00Z" w16du:dateUtc="2025-11-27T22:17:00Z">
        <w:r w:rsidDel="009525B5">
          <w:delText>]</w:delText>
        </w:r>
      </w:del>
      <w:r>
        <w:t xml:space="preserve"> any Key Personnel during the Term provided that the Supplier may do so if:</w:t>
      </w:r>
      <w:bookmarkEnd w:id="724"/>
    </w:p>
    <w:p w14:paraId="0D0371A6" w14:textId="606A99BE" w:rsidR="00E76087" w:rsidRDefault="00000000" w:rsidP="00575092">
      <w:pPr>
        <w:pStyle w:val="Untitledsubclause3"/>
      </w:pPr>
      <w:bookmarkStart w:id="729" w:name="a213466"/>
      <w:del w:id="730" w:author="David Sant" w:date="2025-11-27T22:17:00Z" w16du:dateUtc="2025-11-27T22:17:00Z">
        <w:r w:rsidDel="009525B5">
          <w:delText>[</w:delText>
        </w:r>
      </w:del>
      <w:r>
        <w:t xml:space="preserve">requested to do so by the </w:t>
      </w:r>
      <w:del w:id="731" w:author="David Sant" w:date="2025-11-27T21:39:00Z" w16du:dateUtc="2025-11-27T21:39:00Z">
        <w:r>
          <w:delText>Customer</w:delText>
        </w:r>
      </w:del>
      <w:ins w:id="732" w:author="David Sant" w:date="2025-11-27T21:39:00Z" w16du:dateUtc="2025-11-27T21:39:00Z">
        <w:r w:rsidR="00577940">
          <w:t>Norton</w:t>
        </w:r>
      </w:ins>
      <w:r>
        <w:t xml:space="preserve"> under </w:t>
      </w:r>
      <w:r>
        <w:fldChar w:fldCharType="begin"/>
      </w:r>
      <w:r>
        <w:instrText>PAGEREF a324549\# "'clause '"  \h</w:instrText>
      </w:r>
      <w:r>
        <w:fldChar w:fldCharType="separate"/>
      </w:r>
      <w:r w:rsidR="009B649C">
        <w:rPr>
          <w:noProof/>
        </w:rPr>
        <w:t xml:space="preserve">clause </w:t>
      </w:r>
      <w:r>
        <w:fldChar w:fldCharType="end"/>
      </w:r>
      <w:r>
        <w:fldChar w:fldCharType="begin"/>
      </w:r>
      <w:r>
        <w:rPr>
          <w:highlight w:val="lightGray"/>
        </w:rPr>
        <w:instrText>REF a324549 \h \w</w:instrText>
      </w:r>
      <w:r>
        <w:fldChar w:fldCharType="separate"/>
      </w:r>
      <w:ins w:id="733" w:author="David Sant" w:date="2025-11-27T21:52:00Z" w16du:dateUtc="2025-11-27T21:52:00Z">
        <w:r w:rsidR="009B649C">
          <w:rPr>
            <w:highlight w:val="lightGray"/>
          </w:rPr>
          <w:t>6.2</w:t>
        </w:r>
      </w:ins>
      <w:del w:id="734" w:author="David Sant" w:date="2025-11-27T21:52:00Z" w16du:dateUtc="2025-11-27T21:52:00Z">
        <w:r w:rsidDel="009B649C">
          <w:delText>5.2</w:delText>
        </w:r>
      </w:del>
      <w:r>
        <w:fldChar w:fldCharType="end"/>
      </w:r>
      <w:r>
        <w:t>;</w:t>
      </w:r>
      <w:del w:id="735" w:author="David Sant" w:date="2025-11-27T22:17:00Z" w16du:dateUtc="2025-11-27T22:17:00Z">
        <w:r w:rsidDel="009525B5">
          <w:delText>]</w:delText>
        </w:r>
      </w:del>
      <w:bookmarkEnd w:id="729"/>
    </w:p>
    <w:p w14:paraId="582BB828" w14:textId="77777777" w:rsidR="00E76087" w:rsidRDefault="00000000" w:rsidP="00575092">
      <w:pPr>
        <w:pStyle w:val="Untitledsubclause3"/>
      </w:pPr>
      <w:bookmarkStart w:id="736" w:name="a748760"/>
      <w:r>
        <w:t xml:space="preserve">the person is on maternity leave, paternity leave, shared parental leave, or long-term sick </w:t>
      </w:r>
      <w:proofErr w:type="gramStart"/>
      <w:r>
        <w:t>leave;</w:t>
      </w:r>
      <w:bookmarkEnd w:id="736"/>
      <w:proofErr w:type="gramEnd"/>
    </w:p>
    <w:p w14:paraId="2044C1FB" w14:textId="77777777" w:rsidR="00E76087" w:rsidRDefault="00000000" w:rsidP="00575092">
      <w:pPr>
        <w:pStyle w:val="Untitledsubclause3"/>
      </w:pPr>
      <w:bookmarkStart w:id="737" w:name="a603134"/>
      <w:r>
        <w:t xml:space="preserve">the person is suspended for </w:t>
      </w:r>
      <w:proofErr w:type="gramStart"/>
      <w:r>
        <w:t>misconduct;</w:t>
      </w:r>
      <w:bookmarkEnd w:id="737"/>
      <w:proofErr w:type="gramEnd"/>
    </w:p>
    <w:p w14:paraId="08D27FCC" w14:textId="74C74BDF" w:rsidR="00E76087" w:rsidDel="009525B5" w:rsidRDefault="00000000" w:rsidP="00575092">
      <w:pPr>
        <w:pStyle w:val="Untitledsubclause3"/>
        <w:rPr>
          <w:del w:id="738" w:author="David Sant" w:date="2025-11-27T22:17:00Z" w16du:dateUtc="2025-11-27T22:17:00Z"/>
        </w:rPr>
      </w:pPr>
      <w:bookmarkStart w:id="739" w:name="a450854"/>
      <w:del w:id="740" w:author="David Sant" w:date="2025-11-27T22:17:00Z" w16du:dateUtc="2025-11-27T22:17:00Z">
        <w:r w:rsidDel="009525B5">
          <w:delText xml:space="preserve">[the element of the Services in respect of which the Key Person was engaged has been completed [to the </w:delText>
        </w:r>
      </w:del>
      <w:del w:id="741" w:author="David Sant" w:date="2025-11-27T21:39:00Z" w16du:dateUtc="2025-11-27T21:39:00Z">
        <w:r>
          <w:delText>Customer's</w:delText>
        </w:r>
      </w:del>
      <w:del w:id="742" w:author="David Sant" w:date="2025-11-27T22:17:00Z" w16du:dateUtc="2025-11-27T22:17:00Z">
        <w:r w:rsidDel="009525B5">
          <w:delText xml:space="preserve"> reasonable satisfaction];]</w:delText>
        </w:r>
        <w:bookmarkEnd w:id="739"/>
      </w:del>
    </w:p>
    <w:p w14:paraId="0E7D5EC6" w14:textId="4F81A6A7" w:rsidR="00E76087" w:rsidRDefault="00000000" w:rsidP="00575092">
      <w:pPr>
        <w:pStyle w:val="Untitledsubclause3"/>
      </w:pPr>
      <w:bookmarkStart w:id="743" w:name="a259152"/>
      <w:r>
        <w:t xml:space="preserve">the person </w:t>
      </w:r>
      <w:del w:id="744" w:author="David Sant" w:date="2025-11-27T22:17:00Z" w16du:dateUtc="2025-11-27T22:17:00Z">
        <w:r w:rsidDel="009525B5">
          <w:delText>[</w:delText>
        </w:r>
      </w:del>
      <w:r>
        <w:t>resigns from their employment with the Supplier or</w:t>
      </w:r>
      <w:del w:id="745" w:author="David Sant" w:date="2025-11-27T22:17:00Z" w16du:dateUtc="2025-11-27T22:17:00Z">
        <w:r w:rsidDel="009525B5">
          <w:delText>]</w:delText>
        </w:r>
      </w:del>
      <w:r>
        <w:t xml:space="preserve"> ceases to be employed by the Supplier; or</w:t>
      </w:r>
      <w:bookmarkEnd w:id="743"/>
    </w:p>
    <w:p w14:paraId="7AA9851A" w14:textId="4110D09D" w:rsidR="00E76087" w:rsidRDefault="00000000" w:rsidP="00575092">
      <w:pPr>
        <w:pStyle w:val="Untitledsubclause3"/>
      </w:pPr>
      <w:bookmarkStart w:id="746" w:name="a990234"/>
      <w:r>
        <w:t xml:space="preserve">the Supplier obtains the prior </w:t>
      </w:r>
      <w:del w:id="747" w:author="David Sant" w:date="2025-11-27T22:18:00Z" w16du:dateUtc="2025-11-27T22:18:00Z">
        <w:r w:rsidDel="009525B5">
          <w:delText>[</w:delText>
        </w:r>
      </w:del>
      <w:r>
        <w:t>written</w:t>
      </w:r>
      <w:del w:id="748" w:author="David Sant" w:date="2025-11-27T22:18:00Z" w16du:dateUtc="2025-11-27T22:18:00Z">
        <w:r w:rsidDel="009525B5">
          <w:delText>]</w:delText>
        </w:r>
      </w:del>
      <w:r>
        <w:t xml:space="preserve"> approval of the </w:t>
      </w:r>
      <w:del w:id="749" w:author="David Sant" w:date="2025-11-27T21:39:00Z" w16du:dateUtc="2025-11-27T21:39:00Z">
        <w:r>
          <w:delText>Customer</w:delText>
        </w:r>
      </w:del>
      <w:ins w:id="750" w:author="David Sant" w:date="2025-11-27T21:39:00Z" w16du:dateUtc="2025-11-27T21:39:00Z">
        <w:r w:rsidR="00577940">
          <w:t>Norton</w:t>
        </w:r>
      </w:ins>
      <w:r>
        <w:t xml:space="preserve"> </w:t>
      </w:r>
      <w:del w:id="751" w:author="David Sant" w:date="2025-11-27T22:18:00Z" w16du:dateUtc="2025-11-27T22:18:00Z">
        <w:r w:rsidDel="009525B5">
          <w:delText>[</w:delText>
        </w:r>
      </w:del>
      <w:r>
        <w:t>(not to be unreasonably withheld or delayed)</w:t>
      </w:r>
      <w:del w:id="752" w:author="David Sant" w:date="2025-11-27T22:18:00Z" w16du:dateUtc="2025-11-27T22:18:00Z">
        <w:r w:rsidDel="009525B5">
          <w:delText>]</w:delText>
        </w:r>
      </w:del>
      <w:r>
        <w:t xml:space="preserve">; </w:t>
      </w:r>
      <w:bookmarkEnd w:id="746"/>
    </w:p>
    <w:p w14:paraId="546438F8" w14:textId="587C54B8" w:rsidR="00E76087" w:rsidRDefault="00000000" w:rsidP="00575092">
      <w:pPr>
        <w:pStyle w:val="Untitledsubclause2"/>
      </w:pPr>
      <w:bookmarkStart w:id="753" w:name="a914705"/>
      <w:del w:id="754" w:author="David Sant" w:date="2025-11-27T22:18:00Z" w16du:dateUtc="2025-11-27T22:18:00Z">
        <w:r w:rsidDel="009525B5">
          <w:delText xml:space="preserve">[obtain the prior [written] approval of the </w:delText>
        </w:r>
      </w:del>
      <w:del w:id="755" w:author="David Sant" w:date="2025-11-27T21:39:00Z" w16du:dateUtc="2025-11-27T21:39:00Z">
        <w:r>
          <w:delText>Customer</w:delText>
        </w:r>
      </w:del>
      <w:del w:id="756" w:author="David Sant" w:date="2025-11-27T22:18:00Z" w16du:dateUtc="2025-11-27T22:18:00Z">
        <w:r w:rsidDel="009525B5">
          <w:delText xml:space="preserve"> [(approval not to be unreasonably withheld or delayed)] to any replacement for a Key Personnel member </w:delText>
        </w:r>
        <w:r w:rsidDel="009525B5">
          <w:rPr>
            <w:b/>
            <w:bCs/>
          </w:rPr>
          <w:delText>OR</w:delText>
        </w:r>
        <w:r w:rsidDel="009525B5">
          <w:delText xml:space="preserve"> </w:delText>
        </w:r>
      </w:del>
      <w:r>
        <w:t>ensure that any replacement for a Key Personnel member has the qualifications and experience to carry out the tasks assigned to the Key Personnel member being replaced</w:t>
      </w:r>
      <w:del w:id="757" w:author="David Sant" w:date="2025-11-27T22:18:00Z" w16du:dateUtc="2025-11-27T22:18:00Z">
        <w:r w:rsidDel="009525B5">
          <w:delText>]</w:delText>
        </w:r>
      </w:del>
      <w:r>
        <w:t>;</w:t>
      </w:r>
      <w:bookmarkEnd w:id="753"/>
    </w:p>
    <w:p w14:paraId="23EA6C1F" w14:textId="0EB10FCC" w:rsidR="00E76087" w:rsidDel="009525B5" w:rsidRDefault="00000000" w:rsidP="00575092">
      <w:pPr>
        <w:pStyle w:val="Untitledsubclause2"/>
        <w:rPr>
          <w:del w:id="758" w:author="David Sant" w:date="2025-11-27T22:18:00Z" w16du:dateUtc="2025-11-27T22:18:00Z"/>
        </w:rPr>
      </w:pPr>
      <w:bookmarkStart w:id="759" w:name="a514191"/>
      <w:del w:id="760" w:author="David Sant" w:date="2025-11-27T22:18:00Z" w16du:dateUtc="2025-11-27T22:18:00Z">
        <w:r w:rsidDel="009525B5">
          <w:delText>[use [all] reasonable endeavours to] ensure that the role of each of its Key Personnel is not vacant (in terms of a permanent representative) for more than [ten] Business Days]; and</w:delText>
        </w:r>
        <w:bookmarkEnd w:id="759"/>
      </w:del>
    </w:p>
    <w:p w14:paraId="7342958F" w14:textId="4C836770" w:rsidR="00E76087" w:rsidRDefault="00000000" w:rsidP="00575092">
      <w:pPr>
        <w:pStyle w:val="Untitledsubclause2"/>
      </w:pPr>
      <w:bookmarkStart w:id="761" w:name="a457688"/>
      <w:r>
        <w:t>bear all costs and expenses associated with the appointment, removal or replacement of Key Personnel, including time spent by any replacement familiarising themselves with the Supplier's duties under this agreement.</w:t>
      </w:r>
      <w:del w:id="762" w:author="David Sant" w:date="2025-11-27T22:18:00Z" w16du:dateUtc="2025-11-27T22:18:00Z">
        <w:r w:rsidDel="009525B5">
          <w:delText>]</w:delText>
        </w:r>
      </w:del>
      <w:bookmarkEnd w:id="761"/>
    </w:p>
    <w:p w14:paraId="5C7086E8" w14:textId="7BCDD250" w:rsidR="00E76087" w:rsidRPr="00F03A5F" w:rsidDel="009525B5" w:rsidRDefault="00000000" w:rsidP="00575092">
      <w:pPr>
        <w:pStyle w:val="Untitledsubclause1"/>
        <w:rPr>
          <w:del w:id="763" w:author="David Sant" w:date="2025-11-27T22:19:00Z" w16du:dateUtc="2025-11-27T22:19:00Z"/>
        </w:rPr>
      </w:pPr>
      <w:bookmarkStart w:id="764" w:name="a479764"/>
      <w:del w:id="765" w:author="David Sant" w:date="2025-11-27T22:19:00Z" w16du:dateUtc="2025-11-27T22:19:00Z">
        <w:r w:rsidDel="009525B5">
          <w:delText xml:space="preserve">[During the Term, the Supplier shall provide, within [NUMBER] days of the </w:delText>
        </w:r>
      </w:del>
      <w:del w:id="766" w:author="David Sant" w:date="2025-11-27T21:39:00Z" w16du:dateUtc="2025-11-27T21:39:00Z">
        <w:r>
          <w:delText>Customer's</w:delText>
        </w:r>
      </w:del>
      <w:del w:id="767" w:author="David Sant" w:date="2025-11-27T22:19:00Z" w16du:dateUtc="2025-11-27T22:19:00Z">
        <w:r w:rsidDel="009525B5">
          <w:delText xml:space="preserve"> request, any information reasonably requested by the </w:delText>
        </w:r>
      </w:del>
      <w:del w:id="768" w:author="David Sant" w:date="2025-11-27T21:39:00Z" w16du:dateUtc="2025-11-27T21:39:00Z">
        <w:r>
          <w:delText>Customer</w:delText>
        </w:r>
      </w:del>
      <w:del w:id="769" w:author="David Sant" w:date="2025-11-27T22:19:00Z" w16du:dateUtc="2025-11-27T22:19:00Z">
        <w:r w:rsidDel="009525B5">
          <w:delText xml:space="preserve"> relating to the way in which the Services are organised, including:</w:delText>
        </w:r>
        <w:r w:rsidDel="009525B5">
          <w:fldChar w:fldCharType="begin"/>
        </w:r>
        <w:r w:rsidDel="009525B5">
          <w:delInstrText>MACROBUTTON optional</w:delInstrText>
        </w:r>
        <w:r w:rsidDel="009525B5">
          <w:fldChar w:fldCharType="end"/>
        </w:r>
        <w:bookmarkEnd w:id="764"/>
      </w:del>
    </w:p>
    <w:p w14:paraId="63F46B24" w14:textId="0807CC7F" w:rsidR="00E76087" w:rsidRPr="00F03A5F" w:rsidDel="009525B5" w:rsidRDefault="00000000" w:rsidP="00575092">
      <w:pPr>
        <w:pStyle w:val="Untitledsubclause2"/>
        <w:rPr>
          <w:del w:id="770" w:author="David Sant" w:date="2025-11-27T22:19:00Z" w16du:dateUtc="2025-11-27T22:19:00Z"/>
        </w:rPr>
      </w:pPr>
      <w:bookmarkStart w:id="771" w:name="a931623"/>
      <w:del w:id="772" w:author="David Sant" w:date="2025-11-27T22:19:00Z" w16du:dateUtc="2025-11-27T22:19:00Z">
        <w:r w:rsidDel="009525B5">
          <w:delText>the number of Supplier Personnel engaged in providing the Services;</w:delText>
        </w:r>
        <w:bookmarkEnd w:id="771"/>
      </w:del>
    </w:p>
    <w:p w14:paraId="32BF1D65" w14:textId="44D40C4F" w:rsidR="00E76087" w:rsidRPr="00F03A5F" w:rsidDel="009525B5" w:rsidRDefault="00000000" w:rsidP="00575092">
      <w:pPr>
        <w:pStyle w:val="Untitledsubclause2"/>
        <w:rPr>
          <w:del w:id="773" w:author="David Sant" w:date="2025-11-27T22:19:00Z" w16du:dateUtc="2025-11-27T22:19:00Z"/>
        </w:rPr>
      </w:pPr>
      <w:bookmarkStart w:id="774" w:name="a735340"/>
      <w:del w:id="775" w:author="David Sant" w:date="2025-11-27T22:19:00Z" w16du:dateUtc="2025-11-27T22:19:00Z">
        <w:r w:rsidDel="009525B5">
          <w:delText>the [average weekly] percentage of their working hours spent by each Supplier Person on the Services; and</w:delText>
        </w:r>
        <w:bookmarkEnd w:id="774"/>
      </w:del>
    </w:p>
    <w:p w14:paraId="68D772F2" w14:textId="42C01178" w:rsidR="00E76087" w:rsidRPr="00F03A5F" w:rsidDel="009525B5" w:rsidRDefault="00000000" w:rsidP="00575092">
      <w:pPr>
        <w:pStyle w:val="Untitledsubclause2"/>
        <w:rPr>
          <w:del w:id="776" w:author="David Sant" w:date="2025-11-27T22:19:00Z" w16du:dateUtc="2025-11-27T22:19:00Z"/>
        </w:rPr>
      </w:pPr>
      <w:bookmarkStart w:id="777" w:name="a865822"/>
      <w:del w:id="778" w:author="David Sant" w:date="2025-11-27T22:19:00Z" w16du:dateUtc="2025-11-27T22:19:00Z">
        <w:r w:rsidDel="009525B5">
          <w:delText>a description of the nature of work undertaken by each Supplier Person.]</w:delText>
        </w:r>
        <w:bookmarkEnd w:id="777"/>
      </w:del>
    </w:p>
    <w:p w14:paraId="2C61A427" w14:textId="749906A8" w:rsidR="00E76087" w:rsidRDefault="00000000" w:rsidP="00575092">
      <w:pPr>
        <w:pStyle w:val="Untitledsubclause1"/>
      </w:pPr>
      <w:bookmarkStart w:id="779" w:name="a736855"/>
      <w:r>
        <w:t xml:space="preserve">Each party shall comply with its obligations in </w:t>
      </w:r>
      <w:r>
        <w:fldChar w:fldCharType="begin"/>
      </w:r>
      <w:r>
        <w:rPr>
          <w:highlight w:val="lightGray"/>
        </w:rPr>
        <w:instrText>REF a902539 \h \w</w:instrText>
      </w:r>
      <w:r>
        <w:fldChar w:fldCharType="separate"/>
      </w:r>
      <w:ins w:id="780" w:author="David Sant" w:date="2025-11-27T21:52:00Z" w16du:dateUtc="2025-11-27T21:52:00Z">
        <w:r w:rsidR="009B649C">
          <w:rPr>
            <w:highlight w:val="lightGray"/>
          </w:rPr>
          <w:t>Schedule 1</w:t>
        </w:r>
      </w:ins>
      <w:del w:id="781" w:author="David Sant" w:date="2025-11-27T21:52:00Z" w16du:dateUtc="2025-11-27T21:52:00Z">
        <w:r w:rsidDel="009B649C">
          <w:delText>Schedule 6</w:delText>
        </w:r>
      </w:del>
      <w:r>
        <w:fldChar w:fldCharType="end"/>
      </w:r>
      <w:r>
        <w:t>.</w:t>
      </w:r>
      <w:bookmarkEnd w:id="779"/>
    </w:p>
    <w:p w14:paraId="38E337C5" w14:textId="5E5319C3" w:rsidR="00E76087" w:rsidRDefault="00000000" w:rsidP="00575092">
      <w:pPr>
        <w:pStyle w:val="TitleClause"/>
      </w:pPr>
      <w:r>
        <w:fldChar w:fldCharType="begin"/>
      </w:r>
      <w:r>
        <w:instrText>TC "6. Customer's obligations" \l 1</w:instrText>
      </w:r>
      <w:r>
        <w:fldChar w:fldCharType="end"/>
      </w:r>
      <w:bookmarkStart w:id="782" w:name="_Toc256000005"/>
      <w:bookmarkStart w:id="783" w:name="a990629"/>
      <w:del w:id="784" w:author="David Sant" w:date="2025-11-27T21:39:00Z" w16du:dateUtc="2025-11-27T21:39:00Z">
        <w:r>
          <w:delText>Customer's</w:delText>
        </w:r>
      </w:del>
      <w:ins w:id="785" w:author="David Sant" w:date="2025-11-27T21:39:00Z" w16du:dateUtc="2025-11-27T21:39:00Z">
        <w:r w:rsidR="00577940">
          <w:t>Norton</w:t>
        </w:r>
        <w:r>
          <w:t>'s</w:t>
        </w:r>
      </w:ins>
      <w:r>
        <w:t xml:space="preserve"> obligations</w:t>
      </w:r>
      <w:bookmarkEnd w:id="782"/>
      <w:bookmarkEnd w:id="783"/>
    </w:p>
    <w:p w14:paraId="7FDF64F7" w14:textId="35104667" w:rsidR="00E76087" w:rsidRDefault="00000000" w:rsidP="00575092">
      <w:pPr>
        <w:pStyle w:val="Untitledsubclause1"/>
      </w:pPr>
      <w:bookmarkStart w:id="786" w:name="a509419"/>
      <w:r>
        <w:t xml:space="preserve">The </w:t>
      </w:r>
      <w:del w:id="787" w:author="David Sant" w:date="2025-11-27T21:39:00Z" w16du:dateUtc="2025-11-27T21:39:00Z">
        <w:r>
          <w:delText>Customer</w:delText>
        </w:r>
      </w:del>
      <w:ins w:id="788" w:author="David Sant" w:date="2025-11-27T21:39:00Z" w16du:dateUtc="2025-11-27T21:39:00Z">
        <w:r w:rsidR="00577940">
          <w:t>Norton</w:t>
        </w:r>
      </w:ins>
      <w:r>
        <w:t xml:space="preserve"> shall:</w:t>
      </w:r>
      <w:bookmarkEnd w:id="786"/>
    </w:p>
    <w:p w14:paraId="38316738" w14:textId="77777777" w:rsidR="00E76087" w:rsidRDefault="00000000" w:rsidP="00575092">
      <w:pPr>
        <w:pStyle w:val="Untitledsubclause2"/>
      </w:pPr>
      <w:bookmarkStart w:id="789" w:name="a182482"/>
      <w:r>
        <w:t xml:space="preserve">co-operate with the Supplier in all matters relating to the </w:t>
      </w:r>
      <w:proofErr w:type="gramStart"/>
      <w:r>
        <w:t>Services;</w:t>
      </w:r>
      <w:proofErr w:type="gramEnd"/>
      <w:r>
        <w:t xml:space="preserve"> </w:t>
      </w:r>
      <w:bookmarkEnd w:id="789"/>
    </w:p>
    <w:p w14:paraId="5A51A330" w14:textId="4BCD846B" w:rsidR="00E76087" w:rsidRDefault="00000000" w:rsidP="00575092">
      <w:pPr>
        <w:pStyle w:val="Untitledsubclause2"/>
      </w:pPr>
      <w:bookmarkStart w:id="790" w:name="a778841"/>
      <w:r>
        <w:t xml:space="preserve">provide access to the </w:t>
      </w:r>
      <w:del w:id="791" w:author="David Sant" w:date="2025-11-27T21:39:00Z" w16du:dateUtc="2025-11-27T21:39:00Z">
        <w:r>
          <w:delText>Customer's</w:delText>
        </w:r>
      </w:del>
      <w:ins w:id="792" w:author="David Sant" w:date="2025-11-27T21:39:00Z" w16du:dateUtc="2025-11-27T21:39:00Z">
        <w:r w:rsidR="00577940">
          <w:t>Norton</w:t>
        </w:r>
        <w:r>
          <w:t>'s</w:t>
        </w:r>
      </w:ins>
      <w:r>
        <w:t xml:space="preserve"> premises and other facilities as may reasonably be requested by the Supplier</w:t>
      </w:r>
      <w:del w:id="793" w:author="David Sant" w:date="2025-11-27T21:39:00Z" w16du:dateUtc="2025-11-27T21:39:00Z">
        <w:r>
          <w:delText>[,</w:delText>
        </w:r>
      </w:del>
      <w:ins w:id="794" w:author="David Sant" w:date="2025-11-27T21:39:00Z" w16du:dateUtc="2025-11-27T21:39:00Z">
        <w:r>
          <w:t>[</w:t>
        </w:r>
      </w:ins>
      <w:r w:rsidR="00AD1C9B">
        <w:t xml:space="preserve"> and</w:t>
      </w:r>
      <w:r>
        <w:t xml:space="preserve"> agreed with the </w:t>
      </w:r>
      <w:del w:id="795" w:author="David Sant" w:date="2025-11-27T21:39:00Z" w16du:dateUtc="2025-11-27T21:39:00Z">
        <w:r>
          <w:delText>Customer</w:delText>
        </w:r>
      </w:del>
      <w:ins w:id="796" w:author="David Sant" w:date="2025-11-27T21:39:00Z" w16du:dateUtc="2025-11-27T21:39:00Z">
        <w:r w:rsidR="00577940">
          <w:t>Norton</w:t>
        </w:r>
      </w:ins>
      <w:r>
        <w:t xml:space="preserve"> </w:t>
      </w:r>
      <w:del w:id="797" w:author="David Sant" w:date="2025-11-27T22:19:00Z" w16du:dateUtc="2025-11-27T22:19:00Z">
        <w:r w:rsidDel="009525B5">
          <w:delText>[</w:delText>
        </w:r>
      </w:del>
      <w:r>
        <w:t>in writing</w:t>
      </w:r>
      <w:del w:id="798" w:author="David Sant" w:date="2025-11-27T22:19:00Z" w16du:dateUtc="2025-11-27T22:19:00Z">
        <w:r w:rsidDel="009525B5">
          <w:delText>]</w:delText>
        </w:r>
      </w:del>
      <w:r>
        <w:t xml:space="preserve"> in advance,</w:t>
      </w:r>
      <w:del w:id="799" w:author="David Sant" w:date="2025-11-27T22:19:00Z" w16du:dateUtc="2025-11-27T22:19:00Z">
        <w:r w:rsidDel="009525B5">
          <w:delText>]</w:delText>
        </w:r>
      </w:del>
      <w:r>
        <w:t xml:space="preserve"> for the purposes of the </w:t>
      </w:r>
      <w:proofErr w:type="gramStart"/>
      <w:r>
        <w:t>Services;</w:t>
      </w:r>
      <w:proofErr w:type="gramEnd"/>
      <w:r>
        <w:t xml:space="preserve"> </w:t>
      </w:r>
      <w:bookmarkEnd w:id="790"/>
    </w:p>
    <w:p w14:paraId="08EE4C19" w14:textId="27EAABBB" w:rsidR="00E76087" w:rsidRDefault="00000000" w:rsidP="00575092">
      <w:pPr>
        <w:pStyle w:val="Untitledsubclause2"/>
      </w:pPr>
      <w:bookmarkStart w:id="800" w:name="a651503"/>
      <w:r>
        <w:t xml:space="preserve">provide to the Supplier all documents, information, items and materials required under </w:t>
      </w:r>
      <w:r>
        <w:fldChar w:fldCharType="begin"/>
      </w:r>
      <w:r>
        <w:rPr>
          <w:highlight w:val="lightGray"/>
        </w:rPr>
        <w:instrText>REF a326473 \h \w</w:instrText>
      </w:r>
      <w:r>
        <w:fldChar w:fldCharType="separate"/>
      </w:r>
      <w:r>
        <w:t>Schedule 1</w:t>
      </w:r>
      <w:r>
        <w:fldChar w:fldCharType="end"/>
      </w:r>
      <w:r>
        <w:t xml:space="preserve"> [or otherwise reasonably required by the Supplier for the purpose of providing the Services</w:t>
      </w:r>
      <w:del w:id="801" w:author="David Sant" w:date="2025-11-27T22:20:00Z" w16du:dateUtc="2025-11-27T22:20:00Z">
        <w:r w:rsidDel="009525B5">
          <w:delText>]</w:delText>
        </w:r>
      </w:del>
      <w:r>
        <w:t>;</w:t>
      </w:r>
      <w:bookmarkEnd w:id="800"/>
    </w:p>
    <w:p w14:paraId="38E9FE86" w14:textId="6F2AD973" w:rsidR="00E76087" w:rsidRDefault="00000000" w:rsidP="00575092">
      <w:pPr>
        <w:pStyle w:val="Untitledsubclause2"/>
      </w:pPr>
      <w:bookmarkStart w:id="802" w:name="a848091"/>
      <w:del w:id="803" w:author="David Sant" w:date="2025-11-27T22:20:00Z" w16du:dateUtc="2025-11-27T22:20:00Z">
        <w:r w:rsidDel="009525B5">
          <w:delText>[</w:delText>
        </w:r>
      </w:del>
      <w:r>
        <w:t xml:space="preserve">provide the </w:t>
      </w:r>
      <w:del w:id="804" w:author="David Sant" w:date="2025-11-27T21:39:00Z" w16du:dateUtc="2025-11-27T21:39:00Z">
        <w:r>
          <w:delText>Customer</w:delText>
        </w:r>
      </w:del>
      <w:ins w:id="805" w:author="David Sant" w:date="2025-11-27T21:39:00Z" w16du:dateUtc="2025-11-27T21:39:00Z">
        <w:r w:rsidR="00577940">
          <w:t>Norton</w:t>
        </w:r>
      </w:ins>
      <w:r>
        <w:t xml:space="preserve"> Equipment to the Supplier by the dates and in the manner prescribed in </w:t>
      </w:r>
      <w:r>
        <w:fldChar w:fldCharType="begin"/>
      </w:r>
      <w:r>
        <w:rPr>
          <w:highlight w:val="lightGray"/>
        </w:rPr>
        <w:instrText>REF a326473 \h \w</w:instrText>
      </w:r>
      <w:r>
        <w:fldChar w:fldCharType="separate"/>
      </w:r>
      <w:r>
        <w:t>Schedule 1</w:t>
      </w:r>
      <w:r>
        <w:fldChar w:fldCharType="end"/>
      </w:r>
      <w:r>
        <w:t>;</w:t>
      </w:r>
      <w:r>
        <w:fldChar w:fldCharType="begin"/>
      </w:r>
      <w:r>
        <w:fldChar w:fldCharType="end"/>
      </w:r>
      <w:del w:id="806" w:author="David Sant" w:date="2025-11-27T22:20:00Z" w16du:dateUtc="2025-11-27T22:20:00Z">
        <w:r w:rsidDel="009525B5">
          <w:delText>]</w:delText>
        </w:r>
      </w:del>
      <w:bookmarkEnd w:id="802"/>
      <w:ins w:id="807" w:author="David Sant" w:date="2025-11-27T22:20:00Z" w16du:dateUtc="2025-11-27T22:20:00Z">
        <w:r w:rsidR="009525B5">
          <w:t xml:space="preserve"> and</w:t>
        </w:r>
      </w:ins>
    </w:p>
    <w:p w14:paraId="03D6314D" w14:textId="5AA9F7DF" w:rsidR="00E76087" w:rsidRDefault="00000000" w:rsidP="00575092">
      <w:pPr>
        <w:pStyle w:val="Untitledsubclause2"/>
      </w:pPr>
      <w:bookmarkStart w:id="808" w:name="a283933"/>
      <w:r>
        <w:t xml:space="preserve">inform the Supplier of all health and safety and security requirements that apply from time to time at </w:t>
      </w:r>
      <w:del w:id="809" w:author="David Sant" w:date="2025-11-27T22:20:00Z" w16du:dateUtc="2025-11-27T22:20:00Z">
        <w:r w:rsidDel="009525B5">
          <w:delText xml:space="preserve">[any of] </w:delText>
        </w:r>
      </w:del>
      <w:r>
        <w:t xml:space="preserve">the </w:t>
      </w:r>
      <w:del w:id="810" w:author="David Sant" w:date="2025-11-27T21:39:00Z" w16du:dateUtc="2025-11-27T21:39:00Z">
        <w:r>
          <w:delText>Customer's</w:delText>
        </w:r>
      </w:del>
      <w:ins w:id="811" w:author="David Sant" w:date="2025-11-27T21:39:00Z" w16du:dateUtc="2025-11-27T21:39:00Z">
        <w:r w:rsidR="00577940">
          <w:t>Norton</w:t>
        </w:r>
        <w:r>
          <w:t>'s</w:t>
        </w:r>
      </w:ins>
      <w:r>
        <w:t xml:space="preserve"> premises which the Supplier will require access to.</w:t>
      </w:r>
      <w:del w:id="812" w:author="David Sant" w:date="2025-11-27T22:20:00Z" w16du:dateUtc="2025-11-27T22:20:00Z">
        <w:r w:rsidDel="009525B5">
          <w:delText xml:space="preserve"> [The </w:delText>
        </w:r>
      </w:del>
      <w:del w:id="813" w:author="David Sant" w:date="2025-11-27T21:39:00Z" w16du:dateUtc="2025-11-27T21:39:00Z">
        <w:r>
          <w:delText>Customer's</w:delText>
        </w:r>
      </w:del>
      <w:del w:id="814" w:author="David Sant" w:date="2025-11-27T22:20:00Z" w16du:dateUtc="2025-11-27T22:20:00Z">
        <w:r w:rsidDel="009525B5">
          <w:delText xml:space="preserve"> requirements as at the Effective Date are set out in </w:delText>
        </w:r>
        <w:r w:rsidDel="009525B5">
          <w:fldChar w:fldCharType="begin"/>
        </w:r>
        <w:r w:rsidDel="009525B5">
          <w:rPr>
            <w:highlight w:val="lightGray"/>
          </w:rPr>
          <w:delInstrText>REF a387902 \h \w</w:delInstrText>
        </w:r>
        <w:r w:rsidDel="009525B5">
          <w:fldChar w:fldCharType="separate"/>
        </w:r>
      </w:del>
      <w:del w:id="815" w:author="David Sant" w:date="2025-11-27T21:52:00Z" w16du:dateUtc="2025-11-27T21:52:00Z">
        <w:r w:rsidDel="009B649C">
          <w:delText>Schedule 4</w:delText>
        </w:r>
      </w:del>
      <w:del w:id="816" w:author="David Sant" w:date="2025-11-27T22:20:00Z" w16du:dateUtc="2025-11-27T22:20:00Z">
        <w:r w:rsidDel="009525B5">
          <w:fldChar w:fldCharType="end"/>
        </w:r>
        <w:r w:rsidDel="009525B5">
          <w:delText>]</w:delText>
        </w:r>
      </w:del>
      <w:ins w:id="817" w:author="David Sant" w:date="2025-11-27T22:20:00Z" w16du:dateUtc="2025-11-27T22:20:00Z">
        <w:r w:rsidR="009525B5">
          <w:t>.</w:t>
        </w:r>
      </w:ins>
      <w:del w:id="818" w:author="David Sant" w:date="2025-11-27T22:20:00Z" w16du:dateUtc="2025-11-27T22:20:00Z">
        <w:r w:rsidDel="009525B5">
          <w:delText>; and</w:delText>
        </w:r>
      </w:del>
      <w:bookmarkEnd w:id="808"/>
    </w:p>
    <w:p w14:paraId="4B2E098D" w14:textId="227EECFF" w:rsidR="00E76087" w:rsidDel="009525B5" w:rsidRDefault="00000000" w:rsidP="00575092">
      <w:pPr>
        <w:pStyle w:val="Untitledsubclause2"/>
        <w:rPr>
          <w:del w:id="819" w:author="David Sant" w:date="2025-11-27T22:20:00Z" w16du:dateUtc="2025-11-27T22:20:00Z"/>
        </w:rPr>
      </w:pPr>
      <w:bookmarkStart w:id="820" w:name="a704964"/>
      <w:del w:id="821" w:author="David Sant" w:date="2025-11-27T22:20:00Z" w16du:dateUtc="2025-11-27T22:20:00Z">
        <w:r w:rsidDel="009525B5">
          <w:lastRenderedPageBreak/>
          <w:delText>[ANY OTHER RELEVANT OBLIGATIONS].</w:delText>
        </w:r>
        <w:bookmarkEnd w:id="820"/>
      </w:del>
    </w:p>
    <w:p w14:paraId="40313100" w14:textId="5AD03001" w:rsidR="00E76087" w:rsidRPr="00BC0CB6" w:rsidDel="009525B5" w:rsidRDefault="00000000" w:rsidP="00575092">
      <w:pPr>
        <w:pStyle w:val="Untitledsubclause1"/>
        <w:rPr>
          <w:del w:id="822" w:author="David Sant" w:date="2025-11-27T22:20:00Z" w16du:dateUtc="2025-11-27T22:20:00Z"/>
        </w:rPr>
      </w:pPr>
      <w:bookmarkStart w:id="823" w:name="a947136"/>
      <w:del w:id="824" w:author="David Sant" w:date="2025-11-27T22:20:00Z" w16du:dateUtc="2025-11-27T22:20:00Z">
        <w:r w:rsidDel="009525B5">
          <w:delText xml:space="preserve">The Supplier cannot rely on the </w:delText>
        </w:r>
      </w:del>
      <w:del w:id="825" w:author="David Sant" w:date="2025-11-27T21:39:00Z" w16du:dateUtc="2025-11-27T21:39:00Z">
        <w:r>
          <w:delText>Customer's</w:delText>
        </w:r>
      </w:del>
      <w:del w:id="826" w:author="David Sant" w:date="2025-11-27T22:20:00Z" w16du:dateUtc="2025-11-27T22:20:00Z">
        <w:r w:rsidDel="009525B5">
          <w:delText xml:space="preserve"> breach of this agreement to excuse any failure in the Supplier's performance unless:</w:delText>
        </w:r>
        <w:bookmarkEnd w:id="823"/>
      </w:del>
    </w:p>
    <w:p w14:paraId="3A31B17B" w14:textId="58706001" w:rsidR="00E76087" w:rsidDel="009525B5" w:rsidRDefault="00000000" w:rsidP="00575092">
      <w:pPr>
        <w:pStyle w:val="Untitledsubclause2"/>
        <w:rPr>
          <w:del w:id="827" w:author="David Sant" w:date="2025-11-27T22:20:00Z" w16du:dateUtc="2025-11-27T22:20:00Z"/>
        </w:rPr>
      </w:pPr>
      <w:bookmarkStart w:id="828" w:name="a642933"/>
      <w:del w:id="829" w:author="David Sant" w:date="2025-11-27T22:20:00Z" w16du:dateUtc="2025-11-27T22:20:00Z">
        <w:r w:rsidDel="009525B5">
          <w:delText xml:space="preserve">the Supplier promptly notifies the </w:delText>
        </w:r>
      </w:del>
      <w:del w:id="830" w:author="David Sant" w:date="2025-11-27T21:39:00Z" w16du:dateUtc="2025-11-27T21:39:00Z">
        <w:r>
          <w:delText>Customer</w:delText>
        </w:r>
      </w:del>
      <w:del w:id="831" w:author="David Sant" w:date="2025-11-27T22:20:00Z" w16du:dateUtc="2025-11-27T22:20:00Z">
        <w:r w:rsidDel="009525B5">
          <w:delText xml:space="preserve"> in writing [and in reasonable detail] of the </w:delText>
        </w:r>
      </w:del>
      <w:del w:id="832" w:author="David Sant" w:date="2025-11-27T21:39:00Z" w16du:dateUtc="2025-11-27T21:39:00Z">
        <w:r>
          <w:delText>Customer</w:delText>
        </w:r>
      </w:del>
      <w:del w:id="833" w:author="David Sant" w:date="2025-11-27T22:20:00Z" w16du:dateUtc="2025-11-27T22:20:00Z">
        <w:r w:rsidDel="009525B5">
          <w:delText xml:space="preserve"> breach and its effect or anticipated effect on the Services; </w:delText>
        </w:r>
        <w:bookmarkEnd w:id="828"/>
      </w:del>
    </w:p>
    <w:p w14:paraId="1F72856A" w14:textId="19ADE857" w:rsidR="00E76087" w:rsidRPr="00BC0CB6" w:rsidDel="009525B5" w:rsidRDefault="00000000" w:rsidP="00575092">
      <w:pPr>
        <w:pStyle w:val="Untitledsubclause2"/>
        <w:rPr>
          <w:del w:id="834" w:author="David Sant" w:date="2025-11-27T22:20:00Z" w16du:dateUtc="2025-11-27T22:20:00Z"/>
        </w:rPr>
      </w:pPr>
      <w:bookmarkStart w:id="835" w:name="a566188"/>
      <w:del w:id="836" w:author="David Sant" w:date="2025-11-27T22:20:00Z" w16du:dateUtc="2025-11-27T22:20:00Z">
        <w:r w:rsidDel="009525B5">
          <w:delText xml:space="preserve">the obligations that the Supplier cannot perform are directly [and materially] impacted by the </w:delText>
        </w:r>
      </w:del>
      <w:del w:id="837" w:author="David Sant" w:date="2025-11-27T21:39:00Z" w16du:dateUtc="2025-11-27T21:39:00Z">
        <w:r>
          <w:delText>Customer's</w:delText>
        </w:r>
      </w:del>
      <w:del w:id="838" w:author="David Sant" w:date="2025-11-27T22:20:00Z" w16du:dateUtc="2025-11-27T22:20:00Z">
        <w:r w:rsidDel="009525B5">
          <w:delText xml:space="preserve"> breach; and </w:delText>
        </w:r>
        <w:bookmarkEnd w:id="835"/>
      </w:del>
    </w:p>
    <w:p w14:paraId="07750329" w14:textId="3AFC9C93" w:rsidR="00E76087" w:rsidRPr="00BC0CB6" w:rsidDel="009525B5" w:rsidRDefault="00000000" w:rsidP="00575092">
      <w:pPr>
        <w:pStyle w:val="Untitledsubclause2"/>
        <w:rPr>
          <w:del w:id="839" w:author="David Sant" w:date="2025-11-27T22:20:00Z" w16du:dateUtc="2025-11-27T22:20:00Z"/>
        </w:rPr>
      </w:pPr>
      <w:bookmarkStart w:id="840" w:name="a236615"/>
      <w:del w:id="841" w:author="David Sant" w:date="2025-11-27T22:20:00Z" w16du:dateUtc="2025-11-27T22:20:00Z">
        <w:r w:rsidDel="009525B5">
          <w:delText>the Supplier uses all reasonable endeavours to continue to provide the affected obligations in accordance with this agreement.</w:delText>
        </w:r>
        <w:bookmarkEnd w:id="840"/>
      </w:del>
    </w:p>
    <w:p w14:paraId="2F06F298" w14:textId="1508C094" w:rsidR="00E76087" w:rsidRPr="00BC0CB6" w:rsidDel="005D343B" w:rsidRDefault="00000000" w:rsidP="00575092">
      <w:pPr>
        <w:pStyle w:val="Untitledsubclause1"/>
        <w:rPr>
          <w:del w:id="842" w:author="David Sant" w:date="2025-11-27T22:21:00Z" w16du:dateUtc="2025-11-27T22:21:00Z"/>
        </w:rPr>
      </w:pPr>
      <w:bookmarkStart w:id="843" w:name="a523496"/>
      <w:del w:id="844" w:author="David Sant" w:date="2025-11-27T22:21:00Z" w16du:dateUtc="2025-11-27T22:21:00Z">
        <w:r w:rsidDel="005D343B">
          <w:delText xml:space="preserve">[The Supplier cannot rely on a notice given under </w:delText>
        </w:r>
        <w:r w:rsidDel="005D343B">
          <w:fldChar w:fldCharType="begin"/>
        </w:r>
        <w:r w:rsidDel="005D343B">
          <w:delInstrText>PAGEREF a642933\# "'clause '"  \h</w:delInstrText>
        </w:r>
        <w:r w:rsidDel="005D343B">
          <w:fldChar w:fldCharType="separate"/>
        </w:r>
        <w:r w:rsidR="009B649C" w:rsidDel="005D343B">
          <w:rPr>
            <w:noProof/>
          </w:rPr>
          <w:delText xml:space="preserve">clause </w:delText>
        </w:r>
        <w:r w:rsidDel="005D343B">
          <w:fldChar w:fldCharType="end"/>
        </w:r>
        <w:r w:rsidDel="005D343B">
          <w:fldChar w:fldCharType="begin"/>
        </w:r>
        <w:r w:rsidDel="005D343B">
          <w:rPr>
            <w:highlight w:val="lightGray"/>
          </w:rPr>
          <w:delInstrText>REF a642933 \h \w</w:delInstrText>
        </w:r>
        <w:r w:rsidDel="005D343B">
          <w:fldChar w:fldCharType="separate"/>
        </w:r>
      </w:del>
      <w:del w:id="845" w:author="David Sant" w:date="2025-11-27T21:52:00Z" w16du:dateUtc="2025-11-27T21:52:00Z">
        <w:r w:rsidDel="009B649C">
          <w:delText>6.2(a)</w:delText>
        </w:r>
      </w:del>
      <w:del w:id="846" w:author="David Sant" w:date="2025-11-27T22:21:00Z" w16du:dateUtc="2025-11-27T22:21:00Z">
        <w:r w:rsidDel="005D343B">
          <w:fldChar w:fldCharType="end"/>
        </w:r>
        <w:r w:rsidDel="005D343B">
          <w:delText xml:space="preserve"> in re</w:delText>
        </w:r>
        <w:r w:rsidDel="005D343B">
          <w:fldChar w:fldCharType="begin"/>
        </w:r>
        <w:r w:rsidDel="005D343B">
          <w:delInstrText>MACROBUTTON optional</w:delInstrText>
        </w:r>
        <w:r w:rsidDel="005D343B">
          <w:fldChar w:fldCharType="end"/>
        </w:r>
        <w:r w:rsidDel="005D343B">
          <w:delText xml:space="preserve">spect of any failure in the Supplier's performance which occurs before the </w:delText>
        </w:r>
      </w:del>
      <w:del w:id="847" w:author="David Sant" w:date="2025-11-27T21:39:00Z" w16du:dateUtc="2025-11-27T21:39:00Z">
        <w:r>
          <w:delText>Customer's</w:delText>
        </w:r>
      </w:del>
      <w:del w:id="848" w:author="David Sant" w:date="2025-11-27T22:21:00Z" w16du:dateUtc="2025-11-27T22:21:00Z">
        <w:r w:rsidDel="005D343B">
          <w:delText xml:space="preserve"> receipt of that notice.]</w:delText>
        </w:r>
        <w:bookmarkEnd w:id="843"/>
      </w:del>
    </w:p>
    <w:p w14:paraId="38957BA0" w14:textId="28AF7B4E" w:rsidR="00E76087" w:rsidRPr="00C0189A" w:rsidDel="005D343B" w:rsidRDefault="00000000" w:rsidP="00575092">
      <w:pPr>
        <w:pStyle w:val="Untitledsubclause1"/>
        <w:rPr>
          <w:del w:id="849" w:author="David Sant" w:date="2025-11-27T22:21:00Z" w16du:dateUtc="2025-11-27T22:21:00Z"/>
          <w:i/>
          <w:iCs/>
        </w:rPr>
      </w:pPr>
      <w:bookmarkStart w:id="850" w:name="a664964"/>
      <w:del w:id="851" w:author="David Sant" w:date="2025-11-27T22:21:00Z" w16du:dateUtc="2025-11-27T22:21:00Z">
        <w:r w:rsidDel="005D343B">
          <w:delText xml:space="preserve">The </w:delText>
        </w:r>
      </w:del>
      <w:del w:id="852" w:author="David Sant" w:date="2025-11-27T21:39:00Z" w16du:dateUtc="2025-11-27T21:39:00Z">
        <w:r>
          <w:delText>Customer</w:delText>
        </w:r>
      </w:del>
      <w:del w:id="853" w:author="David Sant" w:date="2025-11-27T22:21:00Z" w16du:dateUtc="2025-11-27T22:21:00Z">
        <w:r w:rsidDel="005D343B">
          <w:delText xml:space="preserve"> may challenge any notice received from the Supplier under </w:delText>
        </w:r>
        <w:r w:rsidDel="005D343B">
          <w:fldChar w:fldCharType="begin"/>
        </w:r>
        <w:r w:rsidDel="005D343B">
          <w:delInstrText>PAGEREF a642933\# "'clause '"  \h</w:delInstrText>
        </w:r>
        <w:r w:rsidDel="005D343B">
          <w:fldChar w:fldCharType="separate"/>
        </w:r>
        <w:r w:rsidR="009B649C" w:rsidDel="005D343B">
          <w:rPr>
            <w:noProof/>
          </w:rPr>
          <w:delText xml:space="preserve">clause </w:delText>
        </w:r>
        <w:r w:rsidDel="005D343B">
          <w:fldChar w:fldCharType="end"/>
        </w:r>
        <w:r w:rsidDel="005D343B">
          <w:fldChar w:fldCharType="begin"/>
        </w:r>
        <w:r w:rsidDel="005D343B">
          <w:rPr>
            <w:highlight w:val="lightGray"/>
          </w:rPr>
          <w:delInstrText>REF a642933 \h \w</w:delInstrText>
        </w:r>
        <w:r w:rsidDel="005D343B">
          <w:fldChar w:fldCharType="separate"/>
        </w:r>
      </w:del>
      <w:del w:id="854" w:author="David Sant" w:date="2025-11-27T21:52:00Z" w16du:dateUtc="2025-11-27T21:52:00Z">
        <w:r w:rsidDel="009B649C">
          <w:delText>6.2(a)</w:delText>
        </w:r>
      </w:del>
      <w:del w:id="855" w:author="David Sant" w:date="2025-11-27T22:21:00Z" w16du:dateUtc="2025-11-27T22:21:00Z">
        <w:r w:rsidDel="005D343B">
          <w:fldChar w:fldCharType="end"/>
        </w:r>
        <w:r w:rsidDel="005D343B">
          <w:delText xml:space="preserve"> if it believes, in its reasonable opinion, that the breach notified to it should not have [an </w:delText>
        </w:r>
        <w:r w:rsidDel="005D343B">
          <w:rPr>
            <w:b/>
            <w:bCs/>
          </w:rPr>
          <w:delText>OR</w:delText>
        </w:r>
        <w:r w:rsidDel="005D343B">
          <w:delText xml:space="preserve"> a material] adverse effect on the Supplier performing its obligations in accordance with this agreement. Any resulting dispute regarding the occurrence or impact of the notified breach may be referred by either party for resolution in accordance with </w:delText>
        </w:r>
        <w:r w:rsidDel="005D343B">
          <w:fldChar w:fldCharType="begin"/>
        </w:r>
        <w:r w:rsidDel="005D343B">
          <w:delInstrText>PAGEREF a120176\# "'clause '"  \h</w:delInstrText>
        </w:r>
        <w:r w:rsidDel="005D343B">
          <w:fldChar w:fldCharType="separate"/>
        </w:r>
        <w:r w:rsidR="009B649C" w:rsidDel="005D343B">
          <w:rPr>
            <w:noProof/>
          </w:rPr>
          <w:delText xml:space="preserve">clause </w:delText>
        </w:r>
        <w:r w:rsidDel="005D343B">
          <w:fldChar w:fldCharType="end"/>
        </w:r>
        <w:r w:rsidDel="005D343B">
          <w:fldChar w:fldCharType="begin"/>
        </w:r>
        <w:r w:rsidDel="005D343B">
          <w:rPr>
            <w:highlight w:val="lightGray"/>
          </w:rPr>
          <w:delInstrText>REF a120176 \h \w</w:delInstrText>
        </w:r>
        <w:r w:rsidDel="005D343B">
          <w:fldChar w:fldCharType="separate"/>
        </w:r>
      </w:del>
      <w:del w:id="856" w:author="David Sant" w:date="2025-11-27T21:52:00Z" w16du:dateUtc="2025-11-27T21:52:00Z">
        <w:r w:rsidDel="009B649C">
          <w:delText>34</w:delText>
        </w:r>
      </w:del>
      <w:del w:id="857" w:author="David Sant" w:date="2025-11-27T22:21:00Z" w16du:dateUtc="2025-11-27T22:21:00Z">
        <w:r w:rsidDel="005D343B">
          <w:fldChar w:fldCharType="end"/>
        </w:r>
        <w:r w:rsidDel="005D343B">
          <w:delText xml:space="preserve">. Any failure by the </w:delText>
        </w:r>
      </w:del>
      <w:del w:id="858" w:author="David Sant" w:date="2025-11-27T21:39:00Z" w16du:dateUtc="2025-11-27T21:39:00Z">
        <w:r>
          <w:delText>Customer</w:delText>
        </w:r>
      </w:del>
      <w:del w:id="859" w:author="David Sant" w:date="2025-11-27T22:21:00Z" w16du:dateUtc="2025-11-27T22:21:00Z">
        <w:r w:rsidDel="005D343B">
          <w:delText xml:space="preserve"> to challenge a notice from the Supplier under </w:delText>
        </w:r>
        <w:r w:rsidDel="005D343B">
          <w:fldChar w:fldCharType="begin"/>
        </w:r>
        <w:r w:rsidDel="005D343B">
          <w:delInstrText>PAGEREF a642933\# "'clause '"  \h</w:delInstrText>
        </w:r>
        <w:r w:rsidDel="005D343B">
          <w:fldChar w:fldCharType="separate"/>
        </w:r>
        <w:r w:rsidR="009B649C" w:rsidDel="005D343B">
          <w:rPr>
            <w:noProof/>
          </w:rPr>
          <w:delText xml:space="preserve">clause </w:delText>
        </w:r>
        <w:r w:rsidDel="005D343B">
          <w:fldChar w:fldCharType="end"/>
        </w:r>
        <w:r w:rsidDel="005D343B">
          <w:fldChar w:fldCharType="begin"/>
        </w:r>
        <w:r w:rsidDel="005D343B">
          <w:rPr>
            <w:highlight w:val="lightGray"/>
          </w:rPr>
          <w:delInstrText>REF a642933 \h \w</w:delInstrText>
        </w:r>
        <w:r w:rsidDel="005D343B">
          <w:fldChar w:fldCharType="separate"/>
        </w:r>
      </w:del>
      <w:del w:id="860" w:author="David Sant" w:date="2025-11-27T21:52:00Z" w16du:dateUtc="2025-11-27T21:52:00Z">
        <w:r w:rsidDel="009B649C">
          <w:delText>6.2(a)</w:delText>
        </w:r>
      </w:del>
      <w:del w:id="861" w:author="David Sant" w:date="2025-11-27T22:21:00Z" w16du:dateUtc="2025-11-27T22:21:00Z">
        <w:r w:rsidDel="005D343B">
          <w:fldChar w:fldCharType="end"/>
        </w:r>
        <w:r w:rsidDel="005D343B">
          <w:rPr>
            <w:rStyle w:val="Hyperlink"/>
            <w:u w:val="none"/>
          </w:rPr>
          <w:delText xml:space="preserve"> </w:delText>
        </w:r>
        <w:r w:rsidDel="005D343B">
          <w:rPr>
            <w:rStyle w:val="Hyperlink"/>
            <w:i w:val="0"/>
            <w:iCs/>
            <w:u w:val="none"/>
          </w:rPr>
          <w:delText xml:space="preserve">does not mean that the </w:delText>
        </w:r>
      </w:del>
      <w:del w:id="862" w:author="David Sant" w:date="2025-11-27T21:39:00Z" w16du:dateUtc="2025-11-27T21:39:00Z">
        <w:r>
          <w:rPr>
            <w:rStyle w:val="Hyperlink"/>
            <w:i w:val="0"/>
            <w:iCs/>
            <w:u w:val="none"/>
          </w:rPr>
          <w:delText>Customer</w:delText>
        </w:r>
      </w:del>
      <w:del w:id="863" w:author="David Sant" w:date="2025-11-27T22:21:00Z" w16du:dateUtc="2025-11-27T22:21:00Z">
        <w:r w:rsidDel="005D343B">
          <w:rPr>
            <w:rStyle w:val="Hyperlink"/>
            <w:i w:val="0"/>
            <w:iCs/>
            <w:u w:val="none"/>
          </w:rPr>
          <w:delText xml:space="preserve"> accepts that it is in breach or that any breach excuses any failure in the Supplier's performance.</w:delText>
        </w:r>
        <w:r w:rsidDel="005D343B">
          <w:rPr>
            <w:rStyle w:val="Hyperlink"/>
            <w:i w:val="0"/>
            <w:iCs/>
          </w:rPr>
          <w:delText xml:space="preserve"> </w:delText>
        </w:r>
        <w:bookmarkEnd w:id="850"/>
      </w:del>
    </w:p>
    <w:p w14:paraId="59B46AC3" w14:textId="77777777" w:rsidR="00E76087" w:rsidRDefault="00000000" w:rsidP="00575092">
      <w:pPr>
        <w:pStyle w:val="TitleClause"/>
      </w:pPr>
      <w:r>
        <w:fldChar w:fldCharType="begin"/>
      </w:r>
      <w:r>
        <w:instrText>TC "7. Change control" \l 1</w:instrText>
      </w:r>
      <w:r>
        <w:fldChar w:fldCharType="end"/>
      </w:r>
      <w:bookmarkStart w:id="864" w:name="_Toc256000006"/>
      <w:bookmarkStart w:id="865" w:name="a906795"/>
      <w:r>
        <w:t>Change control</w:t>
      </w:r>
      <w:bookmarkEnd w:id="864"/>
      <w:bookmarkEnd w:id="865"/>
    </w:p>
    <w:p w14:paraId="7970992C" w14:textId="0CB4DA2A" w:rsidR="00E76087" w:rsidRDefault="00000000" w:rsidP="00575092">
      <w:pPr>
        <w:pStyle w:val="Untitledsubclause1"/>
      </w:pPr>
      <w:bookmarkStart w:id="866" w:name="a223585"/>
      <w:r>
        <w:t xml:space="preserve">Either party may submit a written request for Change to the other party in accordance with this </w:t>
      </w:r>
      <w:r>
        <w:fldChar w:fldCharType="begin"/>
      </w:r>
      <w:r>
        <w:instrText>PAGEREF a906795\# "'clause '"  \h</w:instrText>
      </w:r>
      <w:r>
        <w:fldChar w:fldCharType="separate"/>
      </w:r>
      <w:r w:rsidR="009B649C">
        <w:rPr>
          <w:noProof/>
        </w:rPr>
        <w:t xml:space="preserve">clause </w:t>
      </w:r>
      <w:r>
        <w:fldChar w:fldCharType="end"/>
      </w:r>
      <w:r>
        <w:fldChar w:fldCharType="begin"/>
      </w:r>
      <w:r>
        <w:rPr>
          <w:highlight w:val="lightGray"/>
        </w:rPr>
        <w:instrText>REF a906795 \h \w</w:instrText>
      </w:r>
      <w:r>
        <w:fldChar w:fldCharType="separate"/>
      </w:r>
      <w:ins w:id="867" w:author="David Sant" w:date="2025-11-27T21:52:00Z" w16du:dateUtc="2025-11-27T21:52:00Z">
        <w:r w:rsidR="009B649C">
          <w:rPr>
            <w:highlight w:val="lightGray"/>
          </w:rPr>
          <w:t>8</w:t>
        </w:r>
      </w:ins>
      <w:del w:id="868" w:author="David Sant" w:date="2025-11-27T21:52:00Z" w16du:dateUtc="2025-11-27T21:52:00Z">
        <w:r w:rsidDel="009B649C">
          <w:delText>7</w:delText>
        </w:r>
      </w:del>
      <w:r>
        <w:fldChar w:fldCharType="end"/>
      </w:r>
      <w:r>
        <w:t xml:space="preserve">, but no proposed Change will come into effect until a Change Control Note has been signed by the authorised representatives of both parties. </w:t>
      </w:r>
      <w:bookmarkEnd w:id="866"/>
    </w:p>
    <w:p w14:paraId="6FB1211F" w14:textId="54D3BF98" w:rsidR="00E76087" w:rsidRDefault="00000000" w:rsidP="00575092">
      <w:pPr>
        <w:pStyle w:val="Untitledsubclause1"/>
      </w:pPr>
      <w:bookmarkStart w:id="869" w:name="a377752"/>
      <w:r>
        <w:t xml:space="preserve">If the </w:t>
      </w:r>
      <w:del w:id="870" w:author="David Sant" w:date="2025-11-27T21:39:00Z" w16du:dateUtc="2025-11-27T21:39:00Z">
        <w:r>
          <w:delText>Customer</w:delText>
        </w:r>
      </w:del>
      <w:ins w:id="871" w:author="David Sant" w:date="2025-11-27T21:39:00Z" w16du:dateUtc="2025-11-27T21:39:00Z">
        <w:r w:rsidR="00577940">
          <w:t>Norton</w:t>
        </w:r>
      </w:ins>
      <w:r>
        <w:t xml:space="preserve"> wishes to make a Change: </w:t>
      </w:r>
      <w:bookmarkEnd w:id="869"/>
    </w:p>
    <w:p w14:paraId="79509114" w14:textId="5A6A1A3C" w:rsidR="00E76087" w:rsidRDefault="00000000" w:rsidP="00575092">
      <w:pPr>
        <w:pStyle w:val="Untitledsubclause2"/>
      </w:pPr>
      <w:bookmarkStart w:id="872" w:name="a193859"/>
      <w:r>
        <w:t xml:space="preserve">the </w:t>
      </w:r>
      <w:del w:id="873" w:author="David Sant" w:date="2025-11-27T21:39:00Z" w16du:dateUtc="2025-11-27T21:39:00Z">
        <w:r>
          <w:delText>Customer</w:delText>
        </w:r>
      </w:del>
      <w:ins w:id="874" w:author="David Sant" w:date="2025-11-27T21:39:00Z" w16du:dateUtc="2025-11-27T21:39:00Z">
        <w:r w:rsidR="00577940">
          <w:t>Norton</w:t>
        </w:r>
      </w:ins>
      <w:r>
        <w:t xml:space="preserve"> shall submit a written request to the Supplier, providing as much detail as is reasonably necessary to enable the Supplier to prepare the draft Change Control Note; and</w:t>
      </w:r>
      <w:bookmarkEnd w:id="872"/>
    </w:p>
    <w:p w14:paraId="22DA9EFC" w14:textId="064576B7" w:rsidR="00E76087" w:rsidRDefault="00000000" w:rsidP="00575092">
      <w:pPr>
        <w:pStyle w:val="Untitledsubclause2"/>
      </w:pPr>
      <w:bookmarkStart w:id="875" w:name="a817003"/>
      <w:r>
        <w:t xml:space="preserve">the Supplier shall, within [NUMBER] Business Days of receiving the </w:t>
      </w:r>
      <w:del w:id="876" w:author="David Sant" w:date="2025-11-27T21:39:00Z" w16du:dateUtc="2025-11-27T21:39:00Z">
        <w:r>
          <w:delText>Customer's</w:delText>
        </w:r>
      </w:del>
      <w:ins w:id="877" w:author="David Sant" w:date="2025-11-27T21:39:00Z" w16du:dateUtc="2025-11-27T21:39:00Z">
        <w:r w:rsidR="00577940">
          <w:t>Norton</w:t>
        </w:r>
        <w:r>
          <w:t>'s</w:t>
        </w:r>
      </w:ins>
      <w:r>
        <w:t xml:space="preserve"> request at </w:t>
      </w:r>
      <w:r>
        <w:fldChar w:fldCharType="begin"/>
      </w:r>
      <w:r>
        <w:instrText>PAGEREF a193859\# "'clause '"  \h</w:instrText>
      </w:r>
      <w:r>
        <w:fldChar w:fldCharType="separate"/>
      </w:r>
      <w:r w:rsidR="009B649C">
        <w:rPr>
          <w:noProof/>
        </w:rPr>
        <w:t xml:space="preserve">clause </w:t>
      </w:r>
      <w:r>
        <w:fldChar w:fldCharType="end"/>
      </w:r>
      <w:r>
        <w:fldChar w:fldCharType="begin"/>
      </w:r>
      <w:r>
        <w:rPr>
          <w:highlight w:val="lightGray"/>
        </w:rPr>
        <w:instrText>REF a193859 \h \w</w:instrText>
      </w:r>
      <w:r>
        <w:fldChar w:fldCharType="separate"/>
      </w:r>
      <w:ins w:id="878" w:author="David Sant" w:date="2025-11-27T21:52:00Z" w16du:dateUtc="2025-11-27T21:52:00Z">
        <w:r w:rsidR="009B649C">
          <w:rPr>
            <w:highlight w:val="lightGray"/>
          </w:rPr>
          <w:t>8.2(a)</w:t>
        </w:r>
      </w:ins>
      <w:del w:id="879" w:author="David Sant" w:date="2025-11-27T21:52:00Z" w16du:dateUtc="2025-11-27T21:52:00Z">
        <w:r w:rsidDel="009B649C">
          <w:delText>7.2(a)</w:delText>
        </w:r>
      </w:del>
      <w:r>
        <w:fldChar w:fldCharType="end"/>
      </w:r>
      <w:r>
        <w:t xml:space="preserve">, provide a Change Control Note to the </w:t>
      </w:r>
      <w:del w:id="880" w:author="David Sant" w:date="2025-11-27T21:39:00Z" w16du:dateUtc="2025-11-27T21:39:00Z">
        <w:r>
          <w:delText>Customer</w:delText>
        </w:r>
      </w:del>
      <w:ins w:id="881" w:author="David Sant" w:date="2025-11-27T21:39:00Z" w16du:dateUtc="2025-11-27T21:39:00Z">
        <w:r w:rsidR="00577940">
          <w:t>Norton</w:t>
        </w:r>
      </w:ins>
      <w:r>
        <w:t>.</w:t>
      </w:r>
      <w:bookmarkEnd w:id="875"/>
    </w:p>
    <w:p w14:paraId="3811E09F" w14:textId="4A04C3E9" w:rsidR="00E76087" w:rsidRDefault="00000000" w:rsidP="00575092">
      <w:pPr>
        <w:pStyle w:val="Untitledsubclause1"/>
      </w:pPr>
      <w:bookmarkStart w:id="882" w:name="a412481"/>
      <w:r>
        <w:t xml:space="preserve">If the Supplier wishes to make a Change, it shall send a Change Control Note to the </w:t>
      </w:r>
      <w:del w:id="883" w:author="David Sant" w:date="2025-11-27T21:39:00Z" w16du:dateUtc="2025-11-27T21:39:00Z">
        <w:r>
          <w:delText>Customer</w:delText>
        </w:r>
      </w:del>
      <w:ins w:id="884" w:author="David Sant" w:date="2025-11-27T21:39:00Z" w16du:dateUtc="2025-11-27T21:39:00Z">
        <w:r w:rsidR="00577940">
          <w:t>Norton</w:t>
        </w:r>
      </w:ins>
      <w:r>
        <w:t>.</w:t>
      </w:r>
      <w:bookmarkEnd w:id="882"/>
    </w:p>
    <w:p w14:paraId="20E2FAA5" w14:textId="33DCAD2B" w:rsidR="00E76087" w:rsidRDefault="00000000" w:rsidP="00575092">
      <w:pPr>
        <w:pStyle w:val="Untitledsubclause1"/>
      </w:pPr>
      <w:bookmarkStart w:id="885" w:name="a377952"/>
      <w:r>
        <w:t xml:space="preserve">A Change Control Note must contain sufficient information to enable the </w:t>
      </w:r>
      <w:del w:id="886" w:author="David Sant" w:date="2025-11-27T21:39:00Z" w16du:dateUtc="2025-11-27T21:39:00Z">
        <w:r>
          <w:delText>Customer</w:delText>
        </w:r>
      </w:del>
      <w:ins w:id="887" w:author="David Sant" w:date="2025-11-27T21:39:00Z" w16du:dateUtc="2025-11-27T21:39:00Z">
        <w:r w:rsidR="00577940">
          <w:t>Norton</w:t>
        </w:r>
      </w:ins>
      <w:r>
        <w:t xml:space="preserve"> to assess the Change, including as a minimum:</w:t>
      </w:r>
      <w:bookmarkEnd w:id="885"/>
    </w:p>
    <w:p w14:paraId="3EB65F56" w14:textId="77777777" w:rsidR="00E76087" w:rsidRDefault="00000000" w:rsidP="00575092">
      <w:pPr>
        <w:pStyle w:val="Untitledsubclause2"/>
      </w:pPr>
      <w:bookmarkStart w:id="888" w:name="a746167"/>
      <w:r>
        <w:t xml:space="preserve">the title of the </w:t>
      </w:r>
      <w:proofErr w:type="gramStart"/>
      <w:r>
        <w:t>Change;</w:t>
      </w:r>
      <w:bookmarkEnd w:id="888"/>
      <w:proofErr w:type="gramEnd"/>
    </w:p>
    <w:p w14:paraId="75744672" w14:textId="77777777" w:rsidR="00E76087" w:rsidRDefault="00000000" w:rsidP="00575092">
      <w:pPr>
        <w:pStyle w:val="Untitledsubclause2"/>
      </w:pPr>
      <w:bookmarkStart w:id="889" w:name="a879344"/>
      <w:r>
        <w:t xml:space="preserve">a description of the </w:t>
      </w:r>
      <w:proofErr w:type="gramStart"/>
      <w:r>
        <w:t>Change;</w:t>
      </w:r>
      <w:bookmarkEnd w:id="889"/>
      <w:proofErr w:type="gramEnd"/>
    </w:p>
    <w:p w14:paraId="08BF8C50" w14:textId="77777777" w:rsidR="00E76087" w:rsidRDefault="00000000" w:rsidP="00575092">
      <w:pPr>
        <w:pStyle w:val="Untitledsubclause2"/>
      </w:pPr>
      <w:bookmarkStart w:id="890" w:name="a243554"/>
      <w:r>
        <w:t>details of the effect of the proposed Change on:</w:t>
      </w:r>
      <w:bookmarkEnd w:id="890"/>
    </w:p>
    <w:p w14:paraId="37768725" w14:textId="77777777" w:rsidR="00E76087" w:rsidRDefault="00000000" w:rsidP="00575092">
      <w:pPr>
        <w:pStyle w:val="Untitledsubclause3"/>
      </w:pPr>
      <w:bookmarkStart w:id="891" w:name="a516669"/>
      <w:r>
        <w:t xml:space="preserve">the </w:t>
      </w:r>
      <w:proofErr w:type="gramStart"/>
      <w:r>
        <w:t>Services;</w:t>
      </w:r>
      <w:bookmarkEnd w:id="891"/>
      <w:proofErr w:type="gramEnd"/>
    </w:p>
    <w:p w14:paraId="592B651D" w14:textId="77777777" w:rsidR="00E76087" w:rsidRDefault="00000000" w:rsidP="00575092">
      <w:pPr>
        <w:pStyle w:val="Untitledsubclause3"/>
      </w:pPr>
      <w:bookmarkStart w:id="892" w:name="a591136"/>
      <w:r>
        <w:t xml:space="preserve">the </w:t>
      </w:r>
      <w:proofErr w:type="gramStart"/>
      <w:r>
        <w:t>Charges;</w:t>
      </w:r>
      <w:bookmarkEnd w:id="892"/>
      <w:proofErr w:type="gramEnd"/>
    </w:p>
    <w:p w14:paraId="70D2FF18" w14:textId="77777777" w:rsidR="00E76087" w:rsidRDefault="00000000" w:rsidP="00575092">
      <w:pPr>
        <w:pStyle w:val="Untitledsubclause3"/>
      </w:pPr>
      <w:bookmarkStart w:id="893" w:name="a366849"/>
      <w:r>
        <w:t>the timetable for the Services; and</w:t>
      </w:r>
      <w:bookmarkEnd w:id="893"/>
    </w:p>
    <w:p w14:paraId="69913BB2" w14:textId="77777777" w:rsidR="00E76087" w:rsidRDefault="00000000" w:rsidP="00575092">
      <w:pPr>
        <w:pStyle w:val="Untitledsubclause3"/>
      </w:pPr>
      <w:bookmarkStart w:id="894" w:name="a768345"/>
      <w:r>
        <w:t>any other term of this agreement.</w:t>
      </w:r>
      <w:bookmarkEnd w:id="894"/>
    </w:p>
    <w:p w14:paraId="03ABFECC" w14:textId="2B6B830F" w:rsidR="00E76087" w:rsidRDefault="00000000" w:rsidP="00575092">
      <w:pPr>
        <w:pStyle w:val="Untitledsubclause1"/>
      </w:pPr>
      <w:bookmarkStart w:id="895" w:name="a769833"/>
      <w:r>
        <w:t xml:space="preserve">The Supplier may only reject a request for Change from the </w:t>
      </w:r>
      <w:del w:id="896" w:author="David Sant" w:date="2025-11-27T21:39:00Z" w16du:dateUtc="2025-11-27T21:39:00Z">
        <w:r>
          <w:delText>Customer</w:delText>
        </w:r>
      </w:del>
      <w:ins w:id="897" w:author="David Sant" w:date="2025-11-27T21:39:00Z" w16du:dateUtc="2025-11-27T21:39:00Z">
        <w:r w:rsidR="00577940">
          <w:t>Norton</w:t>
        </w:r>
      </w:ins>
      <w:r>
        <w:t xml:space="preserve"> under </w:t>
      </w:r>
      <w:r>
        <w:fldChar w:fldCharType="begin"/>
      </w:r>
      <w:r>
        <w:instrText>PAGEREF a193859\# "'clause '"  \h</w:instrText>
      </w:r>
      <w:r>
        <w:fldChar w:fldCharType="separate"/>
      </w:r>
      <w:r w:rsidR="009B649C">
        <w:rPr>
          <w:noProof/>
        </w:rPr>
        <w:t xml:space="preserve">clause </w:t>
      </w:r>
      <w:r>
        <w:fldChar w:fldCharType="end"/>
      </w:r>
      <w:r>
        <w:fldChar w:fldCharType="begin"/>
      </w:r>
      <w:r>
        <w:rPr>
          <w:highlight w:val="lightGray"/>
        </w:rPr>
        <w:instrText>REF a193859 \h \w</w:instrText>
      </w:r>
      <w:r>
        <w:fldChar w:fldCharType="separate"/>
      </w:r>
      <w:ins w:id="898" w:author="David Sant" w:date="2025-11-27T21:52:00Z" w16du:dateUtc="2025-11-27T21:52:00Z">
        <w:r w:rsidR="009B649C">
          <w:rPr>
            <w:highlight w:val="lightGray"/>
          </w:rPr>
          <w:t>8.2(a)</w:t>
        </w:r>
      </w:ins>
      <w:del w:id="899" w:author="David Sant" w:date="2025-11-27T21:52:00Z" w16du:dateUtc="2025-11-27T21:52:00Z">
        <w:r w:rsidDel="009B649C">
          <w:delText>7.2(a)</w:delText>
        </w:r>
      </w:del>
      <w:r>
        <w:fldChar w:fldCharType="end"/>
      </w:r>
      <w:r>
        <w:t xml:space="preserve"> if the Supplier can demonstrate to the </w:t>
      </w:r>
      <w:del w:id="900" w:author="David Sant" w:date="2025-11-27T21:39:00Z" w16du:dateUtc="2025-11-27T21:39:00Z">
        <w:r>
          <w:delText>Customer's</w:delText>
        </w:r>
      </w:del>
      <w:ins w:id="901" w:author="David Sant" w:date="2025-11-27T21:39:00Z" w16du:dateUtc="2025-11-27T21:39:00Z">
        <w:r w:rsidR="00577940">
          <w:t>Norton</w:t>
        </w:r>
        <w:r>
          <w:t>'s</w:t>
        </w:r>
      </w:ins>
      <w:r>
        <w:t xml:space="preserve"> reasonable satisfaction that:</w:t>
      </w:r>
      <w:bookmarkEnd w:id="895"/>
    </w:p>
    <w:p w14:paraId="785A977F" w14:textId="77777777" w:rsidR="00E76087" w:rsidRDefault="00000000" w:rsidP="00575092">
      <w:pPr>
        <w:pStyle w:val="Untitledsubclause2"/>
      </w:pPr>
      <w:bookmarkStart w:id="902" w:name="a834068"/>
      <w:r>
        <w:t>the proposed Change would require this agreement to be delivered in a way that infringes any Applicable Law; or</w:t>
      </w:r>
      <w:bookmarkEnd w:id="902"/>
    </w:p>
    <w:p w14:paraId="4672D69A" w14:textId="77777777" w:rsidR="00E76087" w:rsidRDefault="00000000" w:rsidP="00575092">
      <w:pPr>
        <w:pStyle w:val="Untitledsubclause2"/>
      </w:pPr>
      <w:bookmarkStart w:id="903" w:name="a489804"/>
      <w:r>
        <w:t>it does not have the technical skill or capacity to implement the proposed Change.</w:t>
      </w:r>
      <w:bookmarkEnd w:id="903"/>
    </w:p>
    <w:p w14:paraId="3E9FA857" w14:textId="77777777" w:rsidR="00E76087" w:rsidRDefault="00000000" w:rsidP="00575092">
      <w:pPr>
        <w:pStyle w:val="Untitledsubclause1"/>
      </w:pPr>
      <w:bookmarkStart w:id="904" w:name="a147339"/>
      <w:r>
        <w:t>If the parties:</w:t>
      </w:r>
      <w:bookmarkEnd w:id="904"/>
    </w:p>
    <w:p w14:paraId="0E09D5A5" w14:textId="77777777" w:rsidR="00E76087" w:rsidRDefault="00000000" w:rsidP="00575092">
      <w:pPr>
        <w:pStyle w:val="Untitledsubclause2"/>
      </w:pPr>
      <w:bookmarkStart w:id="905" w:name="a156803"/>
      <w:r>
        <w:t xml:space="preserve">agree to the terms of a Change Control Note, they shall sign </w:t>
      </w:r>
      <w:proofErr w:type="gramStart"/>
      <w:r>
        <w:t>it</w:t>
      </w:r>
      <w:proofErr w:type="gramEnd"/>
      <w:r>
        <w:t xml:space="preserve"> and that Change Control Note will amend this agreement; or</w:t>
      </w:r>
      <w:bookmarkEnd w:id="905"/>
    </w:p>
    <w:p w14:paraId="2A55CBB9" w14:textId="0383886F" w:rsidR="00E76087" w:rsidRDefault="00000000" w:rsidP="00575092">
      <w:pPr>
        <w:pStyle w:val="Untitledsubclause2"/>
      </w:pPr>
      <w:bookmarkStart w:id="906" w:name="a590842"/>
      <w:r>
        <w:t xml:space="preserve">are unable to agree a Change Control Note, either party may require the disagreement to be dealt with in accordance with </w:t>
      </w:r>
      <w:r>
        <w:fldChar w:fldCharType="begin"/>
      </w:r>
      <w:r>
        <w:instrText>PAGEREF a120176\# "'clause '"  \h</w:instrText>
      </w:r>
      <w:r>
        <w:fldChar w:fldCharType="separate"/>
      </w:r>
      <w:r w:rsidR="009B649C">
        <w:rPr>
          <w:noProof/>
        </w:rPr>
        <w:t xml:space="preserve">clause </w:t>
      </w:r>
      <w:r>
        <w:fldChar w:fldCharType="end"/>
      </w:r>
      <w:r>
        <w:fldChar w:fldCharType="begin"/>
      </w:r>
      <w:r>
        <w:rPr>
          <w:highlight w:val="lightGray"/>
        </w:rPr>
        <w:instrText>REF a120176 \h \w</w:instrText>
      </w:r>
      <w:r>
        <w:fldChar w:fldCharType="separate"/>
      </w:r>
      <w:ins w:id="907" w:author="David Sant" w:date="2025-11-27T21:52:00Z" w16du:dateUtc="2025-11-27T21:52:00Z">
        <w:r w:rsidR="009B649C">
          <w:rPr>
            <w:highlight w:val="lightGray"/>
          </w:rPr>
          <w:t>34</w:t>
        </w:r>
      </w:ins>
      <w:del w:id="908" w:author="David Sant" w:date="2025-11-27T21:52:00Z" w16du:dateUtc="2025-11-27T21:52:00Z">
        <w:r w:rsidDel="009B649C">
          <w:delText>34</w:delText>
        </w:r>
      </w:del>
      <w:r>
        <w:fldChar w:fldCharType="end"/>
      </w:r>
      <w:r>
        <w:t>.</w:t>
      </w:r>
      <w:bookmarkEnd w:id="906"/>
    </w:p>
    <w:p w14:paraId="38753533" w14:textId="57268FFE" w:rsidR="00E76087" w:rsidRDefault="00000000" w:rsidP="00575092">
      <w:pPr>
        <w:pStyle w:val="Untitledsubclause1"/>
      </w:pPr>
      <w:bookmarkStart w:id="909" w:name="a197257"/>
      <w:del w:id="910" w:author="David Sant" w:date="2025-11-27T22:21:00Z" w16du:dateUtc="2025-11-27T22:21:00Z">
        <w:r w:rsidDel="005D343B">
          <w:lastRenderedPageBreak/>
          <w:delText>[</w:delText>
        </w:r>
      </w:del>
      <w:r>
        <w:t xml:space="preserve">Each party bears its own costs in relation to compliance with the procedure in this </w:t>
      </w:r>
      <w:r>
        <w:fldChar w:fldCharType="begin"/>
      </w:r>
      <w:r>
        <w:instrText>PAGEREF a906795\# "'clause '"  \h</w:instrText>
      </w:r>
      <w:r>
        <w:fldChar w:fldCharType="separate"/>
      </w:r>
      <w:r w:rsidR="009B649C">
        <w:rPr>
          <w:noProof/>
        </w:rPr>
        <w:t xml:space="preserve">clause </w:t>
      </w:r>
      <w:r>
        <w:fldChar w:fldCharType="end"/>
      </w:r>
      <w:r>
        <w:fldChar w:fldCharType="begin"/>
      </w:r>
      <w:r>
        <w:rPr>
          <w:highlight w:val="lightGray"/>
        </w:rPr>
        <w:instrText>REF a906795 \h \w</w:instrText>
      </w:r>
      <w:r>
        <w:fldChar w:fldCharType="separate"/>
      </w:r>
      <w:ins w:id="911" w:author="David Sant" w:date="2025-11-27T21:52:00Z" w16du:dateUtc="2025-11-27T21:52:00Z">
        <w:r w:rsidR="009B649C">
          <w:rPr>
            <w:highlight w:val="lightGray"/>
          </w:rPr>
          <w:t>8</w:t>
        </w:r>
      </w:ins>
      <w:del w:id="912" w:author="David Sant" w:date="2025-11-27T21:52:00Z" w16du:dateUtc="2025-11-27T21:52:00Z">
        <w:r w:rsidDel="009B649C">
          <w:delText>7</w:delText>
        </w:r>
      </w:del>
      <w:r>
        <w:fldChar w:fldCharType="end"/>
      </w:r>
      <w:r>
        <w:t xml:space="preserve">. </w:t>
      </w:r>
      <w:bookmarkEnd w:id="909"/>
    </w:p>
    <w:p w14:paraId="0386B9D3" w14:textId="6A151041" w:rsidR="00E76087" w:rsidDel="005D343B" w:rsidRDefault="00000000" w:rsidP="00575092">
      <w:pPr>
        <w:pStyle w:val="Parasubclause1"/>
        <w:rPr>
          <w:del w:id="913" w:author="David Sant" w:date="2025-11-27T22:21:00Z" w16du:dateUtc="2025-11-27T22:21:00Z"/>
        </w:rPr>
      </w:pPr>
      <w:del w:id="914" w:author="David Sant" w:date="2025-11-27T22:21:00Z" w16du:dateUtc="2025-11-27T22:21:00Z">
        <w:r w:rsidDel="005D343B">
          <w:rPr>
            <w:b/>
            <w:bCs/>
          </w:rPr>
          <w:delText>OR</w:delText>
        </w:r>
        <w:r w:rsidDel="005D343B">
          <w:delText xml:space="preserve"> </w:delText>
        </w:r>
      </w:del>
    </w:p>
    <w:p w14:paraId="62939463" w14:textId="748A3B75" w:rsidR="00E76087" w:rsidDel="005D343B" w:rsidRDefault="00000000" w:rsidP="00575092">
      <w:pPr>
        <w:pStyle w:val="Parasubclause1"/>
        <w:rPr>
          <w:del w:id="915" w:author="David Sant" w:date="2025-11-27T22:21:00Z" w16du:dateUtc="2025-11-27T22:21:00Z"/>
        </w:rPr>
      </w:pPr>
      <w:del w:id="916" w:author="David Sant" w:date="2025-11-27T22:21:00Z" w16du:dateUtc="2025-11-27T22:21:00Z">
        <w:r w:rsidDel="005D343B">
          <w:delText xml:space="preserve">The Supplier may charge for the time it spends on preparing and negotiating Change Control Notes where the </w:delText>
        </w:r>
      </w:del>
      <w:del w:id="917" w:author="David Sant" w:date="2025-11-27T21:39:00Z" w16du:dateUtc="2025-11-27T21:39:00Z">
        <w:r>
          <w:delText>Customer</w:delText>
        </w:r>
      </w:del>
      <w:del w:id="918" w:author="David Sant" w:date="2025-11-27T22:21:00Z" w16du:dateUtc="2025-11-27T22:21:00Z">
        <w:r w:rsidDel="005D343B">
          <w:delText xml:space="preserve"> has requested the Change under </w:delText>
        </w:r>
        <w:r w:rsidDel="005D343B">
          <w:fldChar w:fldCharType="begin"/>
        </w:r>
        <w:r w:rsidDel="005D343B">
          <w:delInstrText>PAGEREF a193859\# "'clause '"  \h</w:delInstrText>
        </w:r>
        <w:r w:rsidDel="005D343B">
          <w:fldChar w:fldCharType="separate"/>
        </w:r>
        <w:r w:rsidR="009B649C" w:rsidDel="005D343B">
          <w:rPr>
            <w:noProof/>
          </w:rPr>
          <w:delText xml:space="preserve">clause </w:delText>
        </w:r>
        <w:r w:rsidDel="005D343B">
          <w:fldChar w:fldCharType="end"/>
        </w:r>
        <w:r w:rsidDel="005D343B">
          <w:fldChar w:fldCharType="begin"/>
        </w:r>
        <w:r w:rsidDel="005D343B">
          <w:rPr>
            <w:highlight w:val="lightGray"/>
          </w:rPr>
          <w:delInstrText>REF a193859 \h \w</w:delInstrText>
        </w:r>
        <w:r w:rsidDel="005D343B">
          <w:fldChar w:fldCharType="separate"/>
        </w:r>
      </w:del>
      <w:del w:id="919" w:author="David Sant" w:date="2025-11-27T21:52:00Z" w16du:dateUtc="2025-11-27T21:52:00Z">
        <w:r w:rsidDel="009B649C">
          <w:delText>7.2(a)</w:delText>
        </w:r>
      </w:del>
      <w:del w:id="920" w:author="David Sant" w:date="2025-11-27T22:21:00Z" w16du:dateUtc="2025-11-27T22:21:00Z">
        <w:r w:rsidDel="005D343B">
          <w:fldChar w:fldCharType="end"/>
        </w:r>
        <w:r w:rsidDel="005D343B">
          <w:delText xml:space="preserve">. The Supplier shall charge for its time on a time and materials basis at the Supplier's daily rates specified in </w:delText>
        </w:r>
        <w:r w:rsidDel="005D343B">
          <w:fldChar w:fldCharType="begin"/>
        </w:r>
        <w:r w:rsidDel="005D343B">
          <w:rPr>
            <w:highlight w:val="lightGray"/>
          </w:rPr>
          <w:delInstrText>REF a879950 \h \w</w:delInstrText>
        </w:r>
        <w:r w:rsidDel="005D343B">
          <w:fldChar w:fldCharType="separate"/>
        </w:r>
      </w:del>
      <w:del w:id="921" w:author="David Sant" w:date="2025-11-27T21:52:00Z" w16du:dateUtc="2025-11-27T21:52:00Z">
        <w:r w:rsidDel="009B649C">
          <w:delText>Schedule 2</w:delText>
        </w:r>
      </w:del>
      <w:del w:id="922" w:author="David Sant" w:date="2025-11-27T22:21:00Z" w16du:dateUtc="2025-11-27T22:21:00Z">
        <w:r w:rsidDel="005D343B">
          <w:fldChar w:fldCharType="end"/>
        </w:r>
        <w:r w:rsidDel="005D343B">
          <w:delText>.]</w:delText>
        </w:r>
      </w:del>
    </w:p>
    <w:p w14:paraId="52B097C5" w14:textId="77777777" w:rsidR="00E76087" w:rsidRDefault="00000000" w:rsidP="00575092">
      <w:pPr>
        <w:pStyle w:val="TitleClause"/>
      </w:pPr>
      <w:r>
        <w:fldChar w:fldCharType="begin"/>
      </w:r>
      <w:r>
        <w:instrText>TC "8. Charges and payment" \l 1</w:instrText>
      </w:r>
      <w:r>
        <w:fldChar w:fldCharType="end"/>
      </w:r>
      <w:bookmarkStart w:id="923" w:name="_Toc256000007"/>
      <w:bookmarkStart w:id="924" w:name="a602761"/>
      <w:r>
        <w:t>Charges and payment</w:t>
      </w:r>
      <w:bookmarkEnd w:id="923"/>
      <w:bookmarkEnd w:id="924"/>
    </w:p>
    <w:p w14:paraId="5BBB396E" w14:textId="23C4AE05" w:rsidR="00E76087" w:rsidRDefault="00000000" w:rsidP="00575092">
      <w:pPr>
        <w:pStyle w:val="Untitledsubclause1"/>
      </w:pPr>
      <w:bookmarkStart w:id="925" w:name="a236799"/>
      <w:r>
        <w:t xml:space="preserve">In consideration of the provision of the Services by the Supplier, the </w:t>
      </w:r>
      <w:del w:id="926" w:author="David Sant" w:date="2025-11-27T21:39:00Z" w16du:dateUtc="2025-11-27T21:39:00Z">
        <w:r>
          <w:delText>Customer</w:delText>
        </w:r>
      </w:del>
      <w:ins w:id="927" w:author="David Sant" w:date="2025-11-27T21:39:00Z" w16du:dateUtc="2025-11-27T21:39:00Z">
        <w:r w:rsidR="00577940">
          <w:t>Norton</w:t>
        </w:r>
      </w:ins>
      <w:r>
        <w:t xml:space="preserve"> shall pay the Charges.</w:t>
      </w:r>
      <w:bookmarkEnd w:id="925"/>
    </w:p>
    <w:p w14:paraId="38971B23" w14:textId="77777777" w:rsidR="00E76087" w:rsidRDefault="00000000" w:rsidP="00575092">
      <w:pPr>
        <w:pStyle w:val="Untitledsubclause1"/>
      </w:pPr>
      <w:bookmarkStart w:id="928" w:name="a343149"/>
      <w:r>
        <w:t>Where the Charges are calculated on a time and materials basis:</w:t>
      </w:r>
      <w:bookmarkEnd w:id="928"/>
    </w:p>
    <w:p w14:paraId="17F8CFF4" w14:textId="47BD8070" w:rsidR="00E76087" w:rsidRDefault="00000000" w:rsidP="00575092">
      <w:pPr>
        <w:pStyle w:val="Untitledsubclause2"/>
      </w:pPr>
      <w:bookmarkStart w:id="929" w:name="a289198"/>
      <w:r>
        <w:t xml:space="preserve">the Supplier's fee rates for each individual person are set out in </w:t>
      </w:r>
      <w:r>
        <w:fldChar w:fldCharType="begin"/>
      </w:r>
      <w:r>
        <w:rPr>
          <w:highlight w:val="lightGray"/>
        </w:rPr>
        <w:instrText>REF a879950 \h \w</w:instrText>
      </w:r>
      <w:r>
        <w:fldChar w:fldCharType="separate"/>
      </w:r>
      <w:ins w:id="930" w:author="David Sant" w:date="2025-11-27T21:52:00Z" w16du:dateUtc="2025-11-27T21:52:00Z">
        <w:r w:rsidR="009B649C">
          <w:rPr>
            <w:highlight w:val="lightGray"/>
          </w:rPr>
          <w:t>Schedule 2</w:t>
        </w:r>
      </w:ins>
      <w:del w:id="931" w:author="David Sant" w:date="2025-11-27T21:52:00Z" w16du:dateUtc="2025-11-27T21:52:00Z">
        <w:r w:rsidDel="009B649C">
          <w:delText>Schedule 2</w:delText>
        </w:r>
      </w:del>
      <w:r>
        <w:fldChar w:fldCharType="end"/>
      </w:r>
      <w:r>
        <w:t>;</w:t>
      </w:r>
      <w:bookmarkEnd w:id="929"/>
    </w:p>
    <w:p w14:paraId="3F4E8CFF" w14:textId="02968092" w:rsidR="00E76087" w:rsidDel="005D343B" w:rsidRDefault="00000000" w:rsidP="005D343B">
      <w:pPr>
        <w:pStyle w:val="Untitledsubclause2"/>
        <w:rPr>
          <w:del w:id="932" w:author="David Sant" w:date="2025-11-27T22:22:00Z" w16du:dateUtc="2025-11-27T22:22:00Z"/>
        </w:rPr>
      </w:pPr>
      <w:bookmarkStart w:id="933" w:name="a311843"/>
      <w:r>
        <w:t xml:space="preserve">daily fee rates are calculated </w:t>
      </w:r>
      <w:proofErr w:type="gramStart"/>
      <w:r>
        <w:t>on the basis of</w:t>
      </w:r>
      <w:proofErr w:type="gramEnd"/>
      <w:r>
        <w:t xml:space="preserve"> an eight-hour day, worked during Business Hours; </w:t>
      </w:r>
      <w:del w:id="934" w:author="David Sant" w:date="2025-11-27T22:22:00Z" w16du:dateUtc="2025-11-27T22:22:00Z">
        <w:r w:rsidDel="005D343B">
          <w:delText>[and]</w:delText>
        </w:r>
        <w:bookmarkEnd w:id="933"/>
      </w:del>
    </w:p>
    <w:p w14:paraId="4383E5CF" w14:textId="6104EC34" w:rsidR="00E76087" w:rsidDel="005D343B" w:rsidRDefault="00000000" w:rsidP="005D343B">
      <w:pPr>
        <w:pStyle w:val="Untitledsubclause2"/>
        <w:rPr>
          <w:del w:id="935" w:author="David Sant" w:date="2025-11-27T22:22:00Z" w16du:dateUtc="2025-11-27T22:22:00Z"/>
        </w:rPr>
      </w:pPr>
      <w:bookmarkStart w:id="936" w:name="a883471"/>
      <w:del w:id="937" w:author="David Sant" w:date="2025-11-27T22:22:00Z" w16du:dateUtc="2025-11-27T22:22:00Z">
        <w:r w:rsidDel="005D343B">
          <w:delText xml:space="preserve">[the Supplier shall not be entitled to charge on a pro rata basis for part days worked by the Supplier Personnel during Business Hours, unless it has the </w:delText>
        </w:r>
      </w:del>
      <w:del w:id="938" w:author="David Sant" w:date="2025-11-27T21:39:00Z" w16du:dateUtc="2025-11-27T21:39:00Z">
        <w:r>
          <w:delText>Customer's</w:delText>
        </w:r>
      </w:del>
      <w:del w:id="939" w:author="David Sant" w:date="2025-11-27T22:22:00Z" w16du:dateUtc="2025-11-27T22:22:00Z">
        <w:r w:rsidDel="005D343B">
          <w:delText xml:space="preserve"> prior written consent to do so; [and]</w:delText>
        </w:r>
        <w:r w:rsidDel="005D343B">
          <w:fldChar w:fldCharType="begin"/>
        </w:r>
        <w:r w:rsidDel="005D343B">
          <w:fldChar w:fldCharType="end"/>
        </w:r>
        <w:r w:rsidDel="005D343B">
          <w:delText>]</w:delText>
        </w:r>
        <w:bookmarkEnd w:id="936"/>
      </w:del>
    </w:p>
    <w:p w14:paraId="36140181" w14:textId="1A03EE46" w:rsidR="00E76087" w:rsidRDefault="00000000" w:rsidP="005D343B">
      <w:pPr>
        <w:pStyle w:val="Untitledsubclause2"/>
      </w:pPr>
      <w:del w:id="940" w:author="David Sant" w:date="2025-11-27T22:22:00Z" w16du:dateUtc="2025-11-27T22:22:00Z">
        <w:r w:rsidDel="005D343B">
          <w:fldChar w:fldCharType="begin"/>
        </w:r>
        <w:r w:rsidDel="005D343B">
          <w:fldChar w:fldCharType="end"/>
        </w:r>
        <w:bookmarkStart w:id="941" w:name="a901082"/>
        <w:r w:rsidDel="005D343B">
          <w:delText xml:space="preserve">[if the </w:delText>
        </w:r>
      </w:del>
      <w:del w:id="942" w:author="David Sant" w:date="2025-11-27T21:39:00Z" w16du:dateUtc="2025-11-27T21:39:00Z">
        <w:r>
          <w:delText>Customer</w:delText>
        </w:r>
      </w:del>
      <w:del w:id="943" w:author="David Sant" w:date="2025-11-27T22:22:00Z" w16du:dateUtc="2025-11-27T22:22:00Z">
        <w:r w:rsidDel="005D343B">
          <w:delText xml:space="preserve"> has agreed in writing in advance, the Supplier may charge for specific work outside Business Hours by Supplier Personnel at the overtime rates set out in </w:delText>
        </w:r>
        <w:r w:rsidDel="005D343B">
          <w:fldChar w:fldCharType="begin"/>
        </w:r>
        <w:r w:rsidDel="005D343B">
          <w:rPr>
            <w:highlight w:val="lightGray"/>
          </w:rPr>
          <w:delInstrText>REF a879950 \h \w</w:delInstrText>
        </w:r>
        <w:r w:rsidDel="005D343B">
          <w:fldChar w:fldCharType="separate"/>
        </w:r>
      </w:del>
      <w:del w:id="944" w:author="David Sant" w:date="2025-11-27T21:52:00Z" w16du:dateUtc="2025-11-27T21:52:00Z">
        <w:r w:rsidDel="009B649C">
          <w:delText>Schedule 2</w:delText>
        </w:r>
      </w:del>
      <w:del w:id="945" w:author="David Sant" w:date="2025-11-27T22:22:00Z" w16du:dateUtc="2025-11-27T22:22:00Z">
        <w:r w:rsidDel="005D343B">
          <w:fldChar w:fldCharType="end"/>
        </w:r>
        <w:r w:rsidDel="005D343B">
          <w:rPr>
            <w:rStyle w:val="Hyperlink"/>
            <w:i w:val="0"/>
            <w:iCs/>
          </w:rPr>
          <w:delText>[</w:delText>
        </w:r>
        <w:r w:rsidDel="005D343B">
          <w:delText xml:space="preserve">, pro-rated to reflect the hours worked]. The Supplier may not charge for work done outside Business Hours in any other circumstances; </w:delText>
        </w:r>
      </w:del>
      <w:r>
        <w:t>and</w:t>
      </w:r>
      <w:del w:id="946" w:author="David Sant" w:date="2025-11-27T22:22:00Z" w16du:dateUtc="2025-11-27T22:22:00Z">
        <w:r w:rsidDel="005D343B">
          <w:delText>]</w:delText>
        </w:r>
      </w:del>
      <w:bookmarkEnd w:id="941"/>
    </w:p>
    <w:p w14:paraId="388A7A65" w14:textId="39E898DD" w:rsidR="00E76087" w:rsidRDefault="00000000" w:rsidP="00575092">
      <w:pPr>
        <w:pStyle w:val="Untitledsubclause2"/>
      </w:pPr>
      <w:bookmarkStart w:id="947" w:name="a459812"/>
      <w:r>
        <w:t>the Supplier shall ensure that all Supplier Personnel complete time sheets to record time spent on the Services</w:t>
      </w:r>
      <w:del w:id="948" w:author="David Sant" w:date="2025-11-27T21:39:00Z" w16du:dateUtc="2025-11-27T21:39:00Z">
        <w:r>
          <w:delText>,</w:delText>
        </w:r>
      </w:del>
      <w:r w:rsidR="00AD1C9B">
        <w:t xml:space="preserve"> and</w:t>
      </w:r>
      <w:r>
        <w:t xml:space="preserve"> the Supplier shall indicate the time spent per individual in its invoices. </w:t>
      </w:r>
      <w:bookmarkEnd w:id="947"/>
    </w:p>
    <w:p w14:paraId="338647F0" w14:textId="2B3D33F2" w:rsidR="00E76087" w:rsidRDefault="00000000" w:rsidP="00575092">
      <w:pPr>
        <w:pStyle w:val="Untitledsubclause1"/>
      </w:pPr>
      <w:bookmarkStart w:id="949" w:name="a968263"/>
      <w:r>
        <w:t xml:space="preserve">The </w:t>
      </w:r>
      <w:del w:id="950" w:author="David Sant" w:date="2025-11-27T21:39:00Z" w16du:dateUtc="2025-11-27T21:39:00Z">
        <w:r>
          <w:delText>Customer</w:delText>
        </w:r>
      </w:del>
      <w:ins w:id="951" w:author="David Sant" w:date="2025-11-27T21:39:00Z" w16du:dateUtc="2025-11-27T21:39:00Z">
        <w:r w:rsidR="00577940">
          <w:t>Norton</w:t>
        </w:r>
      </w:ins>
      <w:r>
        <w:t xml:space="preserve"> shall reimburse the Supplier for the following costs and expenses which are excluded from the Charges:</w:t>
      </w:r>
      <w:bookmarkEnd w:id="949"/>
    </w:p>
    <w:p w14:paraId="41829476" w14:textId="16D115FA" w:rsidR="00E76087" w:rsidDel="005D343B" w:rsidRDefault="00000000" w:rsidP="005A3206">
      <w:pPr>
        <w:pStyle w:val="Untitledsubclause2"/>
        <w:rPr>
          <w:del w:id="952" w:author="David Sant" w:date="2025-11-27T22:22:00Z" w16du:dateUtc="2025-11-27T22:22:00Z"/>
        </w:rPr>
      </w:pPr>
      <w:bookmarkStart w:id="953" w:name="a958896"/>
      <w:r>
        <w:t>the cost of hotel, subsistence, travelling and any other ancillary expenses reasonably incurred by the Supplier Personnel in connection with the Services, provided that</w:t>
      </w:r>
      <w:ins w:id="954" w:author="David Sant" w:date="2025-11-27T22:23:00Z" w16du:dateUtc="2025-11-27T22:23:00Z">
        <w:r w:rsidR="005D343B">
          <w:t xml:space="preserve"> </w:t>
        </w:r>
      </w:ins>
      <w:del w:id="955" w:author="David Sant" w:date="2025-11-27T22:23:00Z" w16du:dateUtc="2025-11-27T22:23:00Z">
        <w:r w:rsidDel="005D343B">
          <w:delText>:</w:delText>
        </w:r>
      </w:del>
      <w:bookmarkEnd w:id="953"/>
    </w:p>
    <w:p w14:paraId="49863747" w14:textId="46049E7C" w:rsidR="00E76087" w:rsidDel="005D343B" w:rsidRDefault="00000000" w:rsidP="005D343B">
      <w:pPr>
        <w:pStyle w:val="Untitledsubclause2"/>
        <w:numPr>
          <w:ilvl w:val="0"/>
          <w:numId w:val="0"/>
        </w:numPr>
        <w:ind w:left="1555" w:hanging="561"/>
        <w:rPr>
          <w:del w:id="956" w:author="David Sant" w:date="2025-11-27T22:22:00Z" w16du:dateUtc="2025-11-27T22:22:00Z"/>
        </w:rPr>
        <w:pPrChange w:id="957" w:author="David Sant" w:date="2025-11-27T22:22:00Z" w16du:dateUtc="2025-11-27T22:22:00Z">
          <w:pPr>
            <w:pStyle w:val="Untitledsubclause3"/>
          </w:pPr>
        </w:pPrChange>
      </w:pPr>
      <w:bookmarkStart w:id="958" w:name="a501088"/>
      <w:r>
        <w:t xml:space="preserve">the Supplier obtains the </w:t>
      </w:r>
      <w:del w:id="959" w:author="David Sant" w:date="2025-11-27T21:39:00Z" w16du:dateUtc="2025-11-27T21:39:00Z">
        <w:r w:rsidRPr="005D343B">
          <w:delText>Customer's</w:delText>
        </w:r>
      </w:del>
      <w:ins w:id="960" w:author="David Sant" w:date="2025-11-27T21:39:00Z" w16du:dateUtc="2025-11-27T21:39:00Z">
        <w:r w:rsidR="00577940">
          <w:t>Norton</w:t>
        </w:r>
        <w:r>
          <w:t>'s</w:t>
        </w:r>
      </w:ins>
      <w:r>
        <w:t xml:space="preserve"> prior written approval</w:t>
      </w:r>
      <w:del w:id="961" w:author="David Sant" w:date="2025-11-27T22:22:00Z" w16du:dateUtc="2025-11-27T22:22:00Z">
        <w:r w:rsidDel="005D343B">
          <w:delText xml:space="preserve"> before incurring [any expenses </w:delText>
        </w:r>
        <w:r w:rsidRPr="005D343B" w:rsidDel="005D343B">
          <w:rPr>
            <w:b/>
            <w:bCs/>
          </w:rPr>
          <w:delText>OR</w:delText>
        </w:r>
        <w:r w:rsidDel="005D343B">
          <w:delText xml:space="preserve"> any individual expense item exceeding £[AMOUNT] </w:delText>
        </w:r>
        <w:r w:rsidRPr="005D343B" w:rsidDel="005D343B">
          <w:rPr>
            <w:b/>
            <w:bCs/>
          </w:rPr>
          <w:delText>OR</w:delText>
        </w:r>
        <w:r w:rsidDel="005D343B">
          <w:delText xml:space="preserve"> any expenses over £[AMOUNT] in any calendar month]</w:delText>
        </w:r>
      </w:del>
      <w:r>
        <w:t xml:space="preserve">; </w:t>
      </w:r>
      <w:ins w:id="962" w:author="David Sant" w:date="2025-11-27T22:23:00Z" w16du:dateUtc="2025-11-27T22:23:00Z">
        <w:r w:rsidR="005D343B">
          <w:t>and</w:t>
        </w:r>
      </w:ins>
      <w:del w:id="963" w:author="David Sant" w:date="2025-11-27T22:22:00Z" w16du:dateUtc="2025-11-27T22:22:00Z">
        <w:r w:rsidDel="005D343B">
          <w:delText>[and]</w:delText>
        </w:r>
        <w:bookmarkEnd w:id="958"/>
      </w:del>
    </w:p>
    <w:p w14:paraId="3D03726A" w14:textId="7899EBB3" w:rsidR="00E76087" w:rsidRDefault="00000000" w:rsidP="005D343B">
      <w:pPr>
        <w:pStyle w:val="Untitledsubclause2"/>
        <w:numPr>
          <w:ilvl w:val="0"/>
          <w:numId w:val="0"/>
        </w:numPr>
        <w:ind w:left="1555" w:hanging="561"/>
        <w:pPrChange w:id="964" w:author="David Sant" w:date="2025-11-27T22:22:00Z" w16du:dateUtc="2025-11-27T22:22:00Z">
          <w:pPr>
            <w:pStyle w:val="Untitledsubclause3"/>
          </w:pPr>
        </w:pPrChange>
      </w:pPr>
      <w:bookmarkStart w:id="965" w:name="a528763"/>
      <w:del w:id="966" w:author="David Sant" w:date="2025-11-27T22:22:00Z" w16du:dateUtc="2025-11-27T22:22:00Z">
        <w:r w:rsidDel="005D343B">
          <w:delText xml:space="preserve">[any expenses are incurred in accordance with the </w:delText>
        </w:r>
      </w:del>
      <w:del w:id="967" w:author="David Sant" w:date="2025-11-27T21:39:00Z" w16du:dateUtc="2025-11-27T21:39:00Z">
        <w:r>
          <w:delText>Customer's</w:delText>
        </w:r>
      </w:del>
      <w:del w:id="968" w:author="David Sant" w:date="2025-11-27T22:22:00Z" w16du:dateUtc="2025-11-27T22:22:00Z">
        <w:r w:rsidDel="005D343B">
          <w:delText xml:space="preserve"> expenses policy, as set out in </w:delText>
        </w:r>
        <w:r w:rsidDel="005D343B">
          <w:fldChar w:fldCharType="begin"/>
        </w:r>
        <w:r w:rsidDel="005D343B">
          <w:rPr>
            <w:highlight w:val="lightGray"/>
          </w:rPr>
          <w:delInstrText>REF a387902 \h \w</w:delInstrText>
        </w:r>
        <w:r w:rsidDel="005D343B">
          <w:fldChar w:fldCharType="separate"/>
        </w:r>
      </w:del>
      <w:del w:id="969" w:author="David Sant" w:date="2025-11-27T21:52:00Z" w16du:dateUtc="2025-11-27T21:52:00Z">
        <w:r w:rsidDel="009B649C">
          <w:delText>Schedule 4</w:delText>
        </w:r>
      </w:del>
      <w:del w:id="970" w:author="David Sant" w:date="2025-11-27T22:22:00Z" w16du:dateUtc="2025-11-27T22:22:00Z">
        <w:r w:rsidDel="005D343B">
          <w:fldChar w:fldCharType="end"/>
        </w:r>
        <w:r w:rsidDel="005D343B">
          <w:delText xml:space="preserve"> and updated from time to time on written notice to the Supplier; and</w:delText>
        </w:r>
        <w:r w:rsidDel="005D343B">
          <w:fldChar w:fldCharType="begin"/>
        </w:r>
        <w:r w:rsidDel="005D343B">
          <w:fldChar w:fldCharType="end"/>
        </w:r>
        <w:r w:rsidDel="005D343B">
          <w:delText>]</w:delText>
        </w:r>
      </w:del>
      <w:bookmarkEnd w:id="965"/>
    </w:p>
    <w:p w14:paraId="48491B42" w14:textId="3EF59B3A" w:rsidR="00E76087" w:rsidRDefault="00000000" w:rsidP="00575092">
      <w:pPr>
        <w:pStyle w:val="Untitledsubclause2"/>
      </w:pPr>
      <w:bookmarkStart w:id="971" w:name="a834499"/>
      <w:r>
        <w:t xml:space="preserve">the cost to the Supplier of any materials or services procured by the Supplier from third parties for the provision of the Services provided that those items and their cost are specified in </w:t>
      </w:r>
      <w:r>
        <w:fldChar w:fldCharType="begin"/>
      </w:r>
      <w:r>
        <w:rPr>
          <w:highlight w:val="lightGray"/>
        </w:rPr>
        <w:instrText>REF a879950 \h \w</w:instrText>
      </w:r>
      <w:r>
        <w:fldChar w:fldCharType="separate"/>
      </w:r>
      <w:ins w:id="972" w:author="David Sant" w:date="2025-11-27T21:52:00Z" w16du:dateUtc="2025-11-27T21:52:00Z">
        <w:r w:rsidR="009B649C">
          <w:rPr>
            <w:highlight w:val="lightGray"/>
          </w:rPr>
          <w:t>Schedule 2</w:t>
        </w:r>
      </w:ins>
      <w:del w:id="973" w:author="David Sant" w:date="2025-11-27T21:52:00Z" w16du:dateUtc="2025-11-27T21:52:00Z">
        <w:r w:rsidDel="009B649C">
          <w:delText>Schedule 2</w:delText>
        </w:r>
      </w:del>
      <w:r>
        <w:fldChar w:fldCharType="end"/>
      </w:r>
      <w:r>
        <w:t xml:space="preserve"> or approved by the </w:t>
      </w:r>
      <w:del w:id="974" w:author="David Sant" w:date="2025-11-27T21:39:00Z" w16du:dateUtc="2025-11-27T21:39:00Z">
        <w:r>
          <w:delText>Customer</w:delText>
        </w:r>
      </w:del>
      <w:ins w:id="975" w:author="David Sant" w:date="2025-11-27T21:39:00Z" w16du:dateUtc="2025-11-27T21:39:00Z">
        <w:r w:rsidR="00577940">
          <w:t>Norton</w:t>
        </w:r>
      </w:ins>
      <w:r>
        <w:t xml:space="preserve"> in writing before being incurred by the Supplier.</w:t>
      </w:r>
      <w:bookmarkEnd w:id="971"/>
    </w:p>
    <w:p w14:paraId="37A78925" w14:textId="77777777" w:rsidR="00E76087" w:rsidRDefault="00000000" w:rsidP="00575092">
      <w:pPr>
        <w:pStyle w:val="Untitledsubclause1"/>
      </w:pPr>
      <w:bookmarkStart w:id="976" w:name="a570139"/>
      <w:r>
        <w:t>Except as otherwise provided in this agreement, the Supplier shall bear its own costs and expenses incurred in performing its obligations under this agreement.</w:t>
      </w:r>
      <w:bookmarkEnd w:id="976"/>
    </w:p>
    <w:p w14:paraId="314525F0" w14:textId="403709DF" w:rsidR="00E76087" w:rsidRDefault="00000000" w:rsidP="00575092">
      <w:pPr>
        <w:pStyle w:val="Untitledsubclause1"/>
      </w:pPr>
      <w:bookmarkStart w:id="977" w:name="a537765"/>
      <w:r>
        <w:t xml:space="preserve">The Supplier shall invoice the </w:t>
      </w:r>
      <w:del w:id="978" w:author="David Sant" w:date="2025-11-27T21:39:00Z" w16du:dateUtc="2025-11-27T21:39:00Z">
        <w:r>
          <w:delText>Customer</w:delText>
        </w:r>
      </w:del>
      <w:ins w:id="979" w:author="David Sant" w:date="2025-11-27T21:39:00Z" w16du:dateUtc="2025-11-27T21:39:00Z">
        <w:r w:rsidR="00577940">
          <w:t>Norton</w:t>
        </w:r>
      </w:ins>
      <w:r>
        <w:t xml:space="preserve"> for the Charges on the schedule specified in </w:t>
      </w:r>
      <w:r>
        <w:fldChar w:fldCharType="begin"/>
      </w:r>
      <w:r>
        <w:rPr>
          <w:highlight w:val="lightGray"/>
        </w:rPr>
        <w:instrText>REF a879950 \h \w</w:instrText>
      </w:r>
      <w:r>
        <w:fldChar w:fldCharType="separate"/>
      </w:r>
      <w:ins w:id="980" w:author="David Sant" w:date="2025-11-27T21:52:00Z" w16du:dateUtc="2025-11-27T21:52:00Z">
        <w:r w:rsidR="009B649C">
          <w:rPr>
            <w:highlight w:val="lightGray"/>
          </w:rPr>
          <w:t>Schedule 2</w:t>
        </w:r>
      </w:ins>
      <w:del w:id="981" w:author="David Sant" w:date="2025-11-27T21:52:00Z" w16du:dateUtc="2025-11-27T21:52:00Z">
        <w:r w:rsidDel="009B649C">
          <w:delText>Schedule 2</w:delText>
        </w:r>
      </w:del>
      <w:r>
        <w:fldChar w:fldCharType="end"/>
      </w:r>
      <w:r>
        <w:t xml:space="preserve">. If no schedule is specified, the Supplier shall invoice the </w:t>
      </w:r>
      <w:del w:id="982" w:author="David Sant" w:date="2025-11-27T21:39:00Z" w16du:dateUtc="2025-11-27T21:39:00Z">
        <w:r>
          <w:delText>Customer</w:delText>
        </w:r>
      </w:del>
      <w:ins w:id="983" w:author="David Sant" w:date="2025-11-27T21:39:00Z" w16du:dateUtc="2025-11-27T21:39:00Z">
        <w:r w:rsidR="00577940">
          <w:t>Norton</w:t>
        </w:r>
      </w:ins>
      <w:r>
        <w:t xml:space="preserve"> at the end of each month for Services </w:t>
      </w:r>
      <w:del w:id="984" w:author="David Sant" w:date="2025-11-27T22:23:00Z" w16du:dateUtc="2025-11-27T22:23:00Z">
        <w:r w:rsidDel="005D343B">
          <w:delText>[</w:delText>
        </w:r>
      </w:del>
      <w:r>
        <w:t xml:space="preserve">performed </w:t>
      </w:r>
      <w:del w:id="985" w:author="David Sant" w:date="2025-11-27T22:23:00Z" w16du:dateUtc="2025-11-27T22:23:00Z">
        <w:r w:rsidDel="005D343B">
          <w:rPr>
            <w:b/>
            <w:bCs/>
          </w:rPr>
          <w:delText>OR</w:delText>
        </w:r>
        <w:r w:rsidDel="005D343B">
          <w:delText xml:space="preserve"> approved by the </w:delText>
        </w:r>
      </w:del>
      <w:del w:id="986" w:author="David Sant" w:date="2025-11-27T21:39:00Z" w16du:dateUtc="2025-11-27T21:39:00Z">
        <w:r>
          <w:delText>Customer</w:delText>
        </w:r>
      </w:del>
      <w:del w:id="987" w:author="David Sant" w:date="2025-11-27T22:23:00Z" w16du:dateUtc="2025-11-27T22:23:00Z">
        <w:r w:rsidDel="005D343B">
          <w:delText xml:space="preserve"> under </w:delText>
        </w:r>
        <w:r w:rsidDel="005D343B">
          <w:fldChar w:fldCharType="begin"/>
        </w:r>
        <w:r w:rsidDel="005D343B">
          <w:delInstrText>PAGEREF a779361\# "'clause '"  \h</w:delInstrText>
        </w:r>
        <w:r w:rsidDel="005D343B">
          <w:fldChar w:fldCharType="separate"/>
        </w:r>
        <w:r w:rsidR="009B649C" w:rsidDel="005D343B">
          <w:rPr>
            <w:noProof/>
          </w:rPr>
          <w:delText xml:space="preserve">clause </w:delText>
        </w:r>
        <w:r w:rsidDel="005D343B">
          <w:fldChar w:fldCharType="end"/>
        </w:r>
        <w:r w:rsidDel="005D343B">
          <w:fldChar w:fldCharType="begin"/>
        </w:r>
        <w:r w:rsidDel="005D343B">
          <w:rPr>
            <w:highlight w:val="lightGray"/>
          </w:rPr>
          <w:delInstrText>REF a779361 \h \w</w:delInstrText>
        </w:r>
        <w:r w:rsidDel="005D343B">
          <w:fldChar w:fldCharType="separate"/>
        </w:r>
      </w:del>
      <w:del w:id="988" w:author="David Sant" w:date="2025-11-27T21:52:00Z" w16du:dateUtc="2025-11-27T21:52:00Z">
        <w:r w:rsidDel="009B649C">
          <w:delText>4</w:delText>
        </w:r>
      </w:del>
      <w:del w:id="989" w:author="David Sant" w:date="2025-11-27T22:23:00Z" w16du:dateUtc="2025-11-27T22:23:00Z">
        <w:r w:rsidDel="005D343B">
          <w:fldChar w:fldCharType="end"/>
        </w:r>
        <w:r w:rsidDel="005D343B">
          <w:delText xml:space="preserve">] </w:delText>
        </w:r>
      </w:del>
      <w:r>
        <w:t xml:space="preserve">during that month. </w:t>
      </w:r>
      <w:del w:id="990" w:author="David Sant" w:date="2025-11-27T22:24:00Z" w16du:dateUtc="2025-11-27T22:24:00Z">
        <w:r w:rsidDel="005D343B">
          <w:delText>[</w:delText>
        </w:r>
      </w:del>
      <w:r>
        <w:t>Each invoice must:</w:t>
      </w:r>
      <w:bookmarkEnd w:id="977"/>
    </w:p>
    <w:p w14:paraId="44CD2554" w14:textId="77777777" w:rsidR="00E76087" w:rsidRDefault="00000000" w:rsidP="00575092">
      <w:pPr>
        <w:pStyle w:val="Untitledsubclause2"/>
      </w:pPr>
      <w:bookmarkStart w:id="991" w:name="a825619"/>
      <w:r>
        <w:t xml:space="preserve">set out how any Charges which are not fixed price have been </w:t>
      </w:r>
      <w:proofErr w:type="gramStart"/>
      <w:r>
        <w:t>calculated;</w:t>
      </w:r>
      <w:bookmarkEnd w:id="991"/>
      <w:proofErr w:type="gramEnd"/>
    </w:p>
    <w:p w14:paraId="0D1DE9C0" w14:textId="77777777" w:rsidR="00E76087" w:rsidRDefault="00000000" w:rsidP="00575092">
      <w:pPr>
        <w:pStyle w:val="Untitledsubclause2"/>
      </w:pPr>
      <w:bookmarkStart w:id="992" w:name="a454633"/>
      <w:r>
        <w:t xml:space="preserve">be accompanied by management information to verify the accuracy of the </w:t>
      </w:r>
      <w:proofErr w:type="gramStart"/>
      <w:r>
        <w:t>invoice;</w:t>
      </w:r>
      <w:bookmarkEnd w:id="992"/>
      <w:proofErr w:type="gramEnd"/>
    </w:p>
    <w:p w14:paraId="4F9D233F" w14:textId="6F40830D" w:rsidR="00E76087" w:rsidRDefault="00000000" w:rsidP="00575092">
      <w:pPr>
        <w:pStyle w:val="Untitledsubclause2"/>
      </w:pPr>
      <w:bookmarkStart w:id="993" w:name="a530467"/>
      <w:r>
        <w:t xml:space="preserve">explicitly refer to the </w:t>
      </w:r>
      <w:del w:id="994" w:author="David Sant" w:date="2025-11-27T21:39:00Z" w16du:dateUtc="2025-11-27T21:39:00Z">
        <w:r>
          <w:delText>Customer's</w:delText>
        </w:r>
      </w:del>
      <w:ins w:id="995" w:author="David Sant" w:date="2025-11-27T21:39:00Z" w16du:dateUtc="2025-11-27T21:39:00Z">
        <w:r w:rsidR="00577940">
          <w:t>Norton</w:t>
        </w:r>
        <w:r>
          <w:t>'s</w:t>
        </w:r>
      </w:ins>
      <w:r>
        <w:t xml:space="preserve"> purchase order number (if any); and</w:t>
      </w:r>
      <w:bookmarkEnd w:id="993"/>
    </w:p>
    <w:p w14:paraId="5A5E0013" w14:textId="18F07B64" w:rsidR="00E76087" w:rsidRDefault="00000000" w:rsidP="00575092">
      <w:pPr>
        <w:pStyle w:val="Untitledsubclause2"/>
      </w:pPr>
      <w:bookmarkStart w:id="996" w:name="a151796"/>
      <w:r>
        <w:t xml:space="preserve">contain any other information reasonably requested by the </w:t>
      </w:r>
      <w:del w:id="997" w:author="David Sant" w:date="2025-11-27T21:39:00Z" w16du:dateUtc="2025-11-27T21:39:00Z">
        <w:r>
          <w:delText>Customer</w:delText>
        </w:r>
      </w:del>
      <w:ins w:id="998" w:author="David Sant" w:date="2025-11-27T21:39:00Z" w16du:dateUtc="2025-11-27T21:39:00Z">
        <w:r w:rsidR="00577940">
          <w:t>Norton</w:t>
        </w:r>
      </w:ins>
      <w:r>
        <w:t>.</w:t>
      </w:r>
      <w:del w:id="999" w:author="David Sant" w:date="2025-11-27T22:24:00Z" w16du:dateUtc="2025-11-27T22:24:00Z">
        <w:r w:rsidDel="005D343B">
          <w:delText>]</w:delText>
        </w:r>
      </w:del>
      <w:bookmarkEnd w:id="996"/>
    </w:p>
    <w:p w14:paraId="6335D116" w14:textId="444FFBE8" w:rsidR="00E76087" w:rsidRDefault="00000000" w:rsidP="00575092">
      <w:pPr>
        <w:pStyle w:val="Untitledsubclause1"/>
      </w:pPr>
      <w:bookmarkStart w:id="1000" w:name="a299339"/>
      <w:r>
        <w:t xml:space="preserve">The Supplier shall invoice the </w:t>
      </w:r>
      <w:del w:id="1001" w:author="David Sant" w:date="2025-11-27T21:39:00Z" w16du:dateUtc="2025-11-27T21:39:00Z">
        <w:r>
          <w:delText>Customer</w:delText>
        </w:r>
      </w:del>
      <w:ins w:id="1002" w:author="David Sant" w:date="2025-11-27T21:39:00Z" w16du:dateUtc="2025-11-27T21:39:00Z">
        <w:r w:rsidR="00577940">
          <w:t>Norton</w:t>
        </w:r>
      </w:ins>
      <w:r>
        <w:t xml:space="preserve"> monthly in arrears for expenses and </w:t>
      </w:r>
      <w:proofErr w:type="gramStart"/>
      <w:r>
        <w:t>third party</w:t>
      </w:r>
      <w:proofErr w:type="gramEnd"/>
      <w:r>
        <w:t xml:space="preserve"> costs. </w:t>
      </w:r>
      <w:del w:id="1003" w:author="David Sant" w:date="2025-11-27T22:24:00Z" w16du:dateUtc="2025-11-27T22:24:00Z">
        <w:r w:rsidDel="005D343B">
          <w:delText>[</w:delText>
        </w:r>
      </w:del>
      <w:r>
        <w:t xml:space="preserve">The Supplier shall ensure that expenses and </w:t>
      </w:r>
      <w:proofErr w:type="gramStart"/>
      <w:r>
        <w:t>third party</w:t>
      </w:r>
      <w:proofErr w:type="gramEnd"/>
      <w:r>
        <w:t xml:space="preserve"> costs are passed through to the </w:t>
      </w:r>
      <w:del w:id="1004" w:author="David Sant" w:date="2025-11-27T21:39:00Z" w16du:dateUtc="2025-11-27T21:39:00Z">
        <w:r>
          <w:delText>Customer</w:delText>
        </w:r>
      </w:del>
      <w:ins w:id="1005" w:author="David Sant" w:date="2025-11-27T21:39:00Z" w16du:dateUtc="2025-11-27T21:39:00Z">
        <w:r w:rsidR="00577940">
          <w:t>Norton</w:t>
        </w:r>
      </w:ins>
      <w:r>
        <w:t xml:space="preserve"> at cost, with no mark-up.</w:t>
      </w:r>
      <w:del w:id="1006" w:author="David Sant" w:date="2025-11-27T22:24:00Z" w16du:dateUtc="2025-11-27T22:24:00Z">
        <w:r w:rsidDel="005D343B">
          <w:delText>]</w:delText>
        </w:r>
      </w:del>
      <w:bookmarkEnd w:id="1000"/>
    </w:p>
    <w:p w14:paraId="22A32052" w14:textId="6E5CE441" w:rsidR="00E76087" w:rsidRPr="002F64B1" w:rsidDel="005D343B" w:rsidRDefault="00000000" w:rsidP="00575092">
      <w:pPr>
        <w:pStyle w:val="Untitledsubclause1"/>
        <w:rPr>
          <w:del w:id="1007" w:author="David Sant" w:date="2025-11-27T22:24:00Z" w16du:dateUtc="2025-11-27T22:24:00Z"/>
        </w:rPr>
      </w:pPr>
      <w:bookmarkStart w:id="1008" w:name="a972590"/>
      <w:del w:id="1009" w:author="David Sant" w:date="2025-11-27T22:24:00Z" w16du:dateUtc="2025-11-27T22:24:00Z">
        <w:r w:rsidDel="005D343B">
          <w:lastRenderedPageBreak/>
          <w:delText xml:space="preserve">[The </w:delText>
        </w:r>
      </w:del>
      <w:del w:id="1010" w:author="David Sant" w:date="2025-11-27T21:39:00Z" w16du:dateUtc="2025-11-27T21:39:00Z">
        <w:r>
          <w:delText>Customer</w:delText>
        </w:r>
      </w:del>
      <w:del w:id="1011" w:author="David Sant" w:date="2025-11-27T22:24:00Z" w16du:dateUtc="2025-11-27T22:24:00Z">
        <w:r w:rsidDel="005D343B">
          <w:delText xml:space="preserve"> has no obligation to:</w:delText>
        </w:r>
        <w:r w:rsidDel="005D343B">
          <w:fldChar w:fldCharType="begin"/>
        </w:r>
        <w:r w:rsidDel="005D343B">
          <w:delInstrText>MACROBUTTON optional</w:delInstrText>
        </w:r>
        <w:r w:rsidDel="005D343B">
          <w:fldChar w:fldCharType="end"/>
        </w:r>
        <w:bookmarkEnd w:id="1008"/>
      </w:del>
    </w:p>
    <w:p w14:paraId="671BAFC5" w14:textId="32FE5FD8" w:rsidR="00E76087" w:rsidRPr="002F64B1" w:rsidDel="005D343B" w:rsidRDefault="00000000" w:rsidP="00575092">
      <w:pPr>
        <w:pStyle w:val="Untitledsubclause2"/>
        <w:rPr>
          <w:del w:id="1012" w:author="David Sant" w:date="2025-11-27T22:24:00Z" w16du:dateUtc="2025-11-27T22:24:00Z"/>
        </w:rPr>
      </w:pPr>
      <w:bookmarkStart w:id="1013" w:name="a466693"/>
      <w:del w:id="1014" w:author="David Sant" w:date="2025-11-27T22:24:00Z" w16du:dateUtc="2025-11-27T22:24:00Z">
        <w:r w:rsidDel="005D343B">
          <w:delText>pay any Charges invoiced more than [NUMBER] months after they should have been invoiced under this agreement; or</w:delText>
        </w:r>
        <w:bookmarkEnd w:id="1013"/>
      </w:del>
    </w:p>
    <w:p w14:paraId="2C330B6F" w14:textId="51E4480F" w:rsidR="00E76087" w:rsidRPr="002F64B1" w:rsidDel="005D343B" w:rsidRDefault="00000000" w:rsidP="00575092">
      <w:pPr>
        <w:pStyle w:val="Untitledsubclause2"/>
        <w:rPr>
          <w:del w:id="1015" w:author="David Sant" w:date="2025-11-27T22:24:00Z" w16du:dateUtc="2025-11-27T22:24:00Z"/>
        </w:rPr>
      </w:pPr>
      <w:bookmarkStart w:id="1016" w:name="a491507"/>
      <w:del w:id="1017" w:author="David Sant" w:date="2025-11-27T22:24:00Z" w16du:dateUtc="2025-11-27T22:24:00Z">
        <w:r w:rsidDel="005D343B">
          <w:delText xml:space="preserve">reimburse the Supplier for any expenses or third party costs invoiced to the </w:delText>
        </w:r>
      </w:del>
      <w:del w:id="1018" w:author="David Sant" w:date="2025-11-27T21:39:00Z" w16du:dateUtc="2025-11-27T21:39:00Z">
        <w:r>
          <w:delText>Customer</w:delText>
        </w:r>
      </w:del>
      <w:del w:id="1019" w:author="David Sant" w:date="2025-11-27T22:24:00Z" w16du:dateUtc="2025-11-27T22:24:00Z">
        <w:r w:rsidDel="005D343B">
          <w:delText xml:space="preserve"> more than [NUMBER] months after they were incurred.]</w:delText>
        </w:r>
        <w:bookmarkEnd w:id="1016"/>
      </w:del>
    </w:p>
    <w:p w14:paraId="3D4A6642" w14:textId="0077FF19" w:rsidR="00E76087" w:rsidRPr="002F64B1" w:rsidRDefault="00000000" w:rsidP="00575092">
      <w:pPr>
        <w:pStyle w:val="Untitledsubclause1"/>
      </w:pPr>
      <w:bookmarkStart w:id="1020" w:name="a373970"/>
      <w:r>
        <w:t xml:space="preserve">The Supplier shall provide the </w:t>
      </w:r>
      <w:del w:id="1021" w:author="David Sant" w:date="2025-11-27T21:39:00Z" w16du:dateUtc="2025-11-27T21:39:00Z">
        <w:r>
          <w:delText>Customer</w:delText>
        </w:r>
      </w:del>
      <w:ins w:id="1022" w:author="David Sant" w:date="2025-11-27T21:39:00Z" w16du:dateUtc="2025-11-27T21:39:00Z">
        <w:r w:rsidR="00577940">
          <w:t>Norton</w:t>
        </w:r>
      </w:ins>
      <w:r>
        <w:t xml:space="preserve"> with any documents and other information reasonably requested by the </w:t>
      </w:r>
      <w:del w:id="1023" w:author="David Sant" w:date="2025-11-27T21:39:00Z" w16du:dateUtc="2025-11-27T21:39:00Z">
        <w:r>
          <w:delText>Customer</w:delText>
        </w:r>
      </w:del>
      <w:ins w:id="1024" w:author="David Sant" w:date="2025-11-27T21:39:00Z" w16du:dateUtc="2025-11-27T21:39:00Z">
        <w:r w:rsidR="00577940">
          <w:t>Norton</w:t>
        </w:r>
      </w:ins>
      <w:r>
        <w:t xml:space="preserve"> to verify the accuracy of the Supplier's invoices. This includes time sheets for Supplier Personnel and invoices and receipts for expenses and </w:t>
      </w:r>
      <w:proofErr w:type="gramStart"/>
      <w:r>
        <w:t>third party</w:t>
      </w:r>
      <w:proofErr w:type="gramEnd"/>
      <w:r>
        <w:t xml:space="preserve"> costs.</w:t>
      </w:r>
      <w:bookmarkEnd w:id="1020"/>
    </w:p>
    <w:p w14:paraId="6A41D002" w14:textId="069D3BD5" w:rsidR="00E76087" w:rsidRPr="009C6506" w:rsidRDefault="00000000" w:rsidP="00575092">
      <w:pPr>
        <w:pStyle w:val="Untitledsubclause1"/>
      </w:pPr>
      <w:bookmarkStart w:id="1025" w:name="a696110"/>
      <w:r>
        <w:t xml:space="preserve">The </w:t>
      </w:r>
      <w:del w:id="1026" w:author="David Sant" w:date="2025-11-27T21:39:00Z" w16du:dateUtc="2025-11-27T21:39:00Z">
        <w:r>
          <w:delText>Customer</w:delText>
        </w:r>
      </w:del>
      <w:ins w:id="1027" w:author="David Sant" w:date="2025-11-27T21:39:00Z" w16du:dateUtc="2025-11-27T21:39:00Z">
        <w:r w:rsidR="00577940">
          <w:t>Norton</w:t>
        </w:r>
      </w:ins>
      <w:r>
        <w:t xml:space="preserve"> shall pay each undisputed invoice submitted to it by the Supplier within </w:t>
      </w:r>
      <w:del w:id="1028" w:author="David Sant" w:date="2025-11-27T22:24:00Z" w16du:dateUtc="2025-11-27T22:24:00Z">
        <w:r w:rsidDel="005D343B">
          <w:delText>[</w:delText>
        </w:r>
      </w:del>
      <w:r>
        <w:t>30</w:t>
      </w:r>
      <w:del w:id="1029" w:author="David Sant" w:date="2025-11-27T22:24:00Z" w16du:dateUtc="2025-11-27T22:24:00Z">
        <w:r w:rsidDel="005D343B">
          <w:delText>]</w:delText>
        </w:r>
      </w:del>
      <w:r>
        <w:t xml:space="preserve"> days of receipt to a bank account nominated in writing by the Supplier. </w:t>
      </w:r>
      <w:del w:id="1030" w:author="David Sant" w:date="2025-11-27T22:24:00Z" w16du:dateUtc="2025-11-27T22:24:00Z">
        <w:r w:rsidDel="005D343B">
          <w:delText xml:space="preserve">[The </w:delText>
        </w:r>
      </w:del>
      <w:del w:id="1031" w:author="David Sant" w:date="2025-11-27T21:39:00Z" w16du:dateUtc="2025-11-27T21:39:00Z">
        <w:r>
          <w:delText>Customer</w:delText>
        </w:r>
      </w:del>
      <w:del w:id="1032" w:author="David Sant" w:date="2025-11-27T22:24:00Z" w16du:dateUtc="2025-11-27T22:24:00Z">
        <w:r w:rsidDel="005D343B">
          <w:delText xml:space="preserve"> may reduce its payment of the invoiced amount by [PERCENTAGE]% if it pays the invoice within [NUMBER] days of receipt.]</w:delText>
        </w:r>
      </w:del>
      <w:bookmarkEnd w:id="1025"/>
    </w:p>
    <w:p w14:paraId="79D5DB5A" w14:textId="337E747E" w:rsidR="00E76087" w:rsidDel="005D343B" w:rsidRDefault="00000000" w:rsidP="00575092">
      <w:pPr>
        <w:pStyle w:val="Untitledsubclause1"/>
        <w:rPr>
          <w:del w:id="1033" w:author="David Sant" w:date="2025-11-27T22:24:00Z" w16du:dateUtc="2025-11-27T22:24:00Z"/>
        </w:rPr>
      </w:pPr>
      <w:bookmarkStart w:id="1034" w:name="a255884"/>
      <w:del w:id="1035" w:author="David Sant" w:date="2025-11-27T22:24:00Z" w16du:dateUtc="2025-11-27T22:24:00Z">
        <w:r w:rsidDel="005D343B">
          <w:delText xml:space="preserve">If the </w:delText>
        </w:r>
      </w:del>
      <w:del w:id="1036" w:author="David Sant" w:date="2025-11-27T21:39:00Z" w16du:dateUtc="2025-11-27T21:39:00Z">
        <w:r>
          <w:delText>Customer</w:delText>
        </w:r>
      </w:del>
      <w:del w:id="1037" w:author="David Sant" w:date="2025-11-27T22:24:00Z" w16du:dateUtc="2025-11-27T22:24:00Z">
        <w:r w:rsidDel="005D343B">
          <w:delText xml:space="preserve"> receives an </w:delText>
        </w:r>
        <w:r w:rsidDel="005D343B">
          <w:rPr>
            <w:rStyle w:val="cohidesearchterm"/>
          </w:rPr>
          <w:delText>invoice</w:delText>
        </w:r>
        <w:r w:rsidDel="005D343B">
          <w:delText xml:space="preserve"> which it reasonably believes includes a sum which is not valid and properly due:</w:delText>
        </w:r>
        <w:bookmarkEnd w:id="1034"/>
      </w:del>
    </w:p>
    <w:p w14:paraId="1C4D0ADA" w14:textId="04F64A74" w:rsidR="00E76087" w:rsidDel="005D343B" w:rsidRDefault="00000000" w:rsidP="00575092">
      <w:pPr>
        <w:pStyle w:val="Untitledsubclause2"/>
        <w:rPr>
          <w:del w:id="1038" w:author="David Sant" w:date="2025-11-27T22:24:00Z" w16du:dateUtc="2025-11-27T22:24:00Z"/>
        </w:rPr>
      </w:pPr>
      <w:bookmarkStart w:id="1039" w:name="a807066"/>
      <w:del w:id="1040" w:author="David Sant" w:date="2025-11-27T22:24:00Z" w16du:dateUtc="2025-11-27T22:24:00Z">
        <w:r w:rsidDel="005D343B">
          <w:delText xml:space="preserve">the </w:delText>
        </w:r>
      </w:del>
      <w:del w:id="1041" w:author="David Sant" w:date="2025-11-27T21:39:00Z" w16du:dateUtc="2025-11-27T21:39:00Z">
        <w:r>
          <w:delText>Customer</w:delText>
        </w:r>
      </w:del>
      <w:del w:id="1042" w:author="David Sant" w:date="2025-11-27T22:24:00Z" w16du:dateUtc="2025-11-27T22:24:00Z">
        <w:r w:rsidDel="005D343B">
          <w:delText xml:space="preserve"> shall notify the Supplier in writing of the disputed amount(s) as soon as reasonably practicable;</w:delText>
        </w:r>
        <w:bookmarkEnd w:id="1039"/>
      </w:del>
    </w:p>
    <w:p w14:paraId="52A60A1C" w14:textId="15C4B757" w:rsidR="00E76087" w:rsidDel="005D343B" w:rsidRDefault="00000000" w:rsidP="00575092">
      <w:pPr>
        <w:pStyle w:val="Untitledsubclause2"/>
        <w:rPr>
          <w:del w:id="1043" w:author="David Sant" w:date="2025-11-27T22:24:00Z" w16du:dateUtc="2025-11-27T22:24:00Z"/>
        </w:rPr>
      </w:pPr>
      <w:bookmarkStart w:id="1044" w:name="a810697"/>
      <w:del w:id="1045" w:author="David Sant" w:date="2025-11-27T22:24:00Z" w16du:dateUtc="2025-11-27T22:24:00Z">
        <w:r w:rsidDel="005D343B">
          <w:delText>the Supplier shall provide all evidence as may be reasonably necessary to verify the disputed invoice;</w:delText>
        </w:r>
        <w:bookmarkEnd w:id="1044"/>
      </w:del>
    </w:p>
    <w:p w14:paraId="46DEC7DC" w14:textId="0A413E51" w:rsidR="00E76087" w:rsidDel="005D343B" w:rsidRDefault="00000000" w:rsidP="00575092">
      <w:pPr>
        <w:pStyle w:val="Untitledsubclause2"/>
        <w:rPr>
          <w:del w:id="1046" w:author="David Sant" w:date="2025-11-27T22:24:00Z" w16du:dateUtc="2025-11-27T22:24:00Z"/>
        </w:rPr>
      </w:pPr>
      <w:bookmarkStart w:id="1047" w:name="a379104"/>
      <w:del w:id="1048" w:author="David Sant" w:date="2025-11-27T22:24:00Z" w16du:dateUtc="2025-11-27T22:24:00Z">
        <w:r w:rsidDel="005D343B">
          <w:delText xml:space="preserve">the </w:delText>
        </w:r>
      </w:del>
      <w:del w:id="1049" w:author="David Sant" w:date="2025-11-27T21:39:00Z" w16du:dateUtc="2025-11-27T21:39:00Z">
        <w:r>
          <w:delText>Customer's</w:delText>
        </w:r>
      </w:del>
      <w:del w:id="1050" w:author="David Sant" w:date="2025-11-27T22:24:00Z" w16du:dateUtc="2025-11-27T22:24:00Z">
        <w:r w:rsidDel="005D343B">
          <w:delText xml:space="preserve"> failure to pay the </w:delText>
        </w:r>
        <w:r w:rsidDel="005D343B">
          <w:rPr>
            <w:rStyle w:val="cohidesearchterm"/>
          </w:rPr>
          <w:delText>disputed</w:delText>
        </w:r>
        <w:r w:rsidDel="005D343B">
          <w:delText xml:space="preserve"> amount(s) shall not be deemed to be a breach of this agreement;</w:delText>
        </w:r>
        <w:bookmarkEnd w:id="1047"/>
      </w:del>
    </w:p>
    <w:p w14:paraId="6BA62E24" w14:textId="0E7713D7" w:rsidR="00E76087" w:rsidDel="005D343B" w:rsidRDefault="00000000" w:rsidP="00575092">
      <w:pPr>
        <w:pStyle w:val="Untitledsubclause2"/>
        <w:rPr>
          <w:del w:id="1051" w:author="David Sant" w:date="2025-11-27T22:24:00Z" w16du:dateUtc="2025-11-27T22:24:00Z"/>
        </w:rPr>
      </w:pPr>
      <w:bookmarkStart w:id="1052" w:name="a680203"/>
      <w:del w:id="1053" w:author="David Sant" w:date="2025-11-27T22:24:00Z" w16du:dateUtc="2025-11-27T22:24:00Z">
        <w:r w:rsidDel="005D343B">
          <w:delText xml:space="preserve">the </w:delText>
        </w:r>
      </w:del>
      <w:del w:id="1054" w:author="David Sant" w:date="2025-11-27T21:39:00Z" w16du:dateUtc="2025-11-27T21:39:00Z">
        <w:r>
          <w:delText>Customer</w:delText>
        </w:r>
      </w:del>
      <w:del w:id="1055" w:author="David Sant" w:date="2025-11-27T22:24:00Z" w16du:dateUtc="2025-11-27T22:24:00Z">
        <w:r w:rsidDel="005D343B">
          <w:delText xml:space="preserve"> shall pay the balance of the </w:delText>
        </w:r>
        <w:r w:rsidDel="005D343B">
          <w:rPr>
            <w:rStyle w:val="cohidesearchterm"/>
          </w:rPr>
          <w:delText>invoice</w:delText>
        </w:r>
        <w:r w:rsidDel="005D343B">
          <w:delText xml:space="preserve"> which is not in </w:delText>
        </w:r>
        <w:r w:rsidDel="005D343B">
          <w:rPr>
            <w:rStyle w:val="cohidesearchterm"/>
          </w:rPr>
          <w:delText>dispute</w:delText>
        </w:r>
        <w:r w:rsidDel="005D343B">
          <w:delText xml:space="preserve"> by the due date for payment of the invoice;</w:delText>
        </w:r>
        <w:bookmarkEnd w:id="1052"/>
      </w:del>
    </w:p>
    <w:p w14:paraId="61451882" w14:textId="047A7382" w:rsidR="00E76087" w:rsidDel="005D343B" w:rsidRDefault="00000000" w:rsidP="00575092">
      <w:pPr>
        <w:pStyle w:val="Untitledsubclause2"/>
        <w:rPr>
          <w:del w:id="1056" w:author="David Sant" w:date="2025-11-27T22:24:00Z" w16du:dateUtc="2025-11-27T22:24:00Z"/>
        </w:rPr>
      </w:pPr>
      <w:bookmarkStart w:id="1057" w:name="a169332"/>
      <w:del w:id="1058" w:author="David Sant" w:date="2025-11-27T22:24:00Z" w16du:dateUtc="2025-11-27T22:24:00Z">
        <w:r w:rsidDel="005D343B">
          <w:delText xml:space="preserve">the parties shall [seek to resolve the items in dispute in accordance with </w:delText>
        </w:r>
        <w:r w:rsidDel="005D343B">
          <w:fldChar w:fldCharType="begin"/>
        </w:r>
        <w:r w:rsidDel="005D343B">
          <w:delInstrText>PAGEREF a120176\# "'clause '"  \h</w:delInstrText>
        </w:r>
        <w:r w:rsidDel="005D343B">
          <w:fldChar w:fldCharType="separate"/>
        </w:r>
        <w:r w:rsidR="009B649C" w:rsidDel="005D343B">
          <w:rPr>
            <w:noProof/>
          </w:rPr>
          <w:delText xml:space="preserve">clause </w:delText>
        </w:r>
        <w:r w:rsidDel="005D343B">
          <w:fldChar w:fldCharType="end"/>
        </w:r>
        <w:r w:rsidDel="005D343B">
          <w:fldChar w:fldCharType="begin"/>
        </w:r>
        <w:r w:rsidDel="005D343B">
          <w:rPr>
            <w:highlight w:val="lightGray"/>
          </w:rPr>
          <w:delInstrText>REF a120176 \h \w</w:delInstrText>
        </w:r>
        <w:r w:rsidDel="005D343B">
          <w:fldChar w:fldCharType="separate"/>
        </w:r>
      </w:del>
      <w:del w:id="1059" w:author="David Sant" w:date="2025-11-27T21:52:00Z" w16du:dateUtc="2025-11-27T21:52:00Z">
        <w:r w:rsidDel="009B649C">
          <w:delText>34</w:delText>
        </w:r>
      </w:del>
      <w:del w:id="1060" w:author="David Sant" w:date="2025-11-27T22:24:00Z" w16du:dateUtc="2025-11-27T22:24:00Z">
        <w:r w:rsidDel="005D343B">
          <w:fldChar w:fldCharType="end"/>
        </w:r>
        <w:r w:rsidDel="005D343B">
          <w:delText xml:space="preserve"> </w:delText>
        </w:r>
        <w:r w:rsidDel="005D343B">
          <w:rPr>
            <w:b/>
            <w:bCs/>
          </w:rPr>
          <w:delText>OR</w:delText>
        </w:r>
        <w:r w:rsidDel="005D343B">
          <w:delText xml:space="preserve"> use reasonable endeavours to resolve the items in dispute promptly];</w:delText>
        </w:r>
        <w:bookmarkEnd w:id="1057"/>
      </w:del>
    </w:p>
    <w:p w14:paraId="32CA0FC4" w14:textId="70B0FCC6" w:rsidR="00E76087" w:rsidDel="005D343B" w:rsidRDefault="00000000" w:rsidP="00575092">
      <w:pPr>
        <w:pStyle w:val="Untitledsubclause2"/>
        <w:rPr>
          <w:del w:id="1061" w:author="David Sant" w:date="2025-11-27T22:24:00Z" w16du:dateUtc="2025-11-27T22:24:00Z"/>
        </w:rPr>
      </w:pPr>
      <w:bookmarkStart w:id="1062" w:name="a188753"/>
      <w:del w:id="1063" w:author="David Sant" w:date="2025-11-27T22:24:00Z" w16du:dateUtc="2025-11-27T22:24:00Z">
        <w:r w:rsidDel="005D343B">
          <w:delText xml:space="preserve">to the extent that the </w:delText>
        </w:r>
      </w:del>
      <w:del w:id="1064" w:author="David Sant" w:date="2025-11-27T21:39:00Z" w16du:dateUtc="2025-11-27T21:39:00Z">
        <w:r>
          <w:delText>Customer</w:delText>
        </w:r>
      </w:del>
      <w:del w:id="1065" w:author="David Sant" w:date="2025-11-27T22:24:00Z" w16du:dateUtc="2025-11-27T22:24:00Z">
        <w:r w:rsidDel="005D343B">
          <w:delText xml:space="preserve"> is obliged, following resolution of the </w:delText>
        </w:r>
        <w:r w:rsidDel="005D343B">
          <w:rPr>
            <w:rStyle w:val="cohidesearchterm"/>
          </w:rPr>
          <w:delText>dispute</w:delText>
        </w:r>
        <w:r w:rsidDel="005D343B">
          <w:delText xml:space="preserve">, to pay an amount, then the Supplier may charge interest on that amount at the rate specified in </w:delText>
        </w:r>
        <w:r w:rsidDel="005D343B">
          <w:fldChar w:fldCharType="begin"/>
        </w:r>
        <w:r w:rsidDel="005D343B">
          <w:delInstrText>PAGEREF a324359\# "'clause '"  \h</w:delInstrText>
        </w:r>
        <w:r w:rsidDel="005D343B">
          <w:fldChar w:fldCharType="separate"/>
        </w:r>
        <w:r w:rsidR="009B649C" w:rsidDel="005D343B">
          <w:rPr>
            <w:noProof/>
          </w:rPr>
          <w:delText xml:space="preserve">clause </w:delText>
        </w:r>
        <w:r w:rsidDel="005D343B">
          <w:fldChar w:fldCharType="end"/>
        </w:r>
        <w:r w:rsidDel="005D343B">
          <w:fldChar w:fldCharType="begin"/>
        </w:r>
        <w:r w:rsidDel="005D343B">
          <w:rPr>
            <w:highlight w:val="lightGray"/>
          </w:rPr>
          <w:delInstrText>REF a324359 \h \w</w:delInstrText>
        </w:r>
        <w:r w:rsidDel="005D343B">
          <w:fldChar w:fldCharType="separate"/>
        </w:r>
      </w:del>
      <w:del w:id="1066" w:author="David Sant" w:date="2025-11-27T21:52:00Z" w16du:dateUtc="2025-11-27T21:52:00Z">
        <w:r w:rsidDel="009B649C">
          <w:delText>8.11</w:delText>
        </w:r>
      </w:del>
      <w:del w:id="1067" w:author="David Sant" w:date="2025-11-27T22:24:00Z" w16du:dateUtc="2025-11-27T22:24:00Z">
        <w:r w:rsidDel="005D343B">
          <w:fldChar w:fldCharType="end"/>
        </w:r>
        <w:r w:rsidDel="005D343B">
          <w:delText xml:space="preserve"> from the [original due date for payment </w:delText>
        </w:r>
        <w:r w:rsidDel="005D343B">
          <w:rPr>
            <w:b/>
            <w:bCs/>
          </w:rPr>
          <w:delText>OR</w:delText>
        </w:r>
        <w:r w:rsidDel="005D343B">
          <w:delText xml:space="preserve"> date that the dispute is resolved] until the date of payment; and</w:delText>
        </w:r>
        <w:bookmarkEnd w:id="1062"/>
      </w:del>
    </w:p>
    <w:p w14:paraId="0CCB9232" w14:textId="7EF2D435" w:rsidR="00E76087" w:rsidDel="005D343B" w:rsidRDefault="00000000" w:rsidP="00575092">
      <w:pPr>
        <w:pStyle w:val="Untitledsubclause2"/>
        <w:rPr>
          <w:del w:id="1068" w:author="David Sant" w:date="2025-11-27T22:24:00Z" w16du:dateUtc="2025-11-27T22:24:00Z"/>
        </w:rPr>
      </w:pPr>
      <w:bookmarkStart w:id="1069" w:name="a995872"/>
      <w:del w:id="1070" w:author="David Sant" w:date="2025-11-27T22:24:00Z" w16du:dateUtc="2025-11-27T22:24:00Z">
        <w:r w:rsidDel="005D343B">
          <w:delText xml:space="preserve">once the </w:delText>
        </w:r>
        <w:r w:rsidDel="005D343B">
          <w:rPr>
            <w:rStyle w:val="cohidesearchterm"/>
          </w:rPr>
          <w:delText>dispute</w:delText>
        </w:r>
        <w:r w:rsidDel="005D343B">
          <w:delText xml:space="preserve"> has been resolved, where either party is required to make a balancing payment or issue a credit note, it shall do so within [NUMBER] Business Days of the resolution of the dispute.</w:delText>
        </w:r>
        <w:bookmarkEnd w:id="1069"/>
      </w:del>
    </w:p>
    <w:p w14:paraId="78B44048" w14:textId="6C8E54D4" w:rsidR="00E76087" w:rsidRPr="00860DEE" w:rsidRDefault="00000000" w:rsidP="00575092">
      <w:pPr>
        <w:pStyle w:val="Untitledsubclause1"/>
      </w:pPr>
      <w:bookmarkStart w:id="1071" w:name="a324359"/>
      <w:r>
        <w:t xml:space="preserve">If the </w:t>
      </w:r>
      <w:del w:id="1072" w:author="David Sant" w:date="2025-11-27T21:39:00Z" w16du:dateUtc="2025-11-27T21:39:00Z">
        <w:r>
          <w:delText>Customer</w:delText>
        </w:r>
      </w:del>
      <w:ins w:id="1073" w:author="David Sant" w:date="2025-11-27T21:39:00Z" w16du:dateUtc="2025-11-27T21:39:00Z">
        <w:r w:rsidR="00577940">
          <w:t>Norton</w:t>
        </w:r>
      </w:ins>
      <w:r>
        <w:t xml:space="preserve"> fails to make a payment due to the Supplier under this agreement by the due date, then, without limiting the Supplier's remedies under </w:t>
      </w:r>
      <w:r>
        <w:fldChar w:fldCharType="begin"/>
      </w:r>
      <w:r>
        <w:instrText>PAGEREF a725802\# "'clause '"  \h</w:instrText>
      </w:r>
      <w:r>
        <w:fldChar w:fldCharType="separate"/>
      </w:r>
      <w:r w:rsidR="005D343B">
        <w:rPr>
          <w:noProof/>
        </w:rPr>
        <w:t xml:space="preserve">clause </w:t>
      </w:r>
      <w:r>
        <w:fldChar w:fldCharType="end"/>
      </w:r>
      <w:r>
        <w:fldChar w:fldCharType="begin"/>
      </w:r>
      <w:r>
        <w:rPr>
          <w:highlight w:val="lightGray"/>
        </w:rPr>
        <w:instrText>REF a725802 \h \w</w:instrText>
      </w:r>
      <w:r>
        <w:fldChar w:fldCharType="separate"/>
      </w:r>
      <w:ins w:id="1074" w:author="David Sant" w:date="2025-11-27T22:26:00Z" w16du:dateUtc="2025-11-27T22:26:00Z">
        <w:r w:rsidR="005D343B">
          <w:rPr>
            <w:highlight w:val="lightGray"/>
          </w:rPr>
          <w:t>19</w:t>
        </w:r>
      </w:ins>
      <w:del w:id="1075" w:author="David Sant" w:date="2025-11-27T21:52:00Z" w16du:dateUtc="2025-11-27T21:52:00Z">
        <w:r w:rsidDel="009B649C">
          <w:delText>19</w:delText>
        </w:r>
      </w:del>
      <w:r>
        <w:fldChar w:fldCharType="end"/>
      </w:r>
      <w:r>
        <w:t xml:space="preserve">, the Supplier may </w:t>
      </w:r>
      <w:del w:id="1076" w:author="David Sant" w:date="2025-11-27T22:25:00Z" w16du:dateUtc="2025-11-27T22:25:00Z">
        <w:r w:rsidDel="005D343B">
          <w:delText>[</w:delText>
        </w:r>
      </w:del>
      <w:r>
        <w:t xml:space="preserve">charge (and the </w:t>
      </w:r>
      <w:del w:id="1077" w:author="David Sant" w:date="2025-11-27T21:39:00Z" w16du:dateUtc="2025-11-27T21:39:00Z">
        <w:r>
          <w:delText>Customer</w:delText>
        </w:r>
      </w:del>
      <w:ins w:id="1078" w:author="David Sant" w:date="2025-11-27T21:39:00Z" w16du:dateUtc="2025-11-27T21:39:00Z">
        <w:r w:rsidR="00577940">
          <w:t>Norton</w:t>
        </w:r>
      </w:ins>
      <w:r>
        <w:t xml:space="preserve"> shall pay) interest on the overdue sum from the due date until payment of the overdue sum</w:t>
      </w:r>
      <w:del w:id="1079" w:author="David Sant" w:date="2025-11-27T22:25:00Z" w16du:dateUtc="2025-11-27T22:25:00Z">
        <w:r w:rsidDel="005D343B">
          <w:delText xml:space="preserve"> </w:delText>
        </w:r>
        <w:r w:rsidDel="005D343B">
          <w:rPr>
            <w:b/>
            <w:bCs/>
          </w:rPr>
          <w:delText>OR</w:delText>
        </w:r>
        <w:r w:rsidDel="005D343B">
          <w:delText xml:space="preserve"> notify the </w:delText>
        </w:r>
      </w:del>
      <w:del w:id="1080" w:author="David Sant" w:date="2025-11-27T21:39:00Z" w16du:dateUtc="2025-11-27T21:39:00Z">
        <w:r>
          <w:delText>Customer</w:delText>
        </w:r>
      </w:del>
      <w:del w:id="1081" w:author="David Sant" w:date="2025-11-27T22:25:00Z" w16du:dateUtc="2025-11-27T22:25:00Z">
        <w:r w:rsidDel="005D343B">
          <w:delText xml:space="preserve"> of its intention to charge interest on that overdue sum. If the </w:delText>
        </w:r>
      </w:del>
      <w:del w:id="1082" w:author="David Sant" w:date="2025-11-27T21:39:00Z" w16du:dateUtc="2025-11-27T21:39:00Z">
        <w:r>
          <w:delText>Customer</w:delText>
        </w:r>
      </w:del>
      <w:del w:id="1083" w:author="David Sant" w:date="2025-11-27T22:25:00Z" w16du:dateUtc="2025-11-27T22:25:00Z">
        <w:r w:rsidDel="005D343B">
          <w:delText xml:space="preserve"> fails to pay the overdue sum within [NUMBER] Business Days of receiving that notice, the Supplier may charge (and the </w:delText>
        </w:r>
      </w:del>
      <w:del w:id="1084" w:author="David Sant" w:date="2025-11-27T21:39:00Z" w16du:dateUtc="2025-11-27T21:39:00Z">
        <w:r>
          <w:delText>Customer</w:delText>
        </w:r>
      </w:del>
      <w:del w:id="1085" w:author="David Sant" w:date="2025-11-27T22:25:00Z" w16du:dateUtc="2025-11-27T22:25:00Z">
        <w:r w:rsidDel="005D343B">
          <w:delText xml:space="preserve"> shall pay) interest on the overdue sum from the due date until the date of actual payment]</w:delText>
        </w:r>
      </w:del>
      <w:r>
        <w:t xml:space="preserve">. Interest under this </w:t>
      </w:r>
      <w:r>
        <w:fldChar w:fldCharType="begin"/>
      </w:r>
      <w:r>
        <w:instrText>PAGEREF a324359\# "'clause '"  \h</w:instrText>
      </w:r>
      <w:r>
        <w:fldChar w:fldCharType="separate"/>
      </w:r>
      <w:r w:rsidR="005D343B">
        <w:rPr>
          <w:noProof/>
        </w:rPr>
        <w:t xml:space="preserve">clause </w:t>
      </w:r>
      <w:r>
        <w:fldChar w:fldCharType="end"/>
      </w:r>
      <w:r>
        <w:fldChar w:fldCharType="begin"/>
      </w:r>
      <w:r>
        <w:rPr>
          <w:highlight w:val="lightGray"/>
        </w:rPr>
        <w:instrText>REF a324359 \h \w</w:instrText>
      </w:r>
      <w:r>
        <w:fldChar w:fldCharType="separate"/>
      </w:r>
      <w:ins w:id="1086" w:author="David Sant" w:date="2025-11-27T22:26:00Z" w16du:dateUtc="2025-11-27T22:26:00Z">
        <w:r w:rsidR="005D343B">
          <w:rPr>
            <w:highlight w:val="lightGray"/>
          </w:rPr>
          <w:t>9.9</w:t>
        </w:r>
      </w:ins>
      <w:del w:id="1087" w:author="David Sant" w:date="2025-11-27T21:52:00Z" w16du:dateUtc="2025-11-27T21:52:00Z">
        <w:r w:rsidDel="009B649C">
          <w:delText>8.11</w:delText>
        </w:r>
      </w:del>
      <w:r>
        <w:fldChar w:fldCharType="end"/>
      </w:r>
      <w:r>
        <w:t xml:space="preserve"> will accrue each day at [4]% a year above the [Bank of England's] base rate from time to time, but at [4]% a year for any period when that base rate is below 0%.</w:t>
      </w:r>
      <w:bookmarkEnd w:id="1071"/>
    </w:p>
    <w:p w14:paraId="36130C3C" w14:textId="6ADEB3E0" w:rsidR="00E76087" w:rsidRDefault="00000000" w:rsidP="00575092">
      <w:pPr>
        <w:pStyle w:val="Untitledsubclause1"/>
      </w:pPr>
      <w:bookmarkStart w:id="1088" w:name="a799378"/>
      <w:del w:id="1089" w:author="David Sant" w:date="2025-11-27T22:26:00Z" w16du:dateUtc="2025-11-27T22:26:00Z">
        <w:r w:rsidDel="005D343B">
          <w:delText>[</w:delText>
        </w:r>
      </w:del>
      <w:r>
        <w:t>All sums payable to the Supplier under this agreement are exclusive of VAT</w:t>
      </w:r>
      <w:del w:id="1090" w:author="David Sant" w:date="2025-11-27T21:39:00Z" w16du:dateUtc="2025-11-27T21:39:00Z">
        <w:r>
          <w:delText>,</w:delText>
        </w:r>
      </w:del>
      <w:r w:rsidR="00AD1C9B">
        <w:t xml:space="preserve"> and</w:t>
      </w:r>
      <w:r>
        <w:t xml:space="preserve"> the </w:t>
      </w:r>
      <w:del w:id="1091" w:author="David Sant" w:date="2025-11-27T21:39:00Z" w16du:dateUtc="2025-11-27T21:39:00Z">
        <w:r>
          <w:delText>Customer</w:delText>
        </w:r>
      </w:del>
      <w:ins w:id="1092" w:author="David Sant" w:date="2025-11-27T21:39:00Z" w16du:dateUtc="2025-11-27T21:39:00Z">
        <w:r w:rsidR="00577940">
          <w:t>Norton</w:t>
        </w:r>
      </w:ins>
      <w:r>
        <w:t xml:space="preserve"> shall, in addition, pay an amount equal to any VAT chargeable on those sums subject to receipt of a valid VAT invoice.</w:t>
      </w:r>
      <w:r>
        <w:fldChar w:fldCharType="begin"/>
      </w:r>
      <w:r>
        <w:fldChar w:fldCharType="end"/>
      </w:r>
      <w:del w:id="1093" w:author="David Sant" w:date="2025-11-27T22:26:00Z" w16du:dateUtc="2025-11-27T22:26:00Z">
        <w:r w:rsidDel="005D343B">
          <w:delText>]</w:delText>
        </w:r>
      </w:del>
      <w:bookmarkEnd w:id="1088"/>
    </w:p>
    <w:p w14:paraId="13C919DD" w14:textId="5CB4A2FC" w:rsidR="00E76087" w:rsidRDefault="00000000" w:rsidP="00575092">
      <w:pPr>
        <w:pStyle w:val="Untitledsubclause1"/>
      </w:pPr>
      <w:bookmarkStart w:id="1094" w:name="a800080"/>
      <w:r>
        <w:t xml:space="preserve">The </w:t>
      </w:r>
      <w:del w:id="1095" w:author="David Sant" w:date="2025-11-27T21:39:00Z" w16du:dateUtc="2025-11-27T21:39:00Z">
        <w:r>
          <w:delText>Customer</w:delText>
        </w:r>
      </w:del>
      <w:ins w:id="1096" w:author="David Sant" w:date="2025-11-27T21:39:00Z" w16du:dateUtc="2025-11-27T21:39:00Z">
        <w:r w:rsidR="00577940">
          <w:t>Norton</w:t>
        </w:r>
      </w:ins>
      <w:r>
        <w:t xml:space="preserve"> may, at any time</w:t>
      </w:r>
      <w:del w:id="1097" w:author="David Sant" w:date="2025-11-27T22:26:00Z" w16du:dateUtc="2025-11-27T22:26:00Z">
        <w:r w:rsidDel="005D343B">
          <w:delText>[</w:delText>
        </w:r>
      </w:del>
      <w:r>
        <w:t>, without notice to the Supplier,</w:t>
      </w:r>
      <w:del w:id="1098" w:author="David Sant" w:date="2025-11-27T22:26:00Z" w16du:dateUtc="2025-11-27T22:26:00Z">
        <w:r w:rsidDel="005D343B">
          <w:delText>]</w:delText>
        </w:r>
      </w:del>
      <w:r>
        <w:t xml:space="preserve"> set off any liability of the Supplier to the </w:t>
      </w:r>
      <w:del w:id="1099" w:author="David Sant" w:date="2025-11-27T21:39:00Z" w16du:dateUtc="2025-11-27T21:39:00Z">
        <w:r>
          <w:delText>Customer</w:delText>
        </w:r>
      </w:del>
      <w:ins w:id="1100" w:author="David Sant" w:date="2025-11-27T21:39:00Z" w16du:dateUtc="2025-11-27T21:39:00Z">
        <w:r w:rsidR="00577940">
          <w:t>Norton</w:t>
        </w:r>
      </w:ins>
      <w:r>
        <w:t xml:space="preserve"> against any liability of the </w:t>
      </w:r>
      <w:del w:id="1101" w:author="David Sant" w:date="2025-11-27T21:39:00Z" w16du:dateUtc="2025-11-27T21:39:00Z">
        <w:r>
          <w:delText>Customer</w:delText>
        </w:r>
      </w:del>
      <w:ins w:id="1102" w:author="David Sant" w:date="2025-11-27T21:39:00Z" w16du:dateUtc="2025-11-27T21:39:00Z">
        <w:r w:rsidR="00577940">
          <w:t>Norton</w:t>
        </w:r>
      </w:ins>
      <w:r>
        <w:t xml:space="preserve"> to the Supplier, whether either liability is present or future, liquidated or unliquidated</w:t>
      </w:r>
      <w:del w:id="1103" w:author="David Sant" w:date="2025-11-27T21:39:00Z" w16du:dateUtc="2025-11-27T21:39:00Z">
        <w:r>
          <w:delText>,</w:delText>
        </w:r>
      </w:del>
      <w:r w:rsidR="00AD1C9B">
        <w:t xml:space="preserve"> and</w:t>
      </w:r>
      <w:r>
        <w:t xml:space="preserve"> whether or not either liability arises under this agreement. If the liabilities to be set off are expressed in different currencies, the </w:t>
      </w:r>
      <w:del w:id="1104" w:author="David Sant" w:date="2025-11-27T21:39:00Z" w16du:dateUtc="2025-11-27T21:39:00Z">
        <w:r>
          <w:delText>Customer</w:delText>
        </w:r>
      </w:del>
      <w:ins w:id="1105" w:author="David Sant" w:date="2025-11-27T21:39:00Z" w16du:dateUtc="2025-11-27T21:39:00Z">
        <w:r w:rsidR="00577940">
          <w:t>Norton</w:t>
        </w:r>
      </w:ins>
      <w:r>
        <w:t xml:space="preserve"> may convert either liability at a market rate of exchange for the purpose of set-off. Any exercise by the </w:t>
      </w:r>
      <w:del w:id="1106" w:author="David Sant" w:date="2025-11-27T21:39:00Z" w16du:dateUtc="2025-11-27T21:39:00Z">
        <w:r>
          <w:delText>Customer</w:delText>
        </w:r>
      </w:del>
      <w:ins w:id="1107" w:author="David Sant" w:date="2025-11-27T21:39:00Z" w16du:dateUtc="2025-11-27T21:39:00Z">
        <w:r w:rsidR="00577940">
          <w:t>Norton</w:t>
        </w:r>
      </w:ins>
      <w:r>
        <w:t xml:space="preserve"> of its rights under this clause shall not limit or affect any other rights or remedies available to it under this agreement or otherwise.</w:t>
      </w:r>
      <w:bookmarkEnd w:id="1094"/>
    </w:p>
    <w:p w14:paraId="24F1F260" w14:textId="77777777" w:rsidR="00E76087" w:rsidRDefault="00000000" w:rsidP="00575092">
      <w:pPr>
        <w:pStyle w:val="TitleClause"/>
      </w:pPr>
      <w:r>
        <w:fldChar w:fldCharType="begin"/>
      </w:r>
      <w:r>
        <w:fldChar w:fldCharType="end"/>
      </w:r>
      <w:r>
        <w:fldChar w:fldCharType="begin"/>
      </w:r>
      <w:r>
        <w:instrText>TC "9. Audit" \l 1</w:instrText>
      </w:r>
      <w:r>
        <w:fldChar w:fldCharType="end"/>
      </w:r>
      <w:bookmarkStart w:id="1108" w:name="_Toc256000008"/>
      <w:bookmarkStart w:id="1109" w:name="a655713"/>
      <w:del w:id="1110" w:author="David Sant" w:date="2025-11-27T22:26:00Z" w16du:dateUtc="2025-11-27T22:26:00Z">
        <w:r w:rsidDel="005D343B">
          <w:delText>[</w:delText>
        </w:r>
      </w:del>
      <w:r>
        <w:t>Audit</w:t>
      </w:r>
      <w:bookmarkEnd w:id="1108"/>
      <w:bookmarkEnd w:id="1109"/>
    </w:p>
    <w:p w14:paraId="70EC2477" w14:textId="18DD955C" w:rsidR="00E76087" w:rsidRPr="002D46DA" w:rsidRDefault="00000000" w:rsidP="00575092">
      <w:pPr>
        <w:pStyle w:val="Untitledsubclause1"/>
      </w:pPr>
      <w:bookmarkStart w:id="1111" w:name="a362756"/>
      <w:r>
        <w:t>The Supplier shall maintain complete and accurate records of</w:t>
      </w:r>
      <w:del w:id="1112" w:author="David Sant" w:date="2025-11-27T21:39:00Z" w16du:dateUtc="2025-11-27T21:39:00Z">
        <w:r>
          <w:delText>,</w:delText>
        </w:r>
      </w:del>
      <w:r w:rsidR="00AD1C9B">
        <w:t xml:space="preserve"> and</w:t>
      </w:r>
      <w:r>
        <w:t xml:space="preserve"> supporting documents for:</w:t>
      </w:r>
      <w:bookmarkEnd w:id="1111"/>
    </w:p>
    <w:p w14:paraId="2E3FD009" w14:textId="07B7AEE9" w:rsidR="00E76087" w:rsidRPr="008C76A8" w:rsidRDefault="00000000" w:rsidP="00575092">
      <w:pPr>
        <w:pStyle w:val="Untitledsubclause2"/>
      </w:pPr>
      <w:bookmarkStart w:id="1113" w:name="a974997"/>
      <w:r>
        <w:t xml:space="preserve">all amounts chargeable to the </w:t>
      </w:r>
      <w:del w:id="1114" w:author="David Sant" w:date="2025-11-27T21:39:00Z" w16du:dateUtc="2025-11-27T21:39:00Z">
        <w:r>
          <w:delText>Customer</w:delText>
        </w:r>
      </w:del>
      <w:ins w:id="1115" w:author="David Sant" w:date="2025-11-27T21:39:00Z" w16du:dateUtc="2025-11-27T21:39:00Z">
        <w:r w:rsidR="00577940">
          <w:t>Norton</w:t>
        </w:r>
      </w:ins>
      <w:del w:id="1116" w:author="David Sant" w:date="2025-11-27T22:26:00Z" w16du:dateUtc="2025-11-27T22:26:00Z">
        <w:r w:rsidDel="005D343B">
          <w:delText>[</w:delText>
        </w:r>
      </w:del>
      <w:r>
        <w:t>; and</w:t>
      </w:r>
      <w:bookmarkEnd w:id="1113"/>
    </w:p>
    <w:p w14:paraId="611CA4D6" w14:textId="77777777" w:rsidR="00E76087" w:rsidRPr="008C76A8" w:rsidRDefault="00000000" w:rsidP="00575092">
      <w:pPr>
        <w:pStyle w:val="Untitledsubclause2"/>
      </w:pPr>
      <w:bookmarkStart w:id="1117" w:name="a132621"/>
      <w:r>
        <w:t>all activities carried out,</w:t>
      </w:r>
      <w:del w:id="1118" w:author="David Sant" w:date="2025-11-27T22:26:00Z" w16du:dateUtc="2025-11-27T22:26:00Z">
        <w:r w:rsidDel="005D343B">
          <w:delText>]</w:delText>
        </w:r>
      </w:del>
      <w:bookmarkEnd w:id="1117"/>
    </w:p>
    <w:p w14:paraId="22EC8F18" w14:textId="7960E8D9" w:rsidR="00E76087" w:rsidRPr="008C76A8" w:rsidRDefault="00000000" w:rsidP="00575092">
      <w:pPr>
        <w:pStyle w:val="Parasubclause1"/>
      </w:pPr>
      <w:r>
        <w:t xml:space="preserve">under this agreement. </w:t>
      </w:r>
      <w:del w:id="1119" w:author="David Sant" w:date="2025-11-27T22:26:00Z" w16du:dateUtc="2025-11-27T22:26:00Z">
        <w:r w:rsidDel="005D343B">
          <w:delText>[</w:delText>
        </w:r>
      </w:del>
      <w:r>
        <w:t xml:space="preserve">These records shall be retained for access by the </w:t>
      </w:r>
      <w:del w:id="1120" w:author="David Sant" w:date="2025-11-27T21:39:00Z" w16du:dateUtc="2025-11-27T21:39:00Z">
        <w:r>
          <w:delText>Customer</w:delText>
        </w:r>
      </w:del>
      <w:ins w:id="1121" w:author="David Sant" w:date="2025-11-27T21:39:00Z" w16du:dateUtc="2025-11-27T21:39:00Z">
        <w:r w:rsidR="00577940">
          <w:t>Norton</w:t>
        </w:r>
      </w:ins>
      <w:r>
        <w:t xml:space="preserve"> during the Term and for </w:t>
      </w:r>
      <w:del w:id="1122" w:author="David Sant" w:date="2025-11-27T22:26:00Z" w16du:dateUtc="2025-11-27T22:26:00Z">
        <w:r w:rsidDel="005D343B">
          <w:delText>[</w:delText>
        </w:r>
      </w:del>
      <w:r>
        <w:t>12</w:t>
      </w:r>
      <w:del w:id="1123" w:author="David Sant" w:date="2025-11-27T22:26:00Z" w16du:dateUtc="2025-11-27T22:26:00Z">
        <w:r w:rsidDel="005D343B">
          <w:delText>]</w:delText>
        </w:r>
      </w:del>
      <w:r>
        <w:t xml:space="preserve"> months afterwards.</w:t>
      </w:r>
      <w:del w:id="1124" w:author="David Sant" w:date="2025-11-27T22:27:00Z" w16du:dateUtc="2025-11-27T22:27:00Z">
        <w:r w:rsidDel="005D343B">
          <w:delText>]</w:delText>
        </w:r>
      </w:del>
    </w:p>
    <w:p w14:paraId="683A4E07" w14:textId="2E73836D" w:rsidR="00E76087" w:rsidRDefault="00000000" w:rsidP="00575092">
      <w:pPr>
        <w:pStyle w:val="Untitledsubclause1"/>
      </w:pPr>
      <w:bookmarkStart w:id="1125" w:name="a559649"/>
      <w:del w:id="1126" w:author="David Sant" w:date="2025-11-27T22:27:00Z" w16du:dateUtc="2025-11-27T22:27:00Z">
        <w:r w:rsidDel="005D343B">
          <w:delText>[</w:delText>
        </w:r>
      </w:del>
      <w:r>
        <w:t xml:space="preserve">During the Term and for up to </w:t>
      </w:r>
      <w:del w:id="1127" w:author="David Sant" w:date="2025-11-27T22:27:00Z" w16du:dateUtc="2025-11-27T22:27:00Z">
        <w:r w:rsidDel="005D343B">
          <w:delText>[</w:delText>
        </w:r>
      </w:del>
      <w:r>
        <w:t>12</w:t>
      </w:r>
      <w:del w:id="1128" w:author="David Sant" w:date="2025-11-27T22:27:00Z" w16du:dateUtc="2025-11-27T22:27:00Z">
        <w:r w:rsidDel="005D343B">
          <w:delText>]</w:delText>
        </w:r>
      </w:del>
      <w:r>
        <w:t xml:space="preserve"> months afterwards, the </w:t>
      </w:r>
      <w:del w:id="1129" w:author="David Sant" w:date="2025-11-27T22:27:00Z" w16du:dateUtc="2025-11-27T22:27:00Z">
        <w:r w:rsidDel="005D343B">
          <w:rPr>
            <w:b/>
            <w:bCs/>
          </w:rPr>
          <w:delText>OR</w:delText>
        </w:r>
        <w:r w:rsidDel="005D343B">
          <w:delText xml:space="preserve"> The] </w:delText>
        </w:r>
      </w:del>
      <w:r>
        <w:t xml:space="preserve">Supplier shall allow the </w:t>
      </w:r>
      <w:del w:id="1130" w:author="David Sant" w:date="2025-11-27T21:39:00Z" w16du:dateUtc="2025-11-27T21:39:00Z">
        <w:r>
          <w:delText>Customer</w:delText>
        </w:r>
      </w:del>
      <w:ins w:id="1131" w:author="David Sant" w:date="2025-11-27T21:39:00Z" w16du:dateUtc="2025-11-27T21:39:00Z">
        <w:r w:rsidR="00577940">
          <w:t>Norton</w:t>
        </w:r>
      </w:ins>
      <w:r>
        <w:t xml:space="preserve"> (and its auditors and professional advisers) access to the Supplier's premises, personnel, systems and relevant records as may reasonably be required to verify that</w:t>
      </w:r>
      <w:ins w:id="1132" w:author="David Sant" w:date="2025-11-27T22:28:00Z" w16du:dateUtc="2025-11-27T22:28:00Z">
        <w:r w:rsidR="005D343B">
          <w:t xml:space="preserve"> </w:t>
        </w:r>
        <w:r w:rsidR="005D343B">
          <w:t>the Services are being provided and all obligations of the Supplier are being performed, in accordance with this agreement</w:t>
        </w:r>
        <w:r w:rsidR="005D343B">
          <w:t>.</w:t>
        </w:r>
      </w:ins>
      <w:del w:id="1133" w:author="David Sant" w:date="2025-11-27T22:28:00Z" w16du:dateUtc="2025-11-27T22:28:00Z">
        <w:r w:rsidDel="005D343B">
          <w:delText>:</w:delText>
        </w:r>
      </w:del>
      <w:r>
        <w:t xml:space="preserve"> </w:t>
      </w:r>
      <w:bookmarkEnd w:id="1125"/>
    </w:p>
    <w:p w14:paraId="1FD0593B" w14:textId="78C9B6A3" w:rsidR="00E76087" w:rsidDel="005D343B" w:rsidRDefault="00000000" w:rsidP="00575092">
      <w:pPr>
        <w:pStyle w:val="Untitledsubclause2"/>
        <w:rPr>
          <w:del w:id="1134" w:author="David Sant" w:date="2025-11-27T22:28:00Z" w16du:dateUtc="2025-11-27T22:28:00Z"/>
        </w:rPr>
      </w:pPr>
      <w:bookmarkStart w:id="1135" w:name="a961883"/>
      <w:del w:id="1136" w:author="David Sant" w:date="2025-11-27T22:27:00Z" w16du:dateUtc="2025-11-27T22:27:00Z">
        <w:r w:rsidDel="005D343B">
          <w:lastRenderedPageBreak/>
          <w:delText>[</w:delText>
        </w:r>
      </w:del>
      <w:del w:id="1137" w:author="David Sant" w:date="2025-11-27T22:28:00Z" w16du:dateUtc="2025-11-27T22:28:00Z">
        <w:r w:rsidDel="005D343B">
          <w:delText xml:space="preserve">the Charges and any other sums charged to the </w:delText>
        </w:r>
      </w:del>
      <w:del w:id="1138" w:author="David Sant" w:date="2025-11-27T21:39:00Z" w16du:dateUtc="2025-11-27T21:39:00Z">
        <w:r>
          <w:delText>Customer</w:delText>
        </w:r>
      </w:del>
      <w:del w:id="1139" w:author="David Sant" w:date="2025-11-27T22:28:00Z" w16du:dateUtc="2025-11-27T22:28:00Z">
        <w:r w:rsidDel="005D343B">
          <w:delText xml:space="preserve"> under this agreement are accurate[; and</w:delText>
        </w:r>
        <w:r w:rsidDel="005D343B">
          <w:fldChar w:fldCharType="begin"/>
        </w:r>
        <w:r w:rsidDel="005D343B">
          <w:fldChar w:fldCharType="end"/>
        </w:r>
        <w:r w:rsidDel="005D343B">
          <w:delText>]</w:delText>
        </w:r>
        <w:bookmarkEnd w:id="1135"/>
      </w:del>
    </w:p>
    <w:p w14:paraId="16FBFB7C" w14:textId="08E1D66D" w:rsidR="00E76087" w:rsidRDefault="00000000" w:rsidP="005D343B">
      <w:pPr>
        <w:pStyle w:val="Untitledsubclause2"/>
        <w:numPr>
          <w:ilvl w:val="0"/>
          <w:numId w:val="0"/>
        </w:numPr>
        <w:ind w:left="994"/>
        <w:pPrChange w:id="1140" w:author="David Sant" w:date="2025-11-27T22:28:00Z" w16du:dateUtc="2025-11-27T22:28:00Z">
          <w:pPr>
            <w:pStyle w:val="Untitledsubclause2"/>
          </w:pPr>
        </w:pPrChange>
      </w:pPr>
      <w:bookmarkStart w:id="1141" w:name="a136586"/>
      <w:del w:id="1142" w:author="David Sant" w:date="2025-11-27T22:28:00Z" w16du:dateUtc="2025-11-27T22:28:00Z">
        <w:r w:rsidDel="005D343B">
          <w:delText>the Services are being provided</w:delText>
        </w:r>
      </w:del>
      <w:del w:id="1143" w:author="David Sant" w:date="2025-11-27T21:39:00Z" w16du:dateUtc="2025-11-27T21:39:00Z">
        <w:r>
          <w:delText>,</w:delText>
        </w:r>
      </w:del>
      <w:del w:id="1144" w:author="David Sant" w:date="2025-11-27T22:28:00Z" w16du:dateUtc="2025-11-27T22:28:00Z">
        <w:r w:rsidR="00AD1C9B" w:rsidDel="005D343B">
          <w:delText xml:space="preserve"> and</w:delText>
        </w:r>
        <w:r w:rsidDel="005D343B">
          <w:delText xml:space="preserve"> all obligations of the Supplier are being performed, in accordance with this agreement].</w:delText>
        </w:r>
      </w:del>
      <w:bookmarkEnd w:id="1141"/>
    </w:p>
    <w:p w14:paraId="5BEB8FB9" w14:textId="10F0B6D9" w:rsidR="00E76087" w:rsidRPr="003F428E" w:rsidRDefault="00000000" w:rsidP="00575092">
      <w:pPr>
        <w:pStyle w:val="Untitledsubclause1"/>
      </w:pPr>
      <w:bookmarkStart w:id="1145" w:name="a762957"/>
      <w:del w:id="1146" w:author="David Sant" w:date="2025-11-27T22:28:00Z" w16du:dateUtc="2025-11-27T22:28:00Z">
        <w:r w:rsidDel="005D343B">
          <w:delText>[</w:delText>
        </w:r>
      </w:del>
      <w:r>
        <w:t xml:space="preserve">The Supplier shall provide the </w:t>
      </w:r>
      <w:del w:id="1147" w:author="David Sant" w:date="2025-11-27T21:39:00Z" w16du:dateUtc="2025-11-27T21:39:00Z">
        <w:r>
          <w:delText>Customer</w:delText>
        </w:r>
      </w:del>
      <w:ins w:id="1148" w:author="David Sant" w:date="2025-11-27T21:39:00Z" w16du:dateUtc="2025-11-27T21:39:00Z">
        <w:r w:rsidR="00577940">
          <w:t>Norton</w:t>
        </w:r>
      </w:ins>
      <w:r>
        <w:t xml:space="preserve"> (and its auditors and professional advisers) with all reasonable co-operation, access and assistance in relation to each audit.</w:t>
      </w:r>
      <w:r>
        <w:fldChar w:fldCharType="begin"/>
      </w:r>
      <w:r>
        <w:instrText xml:space="preserve"> MACROBUTTON optional </w:instrText>
      </w:r>
      <w:r>
        <w:fldChar w:fldCharType="end"/>
      </w:r>
      <w:r>
        <w:t xml:space="preserve"> The </w:t>
      </w:r>
      <w:del w:id="1149" w:author="David Sant" w:date="2025-11-27T21:39:00Z" w16du:dateUtc="2025-11-27T21:39:00Z">
        <w:r>
          <w:delText>Customer</w:delText>
        </w:r>
      </w:del>
      <w:ins w:id="1150" w:author="David Sant" w:date="2025-11-27T21:39:00Z" w16du:dateUtc="2025-11-27T21:39:00Z">
        <w:r w:rsidR="00577940">
          <w:t>Norton</w:t>
        </w:r>
      </w:ins>
      <w:r>
        <w:t xml:space="preserve"> and its auditors and professional advisers may take copies of any records which they reasonably require for the audit. </w:t>
      </w:r>
      <w:del w:id="1151" w:author="David Sant" w:date="2025-11-27T22:28:00Z" w16du:dateUtc="2025-11-27T22:28:00Z">
        <w:r w:rsidDel="005D343B">
          <w:delText>]</w:delText>
        </w:r>
      </w:del>
      <w:bookmarkEnd w:id="1145"/>
    </w:p>
    <w:p w14:paraId="76F59794" w14:textId="4BEB2D63" w:rsidR="00E76087" w:rsidRPr="002D20A9" w:rsidDel="005D343B" w:rsidRDefault="00000000" w:rsidP="00575092">
      <w:pPr>
        <w:pStyle w:val="Untitledsubclause1"/>
        <w:rPr>
          <w:del w:id="1152" w:author="David Sant" w:date="2025-11-27T22:28:00Z" w16du:dateUtc="2025-11-27T22:28:00Z"/>
        </w:rPr>
      </w:pPr>
      <w:bookmarkStart w:id="1153" w:name="a937459"/>
      <w:del w:id="1154" w:author="David Sant" w:date="2025-11-27T22:28:00Z" w16du:dateUtc="2025-11-27T22:28:00Z">
        <w:r w:rsidDel="005D343B">
          <w:delText xml:space="preserve">[The </w:delText>
        </w:r>
      </w:del>
      <w:del w:id="1155" w:author="David Sant" w:date="2025-11-27T21:39:00Z" w16du:dateUtc="2025-11-27T21:39:00Z">
        <w:r>
          <w:delText>Customer</w:delText>
        </w:r>
      </w:del>
      <w:del w:id="1156" w:author="David Sant" w:date="2025-11-27T22:28:00Z" w16du:dateUtc="2025-11-27T22:28:00Z">
        <w:r w:rsidDel="005D343B">
          <w:delText xml:space="preserve"> shall use reasonable endeavours to ensure that the conduct of each audit does not unreasonably disrupt the Supplier or delay the provision of the Services.]</w:delText>
        </w:r>
        <w:bookmarkEnd w:id="1153"/>
      </w:del>
    </w:p>
    <w:p w14:paraId="46C4EDC5" w14:textId="0C7218C7" w:rsidR="00E76087" w:rsidRPr="00FA6A72" w:rsidDel="005D343B" w:rsidRDefault="00000000" w:rsidP="00575092">
      <w:pPr>
        <w:pStyle w:val="Untitledsubclause1"/>
        <w:rPr>
          <w:del w:id="1157" w:author="David Sant" w:date="2025-11-27T22:28:00Z" w16du:dateUtc="2025-11-27T22:28:00Z"/>
        </w:rPr>
      </w:pPr>
      <w:bookmarkStart w:id="1158" w:name="a874879"/>
      <w:del w:id="1159" w:author="David Sant" w:date="2025-11-27T22:28:00Z" w16du:dateUtc="2025-11-27T22:28:00Z">
        <w:r w:rsidDel="005D343B">
          <w:delText xml:space="preserve">[[Subject to </w:delText>
        </w:r>
        <w:r w:rsidDel="005D343B">
          <w:fldChar w:fldCharType="begin"/>
        </w:r>
        <w:r w:rsidDel="005D343B">
          <w:delInstrText>PAGEREF a627112\# "'clause '"  \h</w:delInstrText>
        </w:r>
        <w:r w:rsidDel="005D343B">
          <w:fldChar w:fldCharType="separate"/>
        </w:r>
        <w:r w:rsidR="009B649C" w:rsidDel="005D343B">
          <w:rPr>
            <w:noProof/>
          </w:rPr>
          <w:delText xml:space="preserve">clause </w:delText>
        </w:r>
        <w:r w:rsidDel="005D343B">
          <w:fldChar w:fldCharType="end"/>
        </w:r>
        <w:r w:rsidDel="005D343B">
          <w:fldChar w:fldCharType="begin"/>
        </w:r>
        <w:r w:rsidDel="005D343B">
          <w:rPr>
            <w:highlight w:val="lightGray"/>
          </w:rPr>
          <w:delInstrText>REF a627112 \h \w</w:delInstrText>
        </w:r>
        <w:r w:rsidDel="005D343B">
          <w:fldChar w:fldCharType="separate"/>
        </w:r>
      </w:del>
      <w:del w:id="1160" w:author="David Sant" w:date="2025-11-27T21:52:00Z" w16du:dateUtc="2025-11-27T21:52:00Z">
        <w:r w:rsidDel="009B649C">
          <w:delText>9.8</w:delText>
        </w:r>
      </w:del>
      <w:del w:id="1161" w:author="David Sant" w:date="2025-11-27T22:28:00Z" w16du:dateUtc="2025-11-27T22:28:00Z">
        <w:r w:rsidDel="005D343B">
          <w:fldChar w:fldCharType="end"/>
        </w:r>
        <w:r w:rsidDel="005D343B">
          <w:delText xml:space="preserve">, the </w:delText>
        </w:r>
        <w:r w:rsidDel="005D343B">
          <w:rPr>
            <w:b/>
            <w:bCs/>
          </w:rPr>
          <w:delText>OR</w:delText>
        </w:r>
        <w:r w:rsidDel="005D343B">
          <w:delText xml:space="preserve"> The] </w:delText>
        </w:r>
      </w:del>
      <w:del w:id="1162" w:author="David Sant" w:date="2025-11-27T21:39:00Z" w16du:dateUtc="2025-11-27T21:39:00Z">
        <w:r>
          <w:delText>Customer</w:delText>
        </w:r>
      </w:del>
      <w:del w:id="1163" w:author="David Sant" w:date="2025-11-27T22:28:00Z" w16du:dateUtc="2025-11-27T22:28:00Z">
        <w:r w:rsidDel="005D343B">
          <w:delText xml:space="preserve"> shall provide at least [NUMBER] Business Days' notice of its intention to conduct an audit</w:delText>
        </w:r>
      </w:del>
      <w:del w:id="1164" w:author="David Sant" w:date="2025-11-27T21:39:00Z" w16du:dateUtc="2025-11-27T21:39:00Z">
        <w:r>
          <w:delText>,</w:delText>
        </w:r>
      </w:del>
      <w:del w:id="1165" w:author="David Sant" w:date="2025-11-27T22:28:00Z" w16du:dateUtc="2025-11-27T22:28:00Z">
        <w:r w:rsidR="00AD1C9B" w:rsidDel="005D343B">
          <w:delText xml:space="preserve"> and</w:delText>
        </w:r>
        <w:r w:rsidDel="005D343B">
          <w:delText xml:space="preserve"> may not audit the Supplier more than once in a Contract Year[, unless the </w:delText>
        </w:r>
      </w:del>
      <w:del w:id="1166" w:author="David Sant" w:date="2025-11-27T21:39:00Z" w16du:dateUtc="2025-11-27T21:39:00Z">
        <w:r>
          <w:delText>Customer</w:delText>
        </w:r>
      </w:del>
      <w:del w:id="1167" w:author="David Sant" w:date="2025-11-27T22:28:00Z" w16du:dateUtc="2025-11-27T22:28:00Z">
        <w:r w:rsidDel="005D343B">
          <w:delText xml:space="preserve"> has reasonable grounds to suspect fraud or a material problem with the provision of the Services or the calculation of amounts charged to the </w:delText>
        </w:r>
      </w:del>
      <w:del w:id="1168" w:author="David Sant" w:date="2025-11-27T21:39:00Z" w16du:dateUtc="2025-11-27T21:39:00Z">
        <w:r>
          <w:delText>Customer</w:delText>
        </w:r>
      </w:del>
      <w:del w:id="1169" w:author="David Sant" w:date="2025-11-27T22:28:00Z" w16du:dateUtc="2025-11-27T22:28:00Z">
        <w:r w:rsidDel="005D343B">
          <w:delText>.] Any audit shall be conducted during Business Hours.</w:delText>
        </w:r>
        <w:r w:rsidDel="005D343B">
          <w:fldChar w:fldCharType="begin"/>
        </w:r>
        <w:r w:rsidDel="005D343B">
          <w:fldChar w:fldCharType="end"/>
        </w:r>
        <w:r w:rsidDel="005D343B">
          <w:delText>]</w:delText>
        </w:r>
        <w:bookmarkEnd w:id="1158"/>
      </w:del>
    </w:p>
    <w:p w14:paraId="0BE272B7" w14:textId="6C7DB87C" w:rsidR="00E76087" w:rsidDel="005D343B" w:rsidRDefault="00000000" w:rsidP="00575092">
      <w:pPr>
        <w:pStyle w:val="Untitledsubclause1"/>
        <w:rPr>
          <w:del w:id="1170" w:author="David Sant" w:date="2025-11-27T22:28:00Z" w16du:dateUtc="2025-11-27T22:28:00Z"/>
        </w:rPr>
      </w:pPr>
      <w:bookmarkStart w:id="1171" w:name="a316607"/>
      <w:del w:id="1172" w:author="David Sant" w:date="2025-11-27T22:28:00Z" w16du:dateUtc="2025-11-27T22:28:00Z">
        <w:r w:rsidDel="005D343B">
          <w:delText xml:space="preserve">If any audit reveals that the </w:delText>
        </w:r>
      </w:del>
      <w:del w:id="1173" w:author="David Sant" w:date="2025-11-27T21:39:00Z" w16du:dateUtc="2025-11-27T21:39:00Z">
        <w:r>
          <w:delText>Customer</w:delText>
        </w:r>
      </w:del>
      <w:del w:id="1174" w:author="David Sant" w:date="2025-11-27T22:28:00Z" w16du:dateUtc="2025-11-27T22:28:00Z">
        <w:r w:rsidDel="005D343B">
          <w:delText xml:space="preserve"> has been overcharged, the Supplier shall immediately refund the amount of the overcharge to the </w:delText>
        </w:r>
      </w:del>
      <w:del w:id="1175" w:author="David Sant" w:date="2025-11-27T21:39:00Z" w16du:dateUtc="2025-11-27T21:39:00Z">
        <w:r>
          <w:delText>Customer</w:delText>
        </w:r>
      </w:del>
      <w:del w:id="1176" w:author="David Sant" w:date="2025-11-27T22:28:00Z" w16du:dateUtc="2025-11-27T22:28:00Z">
        <w:r w:rsidDel="005D343B">
          <w:delText xml:space="preserve">. If any audit reveals that the </w:delText>
        </w:r>
      </w:del>
      <w:del w:id="1177" w:author="David Sant" w:date="2025-11-27T21:39:00Z" w16du:dateUtc="2025-11-27T21:39:00Z">
        <w:r>
          <w:delText>Customer</w:delText>
        </w:r>
      </w:del>
      <w:del w:id="1178" w:author="David Sant" w:date="2025-11-27T22:28:00Z" w16du:dateUtc="2025-11-27T22:28:00Z">
        <w:r w:rsidDel="005D343B">
          <w:delText xml:space="preserve"> has been undercharged, the Supplier may invoice the </w:delText>
        </w:r>
      </w:del>
      <w:del w:id="1179" w:author="David Sant" w:date="2025-11-27T21:39:00Z" w16du:dateUtc="2025-11-27T21:39:00Z">
        <w:r>
          <w:delText>Customer</w:delText>
        </w:r>
      </w:del>
      <w:del w:id="1180" w:author="David Sant" w:date="2025-11-27T22:28:00Z" w16du:dateUtc="2025-11-27T22:28:00Z">
        <w:r w:rsidDel="005D343B">
          <w:delText xml:space="preserve"> for the amount of the undercharge and the </w:delText>
        </w:r>
      </w:del>
      <w:del w:id="1181" w:author="David Sant" w:date="2025-11-27T21:39:00Z" w16du:dateUtc="2025-11-27T21:39:00Z">
        <w:r>
          <w:delText>Customer</w:delText>
        </w:r>
      </w:del>
      <w:del w:id="1182" w:author="David Sant" w:date="2025-11-27T22:28:00Z" w16du:dateUtc="2025-11-27T22:28:00Z">
        <w:r w:rsidDel="005D343B">
          <w:delText xml:space="preserve"> shall pay that invoice in accordance with </w:delText>
        </w:r>
        <w:r w:rsidDel="005D343B">
          <w:fldChar w:fldCharType="begin"/>
        </w:r>
        <w:r w:rsidDel="005D343B">
          <w:delInstrText>PAGEREF a696110\# "'clause '"  \h</w:delInstrText>
        </w:r>
        <w:r w:rsidDel="005D343B">
          <w:fldChar w:fldCharType="separate"/>
        </w:r>
        <w:r w:rsidR="009B649C" w:rsidDel="005D343B">
          <w:rPr>
            <w:noProof/>
          </w:rPr>
          <w:delText xml:space="preserve">clause </w:delText>
        </w:r>
        <w:r w:rsidDel="005D343B">
          <w:fldChar w:fldCharType="end"/>
        </w:r>
        <w:r w:rsidDel="005D343B">
          <w:fldChar w:fldCharType="begin"/>
        </w:r>
        <w:r w:rsidDel="005D343B">
          <w:rPr>
            <w:highlight w:val="lightGray"/>
          </w:rPr>
          <w:delInstrText>REF a696110 \h \w</w:delInstrText>
        </w:r>
        <w:r w:rsidDel="005D343B">
          <w:fldChar w:fldCharType="separate"/>
        </w:r>
      </w:del>
      <w:del w:id="1183" w:author="David Sant" w:date="2025-11-27T21:52:00Z" w16du:dateUtc="2025-11-27T21:52:00Z">
        <w:r w:rsidDel="009B649C">
          <w:delText>8.9</w:delText>
        </w:r>
      </w:del>
      <w:del w:id="1184" w:author="David Sant" w:date="2025-11-27T22:28:00Z" w16du:dateUtc="2025-11-27T22:28:00Z">
        <w:r w:rsidDel="005D343B">
          <w:fldChar w:fldCharType="end"/>
        </w:r>
        <w:r w:rsidDel="005D343B">
          <w:delText>.</w:delText>
        </w:r>
        <w:bookmarkEnd w:id="1171"/>
      </w:del>
    </w:p>
    <w:p w14:paraId="09578949" w14:textId="36771181" w:rsidR="00E76087" w:rsidRPr="00067540" w:rsidDel="005D343B" w:rsidRDefault="00000000" w:rsidP="00575092">
      <w:pPr>
        <w:pStyle w:val="Untitledsubclause1"/>
        <w:rPr>
          <w:del w:id="1185" w:author="David Sant" w:date="2025-11-27T22:29:00Z" w16du:dateUtc="2025-11-27T22:29:00Z"/>
        </w:rPr>
      </w:pPr>
      <w:bookmarkStart w:id="1186" w:name="a845149"/>
      <w:del w:id="1187" w:author="David Sant" w:date="2025-11-27T22:29:00Z" w16du:dateUtc="2025-11-27T22:29:00Z">
        <w:r w:rsidDel="005D343B">
          <w:delText>Each party shall bear its own costs and expenses of any audit unless the audit reveals:</w:delText>
        </w:r>
        <w:bookmarkEnd w:id="1186"/>
      </w:del>
    </w:p>
    <w:p w14:paraId="7E3A6ED6" w14:textId="1568FE9A" w:rsidR="00E76087" w:rsidRPr="00E249FD" w:rsidDel="005D343B" w:rsidRDefault="00000000" w:rsidP="00575092">
      <w:pPr>
        <w:pStyle w:val="Untitledsubclause2"/>
        <w:rPr>
          <w:del w:id="1188" w:author="David Sant" w:date="2025-11-27T22:29:00Z" w16du:dateUtc="2025-11-27T22:29:00Z"/>
        </w:rPr>
      </w:pPr>
      <w:bookmarkStart w:id="1189" w:name="a491963"/>
      <w:del w:id="1190" w:author="David Sant" w:date="2025-11-27T22:29:00Z" w16du:dateUtc="2025-11-27T22:29:00Z">
        <w:r w:rsidDel="005D343B">
          <w:delText>an overcharge of more than [five] percent ([5]%) of the amounts being audited[; or</w:delText>
        </w:r>
        <w:bookmarkEnd w:id="1189"/>
      </w:del>
    </w:p>
    <w:p w14:paraId="22BB0639" w14:textId="6A88E131" w:rsidR="00E76087" w:rsidRPr="00E249FD" w:rsidDel="005D343B" w:rsidRDefault="00000000" w:rsidP="00575092">
      <w:pPr>
        <w:pStyle w:val="Untitledsubclause2"/>
        <w:rPr>
          <w:del w:id="1191" w:author="David Sant" w:date="2025-11-27T22:29:00Z" w16du:dateUtc="2025-11-27T22:29:00Z"/>
        </w:rPr>
      </w:pPr>
      <w:bookmarkStart w:id="1192" w:name="a451487"/>
      <w:del w:id="1193" w:author="David Sant" w:date="2025-11-27T22:29:00Z" w16du:dateUtc="2025-11-27T22:29:00Z">
        <w:r w:rsidDel="005D343B">
          <w:delText>material non-compliance by the Supplier with any of its obligations under this agreement],</w:delText>
        </w:r>
        <w:bookmarkEnd w:id="1192"/>
      </w:del>
    </w:p>
    <w:p w14:paraId="7BEA838F" w14:textId="03998A16" w:rsidR="00E76087" w:rsidDel="005D343B" w:rsidRDefault="00000000" w:rsidP="00575092">
      <w:pPr>
        <w:pStyle w:val="Parasubclause1"/>
        <w:rPr>
          <w:del w:id="1194" w:author="David Sant" w:date="2025-11-27T22:29:00Z" w16du:dateUtc="2025-11-27T22:29:00Z"/>
        </w:rPr>
      </w:pPr>
      <w:del w:id="1195" w:author="David Sant" w:date="2025-11-27T22:29:00Z" w16du:dateUtc="2025-11-27T22:29:00Z">
        <w:r w:rsidDel="005D343B">
          <w:delText xml:space="preserve">in which case the Supplier shall reimburse the </w:delText>
        </w:r>
      </w:del>
      <w:del w:id="1196" w:author="David Sant" w:date="2025-11-27T21:39:00Z" w16du:dateUtc="2025-11-27T21:39:00Z">
        <w:r>
          <w:delText>Customer</w:delText>
        </w:r>
      </w:del>
      <w:del w:id="1197" w:author="David Sant" w:date="2025-11-27T22:29:00Z" w16du:dateUtc="2025-11-27T22:29:00Z">
        <w:r w:rsidDel="005D343B">
          <w:delText>, on demand, for all its reasonable costs incurred in the course of the audit.</w:delText>
        </w:r>
      </w:del>
    </w:p>
    <w:p w14:paraId="6EC5F065" w14:textId="6191A09D" w:rsidR="00E76087" w:rsidDel="005D343B" w:rsidRDefault="00000000" w:rsidP="00575092">
      <w:pPr>
        <w:pStyle w:val="Untitledsubclause1"/>
        <w:rPr>
          <w:del w:id="1198" w:author="David Sant" w:date="2025-11-27T22:29:00Z" w16du:dateUtc="2025-11-27T22:29:00Z"/>
        </w:rPr>
      </w:pPr>
      <w:bookmarkStart w:id="1199" w:name="a627112"/>
      <w:del w:id="1200" w:author="David Sant" w:date="2025-11-27T22:29:00Z" w16du:dateUtc="2025-11-27T22:29:00Z">
        <w:r w:rsidDel="005D343B">
          <w:delText xml:space="preserve">If any audit results in the Supplier bearing the costs under </w:delText>
        </w:r>
        <w:r w:rsidDel="005D343B">
          <w:fldChar w:fldCharType="begin"/>
        </w:r>
        <w:r w:rsidDel="005D343B">
          <w:delInstrText>PAGEREF a845149\# "'clause '"  \h</w:delInstrText>
        </w:r>
        <w:r w:rsidDel="005D343B">
          <w:fldChar w:fldCharType="separate"/>
        </w:r>
        <w:r w:rsidR="009B649C" w:rsidDel="005D343B">
          <w:rPr>
            <w:noProof/>
          </w:rPr>
          <w:delText xml:space="preserve">clause </w:delText>
        </w:r>
        <w:r w:rsidDel="005D343B">
          <w:fldChar w:fldCharType="end"/>
        </w:r>
        <w:r w:rsidDel="005D343B">
          <w:fldChar w:fldCharType="begin"/>
        </w:r>
        <w:r w:rsidDel="005D343B">
          <w:rPr>
            <w:highlight w:val="lightGray"/>
          </w:rPr>
          <w:delInstrText>REF a845149 \h \w</w:delInstrText>
        </w:r>
        <w:r w:rsidDel="005D343B">
          <w:fldChar w:fldCharType="separate"/>
        </w:r>
      </w:del>
      <w:del w:id="1201" w:author="David Sant" w:date="2025-11-27T21:52:00Z" w16du:dateUtc="2025-11-27T21:52:00Z">
        <w:r w:rsidDel="009B649C">
          <w:delText>9.7</w:delText>
        </w:r>
      </w:del>
      <w:del w:id="1202" w:author="David Sant" w:date="2025-11-27T22:29:00Z" w16du:dateUtc="2025-11-27T22:29:00Z">
        <w:r w:rsidDel="005D343B">
          <w:fldChar w:fldCharType="end"/>
        </w:r>
        <w:r w:rsidDel="005D343B">
          <w:delText xml:space="preserve"> (a </w:delText>
        </w:r>
        <w:r w:rsidDel="005D343B">
          <w:rPr>
            <w:rStyle w:val="DefTerm"/>
          </w:rPr>
          <w:delText>materially non-compliant audit</w:delText>
        </w:r>
        <w:r w:rsidDel="005D343B">
          <w:delText xml:space="preserve">), the restrictions on the frequency of audits in </w:delText>
        </w:r>
        <w:r w:rsidDel="005D343B">
          <w:fldChar w:fldCharType="begin"/>
        </w:r>
        <w:r w:rsidDel="005D343B">
          <w:delInstrText>PAGEREF a874879\# "'clause '"  \h</w:delInstrText>
        </w:r>
        <w:r w:rsidDel="005D343B">
          <w:fldChar w:fldCharType="separate"/>
        </w:r>
        <w:r w:rsidR="009B649C" w:rsidDel="005D343B">
          <w:rPr>
            <w:noProof/>
          </w:rPr>
          <w:delText xml:space="preserve">clause </w:delText>
        </w:r>
        <w:r w:rsidDel="005D343B">
          <w:fldChar w:fldCharType="end"/>
        </w:r>
        <w:r w:rsidDel="005D343B">
          <w:fldChar w:fldCharType="begin"/>
        </w:r>
        <w:r w:rsidDel="005D343B">
          <w:rPr>
            <w:highlight w:val="lightGray"/>
          </w:rPr>
          <w:delInstrText>REF a874879 \h \w</w:delInstrText>
        </w:r>
        <w:r w:rsidDel="005D343B">
          <w:fldChar w:fldCharType="separate"/>
        </w:r>
      </w:del>
      <w:del w:id="1203" w:author="David Sant" w:date="2025-11-27T21:52:00Z" w16du:dateUtc="2025-11-27T21:52:00Z">
        <w:r w:rsidDel="009B649C">
          <w:delText>9.5</w:delText>
        </w:r>
      </w:del>
      <w:del w:id="1204" w:author="David Sant" w:date="2025-11-27T22:29:00Z" w16du:dateUtc="2025-11-27T22:29:00Z">
        <w:r w:rsidDel="005D343B">
          <w:fldChar w:fldCharType="end"/>
        </w:r>
        <w:r w:rsidDel="005D343B">
          <w:delText xml:space="preserve"> shall no longer apply and the </w:delText>
        </w:r>
      </w:del>
      <w:del w:id="1205" w:author="David Sant" w:date="2025-11-27T21:39:00Z" w16du:dateUtc="2025-11-27T21:39:00Z">
        <w:r>
          <w:delText>Customer</w:delText>
        </w:r>
      </w:del>
      <w:del w:id="1206" w:author="David Sant" w:date="2025-11-27T22:29:00Z" w16du:dateUtc="2025-11-27T22:29:00Z">
        <w:r w:rsidDel="005D343B">
          <w:delText xml:space="preserve"> may audit the Supplier as frequently as it chooses [for a period of [NUMBER] months after the last day of the materially non-compliant audit </w:delText>
        </w:r>
        <w:r w:rsidDel="005D343B">
          <w:rPr>
            <w:b/>
            <w:bCs/>
          </w:rPr>
          <w:delText>OR</w:delText>
        </w:r>
        <w:r w:rsidDel="005D343B">
          <w:delText xml:space="preserve"> until the completion of an audit that is not a materially non-compliant audit].</w:delText>
        </w:r>
        <w:bookmarkEnd w:id="1199"/>
      </w:del>
    </w:p>
    <w:p w14:paraId="3AA43ED0" w14:textId="370C2093" w:rsidR="00E76087" w:rsidDel="005D343B" w:rsidRDefault="00000000" w:rsidP="00575092">
      <w:pPr>
        <w:pStyle w:val="Untitledsubclause1"/>
        <w:rPr>
          <w:del w:id="1207" w:author="David Sant" w:date="2025-11-27T22:29:00Z" w16du:dateUtc="2025-11-27T22:29:00Z"/>
        </w:rPr>
      </w:pPr>
      <w:bookmarkStart w:id="1208" w:name="a195646"/>
      <w:del w:id="1209" w:author="David Sant" w:date="2025-11-27T22:29:00Z" w16du:dateUtc="2025-11-27T22:29:00Z">
        <w:r w:rsidDel="005D343B">
          <w:delText xml:space="preserve">The Supplier is not obliged to grant access to any third party auditor or professional adviser until that third party signs a confidentiality agreement with the Supplier in which it undertakes to protect the Supplier's Confidential Information on substantially the same terms and conditions as set out in </w:delText>
        </w:r>
        <w:r w:rsidDel="005D343B">
          <w:fldChar w:fldCharType="begin"/>
        </w:r>
        <w:r w:rsidDel="005D343B">
          <w:delInstrText>PAGEREF a908829\# "'clause '"  \h</w:delInstrText>
        </w:r>
        <w:r w:rsidDel="005D343B">
          <w:fldChar w:fldCharType="separate"/>
        </w:r>
        <w:r w:rsidR="009B649C" w:rsidDel="005D343B">
          <w:rPr>
            <w:noProof/>
          </w:rPr>
          <w:delText xml:space="preserve">clause </w:delText>
        </w:r>
        <w:r w:rsidDel="005D343B">
          <w:fldChar w:fldCharType="end"/>
        </w:r>
        <w:r w:rsidDel="005D343B">
          <w:fldChar w:fldCharType="begin"/>
        </w:r>
        <w:r w:rsidDel="005D343B">
          <w:rPr>
            <w:highlight w:val="lightGray"/>
          </w:rPr>
          <w:delInstrText>REF a908829 \h \w</w:delInstrText>
        </w:r>
        <w:r w:rsidDel="005D343B">
          <w:fldChar w:fldCharType="separate"/>
        </w:r>
      </w:del>
      <w:del w:id="1210" w:author="David Sant" w:date="2025-11-27T21:52:00Z" w16du:dateUtc="2025-11-27T21:52:00Z">
        <w:r w:rsidDel="009B649C">
          <w:delText>14</w:delText>
        </w:r>
      </w:del>
      <w:del w:id="1211" w:author="David Sant" w:date="2025-11-27T22:29:00Z" w16du:dateUtc="2025-11-27T22:29:00Z">
        <w:r w:rsidDel="005D343B">
          <w:fldChar w:fldCharType="end"/>
        </w:r>
        <w:r w:rsidDel="005D343B">
          <w:delText xml:space="preserve"> of this agreement. All information obtained by the auditor may be disclosed to the </w:delText>
        </w:r>
      </w:del>
      <w:del w:id="1212" w:author="David Sant" w:date="2025-11-27T21:39:00Z" w16du:dateUtc="2025-11-27T21:39:00Z">
        <w:r>
          <w:delText>Customer</w:delText>
        </w:r>
      </w:del>
      <w:del w:id="1213" w:author="David Sant" w:date="2025-11-27T22:29:00Z" w16du:dateUtc="2025-11-27T22:29:00Z">
        <w:r w:rsidDel="005D343B">
          <w:delText>.</w:delText>
        </w:r>
        <w:bookmarkEnd w:id="1208"/>
      </w:del>
    </w:p>
    <w:p w14:paraId="4A0A8F99" w14:textId="5D980B7D" w:rsidR="00E76087" w:rsidRDefault="00000000" w:rsidP="00575092">
      <w:pPr>
        <w:pStyle w:val="Untitledsubclause1"/>
      </w:pPr>
      <w:bookmarkStart w:id="1214" w:name="a971500"/>
      <w:del w:id="1215" w:author="David Sant" w:date="2025-11-27T22:29:00Z" w16du:dateUtc="2025-11-27T22:29:00Z">
        <w:r w:rsidDel="005D343B">
          <w:delText xml:space="preserve">The </w:delText>
        </w:r>
      </w:del>
      <w:del w:id="1216" w:author="David Sant" w:date="2025-11-27T21:39:00Z" w16du:dateUtc="2025-11-27T21:39:00Z">
        <w:r>
          <w:delText>Customer</w:delText>
        </w:r>
      </w:del>
      <w:del w:id="1217" w:author="David Sant" w:date="2025-11-27T22:29:00Z" w16du:dateUtc="2025-11-27T22:29:00Z">
        <w:r w:rsidDel="005D343B">
          <w:delText xml:space="preserve"> may, in addition to or instead of requiring rights of access under </w:delText>
        </w:r>
        <w:r w:rsidDel="005D343B">
          <w:fldChar w:fldCharType="begin"/>
        </w:r>
        <w:r w:rsidDel="005D343B">
          <w:delInstrText>PAGEREF a559649\# "'clause '"  \h</w:delInstrText>
        </w:r>
        <w:r w:rsidDel="005D343B">
          <w:fldChar w:fldCharType="separate"/>
        </w:r>
        <w:r w:rsidR="009B649C" w:rsidDel="005D343B">
          <w:rPr>
            <w:noProof/>
          </w:rPr>
          <w:delText xml:space="preserve">clause </w:delText>
        </w:r>
        <w:r w:rsidDel="005D343B">
          <w:fldChar w:fldCharType="end"/>
        </w:r>
        <w:r w:rsidDel="005D343B">
          <w:fldChar w:fldCharType="begin"/>
        </w:r>
        <w:r w:rsidDel="005D343B">
          <w:rPr>
            <w:highlight w:val="lightGray"/>
          </w:rPr>
          <w:delInstrText>REF a559649 \h \w</w:delInstrText>
        </w:r>
        <w:r w:rsidDel="005D343B">
          <w:fldChar w:fldCharType="separate"/>
        </w:r>
      </w:del>
      <w:del w:id="1218" w:author="David Sant" w:date="2025-11-27T21:52:00Z" w16du:dateUtc="2025-11-27T21:52:00Z">
        <w:r w:rsidDel="009B649C">
          <w:delText>9.2</w:delText>
        </w:r>
      </w:del>
      <w:del w:id="1219" w:author="David Sant" w:date="2025-11-27T22:29:00Z" w16du:dateUtc="2025-11-27T22:29:00Z">
        <w:r w:rsidDel="005D343B">
          <w:fldChar w:fldCharType="end"/>
        </w:r>
        <w:r w:rsidDel="005D343B">
          <w:delText xml:space="preserve">, require the Supplier to provide detailed answers to queries in relation to the Services, the Charges, or any other amounts charged to the </w:delText>
        </w:r>
      </w:del>
      <w:del w:id="1220" w:author="David Sant" w:date="2025-11-27T21:39:00Z" w16du:dateUtc="2025-11-27T21:39:00Z">
        <w:r>
          <w:delText>Customer</w:delText>
        </w:r>
      </w:del>
      <w:del w:id="1221" w:author="David Sant" w:date="2025-11-27T22:29:00Z" w16du:dateUtc="2025-11-27T22:29:00Z">
        <w:r w:rsidDel="005D343B">
          <w:delText xml:space="preserve"> under this agreement and copies of any associated documents or materials. The Supplier shall provide the information requested under this </w:delText>
        </w:r>
        <w:r w:rsidDel="005D343B">
          <w:fldChar w:fldCharType="begin"/>
        </w:r>
        <w:r w:rsidDel="005D343B">
          <w:delInstrText>PAGEREF a971500\# "'clause '"  \h</w:delInstrText>
        </w:r>
        <w:r w:rsidDel="005D343B">
          <w:fldChar w:fldCharType="separate"/>
        </w:r>
        <w:r w:rsidR="009B649C" w:rsidDel="005D343B">
          <w:rPr>
            <w:noProof/>
          </w:rPr>
          <w:delText xml:space="preserve">clause </w:delText>
        </w:r>
        <w:r w:rsidDel="005D343B">
          <w:fldChar w:fldCharType="end"/>
        </w:r>
        <w:r w:rsidDel="005D343B">
          <w:fldChar w:fldCharType="begin"/>
        </w:r>
        <w:r w:rsidDel="005D343B">
          <w:rPr>
            <w:highlight w:val="lightGray"/>
          </w:rPr>
          <w:delInstrText>REF a971500 \h \w</w:delInstrText>
        </w:r>
        <w:r w:rsidDel="005D343B">
          <w:fldChar w:fldCharType="separate"/>
        </w:r>
      </w:del>
      <w:del w:id="1222" w:author="David Sant" w:date="2025-11-27T21:52:00Z" w16du:dateUtc="2025-11-27T21:52:00Z">
        <w:r w:rsidDel="009B649C">
          <w:delText>9.10</w:delText>
        </w:r>
      </w:del>
      <w:del w:id="1223" w:author="David Sant" w:date="2025-11-27T22:29:00Z" w16du:dateUtc="2025-11-27T22:29:00Z">
        <w:r w:rsidDel="005D343B">
          <w:fldChar w:fldCharType="end"/>
        </w:r>
        <w:r w:rsidDel="005D343B">
          <w:delText xml:space="preserve"> promptly following the </w:delText>
        </w:r>
      </w:del>
      <w:del w:id="1224" w:author="David Sant" w:date="2025-11-27T21:39:00Z" w16du:dateUtc="2025-11-27T21:39:00Z">
        <w:r>
          <w:delText>Customer's</w:delText>
        </w:r>
      </w:del>
      <w:del w:id="1225" w:author="David Sant" w:date="2025-11-27T22:29:00Z" w16du:dateUtc="2025-11-27T22:29:00Z">
        <w:r w:rsidDel="005D343B">
          <w:delText xml:space="preserve"> request.]</w:delText>
        </w:r>
      </w:del>
      <w:bookmarkEnd w:id="1214"/>
    </w:p>
    <w:p w14:paraId="1233B8DA" w14:textId="77777777" w:rsidR="00E76087" w:rsidRDefault="00000000" w:rsidP="00575092">
      <w:pPr>
        <w:pStyle w:val="TitleClause"/>
      </w:pPr>
      <w:r>
        <w:fldChar w:fldCharType="begin"/>
      </w:r>
      <w:r>
        <w:instrText>TC "10. Intellectual Property Rights" \l 1</w:instrText>
      </w:r>
      <w:r>
        <w:fldChar w:fldCharType="end"/>
      </w:r>
      <w:bookmarkStart w:id="1226" w:name="_Toc256000009"/>
      <w:bookmarkStart w:id="1227" w:name="a812379"/>
      <w:r>
        <w:t>Intellectual Property Rights</w:t>
      </w:r>
      <w:bookmarkEnd w:id="1226"/>
      <w:bookmarkEnd w:id="1227"/>
    </w:p>
    <w:p w14:paraId="6547359F" w14:textId="2C9C1A49" w:rsidR="00E76087" w:rsidRDefault="00000000" w:rsidP="00575092">
      <w:pPr>
        <w:pStyle w:val="Untitledsubclause1"/>
      </w:pPr>
      <w:bookmarkStart w:id="1228" w:name="a481386"/>
      <w:r>
        <w:t xml:space="preserve">The </w:t>
      </w:r>
      <w:del w:id="1229" w:author="David Sant" w:date="2025-11-27T21:39:00Z" w16du:dateUtc="2025-11-27T21:39:00Z">
        <w:r>
          <w:delText>Customer</w:delText>
        </w:r>
      </w:del>
      <w:ins w:id="1230" w:author="David Sant" w:date="2025-11-27T21:39:00Z" w16du:dateUtc="2025-11-27T21:39:00Z">
        <w:r w:rsidR="00577940">
          <w:t>Norton</w:t>
        </w:r>
      </w:ins>
      <w:r>
        <w:t xml:space="preserve"> and its licensors shall retain ownership of all Intellectual Property Rights in the </w:t>
      </w:r>
      <w:del w:id="1231" w:author="David Sant" w:date="2025-11-27T21:39:00Z" w16du:dateUtc="2025-11-27T21:39:00Z">
        <w:r>
          <w:delText>Customer</w:delText>
        </w:r>
      </w:del>
      <w:ins w:id="1232" w:author="David Sant" w:date="2025-11-27T21:39:00Z" w16du:dateUtc="2025-11-27T21:39:00Z">
        <w:r w:rsidR="00577940">
          <w:t>Norton</w:t>
        </w:r>
      </w:ins>
      <w:r>
        <w:t xml:space="preserve"> Materials. The </w:t>
      </w:r>
      <w:del w:id="1233" w:author="David Sant" w:date="2025-11-27T21:39:00Z" w16du:dateUtc="2025-11-27T21:39:00Z">
        <w:r>
          <w:delText>Customer</w:delText>
        </w:r>
      </w:del>
      <w:ins w:id="1234" w:author="David Sant" w:date="2025-11-27T21:39:00Z" w16du:dateUtc="2025-11-27T21:39:00Z">
        <w:r w:rsidR="00577940">
          <w:t>Norton</w:t>
        </w:r>
      </w:ins>
      <w:r>
        <w:t xml:space="preserve"> grants to the Supplier a non-exclusive, royalty-free, non-transferable (except in accordance with </w:t>
      </w:r>
      <w:r>
        <w:fldChar w:fldCharType="begin"/>
      </w:r>
      <w:r>
        <w:instrText>PAGEREF a437042\# "'clause '"  \h</w:instrText>
      </w:r>
      <w:r>
        <w:fldChar w:fldCharType="separate"/>
      </w:r>
      <w:r w:rsidR="009B649C">
        <w:rPr>
          <w:noProof/>
        </w:rPr>
        <w:t xml:space="preserve">clause </w:t>
      </w:r>
      <w:r>
        <w:fldChar w:fldCharType="end"/>
      </w:r>
      <w:r>
        <w:fldChar w:fldCharType="begin"/>
      </w:r>
      <w:r>
        <w:rPr>
          <w:highlight w:val="lightGray"/>
        </w:rPr>
        <w:instrText>REF a437042 \h \w</w:instrText>
      </w:r>
      <w:r>
        <w:fldChar w:fldCharType="separate"/>
      </w:r>
      <w:ins w:id="1235" w:author="David Sant" w:date="2025-11-27T21:52:00Z" w16du:dateUtc="2025-11-27T21:52:00Z">
        <w:r w:rsidR="009B649C">
          <w:rPr>
            <w:highlight w:val="lightGray"/>
          </w:rPr>
          <w:t>22.1</w:t>
        </w:r>
      </w:ins>
      <w:del w:id="1236" w:author="David Sant" w:date="2025-11-27T21:52:00Z" w16du:dateUtc="2025-11-27T21:52:00Z">
        <w:r w:rsidDel="009B649C">
          <w:delText>22.1</w:delText>
        </w:r>
      </w:del>
      <w:r>
        <w:fldChar w:fldCharType="end"/>
      </w:r>
      <w:r>
        <w:t xml:space="preserve">) licence to use, copy and modify the </w:t>
      </w:r>
      <w:del w:id="1237" w:author="David Sant" w:date="2025-11-27T21:39:00Z" w16du:dateUtc="2025-11-27T21:39:00Z">
        <w:r>
          <w:delText>Customer</w:delText>
        </w:r>
      </w:del>
      <w:ins w:id="1238" w:author="David Sant" w:date="2025-11-27T21:39:00Z" w16du:dateUtc="2025-11-27T21:39:00Z">
        <w:r w:rsidR="00577940">
          <w:t>Norton</w:t>
        </w:r>
      </w:ins>
      <w:r>
        <w:t xml:space="preserve"> Materials during the Term for the sole purpose of providing the Services to the </w:t>
      </w:r>
      <w:del w:id="1239" w:author="David Sant" w:date="2025-11-27T21:39:00Z" w16du:dateUtc="2025-11-27T21:39:00Z">
        <w:r>
          <w:delText>Customer</w:delText>
        </w:r>
      </w:del>
      <w:ins w:id="1240" w:author="David Sant" w:date="2025-11-27T21:39:00Z" w16du:dateUtc="2025-11-27T21:39:00Z">
        <w:r w:rsidR="00577940">
          <w:t>Norton</w:t>
        </w:r>
      </w:ins>
      <w:r>
        <w:t xml:space="preserve"> in accordance with this agreement. The Supplier cannot sublicense the </w:t>
      </w:r>
      <w:del w:id="1241" w:author="David Sant" w:date="2025-11-27T21:39:00Z" w16du:dateUtc="2025-11-27T21:39:00Z">
        <w:r>
          <w:delText>Customer</w:delText>
        </w:r>
      </w:del>
      <w:ins w:id="1242" w:author="David Sant" w:date="2025-11-27T21:39:00Z" w16du:dateUtc="2025-11-27T21:39:00Z">
        <w:r w:rsidR="00577940">
          <w:t>Norton</w:t>
        </w:r>
      </w:ins>
      <w:r>
        <w:t xml:space="preserve"> Materials to any third party [(other than permitted subcontractors under </w:t>
      </w:r>
      <w:r>
        <w:fldChar w:fldCharType="begin"/>
      </w:r>
      <w:r>
        <w:instrText>PAGEREF a788248\# "'clause '"  \h</w:instrText>
      </w:r>
      <w:r>
        <w:fldChar w:fldCharType="separate"/>
      </w:r>
      <w:r w:rsidR="009B649C">
        <w:rPr>
          <w:noProof/>
        </w:rPr>
        <w:t xml:space="preserve">clause </w:t>
      </w:r>
      <w:r>
        <w:fldChar w:fldCharType="end"/>
      </w:r>
      <w:r>
        <w:fldChar w:fldCharType="begin"/>
      </w:r>
      <w:r>
        <w:rPr>
          <w:highlight w:val="lightGray"/>
        </w:rPr>
        <w:instrText>REF a788248 \h \w</w:instrText>
      </w:r>
      <w:r>
        <w:fldChar w:fldCharType="separate"/>
      </w:r>
      <w:ins w:id="1243" w:author="David Sant" w:date="2025-11-27T21:52:00Z" w16du:dateUtc="2025-11-27T21:52:00Z">
        <w:r w:rsidR="009B649C">
          <w:rPr>
            <w:highlight w:val="lightGray"/>
          </w:rPr>
          <w:t>22</w:t>
        </w:r>
      </w:ins>
      <w:del w:id="1244" w:author="David Sant" w:date="2025-11-27T21:52:00Z" w16du:dateUtc="2025-11-27T21:52:00Z">
        <w:r w:rsidDel="009B649C">
          <w:delText>22</w:delText>
        </w:r>
      </w:del>
      <w:r>
        <w:fldChar w:fldCharType="end"/>
      </w:r>
      <w:r>
        <w:t xml:space="preserve">)] without the </w:t>
      </w:r>
      <w:del w:id="1245" w:author="David Sant" w:date="2025-11-27T21:39:00Z" w16du:dateUtc="2025-11-27T21:39:00Z">
        <w:r>
          <w:delText>Customer's</w:delText>
        </w:r>
      </w:del>
      <w:ins w:id="1246" w:author="David Sant" w:date="2025-11-27T21:39:00Z" w16du:dateUtc="2025-11-27T21:39:00Z">
        <w:r w:rsidR="00577940">
          <w:t>Norton</w:t>
        </w:r>
        <w:r>
          <w:t>'s</w:t>
        </w:r>
      </w:ins>
      <w:r>
        <w:t xml:space="preserve"> prior written consent.</w:t>
      </w:r>
      <w:bookmarkEnd w:id="1228"/>
    </w:p>
    <w:p w14:paraId="76A8446D" w14:textId="77777777" w:rsidR="00000000" w:rsidRPr="0043258B" w:rsidRDefault="00000000" w:rsidP="00575092">
      <w:pPr>
        <w:pStyle w:val="Parasubclause1"/>
        <w:rPr>
          <w:del w:id="1247" w:author="David Sant" w:date="2025-11-27T21:39:00Z" w16du:dateUtc="2025-11-27T21:39:00Z"/>
          <w:i/>
          <w:iCs/>
        </w:rPr>
      </w:pPr>
      <w:del w:id="1248" w:author="David Sant" w:date="2025-11-27T21:39:00Z" w16du:dateUtc="2025-11-27T21:39:00Z">
        <w:r>
          <w:rPr>
            <w:i/>
            <w:iCs/>
          </w:rPr>
          <w:delText>Option 1: licensing of IPRs in Deliverables (</w:delText>
        </w:r>
        <w:r>
          <w:fldChar w:fldCharType="begin"/>
        </w:r>
        <w:r>
          <w:delInstrText>PAGEREF a103441\# "'clause '"  \h</w:delInstrText>
        </w:r>
        <w:r>
          <w:fldChar w:fldCharType="separate"/>
        </w:r>
        <w:r>
          <w:delText xml:space="preserve">clause </w:delText>
        </w:r>
        <w:r>
          <w:fldChar w:fldCharType="end"/>
        </w:r>
        <w:r>
          <w:fldChar w:fldCharType="begin"/>
        </w:r>
        <w:r>
          <w:rPr>
            <w:highlight w:val="lightGray"/>
          </w:rPr>
          <w:delInstrText>REF a103441 \h \w</w:delInstrText>
        </w:r>
        <w:r>
          <w:fldChar w:fldCharType="separate"/>
        </w:r>
        <w:r>
          <w:delText>10.2</w:delText>
        </w:r>
        <w:r>
          <w:fldChar w:fldCharType="end"/>
        </w:r>
        <w:r>
          <w:rPr>
            <w:i/>
            <w:iCs/>
          </w:rPr>
          <w:delText xml:space="preserve"> to </w:delText>
        </w:r>
        <w:r>
          <w:fldChar w:fldCharType="begin"/>
        </w:r>
        <w:r>
          <w:delInstrText>PAGEREF a392302\# "'clause '"  \h</w:delInstrText>
        </w:r>
        <w:r>
          <w:fldChar w:fldCharType="separate"/>
        </w:r>
        <w:r>
          <w:delText xml:space="preserve">clause </w:delText>
        </w:r>
        <w:r>
          <w:fldChar w:fldCharType="end"/>
        </w:r>
        <w:r>
          <w:fldChar w:fldCharType="begin"/>
        </w:r>
        <w:r>
          <w:rPr>
            <w:highlight w:val="lightGray"/>
          </w:rPr>
          <w:delInstrText>REF a392302 \h \w</w:delInstrText>
        </w:r>
        <w:r>
          <w:fldChar w:fldCharType="separate"/>
        </w:r>
        <w:r>
          <w:delText>10.5</w:delText>
        </w:r>
        <w:r>
          <w:fldChar w:fldCharType="end"/>
        </w:r>
        <w:r>
          <w:rPr>
            <w:i/>
            <w:iCs/>
          </w:rPr>
          <w:delText xml:space="preserve"> inclusive)</w:delText>
        </w:r>
      </w:del>
    </w:p>
    <w:p w14:paraId="3056108B" w14:textId="77777777" w:rsidR="00000000" w:rsidRDefault="00000000" w:rsidP="00575092">
      <w:pPr>
        <w:pStyle w:val="Untitledsubclause1"/>
        <w:rPr>
          <w:del w:id="1249" w:author="David Sant" w:date="2025-11-27T21:39:00Z" w16du:dateUtc="2025-11-27T21:39:00Z"/>
        </w:rPr>
      </w:pPr>
      <w:bookmarkStart w:id="1250" w:name="a103441"/>
      <w:del w:id="1251" w:author="David Sant" w:date="2025-11-27T21:39:00Z" w16du:dateUtc="2025-11-27T21:39:00Z">
        <w:r>
          <w:delText>[The Supplier and its licensors shall retain ownership of all Intellectual Property Rights in the Deliverables, excluding any Customer Materials contained within them.</w:delText>
        </w:r>
        <w:bookmarkEnd w:id="1250"/>
      </w:del>
    </w:p>
    <w:p w14:paraId="70C58394" w14:textId="77777777" w:rsidR="00000000" w:rsidRDefault="00000000" w:rsidP="00575092">
      <w:pPr>
        <w:pStyle w:val="Untitledsubclause1"/>
        <w:rPr>
          <w:del w:id="1252" w:author="David Sant" w:date="2025-11-27T21:39:00Z" w16du:dateUtc="2025-11-27T21:39:00Z"/>
        </w:rPr>
      </w:pPr>
      <w:bookmarkStart w:id="1253" w:name="a829745"/>
      <w:del w:id="1254" w:author="David Sant" w:date="2025-11-27T21:39:00Z" w16du:dateUtc="2025-11-27T21:39:00Z">
        <w:r>
          <w:delText xml:space="preserve">[Subject to </w:delText>
        </w:r>
        <w:r>
          <w:fldChar w:fldCharType="begin"/>
        </w:r>
        <w:r>
          <w:delInstrText>PAGEREF a392302\# "'clause '"  \h</w:delInstrText>
        </w:r>
        <w:r>
          <w:fldChar w:fldCharType="separate"/>
        </w:r>
        <w:r>
          <w:delText xml:space="preserve">clause </w:delText>
        </w:r>
        <w:r>
          <w:fldChar w:fldCharType="end"/>
        </w:r>
        <w:r>
          <w:fldChar w:fldCharType="begin"/>
        </w:r>
        <w:r>
          <w:rPr>
            <w:highlight w:val="lightGray"/>
          </w:rPr>
          <w:delInstrText>REF a392302 \h \w</w:delInstrText>
        </w:r>
        <w:r>
          <w:fldChar w:fldCharType="separate"/>
        </w:r>
        <w:r>
          <w:delText>10.5</w:delText>
        </w:r>
        <w:r>
          <w:fldChar w:fldCharType="end"/>
        </w:r>
        <w:r>
          <w:delText xml:space="preserve">, the </w:delText>
        </w:r>
        <w:r>
          <w:rPr>
            <w:b/>
            <w:bCs/>
          </w:rPr>
          <w:delText>OR</w:delText>
        </w:r>
        <w:r>
          <w:delText xml:space="preserve"> The] Supplier grants to the Customer a non-exclusive, royalty-free, transferable, [perpetual and irrevocable licence </w:delText>
        </w:r>
        <w:r>
          <w:rPr>
            <w:b/>
          </w:rPr>
          <w:delText>OR</w:delText>
        </w:r>
        <w:r>
          <w:delText xml:space="preserve"> licence during the Term] (with the right to grant sublicences [in accordance with </w:delText>
        </w:r>
        <w:r>
          <w:fldChar w:fldCharType="begin"/>
        </w:r>
        <w:r>
          <w:delInstrText>PAGEREF a352416\# "'clause '"  \h</w:delInstrText>
        </w:r>
        <w:r>
          <w:fldChar w:fldCharType="separate"/>
        </w:r>
        <w:r>
          <w:delText xml:space="preserve">clause </w:delText>
        </w:r>
        <w:r>
          <w:fldChar w:fldCharType="end"/>
        </w:r>
        <w:r>
          <w:fldChar w:fldCharType="begin"/>
        </w:r>
        <w:r>
          <w:rPr>
            <w:highlight w:val="lightGray"/>
          </w:rPr>
          <w:delInstrText>REF a352416 \h \w</w:delInstrText>
        </w:r>
        <w:r>
          <w:fldChar w:fldCharType="separate"/>
        </w:r>
        <w:r>
          <w:delText>10.4</w:delText>
        </w:r>
        <w:r>
          <w:fldChar w:fldCharType="end"/>
        </w:r>
        <w:r>
          <w:delText>]) to use, copy and modify the Deliverables (excluding the Customer Materials) for the purpose of receiving and using the Services and Deliverables in its business.</w:delText>
        </w:r>
        <w:bookmarkEnd w:id="1253"/>
      </w:del>
    </w:p>
    <w:p w14:paraId="6455B1DC" w14:textId="77777777" w:rsidR="00000000" w:rsidRDefault="00000000" w:rsidP="00575092">
      <w:pPr>
        <w:pStyle w:val="Untitledsubclause1"/>
        <w:rPr>
          <w:del w:id="1255" w:author="David Sant" w:date="2025-11-27T21:39:00Z" w16du:dateUtc="2025-11-27T21:39:00Z"/>
        </w:rPr>
      </w:pPr>
      <w:bookmarkStart w:id="1256" w:name="a352416"/>
      <w:del w:id="1257" w:author="David Sant" w:date="2025-11-27T21:39:00Z" w16du:dateUtc="2025-11-27T21:39:00Z">
        <w:r>
          <w:delText xml:space="preserve">[The Customer may sub-license the rights granted in </w:delText>
        </w:r>
        <w:r>
          <w:fldChar w:fldCharType="begin"/>
        </w:r>
        <w:r>
          <w:delInstrText>PAGEREF a829745\# "'clause '"  \h</w:delInstrText>
        </w:r>
        <w:r>
          <w:fldChar w:fldCharType="separate"/>
        </w:r>
        <w:r>
          <w:delText xml:space="preserve">clause </w:delText>
        </w:r>
        <w:r>
          <w:fldChar w:fldCharType="end"/>
        </w:r>
        <w:r>
          <w:fldChar w:fldCharType="begin"/>
        </w:r>
        <w:r>
          <w:rPr>
            <w:highlight w:val="lightGray"/>
          </w:rPr>
          <w:delInstrText>REF a829745 \h \w</w:delInstrText>
        </w:r>
        <w:r>
          <w:fldChar w:fldCharType="separate"/>
        </w:r>
        <w:r>
          <w:delText>10.3</w:delText>
        </w:r>
        <w:r>
          <w:fldChar w:fldCharType="end"/>
        </w:r>
        <w:r>
          <w:delText xml:space="preserve"> to its Affiliates[, customers][, suppliers] and [OTHER THIRD PARTIES].</w:delText>
        </w:r>
        <w:r>
          <w:fldChar w:fldCharType="begin"/>
        </w:r>
        <w:r>
          <w:fldChar w:fldCharType="end"/>
        </w:r>
        <w:r>
          <w:delText>]</w:delText>
        </w:r>
        <w:bookmarkEnd w:id="1256"/>
      </w:del>
    </w:p>
    <w:p w14:paraId="469530BE" w14:textId="77777777" w:rsidR="00000000" w:rsidRDefault="00000000" w:rsidP="00575092">
      <w:pPr>
        <w:pStyle w:val="Untitledsubclause1"/>
        <w:rPr>
          <w:del w:id="1258" w:author="David Sant" w:date="2025-11-27T21:39:00Z" w16du:dateUtc="2025-11-27T21:39:00Z"/>
        </w:rPr>
      </w:pPr>
      <w:bookmarkStart w:id="1259" w:name="a392302"/>
      <w:del w:id="1260" w:author="David Sant" w:date="2025-11-27T21:39:00Z" w16du:dateUtc="2025-11-27T21:39:00Z">
        <w:r>
          <w:delText xml:space="preserve">[The Supplier shall not include in the Deliverables any Third Party Materials that cannot be licensed to the Customer on the terms of </w:delText>
        </w:r>
        <w:r>
          <w:fldChar w:fldCharType="begin"/>
        </w:r>
        <w:r>
          <w:delInstrText>PAGEREF a829745\# "'clause '"  \h</w:delInstrText>
        </w:r>
        <w:r>
          <w:fldChar w:fldCharType="separate"/>
        </w:r>
        <w:r>
          <w:delText xml:space="preserve">clause </w:delText>
        </w:r>
        <w:r>
          <w:fldChar w:fldCharType="end"/>
        </w:r>
        <w:r>
          <w:fldChar w:fldCharType="begin"/>
        </w:r>
        <w:r>
          <w:rPr>
            <w:highlight w:val="lightGray"/>
          </w:rPr>
          <w:delInstrText>REF a829745 \h \w</w:delInstrText>
        </w:r>
        <w:r>
          <w:fldChar w:fldCharType="separate"/>
        </w:r>
        <w:r>
          <w:delText>10.3</w:delText>
        </w:r>
        <w:r>
          <w:fldChar w:fldCharType="end"/>
        </w:r>
        <w:r>
          <w:delText xml:space="preserve"> unless their inclusion and licence terms are approved in writing in advance by the Customer. The Supplier shall grant to the Customer a licence to use any Third Party Materials approved by the Customer for inclusion in the Deliverables on the terms (including parties, costs and restrictions on use) approved by the Customer.]</w:delText>
        </w:r>
        <w:r>
          <w:fldChar w:fldCharType="begin"/>
        </w:r>
        <w:r>
          <w:delInstrText>MACROBUTTON optional</w:delInstrText>
        </w:r>
        <w:r>
          <w:fldChar w:fldCharType="end"/>
        </w:r>
        <w:bookmarkEnd w:id="1259"/>
      </w:del>
    </w:p>
    <w:p w14:paraId="647BD179" w14:textId="77777777" w:rsidR="00000000" w:rsidRDefault="00000000" w:rsidP="00575092">
      <w:pPr>
        <w:pStyle w:val="Parasubclause1"/>
        <w:rPr>
          <w:del w:id="1261" w:author="David Sant" w:date="2025-11-27T21:39:00Z" w16du:dateUtc="2025-11-27T21:39:00Z"/>
          <w:b/>
          <w:bCs/>
        </w:rPr>
      </w:pPr>
      <w:del w:id="1262" w:author="David Sant" w:date="2025-11-27T21:39:00Z" w16du:dateUtc="2025-11-27T21:39:00Z">
        <w:r>
          <w:rPr>
            <w:b/>
            <w:bCs/>
          </w:rPr>
          <w:delText>OR</w:delText>
        </w:r>
      </w:del>
    </w:p>
    <w:p w14:paraId="7D1FF0BC" w14:textId="77777777" w:rsidR="00000000" w:rsidRPr="003463AA" w:rsidRDefault="00000000" w:rsidP="00575092">
      <w:pPr>
        <w:pStyle w:val="Parasubclause1"/>
        <w:rPr>
          <w:del w:id="1263" w:author="David Sant" w:date="2025-11-27T21:39:00Z" w16du:dateUtc="2025-11-27T21:39:00Z"/>
          <w:i/>
          <w:iCs/>
        </w:rPr>
      </w:pPr>
      <w:del w:id="1264" w:author="David Sant" w:date="2025-11-27T21:39:00Z" w16du:dateUtc="2025-11-27T21:39:00Z">
        <w:r>
          <w:rPr>
            <w:i/>
            <w:iCs/>
          </w:rPr>
          <w:delText>Option 2: assignment of IPRs in Deliverables (</w:delText>
        </w:r>
        <w:r>
          <w:fldChar w:fldCharType="begin"/>
        </w:r>
        <w:r>
          <w:delInstrText>PAGEREF a261654\# "'clause '"  \h</w:delInstrText>
        </w:r>
        <w:r>
          <w:fldChar w:fldCharType="separate"/>
        </w:r>
        <w:r>
          <w:delText xml:space="preserve">clause </w:delText>
        </w:r>
        <w:r>
          <w:fldChar w:fldCharType="end"/>
        </w:r>
        <w:r>
          <w:fldChar w:fldCharType="begin"/>
        </w:r>
        <w:r>
          <w:rPr>
            <w:highlight w:val="lightGray"/>
          </w:rPr>
          <w:delInstrText>REF a261654 \h \w</w:delInstrText>
        </w:r>
        <w:r>
          <w:fldChar w:fldCharType="separate"/>
        </w:r>
        <w:r>
          <w:delText>10.6</w:delText>
        </w:r>
        <w:r>
          <w:fldChar w:fldCharType="end"/>
        </w:r>
        <w:r>
          <w:rPr>
            <w:i/>
            <w:iCs/>
          </w:rPr>
          <w:delText xml:space="preserve"> to </w:delText>
        </w:r>
        <w:r>
          <w:fldChar w:fldCharType="begin"/>
        </w:r>
        <w:r>
          <w:delInstrText>PAGEREF a884258\# "'clause '"  \h</w:delInstrText>
        </w:r>
        <w:r>
          <w:fldChar w:fldCharType="separate"/>
        </w:r>
        <w:r>
          <w:delText xml:space="preserve">clause </w:delText>
        </w:r>
        <w:r>
          <w:fldChar w:fldCharType="end"/>
        </w:r>
        <w:r>
          <w:fldChar w:fldCharType="begin"/>
        </w:r>
        <w:r>
          <w:rPr>
            <w:highlight w:val="lightGray"/>
          </w:rPr>
          <w:delInstrText>REF a884258 \h \w</w:delInstrText>
        </w:r>
        <w:r>
          <w:fldChar w:fldCharType="separate"/>
        </w:r>
        <w:r>
          <w:delText>10.9</w:delText>
        </w:r>
        <w:r>
          <w:fldChar w:fldCharType="end"/>
        </w:r>
        <w:r>
          <w:rPr>
            <w:i/>
            <w:iCs/>
          </w:rPr>
          <w:delText xml:space="preserve"> inclusive)]</w:delText>
        </w:r>
      </w:del>
    </w:p>
    <w:p w14:paraId="77E0F7F7" w14:textId="21D8BC0A" w:rsidR="00E76087" w:rsidRPr="00C40EC1" w:rsidRDefault="00000000" w:rsidP="00575092">
      <w:pPr>
        <w:pStyle w:val="Untitledsubclause1"/>
      </w:pPr>
      <w:bookmarkStart w:id="1265" w:name="a261654"/>
      <w:r>
        <w:t xml:space="preserve">The Supplier assigns to the </w:t>
      </w:r>
      <w:del w:id="1266" w:author="David Sant" w:date="2025-11-27T21:39:00Z" w16du:dateUtc="2025-11-27T21:39:00Z">
        <w:r>
          <w:delText>Customer</w:delText>
        </w:r>
      </w:del>
      <w:ins w:id="1267" w:author="David Sant" w:date="2025-11-27T21:39:00Z" w16du:dateUtc="2025-11-27T21:39:00Z">
        <w:r w:rsidR="00577940">
          <w:t>Norton</w:t>
        </w:r>
      </w:ins>
      <w:r>
        <w:t xml:space="preserve">, immediately on creation, with full title guarantee, all Intellectual Property Rights in the Deliverables </w:t>
      </w:r>
      <w:ins w:id="1268" w:author="David Sant" w:date="2025-11-27T21:39:00Z" w16du:dateUtc="2025-11-27T21:39:00Z">
        <w:r>
          <w:t>and any improvements, modifications, enhancements</w:t>
        </w:r>
        <w:r w:rsidR="00AD1C9B">
          <w:t xml:space="preserve"> and</w:t>
        </w:r>
        <w:r>
          <w:t xml:space="preserve"> derivative works </w:t>
        </w:r>
      </w:ins>
      <w:ins w:id="1269" w:author="David Sant" w:date="2025-11-27T22:07:00Z" w16du:dateUtc="2025-11-27T22:07:00Z">
        <w:r w:rsidR="00673191">
          <w:t>involving</w:t>
        </w:r>
      </w:ins>
      <w:ins w:id="1270" w:author="David Sant" w:date="2025-11-27T21:39:00Z" w16du:dateUtc="2025-11-27T21:39:00Z">
        <w:r>
          <w:t xml:space="preserve"> Norton</w:t>
        </w:r>
      </w:ins>
      <w:ins w:id="1271" w:author="David Sant" w:date="2025-11-27T22:07:00Z" w16du:dateUtc="2025-11-27T22:07:00Z">
        <w:r w:rsidR="00673191">
          <w:t>’s Intellectual Property Rights</w:t>
        </w:r>
      </w:ins>
      <w:ins w:id="1272" w:author="David Sant" w:date="2025-11-27T21:39:00Z" w16du:dateUtc="2025-11-27T21:39:00Z">
        <w:r>
          <w:t xml:space="preserve"> </w:t>
        </w:r>
      </w:ins>
      <w:r>
        <w:t xml:space="preserve">(excluding any </w:t>
      </w:r>
      <w:del w:id="1273" w:author="David Sant" w:date="2025-11-27T21:39:00Z" w16du:dateUtc="2025-11-27T21:39:00Z">
        <w:r>
          <w:delText>Customer</w:delText>
        </w:r>
      </w:del>
      <w:ins w:id="1274" w:author="David Sant" w:date="2025-11-27T21:39:00Z" w16du:dateUtc="2025-11-27T21:39:00Z">
        <w:r w:rsidR="00577940">
          <w:t>Norton</w:t>
        </w:r>
      </w:ins>
      <w:r>
        <w:t xml:space="preserve"> Materials</w:t>
      </w:r>
      <w:del w:id="1275" w:author="David Sant" w:date="2025-11-27T21:42:00Z" w16du:dateUtc="2025-11-27T21:42:00Z">
        <w:r w:rsidDel="002B0485">
          <w:delText>[</w:delText>
        </w:r>
      </w:del>
      <w:r>
        <w:t>, Supplier Materials</w:t>
      </w:r>
      <w:ins w:id="1276" w:author="David Sant" w:date="2025-11-27T21:46:00Z" w16du:dateUtc="2025-11-27T21:46:00Z">
        <w:r w:rsidR="002B0485">
          <w:t xml:space="preserve">, </w:t>
        </w:r>
      </w:ins>
      <w:ins w:id="1277" w:author="David Sant" w:date="2025-11-27T21:47:00Z" w16du:dateUtc="2025-11-27T21:47:00Z">
        <w:r w:rsidR="002B0485">
          <w:t>Non-Norton Background</w:t>
        </w:r>
      </w:ins>
      <w:ins w:id="1278" w:author="David Sant" w:date="2025-11-27T21:46:00Z" w16du:dateUtc="2025-11-27T21:46:00Z">
        <w:r w:rsidR="002B0485">
          <w:t xml:space="preserve"> Intellectual Property</w:t>
        </w:r>
      </w:ins>
      <w:del w:id="1279" w:author="David Sant" w:date="2025-11-27T21:42:00Z" w16du:dateUtc="2025-11-27T21:42:00Z">
        <w:r w:rsidDel="002B0485">
          <w:delText>]</w:delText>
        </w:r>
      </w:del>
      <w:r>
        <w:t xml:space="preserve"> </w:t>
      </w:r>
      <w:del w:id="1280" w:author="David Sant" w:date="2025-11-27T21:42:00Z" w16du:dateUtc="2025-11-27T21:42:00Z">
        <w:r w:rsidDel="002B0485">
          <w:delText>[</w:delText>
        </w:r>
      </w:del>
      <w:r>
        <w:t>or Third Party Materials</w:t>
      </w:r>
      <w:del w:id="1281" w:author="David Sant" w:date="2025-11-27T21:42:00Z" w16du:dateUtc="2025-11-27T21:42:00Z">
        <w:r w:rsidDel="002B0485">
          <w:delText>]</w:delText>
        </w:r>
      </w:del>
      <w:r>
        <w:t xml:space="preserve"> contained within the Deliverables </w:t>
      </w:r>
      <w:del w:id="1282" w:author="David Sant" w:date="2025-11-27T21:43:00Z" w16du:dateUtc="2025-11-27T21:43:00Z">
        <w:r w:rsidDel="002B0485">
          <w:delText>[</w:delText>
        </w:r>
      </w:del>
      <w:r>
        <w:t xml:space="preserve">with the </w:t>
      </w:r>
      <w:del w:id="1283" w:author="David Sant" w:date="2025-11-27T21:39:00Z" w16du:dateUtc="2025-11-27T21:39:00Z">
        <w:r>
          <w:delText>Customer's</w:delText>
        </w:r>
      </w:del>
      <w:ins w:id="1284" w:author="David Sant" w:date="2025-11-27T21:39:00Z" w16du:dateUtc="2025-11-27T21:39:00Z">
        <w:r w:rsidR="00577940">
          <w:t>Norton</w:t>
        </w:r>
        <w:r>
          <w:t>'s</w:t>
        </w:r>
      </w:ins>
      <w:r>
        <w:t xml:space="preserve"> prior written approval</w:t>
      </w:r>
      <w:del w:id="1285" w:author="David Sant" w:date="2025-11-27T21:43:00Z" w16du:dateUtc="2025-11-27T21:43:00Z">
        <w:r w:rsidDel="002B0485">
          <w:delText>]</w:delText>
        </w:r>
      </w:del>
      <w:r>
        <w:t>.</w:t>
      </w:r>
      <w:bookmarkEnd w:id="1265"/>
    </w:p>
    <w:p w14:paraId="3A06A371" w14:textId="3158E5F6" w:rsidR="00E76087" w:rsidRPr="00D553CB" w:rsidRDefault="00000000" w:rsidP="00575092">
      <w:pPr>
        <w:pStyle w:val="Untitledsubclause1"/>
      </w:pPr>
      <w:bookmarkStart w:id="1286" w:name="a429428"/>
      <w:del w:id="1287" w:author="David Sant" w:date="2025-11-27T21:48:00Z" w16du:dateUtc="2025-11-27T21:48:00Z">
        <w:r w:rsidDel="002B0485">
          <w:delText>[</w:delText>
        </w:r>
      </w:del>
      <w:del w:id="1288" w:author="David Sant" w:date="2025-11-27T21:50:00Z" w16du:dateUtc="2025-11-27T21:50:00Z">
        <w:r w:rsidDel="009B649C">
          <w:delText xml:space="preserve">The Supplier and its licensors shall retain ownership of all Supplier Materials. [The Supplier shall not include any Supplier Materials in the Deliverables unless their inclusion has been approved by the </w:delText>
        </w:r>
      </w:del>
      <w:del w:id="1289" w:author="David Sant" w:date="2025-11-27T21:39:00Z" w16du:dateUtc="2025-11-27T21:39:00Z">
        <w:r>
          <w:delText>Customer</w:delText>
        </w:r>
      </w:del>
      <w:del w:id="1290" w:author="David Sant" w:date="2025-11-27T21:50:00Z" w16du:dateUtc="2025-11-27T21:50:00Z">
        <w:r w:rsidDel="009B649C">
          <w:delText xml:space="preserve"> in writing in advance.] </w:delText>
        </w:r>
      </w:del>
      <w:r>
        <w:t xml:space="preserve">The Supplier grants to the </w:t>
      </w:r>
      <w:del w:id="1291" w:author="David Sant" w:date="2025-11-27T21:39:00Z" w16du:dateUtc="2025-11-27T21:39:00Z">
        <w:r>
          <w:delText>Customer</w:delText>
        </w:r>
      </w:del>
      <w:ins w:id="1292" w:author="David Sant" w:date="2025-11-27T21:39:00Z" w16du:dateUtc="2025-11-27T21:39:00Z">
        <w:r w:rsidR="00577940">
          <w:t>Norton</w:t>
        </w:r>
      </w:ins>
      <w:r>
        <w:t xml:space="preserve"> a non-exclusive, royalty-free, transferable, perpetual and irrevocable licence (with the right to grant sublicences) to use, copy and modify the Supplier Materials for the purpose of receiving and using the Services and the Deliverables.</w:t>
      </w:r>
      <w:r>
        <w:fldChar w:fldCharType="begin"/>
      </w:r>
      <w:r>
        <w:fldChar w:fldCharType="end"/>
      </w:r>
      <w:del w:id="1293" w:author="David Sant" w:date="2025-11-27T21:50:00Z" w16du:dateUtc="2025-11-27T21:50:00Z">
        <w:r w:rsidDel="009B649C">
          <w:delText>]</w:delText>
        </w:r>
      </w:del>
      <w:bookmarkEnd w:id="1286"/>
    </w:p>
    <w:p w14:paraId="2BB8ED16" w14:textId="56E3CF24" w:rsidR="00E76087" w:rsidDel="009B649C" w:rsidRDefault="00000000" w:rsidP="00575092">
      <w:pPr>
        <w:pStyle w:val="Untitledsubclause1"/>
        <w:rPr>
          <w:del w:id="1294" w:author="David Sant" w:date="2025-11-27T21:51:00Z" w16du:dateUtc="2025-11-27T21:51:00Z"/>
        </w:rPr>
      </w:pPr>
      <w:bookmarkStart w:id="1295" w:name="a398971"/>
      <w:del w:id="1296" w:author="David Sant" w:date="2025-11-27T21:51:00Z" w16du:dateUtc="2025-11-27T21:51:00Z">
        <w:r w:rsidDel="009B649C">
          <w:delText xml:space="preserve">[The Supplier shall not include in the Deliverables any Third Party Materials that cannot be assigned to the </w:delText>
        </w:r>
      </w:del>
      <w:del w:id="1297" w:author="David Sant" w:date="2025-11-27T21:39:00Z" w16du:dateUtc="2025-11-27T21:39:00Z">
        <w:r>
          <w:delText>Customer</w:delText>
        </w:r>
      </w:del>
      <w:del w:id="1298" w:author="David Sant" w:date="2025-11-27T21:51:00Z" w16du:dateUtc="2025-11-27T21:51:00Z">
        <w:r w:rsidDel="009B649C">
          <w:delText xml:space="preserve"> under </w:delText>
        </w:r>
        <w:r w:rsidDel="009B649C">
          <w:fldChar w:fldCharType="begin"/>
        </w:r>
        <w:r w:rsidDel="009B649C">
          <w:delInstrText>PAGEREF a261654\# "'clause '"  \h</w:delInstrText>
        </w:r>
        <w:r w:rsidDel="009B649C">
          <w:fldChar w:fldCharType="separate"/>
        </w:r>
        <w:r w:rsidDel="009B649C">
          <w:delText xml:space="preserve">clause </w:delText>
        </w:r>
        <w:r w:rsidDel="009B649C">
          <w:fldChar w:fldCharType="end"/>
        </w:r>
        <w:r w:rsidDel="009B649C">
          <w:fldChar w:fldCharType="begin"/>
        </w:r>
        <w:r w:rsidDel="009B649C">
          <w:rPr>
            <w:highlight w:val="lightGray"/>
          </w:rPr>
          <w:delInstrText>REF a261654 \h \w</w:delInstrText>
        </w:r>
        <w:r w:rsidDel="009B649C">
          <w:fldChar w:fldCharType="separate"/>
        </w:r>
        <w:r w:rsidDel="009B649C">
          <w:delText>10.6</w:delText>
        </w:r>
        <w:r w:rsidDel="009B649C">
          <w:fldChar w:fldCharType="end"/>
        </w:r>
        <w:r w:rsidDel="009B649C">
          <w:delText xml:space="preserve">[, or licensed to the </w:delText>
        </w:r>
      </w:del>
      <w:del w:id="1299" w:author="David Sant" w:date="2025-11-27T21:39:00Z" w16du:dateUtc="2025-11-27T21:39:00Z">
        <w:r>
          <w:delText>Customer</w:delText>
        </w:r>
      </w:del>
      <w:del w:id="1300" w:author="David Sant" w:date="2025-11-27T21:51:00Z" w16du:dateUtc="2025-11-27T21:51:00Z">
        <w:r w:rsidDel="009B649C">
          <w:delText xml:space="preserve"> on the terms of </w:delText>
        </w:r>
        <w:r w:rsidDel="009B649C">
          <w:fldChar w:fldCharType="begin"/>
        </w:r>
        <w:r w:rsidDel="009B649C">
          <w:delInstrText>PAGEREF a429428\# "'clause '"  \h</w:delInstrText>
        </w:r>
        <w:r w:rsidDel="009B649C">
          <w:fldChar w:fldCharType="separate"/>
        </w:r>
        <w:r w:rsidDel="009B649C">
          <w:delText xml:space="preserve">clause </w:delText>
        </w:r>
        <w:r w:rsidDel="009B649C">
          <w:fldChar w:fldCharType="end"/>
        </w:r>
        <w:r w:rsidDel="009B649C">
          <w:fldChar w:fldCharType="begin"/>
        </w:r>
        <w:r w:rsidDel="009B649C">
          <w:rPr>
            <w:highlight w:val="lightGray"/>
          </w:rPr>
          <w:delInstrText>REF a429428 \h \w</w:delInstrText>
        </w:r>
        <w:r w:rsidDel="009B649C">
          <w:fldChar w:fldCharType="separate"/>
        </w:r>
        <w:r w:rsidDel="009B649C">
          <w:delText>10.7</w:delText>
        </w:r>
        <w:r w:rsidDel="009B649C">
          <w:fldChar w:fldCharType="end"/>
        </w:r>
        <w:r w:rsidDel="009B649C">
          <w:delText xml:space="preserve">,] unless their inclusion and licence terms are approved in writing in advance by the </w:delText>
        </w:r>
      </w:del>
      <w:del w:id="1301" w:author="David Sant" w:date="2025-11-27T21:39:00Z" w16du:dateUtc="2025-11-27T21:39:00Z">
        <w:r>
          <w:delText>Customer</w:delText>
        </w:r>
      </w:del>
      <w:del w:id="1302" w:author="David Sant" w:date="2025-11-27T21:51:00Z" w16du:dateUtc="2025-11-27T21:51:00Z">
        <w:r w:rsidDel="009B649C">
          <w:delText xml:space="preserve">. The Supplier grants to the </w:delText>
        </w:r>
      </w:del>
      <w:del w:id="1303" w:author="David Sant" w:date="2025-11-27T21:39:00Z" w16du:dateUtc="2025-11-27T21:39:00Z">
        <w:r>
          <w:delText>Customer</w:delText>
        </w:r>
      </w:del>
      <w:del w:id="1304" w:author="David Sant" w:date="2025-11-27T21:51:00Z" w16du:dateUtc="2025-11-27T21:51:00Z">
        <w:r w:rsidDel="009B649C">
          <w:delText xml:space="preserve"> a licence to use any Third Party Materials approved by the </w:delText>
        </w:r>
      </w:del>
      <w:del w:id="1305" w:author="David Sant" w:date="2025-11-27T21:39:00Z" w16du:dateUtc="2025-11-27T21:39:00Z">
        <w:r>
          <w:delText>Customer</w:delText>
        </w:r>
      </w:del>
      <w:del w:id="1306" w:author="David Sant" w:date="2025-11-27T21:51:00Z" w16du:dateUtc="2025-11-27T21:51:00Z">
        <w:r w:rsidDel="009B649C">
          <w:delText xml:space="preserve"> for inclusion in the Deliverables on the terms (including parties, costs and restrictions on use) approved by the </w:delText>
        </w:r>
      </w:del>
      <w:del w:id="1307" w:author="David Sant" w:date="2025-11-27T21:39:00Z" w16du:dateUtc="2025-11-27T21:39:00Z">
        <w:r>
          <w:delText>Customer</w:delText>
        </w:r>
      </w:del>
      <w:del w:id="1308" w:author="David Sant" w:date="2025-11-27T21:51:00Z" w16du:dateUtc="2025-11-27T21:51:00Z">
        <w:r w:rsidDel="009B649C">
          <w:delText>.</w:delText>
        </w:r>
        <w:r w:rsidDel="009B649C">
          <w:fldChar w:fldCharType="begin"/>
        </w:r>
        <w:r w:rsidDel="009B649C">
          <w:fldChar w:fldCharType="end"/>
        </w:r>
        <w:r w:rsidDel="009B649C">
          <w:delText>]</w:delText>
        </w:r>
        <w:bookmarkEnd w:id="1295"/>
      </w:del>
    </w:p>
    <w:p w14:paraId="74B31B25" w14:textId="5F7D753E" w:rsidR="009B649C" w:rsidRDefault="009B649C" w:rsidP="009B649C">
      <w:pPr>
        <w:pStyle w:val="Untitledsubclause1"/>
        <w:rPr>
          <w:ins w:id="1309" w:author="David Sant" w:date="2025-11-27T21:53:00Z" w16du:dateUtc="2025-11-27T21:53:00Z"/>
        </w:rPr>
      </w:pPr>
      <w:ins w:id="1310" w:author="David Sant" w:date="2025-11-27T21:53:00Z" w16du:dateUtc="2025-11-27T21:53:00Z">
        <w:r>
          <w:t xml:space="preserve">The Supplier shall not use or incorporate any </w:t>
        </w:r>
        <w:proofErr w:type="gramStart"/>
        <w:r>
          <w:t>Third Party</w:t>
        </w:r>
        <w:proofErr w:type="gramEnd"/>
        <w:r>
          <w:t xml:space="preserve"> Materials,</w:t>
        </w:r>
        <w:r>
          <w:t xml:space="preserve"> any Supplier Materials </w:t>
        </w:r>
        <w:r>
          <w:t xml:space="preserve">or any Non -Norton Background Intellectual Property </w:t>
        </w:r>
        <w:r>
          <w:t xml:space="preserve">in the provision of the Services or in any Deliverables without obtaining </w:t>
        </w:r>
      </w:ins>
      <w:ins w:id="1311" w:author="David Sant" w:date="2025-11-27T21:54:00Z" w16du:dateUtc="2025-11-27T21:54:00Z">
        <w:r>
          <w:t>Norton</w:t>
        </w:r>
      </w:ins>
      <w:ins w:id="1312" w:author="David Sant" w:date="2025-11-27T21:53:00Z" w16du:dateUtc="2025-11-27T21:53:00Z">
        <w:r>
          <w:t xml:space="preserve">'s prior written approval. The Supplier shall notify </w:t>
        </w:r>
      </w:ins>
      <w:ins w:id="1313" w:author="David Sant" w:date="2025-11-27T21:54:00Z" w16du:dateUtc="2025-11-27T21:54:00Z">
        <w:r>
          <w:t>Norton</w:t>
        </w:r>
      </w:ins>
      <w:ins w:id="1314" w:author="David Sant" w:date="2025-11-27T21:53:00Z" w16du:dateUtc="2025-11-27T21:53:00Z">
        <w:r>
          <w:t xml:space="preserve"> in writing of any proposed use of </w:t>
        </w:r>
        <w:r>
          <w:t xml:space="preserve">such </w:t>
        </w:r>
        <w:proofErr w:type="gramStart"/>
        <w:r>
          <w:t>Third Party</w:t>
        </w:r>
        <w:proofErr w:type="gramEnd"/>
        <w:r>
          <w:t xml:space="preserve"> Materials, </w:t>
        </w:r>
        <w:r>
          <w:t>Supplier Materials</w:t>
        </w:r>
        <w:r>
          <w:t xml:space="preserve"> and/or Non -Norton Background Intellectual Property</w:t>
        </w:r>
        <w:r>
          <w:t>, providing full details of the ownership, licensing terms and any restrictions or costs associated with such use.</w:t>
        </w:r>
      </w:ins>
    </w:p>
    <w:p w14:paraId="16253DE0" w14:textId="7E3A6593" w:rsidR="009B649C" w:rsidRDefault="009B649C" w:rsidP="009B649C">
      <w:pPr>
        <w:pStyle w:val="Untitledsubclause1"/>
        <w:rPr>
          <w:ins w:id="1315" w:author="David Sant" w:date="2025-11-27T21:53:00Z" w16du:dateUtc="2025-11-27T21:53:00Z"/>
        </w:rPr>
      </w:pPr>
      <w:ins w:id="1316" w:author="David Sant" w:date="2025-11-27T21:53:00Z" w16du:dateUtc="2025-11-27T21:53:00Z">
        <w:r>
          <w:t xml:space="preserve">The Supplier shall, before commencing any Work Package and on an ongoing basis during the provision of the Services, identify and disclose to </w:t>
        </w:r>
      </w:ins>
      <w:ins w:id="1317" w:author="David Sant" w:date="2025-11-27T21:54:00Z" w16du:dateUtc="2025-11-27T21:54:00Z">
        <w:r>
          <w:t>Norton</w:t>
        </w:r>
      </w:ins>
      <w:ins w:id="1318" w:author="David Sant" w:date="2025-11-27T21:53:00Z" w16du:dateUtc="2025-11-27T21:53:00Z">
        <w:r>
          <w:t xml:space="preserve"> in writing any </w:t>
        </w:r>
        <w:r>
          <w:t>Non-Norton Background Intellectual Property</w:t>
        </w:r>
        <w:r>
          <w:t xml:space="preserve"> that the Supplier reasonably anticipates may be required or useful for the Services or Deliverables. Such disclosure shall include the nature of the intellectual property, the identity of the rights holder, any known licensing </w:t>
        </w:r>
        <w:r>
          <w:lastRenderedPageBreak/>
          <w:t xml:space="preserve">requirements and the Supplier's assessment of alternatives that would not </w:t>
        </w:r>
        <w:r>
          <w:t>Non -Norton Background Intellectual Property</w:t>
        </w:r>
        <w:r>
          <w:t>.</w:t>
        </w:r>
      </w:ins>
    </w:p>
    <w:p w14:paraId="2DC36F5A" w14:textId="41340865" w:rsidR="009B649C" w:rsidRDefault="009B649C" w:rsidP="009B649C">
      <w:pPr>
        <w:pStyle w:val="Untitledsubclause1"/>
        <w:rPr>
          <w:ins w:id="1319" w:author="David Sant" w:date="2025-11-27T21:53:00Z" w16du:dateUtc="2025-11-27T21:53:00Z"/>
        </w:rPr>
      </w:pPr>
      <w:ins w:id="1320" w:author="David Sant" w:date="2025-11-27T21:53:00Z" w16du:dateUtc="2025-11-27T21:53:00Z">
        <w:r>
          <w:t xml:space="preserve">The Supplier shall immediately notify </w:t>
        </w:r>
      </w:ins>
      <w:ins w:id="1321" w:author="David Sant" w:date="2025-11-27T21:54:00Z" w16du:dateUtc="2025-11-27T21:54:00Z">
        <w:r>
          <w:t>Norton</w:t>
        </w:r>
      </w:ins>
      <w:ins w:id="1322" w:author="David Sant" w:date="2025-11-27T21:53:00Z" w16du:dateUtc="2025-11-27T21:53:00Z">
        <w:r>
          <w:t xml:space="preserve"> in writing if the Supplier becomes aware of any actual or potential infringement of </w:t>
        </w:r>
        <w:proofErr w:type="gramStart"/>
        <w:r>
          <w:t>third party</w:t>
        </w:r>
        <w:proofErr w:type="gramEnd"/>
        <w:r>
          <w:t xml:space="preserve"> intellectual property rights arising from or in connection with the Services or Deliverables, or if the Supplier receives any claim, allegation, or notice from any third party regarding intellectual property rights. Such notification shall include full details of the matter and the Supplier's proposed response.</w:t>
        </w:r>
      </w:ins>
    </w:p>
    <w:p w14:paraId="706C1FF5" w14:textId="3DEA89F1" w:rsidR="00E76087" w:rsidRDefault="00000000" w:rsidP="00575092">
      <w:pPr>
        <w:pStyle w:val="Untitledsubclause1"/>
      </w:pPr>
      <w:bookmarkStart w:id="1323" w:name="a884258"/>
      <w:r>
        <w:t xml:space="preserve">The </w:t>
      </w:r>
      <w:del w:id="1324" w:author="David Sant" w:date="2025-11-27T21:39:00Z" w16du:dateUtc="2025-11-27T21:39:00Z">
        <w:r>
          <w:delText>Customer</w:delText>
        </w:r>
      </w:del>
      <w:ins w:id="1325" w:author="David Sant" w:date="2025-11-27T21:39:00Z" w16du:dateUtc="2025-11-27T21:39:00Z">
        <w:r w:rsidR="00577940">
          <w:t>Norton</w:t>
        </w:r>
      </w:ins>
      <w:r>
        <w:t xml:space="preserve"> grants the Supplier a non-exclusive, royalty-free, non-transferable (except in accordance with </w:t>
      </w:r>
      <w:r>
        <w:fldChar w:fldCharType="begin"/>
      </w:r>
      <w:r>
        <w:instrText>PAGEREF a437042\# "'clause '"  \h</w:instrText>
      </w:r>
      <w:r>
        <w:fldChar w:fldCharType="separate"/>
      </w:r>
      <w:r w:rsidR="009B649C">
        <w:rPr>
          <w:noProof/>
        </w:rPr>
        <w:t xml:space="preserve">clause </w:t>
      </w:r>
      <w:r>
        <w:fldChar w:fldCharType="end"/>
      </w:r>
      <w:r>
        <w:fldChar w:fldCharType="begin"/>
      </w:r>
      <w:r>
        <w:rPr>
          <w:highlight w:val="lightGray"/>
        </w:rPr>
        <w:instrText>REF a437042 \h \w</w:instrText>
      </w:r>
      <w:r>
        <w:fldChar w:fldCharType="separate"/>
      </w:r>
      <w:ins w:id="1326" w:author="David Sant" w:date="2025-11-27T21:52:00Z" w16du:dateUtc="2025-11-27T21:52:00Z">
        <w:r w:rsidR="009B649C">
          <w:rPr>
            <w:highlight w:val="lightGray"/>
          </w:rPr>
          <w:t>22.1</w:t>
        </w:r>
      </w:ins>
      <w:del w:id="1327" w:author="David Sant" w:date="2025-11-27T21:52:00Z" w16du:dateUtc="2025-11-27T21:52:00Z">
        <w:r w:rsidDel="009B649C">
          <w:delText>22.1</w:delText>
        </w:r>
      </w:del>
      <w:r>
        <w:fldChar w:fldCharType="end"/>
      </w:r>
      <w:r>
        <w:t xml:space="preserve">) licence to use, copy and modify, during the Term, the Deliverables assigned to the </w:t>
      </w:r>
      <w:del w:id="1328" w:author="David Sant" w:date="2025-11-27T21:39:00Z" w16du:dateUtc="2025-11-27T21:39:00Z">
        <w:r>
          <w:delText>Customer</w:delText>
        </w:r>
      </w:del>
      <w:ins w:id="1329" w:author="David Sant" w:date="2025-11-27T21:39:00Z" w16du:dateUtc="2025-11-27T21:39:00Z">
        <w:r w:rsidR="00577940">
          <w:t>Norton</w:t>
        </w:r>
      </w:ins>
      <w:r>
        <w:t xml:space="preserve"> under </w:t>
      </w:r>
      <w:r>
        <w:fldChar w:fldCharType="begin"/>
      </w:r>
      <w:r>
        <w:instrText>PAGEREF a261654\# "'clause '"  \h</w:instrText>
      </w:r>
      <w:r>
        <w:fldChar w:fldCharType="separate"/>
      </w:r>
      <w:r w:rsidR="009B649C">
        <w:rPr>
          <w:noProof/>
        </w:rPr>
        <w:t xml:space="preserve">clause </w:t>
      </w:r>
      <w:r>
        <w:fldChar w:fldCharType="end"/>
      </w:r>
      <w:r>
        <w:fldChar w:fldCharType="begin"/>
      </w:r>
      <w:r>
        <w:rPr>
          <w:highlight w:val="lightGray"/>
        </w:rPr>
        <w:instrText>REF a261654 \h \w</w:instrText>
      </w:r>
      <w:r>
        <w:fldChar w:fldCharType="separate"/>
      </w:r>
      <w:ins w:id="1330" w:author="David Sant" w:date="2025-11-27T21:52:00Z" w16du:dateUtc="2025-11-27T21:52:00Z">
        <w:r w:rsidR="009B649C">
          <w:rPr>
            <w:highlight w:val="lightGray"/>
          </w:rPr>
          <w:t>11.2</w:t>
        </w:r>
      </w:ins>
      <w:del w:id="1331" w:author="David Sant" w:date="2025-11-27T21:52:00Z" w16du:dateUtc="2025-11-27T21:52:00Z">
        <w:r w:rsidDel="009B649C">
          <w:delText>10.6</w:delText>
        </w:r>
      </w:del>
      <w:r>
        <w:fldChar w:fldCharType="end"/>
      </w:r>
      <w:r>
        <w:t xml:space="preserve"> (</w:t>
      </w:r>
      <w:r>
        <w:rPr>
          <w:rStyle w:val="DefTerm"/>
        </w:rPr>
        <w:t>Assigned Materials</w:t>
      </w:r>
      <w:r>
        <w:t xml:space="preserve">) for the sole purpose of providing the Services to the </w:t>
      </w:r>
      <w:del w:id="1332" w:author="David Sant" w:date="2025-11-27T21:39:00Z" w16du:dateUtc="2025-11-27T21:39:00Z">
        <w:r>
          <w:delText>Customer</w:delText>
        </w:r>
      </w:del>
      <w:ins w:id="1333" w:author="David Sant" w:date="2025-11-27T21:39:00Z" w16du:dateUtc="2025-11-27T21:39:00Z">
        <w:r w:rsidR="00577940">
          <w:t>Norton</w:t>
        </w:r>
      </w:ins>
      <w:r>
        <w:t xml:space="preserve"> in accordance with this agreement. The Supplier cannot sublicense the Assigned Materials without the </w:t>
      </w:r>
      <w:del w:id="1334" w:author="David Sant" w:date="2025-11-27T21:39:00Z" w16du:dateUtc="2025-11-27T21:39:00Z">
        <w:r>
          <w:delText>Customer's</w:delText>
        </w:r>
      </w:del>
      <w:ins w:id="1335" w:author="David Sant" w:date="2025-11-27T21:39:00Z" w16du:dateUtc="2025-11-27T21:39:00Z">
        <w:r w:rsidR="00577940">
          <w:t>Norton</w:t>
        </w:r>
        <w:r>
          <w:t>'s</w:t>
        </w:r>
      </w:ins>
      <w:r>
        <w:t xml:space="preserve"> prior written consent. </w:t>
      </w:r>
      <w:del w:id="1336" w:author="David Sant" w:date="2025-11-27T22:30:00Z" w16du:dateUtc="2025-11-27T22:30:00Z">
        <w:r w:rsidDel="005D343B">
          <w:delText xml:space="preserve">[The </w:delText>
        </w:r>
      </w:del>
      <w:del w:id="1337" w:author="David Sant" w:date="2025-11-27T21:39:00Z" w16du:dateUtc="2025-11-27T21:39:00Z">
        <w:r>
          <w:delText>Customer</w:delText>
        </w:r>
      </w:del>
      <w:del w:id="1338" w:author="David Sant" w:date="2025-11-27T22:30:00Z" w16du:dateUtc="2025-11-27T22:30:00Z">
        <w:r w:rsidDel="005D343B">
          <w:delText xml:space="preserve"> consents to the Supplier granting sublicences to the Assigned Materials to the Supplier's permitted subcontractors under </w:delText>
        </w:r>
        <w:r w:rsidDel="005D343B">
          <w:fldChar w:fldCharType="begin"/>
        </w:r>
        <w:r w:rsidDel="005D343B">
          <w:delInstrText>PAGEREF a788248\# "'clause '"  \h</w:delInstrText>
        </w:r>
        <w:r w:rsidDel="005D343B">
          <w:fldChar w:fldCharType="separate"/>
        </w:r>
        <w:r w:rsidR="009B649C" w:rsidDel="005D343B">
          <w:rPr>
            <w:noProof/>
          </w:rPr>
          <w:delText xml:space="preserve">clause </w:delText>
        </w:r>
        <w:r w:rsidDel="005D343B">
          <w:fldChar w:fldCharType="end"/>
        </w:r>
        <w:r w:rsidDel="005D343B">
          <w:fldChar w:fldCharType="begin"/>
        </w:r>
        <w:r w:rsidDel="005D343B">
          <w:rPr>
            <w:highlight w:val="lightGray"/>
          </w:rPr>
          <w:delInstrText>REF a788248 \h \w</w:delInstrText>
        </w:r>
        <w:r w:rsidDel="005D343B">
          <w:fldChar w:fldCharType="separate"/>
        </w:r>
      </w:del>
      <w:del w:id="1339" w:author="David Sant" w:date="2025-11-27T21:52:00Z" w16du:dateUtc="2025-11-27T21:52:00Z">
        <w:r w:rsidDel="009B649C">
          <w:delText>22</w:delText>
        </w:r>
      </w:del>
      <w:del w:id="1340" w:author="David Sant" w:date="2025-11-27T22:30:00Z" w16du:dateUtc="2025-11-27T22:30:00Z">
        <w:r w:rsidDel="005D343B">
          <w:fldChar w:fldCharType="end"/>
        </w:r>
        <w:r w:rsidDel="005D343B">
          <w:delText>].]</w:delText>
        </w:r>
      </w:del>
      <w:bookmarkEnd w:id="1323"/>
    </w:p>
    <w:p w14:paraId="7F12F854" w14:textId="6C252FD8" w:rsidR="00E76087" w:rsidRDefault="00000000" w:rsidP="00575092">
      <w:pPr>
        <w:pStyle w:val="Untitledsubclause1"/>
      </w:pPr>
      <w:bookmarkStart w:id="1341" w:name="a839110"/>
      <w:r>
        <w:t xml:space="preserve">The Supplier shall, to the maximum extent permitted by Applicable Law, obtain waivers of all moral rights in the Deliverables </w:t>
      </w:r>
      <w:del w:id="1342" w:author="David Sant" w:date="2025-11-27T21:53:00Z" w16du:dateUtc="2025-11-27T21:53:00Z">
        <w:r w:rsidDel="009B649C">
          <w:delText>[(excluding any Third Party Materials contained within them)]</w:delText>
        </w:r>
      </w:del>
      <w:r>
        <w:t xml:space="preserve"> to which any person is now, or may at any future time be, entitled to under the Copyright, Designs and Patents Act 1988 as amended from time to time or under any similar legislation from time to time in force anywhere in the world. </w:t>
      </w:r>
      <w:del w:id="1343" w:author="David Sant" w:date="2025-11-27T21:53:00Z" w16du:dateUtc="2025-11-27T21:53:00Z">
        <w:r w:rsidDel="009B649C">
          <w:delText>[</w:delText>
        </w:r>
      </w:del>
      <w:r>
        <w:t xml:space="preserve">The Supplier shall obtain the </w:t>
      </w:r>
      <w:del w:id="1344" w:author="David Sant" w:date="2025-11-27T21:39:00Z" w16du:dateUtc="2025-11-27T21:39:00Z">
        <w:r>
          <w:delText>Customer's</w:delText>
        </w:r>
      </w:del>
      <w:ins w:id="1345" w:author="David Sant" w:date="2025-11-27T21:39:00Z" w16du:dateUtc="2025-11-27T21:39:00Z">
        <w:r w:rsidR="00577940">
          <w:t>Norton</w:t>
        </w:r>
        <w:r>
          <w:t>'s</w:t>
        </w:r>
      </w:ins>
      <w:r>
        <w:t xml:space="preserve"> prior written approval before incorporating into the Deliverables any </w:t>
      </w:r>
      <w:proofErr w:type="gramStart"/>
      <w:r>
        <w:t>Third Party</w:t>
      </w:r>
      <w:proofErr w:type="gramEnd"/>
      <w:r>
        <w:t xml:space="preserve"> Materials in which moral rights cannot be waived.</w:t>
      </w:r>
      <w:del w:id="1346" w:author="David Sant" w:date="2025-11-27T21:53:00Z" w16du:dateUtc="2025-11-27T21:53:00Z">
        <w:r w:rsidDel="009B649C">
          <w:delText>]</w:delText>
        </w:r>
      </w:del>
      <w:bookmarkEnd w:id="1341"/>
    </w:p>
    <w:p w14:paraId="15CDB850" w14:textId="0A0F9014" w:rsidR="00E76087" w:rsidRDefault="00000000" w:rsidP="00575092">
      <w:pPr>
        <w:pStyle w:val="Untitledsubclause1"/>
      </w:pPr>
      <w:bookmarkStart w:id="1347" w:name="a273181"/>
      <w:r>
        <w:t xml:space="preserve">The Supplier shall, promptly at the </w:t>
      </w:r>
      <w:del w:id="1348" w:author="David Sant" w:date="2025-11-27T21:39:00Z" w16du:dateUtc="2025-11-27T21:39:00Z">
        <w:r>
          <w:delText>Customer's</w:delText>
        </w:r>
      </w:del>
      <w:ins w:id="1349" w:author="David Sant" w:date="2025-11-27T21:39:00Z" w16du:dateUtc="2025-11-27T21:39:00Z">
        <w:r w:rsidR="00577940">
          <w:t>Norton</w:t>
        </w:r>
        <w:r>
          <w:t>'s</w:t>
        </w:r>
      </w:ins>
      <w:r>
        <w:t xml:space="preserve"> request, do (or procure to be done) all further acts and things and execute (or procure the execution of) all other documents as the </w:t>
      </w:r>
      <w:del w:id="1350" w:author="David Sant" w:date="2025-11-27T21:39:00Z" w16du:dateUtc="2025-11-27T21:39:00Z">
        <w:r>
          <w:delText>Customer</w:delText>
        </w:r>
      </w:del>
      <w:ins w:id="1351" w:author="David Sant" w:date="2025-11-27T21:39:00Z" w16du:dateUtc="2025-11-27T21:39:00Z">
        <w:r w:rsidR="00577940">
          <w:t>Norton</w:t>
        </w:r>
      </w:ins>
      <w:r>
        <w:t xml:space="preserve"> may from time to time require for the purpose of securing for the </w:t>
      </w:r>
      <w:del w:id="1352" w:author="David Sant" w:date="2025-11-27T21:39:00Z" w16du:dateUtc="2025-11-27T21:39:00Z">
        <w:r>
          <w:delText>Customer</w:delText>
        </w:r>
      </w:del>
      <w:ins w:id="1353" w:author="David Sant" w:date="2025-11-27T21:39:00Z" w16du:dateUtc="2025-11-27T21:39:00Z">
        <w:r w:rsidR="00577940">
          <w:t>Norton</w:t>
        </w:r>
      </w:ins>
      <w:r>
        <w:t xml:space="preserve"> all right, title and interest in and to the Intellectual Property Rights [assigned or] licensed to the </w:t>
      </w:r>
      <w:del w:id="1354" w:author="David Sant" w:date="2025-11-27T21:39:00Z" w16du:dateUtc="2025-11-27T21:39:00Z">
        <w:r>
          <w:delText>Customer</w:delText>
        </w:r>
      </w:del>
      <w:ins w:id="1355" w:author="David Sant" w:date="2025-11-27T21:39:00Z" w16du:dateUtc="2025-11-27T21:39:00Z">
        <w:r w:rsidR="00577940">
          <w:t>Norton</w:t>
        </w:r>
      </w:ins>
      <w:r>
        <w:t xml:space="preserve"> under this agreement.</w:t>
      </w:r>
      <w:bookmarkEnd w:id="1347"/>
    </w:p>
    <w:p w14:paraId="10248A0A" w14:textId="77777777" w:rsidR="00E76087" w:rsidRPr="00CC5259" w:rsidRDefault="00000000" w:rsidP="00575092">
      <w:pPr>
        <w:pStyle w:val="TitleClause"/>
      </w:pPr>
      <w:r>
        <w:fldChar w:fldCharType="begin"/>
      </w:r>
      <w:r>
        <w:instrText>TC "11. Contract managers and governance" \l 1</w:instrText>
      </w:r>
      <w:r>
        <w:fldChar w:fldCharType="end"/>
      </w:r>
      <w:bookmarkStart w:id="1356" w:name="_Toc256000010"/>
      <w:bookmarkStart w:id="1357" w:name="a399334"/>
      <w:r>
        <w:t>Contract managers and governance</w:t>
      </w:r>
      <w:bookmarkEnd w:id="1356"/>
      <w:bookmarkEnd w:id="1357"/>
    </w:p>
    <w:p w14:paraId="64D06537" w14:textId="77777777" w:rsidR="00E76087" w:rsidRDefault="00000000" w:rsidP="00575092">
      <w:pPr>
        <w:pStyle w:val="Untitledsubclause1"/>
      </w:pPr>
      <w:bookmarkStart w:id="1358" w:name="a225453"/>
      <w:r>
        <w:t>Each party shall appoint its Contract Manager(s) to:</w:t>
      </w:r>
      <w:bookmarkEnd w:id="1358"/>
    </w:p>
    <w:p w14:paraId="29C7E90A" w14:textId="13CF8BB0" w:rsidR="00E76087" w:rsidRDefault="00000000" w:rsidP="00575092">
      <w:pPr>
        <w:pStyle w:val="Untitledsubclause2"/>
      </w:pPr>
      <w:bookmarkStart w:id="1359" w:name="a397827"/>
      <w:r>
        <w:t xml:space="preserve">oversee the delivery and receipt of the Services on a day-to-day basis; </w:t>
      </w:r>
      <w:del w:id="1360" w:author="David Sant" w:date="2025-11-27T22:30:00Z" w16du:dateUtc="2025-11-27T22:30:00Z">
        <w:r w:rsidDel="005D343B">
          <w:delText>[</w:delText>
        </w:r>
      </w:del>
      <w:r>
        <w:t>and</w:t>
      </w:r>
      <w:del w:id="1361" w:author="David Sant" w:date="2025-11-27T22:30:00Z" w16du:dateUtc="2025-11-27T22:30:00Z">
        <w:r w:rsidDel="005D343B">
          <w:delText>]</w:delText>
        </w:r>
      </w:del>
      <w:bookmarkEnd w:id="1359"/>
    </w:p>
    <w:p w14:paraId="7543FA59" w14:textId="2877C457" w:rsidR="00E76087" w:rsidDel="005D343B" w:rsidRDefault="00000000" w:rsidP="005D343B">
      <w:pPr>
        <w:pStyle w:val="Untitledsubclause2"/>
        <w:rPr>
          <w:del w:id="1362" w:author="David Sant" w:date="2025-11-27T22:30:00Z" w16du:dateUtc="2025-11-27T22:30:00Z"/>
        </w:rPr>
      </w:pPr>
      <w:bookmarkStart w:id="1363" w:name="a136493"/>
      <w:r>
        <w:t>be the principal point(s) of contact for the other party in connection with managing the relationship between the parties</w:t>
      </w:r>
      <w:del w:id="1364" w:author="David Sant" w:date="2025-11-27T22:30:00Z" w16du:dateUtc="2025-11-27T22:30:00Z">
        <w:r w:rsidDel="005D343B">
          <w:delText xml:space="preserve">[; and </w:delText>
        </w:r>
        <w:r w:rsidDel="005D343B">
          <w:rPr>
            <w:b/>
            <w:bCs/>
          </w:rPr>
          <w:delText>OR</w:delText>
        </w:r>
        <w:r w:rsidDel="005D343B">
          <w:delText xml:space="preserve"> .]</w:delText>
        </w:r>
        <w:bookmarkEnd w:id="1363"/>
      </w:del>
    </w:p>
    <w:p w14:paraId="4BE820BE" w14:textId="15B4064A" w:rsidR="00E76087" w:rsidRDefault="00000000" w:rsidP="005D343B">
      <w:pPr>
        <w:pStyle w:val="Untitledsubclause2"/>
      </w:pPr>
      <w:bookmarkStart w:id="1365" w:name="a412076"/>
      <w:del w:id="1366" w:author="David Sant" w:date="2025-11-27T22:30:00Z" w16du:dateUtc="2025-11-27T22:30:00Z">
        <w:r w:rsidDel="005D343B">
          <w:delText>[[OTHER RESPONSIBILITIES]</w:delText>
        </w:r>
      </w:del>
      <w:r>
        <w:t>.</w:t>
      </w:r>
      <w:r>
        <w:fldChar w:fldCharType="begin"/>
      </w:r>
      <w:r>
        <w:fldChar w:fldCharType="end"/>
      </w:r>
      <w:del w:id="1367" w:author="David Sant" w:date="2025-11-27T22:30:00Z" w16du:dateUtc="2025-11-27T22:30:00Z">
        <w:r w:rsidDel="005D343B">
          <w:delText>]</w:delText>
        </w:r>
      </w:del>
      <w:bookmarkEnd w:id="1365"/>
    </w:p>
    <w:p w14:paraId="233CEEF8" w14:textId="77777777" w:rsidR="00E76087" w:rsidRDefault="00000000" w:rsidP="00575092">
      <w:pPr>
        <w:pStyle w:val="Untitledsubclause1"/>
      </w:pPr>
      <w:bookmarkStart w:id="1368" w:name="a940781"/>
      <w:r>
        <w:t>Each party's Contract Manager(s) shall have the authority to make decisions and act on its behalf in connection with the operation of this agreement (including by signing Change Control Notes).</w:t>
      </w:r>
      <w:bookmarkEnd w:id="1368"/>
    </w:p>
    <w:p w14:paraId="73A860AE" w14:textId="36558443" w:rsidR="00E76087" w:rsidRDefault="00000000" w:rsidP="00575092">
      <w:pPr>
        <w:pStyle w:val="Untitledsubclause1"/>
      </w:pPr>
      <w:bookmarkStart w:id="1369" w:name="a929662"/>
      <w:r>
        <w:t xml:space="preserve">Each party shall designate its Contract Manager(s) in writing to the other party. </w:t>
      </w:r>
      <w:del w:id="1370" w:author="David Sant" w:date="2025-11-27T22:30:00Z" w16du:dateUtc="2025-11-27T22:30:00Z">
        <w:r w:rsidDel="005D343B">
          <w:delText xml:space="preserve">[Each party may replace its Contract Manager(s) at any time by giving [reasonable prior] written notice to the other party of the replacement(s) </w:delText>
        </w:r>
        <w:r w:rsidDel="005D343B">
          <w:rPr>
            <w:b/>
            <w:bCs/>
          </w:rPr>
          <w:delText>OR</w:delText>
        </w:r>
        <w:r w:rsidDel="005D343B">
          <w:delText xml:space="preserve"> The </w:delText>
        </w:r>
      </w:del>
      <w:del w:id="1371" w:author="David Sant" w:date="2025-11-27T21:39:00Z" w16du:dateUtc="2025-11-27T21:39:00Z">
        <w:r>
          <w:delText>Customer</w:delText>
        </w:r>
      </w:del>
      <w:del w:id="1372" w:author="David Sant" w:date="2025-11-27T22:30:00Z" w16du:dateUtc="2025-11-27T22:30:00Z">
        <w:r w:rsidDel="005D343B">
          <w:delText xml:space="preserve"> may replace its </w:delText>
        </w:r>
      </w:del>
      <w:del w:id="1373" w:author="David Sant" w:date="2025-11-27T21:39:00Z" w16du:dateUtc="2025-11-27T21:39:00Z">
        <w:r>
          <w:delText>Customer</w:delText>
        </w:r>
      </w:del>
      <w:del w:id="1374" w:author="David Sant" w:date="2025-11-27T22:30:00Z" w16du:dateUtc="2025-11-27T22:30:00Z">
        <w:r w:rsidDel="005D343B">
          <w:delText xml:space="preserve"> Contract Manager(s) at any time by giving [reasonable prior] written notice to the Supplier of the replacement(s). The Supplier shall not change the identity of the Supplier Contract Manager(s) without the </w:delText>
        </w:r>
      </w:del>
      <w:del w:id="1375" w:author="David Sant" w:date="2025-11-27T21:39:00Z" w16du:dateUtc="2025-11-27T21:39:00Z">
        <w:r>
          <w:delText>Customer's</w:delText>
        </w:r>
      </w:del>
      <w:del w:id="1376" w:author="David Sant" w:date="2025-11-27T22:30:00Z" w16du:dateUtc="2025-11-27T22:30:00Z">
        <w:r w:rsidDel="005D343B">
          <w:delText xml:space="preserve"> prior written consent (not to be unreasonably withheld or delayed)]. [The Supplier shall use [all] reasonable endeavours to ensure continuity in its Supplier Contract Manager(s).]</w:delText>
        </w:r>
      </w:del>
      <w:bookmarkEnd w:id="1369"/>
    </w:p>
    <w:p w14:paraId="1D91E315" w14:textId="16380F02" w:rsidR="00E76087" w:rsidDel="005D343B" w:rsidRDefault="00000000" w:rsidP="00575092">
      <w:pPr>
        <w:pStyle w:val="Untitledsubclause1"/>
        <w:rPr>
          <w:del w:id="1377" w:author="David Sant" w:date="2025-11-27T22:30:00Z" w16du:dateUtc="2025-11-27T22:30:00Z"/>
        </w:rPr>
      </w:pPr>
      <w:bookmarkStart w:id="1378" w:name="a755908"/>
      <w:del w:id="1379" w:author="David Sant" w:date="2025-11-27T22:30:00Z" w16du:dateUtc="2025-11-27T22:30:00Z">
        <w:r w:rsidDel="005D343B">
          <w:lastRenderedPageBreak/>
          <w:delText xml:space="preserve">[Unless otherwise stated in this agreement, the </w:delText>
        </w:r>
      </w:del>
      <w:del w:id="1380" w:author="David Sant" w:date="2025-11-27T21:39:00Z" w16du:dateUtc="2025-11-27T21:39:00Z">
        <w:r>
          <w:delText>Customer</w:delText>
        </w:r>
      </w:del>
      <w:del w:id="1381" w:author="David Sant" w:date="2025-11-27T22:30:00Z" w16du:dateUtc="2025-11-27T22:30:00Z">
        <w:r w:rsidDel="005D343B">
          <w:delText xml:space="preserve"> Contract Manager(s) shall be the only person(s) authorised to make decisions and enter into binding commitments on behalf of the </w:delText>
        </w:r>
      </w:del>
      <w:del w:id="1382" w:author="David Sant" w:date="2025-11-27T21:39:00Z" w16du:dateUtc="2025-11-27T21:39:00Z">
        <w:r>
          <w:delText>Customer</w:delText>
        </w:r>
      </w:del>
      <w:del w:id="1383" w:author="David Sant" w:date="2025-11-27T22:30:00Z" w16du:dateUtc="2025-11-27T22:30:00Z">
        <w:r w:rsidDel="005D343B">
          <w:delText xml:space="preserve"> in connection with this agreement.</w:delText>
        </w:r>
        <w:r w:rsidDel="005D343B">
          <w:fldChar w:fldCharType="begin"/>
        </w:r>
        <w:r w:rsidDel="005D343B">
          <w:fldChar w:fldCharType="end"/>
        </w:r>
        <w:r w:rsidDel="005D343B">
          <w:delText>]</w:delText>
        </w:r>
        <w:bookmarkEnd w:id="1378"/>
      </w:del>
    </w:p>
    <w:p w14:paraId="00C15774" w14:textId="7278C736" w:rsidR="00E76087" w:rsidDel="005D343B" w:rsidRDefault="00000000" w:rsidP="00575092">
      <w:pPr>
        <w:pStyle w:val="Untitledsubclause1"/>
        <w:rPr>
          <w:del w:id="1384" w:author="David Sant" w:date="2025-11-27T22:30:00Z" w16du:dateUtc="2025-11-27T22:30:00Z"/>
        </w:rPr>
      </w:pPr>
      <w:bookmarkStart w:id="1385" w:name="a372272"/>
      <w:del w:id="1386" w:author="David Sant" w:date="2025-11-27T22:30:00Z" w16du:dateUtc="2025-11-27T22:30:00Z">
        <w:r w:rsidDel="005D343B">
          <w:delText xml:space="preserve">[If any person that is not identified as a </w:delText>
        </w:r>
      </w:del>
      <w:del w:id="1387" w:author="David Sant" w:date="2025-11-27T21:39:00Z" w16du:dateUtc="2025-11-27T21:39:00Z">
        <w:r>
          <w:delText>Customer</w:delText>
        </w:r>
      </w:del>
      <w:del w:id="1388" w:author="David Sant" w:date="2025-11-27T22:30:00Z" w16du:dateUtc="2025-11-27T22:30:00Z">
        <w:r w:rsidDel="005D343B">
          <w:delText xml:space="preserve"> Contract Manager gives any instruction or endeavours to make any commitment that purports to bind the </w:delText>
        </w:r>
      </w:del>
      <w:del w:id="1389" w:author="David Sant" w:date="2025-11-27T21:39:00Z" w16du:dateUtc="2025-11-27T21:39:00Z">
        <w:r>
          <w:delText>Customer</w:delText>
        </w:r>
      </w:del>
      <w:del w:id="1390" w:author="David Sant" w:date="2025-11-27T22:30:00Z" w16du:dateUtc="2025-11-27T22:30:00Z">
        <w:r w:rsidDel="005D343B">
          <w:delText xml:space="preserve"> in connection with this agreement, the Supplier shall not carry out that instruction or take any steps to meet that commitment unless authorisation is obtained from a </w:delText>
        </w:r>
      </w:del>
      <w:del w:id="1391" w:author="David Sant" w:date="2025-11-27T21:39:00Z" w16du:dateUtc="2025-11-27T21:39:00Z">
        <w:r>
          <w:delText>Customer</w:delText>
        </w:r>
      </w:del>
      <w:del w:id="1392" w:author="David Sant" w:date="2025-11-27T22:30:00Z" w16du:dateUtc="2025-11-27T22:30:00Z">
        <w:r w:rsidDel="005D343B">
          <w:delText xml:space="preserve"> Contract Manager. Any costs, expenses or liabilities arising from the Supplier's failure to comply with this </w:delText>
        </w:r>
        <w:r w:rsidDel="005D343B">
          <w:fldChar w:fldCharType="begin"/>
        </w:r>
        <w:r w:rsidDel="005D343B">
          <w:delInstrText>PAGEREF a372272\# "'clause '"  \h</w:delInstrText>
        </w:r>
        <w:r w:rsidDel="005D343B">
          <w:fldChar w:fldCharType="separate"/>
        </w:r>
        <w:r w:rsidR="009B649C" w:rsidDel="005D343B">
          <w:rPr>
            <w:noProof/>
          </w:rPr>
          <w:delText xml:space="preserve">clause </w:delText>
        </w:r>
        <w:r w:rsidDel="005D343B">
          <w:fldChar w:fldCharType="end"/>
        </w:r>
        <w:r w:rsidDel="005D343B">
          <w:fldChar w:fldCharType="begin"/>
        </w:r>
        <w:r w:rsidDel="005D343B">
          <w:rPr>
            <w:highlight w:val="lightGray"/>
          </w:rPr>
          <w:delInstrText>REF a372272 \h \w</w:delInstrText>
        </w:r>
        <w:r w:rsidDel="005D343B">
          <w:fldChar w:fldCharType="separate"/>
        </w:r>
      </w:del>
      <w:del w:id="1393" w:author="David Sant" w:date="2025-11-27T21:52:00Z" w16du:dateUtc="2025-11-27T21:52:00Z">
        <w:r w:rsidDel="009B649C">
          <w:delText>11.5</w:delText>
        </w:r>
      </w:del>
      <w:del w:id="1394" w:author="David Sant" w:date="2025-11-27T22:30:00Z" w16du:dateUtc="2025-11-27T22:30:00Z">
        <w:r w:rsidDel="005D343B">
          <w:fldChar w:fldCharType="end"/>
        </w:r>
        <w:r w:rsidDel="005D343B">
          <w:delText xml:space="preserve"> shall be borne by the Supplier.</w:delText>
        </w:r>
        <w:r w:rsidDel="005D343B">
          <w:fldChar w:fldCharType="begin"/>
        </w:r>
        <w:r w:rsidDel="005D343B">
          <w:fldChar w:fldCharType="end"/>
        </w:r>
        <w:r w:rsidDel="005D343B">
          <w:delText>]</w:delText>
        </w:r>
        <w:bookmarkEnd w:id="1385"/>
      </w:del>
    </w:p>
    <w:p w14:paraId="1444A0CF" w14:textId="46F8D78C" w:rsidR="00E76087" w:rsidRDefault="00000000" w:rsidP="00575092">
      <w:pPr>
        <w:pStyle w:val="Untitledsubclause1"/>
      </w:pPr>
      <w:bookmarkStart w:id="1395" w:name="a812309"/>
      <w:r>
        <w:t xml:space="preserve">The parties will hold review meetings at least once every </w:t>
      </w:r>
      <w:del w:id="1396" w:author="David Sant" w:date="2025-11-27T22:30:00Z" w16du:dateUtc="2025-11-27T22:30:00Z">
        <w:r w:rsidDel="005D343B">
          <w:delText>[</w:delText>
        </w:r>
      </w:del>
      <w:r>
        <w:t>quarter</w:t>
      </w:r>
      <w:del w:id="1397" w:author="David Sant" w:date="2025-11-27T22:31:00Z" w16du:dateUtc="2025-11-27T22:31:00Z">
        <w:r w:rsidDel="005D343B">
          <w:delText>]</w:delText>
        </w:r>
      </w:del>
      <w:r>
        <w:t xml:space="preserve"> (or on any other frequency as may be agreed in writing) to discuss the operation of this agreement and the performance of the Services at which they will be represented by their Contract Managers.</w:t>
      </w:r>
      <w:bookmarkEnd w:id="1395"/>
    </w:p>
    <w:p w14:paraId="27D9EA5C" w14:textId="77777777" w:rsidR="00E76087" w:rsidRDefault="00000000" w:rsidP="00575092">
      <w:pPr>
        <w:pStyle w:val="Untitledsubclause1"/>
      </w:pPr>
      <w:bookmarkStart w:id="1398" w:name="a512181"/>
      <w:r>
        <w:t>The parties agree to be transparent with each other in connection with this agreement and accordingly will raise any issue without delay.</w:t>
      </w:r>
      <w:bookmarkEnd w:id="1398"/>
    </w:p>
    <w:p w14:paraId="6E00A37F" w14:textId="58900421" w:rsidR="00E76087" w:rsidRDefault="00000000" w:rsidP="00575092">
      <w:pPr>
        <w:pStyle w:val="Untitledsubclause1"/>
      </w:pPr>
      <w:bookmarkStart w:id="1399" w:name="a388219"/>
      <w:r>
        <w:t xml:space="preserve">If a service or performance issue arises, the Supplier shall promptly work to remedy the issue even where it considers that the issue may have been caused in whole or in part by the </w:t>
      </w:r>
      <w:del w:id="1400" w:author="David Sant" w:date="2025-11-27T21:39:00Z" w16du:dateUtc="2025-11-27T21:39:00Z">
        <w:r>
          <w:delText>Customer</w:delText>
        </w:r>
      </w:del>
      <w:ins w:id="1401" w:author="David Sant" w:date="2025-11-27T21:39:00Z" w16du:dateUtc="2025-11-27T21:39:00Z">
        <w:r w:rsidR="00577940">
          <w:t>Norton</w:t>
        </w:r>
      </w:ins>
      <w:r>
        <w:t xml:space="preserve"> or a third party and shall not seek to obtain any admission from the </w:t>
      </w:r>
      <w:del w:id="1402" w:author="David Sant" w:date="2025-11-27T21:39:00Z" w16du:dateUtc="2025-11-27T21:39:00Z">
        <w:r>
          <w:delText>Customer</w:delText>
        </w:r>
      </w:del>
      <w:ins w:id="1403" w:author="David Sant" w:date="2025-11-27T21:39:00Z" w16du:dateUtc="2025-11-27T21:39:00Z">
        <w:r w:rsidR="00577940">
          <w:t>Norton</w:t>
        </w:r>
      </w:ins>
      <w:r>
        <w:t xml:space="preserve"> as a pre-condition to rectifying the relevant issue.</w:t>
      </w:r>
      <w:bookmarkEnd w:id="1399"/>
    </w:p>
    <w:p w14:paraId="298D400D" w14:textId="77777777" w:rsidR="00E76087" w:rsidRPr="008211DF" w:rsidRDefault="00000000" w:rsidP="00575092">
      <w:pPr>
        <w:pStyle w:val="TitleClause"/>
      </w:pPr>
      <w:r>
        <w:fldChar w:fldCharType="begin"/>
      </w:r>
      <w:r>
        <w:instrText>TC "12. Compliance with laws and policies" \l 1</w:instrText>
      </w:r>
      <w:r>
        <w:fldChar w:fldCharType="end"/>
      </w:r>
      <w:bookmarkStart w:id="1404" w:name="_Toc256000011"/>
      <w:bookmarkStart w:id="1405" w:name="a970716"/>
      <w:r>
        <w:t>Compliance with laws and policies</w:t>
      </w:r>
      <w:bookmarkEnd w:id="1404"/>
      <w:bookmarkEnd w:id="1405"/>
    </w:p>
    <w:p w14:paraId="2ADF0D2A" w14:textId="77777777" w:rsidR="00E76087" w:rsidRDefault="00000000" w:rsidP="00575092">
      <w:pPr>
        <w:pStyle w:val="Untitledsubclause1"/>
      </w:pPr>
      <w:bookmarkStart w:id="1406" w:name="a114289"/>
      <w:r>
        <w:t>In performing its obligations under this agreement, the Supplier shall comply with:</w:t>
      </w:r>
      <w:bookmarkEnd w:id="1406"/>
    </w:p>
    <w:p w14:paraId="4A08C0F3" w14:textId="77777777" w:rsidR="00E76087" w:rsidRDefault="00000000" w:rsidP="00575092">
      <w:pPr>
        <w:pStyle w:val="Untitledsubclause2"/>
      </w:pPr>
      <w:bookmarkStart w:id="1407" w:name="a127286"/>
      <w:r>
        <w:t>all Applicable Laws; and</w:t>
      </w:r>
      <w:bookmarkEnd w:id="1407"/>
    </w:p>
    <w:p w14:paraId="4CDF0910" w14:textId="77777777" w:rsidR="00E76087" w:rsidRDefault="00000000" w:rsidP="00575092">
      <w:pPr>
        <w:pStyle w:val="Untitledsubclause2"/>
      </w:pPr>
      <w:bookmarkStart w:id="1408" w:name="a571012"/>
      <w:r>
        <w:t>the Mandatory Policies.</w:t>
      </w:r>
      <w:bookmarkEnd w:id="1408"/>
    </w:p>
    <w:p w14:paraId="236B7C09" w14:textId="0D004477" w:rsidR="00E76087" w:rsidRDefault="00000000" w:rsidP="00575092">
      <w:pPr>
        <w:pStyle w:val="Untitledsubclause1"/>
      </w:pPr>
      <w:bookmarkStart w:id="1409" w:name="a477985"/>
      <w:r>
        <w:t xml:space="preserve">The </w:t>
      </w:r>
      <w:del w:id="1410" w:author="David Sant" w:date="2025-11-27T21:39:00Z" w16du:dateUtc="2025-11-27T21:39:00Z">
        <w:r>
          <w:delText>Customer</w:delText>
        </w:r>
      </w:del>
      <w:ins w:id="1411" w:author="David Sant" w:date="2025-11-27T21:39:00Z" w16du:dateUtc="2025-11-27T21:39:00Z">
        <w:r w:rsidR="00577940">
          <w:t>Norton</w:t>
        </w:r>
      </w:ins>
      <w:r>
        <w:t xml:space="preserve"> shall give the Supplier not less than </w:t>
      </w:r>
      <w:ins w:id="1412" w:author="David Sant" w:date="2025-11-27T22:31:00Z" w16du:dateUtc="2025-11-27T22:31:00Z">
        <w:r w:rsidR="00BC3B0E">
          <w:t>30</w:t>
        </w:r>
      </w:ins>
      <w:r>
        <w:t>[</w:t>
      </w:r>
      <w:del w:id="1413" w:author="David Sant" w:date="2025-11-27T22:31:00Z" w16du:dateUtc="2025-11-27T22:31:00Z">
        <w:r w:rsidDel="00BC3B0E">
          <w:delText>NUMBER]</w:delText>
        </w:r>
      </w:del>
      <w:r>
        <w:t xml:space="preserve"> days' notice of any change to the Mandatory Policies, including the introduction of any new Mandatory Policy, before the change takes effect. The Supplier shall comply with the change from the date it takes effect </w:t>
      </w:r>
      <w:del w:id="1414" w:author="David Sant" w:date="2025-11-27T22:31:00Z" w16du:dateUtc="2025-11-27T22:31:00Z">
        <w:r w:rsidDel="00BC3B0E">
          <w:delText>[</w:delText>
        </w:r>
      </w:del>
      <w:r>
        <w:t xml:space="preserve">provided that if any change to the Mandatory Policies would materially increase the Supplier's obligations or costs under this agreement, the Supplier may, within </w:t>
      </w:r>
      <w:del w:id="1415" w:author="David Sant" w:date="2025-11-27T22:31:00Z" w16du:dateUtc="2025-11-27T22:31:00Z">
        <w:r w:rsidDel="00BC3B0E">
          <w:delText>[NUMBER]</w:delText>
        </w:r>
      </w:del>
      <w:ins w:id="1416" w:author="David Sant" w:date="2025-11-27T22:31:00Z" w16du:dateUtc="2025-11-27T22:31:00Z">
        <w:r w:rsidR="00BC3B0E">
          <w:t>14</w:t>
        </w:r>
      </w:ins>
      <w:r>
        <w:t xml:space="preserve"> days of the </w:t>
      </w:r>
      <w:del w:id="1417" w:author="David Sant" w:date="2025-11-27T21:39:00Z" w16du:dateUtc="2025-11-27T21:39:00Z">
        <w:r>
          <w:delText>Customer's</w:delText>
        </w:r>
      </w:del>
      <w:ins w:id="1418" w:author="David Sant" w:date="2025-11-27T21:39:00Z" w16du:dateUtc="2025-11-27T21:39:00Z">
        <w:r w:rsidR="00577940">
          <w:t>Norton</w:t>
        </w:r>
        <w:r>
          <w:t>'s</w:t>
        </w:r>
      </w:ins>
      <w:r>
        <w:t xml:space="preserve"> notice, </w:t>
      </w:r>
      <w:del w:id="1419" w:author="David Sant" w:date="2025-11-27T22:31:00Z" w16du:dateUtc="2025-11-27T22:31:00Z">
        <w:r w:rsidDel="00BC3B0E">
          <w:delText>[</w:delText>
        </w:r>
      </w:del>
      <w:r>
        <w:t xml:space="preserve">request a proportionate increase to the Charges in accordance with the procedure in </w:t>
      </w:r>
      <w:r>
        <w:fldChar w:fldCharType="begin"/>
      </w:r>
      <w:r>
        <w:instrText>PAGEREF a906795\# "'clause '"  \h</w:instrText>
      </w:r>
      <w:r>
        <w:fldChar w:fldCharType="separate"/>
      </w:r>
      <w:r w:rsidR="009B649C">
        <w:rPr>
          <w:noProof/>
        </w:rPr>
        <w:t xml:space="preserve">clause </w:t>
      </w:r>
      <w:r>
        <w:fldChar w:fldCharType="end"/>
      </w:r>
      <w:r>
        <w:fldChar w:fldCharType="begin"/>
      </w:r>
      <w:r>
        <w:rPr>
          <w:highlight w:val="lightGray"/>
        </w:rPr>
        <w:instrText>REF a906795 \h \w</w:instrText>
      </w:r>
      <w:r>
        <w:fldChar w:fldCharType="separate"/>
      </w:r>
      <w:ins w:id="1420" w:author="David Sant" w:date="2025-11-27T21:52:00Z" w16du:dateUtc="2025-11-27T21:52:00Z">
        <w:r w:rsidR="009B649C">
          <w:rPr>
            <w:highlight w:val="lightGray"/>
          </w:rPr>
          <w:t>8</w:t>
        </w:r>
      </w:ins>
      <w:del w:id="1421" w:author="David Sant" w:date="2025-11-27T21:52:00Z" w16du:dateUtc="2025-11-27T21:52:00Z">
        <w:r w:rsidDel="009B649C">
          <w:delText>7</w:delText>
        </w:r>
      </w:del>
      <w:r>
        <w:fldChar w:fldCharType="end"/>
      </w:r>
      <w:del w:id="1422" w:author="David Sant" w:date="2025-11-27T22:31:00Z" w16du:dateUtc="2025-11-27T22:31:00Z">
        <w:r w:rsidDel="00BC3B0E">
          <w:delText xml:space="preserve"> </w:delText>
        </w:r>
        <w:r w:rsidDel="00BC3B0E">
          <w:rPr>
            <w:b/>
            <w:bCs/>
          </w:rPr>
          <w:delText>OR</w:delText>
        </w:r>
        <w:r w:rsidDel="00BC3B0E">
          <w:delText xml:space="preserve"> notify the </w:delText>
        </w:r>
      </w:del>
      <w:del w:id="1423" w:author="David Sant" w:date="2025-11-27T21:39:00Z" w16du:dateUtc="2025-11-27T21:39:00Z">
        <w:r>
          <w:delText>Customer</w:delText>
        </w:r>
      </w:del>
      <w:del w:id="1424" w:author="David Sant" w:date="2025-11-27T22:31:00Z" w16du:dateUtc="2025-11-27T22:31:00Z">
        <w:r w:rsidDel="00BC3B0E">
          <w:delText xml:space="preserve"> that it objects to the change in which case the change shall not take effect with regard to the Supplier]</w:delText>
        </w:r>
      </w:del>
      <w:r>
        <w:t xml:space="preserve">. </w:t>
      </w:r>
      <w:del w:id="1425" w:author="David Sant" w:date="2025-11-27T22:31:00Z" w16du:dateUtc="2025-11-27T22:31:00Z">
        <w:r w:rsidDel="00BC3B0E">
          <w:delText xml:space="preserve">[The </w:delText>
        </w:r>
      </w:del>
      <w:del w:id="1426" w:author="David Sant" w:date="2025-11-27T21:39:00Z" w16du:dateUtc="2025-11-27T21:39:00Z">
        <w:r>
          <w:delText>Customer</w:delText>
        </w:r>
      </w:del>
      <w:ins w:id="1427" w:author="David Sant" w:date="2025-11-27T21:39:00Z" w16du:dateUtc="2025-11-27T21:39:00Z">
        <w:r w:rsidR="00577940">
          <w:t>Norton</w:t>
        </w:r>
      </w:ins>
      <w:r>
        <w:t xml:space="preserve"> shall not unreasonably withhold or delay its consent to the Supplier's request to increase the Charges</w:t>
      </w:r>
      <w:del w:id="1428" w:author="David Sant" w:date="2025-11-27T22:31:00Z" w16du:dateUtc="2025-11-27T22:31:00Z">
        <w:r w:rsidDel="00BC3B0E">
          <w:delText xml:space="preserve"> </w:delText>
        </w:r>
        <w:r w:rsidDel="00BC3B0E">
          <w:rPr>
            <w:b/>
            <w:bCs/>
          </w:rPr>
          <w:delText>OR</w:delText>
        </w:r>
        <w:r w:rsidDel="00BC3B0E">
          <w:delText xml:space="preserve"> The </w:delText>
        </w:r>
      </w:del>
      <w:del w:id="1429" w:author="David Sant" w:date="2025-11-27T21:39:00Z" w16du:dateUtc="2025-11-27T21:39:00Z">
        <w:r>
          <w:delText>Customer</w:delText>
        </w:r>
      </w:del>
      <w:del w:id="1430" w:author="David Sant" w:date="2025-11-27T22:31:00Z" w16du:dateUtc="2025-11-27T22:31:00Z">
        <w:r w:rsidDel="00BC3B0E">
          <w:delText xml:space="preserve"> may, within [NUMBER] days of receipt of the Supplier's notice objecting to a change, terminate this agreement [with immediate effect by notifying the Supplier </w:delText>
        </w:r>
        <w:r w:rsidDel="00BC3B0E">
          <w:rPr>
            <w:b/>
            <w:bCs/>
          </w:rPr>
          <w:delText>OR</w:delText>
        </w:r>
        <w:r w:rsidDel="00BC3B0E">
          <w:delText xml:space="preserve"> by giving the Supplier not less than [NUMBER] days' notice]]</w:delText>
        </w:r>
      </w:del>
      <w:r>
        <w:t xml:space="preserve">. </w:t>
      </w:r>
      <w:del w:id="1431" w:author="David Sant" w:date="2025-11-27T22:31:00Z" w16du:dateUtc="2025-11-27T22:31:00Z">
        <w:r w:rsidDel="00BC3B0E">
          <w:delText>[</w:delText>
        </w:r>
      </w:del>
      <w:r>
        <w:t xml:space="preserve">The Supplier cannot exercise its rights under this </w:t>
      </w:r>
      <w:r>
        <w:fldChar w:fldCharType="begin"/>
      </w:r>
      <w:r>
        <w:instrText>PAGEREF a477985\# "'clause '"  \h</w:instrText>
      </w:r>
      <w:r>
        <w:fldChar w:fldCharType="separate"/>
      </w:r>
      <w:r w:rsidR="009B649C">
        <w:rPr>
          <w:noProof/>
        </w:rPr>
        <w:t xml:space="preserve">clause </w:t>
      </w:r>
      <w:r>
        <w:fldChar w:fldCharType="end"/>
      </w:r>
      <w:r>
        <w:fldChar w:fldCharType="begin"/>
      </w:r>
      <w:r>
        <w:rPr>
          <w:highlight w:val="lightGray"/>
        </w:rPr>
        <w:instrText>REF a477985 \h \w</w:instrText>
      </w:r>
      <w:r>
        <w:fldChar w:fldCharType="separate"/>
      </w:r>
      <w:ins w:id="1432" w:author="David Sant" w:date="2025-11-27T21:52:00Z" w16du:dateUtc="2025-11-27T21:52:00Z">
        <w:r w:rsidR="009B649C">
          <w:rPr>
            <w:highlight w:val="lightGray"/>
          </w:rPr>
          <w:t>13.2</w:t>
        </w:r>
      </w:ins>
      <w:del w:id="1433" w:author="David Sant" w:date="2025-11-27T21:52:00Z" w16du:dateUtc="2025-11-27T21:52:00Z">
        <w:r w:rsidDel="009B649C">
          <w:delText>12.2</w:delText>
        </w:r>
      </w:del>
      <w:r>
        <w:fldChar w:fldCharType="end"/>
      </w:r>
      <w:r>
        <w:t xml:space="preserve"> where the change to the Mandatory Policies reflects a change in Applicable Law that:</w:t>
      </w:r>
      <w:bookmarkEnd w:id="1409"/>
    </w:p>
    <w:p w14:paraId="6D823B36" w14:textId="77777777" w:rsidR="00E76087" w:rsidRDefault="00000000" w:rsidP="00575092">
      <w:pPr>
        <w:pStyle w:val="Untitledsubclause2"/>
      </w:pPr>
      <w:bookmarkStart w:id="1434" w:name="a279833"/>
      <w:proofErr w:type="gramStart"/>
      <w:r>
        <w:t>generally</w:t>
      </w:r>
      <w:proofErr w:type="gramEnd"/>
      <w:r>
        <w:t xml:space="preserve"> affects the supply of services similar to the Services; or</w:t>
      </w:r>
      <w:bookmarkEnd w:id="1434"/>
    </w:p>
    <w:p w14:paraId="38266D92" w14:textId="7C4D4BA7" w:rsidR="00E76087" w:rsidRPr="00A366E7" w:rsidRDefault="00000000" w:rsidP="00575092">
      <w:pPr>
        <w:pStyle w:val="Untitledsubclause2"/>
      </w:pPr>
      <w:bookmarkStart w:id="1435" w:name="a467924"/>
      <w:del w:id="1436" w:author="David Sant" w:date="2025-11-27T22:32:00Z" w16du:dateUtc="2025-11-27T22:32:00Z">
        <w:r w:rsidDel="00BC3B0E">
          <w:delText>[</w:delText>
        </w:r>
      </w:del>
      <w:r>
        <w:t xml:space="preserve">would have been reasonably foreseeable on the Effective Date by an experienced supplier performing services </w:t>
      </w:r>
      <w:proofErr w:type="gramStart"/>
      <w:r>
        <w:t>similar to</w:t>
      </w:r>
      <w:proofErr w:type="gramEnd"/>
      <w:r>
        <w:t xml:space="preserve"> the Services.</w:t>
      </w:r>
      <w:del w:id="1437" w:author="David Sant" w:date="2025-11-27T22:32:00Z" w16du:dateUtc="2025-11-27T22:32:00Z">
        <w:r w:rsidDel="00BC3B0E">
          <w:delText>]</w:delText>
        </w:r>
        <w:r w:rsidDel="00BC3B0E">
          <w:fldChar w:fldCharType="begin"/>
        </w:r>
        <w:r w:rsidDel="00BC3B0E">
          <w:fldChar w:fldCharType="end"/>
        </w:r>
        <w:r w:rsidDel="00BC3B0E">
          <w:delText>]</w:delText>
        </w:r>
      </w:del>
      <w:bookmarkEnd w:id="1435"/>
    </w:p>
    <w:p w14:paraId="354643B2" w14:textId="519B2427" w:rsidR="00E76087" w:rsidDel="00BC3B0E" w:rsidRDefault="00000000" w:rsidP="00575092">
      <w:pPr>
        <w:pStyle w:val="Untitledsubclause1"/>
        <w:rPr>
          <w:del w:id="1438" w:author="David Sant" w:date="2025-11-27T22:32:00Z" w16du:dateUtc="2025-11-27T22:32:00Z"/>
        </w:rPr>
      </w:pPr>
      <w:bookmarkStart w:id="1439" w:name="a174804"/>
      <w:del w:id="1440" w:author="David Sant" w:date="2025-11-27T22:32:00Z" w16du:dateUtc="2025-11-27T22:32:00Z">
        <w:r w:rsidDel="00BC3B0E">
          <w:delText>[The Supplier warrants and represents that neither it, nor to the best of its knowledge any of the Supplier Personnel or any of its suppliers involved in performing the Services (</w:delText>
        </w:r>
        <w:r w:rsidDel="00BC3B0E">
          <w:rPr>
            <w:rStyle w:val="DefTerm"/>
          </w:rPr>
          <w:delText>Associated Persons</w:delText>
        </w:r>
        <w:r w:rsidDel="00BC3B0E">
          <w:delText>):</w:delText>
        </w:r>
        <w:r w:rsidDel="00BC3B0E">
          <w:fldChar w:fldCharType="begin"/>
        </w:r>
        <w:r w:rsidDel="00BC3B0E">
          <w:delInstrText>MACROBUTTON optional</w:delInstrText>
        </w:r>
        <w:r w:rsidDel="00BC3B0E">
          <w:fldChar w:fldCharType="end"/>
        </w:r>
        <w:bookmarkEnd w:id="1439"/>
      </w:del>
    </w:p>
    <w:p w14:paraId="639FCC58" w14:textId="67B0C4F9" w:rsidR="00E76087" w:rsidDel="00BC3B0E" w:rsidRDefault="00000000" w:rsidP="00575092">
      <w:pPr>
        <w:pStyle w:val="Untitledsubclause2"/>
        <w:rPr>
          <w:del w:id="1441" w:author="David Sant" w:date="2025-11-27T22:32:00Z" w16du:dateUtc="2025-11-27T22:32:00Z"/>
        </w:rPr>
      </w:pPr>
      <w:bookmarkStart w:id="1442" w:name="a726522"/>
      <w:del w:id="1443" w:author="David Sant" w:date="2025-11-27T22:32:00Z" w16du:dateUtc="2025-11-27T22:32:00Z">
        <w:r w:rsidDel="00BC3B0E">
          <w:delText>has committed an offence under any of the Relevant Requirements; or</w:delText>
        </w:r>
        <w:bookmarkEnd w:id="1442"/>
      </w:del>
    </w:p>
    <w:p w14:paraId="046F2D28" w14:textId="72F034BC" w:rsidR="00E76087" w:rsidDel="00BC3B0E" w:rsidRDefault="00000000" w:rsidP="00575092">
      <w:pPr>
        <w:pStyle w:val="Untitledsubclause2"/>
        <w:rPr>
          <w:del w:id="1444" w:author="David Sant" w:date="2025-11-27T22:32:00Z" w16du:dateUtc="2025-11-27T22:32:00Z"/>
        </w:rPr>
      </w:pPr>
      <w:bookmarkStart w:id="1445" w:name="a102830"/>
      <w:del w:id="1446" w:author="David Sant" w:date="2025-11-27T22:32:00Z" w16du:dateUtc="2025-11-27T22:32:00Z">
        <w:r w:rsidDel="00BC3B0E">
          <w:delText>has been or is the subject of any investigation, inquiry, or enforcement proceedings by any governmental, administrative, or regulatory body regarding any offence or alleged offence under any of the Relevant Requirements.]</w:delText>
        </w:r>
        <w:bookmarkEnd w:id="1445"/>
      </w:del>
    </w:p>
    <w:p w14:paraId="3823FB33" w14:textId="360CB1E0" w:rsidR="00E76087" w:rsidDel="00BC3B0E" w:rsidRDefault="00000000" w:rsidP="00575092">
      <w:pPr>
        <w:pStyle w:val="Untitledsubclause1"/>
        <w:rPr>
          <w:del w:id="1447" w:author="David Sant" w:date="2025-11-27T22:32:00Z" w16du:dateUtc="2025-11-27T22:32:00Z"/>
        </w:rPr>
      </w:pPr>
      <w:bookmarkStart w:id="1448" w:name="a909437"/>
      <w:del w:id="1449" w:author="David Sant" w:date="2025-11-27T22:32:00Z" w16du:dateUtc="2025-11-27T22:32:00Z">
        <w:r w:rsidDel="00BC3B0E">
          <w:delText xml:space="preserve">[The Supplier shall promptly notify the </w:delText>
        </w:r>
      </w:del>
      <w:del w:id="1450" w:author="David Sant" w:date="2025-11-27T21:39:00Z" w16du:dateUtc="2025-11-27T21:39:00Z">
        <w:r>
          <w:delText>Customer</w:delText>
        </w:r>
      </w:del>
      <w:del w:id="1451" w:author="David Sant" w:date="2025-11-27T22:32:00Z" w16du:dateUtc="2025-11-27T22:32:00Z">
        <w:r w:rsidDel="00BC3B0E">
          <w:delText xml:space="preserve"> if, at any time during the Term, its circumstances, knowledge, or awareness changes such that it would not be able to repeat the warranties set out in </w:delText>
        </w:r>
        <w:r w:rsidDel="00BC3B0E">
          <w:fldChar w:fldCharType="begin"/>
        </w:r>
        <w:r w:rsidDel="00BC3B0E">
          <w:delInstrText>PAGEREF a174804\# "'clause '"  \h</w:delInstrText>
        </w:r>
        <w:r w:rsidDel="00BC3B0E">
          <w:fldChar w:fldCharType="separate"/>
        </w:r>
        <w:r w:rsidR="009B649C" w:rsidDel="00BC3B0E">
          <w:rPr>
            <w:noProof/>
          </w:rPr>
          <w:delText xml:space="preserve">clause </w:delText>
        </w:r>
        <w:r w:rsidDel="00BC3B0E">
          <w:fldChar w:fldCharType="end"/>
        </w:r>
        <w:r w:rsidDel="00BC3B0E">
          <w:fldChar w:fldCharType="begin"/>
        </w:r>
        <w:r w:rsidDel="00BC3B0E">
          <w:rPr>
            <w:highlight w:val="lightGray"/>
          </w:rPr>
          <w:delInstrText>REF a174804 \h \w</w:delInstrText>
        </w:r>
        <w:r w:rsidDel="00BC3B0E">
          <w:fldChar w:fldCharType="separate"/>
        </w:r>
      </w:del>
      <w:del w:id="1452" w:author="David Sant" w:date="2025-11-27T21:52:00Z" w16du:dateUtc="2025-11-27T21:52:00Z">
        <w:r w:rsidDel="009B649C">
          <w:delText>12.3</w:delText>
        </w:r>
      </w:del>
      <w:del w:id="1453" w:author="David Sant" w:date="2025-11-27T22:32:00Z" w16du:dateUtc="2025-11-27T22:32:00Z">
        <w:r w:rsidDel="00BC3B0E">
          <w:fldChar w:fldCharType="end"/>
        </w:r>
        <w:r w:rsidDel="00BC3B0E">
          <w:delText xml:space="preserve"> at the relevant time.</w:delText>
        </w:r>
        <w:r w:rsidDel="00BC3B0E">
          <w:fldChar w:fldCharType="begin"/>
        </w:r>
        <w:r w:rsidDel="00BC3B0E">
          <w:fldChar w:fldCharType="end"/>
        </w:r>
        <w:r w:rsidDel="00BC3B0E">
          <w:delText>]</w:delText>
        </w:r>
        <w:bookmarkEnd w:id="1448"/>
      </w:del>
    </w:p>
    <w:p w14:paraId="576898AF" w14:textId="55B31941" w:rsidR="00E76087" w:rsidDel="00BC3B0E" w:rsidRDefault="00000000" w:rsidP="00575092">
      <w:pPr>
        <w:pStyle w:val="Untitledsubclause1"/>
        <w:rPr>
          <w:del w:id="1454" w:author="David Sant" w:date="2025-11-27T22:32:00Z" w16du:dateUtc="2025-11-27T22:32:00Z"/>
        </w:rPr>
      </w:pPr>
      <w:bookmarkStart w:id="1455" w:name="a816497"/>
      <w:del w:id="1456" w:author="David Sant" w:date="2025-11-27T22:32:00Z" w16du:dateUtc="2025-11-27T22:32:00Z">
        <w:r w:rsidDel="00BC3B0E">
          <w:delText xml:space="preserve">[The Supplier shall not do or omit to do any act which would cause the </w:delText>
        </w:r>
      </w:del>
      <w:del w:id="1457" w:author="David Sant" w:date="2025-11-27T21:39:00Z" w16du:dateUtc="2025-11-27T21:39:00Z">
        <w:r>
          <w:delText>Customer</w:delText>
        </w:r>
      </w:del>
      <w:del w:id="1458" w:author="David Sant" w:date="2025-11-27T22:32:00Z" w16du:dateUtc="2025-11-27T22:32:00Z">
        <w:r w:rsidDel="00BC3B0E">
          <w:delText xml:space="preserve"> to contravene any of the Relevant Requirements or otherwise incur any liability in relation to the Relevant Requirements.</w:delText>
        </w:r>
        <w:r w:rsidDel="00BC3B0E">
          <w:fldChar w:fldCharType="begin"/>
        </w:r>
        <w:r w:rsidDel="00BC3B0E">
          <w:fldChar w:fldCharType="end"/>
        </w:r>
        <w:r w:rsidDel="00BC3B0E">
          <w:delText>]</w:delText>
        </w:r>
        <w:bookmarkEnd w:id="1455"/>
      </w:del>
    </w:p>
    <w:p w14:paraId="62B66483" w14:textId="50FFA352" w:rsidR="00E76087" w:rsidRPr="005A3A03" w:rsidDel="00BC3B0E" w:rsidRDefault="00000000" w:rsidP="00575092">
      <w:pPr>
        <w:pStyle w:val="Untitledsubclause1"/>
        <w:rPr>
          <w:del w:id="1459" w:author="David Sant" w:date="2025-11-27T22:32:00Z" w16du:dateUtc="2025-11-27T22:32:00Z"/>
        </w:rPr>
      </w:pPr>
      <w:bookmarkStart w:id="1460" w:name="a284713"/>
      <w:del w:id="1461" w:author="David Sant" w:date="2025-11-27T22:32:00Z" w16du:dateUtc="2025-11-27T22:32:00Z">
        <w:r w:rsidDel="00BC3B0E">
          <w:delText xml:space="preserve">[The Supplier shall maintain and enforce its own policies and procedures which are adequate to ensure compliance with the Relevant Requirements. The Supplier shall ensure that its subcontractors are required to comply with [terms that are at least as onerous as those in this </w:delText>
        </w:r>
        <w:r w:rsidDel="00BC3B0E">
          <w:fldChar w:fldCharType="begin"/>
        </w:r>
        <w:r w:rsidDel="00BC3B0E">
          <w:delInstrText>PAGEREF a970716\# "'clause '"  \h</w:delInstrText>
        </w:r>
        <w:r w:rsidDel="00BC3B0E">
          <w:fldChar w:fldCharType="separate"/>
        </w:r>
        <w:r w:rsidR="009B649C" w:rsidDel="00BC3B0E">
          <w:rPr>
            <w:noProof/>
          </w:rPr>
          <w:delText xml:space="preserve">clause </w:delText>
        </w:r>
        <w:r w:rsidDel="00BC3B0E">
          <w:fldChar w:fldCharType="end"/>
        </w:r>
        <w:r w:rsidDel="00BC3B0E">
          <w:fldChar w:fldCharType="begin"/>
        </w:r>
        <w:r w:rsidDel="00BC3B0E">
          <w:rPr>
            <w:highlight w:val="lightGray"/>
          </w:rPr>
          <w:delInstrText>REF a970716 \h \w</w:delInstrText>
        </w:r>
        <w:r w:rsidDel="00BC3B0E">
          <w:fldChar w:fldCharType="separate"/>
        </w:r>
      </w:del>
      <w:del w:id="1462" w:author="David Sant" w:date="2025-11-27T21:52:00Z" w16du:dateUtc="2025-11-27T21:52:00Z">
        <w:r w:rsidDel="009B649C">
          <w:delText>12</w:delText>
        </w:r>
      </w:del>
      <w:del w:id="1463" w:author="David Sant" w:date="2025-11-27T22:32:00Z" w16du:dateUtc="2025-11-27T22:32:00Z">
        <w:r w:rsidDel="00BC3B0E">
          <w:fldChar w:fldCharType="end"/>
        </w:r>
        <w:r w:rsidDel="00BC3B0E">
          <w:delText xml:space="preserve"> </w:delText>
        </w:r>
        <w:r w:rsidDel="00BC3B0E">
          <w:rPr>
            <w:b/>
            <w:bCs/>
          </w:rPr>
          <w:delText>OR</w:delText>
        </w:r>
        <w:r w:rsidDel="00BC3B0E">
          <w:delText xml:space="preserve"> policies and procedures which are adequate to ensure compliance with the Relevant Requirements]. The Supplier shall be directly liable to the </w:delText>
        </w:r>
      </w:del>
      <w:del w:id="1464" w:author="David Sant" w:date="2025-11-27T21:39:00Z" w16du:dateUtc="2025-11-27T21:39:00Z">
        <w:r>
          <w:delText>Customer</w:delText>
        </w:r>
      </w:del>
      <w:del w:id="1465" w:author="David Sant" w:date="2025-11-27T22:32:00Z" w16du:dateUtc="2025-11-27T22:32:00Z">
        <w:r w:rsidDel="00BC3B0E">
          <w:delText xml:space="preserve"> for any failure to do so by any of those subcontractors.</w:delText>
        </w:r>
        <w:r w:rsidDel="00BC3B0E">
          <w:fldChar w:fldCharType="begin"/>
        </w:r>
        <w:r w:rsidDel="00BC3B0E">
          <w:fldChar w:fldCharType="end"/>
        </w:r>
        <w:r w:rsidDel="00BC3B0E">
          <w:delText>]</w:delText>
        </w:r>
        <w:bookmarkEnd w:id="1460"/>
      </w:del>
    </w:p>
    <w:p w14:paraId="0A3AE7DC" w14:textId="143406B7" w:rsidR="00E76087" w:rsidDel="00BC3B0E" w:rsidRDefault="00000000" w:rsidP="00575092">
      <w:pPr>
        <w:pStyle w:val="Untitledsubclause1"/>
        <w:rPr>
          <w:del w:id="1466" w:author="David Sant" w:date="2025-11-27T22:32:00Z" w16du:dateUtc="2025-11-27T22:32:00Z"/>
        </w:rPr>
      </w:pPr>
      <w:bookmarkStart w:id="1467" w:name="a782049"/>
      <w:del w:id="1468" w:author="David Sant" w:date="2025-11-27T22:32:00Z" w16du:dateUtc="2025-11-27T22:32:00Z">
        <w:r w:rsidDel="00BC3B0E">
          <w:delText xml:space="preserve">[The Supplier shall immediately notify the </w:delText>
        </w:r>
      </w:del>
      <w:del w:id="1469" w:author="David Sant" w:date="2025-11-27T21:39:00Z" w16du:dateUtc="2025-11-27T21:39:00Z">
        <w:r>
          <w:delText>Customer</w:delText>
        </w:r>
      </w:del>
      <w:del w:id="1470" w:author="David Sant" w:date="2025-11-27T22:32:00Z" w16du:dateUtc="2025-11-27T22:32:00Z">
        <w:r w:rsidDel="00BC3B0E">
          <w:delText xml:space="preserve"> if it has reason to believe that it or any of its Associated Persons is in receipt of a request or demand: </w:delText>
        </w:r>
        <w:r w:rsidDel="00BC3B0E">
          <w:fldChar w:fldCharType="begin"/>
        </w:r>
        <w:r w:rsidDel="00BC3B0E">
          <w:delInstrText>MACROBUTTON optional</w:delInstrText>
        </w:r>
        <w:r w:rsidDel="00BC3B0E">
          <w:fldChar w:fldCharType="end"/>
        </w:r>
        <w:bookmarkEnd w:id="1467"/>
      </w:del>
    </w:p>
    <w:p w14:paraId="10DD967A" w14:textId="2E2D9F26" w:rsidR="00E76087" w:rsidDel="00BC3B0E" w:rsidRDefault="00000000" w:rsidP="00575092">
      <w:pPr>
        <w:pStyle w:val="Untitledsubclause2"/>
        <w:rPr>
          <w:del w:id="1471" w:author="David Sant" w:date="2025-11-27T22:32:00Z" w16du:dateUtc="2025-11-27T22:32:00Z"/>
        </w:rPr>
      </w:pPr>
      <w:bookmarkStart w:id="1472" w:name="a859624"/>
      <w:del w:id="1473" w:author="David Sant" w:date="2025-11-27T22:32:00Z" w16du:dateUtc="2025-11-27T22:32:00Z">
        <w:r w:rsidDel="00BC3B0E">
          <w:delText>for any undue financial or other advantage of any kind; or</w:delText>
        </w:r>
        <w:bookmarkEnd w:id="1472"/>
      </w:del>
    </w:p>
    <w:p w14:paraId="1FE27899" w14:textId="114C7303" w:rsidR="00E76087" w:rsidDel="00BC3B0E" w:rsidRDefault="00000000" w:rsidP="00BC3B0E">
      <w:pPr>
        <w:pStyle w:val="Untitledsubclause2"/>
        <w:rPr>
          <w:del w:id="1474" w:author="David Sant" w:date="2025-11-27T22:32:00Z" w16du:dateUtc="2025-11-27T22:32:00Z"/>
        </w:rPr>
      </w:pPr>
      <w:bookmarkStart w:id="1475" w:name="a757637"/>
      <w:del w:id="1476" w:author="David Sant" w:date="2025-11-27T22:32:00Z" w16du:dateUtc="2025-11-27T22:32:00Z">
        <w:r w:rsidDel="00BC3B0E">
          <w:delText>to commit a fraud offence within the meaning of section 199(6) of the Economic Crime and Corporate Transparency Act 2023,</w:delText>
        </w:r>
        <w:bookmarkEnd w:id="1475"/>
      </w:del>
    </w:p>
    <w:p w14:paraId="4E395ADA" w14:textId="3826C692" w:rsidR="00E76087" w:rsidDel="00BC3B0E" w:rsidRDefault="00000000" w:rsidP="00BC3B0E">
      <w:pPr>
        <w:pStyle w:val="Untitledsubclause2"/>
        <w:rPr>
          <w:del w:id="1477" w:author="David Sant" w:date="2025-11-27T22:32:00Z" w16du:dateUtc="2025-11-27T22:32:00Z"/>
        </w:rPr>
        <w:pPrChange w:id="1478" w:author="David Sant" w:date="2025-11-27T22:32:00Z" w16du:dateUtc="2025-11-27T22:32:00Z">
          <w:pPr>
            <w:pStyle w:val="Parasubclause1"/>
          </w:pPr>
        </w:pPrChange>
      </w:pPr>
      <w:del w:id="1479" w:author="David Sant" w:date="2025-11-27T22:32:00Z" w16du:dateUtc="2025-11-27T22:32:00Z">
        <w:r w:rsidDel="00BC3B0E">
          <w:delText>in connection with the performance of this agreement.]</w:delText>
        </w:r>
      </w:del>
    </w:p>
    <w:p w14:paraId="095F2BCC" w14:textId="6CA06684" w:rsidR="00E76087" w:rsidDel="00BC3B0E" w:rsidRDefault="00000000" w:rsidP="00BC3B0E">
      <w:pPr>
        <w:pStyle w:val="Untitledsubclause2"/>
        <w:rPr>
          <w:del w:id="1480" w:author="David Sant" w:date="2025-11-27T22:32:00Z" w16du:dateUtc="2025-11-27T22:32:00Z"/>
        </w:rPr>
        <w:pPrChange w:id="1481" w:author="David Sant" w:date="2025-11-27T22:32:00Z" w16du:dateUtc="2025-11-27T22:32:00Z">
          <w:pPr>
            <w:pStyle w:val="Untitledsubclause1"/>
          </w:pPr>
        </w:pPrChange>
      </w:pPr>
      <w:bookmarkStart w:id="1482" w:name="a913017"/>
      <w:del w:id="1483" w:author="David Sant" w:date="2025-11-27T22:32:00Z" w16du:dateUtc="2025-11-27T22:32:00Z">
        <w:r w:rsidDel="00BC3B0E">
          <w:delText xml:space="preserve">[The Supplier shall co-operate with and provide reasonable assistance to the </w:delText>
        </w:r>
      </w:del>
      <w:del w:id="1484" w:author="David Sant" w:date="2025-11-27T21:39:00Z" w16du:dateUtc="2025-11-27T21:39:00Z">
        <w:r>
          <w:delText>Customer</w:delText>
        </w:r>
      </w:del>
      <w:del w:id="1485" w:author="David Sant" w:date="2025-11-27T22:32:00Z" w16du:dateUtc="2025-11-27T22:32:00Z">
        <w:r w:rsidDel="00BC3B0E">
          <w:delText xml:space="preserve">, at the </w:delText>
        </w:r>
      </w:del>
      <w:del w:id="1486" w:author="David Sant" w:date="2025-11-27T21:39:00Z" w16du:dateUtc="2025-11-27T21:39:00Z">
        <w:r>
          <w:delText>Customer's</w:delText>
        </w:r>
      </w:del>
      <w:del w:id="1487" w:author="David Sant" w:date="2025-11-27T22:32:00Z" w16du:dateUtc="2025-11-27T22:32:00Z">
        <w:r w:rsidDel="00BC3B0E">
          <w:delText xml:space="preserve"> [reasonable] cost, to enable the </w:delText>
        </w:r>
      </w:del>
      <w:del w:id="1488" w:author="David Sant" w:date="2025-11-27T21:39:00Z" w16du:dateUtc="2025-11-27T21:39:00Z">
        <w:r>
          <w:delText>Customer</w:delText>
        </w:r>
      </w:del>
      <w:del w:id="1489" w:author="David Sant" w:date="2025-11-27T22:32:00Z" w16du:dateUtc="2025-11-27T22:32:00Z">
        <w:r w:rsidDel="00BC3B0E">
          <w:delText xml:space="preserve"> to investigate, or respond to any requests from a governmental, administrative, or regulatory body to investigate, an alleged offence under any of the Relevant Requirements.</w:delText>
        </w:r>
        <w:r w:rsidDel="00BC3B0E">
          <w:fldChar w:fldCharType="begin"/>
        </w:r>
        <w:r w:rsidDel="00BC3B0E">
          <w:fldChar w:fldCharType="end"/>
        </w:r>
        <w:r w:rsidDel="00BC3B0E">
          <w:delText>]</w:delText>
        </w:r>
        <w:bookmarkEnd w:id="1482"/>
      </w:del>
    </w:p>
    <w:p w14:paraId="231FF958" w14:textId="68E5BF8C" w:rsidR="00E76087" w:rsidRPr="002C0D1D" w:rsidRDefault="00000000" w:rsidP="00BC3B0E">
      <w:pPr>
        <w:pStyle w:val="Untitledsubclause2"/>
        <w:pPrChange w:id="1490" w:author="David Sant" w:date="2025-11-27T22:32:00Z" w16du:dateUtc="2025-11-27T22:32:00Z">
          <w:pPr>
            <w:pStyle w:val="Untitledsubclause1"/>
          </w:pPr>
        </w:pPrChange>
      </w:pPr>
      <w:bookmarkStart w:id="1491" w:name="a716227"/>
      <w:del w:id="1492" w:author="David Sant" w:date="2025-11-27T22:32:00Z" w16du:dateUtc="2025-11-27T22:32:00Z">
        <w:r w:rsidDel="00BC3B0E">
          <w:delText>[Within [NUMBER] months of the Effective Date</w:delText>
        </w:r>
      </w:del>
      <w:del w:id="1493" w:author="David Sant" w:date="2025-11-27T21:39:00Z" w16du:dateUtc="2025-11-27T21:39:00Z">
        <w:r>
          <w:delText>,</w:delText>
        </w:r>
      </w:del>
      <w:del w:id="1494" w:author="David Sant" w:date="2025-11-27T22:32:00Z" w16du:dateUtc="2025-11-27T22:32:00Z">
        <w:r w:rsidR="00AD1C9B" w:rsidDel="00BC3B0E">
          <w:delText xml:space="preserve"> and</w:delText>
        </w:r>
        <w:r w:rsidDel="00BC3B0E">
          <w:delText xml:space="preserve"> annually thereafter, the Supplier shall provide the </w:delText>
        </w:r>
      </w:del>
      <w:del w:id="1495" w:author="David Sant" w:date="2025-11-27T21:39:00Z" w16du:dateUtc="2025-11-27T21:39:00Z">
        <w:r>
          <w:delText>Customer</w:delText>
        </w:r>
      </w:del>
      <w:del w:id="1496" w:author="David Sant" w:date="2025-11-27T22:32:00Z" w16du:dateUtc="2025-11-27T22:32:00Z">
        <w:r w:rsidDel="00BC3B0E">
          <w:delText xml:space="preserve"> with a written statement, signed by an officer of the Supplier, certifying compliance with the Relevant Requirements by the Supplier and all its Associated Persons [to the best of its knowledge].</w:delText>
        </w:r>
        <w:r w:rsidDel="00BC3B0E">
          <w:fldChar w:fldCharType="begin"/>
        </w:r>
        <w:r w:rsidDel="00BC3B0E">
          <w:fldChar w:fldCharType="end"/>
        </w:r>
        <w:r w:rsidDel="00BC3B0E">
          <w:delText>]</w:delText>
        </w:r>
      </w:del>
      <w:bookmarkEnd w:id="1491"/>
    </w:p>
    <w:p w14:paraId="4C5F1A69" w14:textId="77777777" w:rsidR="00000000" w:rsidRDefault="00000000" w:rsidP="00575092">
      <w:pPr>
        <w:pStyle w:val="TitleClause"/>
        <w:rPr>
          <w:del w:id="1497" w:author="David Sant" w:date="2025-11-27T21:39:00Z" w16du:dateUtc="2025-11-27T21:39:00Z"/>
        </w:rPr>
      </w:pPr>
      <w:del w:id="1498" w:author="David Sant" w:date="2025-11-27T21:39:00Z" w16du:dateUtc="2025-11-27T21:39:00Z">
        <w:r>
          <w:fldChar w:fldCharType="begin"/>
        </w:r>
        <w:r>
          <w:delInstrText>TC "13. Data protection" \l 1</w:delInstrText>
        </w:r>
        <w:r>
          <w:fldChar w:fldCharType="end"/>
        </w:r>
        <w:bookmarkStart w:id="1499" w:name="_Toc256000012"/>
        <w:bookmarkStart w:id="1500" w:name="a683454"/>
        <w:r>
          <w:delText>Data protection</w:delText>
        </w:r>
        <w:bookmarkEnd w:id="1499"/>
        <w:r>
          <w:delText xml:space="preserve"> </w:delText>
        </w:r>
        <w:bookmarkEnd w:id="1500"/>
      </w:del>
    </w:p>
    <w:p w14:paraId="778517B7" w14:textId="77777777" w:rsidR="00000000" w:rsidRDefault="00000000" w:rsidP="00575092">
      <w:pPr>
        <w:pStyle w:val="Untitledsubclause1"/>
        <w:rPr>
          <w:del w:id="1501" w:author="David Sant" w:date="2025-11-27T21:39:00Z" w16du:dateUtc="2025-11-27T21:39:00Z"/>
        </w:rPr>
      </w:pPr>
      <w:bookmarkStart w:id="1502" w:name="a683350"/>
      <w:del w:id="1503" w:author="David Sant" w:date="2025-11-27T21:39:00Z" w16du:dateUtc="2025-11-27T21:39:00Z">
        <w:r>
          <w:delText xml:space="preserve">For the purposes of this </w:delText>
        </w:r>
        <w:r>
          <w:fldChar w:fldCharType="begin"/>
        </w:r>
        <w:r>
          <w:delInstrText>PAGEREF a683454\# "'clause '"  \h</w:delInstrText>
        </w:r>
        <w:r>
          <w:fldChar w:fldCharType="separate"/>
        </w:r>
        <w:r>
          <w:delText xml:space="preserve">clause </w:delText>
        </w:r>
        <w:r>
          <w:fldChar w:fldCharType="end"/>
        </w:r>
        <w:r>
          <w:fldChar w:fldCharType="begin"/>
        </w:r>
        <w:r>
          <w:rPr>
            <w:highlight w:val="lightGray"/>
          </w:rPr>
          <w:delInstrText>REF a683454 \h \w</w:delInstrText>
        </w:r>
        <w:r>
          <w:fldChar w:fldCharType="separate"/>
        </w:r>
        <w:r>
          <w:delText>13</w:delText>
        </w:r>
        <w:r>
          <w:fldChar w:fldCharType="end"/>
        </w:r>
        <w:r>
          <w:delText xml:space="preserve">, the terms </w:delText>
        </w:r>
        <w:r>
          <w:rPr>
            <w:b/>
            <w:bCs/>
          </w:rPr>
          <w:delText>Commissioner, controller</w:delText>
        </w:r>
        <w:r>
          <w:delText xml:space="preserve">, </w:delText>
        </w:r>
        <w:r>
          <w:rPr>
            <w:b/>
            <w:bCs/>
          </w:rPr>
          <w:delText>data subject</w:delText>
        </w:r>
        <w:r>
          <w:delText xml:space="preserve">, </w:delText>
        </w:r>
        <w:r>
          <w:rPr>
            <w:b/>
            <w:bCs/>
          </w:rPr>
          <w:delText>personal data</w:delText>
        </w:r>
        <w:r>
          <w:delText xml:space="preserve">, </w:delText>
        </w:r>
        <w:r>
          <w:rPr>
            <w:b/>
            <w:bCs/>
          </w:rPr>
          <w:delText xml:space="preserve">personal data breach, processor </w:delText>
        </w:r>
        <w:r>
          <w:delText xml:space="preserve">and </w:delText>
        </w:r>
        <w:r>
          <w:rPr>
            <w:b/>
            <w:bCs/>
          </w:rPr>
          <w:delText>processing</w:delText>
        </w:r>
        <w:r>
          <w:delText xml:space="preserve"> shall have the meaning given to them in Applicable Data Protection Law.</w:delText>
        </w:r>
        <w:bookmarkEnd w:id="1502"/>
      </w:del>
    </w:p>
    <w:p w14:paraId="47EBC50F" w14:textId="77777777" w:rsidR="00000000" w:rsidRDefault="00000000" w:rsidP="00575092">
      <w:pPr>
        <w:pStyle w:val="Untitledsubclause1"/>
        <w:rPr>
          <w:del w:id="1504" w:author="David Sant" w:date="2025-11-27T21:39:00Z" w16du:dateUtc="2025-11-27T21:39:00Z"/>
        </w:rPr>
      </w:pPr>
      <w:bookmarkStart w:id="1505" w:name="a978477"/>
      <w:del w:id="1506" w:author="David Sant" w:date="2025-11-27T21:39:00Z" w16du:dateUtc="2025-11-27T21:39:00Z">
        <w:r>
          <w:delText xml:space="preserve">Each party shall comply with all Applicable Data Protection Laws in its processing of personal data under or in connection with this agreement. This </w:delText>
        </w:r>
        <w:r>
          <w:fldChar w:fldCharType="begin"/>
        </w:r>
        <w:r>
          <w:delInstrText>PAGEREF a683454\# "'clause '"  \h</w:delInstrText>
        </w:r>
        <w:r>
          <w:fldChar w:fldCharType="separate"/>
        </w:r>
        <w:r>
          <w:delText xml:space="preserve">clause </w:delText>
        </w:r>
        <w:r>
          <w:fldChar w:fldCharType="end"/>
        </w:r>
        <w:r>
          <w:fldChar w:fldCharType="begin"/>
        </w:r>
        <w:r>
          <w:rPr>
            <w:highlight w:val="lightGray"/>
          </w:rPr>
          <w:delInstrText>REF a683454 \h \w</w:delInstrText>
        </w:r>
        <w:r>
          <w:fldChar w:fldCharType="separate"/>
        </w:r>
        <w:r>
          <w:delText>13</w:delText>
        </w:r>
        <w:r>
          <w:fldChar w:fldCharType="end"/>
        </w:r>
        <w:r>
          <w:delText xml:space="preserve"> is in addition to, and does not relieve, remove or replace, a party's obligations or rights under Applicable Data Protection Laws.</w:delText>
        </w:r>
        <w:bookmarkEnd w:id="1505"/>
      </w:del>
    </w:p>
    <w:p w14:paraId="3AF3BAC6" w14:textId="77777777" w:rsidR="00000000" w:rsidRDefault="00000000" w:rsidP="00575092">
      <w:pPr>
        <w:pStyle w:val="Untitledsubclause1"/>
        <w:rPr>
          <w:del w:id="1507" w:author="David Sant" w:date="2025-11-27T21:39:00Z" w16du:dateUtc="2025-11-27T21:39:00Z"/>
        </w:rPr>
      </w:pPr>
      <w:bookmarkStart w:id="1508" w:name="a120741"/>
      <w:del w:id="1509" w:author="David Sant" w:date="2025-11-27T21:39:00Z" w16du:dateUtc="2025-11-27T21:39:00Z">
        <w:r>
          <w:delText>The parties have determined that, for the purposes of Applicable Data Protection Laws:</w:delText>
        </w:r>
        <w:bookmarkEnd w:id="1508"/>
      </w:del>
    </w:p>
    <w:p w14:paraId="33510E1B" w14:textId="77777777" w:rsidR="00000000" w:rsidRDefault="00000000" w:rsidP="00575092">
      <w:pPr>
        <w:pStyle w:val="Untitledsubclause2"/>
        <w:rPr>
          <w:del w:id="1510" w:author="David Sant" w:date="2025-11-27T21:39:00Z" w16du:dateUtc="2025-11-27T21:39:00Z"/>
        </w:rPr>
      </w:pPr>
      <w:bookmarkStart w:id="1511" w:name="a749902"/>
      <w:del w:id="1512" w:author="David Sant" w:date="2025-11-27T21:39:00Z" w16du:dateUtc="2025-11-27T21:39:00Z">
        <w:r>
          <w:delText xml:space="preserve">the Supplier shall process the personal data set out in </w:delText>
        </w:r>
        <w:r>
          <w:fldChar w:fldCharType="begin"/>
        </w:r>
        <w:r>
          <w:delInstrText>PAGEREF a973760\# "'paragraph '"  \h</w:delInstrText>
        </w:r>
        <w:r>
          <w:fldChar w:fldCharType="separate"/>
        </w:r>
        <w:r>
          <w:rPr>
            <w:b/>
          </w:rPr>
          <w:delText>Error! Bookmark not defined.</w:delText>
        </w:r>
        <w:r>
          <w:fldChar w:fldCharType="end"/>
        </w:r>
        <w:r>
          <w:fldChar w:fldCharType="begin"/>
        </w:r>
        <w:r>
          <w:rPr>
            <w:highlight w:val="lightGray"/>
          </w:rPr>
          <w:delInstrText>REF a973760 \h \w</w:delInstrText>
        </w:r>
        <w:r>
          <w:fldChar w:fldCharType="separate"/>
        </w:r>
        <w:r>
          <w:delText>1</w:delText>
        </w:r>
        <w:r>
          <w:fldChar w:fldCharType="end"/>
        </w:r>
        <w:r>
          <w:delText xml:space="preserve"> of </w:delText>
        </w:r>
        <w:r>
          <w:fldChar w:fldCharType="begin"/>
        </w:r>
        <w:r>
          <w:rPr>
            <w:highlight w:val="lightGray"/>
          </w:rPr>
          <w:delInstrText>REF a393604 \h \w</w:delInstrText>
        </w:r>
        <w:r>
          <w:fldChar w:fldCharType="separate"/>
        </w:r>
        <w:r>
          <w:delText>Schedule 5</w:delText>
        </w:r>
        <w:r>
          <w:fldChar w:fldCharType="end"/>
        </w:r>
        <w:r>
          <w:delText xml:space="preserve"> as a processor on behalf of the Customer[; and </w:delText>
        </w:r>
        <w:r>
          <w:rPr>
            <w:b/>
            <w:bCs/>
          </w:rPr>
          <w:delText>OR</w:delText>
        </w:r>
        <w:r>
          <w:delText xml:space="preserve"> .]</w:delText>
        </w:r>
        <w:bookmarkEnd w:id="1511"/>
      </w:del>
    </w:p>
    <w:p w14:paraId="4796E2EC" w14:textId="77777777" w:rsidR="00000000" w:rsidRDefault="00000000" w:rsidP="00575092">
      <w:pPr>
        <w:pStyle w:val="Untitledsubclause2"/>
        <w:rPr>
          <w:del w:id="1513" w:author="David Sant" w:date="2025-11-27T21:39:00Z" w16du:dateUtc="2025-11-27T21:39:00Z"/>
        </w:rPr>
      </w:pPr>
      <w:bookmarkStart w:id="1514" w:name="a879564"/>
      <w:del w:id="1515" w:author="David Sant" w:date="2025-11-27T21:39:00Z" w16du:dateUtc="2025-11-27T21:39:00Z">
        <w:r>
          <w:delText xml:space="preserve">[the Supplier and Customer shall act as independent controllers in respect of the personal data and processing activities set out in </w:delText>
        </w:r>
        <w:r>
          <w:fldChar w:fldCharType="begin"/>
        </w:r>
        <w:r>
          <w:delInstrText>PAGEREF a921624\# "'paragraph '"  \h</w:delInstrText>
        </w:r>
        <w:r>
          <w:fldChar w:fldCharType="separate"/>
        </w:r>
        <w:r>
          <w:delText xml:space="preserve">paragraph </w:delText>
        </w:r>
        <w:r>
          <w:fldChar w:fldCharType="end"/>
        </w:r>
        <w:r>
          <w:fldChar w:fldCharType="begin"/>
        </w:r>
        <w:r>
          <w:rPr>
            <w:highlight w:val="lightGray"/>
          </w:rPr>
          <w:delInstrText>REF a921624 \h \w</w:delInstrText>
        </w:r>
        <w:r>
          <w:fldChar w:fldCharType="separate"/>
        </w:r>
        <w:r>
          <w:delText>2</w:delText>
        </w:r>
        <w:r>
          <w:fldChar w:fldCharType="end"/>
        </w:r>
        <w:r>
          <w:delText xml:space="preserve"> of </w:delText>
        </w:r>
        <w:r>
          <w:fldChar w:fldCharType="begin"/>
        </w:r>
        <w:r>
          <w:rPr>
            <w:highlight w:val="lightGray"/>
          </w:rPr>
          <w:delInstrText>REF a393604 \h \w</w:delInstrText>
        </w:r>
        <w:r>
          <w:fldChar w:fldCharType="separate"/>
        </w:r>
        <w:r>
          <w:delText>Schedule 5</w:delText>
        </w:r>
        <w:r>
          <w:fldChar w:fldCharType="end"/>
        </w:r>
        <w:r>
          <w:delText xml:space="preserve">[; and </w:delText>
        </w:r>
        <w:r>
          <w:rPr>
            <w:b/>
            <w:bCs/>
          </w:rPr>
          <w:delText>OR</w:delText>
        </w:r>
        <w:r>
          <w:delText xml:space="preserve"> .]</w:delText>
        </w:r>
        <w:r>
          <w:fldChar w:fldCharType="begin"/>
        </w:r>
        <w:r>
          <w:fldChar w:fldCharType="end"/>
        </w:r>
        <w:r>
          <w:delText>]</w:delText>
        </w:r>
        <w:bookmarkEnd w:id="1514"/>
      </w:del>
    </w:p>
    <w:p w14:paraId="028C4BA8" w14:textId="77777777" w:rsidR="00000000" w:rsidRPr="008D111A" w:rsidRDefault="00000000" w:rsidP="00575092">
      <w:pPr>
        <w:pStyle w:val="Untitledsubclause2"/>
        <w:rPr>
          <w:del w:id="1516" w:author="David Sant" w:date="2025-11-27T21:39:00Z" w16du:dateUtc="2025-11-27T21:39:00Z"/>
        </w:rPr>
      </w:pPr>
      <w:bookmarkStart w:id="1517" w:name="a691780"/>
      <w:del w:id="1518" w:author="David Sant" w:date="2025-11-27T21:39:00Z" w16du:dateUtc="2025-11-27T21:39:00Z">
        <w:r>
          <w:delText xml:space="preserve">the Supplier and Customer shall act as joint controllers in respect of the personal data and processing activities set out in </w:delText>
        </w:r>
        <w:r>
          <w:fldChar w:fldCharType="begin"/>
        </w:r>
        <w:r>
          <w:delInstrText>PAGEREF a707870\# "'paragraph '"  \h</w:delInstrText>
        </w:r>
        <w:r>
          <w:fldChar w:fldCharType="separate"/>
        </w:r>
        <w:r>
          <w:delText xml:space="preserve">paragraph </w:delText>
        </w:r>
        <w:r>
          <w:fldChar w:fldCharType="end"/>
        </w:r>
        <w:r>
          <w:fldChar w:fldCharType="begin"/>
        </w:r>
        <w:r>
          <w:rPr>
            <w:highlight w:val="lightGray"/>
          </w:rPr>
          <w:delInstrText>REF a707870 \h \w</w:delInstrText>
        </w:r>
        <w:r>
          <w:fldChar w:fldCharType="separate"/>
        </w:r>
        <w:r>
          <w:delText>3</w:delText>
        </w:r>
        <w:r>
          <w:fldChar w:fldCharType="end"/>
        </w:r>
        <w:r>
          <w:rPr>
            <w:rStyle w:val="Hyperlink"/>
          </w:rPr>
          <w:delText xml:space="preserve"> </w:delText>
        </w:r>
        <w:r>
          <w:delText xml:space="preserve">of </w:delText>
        </w:r>
        <w:r>
          <w:fldChar w:fldCharType="begin"/>
        </w:r>
        <w:r>
          <w:rPr>
            <w:highlight w:val="lightGray"/>
          </w:rPr>
          <w:delInstrText>REF a393604 \h \w</w:delInstrText>
        </w:r>
        <w:r>
          <w:fldChar w:fldCharType="separate"/>
        </w:r>
        <w:r>
          <w:delText>Schedule 5</w:delText>
        </w:r>
        <w:r>
          <w:fldChar w:fldCharType="end"/>
        </w:r>
        <w:r>
          <w:delText>.</w:delText>
        </w:r>
        <w:bookmarkEnd w:id="1517"/>
      </w:del>
    </w:p>
    <w:p w14:paraId="5B3F304A" w14:textId="77777777" w:rsidR="00000000" w:rsidRPr="00CC5259" w:rsidRDefault="00000000" w:rsidP="00575092">
      <w:pPr>
        <w:pStyle w:val="Untitledsubclause1"/>
        <w:rPr>
          <w:del w:id="1519" w:author="David Sant" w:date="2025-11-27T21:39:00Z" w16du:dateUtc="2025-11-27T21:39:00Z"/>
        </w:rPr>
      </w:pPr>
      <w:bookmarkStart w:id="1520" w:name="a349936"/>
      <w:del w:id="1521" w:author="David Sant" w:date="2025-11-27T21:39:00Z" w16du:dateUtc="2025-11-27T21:39:00Z">
        <w:r>
          <w:delText xml:space="preserve">[Without prejudice to </w:delText>
        </w:r>
        <w:r>
          <w:fldChar w:fldCharType="begin"/>
        </w:r>
        <w:r>
          <w:delInstrText>PAGEREF a978477\# "'clause '"  \h</w:delInstrText>
        </w:r>
        <w:r>
          <w:fldChar w:fldCharType="separate"/>
        </w:r>
        <w:r>
          <w:delText xml:space="preserve">clause </w:delText>
        </w:r>
        <w:r>
          <w:fldChar w:fldCharType="end"/>
        </w:r>
        <w:r>
          <w:fldChar w:fldCharType="begin"/>
        </w:r>
        <w:r>
          <w:rPr>
            <w:highlight w:val="lightGray"/>
          </w:rPr>
          <w:delInstrText>REF a978477 \h \w</w:delInstrText>
        </w:r>
        <w:r>
          <w:fldChar w:fldCharType="separate"/>
        </w:r>
        <w:r>
          <w:delText>13.2</w:delText>
        </w:r>
        <w:r>
          <w:fldChar w:fldCharType="end"/>
        </w:r>
        <w:r>
          <w:delText>, where one party (</w:delText>
        </w:r>
        <w:r>
          <w:rPr>
            <w:rStyle w:val="DefTerm"/>
          </w:rPr>
          <w:delText>Data Discloser</w:delText>
        </w:r>
        <w:r>
          <w:delText>) shares personal data with the other party (</w:delText>
        </w:r>
        <w:r>
          <w:rPr>
            <w:rStyle w:val="DefTerm"/>
          </w:rPr>
          <w:delText>Data Recipient</w:delText>
        </w:r>
        <w:r>
          <w:delText>) as controllers (</w:delText>
        </w:r>
        <w:r>
          <w:rPr>
            <w:rStyle w:val="DefTerm"/>
          </w:rPr>
          <w:delText>Shared Personal Data</w:delText>
        </w:r>
        <w:r>
          <w:delText>), the Data Recipient shall:</w:delText>
        </w:r>
        <w:r>
          <w:fldChar w:fldCharType="begin"/>
        </w:r>
        <w:r>
          <w:delInstrText>MACROBUTTON optional</w:delInstrText>
        </w:r>
        <w:r>
          <w:fldChar w:fldCharType="end"/>
        </w:r>
        <w:bookmarkEnd w:id="1520"/>
      </w:del>
    </w:p>
    <w:p w14:paraId="222C72EF" w14:textId="77777777" w:rsidR="00000000" w:rsidRDefault="00000000" w:rsidP="00575092">
      <w:pPr>
        <w:pStyle w:val="Untitledsubclause2"/>
        <w:rPr>
          <w:del w:id="1522" w:author="David Sant" w:date="2025-11-27T21:39:00Z" w16du:dateUtc="2025-11-27T21:39:00Z"/>
        </w:rPr>
      </w:pPr>
      <w:bookmarkStart w:id="1523" w:name="a823115"/>
      <w:del w:id="1524" w:author="David Sant" w:date="2025-11-27T21:39:00Z" w16du:dateUtc="2025-11-27T21:39:00Z">
        <w:r>
          <w:delText xml:space="preserve">only process the Shared Personal Data for the purposes set out in </w:delText>
        </w:r>
        <w:r>
          <w:fldChar w:fldCharType="begin"/>
        </w:r>
        <w:r>
          <w:rPr>
            <w:highlight w:val="lightGray"/>
          </w:rPr>
          <w:delInstrText>REF a393604 \h \w</w:delInstrText>
        </w:r>
        <w:r>
          <w:fldChar w:fldCharType="separate"/>
        </w:r>
        <w:r>
          <w:delText>Schedule 5</w:delText>
        </w:r>
        <w:r>
          <w:fldChar w:fldCharType="end"/>
        </w:r>
        <w:r>
          <w:delText xml:space="preserve"> or otherwise agreed in writing by the parties (</w:delText>
        </w:r>
        <w:r>
          <w:rPr>
            <w:rStyle w:val="DefTerm"/>
          </w:rPr>
          <w:delText>Agreed Purposes</w:delText>
        </w:r>
        <w:r>
          <w:delText>); and</w:delText>
        </w:r>
        <w:bookmarkEnd w:id="1523"/>
      </w:del>
    </w:p>
    <w:p w14:paraId="1E420275" w14:textId="77777777" w:rsidR="00000000" w:rsidRDefault="00000000" w:rsidP="00575092">
      <w:pPr>
        <w:pStyle w:val="Untitledsubclause2"/>
        <w:rPr>
          <w:del w:id="1525" w:author="David Sant" w:date="2025-11-27T21:39:00Z" w16du:dateUtc="2025-11-27T21:39:00Z"/>
        </w:rPr>
      </w:pPr>
      <w:bookmarkStart w:id="1526" w:name="a725322"/>
      <w:del w:id="1527" w:author="David Sant" w:date="2025-11-27T21:39:00Z" w16du:dateUtc="2025-11-27T21:39:00Z">
        <w:r>
          <w:delText>not retain or process the Shared Personal Data for longer than is necessary to carry out the Agreed Purposes.]</w:delText>
        </w:r>
        <w:bookmarkEnd w:id="1526"/>
      </w:del>
    </w:p>
    <w:p w14:paraId="65650EDB" w14:textId="77777777" w:rsidR="00000000" w:rsidRDefault="00000000" w:rsidP="00575092">
      <w:pPr>
        <w:pStyle w:val="Untitledsubclause1"/>
        <w:rPr>
          <w:del w:id="1528" w:author="David Sant" w:date="2025-11-27T21:39:00Z" w16du:dateUtc="2025-11-27T21:39:00Z"/>
        </w:rPr>
      </w:pPr>
      <w:bookmarkStart w:id="1529" w:name="a620831"/>
      <w:del w:id="1530" w:author="David Sant" w:date="2025-11-27T21:39:00Z" w16du:dateUtc="2025-11-27T21:39:00Z">
        <w:r>
          <w:delText xml:space="preserve">[Without prejudice to </w:delText>
        </w:r>
        <w:r>
          <w:fldChar w:fldCharType="begin"/>
        </w:r>
        <w:r>
          <w:delInstrText>PAGEREF a978477\# "'clause '"  \h</w:delInstrText>
        </w:r>
        <w:r>
          <w:fldChar w:fldCharType="separate"/>
        </w:r>
        <w:r>
          <w:delText xml:space="preserve">clause </w:delText>
        </w:r>
        <w:r>
          <w:fldChar w:fldCharType="end"/>
        </w:r>
        <w:r>
          <w:fldChar w:fldCharType="begin"/>
        </w:r>
        <w:r>
          <w:rPr>
            <w:highlight w:val="lightGray"/>
          </w:rPr>
          <w:delInstrText>REF a978477 \h \w</w:delInstrText>
        </w:r>
        <w:r>
          <w:fldChar w:fldCharType="separate"/>
        </w:r>
        <w:r>
          <w:delText>13.2</w:delText>
        </w:r>
        <w:r>
          <w:fldChar w:fldCharType="end"/>
        </w:r>
        <w:r>
          <w:delText>, each party shall:</w:delText>
        </w:r>
        <w:r>
          <w:fldChar w:fldCharType="begin"/>
        </w:r>
        <w:r>
          <w:delInstrText>MACROBUTTON optional</w:delInstrText>
        </w:r>
        <w:r>
          <w:fldChar w:fldCharType="end"/>
        </w:r>
        <w:bookmarkEnd w:id="1529"/>
      </w:del>
    </w:p>
    <w:p w14:paraId="70F7C4EB" w14:textId="77777777" w:rsidR="00000000" w:rsidRDefault="00000000" w:rsidP="00575092">
      <w:pPr>
        <w:pStyle w:val="Untitledsubclause2"/>
        <w:rPr>
          <w:del w:id="1531" w:author="David Sant" w:date="2025-11-27T21:39:00Z" w16du:dateUtc="2025-11-27T21:39:00Z"/>
        </w:rPr>
      </w:pPr>
      <w:bookmarkStart w:id="1532" w:name="a956315"/>
      <w:del w:id="1533" w:author="David Sant" w:date="2025-11-27T21:39:00Z" w16du:dateUtc="2025-11-27T21:39:00Z">
        <w:r>
          <w:delText>ensure that it has all necessary notices and lawful bases in place to process the Shared Personal Data for the Agreed Purposes;</w:delText>
        </w:r>
        <w:bookmarkEnd w:id="1532"/>
      </w:del>
    </w:p>
    <w:p w14:paraId="6C4A51A5" w14:textId="77777777" w:rsidR="00000000" w:rsidRDefault="00000000" w:rsidP="00575092">
      <w:pPr>
        <w:pStyle w:val="Untitledsubclause2"/>
        <w:rPr>
          <w:del w:id="1534" w:author="David Sant" w:date="2025-11-27T21:39:00Z" w16du:dateUtc="2025-11-27T21:39:00Z"/>
        </w:rPr>
      </w:pPr>
      <w:bookmarkStart w:id="1535" w:name="a136534"/>
      <w:del w:id="1536" w:author="David Sant" w:date="2025-11-27T21:39:00Z" w16du:dateUtc="2025-11-27T21:39:00Z">
        <w:r>
          <w:delText>give full information to any data subject whose Shared Personal Data may be processed under this agreement of the nature of that processing;</w:delText>
        </w:r>
        <w:bookmarkEnd w:id="1535"/>
      </w:del>
    </w:p>
    <w:p w14:paraId="7A2B24E5" w14:textId="77777777" w:rsidR="00000000" w:rsidRDefault="00000000" w:rsidP="00575092">
      <w:pPr>
        <w:pStyle w:val="Untitledsubclause2"/>
        <w:rPr>
          <w:del w:id="1537" w:author="David Sant" w:date="2025-11-27T21:39:00Z" w16du:dateUtc="2025-11-27T21:39:00Z"/>
        </w:rPr>
      </w:pPr>
      <w:bookmarkStart w:id="1538" w:name="a856971"/>
      <w:del w:id="1539" w:author="David Sant" w:date="2025-11-27T21:39:00Z" w16du:dateUtc="2025-11-27T21:39:00Z">
        <w:r>
          <w:delText>ensure that it has in place appropriate technical and organisational measures to protect against unauthorised or unlawful processing of Shared Personal Data and against accidental loss or destruction of, or damage to, Shared Personal Data; and</w:delText>
        </w:r>
        <w:bookmarkEnd w:id="1538"/>
      </w:del>
    </w:p>
    <w:p w14:paraId="64334C11" w14:textId="77777777" w:rsidR="00000000" w:rsidRDefault="00000000" w:rsidP="00575092">
      <w:pPr>
        <w:pStyle w:val="Untitledsubclause2"/>
        <w:rPr>
          <w:del w:id="1540" w:author="David Sant" w:date="2025-11-27T21:39:00Z" w16du:dateUtc="2025-11-27T21:39:00Z"/>
        </w:rPr>
      </w:pPr>
      <w:bookmarkStart w:id="1541" w:name="a106391"/>
      <w:del w:id="1542" w:author="David Sant" w:date="2025-11-27T21:39:00Z" w16du:dateUtc="2025-11-27T21:39:00Z">
        <w:r>
          <w:delText>provide reasonable assistance to the other party in complying with Applicable Data Protection Laws in relation to the Shared Personal Data, including by:</w:delText>
        </w:r>
        <w:bookmarkEnd w:id="1541"/>
      </w:del>
    </w:p>
    <w:p w14:paraId="1EFA1127" w14:textId="77777777" w:rsidR="00000000" w:rsidRDefault="00000000" w:rsidP="00575092">
      <w:pPr>
        <w:pStyle w:val="Untitledsubclause3"/>
        <w:rPr>
          <w:del w:id="1543" w:author="David Sant" w:date="2025-11-27T21:39:00Z" w16du:dateUtc="2025-11-27T21:39:00Z"/>
        </w:rPr>
      </w:pPr>
      <w:bookmarkStart w:id="1544" w:name="a288921"/>
      <w:del w:id="1545" w:author="David Sant" w:date="2025-11-27T21:39:00Z" w16du:dateUtc="2025-11-27T21:39:00Z">
        <w:r>
          <w:delText>promptly informing the other party about the receipt of any data subject rights request that relates to the other party's processing;</w:delText>
        </w:r>
        <w:bookmarkEnd w:id="1544"/>
      </w:del>
    </w:p>
    <w:p w14:paraId="7A70CAFF" w14:textId="77777777" w:rsidR="00000000" w:rsidRDefault="00000000" w:rsidP="00575092">
      <w:pPr>
        <w:pStyle w:val="Untitledsubclause3"/>
        <w:rPr>
          <w:del w:id="1546" w:author="David Sant" w:date="2025-11-27T21:39:00Z" w16du:dateUtc="2025-11-27T21:39:00Z"/>
        </w:rPr>
      </w:pPr>
      <w:bookmarkStart w:id="1547" w:name="a856714"/>
      <w:del w:id="1548" w:author="David Sant" w:date="2025-11-27T21:39:00Z" w16du:dateUtc="2025-11-27T21:39:00Z">
        <w:r>
          <w:delText>providing the other party with reasonable assistance in complying with any data subject rights request; and</w:delText>
        </w:r>
        <w:bookmarkEnd w:id="1547"/>
      </w:del>
    </w:p>
    <w:p w14:paraId="5428A3ED" w14:textId="77777777" w:rsidR="00000000" w:rsidRPr="0048508F" w:rsidRDefault="00000000" w:rsidP="00575092">
      <w:pPr>
        <w:pStyle w:val="Untitledsubclause3"/>
        <w:rPr>
          <w:del w:id="1549" w:author="David Sant" w:date="2025-11-27T21:39:00Z" w16du:dateUtc="2025-11-27T21:39:00Z"/>
        </w:rPr>
      </w:pPr>
      <w:bookmarkStart w:id="1550" w:name="a343517"/>
      <w:del w:id="1551" w:author="David Sant" w:date="2025-11-27T21:39:00Z" w16du:dateUtc="2025-11-27T21:39:00Z">
        <w:r>
          <w:delText>notifying the other party without undue delay on becoming aware of any personal data breach in relation to the Shared Personal Data [and doing all things reasonably necessary to assist the other party in mitigating the effects of the personal data breach].]</w:delText>
        </w:r>
        <w:bookmarkEnd w:id="1550"/>
      </w:del>
    </w:p>
    <w:p w14:paraId="3625AEB7" w14:textId="77777777" w:rsidR="00000000" w:rsidRPr="007972CD" w:rsidRDefault="00000000" w:rsidP="00575092">
      <w:pPr>
        <w:pStyle w:val="Untitledsubclause1"/>
        <w:rPr>
          <w:del w:id="1552" w:author="David Sant" w:date="2025-11-27T21:39:00Z" w16du:dateUtc="2025-11-27T21:39:00Z"/>
        </w:rPr>
      </w:pPr>
      <w:bookmarkStart w:id="1553" w:name="a921347"/>
      <w:del w:id="1554" w:author="David Sant" w:date="2025-11-27T21:39:00Z" w16du:dateUtc="2025-11-27T21:39:00Z">
        <w:r>
          <w:delText xml:space="preserve">In relation to the Customer Personal Data, </w:delText>
        </w:r>
        <w:r>
          <w:fldChar w:fldCharType="begin"/>
        </w:r>
        <w:r>
          <w:delInstrText>PAGEREF a249770\# "'paragraph '"  \h</w:delInstrText>
        </w:r>
        <w:r>
          <w:fldChar w:fldCharType="separate"/>
        </w:r>
        <w:r>
          <w:delText xml:space="preserve">paragraph </w:delText>
        </w:r>
        <w:r>
          <w:fldChar w:fldCharType="end"/>
        </w:r>
        <w:r>
          <w:fldChar w:fldCharType="begin"/>
        </w:r>
        <w:r>
          <w:rPr>
            <w:highlight w:val="lightGray"/>
          </w:rPr>
          <w:delInstrText>REF a249770 \h \w</w:delInstrText>
        </w:r>
        <w:r>
          <w:fldChar w:fldCharType="separate"/>
        </w:r>
        <w:r>
          <w:delText>1</w:delText>
        </w:r>
        <w:r>
          <w:fldChar w:fldCharType="end"/>
        </w:r>
        <w:r>
          <w:delText xml:space="preserve"> of </w:delText>
        </w:r>
        <w:r>
          <w:fldChar w:fldCharType="begin"/>
        </w:r>
        <w:r>
          <w:rPr>
            <w:highlight w:val="lightGray"/>
          </w:rPr>
          <w:delInstrText>REF a393604 \h \w</w:delInstrText>
        </w:r>
        <w:r>
          <w:fldChar w:fldCharType="separate"/>
        </w:r>
        <w:r>
          <w:delText>Schedule 5</w:delText>
        </w:r>
        <w:r>
          <w:fldChar w:fldCharType="end"/>
        </w:r>
        <w:r>
          <w:rPr>
            <w:rStyle w:val="Hyperlink"/>
          </w:rPr>
          <w:delText xml:space="preserve"> </w:delText>
        </w:r>
        <w:r>
          <w:delText>sets out the scope, nature and purpose of processing by the Supplier, the duration of the processing and the types of personal data and categories of data subject.</w:delText>
        </w:r>
        <w:bookmarkEnd w:id="1553"/>
      </w:del>
    </w:p>
    <w:p w14:paraId="5EAC605F" w14:textId="77777777" w:rsidR="00000000" w:rsidRPr="007972CD" w:rsidRDefault="00000000" w:rsidP="00575092">
      <w:pPr>
        <w:pStyle w:val="Untitledsubclause1"/>
        <w:rPr>
          <w:del w:id="1555" w:author="David Sant" w:date="2025-11-27T21:39:00Z" w16du:dateUtc="2025-11-27T21:39:00Z"/>
        </w:rPr>
      </w:pPr>
      <w:bookmarkStart w:id="1556" w:name="a889979"/>
      <w:del w:id="1557" w:author="David Sant" w:date="2025-11-27T21:39:00Z" w16du:dateUtc="2025-11-27T21:39:00Z">
        <w:r>
          <w:delText xml:space="preserve">Without prejudice to </w:delText>
        </w:r>
        <w:r>
          <w:fldChar w:fldCharType="begin"/>
        </w:r>
        <w:r>
          <w:delInstrText>PAGEREF a978477\# "'clause '"  \h</w:delInstrText>
        </w:r>
        <w:r>
          <w:fldChar w:fldCharType="separate"/>
        </w:r>
        <w:r>
          <w:delText xml:space="preserve">clause </w:delText>
        </w:r>
        <w:r>
          <w:fldChar w:fldCharType="end"/>
        </w:r>
        <w:r>
          <w:fldChar w:fldCharType="begin"/>
        </w:r>
        <w:r>
          <w:rPr>
            <w:highlight w:val="lightGray"/>
          </w:rPr>
          <w:delInstrText>REF a978477 \h \w</w:delInstrText>
        </w:r>
        <w:r>
          <w:fldChar w:fldCharType="separate"/>
        </w:r>
        <w:r>
          <w:delText>13.2</w:delText>
        </w:r>
        <w:r>
          <w:fldChar w:fldCharType="end"/>
        </w:r>
        <w:r>
          <w:delText>, the Supplier shall, in relation to Customer Personal Data:</w:delText>
        </w:r>
        <w:bookmarkEnd w:id="1556"/>
      </w:del>
    </w:p>
    <w:p w14:paraId="15F9F7B4" w14:textId="77777777" w:rsidR="00000000" w:rsidRDefault="00000000" w:rsidP="00575092">
      <w:pPr>
        <w:pStyle w:val="Untitledsubclause2"/>
        <w:rPr>
          <w:del w:id="1558" w:author="David Sant" w:date="2025-11-27T21:39:00Z" w16du:dateUtc="2025-11-27T21:39:00Z"/>
        </w:rPr>
      </w:pPr>
      <w:bookmarkStart w:id="1559" w:name="a362912"/>
      <w:del w:id="1560" w:author="David Sant" w:date="2025-11-27T21:39:00Z" w16du:dateUtc="2025-11-27T21:39:00Z">
        <w:r>
          <w:delText xml:space="preserve">process that Customer Personal Data only on the documented written instructions of the Customer, which are set out in </w:delText>
        </w:r>
        <w:r>
          <w:fldChar w:fldCharType="begin"/>
        </w:r>
        <w:r>
          <w:delInstrText>PAGEREF a513262\# "'paragraph '"  \h</w:delInstrText>
        </w:r>
        <w:r>
          <w:fldChar w:fldCharType="separate"/>
        </w:r>
        <w:r>
          <w:rPr>
            <w:b/>
          </w:rPr>
          <w:delText>Error! Bookmark not defined.</w:delText>
        </w:r>
        <w:r>
          <w:fldChar w:fldCharType="end"/>
        </w:r>
        <w:r>
          <w:fldChar w:fldCharType="begin"/>
        </w:r>
        <w:r>
          <w:rPr>
            <w:highlight w:val="lightGray"/>
          </w:rPr>
          <w:delInstrText>REF a513262 \h \w</w:delInstrText>
        </w:r>
        <w:r>
          <w:fldChar w:fldCharType="separate"/>
        </w:r>
        <w:r>
          <w:delText>1</w:delText>
        </w:r>
        <w:r>
          <w:fldChar w:fldCharType="end"/>
        </w:r>
        <w:r>
          <w:delText xml:space="preserve"> of </w:delText>
        </w:r>
        <w:r>
          <w:fldChar w:fldCharType="begin"/>
        </w:r>
        <w:r>
          <w:rPr>
            <w:highlight w:val="lightGray"/>
          </w:rPr>
          <w:delInstrText>REF a393604 \h \w</w:delInstrText>
        </w:r>
        <w:r>
          <w:fldChar w:fldCharType="separate"/>
        </w:r>
        <w:r>
          <w:delText>Schedule 5</w:delText>
        </w:r>
        <w:r>
          <w:fldChar w:fldCharType="end"/>
        </w:r>
        <w:r>
          <w:delText>, unless the Supplier is required by Applicable Laws to otherwise process that Customer Personal Data. Where the Supplier is relying on Applicable Laws as the basis for processing Customer Personal Data, the Supplier shall promptly notify the Customer of this before performing the processing unless prohibited from doing so by those Applicable Laws. The Supplier shall immediately inform the Customer if, in the opinion of the Supplier, the instructions of the Customer infringe Applicable Data Protection Laws;</w:delText>
        </w:r>
        <w:bookmarkEnd w:id="1559"/>
      </w:del>
    </w:p>
    <w:p w14:paraId="31A06A0A" w14:textId="77777777" w:rsidR="00000000" w:rsidRDefault="00000000" w:rsidP="00575092">
      <w:pPr>
        <w:pStyle w:val="Untitledsubclause2"/>
        <w:rPr>
          <w:del w:id="1561" w:author="David Sant" w:date="2025-11-27T21:39:00Z" w16du:dateUtc="2025-11-27T21:39:00Z"/>
        </w:rPr>
      </w:pPr>
      <w:bookmarkStart w:id="1562" w:name="a554968"/>
      <w:del w:id="1563" w:author="David Sant" w:date="2025-11-27T21:39:00Z" w16du:dateUtc="2025-11-27T21:39:00Z">
        <w:r>
          <w:delText xml:space="preserve">ensure that it has in place appropriate technical and organisational measures[, including those in </w:delText>
        </w:r>
        <w:r>
          <w:fldChar w:fldCharType="begin"/>
        </w:r>
        <w:r>
          <w:delInstrText>PAGEREF a843369\# "'paragraph '"  \h</w:delInstrText>
        </w:r>
        <w:r>
          <w:fldChar w:fldCharType="separate"/>
        </w:r>
        <w:r>
          <w:delText xml:space="preserve">paragraph </w:delText>
        </w:r>
        <w:r>
          <w:fldChar w:fldCharType="end"/>
        </w:r>
        <w:r>
          <w:fldChar w:fldCharType="begin"/>
        </w:r>
        <w:r>
          <w:rPr>
            <w:highlight w:val="lightGray"/>
          </w:rPr>
          <w:delInstrText>REF a843369 \h \w</w:delInstrText>
        </w:r>
        <w:r>
          <w:fldChar w:fldCharType="separate"/>
        </w:r>
        <w:r>
          <w:delText>1.1(g)</w:delText>
        </w:r>
        <w:r>
          <w:fldChar w:fldCharType="end"/>
        </w:r>
        <w:r>
          <w:delText xml:space="preserve"> of </w:delText>
        </w:r>
        <w:r>
          <w:fldChar w:fldCharType="begin"/>
        </w:r>
        <w:r>
          <w:rPr>
            <w:highlight w:val="lightGray"/>
          </w:rPr>
          <w:delInstrText>REF a393604 \h \w</w:delInstrText>
        </w:r>
        <w:r>
          <w:fldChar w:fldCharType="separate"/>
        </w:r>
        <w:r>
          <w:delText>Schedule 5</w:delText>
        </w:r>
        <w:r>
          <w:fldChar w:fldCharType="end"/>
        </w:r>
        <w:r>
          <w:delText>,] to protect against unauthorised or unlawful processing of Customer Personal Data and against its accidental loss, damage or destruction, including as appropriate:</w:delText>
        </w:r>
        <w:bookmarkEnd w:id="1562"/>
      </w:del>
    </w:p>
    <w:p w14:paraId="7210DD91" w14:textId="77777777" w:rsidR="00000000" w:rsidRPr="00CF65C2" w:rsidRDefault="00000000" w:rsidP="00575092">
      <w:pPr>
        <w:pStyle w:val="Untitledsubclause3"/>
        <w:rPr>
          <w:del w:id="1564" w:author="David Sant" w:date="2025-11-27T21:39:00Z" w16du:dateUtc="2025-11-27T21:39:00Z"/>
        </w:rPr>
      </w:pPr>
      <w:bookmarkStart w:id="1565" w:name="a222623"/>
      <w:del w:id="1566" w:author="David Sant" w:date="2025-11-27T21:39:00Z" w16du:dateUtc="2025-11-27T21:39:00Z">
        <w:r>
          <w:delText xml:space="preserve">the pseudonymisation and encryption of Customer Personal Data; </w:delText>
        </w:r>
        <w:bookmarkEnd w:id="1565"/>
      </w:del>
    </w:p>
    <w:p w14:paraId="0C10FF03" w14:textId="77777777" w:rsidR="00000000" w:rsidRDefault="00000000" w:rsidP="00575092">
      <w:pPr>
        <w:pStyle w:val="Untitledsubclause3"/>
        <w:rPr>
          <w:del w:id="1567" w:author="David Sant" w:date="2025-11-27T21:39:00Z" w16du:dateUtc="2025-11-27T21:39:00Z"/>
        </w:rPr>
      </w:pPr>
      <w:bookmarkStart w:id="1568" w:name="a577120"/>
      <w:del w:id="1569" w:author="David Sant" w:date="2025-11-27T21:39:00Z" w16du:dateUtc="2025-11-27T21:39:00Z">
        <w:r>
          <w:delText>the ability to ensure the ongoing confidentiality, integrity, availability and resilience of its processing systems and services;</w:delText>
        </w:r>
        <w:bookmarkEnd w:id="1568"/>
      </w:del>
    </w:p>
    <w:p w14:paraId="0313C8F8" w14:textId="77777777" w:rsidR="00000000" w:rsidRDefault="00000000" w:rsidP="00575092">
      <w:pPr>
        <w:pStyle w:val="Untitledsubclause3"/>
        <w:rPr>
          <w:del w:id="1570" w:author="David Sant" w:date="2025-11-27T21:39:00Z" w16du:dateUtc="2025-11-27T21:39:00Z"/>
        </w:rPr>
      </w:pPr>
      <w:bookmarkStart w:id="1571" w:name="a227055"/>
      <w:del w:id="1572" w:author="David Sant" w:date="2025-11-27T21:39:00Z" w16du:dateUtc="2025-11-27T21:39:00Z">
        <w:r>
          <w:delText>the ability to restore the availability of and access to Customer Personal Data in a timely manner in the event of a physical or technical incident; and</w:delText>
        </w:r>
        <w:bookmarkEnd w:id="1571"/>
      </w:del>
    </w:p>
    <w:p w14:paraId="29119262" w14:textId="77777777" w:rsidR="00000000" w:rsidRPr="00CF65C2" w:rsidRDefault="00000000" w:rsidP="00575092">
      <w:pPr>
        <w:pStyle w:val="Untitledsubclause3"/>
        <w:rPr>
          <w:del w:id="1573" w:author="David Sant" w:date="2025-11-27T21:39:00Z" w16du:dateUtc="2025-11-27T21:39:00Z"/>
        </w:rPr>
      </w:pPr>
      <w:bookmarkStart w:id="1574" w:name="a595578"/>
      <w:del w:id="1575" w:author="David Sant" w:date="2025-11-27T21:39:00Z" w16du:dateUtc="2025-11-27T21:39:00Z">
        <w:r>
          <w:delText>a process for regularly assessing and evaluating the effectiveness of technical and organisational measures for ensuring the security of the processing;</w:delText>
        </w:r>
        <w:bookmarkEnd w:id="1574"/>
      </w:del>
    </w:p>
    <w:p w14:paraId="22298D9A" w14:textId="77777777" w:rsidR="00000000" w:rsidRDefault="00000000" w:rsidP="00575092">
      <w:pPr>
        <w:pStyle w:val="Untitledsubclause2"/>
        <w:rPr>
          <w:del w:id="1576" w:author="David Sant" w:date="2025-11-27T21:39:00Z" w16du:dateUtc="2025-11-27T21:39:00Z"/>
        </w:rPr>
      </w:pPr>
      <w:bookmarkStart w:id="1577" w:name="a756067"/>
      <w:del w:id="1578" w:author="David Sant" w:date="2025-11-27T21:39:00Z" w16du:dateUtc="2025-11-27T21:39:00Z">
        <w:r>
          <w:delText>ensure that:</w:delText>
        </w:r>
        <w:bookmarkEnd w:id="1577"/>
      </w:del>
    </w:p>
    <w:p w14:paraId="2F2A08D0" w14:textId="77777777" w:rsidR="00000000" w:rsidRDefault="00000000" w:rsidP="00575092">
      <w:pPr>
        <w:pStyle w:val="Untitledsubclause3"/>
        <w:rPr>
          <w:del w:id="1579" w:author="David Sant" w:date="2025-11-27T21:39:00Z" w16du:dateUtc="2025-11-27T21:39:00Z"/>
        </w:rPr>
      </w:pPr>
      <w:bookmarkStart w:id="1580" w:name="a417307"/>
      <w:del w:id="1581" w:author="David Sant" w:date="2025-11-27T21:39:00Z" w16du:dateUtc="2025-11-27T21:39:00Z">
        <w:r>
          <w:delText>access to Customer Personnel Data is restricted only to those Supplier Personnel who need access to perform the Services; and</w:delText>
        </w:r>
        <w:bookmarkEnd w:id="1580"/>
      </w:del>
    </w:p>
    <w:p w14:paraId="7AA0F26B" w14:textId="77777777" w:rsidR="00000000" w:rsidRDefault="00000000" w:rsidP="00575092">
      <w:pPr>
        <w:pStyle w:val="Untitledsubclause3"/>
        <w:rPr>
          <w:del w:id="1582" w:author="David Sant" w:date="2025-11-27T21:39:00Z" w16du:dateUtc="2025-11-27T21:39:00Z"/>
        </w:rPr>
      </w:pPr>
      <w:bookmarkStart w:id="1583" w:name="a973857"/>
      <w:del w:id="1584" w:author="David Sant" w:date="2025-11-27T21:39:00Z" w16du:dateUtc="2025-11-27T21:39:00Z">
        <w:r>
          <w:delText xml:space="preserve"> all Supplier Personnel who have access to or process Customer Personal Data are obliged to keep the personal data confidential; </w:delText>
        </w:r>
        <w:bookmarkEnd w:id="1583"/>
      </w:del>
    </w:p>
    <w:p w14:paraId="0B80F16E" w14:textId="77777777" w:rsidR="00000000" w:rsidRDefault="00000000" w:rsidP="00575092">
      <w:pPr>
        <w:pStyle w:val="Untitledsubclause2"/>
        <w:rPr>
          <w:del w:id="1585" w:author="David Sant" w:date="2025-11-27T21:39:00Z" w16du:dateUtc="2025-11-27T21:39:00Z"/>
        </w:rPr>
      </w:pPr>
      <w:bookmarkStart w:id="1586" w:name="a656043"/>
      <w:del w:id="1587" w:author="David Sant" w:date="2025-11-27T21:39:00Z" w16du:dateUtc="2025-11-27T21:39:00Z">
        <w:r>
          <w:delText>promptly assist the Customer[, at the Supplier's expense,] in responding to any request from a data subject and in ensuring compliance with the Customer's obligations under Applicable Data Protection Laws with respect to security, breach notifications, impact assessments and consultations with the Commissioner or other Regulators. In particular, the Supplier shall promptly notify the Customer if it receives any complaint, notice or communication (whether from a data subject, the Commissioner or any other Regulator or third party) which relates to processing of Customer Personal Data;</w:delText>
        </w:r>
        <w:bookmarkEnd w:id="1586"/>
      </w:del>
    </w:p>
    <w:p w14:paraId="6CBAB47E" w14:textId="77777777" w:rsidR="00000000" w:rsidRDefault="00000000" w:rsidP="00575092">
      <w:pPr>
        <w:pStyle w:val="Untitledsubclause2"/>
        <w:rPr>
          <w:del w:id="1588" w:author="David Sant" w:date="2025-11-27T21:39:00Z" w16du:dateUtc="2025-11-27T21:39:00Z"/>
        </w:rPr>
      </w:pPr>
      <w:bookmarkStart w:id="1589" w:name="a956633"/>
      <w:del w:id="1590" w:author="David Sant" w:date="2025-11-27T21:39:00Z" w16du:dateUtc="2025-11-27T21:39:00Z">
        <w:r>
          <w:delText>notify the Customer without undue delay (and no later than [TIMESCALE]) after becoming aware of a personal data breach;</w:delText>
        </w:r>
        <w:bookmarkEnd w:id="1589"/>
      </w:del>
    </w:p>
    <w:p w14:paraId="51AB3411" w14:textId="77777777" w:rsidR="00000000" w:rsidRDefault="00000000" w:rsidP="00575092">
      <w:pPr>
        <w:pStyle w:val="Untitledsubclause2"/>
        <w:rPr>
          <w:del w:id="1591" w:author="David Sant" w:date="2025-11-27T21:39:00Z" w16du:dateUtc="2025-11-27T21:39:00Z"/>
        </w:rPr>
      </w:pPr>
      <w:bookmarkStart w:id="1592" w:name="a828725"/>
      <w:del w:id="1593" w:author="David Sant" w:date="2025-11-27T21:39:00Z" w16du:dateUtc="2025-11-27T21:39:00Z">
        <w:r>
          <w:delText xml:space="preserve">at the written direction of the Customer, delete or return to the Customer all Customer Personal Data when it is no longer needed to perform the Services and in any event on termination or expiry of this agreement, unless the Supplier is required by Applicable Law to continue to process that Customer Personal Data. The Supplier shall procure that any third party to which the Supplier has disclosed the Customer Personal Data does the same and shall certify to the Customer in writing that it has complied with this </w:delText>
        </w:r>
        <w:r>
          <w:fldChar w:fldCharType="begin"/>
        </w:r>
        <w:r>
          <w:delInstrText>PAGEREF a828725\# "'clause '"  \h</w:delInstrText>
        </w:r>
        <w:r>
          <w:fldChar w:fldCharType="separate"/>
        </w:r>
        <w:r>
          <w:delText xml:space="preserve">clause </w:delText>
        </w:r>
        <w:r>
          <w:fldChar w:fldCharType="end"/>
        </w:r>
        <w:r>
          <w:fldChar w:fldCharType="begin"/>
        </w:r>
        <w:r>
          <w:rPr>
            <w:highlight w:val="lightGray"/>
          </w:rPr>
          <w:delInstrText>REF a828725 \h \w</w:delInstrText>
        </w:r>
        <w:r>
          <w:fldChar w:fldCharType="separate"/>
        </w:r>
        <w:r>
          <w:delText>13.7(f)</w:delText>
        </w:r>
        <w:r>
          <w:fldChar w:fldCharType="end"/>
        </w:r>
        <w:r>
          <w:delText xml:space="preserve">. [If the Supplier is required by Applicable Law to continue to process any Customer Personal Data, the Supplier shall promptly notify the Customer of what that Applicable Law is and shall only be permitted to process that Customer Personal Data for that specific purpose. All requirements set out in this </w:delText>
        </w:r>
        <w:r>
          <w:fldChar w:fldCharType="begin"/>
        </w:r>
        <w:r>
          <w:delInstrText>PAGEREF a683454\# "'clause '"  \h</w:delInstrText>
        </w:r>
        <w:r>
          <w:fldChar w:fldCharType="separate"/>
        </w:r>
        <w:r>
          <w:delText xml:space="preserve">clause </w:delText>
        </w:r>
        <w:r>
          <w:fldChar w:fldCharType="end"/>
        </w:r>
        <w:r>
          <w:fldChar w:fldCharType="begin"/>
        </w:r>
        <w:r>
          <w:rPr>
            <w:highlight w:val="lightGray"/>
          </w:rPr>
          <w:delInstrText>REF a683454 \h \w</w:delInstrText>
        </w:r>
        <w:r>
          <w:fldChar w:fldCharType="separate"/>
        </w:r>
        <w:r>
          <w:delText>13</w:delText>
        </w:r>
        <w:r>
          <w:fldChar w:fldCharType="end"/>
        </w:r>
        <w:r>
          <w:delText xml:space="preserve"> shall continue to apply to any Customer Personal Data for as long as that Customer Personal Data is processed by the Supplier.] For the purposes of this </w:delText>
        </w:r>
        <w:r>
          <w:fldChar w:fldCharType="begin"/>
        </w:r>
        <w:r>
          <w:delInstrText>PAGEREF a828725\# "'clause '"  \h</w:delInstrText>
        </w:r>
        <w:r>
          <w:fldChar w:fldCharType="separate"/>
        </w:r>
        <w:r>
          <w:delText xml:space="preserve">clause </w:delText>
        </w:r>
        <w:r>
          <w:fldChar w:fldCharType="end"/>
        </w:r>
        <w:r>
          <w:fldChar w:fldCharType="begin"/>
        </w:r>
        <w:r>
          <w:rPr>
            <w:highlight w:val="lightGray"/>
          </w:rPr>
          <w:delInstrText>REF a828725 \h \w</w:delInstrText>
        </w:r>
        <w:r>
          <w:fldChar w:fldCharType="separate"/>
        </w:r>
        <w:r>
          <w:delText>13.7(f)</w:delText>
        </w:r>
        <w:r>
          <w:fldChar w:fldCharType="end"/>
        </w:r>
        <w:r>
          <w:delText xml:space="preserve"> the obligation to "delete" data includes the obligation to delete data from back-up systems as well as live systems; and</w:delText>
        </w:r>
        <w:bookmarkEnd w:id="1592"/>
      </w:del>
    </w:p>
    <w:p w14:paraId="2FF95867" w14:textId="77777777" w:rsidR="00000000" w:rsidRPr="007209C1" w:rsidRDefault="00000000" w:rsidP="00575092">
      <w:pPr>
        <w:pStyle w:val="Untitledsubclause2"/>
        <w:rPr>
          <w:del w:id="1594" w:author="David Sant" w:date="2025-11-27T21:39:00Z" w16du:dateUtc="2025-11-27T21:39:00Z"/>
        </w:rPr>
      </w:pPr>
      <w:bookmarkStart w:id="1595" w:name="a952048"/>
      <w:del w:id="1596" w:author="David Sant" w:date="2025-11-27T21:39:00Z" w16du:dateUtc="2025-11-27T21:39:00Z">
        <w:r>
          <w:delText xml:space="preserve">maintain complete and accurate records and information to demonstrate its compliance with Applicable Data Protection Laws and this </w:delText>
        </w:r>
        <w:r>
          <w:fldChar w:fldCharType="begin"/>
        </w:r>
        <w:r>
          <w:delInstrText>PAGEREF a683454\# "'clause '"  \h</w:delInstrText>
        </w:r>
        <w:r>
          <w:fldChar w:fldCharType="separate"/>
        </w:r>
        <w:r>
          <w:delText xml:space="preserve">clause </w:delText>
        </w:r>
        <w:r>
          <w:fldChar w:fldCharType="end"/>
        </w:r>
        <w:r>
          <w:fldChar w:fldCharType="begin"/>
        </w:r>
        <w:r>
          <w:rPr>
            <w:highlight w:val="lightGray"/>
          </w:rPr>
          <w:delInstrText>REF a683454 \h \w</w:delInstrText>
        </w:r>
        <w:r>
          <w:fldChar w:fldCharType="separate"/>
        </w:r>
        <w:r>
          <w:delText>13</w:delText>
        </w:r>
        <w:r>
          <w:fldChar w:fldCharType="end"/>
        </w:r>
        <w:r>
          <w:delText xml:space="preserve"> and make them available to the Customer on request. The Supplier shall allow for and submit its premises and operations to audits, including inspections, by the Customer or the Customer's designated auditor to demonstrate its compliance with Applicable Data Protection Laws and this </w:delText>
        </w:r>
        <w:r>
          <w:fldChar w:fldCharType="begin"/>
        </w:r>
        <w:r>
          <w:delInstrText>PAGEREF a683454\# "'clause '"  \h</w:delInstrText>
        </w:r>
        <w:r>
          <w:fldChar w:fldCharType="separate"/>
        </w:r>
        <w:r>
          <w:delText xml:space="preserve">clause </w:delText>
        </w:r>
        <w:r>
          <w:fldChar w:fldCharType="end"/>
        </w:r>
        <w:r>
          <w:fldChar w:fldCharType="begin"/>
        </w:r>
        <w:r>
          <w:rPr>
            <w:highlight w:val="lightGray"/>
          </w:rPr>
          <w:delInstrText>REF a683454 \h \w</w:delInstrText>
        </w:r>
        <w:r>
          <w:fldChar w:fldCharType="separate"/>
        </w:r>
        <w:r>
          <w:delText>13</w:delText>
        </w:r>
        <w:r>
          <w:fldChar w:fldCharType="end"/>
        </w:r>
        <w:r>
          <w:delText xml:space="preserve">. [The requirements of </w:delText>
        </w:r>
        <w:r>
          <w:fldChar w:fldCharType="begin"/>
        </w:r>
        <w:r>
          <w:delInstrText>PAGEREF a592417\# "'clause '"  \h</w:delInstrText>
        </w:r>
        <w:r>
          <w:fldChar w:fldCharType="separate"/>
        </w:r>
        <w:r>
          <w:rPr>
            <w:b/>
          </w:rPr>
          <w:delText>Error! Bookmark not defined.</w:delText>
        </w:r>
        <w:r>
          <w:fldChar w:fldCharType="end"/>
        </w:r>
        <w:r>
          <w:fldChar w:fldCharType="begin"/>
        </w:r>
        <w:r>
          <w:rPr>
            <w:highlight w:val="lightGray"/>
          </w:rPr>
          <w:delInstrText>REF a592417 \h \w</w:delInstrText>
        </w:r>
        <w:r>
          <w:fldChar w:fldCharType="separate"/>
        </w:r>
        <w:r>
          <w:delText>9</w:delText>
        </w:r>
        <w:r>
          <w:fldChar w:fldCharType="end"/>
        </w:r>
        <w:r>
          <w:delText xml:space="preserve"> apply to any audits under this </w:delText>
        </w:r>
        <w:r>
          <w:fldChar w:fldCharType="begin"/>
        </w:r>
        <w:r>
          <w:delInstrText>PAGEREF a683454\# "'clause '"  \h</w:delInstrText>
        </w:r>
        <w:r>
          <w:fldChar w:fldCharType="separate"/>
        </w:r>
        <w:r>
          <w:delText xml:space="preserve">clause </w:delText>
        </w:r>
        <w:r>
          <w:fldChar w:fldCharType="end"/>
        </w:r>
        <w:r>
          <w:fldChar w:fldCharType="begin"/>
        </w:r>
        <w:r>
          <w:rPr>
            <w:highlight w:val="lightGray"/>
          </w:rPr>
          <w:delInstrText>REF a683454 \h \w</w:delInstrText>
        </w:r>
        <w:r>
          <w:fldChar w:fldCharType="separate"/>
        </w:r>
        <w:r>
          <w:delText>13</w:delText>
        </w:r>
        <w:r>
          <w:fldChar w:fldCharType="end"/>
        </w:r>
        <w:r>
          <w:delText>.]</w:delText>
        </w:r>
        <w:bookmarkEnd w:id="1595"/>
      </w:del>
    </w:p>
    <w:p w14:paraId="0BC1344C" w14:textId="77777777" w:rsidR="00000000" w:rsidRDefault="00000000" w:rsidP="00575092">
      <w:pPr>
        <w:pStyle w:val="Untitledsubclause1"/>
        <w:rPr>
          <w:del w:id="1597" w:author="David Sant" w:date="2025-11-27T21:39:00Z" w16du:dateUtc="2025-11-27T21:39:00Z"/>
        </w:rPr>
      </w:pPr>
      <w:bookmarkStart w:id="1598" w:name="a997377"/>
      <w:del w:id="1599" w:author="David Sant" w:date="2025-11-27T21:39:00Z" w16du:dateUtc="2025-11-27T21:39:00Z">
        <w:r>
          <w:delText>The Supplier shall not engage a third party to process any Customer Personal Data without the prior written consent of the Customer [(not to be unreasonably withheld or delayed)]. The Supplier shall:</w:delText>
        </w:r>
        <w:bookmarkEnd w:id="1598"/>
      </w:del>
    </w:p>
    <w:p w14:paraId="0E000906" w14:textId="77777777" w:rsidR="00000000" w:rsidRDefault="00000000" w:rsidP="00575092">
      <w:pPr>
        <w:pStyle w:val="Untitledsubclause2"/>
        <w:rPr>
          <w:del w:id="1600" w:author="David Sant" w:date="2025-11-27T21:39:00Z" w16du:dateUtc="2025-11-27T21:39:00Z"/>
        </w:rPr>
      </w:pPr>
      <w:bookmarkStart w:id="1601" w:name="a101478"/>
      <w:del w:id="1602" w:author="David Sant" w:date="2025-11-27T21:39:00Z" w16du:dateUtc="2025-11-27T21:39:00Z">
        <w:r>
          <w:delText xml:space="preserve">ensure that the terms on which it appoints any third party processor comply with Applicable Data Protection Laws and are consistent with the obligations imposed on the Supplier in this </w:delText>
        </w:r>
        <w:r>
          <w:fldChar w:fldCharType="begin"/>
        </w:r>
        <w:r>
          <w:delInstrText>PAGEREF a683454\# "'clause '"  \h</w:delInstrText>
        </w:r>
        <w:r>
          <w:fldChar w:fldCharType="separate"/>
        </w:r>
        <w:r>
          <w:delText xml:space="preserve">clause </w:delText>
        </w:r>
        <w:r>
          <w:fldChar w:fldCharType="end"/>
        </w:r>
        <w:r>
          <w:fldChar w:fldCharType="begin"/>
        </w:r>
        <w:r>
          <w:rPr>
            <w:highlight w:val="lightGray"/>
          </w:rPr>
          <w:delInstrText>REF a683454 \h \w</w:delInstrText>
        </w:r>
        <w:r>
          <w:fldChar w:fldCharType="separate"/>
        </w:r>
        <w:r>
          <w:delText>13</w:delText>
        </w:r>
        <w:r>
          <w:fldChar w:fldCharType="end"/>
        </w:r>
        <w:r>
          <w:delText>; and</w:delText>
        </w:r>
        <w:bookmarkEnd w:id="1601"/>
      </w:del>
    </w:p>
    <w:p w14:paraId="3266F49C" w14:textId="77777777" w:rsidR="00000000" w:rsidRPr="00CF65C2" w:rsidRDefault="00000000" w:rsidP="00575092">
      <w:pPr>
        <w:pStyle w:val="Untitledsubclause2"/>
        <w:rPr>
          <w:del w:id="1603" w:author="David Sant" w:date="2025-11-27T21:39:00Z" w16du:dateUtc="2025-11-27T21:39:00Z"/>
        </w:rPr>
      </w:pPr>
      <w:bookmarkStart w:id="1604" w:name="a444322"/>
      <w:del w:id="1605" w:author="David Sant" w:date="2025-11-27T21:39:00Z" w16du:dateUtc="2025-11-27T21:39:00Z">
        <w:r>
          <w:delText>remain responsible for the acts and omissions of that third party as if they were the acts and omissions of the Supplier.</w:delText>
        </w:r>
        <w:bookmarkEnd w:id="1604"/>
      </w:del>
    </w:p>
    <w:p w14:paraId="32C2DED0" w14:textId="77777777" w:rsidR="00000000" w:rsidRDefault="00000000" w:rsidP="00575092">
      <w:pPr>
        <w:pStyle w:val="Untitledsubclause1"/>
        <w:rPr>
          <w:del w:id="1606" w:author="David Sant" w:date="2025-11-27T21:39:00Z" w16du:dateUtc="2025-11-27T21:39:00Z"/>
        </w:rPr>
      </w:pPr>
      <w:bookmarkStart w:id="1607" w:name="a443935"/>
      <w:del w:id="1608" w:author="David Sant" w:date="2025-11-27T21:39:00Z" w16du:dateUtc="2025-11-27T21:39:00Z">
        <w:r>
          <w:delText>The Supplier shall not carry out, via itself or via any other processor, any processing of Customer Personal Data, or transfer any Customer Personal Data, outside of the UK [or EEA], including processing Customer Personal Data on equipment situated outside of the UK [or EEA] unless the prior written consent of the Customer has been obtained and the Supplier:</w:delText>
        </w:r>
        <w:bookmarkEnd w:id="1607"/>
      </w:del>
    </w:p>
    <w:p w14:paraId="78EA98BE" w14:textId="77777777" w:rsidR="00000000" w:rsidRDefault="00000000" w:rsidP="00575092">
      <w:pPr>
        <w:pStyle w:val="Untitledsubclause2"/>
        <w:rPr>
          <w:del w:id="1609" w:author="David Sant" w:date="2025-11-27T21:39:00Z" w16du:dateUtc="2025-11-27T21:39:00Z"/>
        </w:rPr>
      </w:pPr>
      <w:bookmarkStart w:id="1610" w:name="a854241"/>
      <w:del w:id="1611" w:author="David Sant" w:date="2025-11-27T21:39:00Z" w16du:dateUtc="2025-11-27T21:39:00Z">
        <w:r>
          <w:delText xml:space="preserve">ensures that the processing is compliant with Applicable Data Protection Laws, including by ensuring an adequate level of protection for the Customer Personal Data; and </w:delText>
        </w:r>
        <w:bookmarkEnd w:id="1610"/>
      </w:del>
    </w:p>
    <w:p w14:paraId="5AF2A04A" w14:textId="77777777" w:rsidR="00000000" w:rsidRPr="00CF65C2" w:rsidRDefault="00000000" w:rsidP="00575092">
      <w:pPr>
        <w:pStyle w:val="Untitledsubclause2"/>
        <w:rPr>
          <w:del w:id="1612" w:author="David Sant" w:date="2025-11-27T21:39:00Z" w16du:dateUtc="2025-11-27T21:39:00Z"/>
        </w:rPr>
      </w:pPr>
      <w:bookmarkStart w:id="1613" w:name="a550271"/>
      <w:del w:id="1614" w:author="David Sant" w:date="2025-11-27T21:39:00Z" w16du:dateUtc="2025-11-27T21:39:00Z">
        <w:r>
          <w:delText>complies with any reasonable instructions notified to it by the Customer with respect to the processing of the Customer Personal Data.</w:delText>
        </w:r>
        <w:bookmarkEnd w:id="1613"/>
      </w:del>
    </w:p>
    <w:p w14:paraId="28FC2D0C" w14:textId="77777777" w:rsidR="00000000" w:rsidRDefault="00000000" w:rsidP="00575092">
      <w:pPr>
        <w:pStyle w:val="Untitledsubclause1"/>
        <w:rPr>
          <w:del w:id="1615" w:author="David Sant" w:date="2025-11-27T21:39:00Z" w16du:dateUtc="2025-11-27T21:39:00Z"/>
        </w:rPr>
      </w:pPr>
      <w:bookmarkStart w:id="1616" w:name="a728082"/>
      <w:del w:id="1617" w:author="David Sant" w:date="2025-11-27T21:39:00Z" w16du:dateUtc="2025-11-27T21:39:00Z">
        <w:r>
          <w:delText>The Supplier shall not do anything which may cause the Customer to be in breach of Applicable Data Protection Laws or damage its reputation with data subjects.</w:delText>
        </w:r>
        <w:bookmarkEnd w:id="1616"/>
      </w:del>
    </w:p>
    <w:p w14:paraId="1CAD5C58" w14:textId="1D6FD443" w:rsidR="00E76087" w:rsidRDefault="00000000" w:rsidP="00575092">
      <w:pPr>
        <w:pStyle w:val="TitleClause"/>
      </w:pPr>
      <w:r>
        <w:fldChar w:fldCharType="begin"/>
      </w:r>
      <w:r>
        <w:instrText>TC "14. Confidentiality" \l 1</w:instrText>
      </w:r>
      <w:r>
        <w:fldChar w:fldCharType="end"/>
      </w:r>
      <w:bookmarkStart w:id="1618" w:name="_Toc256000013"/>
      <w:bookmarkStart w:id="1619" w:name="a908829"/>
      <w:r>
        <w:t>Confidentiality</w:t>
      </w:r>
      <w:bookmarkEnd w:id="1618"/>
      <w:bookmarkEnd w:id="1619"/>
    </w:p>
    <w:p w14:paraId="41BC585C" w14:textId="77777777" w:rsidR="00E76087" w:rsidRDefault="00000000" w:rsidP="00575092">
      <w:pPr>
        <w:pStyle w:val="Untitledsubclause1"/>
      </w:pPr>
      <w:bookmarkStart w:id="1620" w:name="a476586"/>
      <w:r>
        <w:t>Each party shall keep the other party's Confidential Information secret and confidential and shall not:</w:t>
      </w:r>
      <w:bookmarkEnd w:id="1620"/>
    </w:p>
    <w:p w14:paraId="7196AAB2" w14:textId="77777777" w:rsidR="00E76087" w:rsidRDefault="00000000" w:rsidP="00575092">
      <w:pPr>
        <w:pStyle w:val="Untitledsubclause2"/>
      </w:pPr>
      <w:bookmarkStart w:id="1621" w:name="a680273"/>
      <w:r>
        <w:t>use that Confidential Information except for the purpose of exercising or performing its rights and obligations under or in connection with this agreement (</w:t>
      </w:r>
      <w:r>
        <w:rPr>
          <w:rStyle w:val="DefTerm"/>
        </w:rPr>
        <w:t>Permitted Purpose</w:t>
      </w:r>
      <w:r>
        <w:t>); or</w:t>
      </w:r>
      <w:bookmarkEnd w:id="1621"/>
    </w:p>
    <w:p w14:paraId="3C1F505F" w14:textId="0C5544FE" w:rsidR="00E76087" w:rsidRDefault="00000000" w:rsidP="00575092">
      <w:pPr>
        <w:pStyle w:val="Untitledsubclause2"/>
      </w:pPr>
      <w:bookmarkStart w:id="1622" w:name="a997589"/>
      <w:r>
        <w:lastRenderedPageBreak/>
        <w:t xml:space="preserve">disclose that Confidential Information in whole or in part to any person, except as permitted by </w:t>
      </w:r>
      <w:r>
        <w:fldChar w:fldCharType="begin"/>
      </w:r>
      <w:r>
        <w:instrText>PAGEREF a284115\# "'clause '"  \h</w:instrText>
      </w:r>
      <w:r>
        <w:fldChar w:fldCharType="separate"/>
      </w:r>
      <w:r w:rsidR="009B649C">
        <w:rPr>
          <w:noProof/>
        </w:rPr>
        <w:t xml:space="preserve">clause </w:t>
      </w:r>
      <w:r>
        <w:fldChar w:fldCharType="end"/>
      </w:r>
      <w:r>
        <w:fldChar w:fldCharType="begin"/>
      </w:r>
      <w:r>
        <w:rPr>
          <w:highlight w:val="lightGray"/>
        </w:rPr>
        <w:instrText>REF a284115 \h \w</w:instrText>
      </w:r>
      <w:r>
        <w:fldChar w:fldCharType="separate"/>
      </w:r>
      <w:ins w:id="1623" w:author="David Sant" w:date="2025-11-27T21:52:00Z" w16du:dateUtc="2025-11-27T21:52:00Z">
        <w:r w:rsidR="009B649C">
          <w:rPr>
            <w:highlight w:val="lightGray"/>
          </w:rPr>
          <w:t>14.2</w:t>
        </w:r>
      </w:ins>
      <w:del w:id="1624" w:author="David Sant" w:date="2025-11-27T21:52:00Z" w16du:dateUtc="2025-11-27T21:52:00Z">
        <w:r w:rsidDel="009B649C">
          <w:delText>14.2</w:delText>
        </w:r>
      </w:del>
      <w:r>
        <w:fldChar w:fldCharType="end"/>
      </w:r>
      <w:r>
        <w:t xml:space="preserve"> [or </w:t>
      </w:r>
      <w:r>
        <w:fldChar w:fldCharType="begin"/>
      </w:r>
      <w:r>
        <w:instrText>PAGEREF a575820\# "'clause '"  \h</w:instrText>
      </w:r>
      <w:r>
        <w:fldChar w:fldCharType="separate"/>
      </w:r>
      <w:r w:rsidR="009B649C">
        <w:rPr>
          <w:noProof/>
        </w:rPr>
        <w:t xml:space="preserve">clause </w:t>
      </w:r>
      <w:r>
        <w:fldChar w:fldCharType="end"/>
      </w:r>
      <w:r>
        <w:fldChar w:fldCharType="begin"/>
      </w:r>
      <w:r>
        <w:rPr>
          <w:highlight w:val="lightGray"/>
        </w:rPr>
        <w:instrText>REF a575820 \h \w</w:instrText>
      </w:r>
      <w:r>
        <w:fldChar w:fldCharType="separate"/>
      </w:r>
      <w:ins w:id="1625" w:author="David Sant" w:date="2025-11-27T21:52:00Z" w16du:dateUtc="2025-11-27T21:52:00Z">
        <w:r w:rsidR="009B649C">
          <w:rPr>
            <w:highlight w:val="lightGray"/>
          </w:rPr>
          <w:t>14.3</w:t>
        </w:r>
      </w:ins>
      <w:del w:id="1626" w:author="David Sant" w:date="2025-11-27T21:52:00Z" w16du:dateUtc="2025-11-27T21:52:00Z">
        <w:r w:rsidDel="009B649C">
          <w:delText>14.3</w:delText>
        </w:r>
      </w:del>
      <w:r>
        <w:fldChar w:fldCharType="end"/>
      </w:r>
      <w:r>
        <w:t>].</w:t>
      </w:r>
      <w:bookmarkEnd w:id="1622"/>
    </w:p>
    <w:p w14:paraId="185B20F5" w14:textId="77777777" w:rsidR="00E76087" w:rsidRDefault="00000000" w:rsidP="00575092">
      <w:pPr>
        <w:pStyle w:val="Untitledsubclause1"/>
      </w:pPr>
      <w:bookmarkStart w:id="1627" w:name="a284115"/>
      <w:r>
        <w:t>Each party may disclose the other party's Confidential Information:</w:t>
      </w:r>
      <w:bookmarkEnd w:id="1627"/>
    </w:p>
    <w:p w14:paraId="7B0C25AD" w14:textId="65ECDA02" w:rsidR="00E76087" w:rsidRDefault="00000000" w:rsidP="00575092">
      <w:pPr>
        <w:pStyle w:val="Untitledsubclause2"/>
      </w:pPr>
      <w:bookmarkStart w:id="1628" w:name="a295665"/>
      <w:r>
        <w:t xml:space="preserve">to </w:t>
      </w:r>
      <w:del w:id="1629" w:author="David Sant" w:date="2025-11-27T22:35:00Z" w16du:dateUtc="2025-11-27T22:35:00Z">
        <w:r w:rsidDel="00BC3B0E">
          <w:delText>[</w:delText>
        </w:r>
      </w:del>
      <w:r>
        <w:t>those of</w:t>
      </w:r>
      <w:del w:id="1630" w:author="David Sant" w:date="2025-11-27T22:35:00Z" w16du:dateUtc="2025-11-27T22:35:00Z">
        <w:r w:rsidDel="00BC3B0E">
          <w:delText>]</w:delText>
        </w:r>
      </w:del>
      <w:r>
        <w:t xml:space="preserve"> its </w:t>
      </w:r>
      <w:del w:id="1631" w:author="David Sant" w:date="2025-11-27T21:39:00Z" w16du:dateUtc="2025-11-27T21:39:00Z">
        <w:r>
          <w:delText>[</w:delText>
        </w:r>
      </w:del>
      <w:r>
        <w:t>and its Affiliates'</w:t>
      </w:r>
      <w:del w:id="1632" w:author="David Sant" w:date="2025-11-27T21:39:00Z" w16du:dateUtc="2025-11-27T21:39:00Z">
        <w:r>
          <w:delText>]</w:delText>
        </w:r>
      </w:del>
      <w:r>
        <w:t xml:space="preserve"> employees, officers, representatives, independent contractors, subcontractors and advisers who need to know that information for the Permitted Purpose (</w:t>
      </w:r>
      <w:r>
        <w:rPr>
          <w:rStyle w:val="DefTerm"/>
        </w:rPr>
        <w:t>Representatives</w:t>
      </w:r>
      <w:r>
        <w:t xml:space="preserve">). Each party shall ensure that its Representatives comply with confidentiality obligations which are substantially equivalent to those set out in this </w:t>
      </w:r>
      <w:r>
        <w:fldChar w:fldCharType="begin"/>
      </w:r>
      <w:r>
        <w:instrText>PAGEREF a908829\# "'clause '"  \h</w:instrText>
      </w:r>
      <w:r>
        <w:fldChar w:fldCharType="separate"/>
      </w:r>
      <w:r w:rsidR="009B649C">
        <w:rPr>
          <w:noProof/>
        </w:rPr>
        <w:t xml:space="preserve">clause </w:t>
      </w:r>
      <w:r>
        <w:fldChar w:fldCharType="end"/>
      </w:r>
      <w:r>
        <w:fldChar w:fldCharType="begin"/>
      </w:r>
      <w:r>
        <w:rPr>
          <w:highlight w:val="lightGray"/>
        </w:rPr>
        <w:instrText>REF a908829 \h \w</w:instrText>
      </w:r>
      <w:r>
        <w:fldChar w:fldCharType="separate"/>
      </w:r>
      <w:ins w:id="1633" w:author="David Sant" w:date="2025-11-27T21:52:00Z" w16du:dateUtc="2025-11-27T21:52:00Z">
        <w:r w:rsidR="009B649C">
          <w:rPr>
            <w:highlight w:val="lightGray"/>
          </w:rPr>
          <w:t>14</w:t>
        </w:r>
      </w:ins>
      <w:del w:id="1634" w:author="David Sant" w:date="2025-11-27T21:52:00Z" w16du:dateUtc="2025-11-27T21:52:00Z">
        <w:r w:rsidDel="009B649C">
          <w:delText>14</w:delText>
        </w:r>
      </w:del>
      <w:r>
        <w:fldChar w:fldCharType="end"/>
      </w:r>
      <w:r>
        <w:t>; and</w:t>
      </w:r>
      <w:bookmarkEnd w:id="1628"/>
    </w:p>
    <w:p w14:paraId="569826F3" w14:textId="77777777" w:rsidR="00E76087" w:rsidRDefault="00000000" w:rsidP="00575092">
      <w:pPr>
        <w:pStyle w:val="Untitledsubclause2"/>
      </w:pPr>
      <w:bookmarkStart w:id="1635" w:name="a328397"/>
      <w:r>
        <w:t xml:space="preserve">as may be required by law, a court of competent jurisdiction or any governmental or regulatory authority, provided that, to the extent it is legally permitted to do so, it gives the other party as much notice of the disclosure as possible </w:t>
      </w:r>
      <w:del w:id="1636" w:author="David Sant" w:date="2025-11-27T22:36:00Z" w16du:dateUtc="2025-11-27T22:36:00Z">
        <w:r w:rsidDel="00BC3B0E">
          <w:delText>[</w:delText>
        </w:r>
      </w:del>
      <w:r>
        <w:t>and, where notice of disclosure is not prohibited, it takes into account the reasonable requests of the other party in relation to the content of the disclosure</w:t>
      </w:r>
      <w:del w:id="1637" w:author="David Sant" w:date="2025-11-27T22:36:00Z" w16du:dateUtc="2025-11-27T22:36:00Z">
        <w:r w:rsidDel="00BC3B0E">
          <w:delText>]</w:delText>
        </w:r>
      </w:del>
      <w:r>
        <w:t>.</w:t>
      </w:r>
      <w:bookmarkEnd w:id="1635"/>
    </w:p>
    <w:p w14:paraId="261B2C1E" w14:textId="520EA44E" w:rsidR="00E76087" w:rsidRPr="00173A8E" w:rsidDel="009525B5" w:rsidRDefault="00000000" w:rsidP="00575092">
      <w:pPr>
        <w:pStyle w:val="Untitledsubclause1"/>
        <w:rPr>
          <w:del w:id="1638" w:author="David Sant" w:date="2025-11-27T22:10:00Z" w16du:dateUtc="2025-11-27T22:10:00Z"/>
        </w:rPr>
      </w:pPr>
      <w:bookmarkStart w:id="1639" w:name="a575820"/>
      <w:del w:id="1640" w:author="David Sant" w:date="2025-11-27T22:10:00Z" w16du:dateUtc="2025-11-27T22:10:00Z">
        <w:r w:rsidDel="009525B5">
          <w:delText xml:space="preserve">The </w:delText>
        </w:r>
      </w:del>
      <w:del w:id="1641" w:author="David Sant" w:date="2025-11-27T21:39:00Z" w16du:dateUtc="2025-11-27T21:39:00Z">
        <w:r>
          <w:delText>Customer</w:delText>
        </w:r>
      </w:del>
      <w:del w:id="1642" w:author="David Sant" w:date="2025-11-27T22:10:00Z" w16du:dateUtc="2025-11-27T22:10:00Z">
        <w:r w:rsidDel="009525B5">
          <w:delText xml:space="preserve"> may disclose the Supplier's Confidential Information [(excluding Confidential Information concerning the Charges and [OTHER RESTRICTED INFORMATION])] to any actual or potential Replacement Supplier to the extent reasonably necessary to plan for an exit from this agreement or to facilitate the smooth transition of the Services to a new supplier, provided that the </w:delText>
        </w:r>
      </w:del>
      <w:del w:id="1643" w:author="David Sant" w:date="2025-11-27T21:39:00Z" w16du:dateUtc="2025-11-27T21:39:00Z">
        <w:r>
          <w:delText>Customer</w:delText>
        </w:r>
      </w:del>
      <w:del w:id="1644" w:author="David Sant" w:date="2025-11-27T22:10:00Z" w16du:dateUtc="2025-11-27T22:10:00Z">
        <w:r w:rsidDel="009525B5">
          <w:delText xml:space="preserve"> ensures any recipient of Confidential Information under this </w:delText>
        </w:r>
        <w:r w:rsidDel="009525B5">
          <w:fldChar w:fldCharType="begin"/>
        </w:r>
        <w:r w:rsidDel="009525B5">
          <w:delInstrText>PAGEREF a575820\# "'clause '"  \h</w:delInstrText>
        </w:r>
        <w:r w:rsidDel="009525B5">
          <w:fldChar w:fldCharType="separate"/>
        </w:r>
        <w:r w:rsidR="009B649C" w:rsidDel="009525B5">
          <w:rPr>
            <w:noProof/>
          </w:rPr>
          <w:delText xml:space="preserve">clause </w:delText>
        </w:r>
        <w:r w:rsidDel="009525B5">
          <w:fldChar w:fldCharType="end"/>
        </w:r>
        <w:r w:rsidDel="009525B5">
          <w:fldChar w:fldCharType="begin"/>
        </w:r>
        <w:r w:rsidDel="009525B5">
          <w:rPr>
            <w:highlight w:val="lightGray"/>
          </w:rPr>
          <w:delInstrText>REF a575820 \h \w</w:delInstrText>
        </w:r>
        <w:r w:rsidDel="009525B5">
          <w:fldChar w:fldCharType="separate"/>
        </w:r>
      </w:del>
      <w:del w:id="1645" w:author="David Sant" w:date="2025-11-27T21:52:00Z" w16du:dateUtc="2025-11-27T21:52:00Z">
        <w:r w:rsidDel="009B649C">
          <w:delText>14.3</w:delText>
        </w:r>
      </w:del>
      <w:del w:id="1646" w:author="David Sant" w:date="2025-11-27T22:10:00Z" w16du:dateUtc="2025-11-27T22:10:00Z">
        <w:r w:rsidDel="009525B5">
          <w:fldChar w:fldCharType="end"/>
        </w:r>
        <w:r w:rsidDel="009525B5">
          <w:delText xml:space="preserve"> complies with confidentiality obligations which are substantially equivalent to those set out in this </w:delText>
        </w:r>
        <w:r w:rsidDel="009525B5">
          <w:fldChar w:fldCharType="begin"/>
        </w:r>
        <w:r w:rsidDel="009525B5">
          <w:delInstrText>PAGEREF a908829\# "'clause '"  \h</w:delInstrText>
        </w:r>
        <w:r w:rsidDel="009525B5">
          <w:fldChar w:fldCharType="separate"/>
        </w:r>
        <w:r w:rsidR="009B649C" w:rsidDel="009525B5">
          <w:rPr>
            <w:noProof/>
          </w:rPr>
          <w:delText xml:space="preserve">clause </w:delText>
        </w:r>
        <w:r w:rsidDel="009525B5">
          <w:fldChar w:fldCharType="end"/>
        </w:r>
        <w:r w:rsidDel="009525B5">
          <w:fldChar w:fldCharType="begin"/>
        </w:r>
        <w:r w:rsidDel="009525B5">
          <w:rPr>
            <w:highlight w:val="lightGray"/>
          </w:rPr>
          <w:delInstrText>REF a908829 \h \w</w:delInstrText>
        </w:r>
        <w:r w:rsidDel="009525B5">
          <w:fldChar w:fldCharType="separate"/>
        </w:r>
      </w:del>
      <w:del w:id="1647" w:author="David Sant" w:date="2025-11-27T21:52:00Z" w16du:dateUtc="2025-11-27T21:52:00Z">
        <w:r w:rsidDel="009B649C">
          <w:delText>14</w:delText>
        </w:r>
      </w:del>
      <w:del w:id="1648" w:author="David Sant" w:date="2025-11-27T22:10:00Z" w16du:dateUtc="2025-11-27T22:10:00Z">
        <w:r w:rsidDel="009525B5">
          <w:fldChar w:fldCharType="end"/>
        </w:r>
        <w:r w:rsidDel="009525B5">
          <w:delText>.</w:delText>
        </w:r>
        <w:bookmarkEnd w:id="1639"/>
      </w:del>
    </w:p>
    <w:p w14:paraId="7B784DB1" w14:textId="3B7ACDB1" w:rsidR="00E76087" w:rsidDel="00BC3B0E" w:rsidRDefault="00000000" w:rsidP="00575092">
      <w:pPr>
        <w:pStyle w:val="Untitledsubclause1"/>
        <w:rPr>
          <w:del w:id="1649" w:author="David Sant" w:date="2025-11-27T22:36:00Z" w16du:dateUtc="2025-11-27T22:36:00Z"/>
        </w:rPr>
      </w:pPr>
      <w:bookmarkStart w:id="1650" w:name="a709836"/>
      <w:del w:id="1651" w:author="David Sant" w:date="2025-11-27T22:36:00Z" w16du:dateUtc="2025-11-27T22:36:00Z">
        <w:r w:rsidDel="00BC3B0E">
          <w:delText xml:space="preserve">[The Supplier shall [not process the </w:delText>
        </w:r>
      </w:del>
      <w:del w:id="1652" w:author="David Sant" w:date="2025-11-27T21:39:00Z" w16du:dateUtc="2025-11-27T21:39:00Z">
        <w:r>
          <w:delText>Customer's</w:delText>
        </w:r>
      </w:del>
      <w:del w:id="1653" w:author="David Sant" w:date="2025-11-27T22:36:00Z" w16du:dateUtc="2025-11-27T22:36:00Z">
        <w:r w:rsidDel="00BC3B0E">
          <w:delText xml:space="preserve"> Confidential Information in any way using machine learning or artificial intelligence (AI) models </w:delText>
        </w:r>
        <w:r w:rsidDel="00BC3B0E">
          <w:rPr>
            <w:b/>
            <w:bCs/>
          </w:rPr>
          <w:delText>OR</w:delText>
        </w:r>
        <w:r w:rsidDel="00BC3B0E">
          <w:delText xml:space="preserve"> only process the </w:delText>
        </w:r>
      </w:del>
      <w:del w:id="1654" w:author="David Sant" w:date="2025-11-27T21:39:00Z" w16du:dateUtc="2025-11-27T21:39:00Z">
        <w:r>
          <w:delText>Customer's</w:delText>
        </w:r>
      </w:del>
      <w:del w:id="1655" w:author="David Sant" w:date="2025-11-27T22:36:00Z" w16du:dateUtc="2025-11-27T22:36:00Z">
        <w:r w:rsidDel="00BC3B0E">
          <w:delText xml:space="preserve"> Confidential Information using machine learning or artificial intelligence (AI) models where those models will not be:</w:delText>
        </w:r>
        <w:r w:rsidDel="00BC3B0E">
          <w:fldChar w:fldCharType="begin"/>
        </w:r>
        <w:r w:rsidDel="00BC3B0E">
          <w:delInstrText>MACROBUTTON optional</w:delInstrText>
        </w:r>
        <w:r w:rsidDel="00BC3B0E">
          <w:fldChar w:fldCharType="end"/>
        </w:r>
        <w:bookmarkEnd w:id="1650"/>
      </w:del>
    </w:p>
    <w:p w14:paraId="5149747D" w14:textId="33B11F6B" w:rsidR="00E76087" w:rsidDel="00BC3B0E" w:rsidRDefault="00000000" w:rsidP="00575092">
      <w:pPr>
        <w:pStyle w:val="Untitledsubclause2"/>
        <w:rPr>
          <w:del w:id="1656" w:author="David Sant" w:date="2025-11-27T22:36:00Z" w16du:dateUtc="2025-11-27T22:36:00Z"/>
        </w:rPr>
      </w:pPr>
      <w:bookmarkStart w:id="1657" w:name="a442116"/>
      <w:del w:id="1658" w:author="David Sant" w:date="2025-11-27T22:36:00Z" w16du:dateUtc="2025-11-27T22:36:00Z">
        <w:r w:rsidDel="00BC3B0E">
          <w:delText xml:space="preserve">trained on the </w:delText>
        </w:r>
      </w:del>
      <w:del w:id="1659" w:author="David Sant" w:date="2025-11-27T21:39:00Z" w16du:dateUtc="2025-11-27T21:39:00Z">
        <w:r>
          <w:delText>Customer's</w:delText>
        </w:r>
      </w:del>
      <w:del w:id="1660" w:author="David Sant" w:date="2025-11-27T22:36:00Z" w16du:dateUtc="2025-11-27T22:36:00Z">
        <w:r w:rsidDel="00BC3B0E">
          <w:delText xml:space="preserve"> Confidential Information; and</w:delText>
        </w:r>
        <w:bookmarkEnd w:id="1657"/>
      </w:del>
    </w:p>
    <w:p w14:paraId="471C2FF8" w14:textId="178B10BC" w:rsidR="00BC3B0E" w:rsidRDefault="00000000" w:rsidP="00BC3B0E">
      <w:pPr>
        <w:pStyle w:val="Untitledsubclause1"/>
        <w:rPr>
          <w:ins w:id="1661" w:author="David Sant" w:date="2025-11-27T22:35:00Z" w16du:dateUtc="2025-11-27T22:35:00Z"/>
        </w:rPr>
        <w:pPrChange w:id="1662" w:author="David Sant" w:date="2025-11-27T22:35:00Z" w16du:dateUtc="2025-11-27T22:35:00Z">
          <w:pPr>
            <w:pStyle w:val="Untitledsubclause2"/>
          </w:pPr>
        </w:pPrChange>
      </w:pPr>
      <w:bookmarkStart w:id="1663" w:name="a895826"/>
      <w:del w:id="1664" w:author="David Sant" w:date="2025-11-27T22:36:00Z" w16du:dateUtc="2025-11-27T22:36:00Z">
        <w:r w:rsidDel="00BC3B0E">
          <w:delText>lawfully available to or accessible for use by any person or entity except the Supplier or its Representatives.]</w:delText>
        </w:r>
      </w:del>
      <w:bookmarkEnd w:id="1663"/>
      <w:ins w:id="1665" w:author="David Sant" w:date="2025-11-27T22:35:00Z" w16du:dateUtc="2025-11-27T22:35:00Z">
        <w:r w:rsidR="00BC3B0E">
          <w:t xml:space="preserve">The Supplier shall take additional security measures to protect </w:t>
        </w:r>
        <w:r w:rsidR="00BC3B0E">
          <w:t>Norton</w:t>
        </w:r>
        <w:r w:rsidR="00BC3B0E">
          <w:t>'s Confidential Information relating to Norton</w:t>
        </w:r>
        <w:r w:rsidR="00BC3B0E">
          <w:t>’s Intellectual Property Rights</w:t>
        </w:r>
        <w:r w:rsidR="00BC3B0E">
          <w:t>, prototypes and technical materials, including: maintaining physical security for any prototypes, materials</w:t>
        </w:r>
        <w:r w:rsidR="00BC3B0E">
          <w:t xml:space="preserve"> or</w:t>
        </w:r>
        <w:r w:rsidR="00BC3B0E">
          <w:t xml:space="preserve"> technical documentation provided by or created for </w:t>
        </w:r>
        <w:r w:rsidR="00BC3B0E">
          <w:t>Norton</w:t>
        </w:r>
        <w:r w:rsidR="00BC3B0E">
          <w:t>; restricting access to authorized personnel only; maintaining secure storage facilities; and implementing procedures to prevent unauthorized removal, copying</w:t>
        </w:r>
        <w:r w:rsidR="00BC3B0E">
          <w:t xml:space="preserve"> or</w:t>
        </w:r>
        <w:r w:rsidR="00BC3B0E">
          <w:t xml:space="preserve"> disclosure of such materials.</w:t>
        </w:r>
      </w:ins>
    </w:p>
    <w:p w14:paraId="1F690986" w14:textId="77777777" w:rsidR="00BC3B0E" w:rsidRDefault="00BC3B0E" w:rsidP="00BC3B0E">
      <w:pPr>
        <w:pStyle w:val="Untitledsubclause1"/>
        <w:rPr>
          <w:ins w:id="1666" w:author="David Sant" w:date="2025-11-27T22:35:00Z" w16du:dateUtc="2025-11-27T22:35:00Z"/>
        </w:rPr>
        <w:pPrChange w:id="1667" w:author="David Sant" w:date="2025-11-27T22:35:00Z" w16du:dateUtc="2025-11-27T22:35:00Z">
          <w:pPr>
            <w:pStyle w:val="Untitledsubclause2"/>
          </w:pPr>
        </w:pPrChange>
      </w:pPr>
      <w:ins w:id="1668" w:author="David Sant" w:date="2025-11-27T22:35:00Z" w16du:dateUtc="2025-11-27T22:35:00Z">
        <w:r>
          <w:t xml:space="preserve">The Supplier shall immediately notify </w:t>
        </w:r>
        <w:r>
          <w:t>Norton</w:t>
        </w:r>
        <w:r>
          <w:t xml:space="preserve"> in writing if the Supplier becomes aware of any actual or suspected breach of confidentiality, unauthorized disclosure, loss, theft</w:t>
        </w:r>
        <w:r>
          <w:t xml:space="preserve"> or</w:t>
        </w:r>
        <w:r>
          <w:t xml:space="preserve"> compromise of </w:t>
        </w:r>
        <w:r>
          <w:t>Norton</w:t>
        </w:r>
        <w:r>
          <w:t>'s Confidential Information. Such notification shall include full details of the breach, the information affected, the persons or entities who may have gained unauthorized access and the steps the Supplier has taken or proposes to take to remedy the breach and prevent future occurrences.</w:t>
        </w:r>
      </w:ins>
    </w:p>
    <w:p w14:paraId="5B585A7B" w14:textId="77777777" w:rsidR="00BC3B0E" w:rsidRDefault="00BC3B0E" w:rsidP="00BC3B0E">
      <w:pPr>
        <w:pStyle w:val="Untitledsubclause1"/>
        <w:numPr>
          <w:ilvl w:val="0"/>
          <w:numId w:val="0"/>
        </w:numPr>
        <w:ind w:left="720"/>
        <w:pPrChange w:id="1669" w:author="David Sant" w:date="2025-11-27T22:35:00Z" w16du:dateUtc="2025-11-27T22:35:00Z">
          <w:pPr>
            <w:pStyle w:val="Untitledsubclause2"/>
          </w:pPr>
        </w:pPrChange>
      </w:pPr>
    </w:p>
    <w:p w14:paraId="3F7C183B" w14:textId="5489F445" w:rsidR="00E76087" w:rsidRPr="006672DF" w:rsidRDefault="00000000" w:rsidP="00575092">
      <w:pPr>
        <w:pStyle w:val="Untitledsubclause1"/>
      </w:pPr>
      <w:bookmarkStart w:id="1670" w:name="a847780"/>
      <w:r>
        <w:t xml:space="preserve">The provisions of this </w:t>
      </w:r>
      <w:r>
        <w:fldChar w:fldCharType="begin"/>
      </w:r>
      <w:r>
        <w:instrText>PAGEREF a908829\# "'clause '"  \h</w:instrText>
      </w:r>
      <w:r>
        <w:fldChar w:fldCharType="separate"/>
      </w:r>
      <w:r w:rsidR="009B649C">
        <w:rPr>
          <w:noProof/>
        </w:rPr>
        <w:t xml:space="preserve">clause </w:t>
      </w:r>
      <w:r>
        <w:fldChar w:fldCharType="end"/>
      </w:r>
      <w:r>
        <w:fldChar w:fldCharType="begin"/>
      </w:r>
      <w:r>
        <w:rPr>
          <w:highlight w:val="lightGray"/>
        </w:rPr>
        <w:instrText>REF a908829 \h \w</w:instrText>
      </w:r>
      <w:r>
        <w:fldChar w:fldCharType="separate"/>
      </w:r>
      <w:ins w:id="1671" w:author="David Sant" w:date="2025-11-27T21:52:00Z" w16du:dateUtc="2025-11-27T21:52:00Z">
        <w:r w:rsidR="009B649C">
          <w:rPr>
            <w:highlight w:val="lightGray"/>
          </w:rPr>
          <w:t>14</w:t>
        </w:r>
      </w:ins>
      <w:del w:id="1672" w:author="David Sant" w:date="2025-11-27T21:52:00Z" w16du:dateUtc="2025-11-27T21:52:00Z">
        <w:r w:rsidDel="009B649C">
          <w:delText>14</w:delText>
        </w:r>
      </w:del>
      <w:r>
        <w:fldChar w:fldCharType="end"/>
      </w:r>
      <w:r>
        <w:t xml:space="preserve"> shall continue to apply </w:t>
      </w:r>
      <w:del w:id="1673" w:author="David Sant" w:date="2025-11-27T22:36:00Z" w16du:dateUtc="2025-11-27T22:36:00Z">
        <w:r w:rsidDel="00BC3B0E">
          <w:delText xml:space="preserve">[after termination or expiry of this agreement </w:delText>
        </w:r>
        <w:r w:rsidDel="00BC3B0E">
          <w:rPr>
            <w:b/>
            <w:bCs/>
          </w:rPr>
          <w:delText>OR</w:delText>
        </w:r>
        <w:r w:rsidDel="00BC3B0E">
          <w:delText xml:space="preserve"> for a period of [five] years after termination or expiry of this agreement </w:delText>
        </w:r>
        <w:r w:rsidDel="00BC3B0E">
          <w:rPr>
            <w:b/>
            <w:bCs/>
          </w:rPr>
          <w:delText>OR</w:delText>
        </w:r>
        <w:r w:rsidDel="00BC3B0E">
          <w:delText xml:space="preserve"> </w:delText>
        </w:r>
      </w:del>
      <w:r>
        <w:t xml:space="preserve">indefinitely after termination or expiry of this agreement in relation to </w:t>
      </w:r>
      <w:del w:id="1674" w:author="David Sant" w:date="2025-11-27T21:39:00Z" w16du:dateUtc="2025-11-27T21:39:00Z">
        <w:r>
          <w:delText>[CONFIDENTIAL INFORMATION TO BE PROTECTED INDEFINITELY]</w:delText>
        </w:r>
      </w:del>
      <w:ins w:id="1675" w:author="David Sant" w:date="2025-11-27T21:39:00Z" w16du:dateUtc="2025-11-27T21:39:00Z">
        <w:r>
          <w:t>Norton</w:t>
        </w:r>
      </w:ins>
      <w:ins w:id="1676" w:author="David Sant" w:date="2025-11-27T22:08:00Z" w16du:dateUtc="2025-11-27T22:08:00Z">
        <w:r w:rsidR="00673191">
          <w:t>’s Intellectual Property Rights</w:t>
        </w:r>
      </w:ins>
      <w:ins w:id="1677" w:author="David Sant" w:date="2025-11-27T21:39:00Z" w16du:dateUtc="2025-11-27T21:39:00Z">
        <w:r>
          <w:t>, technical specifications, designs, test data, research results, prototypes</w:t>
        </w:r>
        <w:r w:rsidR="00AD1C9B">
          <w:t xml:space="preserve"> and</w:t>
        </w:r>
        <w:r>
          <w:t xml:space="preserve"> any other technical or scientific information disclosed or developed under this agreement</w:t>
        </w:r>
      </w:ins>
      <w:r w:rsidR="00AD1C9B">
        <w:t xml:space="preserve"> and</w:t>
      </w:r>
      <w:r>
        <w:t xml:space="preserve"> for a period of </w:t>
      </w:r>
      <w:del w:id="1678" w:author="David Sant" w:date="2025-11-27T21:39:00Z" w16du:dateUtc="2025-11-27T21:39:00Z">
        <w:r>
          <w:delText>[</w:delText>
        </w:r>
      </w:del>
      <w:r>
        <w:t>five</w:t>
      </w:r>
      <w:del w:id="1679" w:author="David Sant" w:date="2025-11-27T21:39:00Z" w16du:dateUtc="2025-11-27T21:39:00Z">
        <w:r>
          <w:delText>]</w:delText>
        </w:r>
      </w:del>
      <w:r>
        <w:t xml:space="preserve"> years after termination or expiry for all other Confidential Information</w:t>
      </w:r>
      <w:del w:id="1680" w:author="David Sant" w:date="2025-11-27T21:39:00Z" w16du:dateUtc="2025-11-27T21:39:00Z">
        <w:r>
          <w:delText>].</w:delText>
        </w:r>
      </w:del>
      <w:ins w:id="1681" w:author="David Sant" w:date="2025-11-27T21:39:00Z" w16du:dateUtc="2025-11-27T21:39:00Z">
        <w:r>
          <w:t>.</w:t>
        </w:r>
      </w:ins>
      <w:bookmarkEnd w:id="1670"/>
    </w:p>
    <w:p w14:paraId="16BA7351" w14:textId="77777777" w:rsidR="00E76087" w:rsidRDefault="00000000" w:rsidP="00575092">
      <w:pPr>
        <w:pStyle w:val="TitleClause"/>
      </w:pPr>
      <w:r>
        <w:fldChar w:fldCharType="begin"/>
      </w:r>
      <w:r>
        <w:instrText>TC "15. Working with competitors" \l 1</w:instrText>
      </w:r>
      <w:r>
        <w:fldChar w:fldCharType="end"/>
      </w:r>
      <w:bookmarkStart w:id="1682" w:name="_Toc256000014"/>
      <w:bookmarkStart w:id="1683" w:name="a762105"/>
      <w:del w:id="1684" w:author="David Sant" w:date="2025-11-27T22:37:00Z" w16du:dateUtc="2025-11-27T22:37:00Z">
        <w:r w:rsidDel="00BC3B0E">
          <w:delText>[</w:delText>
        </w:r>
      </w:del>
      <w:r>
        <w:t>Working with competitors</w:t>
      </w:r>
      <w:r>
        <w:fldChar w:fldCharType="begin"/>
      </w:r>
      <w:r>
        <w:fldChar w:fldCharType="end"/>
      </w:r>
      <w:del w:id="1685" w:author="David Sant" w:date="2025-11-27T22:37:00Z" w16du:dateUtc="2025-11-27T22:37:00Z">
        <w:r w:rsidDel="00BC3B0E">
          <w:delText>]</w:delText>
        </w:r>
      </w:del>
      <w:bookmarkEnd w:id="1682"/>
      <w:bookmarkEnd w:id="1683"/>
    </w:p>
    <w:p w14:paraId="09E6A2C7" w14:textId="62FB6637" w:rsidR="00E76087" w:rsidRDefault="00000000" w:rsidP="00575092">
      <w:pPr>
        <w:pStyle w:val="NoNumUntitledsubclause1"/>
      </w:pPr>
      <w:bookmarkStart w:id="1686" w:name="a710426"/>
      <w:r>
        <w:t xml:space="preserve">During the Term </w:t>
      </w:r>
      <w:del w:id="1687" w:author="David Sant" w:date="2025-11-27T22:37:00Z" w16du:dateUtc="2025-11-27T22:37:00Z">
        <w:r w:rsidDel="00BC3B0E">
          <w:delText>[</w:delText>
        </w:r>
      </w:del>
      <w:r>
        <w:t xml:space="preserve">and for </w:t>
      </w:r>
      <w:del w:id="1688" w:author="David Sant" w:date="2025-11-27T22:37:00Z" w16du:dateUtc="2025-11-27T22:37:00Z">
        <w:r w:rsidDel="00BC3B0E">
          <w:delText>[DURATION]</w:delText>
        </w:r>
      </w:del>
      <w:ins w:id="1689" w:author="David Sant" w:date="2025-11-27T22:37:00Z" w16du:dateUtc="2025-11-27T22:37:00Z">
        <w:r w:rsidR="00BC3B0E">
          <w:t>12</w:t>
        </w:r>
      </w:ins>
      <w:r>
        <w:t xml:space="preserve"> months after termination or expiry of this agreement</w:t>
      </w:r>
      <w:del w:id="1690" w:author="David Sant" w:date="2025-11-27T22:37:00Z" w16du:dateUtc="2025-11-27T22:37:00Z">
        <w:r w:rsidDel="00BC3B0E">
          <w:delText>]</w:delText>
        </w:r>
      </w:del>
      <w:r>
        <w:t>, the Supplier shall not supply</w:t>
      </w:r>
      <w:del w:id="1691" w:author="David Sant" w:date="2025-11-27T21:39:00Z" w16du:dateUtc="2025-11-27T21:39:00Z">
        <w:r>
          <w:delText>[, and shall procure that none of its Affiliates supplies,]</w:delText>
        </w:r>
      </w:del>
      <w:r>
        <w:t xml:space="preserve"> services which are the same as or substantially similar to the Services to any Competitor in the Territory without the </w:t>
      </w:r>
      <w:del w:id="1692" w:author="David Sant" w:date="2025-11-27T21:39:00Z" w16du:dateUtc="2025-11-27T21:39:00Z">
        <w:r>
          <w:delText>Customer's</w:delText>
        </w:r>
      </w:del>
      <w:ins w:id="1693" w:author="David Sant" w:date="2025-11-27T21:39:00Z" w16du:dateUtc="2025-11-27T21:39:00Z">
        <w:r w:rsidR="00577940">
          <w:t>Norton</w:t>
        </w:r>
        <w:r>
          <w:t>'s</w:t>
        </w:r>
      </w:ins>
      <w:r>
        <w:t xml:space="preserve"> prior written approval </w:t>
      </w:r>
      <w:del w:id="1694" w:author="David Sant" w:date="2025-11-27T22:37:00Z" w16du:dateUtc="2025-11-27T22:37:00Z">
        <w:r w:rsidDel="00BC3B0E">
          <w:delText>[</w:delText>
        </w:r>
      </w:del>
      <w:r>
        <w:t>(not to be unreasonably withheld, conditioned or delayed)</w:t>
      </w:r>
      <w:del w:id="1695" w:author="David Sant" w:date="2025-11-27T22:37:00Z" w16du:dateUtc="2025-11-27T22:37:00Z">
        <w:r w:rsidDel="00BC3B0E">
          <w:delText>]</w:delText>
        </w:r>
      </w:del>
      <w:r>
        <w:t xml:space="preserve">. </w:t>
      </w:r>
      <w:r>
        <w:rPr>
          <w:rStyle w:val="DefTerm"/>
        </w:rPr>
        <w:t>Competitor</w:t>
      </w:r>
      <w:r>
        <w:t xml:space="preserve"> means any business </w:t>
      </w:r>
      <w:r>
        <w:lastRenderedPageBreak/>
        <w:t xml:space="preserve">whose products or services are </w:t>
      </w:r>
      <w:del w:id="1696" w:author="David Sant" w:date="2025-11-27T22:38:00Z" w16du:dateUtc="2025-11-27T22:38:00Z">
        <w:r w:rsidDel="00BC3B0E">
          <w:delText xml:space="preserve">[directly] </w:delText>
        </w:r>
      </w:del>
      <w:r>
        <w:t xml:space="preserve">in competition with the </w:t>
      </w:r>
      <w:del w:id="1697" w:author="David Sant" w:date="2025-11-27T21:39:00Z" w16du:dateUtc="2025-11-27T21:39:00Z">
        <w:r>
          <w:delText>Customer's</w:delText>
        </w:r>
      </w:del>
      <w:ins w:id="1698" w:author="David Sant" w:date="2025-11-27T21:39:00Z" w16du:dateUtc="2025-11-27T21:39:00Z">
        <w:r w:rsidR="00577940">
          <w:t>Norton</w:t>
        </w:r>
        <w:r>
          <w:t>'s</w:t>
        </w:r>
      </w:ins>
      <w:r>
        <w:t xml:space="preserve"> </w:t>
      </w:r>
      <w:del w:id="1699" w:author="David Sant" w:date="2025-11-27T22:38:00Z" w16du:dateUtc="2025-11-27T22:38:00Z">
        <w:r w:rsidDel="00BC3B0E">
          <w:delText>[CUSTOMER'S PRODUCTS, SERVICES OR INDUSTRY OR THE RELEVANT PART THAT THE SUPPLIER WILL BE SUPPLYING]</w:delText>
        </w:r>
      </w:del>
      <w:ins w:id="1700" w:author="David Sant" w:date="2025-11-27T22:38:00Z" w16du:dateUtc="2025-11-27T22:38:00Z">
        <w:r w:rsidR="00BC3B0E">
          <w:t>Products and Services</w:t>
        </w:r>
      </w:ins>
      <w:r>
        <w:t xml:space="preserve"> in the Territory</w:t>
      </w:r>
      <w:del w:id="1701" w:author="David Sant" w:date="2025-11-27T22:38:00Z" w16du:dateUtc="2025-11-27T22:38:00Z">
        <w:r w:rsidDel="00BC3B0E">
          <w:delText>[, including [COMPETITOR NAMES]]</w:delText>
        </w:r>
      </w:del>
      <w:r>
        <w:t xml:space="preserve">. </w:t>
      </w:r>
      <w:r>
        <w:rPr>
          <w:rStyle w:val="DefTerm"/>
        </w:rPr>
        <w:t>Territory</w:t>
      </w:r>
      <w:r>
        <w:t xml:space="preserve"> means [DESCRIBE].</w:t>
      </w:r>
      <w:bookmarkEnd w:id="1686"/>
    </w:p>
    <w:p w14:paraId="6FFF502E" w14:textId="77777777" w:rsidR="00E76087" w:rsidRDefault="00000000" w:rsidP="00575092">
      <w:pPr>
        <w:pStyle w:val="TitleClause"/>
      </w:pPr>
      <w:r>
        <w:fldChar w:fldCharType="begin"/>
      </w:r>
      <w:r>
        <w:instrText>TC "16. Warranties and indemnities" \l 1</w:instrText>
      </w:r>
      <w:r>
        <w:fldChar w:fldCharType="end"/>
      </w:r>
      <w:bookmarkStart w:id="1702" w:name="_Toc256000015"/>
      <w:bookmarkStart w:id="1703" w:name="a755543"/>
      <w:r>
        <w:t>Warranties and indemnities</w:t>
      </w:r>
      <w:bookmarkEnd w:id="1702"/>
      <w:bookmarkEnd w:id="1703"/>
    </w:p>
    <w:p w14:paraId="30B3F524" w14:textId="77777777" w:rsidR="00E76087" w:rsidRPr="00951087" w:rsidRDefault="00000000" w:rsidP="00575092">
      <w:pPr>
        <w:pStyle w:val="Untitledsubclause1"/>
      </w:pPr>
      <w:bookmarkStart w:id="1704" w:name="a562256"/>
      <w:r>
        <w:t>Each party warrants and represents to the other party that:</w:t>
      </w:r>
      <w:bookmarkEnd w:id="1704"/>
    </w:p>
    <w:p w14:paraId="02D02672" w14:textId="77777777" w:rsidR="00E76087" w:rsidRDefault="00000000" w:rsidP="00575092">
      <w:pPr>
        <w:pStyle w:val="Untitledsubclause2"/>
      </w:pPr>
      <w:bookmarkStart w:id="1705" w:name="a717921"/>
      <w:r>
        <w:t xml:space="preserve">it has full power and authority to enter into this agreement and fulfil its obligations under </w:t>
      </w:r>
      <w:proofErr w:type="gramStart"/>
      <w:r>
        <w:t>it;</w:t>
      </w:r>
      <w:bookmarkEnd w:id="1705"/>
      <w:proofErr w:type="gramEnd"/>
    </w:p>
    <w:p w14:paraId="065F9804" w14:textId="77777777" w:rsidR="00E76087" w:rsidRDefault="00000000" w:rsidP="00575092">
      <w:pPr>
        <w:pStyle w:val="Untitledsubclause2"/>
      </w:pPr>
      <w:bookmarkStart w:id="1706" w:name="a693892"/>
      <w:r>
        <w:t xml:space="preserve">this agreement is executed by its duly authorised </w:t>
      </w:r>
      <w:proofErr w:type="gramStart"/>
      <w:r>
        <w:t>representative;</w:t>
      </w:r>
      <w:bookmarkEnd w:id="1706"/>
      <w:proofErr w:type="gramEnd"/>
    </w:p>
    <w:p w14:paraId="1C579891" w14:textId="77777777" w:rsidR="00E76087" w:rsidRDefault="00000000" w:rsidP="00575092">
      <w:pPr>
        <w:pStyle w:val="Untitledsubclause2"/>
      </w:pPr>
      <w:bookmarkStart w:id="1707" w:name="a465921"/>
      <w:r>
        <w: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w:t>
      </w:r>
      <w:bookmarkEnd w:id="1707"/>
    </w:p>
    <w:p w14:paraId="6784A53E" w14:textId="2499F395" w:rsidR="00E76087" w:rsidRDefault="00000000" w:rsidP="00575092">
      <w:pPr>
        <w:pStyle w:val="Untitledsubclause2"/>
      </w:pPr>
      <w:bookmarkStart w:id="1708" w:name="a994389"/>
      <w:r>
        <w:t>its obligations under this agreement constitute its legal, valid</w:t>
      </w:r>
      <w:del w:id="1709" w:author="David Sant" w:date="2025-11-27T21:39:00Z" w16du:dateUtc="2025-11-27T21:39:00Z">
        <w:r>
          <w:delText>,</w:delText>
        </w:r>
      </w:del>
      <w:r w:rsidR="00AD1C9B">
        <w:t xml:space="preserve"> and</w:t>
      </w:r>
      <w:r>
        <w:t xml:space="preserve"> binding obligations.</w:t>
      </w:r>
      <w:bookmarkEnd w:id="1708"/>
    </w:p>
    <w:p w14:paraId="66C41D6A" w14:textId="08734756" w:rsidR="00E76087" w:rsidRPr="0052480A" w:rsidDel="00BC3B0E" w:rsidRDefault="00000000" w:rsidP="00575092">
      <w:pPr>
        <w:pStyle w:val="Untitledsubclause1"/>
        <w:rPr>
          <w:del w:id="1710" w:author="David Sant" w:date="2025-11-27T22:38:00Z" w16du:dateUtc="2025-11-27T22:38:00Z"/>
        </w:rPr>
      </w:pPr>
      <w:bookmarkStart w:id="1711" w:name="a773272"/>
      <w:del w:id="1712" w:author="David Sant" w:date="2025-11-27T22:38:00Z" w16du:dateUtc="2025-11-27T22:38:00Z">
        <w:r w:rsidDel="00BC3B0E">
          <w:delText xml:space="preserve">[The Supplier warrants and represents that all written statements and representations made by the Supplier as part of the procurement process are true and accurate except to the extent that the Supplier has otherwise disclosed to the </w:delText>
        </w:r>
      </w:del>
      <w:del w:id="1713" w:author="David Sant" w:date="2025-11-27T21:39:00Z" w16du:dateUtc="2025-11-27T21:39:00Z">
        <w:r>
          <w:delText>Customer</w:delText>
        </w:r>
      </w:del>
      <w:del w:id="1714" w:author="David Sant" w:date="2025-11-27T22:38:00Z" w16du:dateUtc="2025-11-27T22:38:00Z">
        <w:r w:rsidDel="00BC3B0E">
          <w:delText xml:space="preserve"> in writing before the date of this agreement.</w:delText>
        </w:r>
        <w:r w:rsidDel="00BC3B0E">
          <w:fldChar w:fldCharType="begin"/>
        </w:r>
        <w:r w:rsidDel="00BC3B0E">
          <w:fldChar w:fldCharType="end"/>
        </w:r>
        <w:r w:rsidDel="00BC3B0E">
          <w:delText>]</w:delText>
        </w:r>
        <w:bookmarkEnd w:id="1711"/>
      </w:del>
    </w:p>
    <w:p w14:paraId="0CA96498" w14:textId="0581788F" w:rsidR="00E76087" w:rsidRDefault="00000000" w:rsidP="00575092">
      <w:pPr>
        <w:pStyle w:val="Untitledsubclause1"/>
      </w:pPr>
      <w:bookmarkStart w:id="1715" w:name="a954836"/>
      <w:r>
        <w:t xml:space="preserve">The </w:t>
      </w:r>
      <w:del w:id="1716" w:author="David Sant" w:date="2025-11-27T21:39:00Z" w16du:dateUtc="2025-11-27T21:39:00Z">
        <w:r>
          <w:delText>Customer</w:delText>
        </w:r>
      </w:del>
      <w:ins w:id="1717" w:author="David Sant" w:date="2025-11-27T21:39:00Z" w16du:dateUtc="2025-11-27T21:39:00Z">
        <w:r w:rsidR="00577940">
          <w:t>Norton</w:t>
        </w:r>
      </w:ins>
      <w:r>
        <w:t xml:space="preserve"> warrants and represents that the </w:t>
      </w:r>
      <w:del w:id="1718" w:author="David Sant" w:date="2025-11-27T21:39:00Z" w16du:dateUtc="2025-11-27T21:39:00Z">
        <w:r>
          <w:delText>Customer</w:delText>
        </w:r>
      </w:del>
      <w:ins w:id="1719" w:author="David Sant" w:date="2025-11-27T21:39:00Z" w16du:dateUtc="2025-11-27T21:39:00Z">
        <w:r w:rsidR="00577940">
          <w:t>Norton</w:t>
        </w:r>
      </w:ins>
      <w:r>
        <w:t xml:space="preserve"> Materials do not infringe the Intellectual Property Rights or any other rights of any third party. The </w:t>
      </w:r>
      <w:del w:id="1720" w:author="David Sant" w:date="2025-11-27T21:39:00Z" w16du:dateUtc="2025-11-27T21:39:00Z">
        <w:r>
          <w:delText>Customer</w:delText>
        </w:r>
      </w:del>
      <w:ins w:id="1721" w:author="David Sant" w:date="2025-11-27T21:39:00Z" w16du:dateUtc="2025-11-27T21:39:00Z">
        <w:r w:rsidR="00577940">
          <w:t>Norton</w:t>
        </w:r>
      </w:ins>
      <w:r>
        <w:t xml:space="preserve"> shall not be liable under this </w:t>
      </w:r>
      <w:r>
        <w:fldChar w:fldCharType="begin"/>
      </w:r>
      <w:r>
        <w:instrText>PAGEREF a954836\# "'clause '"  \h</w:instrText>
      </w:r>
      <w:r>
        <w:fldChar w:fldCharType="separate"/>
      </w:r>
      <w:r w:rsidR="009B649C">
        <w:rPr>
          <w:noProof/>
        </w:rPr>
        <w:t xml:space="preserve">clause </w:t>
      </w:r>
      <w:r>
        <w:fldChar w:fldCharType="end"/>
      </w:r>
      <w:r>
        <w:fldChar w:fldCharType="begin"/>
      </w:r>
      <w:r>
        <w:rPr>
          <w:highlight w:val="lightGray"/>
        </w:rPr>
        <w:instrText>REF a954836 \h \w</w:instrText>
      </w:r>
      <w:r>
        <w:fldChar w:fldCharType="separate"/>
      </w:r>
      <w:ins w:id="1722" w:author="David Sant" w:date="2025-11-27T21:52:00Z" w16du:dateUtc="2025-11-27T21:52:00Z">
        <w:r w:rsidR="009B649C">
          <w:rPr>
            <w:highlight w:val="lightGray"/>
          </w:rPr>
          <w:t>16.3</w:t>
        </w:r>
      </w:ins>
      <w:del w:id="1723" w:author="David Sant" w:date="2025-11-27T21:52:00Z" w16du:dateUtc="2025-11-27T21:52:00Z">
        <w:r w:rsidDel="009B649C">
          <w:delText>16.3</w:delText>
        </w:r>
      </w:del>
      <w:r>
        <w:fldChar w:fldCharType="end"/>
      </w:r>
      <w:r>
        <w:t xml:space="preserve"> to the extent that the infringement arises from:</w:t>
      </w:r>
      <w:bookmarkEnd w:id="1715"/>
    </w:p>
    <w:p w14:paraId="5984E313" w14:textId="0DBDBCC6" w:rsidR="00E76087" w:rsidRDefault="00000000" w:rsidP="00575092">
      <w:pPr>
        <w:pStyle w:val="Untitledsubclause2"/>
      </w:pPr>
      <w:bookmarkStart w:id="1724" w:name="a128309"/>
      <w:r>
        <w:t xml:space="preserve">changes made to the </w:t>
      </w:r>
      <w:del w:id="1725" w:author="David Sant" w:date="2025-11-27T21:39:00Z" w16du:dateUtc="2025-11-27T21:39:00Z">
        <w:r>
          <w:delText>Customer</w:delText>
        </w:r>
      </w:del>
      <w:ins w:id="1726" w:author="David Sant" w:date="2025-11-27T21:39:00Z" w16du:dateUtc="2025-11-27T21:39:00Z">
        <w:r w:rsidR="00577940">
          <w:t>Norton</w:t>
        </w:r>
      </w:ins>
      <w:r>
        <w:t xml:space="preserve"> Materials without the </w:t>
      </w:r>
      <w:del w:id="1727" w:author="David Sant" w:date="2025-11-27T21:39:00Z" w16du:dateUtc="2025-11-27T21:39:00Z">
        <w:r>
          <w:delText>Customer's</w:delText>
        </w:r>
      </w:del>
      <w:ins w:id="1728" w:author="David Sant" w:date="2025-11-27T21:39:00Z" w16du:dateUtc="2025-11-27T21:39:00Z">
        <w:r w:rsidR="00577940">
          <w:t>Norton</w:t>
        </w:r>
        <w:r>
          <w:t>'s</w:t>
        </w:r>
      </w:ins>
      <w:r>
        <w:t xml:space="preserve"> prior written consent; or</w:t>
      </w:r>
      <w:bookmarkEnd w:id="1724"/>
    </w:p>
    <w:p w14:paraId="5A083128" w14:textId="66E674DD" w:rsidR="00E76087" w:rsidRDefault="00000000" w:rsidP="00575092">
      <w:pPr>
        <w:pStyle w:val="Untitledsubclause2"/>
      </w:pPr>
      <w:bookmarkStart w:id="1729" w:name="a821873"/>
      <w:r>
        <w:t xml:space="preserve">the use of the </w:t>
      </w:r>
      <w:del w:id="1730" w:author="David Sant" w:date="2025-11-27T21:39:00Z" w16du:dateUtc="2025-11-27T21:39:00Z">
        <w:r>
          <w:delText>Customer</w:delText>
        </w:r>
      </w:del>
      <w:ins w:id="1731" w:author="David Sant" w:date="2025-11-27T21:39:00Z" w16du:dateUtc="2025-11-27T21:39:00Z">
        <w:r w:rsidR="00577940">
          <w:t>Norton</w:t>
        </w:r>
      </w:ins>
      <w:r>
        <w:t xml:space="preserve"> Materials for a purpose or in a manner not authorised by the </w:t>
      </w:r>
      <w:del w:id="1732" w:author="David Sant" w:date="2025-11-27T21:39:00Z" w16du:dateUtc="2025-11-27T21:39:00Z">
        <w:r>
          <w:delText>Customer</w:delText>
        </w:r>
      </w:del>
      <w:ins w:id="1733" w:author="David Sant" w:date="2025-11-27T21:39:00Z" w16du:dateUtc="2025-11-27T21:39:00Z">
        <w:r w:rsidR="00577940">
          <w:t>Norton</w:t>
        </w:r>
      </w:ins>
      <w:r>
        <w:t xml:space="preserve"> in writing.</w:t>
      </w:r>
      <w:bookmarkEnd w:id="1729"/>
    </w:p>
    <w:p w14:paraId="0752C2E5" w14:textId="77777777" w:rsidR="00E76087" w:rsidRDefault="00000000" w:rsidP="00575092">
      <w:pPr>
        <w:pStyle w:val="Untitledsubclause1"/>
      </w:pPr>
      <w:bookmarkStart w:id="1734" w:name="a692211"/>
      <w:r>
        <w:t>The Supplier warrants, represents and undertakes that:</w:t>
      </w:r>
      <w:bookmarkEnd w:id="1734"/>
    </w:p>
    <w:p w14:paraId="0D0B8C3C" w14:textId="0A859142" w:rsidR="00E76087" w:rsidRDefault="00000000" w:rsidP="00575092">
      <w:pPr>
        <w:pStyle w:val="Untitledsubclause2"/>
      </w:pPr>
      <w:bookmarkStart w:id="1735" w:name="a513036"/>
      <w:r>
        <w:t xml:space="preserve">subject to </w:t>
      </w:r>
      <w:r>
        <w:fldChar w:fldCharType="begin"/>
      </w:r>
      <w:r>
        <w:instrText>PAGEREF a942938\# "'clause '"  \h</w:instrText>
      </w:r>
      <w:r>
        <w:fldChar w:fldCharType="separate"/>
      </w:r>
      <w:r w:rsidR="009B649C">
        <w:rPr>
          <w:noProof/>
        </w:rPr>
        <w:t xml:space="preserve">clause </w:t>
      </w:r>
      <w:r>
        <w:fldChar w:fldCharType="end"/>
      </w:r>
      <w:r>
        <w:fldChar w:fldCharType="begin"/>
      </w:r>
      <w:r>
        <w:rPr>
          <w:highlight w:val="lightGray"/>
        </w:rPr>
        <w:instrText>REF a942938 \h \w</w:instrText>
      </w:r>
      <w:r>
        <w:fldChar w:fldCharType="separate"/>
      </w:r>
      <w:ins w:id="1736" w:author="David Sant" w:date="2025-11-27T21:52:00Z" w16du:dateUtc="2025-11-27T21:52:00Z">
        <w:r w:rsidR="009B649C">
          <w:rPr>
            <w:highlight w:val="lightGray"/>
          </w:rPr>
          <w:t>16.6</w:t>
        </w:r>
      </w:ins>
      <w:del w:id="1737" w:author="David Sant" w:date="2025-11-27T21:52:00Z" w16du:dateUtc="2025-11-27T21:52:00Z">
        <w:r w:rsidDel="009B649C">
          <w:delText>16.6</w:delText>
        </w:r>
      </w:del>
      <w:r>
        <w:fldChar w:fldCharType="end"/>
      </w:r>
      <w:r>
        <w:t>, the supply, receipt</w:t>
      </w:r>
      <w:del w:id="1738" w:author="David Sant" w:date="2025-11-27T21:39:00Z" w16du:dateUtc="2025-11-27T21:39:00Z">
        <w:r>
          <w:delText>,</w:delText>
        </w:r>
      </w:del>
      <w:r w:rsidR="00AD1C9B">
        <w:t xml:space="preserve"> and</w:t>
      </w:r>
      <w:r>
        <w:t xml:space="preserve"> use of the Services and Deliverables shall not infringe the Intellectual Property Rights or any other rights of any third party; </w:t>
      </w:r>
      <w:bookmarkEnd w:id="1735"/>
    </w:p>
    <w:p w14:paraId="0F0F8063" w14:textId="4A577035" w:rsidR="00E76087" w:rsidRDefault="00000000" w:rsidP="00575092">
      <w:pPr>
        <w:pStyle w:val="Untitledsubclause2"/>
      </w:pPr>
      <w:bookmarkStart w:id="1739" w:name="a252149"/>
      <w:r>
        <w:t>it is not</w:t>
      </w:r>
      <w:del w:id="1740" w:author="David Sant" w:date="2025-11-27T21:39:00Z" w16du:dateUtc="2025-11-27T21:39:00Z">
        <w:r>
          <w:delText>,</w:delText>
        </w:r>
      </w:del>
      <w:r w:rsidR="00AD1C9B">
        <w:t xml:space="preserve"> and</w:t>
      </w:r>
      <w:r>
        <w:t xml:space="preserve"> shall not become, subject to any contractual obligation which is likely to have a material adverse effect on its ability to perform its obligations under this agreement; and</w:t>
      </w:r>
      <w:bookmarkEnd w:id="1739"/>
    </w:p>
    <w:p w14:paraId="60BD1E58" w14:textId="177880CA" w:rsidR="00E76087" w:rsidRDefault="00000000" w:rsidP="00575092">
      <w:pPr>
        <w:pStyle w:val="Untitledsubclause2"/>
      </w:pPr>
      <w:bookmarkStart w:id="1741" w:name="a251896"/>
      <w:r>
        <w:t xml:space="preserve">it shall not do anything that could reasonably be considered to bring the </w:t>
      </w:r>
      <w:del w:id="1742" w:author="David Sant" w:date="2025-11-27T21:39:00Z" w16du:dateUtc="2025-11-27T21:39:00Z">
        <w:r>
          <w:delText>Customer</w:delText>
        </w:r>
      </w:del>
      <w:ins w:id="1743" w:author="David Sant" w:date="2025-11-27T21:39:00Z" w16du:dateUtc="2025-11-27T21:39:00Z">
        <w:r w:rsidR="00577940">
          <w:t>Norton</w:t>
        </w:r>
      </w:ins>
      <w:r>
        <w:t xml:space="preserve"> into disrepute or damage its reputation.</w:t>
      </w:r>
      <w:bookmarkEnd w:id="1741"/>
    </w:p>
    <w:p w14:paraId="524201A4" w14:textId="30760990" w:rsidR="00E76087" w:rsidRDefault="00000000" w:rsidP="00575092">
      <w:pPr>
        <w:pStyle w:val="Untitledsubclause1"/>
      </w:pPr>
      <w:bookmarkStart w:id="1744" w:name="a981149"/>
      <w:r>
        <w:t xml:space="preserve">The Supplier shall indemnify </w:t>
      </w:r>
      <w:del w:id="1745" w:author="David Sant" w:date="2025-11-27T22:39:00Z" w16du:dateUtc="2025-11-27T22:39:00Z">
        <w:r w:rsidDel="00BC3B0E">
          <w:delText xml:space="preserve">[the </w:delText>
        </w:r>
      </w:del>
      <w:del w:id="1746" w:author="David Sant" w:date="2025-11-27T21:39:00Z" w16du:dateUtc="2025-11-27T21:39:00Z">
        <w:r>
          <w:delText>Customer</w:delText>
        </w:r>
      </w:del>
      <w:del w:id="1747" w:author="David Sant" w:date="2025-11-27T22:39:00Z" w16du:dateUtc="2025-11-27T22:39:00Z">
        <w:r w:rsidDel="00BC3B0E">
          <w:delText xml:space="preserve"> </w:delText>
        </w:r>
        <w:r w:rsidDel="00BC3B0E">
          <w:rPr>
            <w:b/>
            <w:bCs/>
          </w:rPr>
          <w:delText>OR</w:delText>
        </w:r>
        <w:r w:rsidDel="00BC3B0E">
          <w:delText xml:space="preserve"> </w:delText>
        </w:r>
      </w:del>
      <w:r>
        <w:t>each Indemnified Person</w:t>
      </w:r>
      <w:del w:id="1748" w:author="David Sant" w:date="2025-11-27T22:39:00Z" w16du:dateUtc="2025-11-27T22:39:00Z">
        <w:r w:rsidDel="00BC3B0E">
          <w:delText>]</w:delText>
        </w:r>
      </w:del>
      <w:r>
        <w:t xml:space="preserve"> against all Losses incurred by the </w:t>
      </w:r>
      <w:del w:id="1749" w:author="David Sant" w:date="2025-11-27T22:39:00Z" w16du:dateUtc="2025-11-27T22:39:00Z">
        <w:r w:rsidDel="00BC3B0E">
          <w:delText>[</w:delText>
        </w:r>
      </w:del>
      <w:del w:id="1750" w:author="David Sant" w:date="2025-11-27T21:39:00Z" w16du:dateUtc="2025-11-27T21:39:00Z">
        <w:r>
          <w:delText>Customer</w:delText>
        </w:r>
      </w:del>
      <w:del w:id="1751" w:author="David Sant" w:date="2025-11-27T22:39:00Z" w16du:dateUtc="2025-11-27T22:39:00Z">
        <w:r w:rsidDel="00BC3B0E">
          <w:delText xml:space="preserve"> </w:delText>
        </w:r>
        <w:r w:rsidDel="00BC3B0E">
          <w:rPr>
            <w:b/>
            <w:bCs/>
          </w:rPr>
          <w:delText>OR</w:delText>
        </w:r>
        <w:r w:rsidDel="00BC3B0E">
          <w:delText xml:space="preserve"> </w:delText>
        </w:r>
      </w:del>
      <w:r>
        <w:t>Indemnified Person</w:t>
      </w:r>
      <w:del w:id="1752" w:author="David Sant" w:date="2025-11-27T22:39:00Z" w16du:dateUtc="2025-11-27T22:39:00Z">
        <w:r w:rsidDel="00BC3B0E">
          <w:delText>]</w:delText>
        </w:r>
      </w:del>
      <w:r>
        <w:t xml:space="preserve"> </w:t>
      </w:r>
      <w:proofErr w:type="gramStart"/>
      <w:r>
        <w:t>as a result of</w:t>
      </w:r>
      <w:proofErr w:type="gramEnd"/>
      <w:r>
        <w:t>:</w:t>
      </w:r>
      <w:bookmarkEnd w:id="1744"/>
    </w:p>
    <w:p w14:paraId="4945CB17" w14:textId="77777777" w:rsidR="00E76087" w:rsidRDefault="00000000" w:rsidP="00575092">
      <w:pPr>
        <w:pStyle w:val="Untitledsubclause2"/>
      </w:pPr>
      <w:bookmarkStart w:id="1753" w:name="a879888"/>
      <w:r>
        <w:t xml:space="preserve">any claim that the supply, receipt or use of any of the Services or Deliverables infringes the Intellectual Property Rights or any other rights of any third party; </w:t>
      </w:r>
      <w:del w:id="1754" w:author="David Sant" w:date="2025-11-27T22:39:00Z" w16du:dateUtc="2025-11-27T22:39:00Z">
        <w:r w:rsidDel="00BC3B0E">
          <w:delText>[</w:delText>
        </w:r>
      </w:del>
      <w:r>
        <w:t>and</w:t>
      </w:r>
      <w:del w:id="1755" w:author="David Sant" w:date="2025-11-27T22:39:00Z" w16du:dateUtc="2025-11-27T22:39:00Z">
        <w:r w:rsidDel="00BC3B0E">
          <w:delText>]</w:delText>
        </w:r>
      </w:del>
      <w:bookmarkEnd w:id="1753"/>
    </w:p>
    <w:p w14:paraId="158D1B62" w14:textId="74E912FA" w:rsidR="00E76087" w:rsidDel="00BC3B0E" w:rsidRDefault="00000000" w:rsidP="00BC3B0E">
      <w:pPr>
        <w:pStyle w:val="Untitledsubclause2"/>
        <w:rPr>
          <w:del w:id="1756" w:author="David Sant" w:date="2025-11-27T22:39:00Z" w16du:dateUtc="2025-11-27T22:39:00Z"/>
        </w:rPr>
      </w:pPr>
      <w:bookmarkStart w:id="1757" w:name="a247051"/>
      <w:del w:id="1758" w:author="David Sant" w:date="2025-11-27T22:39:00Z" w16du:dateUtc="2025-11-27T22:39:00Z">
        <w:r w:rsidDel="00BC3B0E">
          <w:lastRenderedPageBreak/>
          <w:delText>[</w:delText>
        </w:r>
      </w:del>
      <w:r>
        <w:t xml:space="preserve">any claim by any person, or any action (including any investigation) by a Regulator or governmental authority, arising out of or in connection with the Supplier's failure to comply with </w:t>
      </w:r>
      <w:del w:id="1759" w:author="David Sant" w:date="2025-11-27T22:39:00Z" w16du:dateUtc="2025-11-27T22:39:00Z">
        <w:r w:rsidDel="00BC3B0E">
          <w:delText>[</w:delText>
        </w:r>
      </w:del>
      <w:r>
        <w:t>Applicable</w:t>
      </w:r>
      <w:del w:id="1760" w:author="David Sant" w:date="2025-11-27T22:39:00Z" w16du:dateUtc="2025-11-27T22:39:00Z">
        <w:r w:rsidDel="00BC3B0E">
          <w:delText xml:space="preserve"> Laws </w:delText>
        </w:r>
        <w:r w:rsidDel="00BC3B0E">
          <w:rPr>
            <w:b/>
            <w:bCs/>
          </w:rPr>
          <w:delText>OR</w:delText>
        </w:r>
        <w:r w:rsidDel="00BC3B0E">
          <w:delText xml:space="preserve"> the Relevant Requirements] or breach of </w:delText>
        </w:r>
        <w:r w:rsidDel="00BC3B0E">
          <w:fldChar w:fldCharType="begin"/>
        </w:r>
        <w:r w:rsidDel="00BC3B0E">
          <w:delInstrText>PAGEREF a816497\# "'clause '"  \h</w:delInstrText>
        </w:r>
        <w:r w:rsidDel="00BC3B0E">
          <w:fldChar w:fldCharType="separate"/>
        </w:r>
        <w:r w:rsidR="009B649C" w:rsidDel="00BC3B0E">
          <w:rPr>
            <w:noProof/>
          </w:rPr>
          <w:delText xml:space="preserve">clause </w:delText>
        </w:r>
        <w:r w:rsidDel="00BC3B0E">
          <w:fldChar w:fldCharType="end"/>
        </w:r>
        <w:r w:rsidDel="00BC3B0E">
          <w:fldChar w:fldCharType="begin"/>
        </w:r>
        <w:r w:rsidDel="00BC3B0E">
          <w:rPr>
            <w:highlight w:val="lightGray"/>
          </w:rPr>
          <w:delInstrText>REF a816497 \h \w</w:delInstrText>
        </w:r>
        <w:r w:rsidDel="00BC3B0E">
          <w:fldChar w:fldCharType="separate"/>
        </w:r>
      </w:del>
      <w:del w:id="1761" w:author="David Sant" w:date="2025-11-27T21:52:00Z" w16du:dateUtc="2025-11-27T21:52:00Z">
        <w:r w:rsidDel="009B649C">
          <w:delText>12.5</w:delText>
        </w:r>
      </w:del>
      <w:del w:id="1762" w:author="David Sant" w:date="2025-11-27T22:39:00Z" w16du:dateUtc="2025-11-27T22:39:00Z">
        <w:r w:rsidDel="00BC3B0E">
          <w:fldChar w:fldCharType="end"/>
        </w:r>
        <w:r w:rsidDel="00BC3B0E">
          <w:delText>; and</w:delText>
        </w:r>
        <w:r w:rsidDel="00BC3B0E">
          <w:fldChar w:fldCharType="begin"/>
        </w:r>
        <w:r w:rsidDel="00BC3B0E">
          <w:fldChar w:fldCharType="end"/>
        </w:r>
        <w:r w:rsidDel="00BC3B0E">
          <w:delText>]</w:delText>
        </w:r>
        <w:bookmarkEnd w:id="1757"/>
      </w:del>
    </w:p>
    <w:p w14:paraId="616032E6" w14:textId="15192020" w:rsidR="00E76087" w:rsidRDefault="00000000" w:rsidP="00BC3B0E">
      <w:pPr>
        <w:pStyle w:val="Untitledsubclause2"/>
      </w:pPr>
      <w:bookmarkStart w:id="1763" w:name="a542349"/>
      <w:del w:id="1764" w:author="David Sant" w:date="2025-11-27T22:39:00Z" w16du:dateUtc="2025-11-27T22:39:00Z">
        <w:r w:rsidDel="00BC3B0E">
          <w:delText xml:space="preserve">any claim by any person, or any action or investigation by a Regulator, arising out of or in connection with the Supplier's failure to comply with Applicable Data Protection Laws or breach of </w:delText>
        </w:r>
        <w:r w:rsidDel="00BC3B0E">
          <w:fldChar w:fldCharType="begin"/>
        </w:r>
        <w:r w:rsidDel="00BC3B0E">
          <w:delInstrText>PAGEREF a683454\# "'clause '"  \h</w:delInstrText>
        </w:r>
        <w:r w:rsidDel="00BC3B0E">
          <w:fldChar w:fldCharType="separate"/>
        </w:r>
        <w:r w:rsidR="009B649C" w:rsidDel="00BC3B0E">
          <w:rPr>
            <w:noProof/>
          </w:rPr>
          <w:delText xml:space="preserve">clause </w:delText>
        </w:r>
        <w:r w:rsidDel="00BC3B0E">
          <w:fldChar w:fldCharType="end"/>
        </w:r>
        <w:r w:rsidDel="00BC3B0E">
          <w:fldChar w:fldCharType="begin"/>
        </w:r>
        <w:r w:rsidDel="00BC3B0E">
          <w:rPr>
            <w:highlight w:val="lightGray"/>
          </w:rPr>
          <w:delInstrText>REF a683454 \h \w</w:delInstrText>
        </w:r>
        <w:r w:rsidDel="00BC3B0E">
          <w:fldChar w:fldCharType="separate"/>
        </w:r>
      </w:del>
      <w:del w:id="1765" w:author="David Sant" w:date="2025-11-27T21:52:00Z" w16du:dateUtc="2025-11-27T21:52:00Z">
        <w:r w:rsidDel="009B649C">
          <w:delText>13</w:delText>
        </w:r>
      </w:del>
      <w:del w:id="1766" w:author="David Sant" w:date="2025-11-27T22:39:00Z" w16du:dateUtc="2025-11-27T22:39:00Z">
        <w:r w:rsidDel="00BC3B0E">
          <w:fldChar w:fldCharType="end"/>
        </w:r>
      </w:del>
      <w:r>
        <w:t>.</w:t>
      </w:r>
      <w:bookmarkEnd w:id="1763"/>
    </w:p>
    <w:p w14:paraId="428D9984" w14:textId="40512499" w:rsidR="00E76087" w:rsidRDefault="00000000" w:rsidP="00575092">
      <w:pPr>
        <w:pStyle w:val="Parasubclause1"/>
      </w:pPr>
      <w:del w:id="1767" w:author="David Sant" w:date="2025-11-27T22:39:00Z" w16du:dateUtc="2025-11-27T22:39:00Z">
        <w:r w:rsidDel="00BC3B0E">
          <w:delText>[</w:delText>
        </w:r>
      </w:del>
      <w:r>
        <w:t xml:space="preserve">In this </w:t>
      </w:r>
      <w:r>
        <w:fldChar w:fldCharType="begin"/>
      </w:r>
      <w:r>
        <w:instrText>PAGEREF a981149\# "'clause '"  \h</w:instrText>
      </w:r>
      <w:r>
        <w:fldChar w:fldCharType="separate"/>
      </w:r>
      <w:r w:rsidR="009B649C">
        <w:rPr>
          <w:noProof/>
        </w:rPr>
        <w:t xml:space="preserve">clause </w:t>
      </w:r>
      <w:r>
        <w:fldChar w:fldCharType="end"/>
      </w:r>
      <w:r>
        <w:fldChar w:fldCharType="begin"/>
      </w:r>
      <w:r>
        <w:rPr>
          <w:highlight w:val="lightGray"/>
        </w:rPr>
        <w:instrText>REF a981149 \h \w</w:instrText>
      </w:r>
      <w:r>
        <w:fldChar w:fldCharType="separate"/>
      </w:r>
      <w:ins w:id="1768" w:author="David Sant" w:date="2025-11-27T21:52:00Z" w16du:dateUtc="2025-11-27T21:52:00Z">
        <w:r w:rsidR="009B649C">
          <w:rPr>
            <w:highlight w:val="lightGray"/>
          </w:rPr>
          <w:t>16.5</w:t>
        </w:r>
      </w:ins>
      <w:del w:id="1769" w:author="David Sant" w:date="2025-11-27T21:52:00Z" w16du:dateUtc="2025-11-27T21:52:00Z">
        <w:r w:rsidDel="009B649C">
          <w:delText>16.5</w:delText>
        </w:r>
      </w:del>
      <w:r>
        <w:fldChar w:fldCharType="end"/>
      </w:r>
      <w:r>
        <w:t xml:space="preserve">, </w:t>
      </w:r>
      <w:r>
        <w:rPr>
          <w:rStyle w:val="DefTerm"/>
        </w:rPr>
        <w:t>Indemnified Persons</w:t>
      </w:r>
      <w:r>
        <w:t xml:space="preserve"> mean the </w:t>
      </w:r>
      <w:del w:id="1770" w:author="David Sant" w:date="2025-11-27T21:39:00Z" w16du:dateUtc="2025-11-27T21:39:00Z">
        <w:r>
          <w:delText>Customer</w:delText>
        </w:r>
      </w:del>
      <w:ins w:id="1771" w:author="David Sant" w:date="2025-11-27T21:39:00Z" w16du:dateUtc="2025-11-27T21:39:00Z">
        <w:r w:rsidR="00577940">
          <w:t>Norton</w:t>
        </w:r>
      </w:ins>
      <w:r>
        <w:t xml:space="preserve"> and each of its Affiliates </w:t>
      </w:r>
      <w:del w:id="1772" w:author="David Sant" w:date="2025-11-27T21:39:00Z" w16du:dateUtc="2025-11-27T21:39:00Z">
        <w:r>
          <w:delText>[</w:delText>
        </w:r>
      </w:del>
      <w:r>
        <w:t>and each of its and their directors, officers, employees, agents and licensees</w:t>
      </w:r>
      <w:del w:id="1773" w:author="David Sant" w:date="2025-11-27T21:39:00Z" w16du:dateUtc="2025-11-27T21:39:00Z">
        <w:r>
          <w:delText>],</w:delText>
        </w:r>
      </w:del>
      <w:r w:rsidR="00AD1C9B">
        <w:t xml:space="preserve"> and</w:t>
      </w:r>
      <w:r>
        <w:t xml:space="preserve"> </w:t>
      </w:r>
      <w:r>
        <w:rPr>
          <w:rStyle w:val="DefTerm"/>
        </w:rPr>
        <w:t>Indemnified Person</w:t>
      </w:r>
      <w:r>
        <w:t xml:space="preserve"> means any of them.</w:t>
      </w:r>
      <w:del w:id="1774" w:author="David Sant" w:date="2025-11-27T22:40:00Z" w16du:dateUtc="2025-11-27T22:40:00Z">
        <w:r w:rsidDel="00BC3B0E">
          <w:delText>]</w:delText>
        </w:r>
      </w:del>
    </w:p>
    <w:p w14:paraId="4D472F60" w14:textId="390E9CA8" w:rsidR="00E76087" w:rsidRDefault="00000000" w:rsidP="00575092">
      <w:pPr>
        <w:pStyle w:val="Untitledsubclause1"/>
      </w:pPr>
      <w:bookmarkStart w:id="1775" w:name="a942938"/>
      <w:r>
        <w:t xml:space="preserve">The Supplier shall not be liable under the warranty in </w:t>
      </w:r>
      <w:r>
        <w:fldChar w:fldCharType="begin"/>
      </w:r>
      <w:r>
        <w:instrText>PAGEREF a513036\# "'clause '"  \h</w:instrText>
      </w:r>
      <w:r>
        <w:fldChar w:fldCharType="separate"/>
      </w:r>
      <w:r w:rsidR="009B649C">
        <w:rPr>
          <w:noProof/>
        </w:rPr>
        <w:t xml:space="preserve">clause </w:t>
      </w:r>
      <w:r>
        <w:fldChar w:fldCharType="end"/>
      </w:r>
      <w:r>
        <w:fldChar w:fldCharType="begin"/>
      </w:r>
      <w:r>
        <w:rPr>
          <w:highlight w:val="lightGray"/>
        </w:rPr>
        <w:instrText>REF a513036 \h \w</w:instrText>
      </w:r>
      <w:r>
        <w:fldChar w:fldCharType="separate"/>
      </w:r>
      <w:ins w:id="1776" w:author="David Sant" w:date="2025-11-27T21:52:00Z" w16du:dateUtc="2025-11-27T21:52:00Z">
        <w:r w:rsidR="009B649C">
          <w:rPr>
            <w:highlight w:val="lightGray"/>
          </w:rPr>
          <w:t>16.4(a)</w:t>
        </w:r>
      </w:ins>
      <w:del w:id="1777" w:author="David Sant" w:date="2025-11-27T21:52:00Z" w16du:dateUtc="2025-11-27T21:52:00Z">
        <w:r w:rsidDel="009B649C">
          <w:delText>16.4(a)</w:delText>
        </w:r>
      </w:del>
      <w:r>
        <w:fldChar w:fldCharType="end"/>
      </w:r>
      <w:r>
        <w:t xml:space="preserve"> or the indemnity in </w:t>
      </w:r>
      <w:r>
        <w:fldChar w:fldCharType="begin"/>
      </w:r>
      <w:r>
        <w:instrText>PAGEREF a879888\# "'clause '"  \h</w:instrText>
      </w:r>
      <w:r>
        <w:fldChar w:fldCharType="separate"/>
      </w:r>
      <w:r w:rsidR="009B649C">
        <w:rPr>
          <w:noProof/>
        </w:rPr>
        <w:t xml:space="preserve">clause </w:t>
      </w:r>
      <w:r>
        <w:fldChar w:fldCharType="end"/>
      </w:r>
      <w:r>
        <w:fldChar w:fldCharType="begin"/>
      </w:r>
      <w:r>
        <w:rPr>
          <w:highlight w:val="lightGray"/>
        </w:rPr>
        <w:instrText>REF a879888 \h \w</w:instrText>
      </w:r>
      <w:r>
        <w:fldChar w:fldCharType="separate"/>
      </w:r>
      <w:ins w:id="1778" w:author="David Sant" w:date="2025-11-27T21:52:00Z" w16du:dateUtc="2025-11-27T21:52:00Z">
        <w:r w:rsidR="009B649C">
          <w:rPr>
            <w:highlight w:val="lightGray"/>
          </w:rPr>
          <w:t>16.5(a)</w:t>
        </w:r>
      </w:ins>
      <w:del w:id="1779" w:author="David Sant" w:date="2025-11-27T21:52:00Z" w16du:dateUtc="2025-11-27T21:52:00Z">
        <w:r w:rsidDel="009B649C">
          <w:delText>16.5(a)</w:delText>
        </w:r>
      </w:del>
      <w:r>
        <w:fldChar w:fldCharType="end"/>
      </w:r>
      <w:r>
        <w:t xml:space="preserve"> to the extent that the actual or alleged infringement arises directly from: </w:t>
      </w:r>
      <w:bookmarkEnd w:id="1775"/>
    </w:p>
    <w:p w14:paraId="3EF14839" w14:textId="46B73C87" w:rsidR="00E76087" w:rsidRDefault="00000000" w:rsidP="00575092">
      <w:pPr>
        <w:pStyle w:val="Untitledsubclause2"/>
      </w:pPr>
      <w:bookmarkStart w:id="1780" w:name="a399912"/>
      <w:r>
        <w:t xml:space="preserve">any changes made to the Deliverables by the </w:t>
      </w:r>
      <w:del w:id="1781" w:author="David Sant" w:date="2025-11-27T21:39:00Z" w16du:dateUtc="2025-11-27T21:39:00Z">
        <w:r>
          <w:delText>Customer</w:delText>
        </w:r>
      </w:del>
      <w:ins w:id="1782" w:author="David Sant" w:date="2025-11-27T21:39:00Z" w16du:dateUtc="2025-11-27T21:39:00Z">
        <w:r w:rsidR="00577940">
          <w:t>Norton</w:t>
        </w:r>
      </w:ins>
      <w:r>
        <w:t xml:space="preserve"> </w:t>
      </w:r>
      <w:del w:id="1783" w:author="David Sant" w:date="2025-11-27T22:40:00Z" w16du:dateUtc="2025-11-27T22:40:00Z">
        <w:r w:rsidDel="00BC3B0E">
          <w:delText>[</w:delText>
        </w:r>
      </w:del>
      <w:r>
        <w:t>or any of its licensees</w:t>
      </w:r>
      <w:del w:id="1784" w:author="David Sant" w:date="2025-11-27T22:40:00Z" w16du:dateUtc="2025-11-27T22:40:00Z">
        <w:r w:rsidDel="00BC3B0E">
          <w:delText>]</w:delText>
        </w:r>
      </w:del>
      <w:r>
        <w:t xml:space="preserve"> without the Supplier's prior written consent, which shall not be unreasonably conditioned, withheld or delayed; or</w:t>
      </w:r>
      <w:bookmarkEnd w:id="1780"/>
    </w:p>
    <w:p w14:paraId="496C7E16" w14:textId="502F7CD6" w:rsidR="00E76087" w:rsidRDefault="00000000" w:rsidP="00575092">
      <w:pPr>
        <w:pStyle w:val="Untitledsubclause2"/>
      </w:pPr>
      <w:bookmarkStart w:id="1785" w:name="a527670"/>
      <w:r>
        <w:t xml:space="preserve">the </w:t>
      </w:r>
      <w:del w:id="1786" w:author="David Sant" w:date="2025-11-27T22:40:00Z" w16du:dateUtc="2025-11-27T22:40:00Z">
        <w:r w:rsidDel="00BC3B0E">
          <w:delText>[</w:delText>
        </w:r>
      </w:del>
      <w:r>
        <w:t>use of the</w:t>
      </w:r>
      <w:del w:id="1787" w:author="David Sant" w:date="2025-11-27T22:40:00Z" w16du:dateUtc="2025-11-27T22:40:00Z">
        <w:r w:rsidDel="00BC3B0E">
          <w:delText>]</w:delText>
        </w:r>
      </w:del>
      <w:r>
        <w:t xml:space="preserve"> </w:t>
      </w:r>
      <w:del w:id="1788" w:author="David Sant" w:date="2025-11-27T21:39:00Z" w16du:dateUtc="2025-11-27T21:39:00Z">
        <w:r>
          <w:delText>Customer</w:delText>
        </w:r>
      </w:del>
      <w:ins w:id="1789" w:author="David Sant" w:date="2025-11-27T21:39:00Z" w16du:dateUtc="2025-11-27T21:39:00Z">
        <w:r w:rsidR="00577940">
          <w:t>Norton</w:t>
        </w:r>
      </w:ins>
      <w:r>
        <w:t xml:space="preserve"> Materials </w:t>
      </w:r>
      <w:del w:id="1790" w:author="David Sant" w:date="2025-11-27T22:40:00Z" w16du:dateUtc="2025-11-27T22:40:00Z">
        <w:r w:rsidDel="00BC3B0E">
          <w:delText>[</w:delText>
        </w:r>
      </w:del>
      <w:r>
        <w:t xml:space="preserve">in accordance with the </w:t>
      </w:r>
      <w:del w:id="1791" w:author="David Sant" w:date="2025-11-27T21:39:00Z" w16du:dateUtc="2025-11-27T21:39:00Z">
        <w:r>
          <w:delText>Customer's</w:delText>
        </w:r>
      </w:del>
      <w:ins w:id="1792" w:author="David Sant" w:date="2025-11-27T21:39:00Z" w16du:dateUtc="2025-11-27T21:39:00Z">
        <w:r w:rsidR="00577940">
          <w:t>Norton</w:t>
        </w:r>
        <w:r>
          <w:t>'s</w:t>
        </w:r>
      </w:ins>
      <w:r>
        <w:t xml:space="preserve"> instructions</w:t>
      </w:r>
      <w:del w:id="1793" w:author="David Sant" w:date="2025-11-27T22:40:00Z" w16du:dateUtc="2025-11-27T22:40:00Z">
        <w:r w:rsidDel="00BC3B0E">
          <w:delText xml:space="preserve">][, provided that the Supplier shall not be relieved of liability where it knew or suspected (or should have known or suspected) that the use of any </w:delText>
        </w:r>
      </w:del>
      <w:del w:id="1794" w:author="David Sant" w:date="2025-11-27T21:39:00Z" w16du:dateUtc="2025-11-27T21:39:00Z">
        <w:r>
          <w:delText>Customer</w:delText>
        </w:r>
      </w:del>
      <w:del w:id="1795" w:author="David Sant" w:date="2025-11-27T22:40:00Z" w16du:dateUtc="2025-11-27T22:40:00Z">
        <w:r w:rsidDel="00BC3B0E">
          <w:delText xml:space="preserve"> Materials may result in infringement but did not notify the </w:delText>
        </w:r>
      </w:del>
      <w:del w:id="1796" w:author="David Sant" w:date="2025-11-27T21:39:00Z" w16du:dateUtc="2025-11-27T21:39:00Z">
        <w:r>
          <w:delText>Customer</w:delText>
        </w:r>
      </w:del>
      <w:del w:id="1797" w:author="David Sant" w:date="2025-11-27T22:40:00Z" w16du:dateUtc="2025-11-27T22:40:00Z">
        <w:r w:rsidDel="00BC3B0E">
          <w:delText>]</w:delText>
        </w:r>
      </w:del>
      <w:r>
        <w:t>.</w:t>
      </w:r>
      <w:bookmarkEnd w:id="1785"/>
    </w:p>
    <w:p w14:paraId="622DE17D" w14:textId="48846AF3" w:rsidR="00E76087" w:rsidDel="00FF6787" w:rsidRDefault="00000000" w:rsidP="00575092">
      <w:pPr>
        <w:pStyle w:val="Untitledsubclause1"/>
        <w:rPr>
          <w:del w:id="1798" w:author="David Sant" w:date="2025-11-27T22:41:00Z" w16du:dateUtc="2025-11-27T22:41:00Z"/>
        </w:rPr>
      </w:pPr>
      <w:bookmarkStart w:id="1799" w:name="a148781"/>
      <w:del w:id="1800" w:author="David Sant" w:date="2025-11-27T22:40:00Z" w16du:dateUtc="2025-11-27T22:40:00Z">
        <w:r w:rsidDel="00BC3B0E">
          <w:delText>[</w:delText>
        </w:r>
      </w:del>
      <w:del w:id="1801" w:author="David Sant" w:date="2025-11-27T22:41:00Z" w16du:dateUtc="2025-11-27T22:41:00Z">
        <w:r w:rsidDel="00FF6787">
          <w:delText xml:space="preserve">If a third party brings a claim against </w:delText>
        </w:r>
        <w:r w:rsidDel="00BC3B0E">
          <w:delText xml:space="preserve">[the </w:delText>
        </w:r>
      </w:del>
      <w:del w:id="1802" w:author="David Sant" w:date="2025-11-27T21:39:00Z" w16du:dateUtc="2025-11-27T21:39:00Z">
        <w:r>
          <w:delText>Customer</w:delText>
        </w:r>
      </w:del>
      <w:del w:id="1803" w:author="David Sant" w:date="2025-11-27T22:41:00Z" w16du:dateUtc="2025-11-27T22:41:00Z">
        <w:r w:rsidDel="00BC3B0E">
          <w:delText xml:space="preserve"> </w:delText>
        </w:r>
        <w:r w:rsidDel="00BC3B0E">
          <w:rPr>
            <w:b/>
            <w:bCs/>
          </w:rPr>
          <w:delText>OR</w:delText>
        </w:r>
        <w:r w:rsidDel="00BC3B0E">
          <w:delText xml:space="preserve"> </w:delText>
        </w:r>
        <w:r w:rsidDel="00FF6787">
          <w:delText>any Indemnified Person</w:delText>
        </w:r>
        <w:r w:rsidDel="00BC3B0E">
          <w:delText>]</w:delText>
        </w:r>
        <w:r w:rsidDel="00FF6787">
          <w:delText xml:space="preserve">, or notifies [the </w:delText>
        </w:r>
      </w:del>
      <w:del w:id="1804" w:author="David Sant" w:date="2025-11-27T21:39:00Z" w16du:dateUtc="2025-11-27T21:39:00Z">
        <w:r>
          <w:delText>Customer</w:delText>
        </w:r>
      </w:del>
      <w:del w:id="1805" w:author="David Sant" w:date="2025-11-27T22:41:00Z" w16du:dateUtc="2025-11-27T22:41:00Z">
        <w:r w:rsidDel="00FF6787">
          <w:delText xml:space="preserve"> </w:delText>
        </w:r>
        <w:r w:rsidDel="00FF6787">
          <w:rPr>
            <w:b/>
            <w:bCs/>
          </w:rPr>
          <w:delText>OR</w:delText>
        </w:r>
        <w:r w:rsidDel="00FF6787">
          <w:delText xml:space="preserve"> any Indemnified Person] of its intention to do so</w:delText>
        </w:r>
      </w:del>
      <w:del w:id="1806" w:author="David Sant" w:date="2025-11-27T21:39:00Z" w16du:dateUtc="2025-11-27T21:39:00Z">
        <w:r>
          <w:delText>,</w:delText>
        </w:r>
      </w:del>
      <w:del w:id="1807" w:author="David Sant" w:date="2025-11-27T22:41:00Z" w16du:dateUtc="2025-11-27T22:41:00Z">
        <w:r w:rsidR="00AD1C9B" w:rsidDel="00FF6787">
          <w:delText xml:space="preserve"> and</w:delText>
        </w:r>
        <w:r w:rsidDel="00FF6787">
          <w:delText xml:space="preserve"> that claim may reasonably be considered likely to give rise to a liability under an indemnity in this </w:delText>
        </w:r>
        <w:r w:rsidDel="00FF6787">
          <w:fldChar w:fldCharType="begin"/>
        </w:r>
        <w:r w:rsidDel="00FF6787">
          <w:delInstrText>PAGEREF a755543\# "'clause '"  \h</w:delInstrText>
        </w:r>
        <w:r w:rsidDel="00FF6787">
          <w:fldChar w:fldCharType="separate"/>
        </w:r>
        <w:r w:rsidR="009B649C" w:rsidDel="00FF6787">
          <w:rPr>
            <w:noProof/>
          </w:rPr>
          <w:delText xml:space="preserve">clause </w:delText>
        </w:r>
        <w:r w:rsidDel="00FF6787">
          <w:fldChar w:fldCharType="end"/>
        </w:r>
        <w:r w:rsidDel="00FF6787">
          <w:fldChar w:fldCharType="begin"/>
        </w:r>
        <w:r w:rsidDel="00FF6787">
          <w:rPr>
            <w:highlight w:val="lightGray"/>
          </w:rPr>
          <w:delInstrText>REF a755543 \h \w</w:delInstrText>
        </w:r>
        <w:r w:rsidDel="00FF6787">
          <w:fldChar w:fldCharType="separate"/>
        </w:r>
      </w:del>
      <w:del w:id="1808" w:author="David Sant" w:date="2025-11-27T21:52:00Z" w16du:dateUtc="2025-11-27T21:52:00Z">
        <w:r w:rsidDel="009B649C">
          <w:delText>16</w:delText>
        </w:r>
      </w:del>
      <w:del w:id="1809" w:author="David Sant" w:date="2025-11-27T22:41:00Z" w16du:dateUtc="2025-11-27T22:41:00Z">
        <w:r w:rsidDel="00FF6787">
          <w:fldChar w:fldCharType="end"/>
        </w:r>
        <w:r w:rsidDel="00FF6787">
          <w:delText xml:space="preserve"> (</w:delText>
        </w:r>
        <w:r w:rsidDel="00FF6787">
          <w:rPr>
            <w:rStyle w:val="DefTerm"/>
          </w:rPr>
          <w:delText>Claim</w:delText>
        </w:r>
        <w:r w:rsidDel="00FF6787">
          <w:delText xml:space="preserve">), the </w:delText>
        </w:r>
      </w:del>
      <w:del w:id="1810" w:author="David Sant" w:date="2025-11-27T21:39:00Z" w16du:dateUtc="2025-11-27T21:39:00Z">
        <w:r>
          <w:delText>Customer</w:delText>
        </w:r>
      </w:del>
      <w:del w:id="1811" w:author="David Sant" w:date="2025-11-27T22:41:00Z" w16du:dateUtc="2025-11-27T22:41:00Z">
        <w:r w:rsidDel="00FF6787">
          <w:delText xml:space="preserve"> shall[, or shall procure that the Indemnified Person shall]:</w:delText>
        </w:r>
        <w:r w:rsidDel="00FF6787">
          <w:fldChar w:fldCharType="begin"/>
        </w:r>
        <w:r w:rsidDel="00FF6787">
          <w:delInstrText>MACROBUTTON optional</w:delInstrText>
        </w:r>
        <w:r w:rsidDel="00FF6787">
          <w:fldChar w:fldCharType="end"/>
        </w:r>
        <w:bookmarkEnd w:id="1799"/>
      </w:del>
    </w:p>
    <w:p w14:paraId="15306DE7" w14:textId="19F690B0" w:rsidR="00E76087" w:rsidDel="00FF6787" w:rsidRDefault="00000000" w:rsidP="00575092">
      <w:pPr>
        <w:pStyle w:val="Untitledsubclause2"/>
        <w:rPr>
          <w:del w:id="1812" w:author="David Sant" w:date="2025-11-27T22:41:00Z" w16du:dateUtc="2025-11-27T22:41:00Z"/>
        </w:rPr>
      </w:pPr>
      <w:bookmarkStart w:id="1813" w:name="a946206"/>
      <w:del w:id="1814" w:author="David Sant" w:date="2025-11-27T22:41:00Z" w16du:dateUtc="2025-11-27T22:41:00Z">
        <w:r w:rsidDel="00FF6787">
          <w:delText>as soon as reasonably practicable, give written notice of the Claim to the Supplier, specifying the nature of the Claim in reasonable detail;</w:delText>
        </w:r>
        <w:bookmarkEnd w:id="1813"/>
      </w:del>
    </w:p>
    <w:p w14:paraId="7DF4E332" w14:textId="5C393127" w:rsidR="00E76087" w:rsidDel="00FF6787" w:rsidRDefault="00000000" w:rsidP="00575092">
      <w:pPr>
        <w:pStyle w:val="Untitledsubclause2"/>
        <w:rPr>
          <w:del w:id="1815" w:author="David Sant" w:date="2025-11-27T22:41:00Z" w16du:dateUtc="2025-11-27T22:41:00Z"/>
        </w:rPr>
      </w:pPr>
      <w:bookmarkStart w:id="1816" w:name="a803126"/>
      <w:del w:id="1817" w:author="David Sant" w:date="2025-11-27T22:41:00Z" w16du:dateUtc="2025-11-27T22:41:00Z">
        <w:r w:rsidDel="00FF6787">
          <w:delText xml:space="preserve">subject to </w:delText>
        </w:r>
        <w:r w:rsidDel="00FF6787">
          <w:fldChar w:fldCharType="begin"/>
        </w:r>
        <w:r w:rsidDel="00FF6787">
          <w:delInstrText>PAGEREF a345933\# "'clause '"  \h</w:delInstrText>
        </w:r>
        <w:r w:rsidDel="00FF6787">
          <w:fldChar w:fldCharType="separate"/>
        </w:r>
        <w:r w:rsidR="009B649C" w:rsidDel="00FF6787">
          <w:rPr>
            <w:noProof/>
          </w:rPr>
          <w:delText xml:space="preserve">clause </w:delText>
        </w:r>
        <w:r w:rsidDel="00FF6787">
          <w:fldChar w:fldCharType="end"/>
        </w:r>
        <w:r w:rsidDel="00FF6787">
          <w:fldChar w:fldCharType="begin"/>
        </w:r>
        <w:r w:rsidDel="00FF6787">
          <w:rPr>
            <w:highlight w:val="lightGray"/>
          </w:rPr>
          <w:delInstrText>REF a345933 \h \w</w:delInstrText>
        </w:r>
        <w:r w:rsidDel="00FF6787">
          <w:fldChar w:fldCharType="separate"/>
        </w:r>
      </w:del>
      <w:del w:id="1818" w:author="David Sant" w:date="2025-11-27T21:52:00Z" w16du:dateUtc="2025-11-27T21:52:00Z">
        <w:r w:rsidDel="009B649C">
          <w:delText>16.8</w:delText>
        </w:r>
      </w:del>
      <w:del w:id="1819" w:author="David Sant" w:date="2025-11-27T22:41:00Z" w16du:dateUtc="2025-11-27T22:41:00Z">
        <w:r w:rsidDel="00FF6787">
          <w:fldChar w:fldCharType="end"/>
        </w:r>
        <w:r w:rsidDel="00FF6787">
          <w:delText>, allow the Supplier, at its own cost, to conduct all negotiations and proceedings in relation to the Claim and to settle or compromise the Claim, provided that the Supplier may not settle or compromise the Claim [without the prior written consent of the [</w:delText>
        </w:r>
      </w:del>
      <w:del w:id="1820" w:author="David Sant" w:date="2025-11-27T21:39:00Z" w16du:dateUtc="2025-11-27T21:39:00Z">
        <w:r>
          <w:delText>Customer</w:delText>
        </w:r>
      </w:del>
      <w:del w:id="1821" w:author="David Sant" w:date="2025-11-27T22:41:00Z" w16du:dateUtc="2025-11-27T22:41:00Z">
        <w:r w:rsidDel="00FF6787">
          <w:delText xml:space="preserve"> </w:delText>
        </w:r>
        <w:r w:rsidDel="00FF6787">
          <w:rPr>
            <w:b/>
            <w:bCs/>
          </w:rPr>
          <w:delText>OR</w:delText>
        </w:r>
        <w:r w:rsidDel="00FF6787">
          <w:delText xml:space="preserve"> Indemnified Person] (consent not to be unreasonably withheld) </w:delText>
        </w:r>
        <w:r w:rsidDel="00FF6787">
          <w:rPr>
            <w:b/>
            <w:bCs/>
          </w:rPr>
          <w:delText>OR</w:delText>
        </w:r>
        <w:r w:rsidDel="00FF6787">
          <w:delText xml:space="preserve"> unless it involves only the payment of money by the Supplier and includes a complete release of the [</w:delText>
        </w:r>
      </w:del>
      <w:del w:id="1822" w:author="David Sant" w:date="2025-11-27T21:39:00Z" w16du:dateUtc="2025-11-27T21:39:00Z">
        <w:r>
          <w:delText>Customer</w:delText>
        </w:r>
      </w:del>
      <w:del w:id="1823" w:author="David Sant" w:date="2025-11-27T22:41:00Z" w16du:dateUtc="2025-11-27T22:41:00Z">
        <w:r w:rsidDel="00FF6787">
          <w:delText xml:space="preserve"> </w:delText>
        </w:r>
        <w:r w:rsidDel="00FF6787">
          <w:rPr>
            <w:b/>
            <w:bCs/>
          </w:rPr>
          <w:delText>OR</w:delText>
        </w:r>
        <w:r w:rsidDel="00FF6787">
          <w:delText xml:space="preserve"> Indemnified Person]];</w:delText>
        </w:r>
        <w:bookmarkEnd w:id="1816"/>
      </w:del>
    </w:p>
    <w:p w14:paraId="36BD02C8" w14:textId="19914CD8" w:rsidR="00E76087" w:rsidDel="00FF6787" w:rsidRDefault="00000000" w:rsidP="00575092">
      <w:pPr>
        <w:pStyle w:val="Untitledsubclause2"/>
        <w:rPr>
          <w:del w:id="1824" w:author="David Sant" w:date="2025-11-27T22:41:00Z" w16du:dateUtc="2025-11-27T22:41:00Z"/>
        </w:rPr>
      </w:pPr>
      <w:bookmarkStart w:id="1825" w:name="a166619"/>
      <w:del w:id="1826" w:author="David Sant" w:date="2025-11-27T22:41:00Z" w16du:dateUtc="2025-11-27T22:41:00Z">
        <w:r w:rsidDel="00FF6787">
          <w:delText xml:space="preserve">provide the Supplier with reasonable information, assistance and co-operation in responding to and defending the Claim, subject to the Supplier's compliance with </w:delText>
        </w:r>
        <w:r w:rsidDel="00FF6787">
          <w:fldChar w:fldCharType="begin"/>
        </w:r>
        <w:r w:rsidDel="00FF6787">
          <w:delInstrText>PAGEREF a125110\# "'clause '"  \h</w:delInstrText>
        </w:r>
        <w:r w:rsidDel="00FF6787">
          <w:fldChar w:fldCharType="separate"/>
        </w:r>
        <w:r w:rsidR="009B649C" w:rsidDel="00FF6787">
          <w:rPr>
            <w:noProof/>
          </w:rPr>
          <w:delText xml:space="preserve">clause </w:delText>
        </w:r>
        <w:r w:rsidDel="00FF6787">
          <w:fldChar w:fldCharType="end"/>
        </w:r>
        <w:r w:rsidDel="00FF6787">
          <w:fldChar w:fldCharType="begin"/>
        </w:r>
        <w:r w:rsidDel="00FF6787">
          <w:rPr>
            <w:highlight w:val="lightGray"/>
          </w:rPr>
          <w:delInstrText>REF a125110 \h \w</w:delInstrText>
        </w:r>
        <w:r w:rsidDel="00FF6787">
          <w:fldChar w:fldCharType="separate"/>
        </w:r>
      </w:del>
      <w:del w:id="1827" w:author="David Sant" w:date="2025-11-27T21:52:00Z" w16du:dateUtc="2025-11-27T21:52:00Z">
        <w:r w:rsidDel="009B649C">
          <w:delText>16.9(c)</w:delText>
        </w:r>
      </w:del>
      <w:del w:id="1828" w:author="David Sant" w:date="2025-11-27T22:41:00Z" w16du:dateUtc="2025-11-27T22:41:00Z">
        <w:r w:rsidDel="00FF6787">
          <w:fldChar w:fldCharType="end"/>
        </w:r>
        <w:r w:rsidDel="00FF6787">
          <w:delText xml:space="preserve">; and </w:delText>
        </w:r>
        <w:bookmarkEnd w:id="1825"/>
      </w:del>
    </w:p>
    <w:p w14:paraId="0C2071D3" w14:textId="08B97098" w:rsidR="00E76087" w:rsidDel="00FF6787" w:rsidRDefault="00000000" w:rsidP="00575092">
      <w:pPr>
        <w:pStyle w:val="Untitledsubclause2"/>
        <w:rPr>
          <w:del w:id="1829" w:author="David Sant" w:date="2025-11-27T22:41:00Z" w16du:dateUtc="2025-11-27T22:41:00Z"/>
        </w:rPr>
      </w:pPr>
      <w:bookmarkStart w:id="1830" w:name="a505858"/>
      <w:del w:id="1831" w:author="David Sant" w:date="2025-11-27T22:41:00Z" w16du:dateUtc="2025-11-27T22:41:00Z">
        <w:r w:rsidDel="00FF6787">
          <w:delText xml:space="preserve">not, subject to </w:delText>
        </w:r>
        <w:r w:rsidDel="00FF6787">
          <w:fldChar w:fldCharType="begin"/>
        </w:r>
        <w:r w:rsidDel="00FF6787">
          <w:delInstrText>PAGEREF a345933\# "'clause '"  \h</w:delInstrText>
        </w:r>
        <w:r w:rsidDel="00FF6787">
          <w:fldChar w:fldCharType="separate"/>
        </w:r>
        <w:r w:rsidR="009B649C" w:rsidDel="00FF6787">
          <w:rPr>
            <w:noProof/>
          </w:rPr>
          <w:delText xml:space="preserve">clause </w:delText>
        </w:r>
        <w:r w:rsidDel="00FF6787">
          <w:fldChar w:fldCharType="end"/>
        </w:r>
        <w:r w:rsidDel="00FF6787">
          <w:fldChar w:fldCharType="begin"/>
        </w:r>
        <w:r w:rsidDel="00FF6787">
          <w:rPr>
            <w:highlight w:val="lightGray"/>
          </w:rPr>
          <w:delInstrText>REF a345933 \h \w</w:delInstrText>
        </w:r>
        <w:r w:rsidDel="00FF6787">
          <w:fldChar w:fldCharType="separate"/>
        </w:r>
      </w:del>
      <w:del w:id="1832" w:author="David Sant" w:date="2025-11-27T21:52:00Z" w16du:dateUtc="2025-11-27T21:52:00Z">
        <w:r w:rsidDel="009B649C">
          <w:delText>16.8</w:delText>
        </w:r>
      </w:del>
      <w:del w:id="1833" w:author="David Sant" w:date="2025-11-27T22:41:00Z" w16du:dateUtc="2025-11-27T22:41:00Z">
        <w:r w:rsidDel="00FF6787">
          <w:fldChar w:fldCharType="end"/>
        </w:r>
        <w:r w:rsidDel="00FF6787">
          <w:delText xml:space="preserve"> and the Supplier's full compliance with </w:delText>
        </w:r>
        <w:r w:rsidDel="00FF6787">
          <w:fldChar w:fldCharType="begin"/>
        </w:r>
        <w:r w:rsidDel="00FF6787">
          <w:delInstrText>PAGEREF a896979\# "'clause '"  \h</w:delInstrText>
        </w:r>
        <w:r w:rsidDel="00FF6787">
          <w:fldChar w:fldCharType="separate"/>
        </w:r>
        <w:r w:rsidR="009B649C" w:rsidDel="00FF6787">
          <w:rPr>
            <w:noProof/>
          </w:rPr>
          <w:delText xml:space="preserve">clause </w:delText>
        </w:r>
        <w:r w:rsidDel="00FF6787">
          <w:fldChar w:fldCharType="end"/>
        </w:r>
        <w:r w:rsidDel="00FF6787">
          <w:fldChar w:fldCharType="begin"/>
        </w:r>
        <w:r w:rsidDel="00FF6787">
          <w:rPr>
            <w:highlight w:val="lightGray"/>
          </w:rPr>
          <w:delInstrText>REF a896979 \h \w</w:delInstrText>
        </w:r>
        <w:r w:rsidDel="00FF6787">
          <w:fldChar w:fldCharType="separate"/>
        </w:r>
      </w:del>
      <w:del w:id="1834" w:author="David Sant" w:date="2025-11-27T21:52:00Z" w16du:dateUtc="2025-11-27T21:52:00Z">
        <w:r w:rsidDel="009B649C">
          <w:delText>16.9</w:delText>
        </w:r>
      </w:del>
      <w:del w:id="1835" w:author="David Sant" w:date="2025-11-27T22:41:00Z" w16du:dateUtc="2025-11-27T22:41:00Z">
        <w:r w:rsidDel="00FF6787">
          <w:fldChar w:fldCharType="end"/>
        </w:r>
        <w:r w:rsidDel="00FF6787">
          <w:delText>, make any admission of liability, settlement or compromise relating to the Claim without the Supplier's prior written consent (not to be unreasonably conditioned, withheld or delayed)[, provided that the [</w:delText>
        </w:r>
      </w:del>
      <w:del w:id="1836" w:author="David Sant" w:date="2025-11-27T21:39:00Z" w16du:dateUtc="2025-11-27T21:39:00Z">
        <w:r>
          <w:delText>Customer</w:delText>
        </w:r>
      </w:del>
      <w:del w:id="1837" w:author="David Sant" w:date="2025-11-27T22:41:00Z" w16du:dateUtc="2025-11-27T22:41:00Z">
        <w:r w:rsidDel="00FF6787">
          <w:delText xml:space="preserve"> </w:delText>
        </w:r>
        <w:r w:rsidDel="00FF6787">
          <w:rPr>
            <w:b/>
            <w:bCs/>
          </w:rPr>
          <w:delText>OR</w:delText>
        </w:r>
        <w:r w:rsidDel="00FF6787">
          <w:delText xml:space="preserve"> Indemnified Person] may settle the Claim (after giving prior written notice of the terms of settlement (to the extent legally possible) to the Supplier), but without obtaining the Supplier's consent, if [the full and final settlement of the Claim comprises only the payment of money and] the [</w:delText>
        </w:r>
      </w:del>
      <w:del w:id="1838" w:author="David Sant" w:date="2025-11-27T21:39:00Z" w16du:dateUtc="2025-11-27T21:39:00Z">
        <w:r>
          <w:delText>Customer</w:delText>
        </w:r>
      </w:del>
      <w:del w:id="1839" w:author="David Sant" w:date="2025-11-27T22:41:00Z" w16du:dateUtc="2025-11-27T22:41:00Z">
        <w:r w:rsidDel="00FF6787">
          <w:delText xml:space="preserve"> </w:delText>
        </w:r>
        <w:r w:rsidDel="00FF6787">
          <w:rPr>
            <w:b/>
            <w:bCs/>
          </w:rPr>
          <w:delText>OR</w:delText>
        </w:r>
        <w:r w:rsidDel="00FF6787">
          <w:delText xml:space="preserve"> Indemnified Person] [reasonably] believes that failure to settle the Claim would be prejudicial to it in any material respect].]</w:delText>
        </w:r>
        <w:bookmarkEnd w:id="1830"/>
      </w:del>
    </w:p>
    <w:p w14:paraId="53BB63D9" w14:textId="4ABAB946" w:rsidR="00E76087" w:rsidDel="00FF6787" w:rsidRDefault="00000000" w:rsidP="00575092">
      <w:pPr>
        <w:pStyle w:val="Untitledsubclause1"/>
        <w:rPr>
          <w:del w:id="1840" w:author="David Sant" w:date="2025-11-27T22:42:00Z" w16du:dateUtc="2025-11-27T22:42:00Z"/>
        </w:rPr>
      </w:pPr>
      <w:bookmarkStart w:id="1841" w:name="a345933"/>
      <w:del w:id="1842" w:author="David Sant" w:date="2025-11-27T22:42:00Z" w16du:dateUtc="2025-11-27T22:42:00Z">
        <w:r w:rsidDel="00FF6787">
          <w:delText xml:space="preserve">[If the Supplier does not assume control over the defence of a Claim within [NUMBER] days of receipt of the notice under </w:delText>
        </w:r>
        <w:r w:rsidDel="00FF6787">
          <w:fldChar w:fldCharType="begin"/>
        </w:r>
        <w:r w:rsidDel="00FF6787">
          <w:delInstrText>PAGEREF a946206\# "'clause '"  \h</w:delInstrText>
        </w:r>
        <w:r w:rsidDel="00FF6787">
          <w:fldChar w:fldCharType="separate"/>
        </w:r>
        <w:r w:rsidR="00FF6787" w:rsidDel="00FF6787">
          <w:rPr>
            <w:noProof/>
          </w:rPr>
          <w:delText xml:space="preserve">clause </w:delText>
        </w:r>
        <w:r w:rsidDel="00FF6787">
          <w:fldChar w:fldCharType="end"/>
        </w:r>
        <w:r w:rsidDel="00FF6787">
          <w:fldChar w:fldCharType="begin"/>
        </w:r>
        <w:r w:rsidDel="00FF6787">
          <w:rPr>
            <w:highlight w:val="lightGray"/>
          </w:rPr>
          <w:delInstrText>REF a946206 \h \w</w:delInstrText>
        </w:r>
        <w:r w:rsidDel="00FF6787">
          <w:fldChar w:fldCharType="separate"/>
        </w:r>
      </w:del>
      <w:del w:id="1843" w:author="David Sant" w:date="2025-11-27T21:52:00Z" w16du:dateUtc="2025-11-27T21:52:00Z">
        <w:r w:rsidDel="009B649C">
          <w:delText>16.7(a)</w:delText>
        </w:r>
      </w:del>
      <w:del w:id="1844" w:author="David Sant" w:date="2025-11-27T22:42:00Z" w16du:dateUtc="2025-11-27T22:42:00Z">
        <w:r w:rsidDel="00FF6787">
          <w:fldChar w:fldCharType="end"/>
        </w:r>
        <w:r w:rsidDel="00FF6787">
          <w:delText>, the [</w:delText>
        </w:r>
      </w:del>
      <w:del w:id="1845" w:author="David Sant" w:date="2025-11-27T21:39:00Z" w16du:dateUtc="2025-11-27T21:39:00Z">
        <w:r>
          <w:delText>Customer</w:delText>
        </w:r>
      </w:del>
      <w:del w:id="1846" w:author="David Sant" w:date="2025-11-27T22:42:00Z" w16du:dateUtc="2025-11-27T22:42:00Z">
        <w:r w:rsidDel="00FF6787">
          <w:delText xml:space="preserve"> </w:delText>
        </w:r>
        <w:r w:rsidDel="00FF6787">
          <w:rPr>
            <w:b/>
            <w:bCs/>
          </w:rPr>
          <w:delText>OR</w:delText>
        </w:r>
        <w:r w:rsidDel="00FF6787">
          <w:delText xml:space="preserve"> Indemnified Person] may defend the Claim in any way it deems appropriate at the Supplier's expense.</w:delText>
        </w:r>
        <w:r w:rsidDel="00FF6787">
          <w:fldChar w:fldCharType="begin"/>
        </w:r>
        <w:r w:rsidDel="00FF6787">
          <w:fldChar w:fldCharType="end"/>
        </w:r>
        <w:r w:rsidDel="00FF6787">
          <w:delText>]</w:delText>
        </w:r>
        <w:bookmarkEnd w:id="1841"/>
      </w:del>
    </w:p>
    <w:p w14:paraId="56F25E83" w14:textId="0E0A7ECF" w:rsidR="00E76087" w:rsidDel="00FF6787" w:rsidRDefault="00000000" w:rsidP="00575092">
      <w:pPr>
        <w:pStyle w:val="Untitledsubclause1"/>
        <w:rPr>
          <w:del w:id="1847" w:author="David Sant" w:date="2025-11-27T22:42:00Z" w16du:dateUtc="2025-11-27T22:42:00Z"/>
        </w:rPr>
      </w:pPr>
      <w:bookmarkStart w:id="1848" w:name="a896979"/>
      <w:del w:id="1849" w:author="David Sant" w:date="2025-11-27T22:42:00Z" w16du:dateUtc="2025-11-27T22:42:00Z">
        <w:r w:rsidDel="00FF6787">
          <w:delText>[If the Supplier assumes control over the defence of a Claim, the Supplier shall:</w:delText>
        </w:r>
        <w:r w:rsidDel="00FF6787">
          <w:fldChar w:fldCharType="begin"/>
        </w:r>
        <w:r w:rsidDel="00FF6787">
          <w:delInstrText>MACROBUTTON optional</w:delInstrText>
        </w:r>
        <w:r w:rsidDel="00FF6787">
          <w:fldChar w:fldCharType="end"/>
        </w:r>
        <w:bookmarkEnd w:id="1848"/>
      </w:del>
    </w:p>
    <w:p w14:paraId="2B20A9E6" w14:textId="6FC08BAD" w:rsidR="00E76087" w:rsidDel="00FF6787" w:rsidRDefault="00000000" w:rsidP="00575092">
      <w:pPr>
        <w:pStyle w:val="Untitledsubclause2"/>
        <w:rPr>
          <w:del w:id="1850" w:author="David Sant" w:date="2025-11-27T22:42:00Z" w16du:dateUtc="2025-11-27T22:42:00Z"/>
        </w:rPr>
      </w:pPr>
      <w:bookmarkStart w:id="1851" w:name="a337705"/>
      <w:del w:id="1852" w:author="David Sant" w:date="2025-11-27T22:42:00Z" w16du:dateUtc="2025-11-27T22:42:00Z">
        <w:r w:rsidDel="00FF6787">
          <w:delText xml:space="preserve">defend the Claim diligently, using competent counsel and in such a way as not to bring the reputation of the </w:delText>
        </w:r>
      </w:del>
      <w:del w:id="1853" w:author="David Sant" w:date="2025-11-27T21:39:00Z" w16du:dateUtc="2025-11-27T21:39:00Z">
        <w:r>
          <w:delText>Customer [</w:delText>
        </w:r>
      </w:del>
      <w:del w:id="1854" w:author="David Sant" w:date="2025-11-27T22:42:00Z" w16du:dateUtc="2025-11-27T22:42:00Z">
        <w:r w:rsidDel="00FF6787">
          <w:delText>or any of its Affiliates</w:delText>
        </w:r>
      </w:del>
      <w:del w:id="1855" w:author="David Sant" w:date="2025-11-27T21:39:00Z" w16du:dateUtc="2025-11-27T21:39:00Z">
        <w:r>
          <w:delText>]</w:delText>
        </w:r>
      </w:del>
      <w:del w:id="1856" w:author="David Sant" w:date="2025-11-27T22:42:00Z" w16du:dateUtc="2025-11-27T22:42:00Z">
        <w:r w:rsidDel="00FF6787">
          <w:delText xml:space="preserve"> into disrepute;</w:delText>
        </w:r>
        <w:bookmarkEnd w:id="1851"/>
      </w:del>
    </w:p>
    <w:p w14:paraId="1F229C05" w14:textId="6894CC5A" w:rsidR="00E76087" w:rsidDel="00FF6787" w:rsidRDefault="00000000" w:rsidP="00575092">
      <w:pPr>
        <w:pStyle w:val="Untitledsubclause2"/>
        <w:rPr>
          <w:del w:id="1857" w:author="David Sant" w:date="2025-11-27T22:42:00Z" w16du:dateUtc="2025-11-27T22:42:00Z"/>
        </w:rPr>
      </w:pPr>
      <w:bookmarkStart w:id="1858" w:name="a102819"/>
      <w:del w:id="1859" w:author="David Sant" w:date="2025-11-27T22:42:00Z" w16du:dateUtc="2025-11-27T22:42:00Z">
        <w:r w:rsidDel="00FF6787">
          <w:delText>have regard to the interests and reputation of the [</w:delText>
        </w:r>
      </w:del>
      <w:del w:id="1860" w:author="David Sant" w:date="2025-11-27T21:39:00Z" w16du:dateUtc="2025-11-27T21:39:00Z">
        <w:r>
          <w:delText>Customer</w:delText>
        </w:r>
      </w:del>
      <w:del w:id="1861" w:author="David Sant" w:date="2025-11-27T22:42:00Z" w16du:dateUtc="2025-11-27T22:42:00Z">
        <w:r w:rsidDel="00FF6787">
          <w:delText xml:space="preserve"> </w:delText>
        </w:r>
        <w:r w:rsidDel="00FF6787">
          <w:rPr>
            <w:b/>
            <w:bCs/>
          </w:rPr>
          <w:delText>OR</w:delText>
        </w:r>
        <w:r w:rsidDel="00FF6787">
          <w:delText xml:space="preserve"> Indemnified Person] in its conduct of the Claim;</w:delText>
        </w:r>
        <w:bookmarkEnd w:id="1858"/>
      </w:del>
    </w:p>
    <w:p w14:paraId="0DC83FE4" w14:textId="213BFA0E" w:rsidR="00E76087" w:rsidDel="00FF6787" w:rsidRDefault="00000000" w:rsidP="00575092">
      <w:pPr>
        <w:pStyle w:val="Untitledsubclause2"/>
        <w:rPr>
          <w:del w:id="1862" w:author="David Sant" w:date="2025-11-27T22:42:00Z" w16du:dateUtc="2025-11-27T22:42:00Z"/>
        </w:rPr>
      </w:pPr>
      <w:bookmarkStart w:id="1863" w:name="a125110"/>
      <w:del w:id="1864" w:author="David Sant" w:date="2025-11-27T22:42:00Z" w16du:dateUtc="2025-11-27T22:42:00Z">
        <w:r w:rsidDel="00FF6787">
          <w:delText>reimburse the [</w:delText>
        </w:r>
      </w:del>
      <w:del w:id="1865" w:author="David Sant" w:date="2025-11-27T21:39:00Z" w16du:dateUtc="2025-11-27T21:39:00Z">
        <w:r>
          <w:delText>Customer</w:delText>
        </w:r>
      </w:del>
      <w:del w:id="1866" w:author="David Sant" w:date="2025-11-27T22:42:00Z" w16du:dateUtc="2025-11-27T22:42:00Z">
        <w:r w:rsidDel="00FF6787">
          <w:delText xml:space="preserve"> </w:delText>
        </w:r>
        <w:r w:rsidDel="00FF6787">
          <w:rPr>
            <w:b/>
            <w:bCs/>
          </w:rPr>
          <w:delText>OR</w:delText>
        </w:r>
        <w:r w:rsidDel="00FF6787">
          <w:delText xml:space="preserve"> Indemnified Person] for any costs incurred under </w:delText>
        </w:r>
        <w:r w:rsidDel="00FF6787">
          <w:fldChar w:fldCharType="begin"/>
        </w:r>
        <w:r w:rsidDel="00FF6787">
          <w:delInstrText>PAGEREF a166619\# "'clause '"  \h</w:delInstrText>
        </w:r>
        <w:r w:rsidDel="00FF6787">
          <w:fldChar w:fldCharType="separate"/>
        </w:r>
        <w:r w:rsidR="009B649C" w:rsidDel="00FF6787">
          <w:rPr>
            <w:noProof/>
          </w:rPr>
          <w:delText xml:space="preserve">clause </w:delText>
        </w:r>
        <w:r w:rsidDel="00FF6787">
          <w:fldChar w:fldCharType="end"/>
        </w:r>
        <w:r w:rsidDel="00FF6787">
          <w:fldChar w:fldCharType="begin"/>
        </w:r>
        <w:r w:rsidDel="00FF6787">
          <w:rPr>
            <w:highlight w:val="lightGray"/>
          </w:rPr>
          <w:delInstrText>REF a166619 \h \w</w:delInstrText>
        </w:r>
        <w:r w:rsidDel="00FF6787">
          <w:fldChar w:fldCharType="separate"/>
        </w:r>
      </w:del>
      <w:del w:id="1867" w:author="David Sant" w:date="2025-11-27T21:52:00Z" w16du:dateUtc="2025-11-27T21:52:00Z">
        <w:r w:rsidDel="009B649C">
          <w:delText>16.7(c)</w:delText>
        </w:r>
      </w:del>
      <w:del w:id="1868" w:author="David Sant" w:date="2025-11-27T22:42:00Z" w16du:dateUtc="2025-11-27T22:42:00Z">
        <w:r w:rsidDel="00FF6787">
          <w:fldChar w:fldCharType="end"/>
        </w:r>
        <w:r w:rsidDel="00FF6787">
          <w:delText>;</w:delText>
        </w:r>
        <w:bookmarkEnd w:id="1863"/>
      </w:del>
    </w:p>
    <w:p w14:paraId="5647B9A9" w14:textId="1C1DE205" w:rsidR="00E76087" w:rsidDel="00FF6787" w:rsidRDefault="00000000" w:rsidP="00575092">
      <w:pPr>
        <w:pStyle w:val="Untitledsubclause2"/>
        <w:rPr>
          <w:del w:id="1869" w:author="David Sant" w:date="2025-11-27T22:42:00Z" w16du:dateUtc="2025-11-27T22:42:00Z"/>
        </w:rPr>
      </w:pPr>
      <w:bookmarkStart w:id="1870" w:name="a734247"/>
      <w:del w:id="1871" w:author="David Sant" w:date="2025-11-27T22:42:00Z" w16du:dateUtc="2025-11-27T22:42:00Z">
        <w:r w:rsidDel="00FF6787">
          <w:delText>ensure that the [</w:delText>
        </w:r>
      </w:del>
      <w:del w:id="1872" w:author="David Sant" w:date="2025-11-27T21:39:00Z" w16du:dateUtc="2025-11-27T21:39:00Z">
        <w:r>
          <w:delText>Customer</w:delText>
        </w:r>
      </w:del>
      <w:del w:id="1873" w:author="David Sant" w:date="2025-11-27T22:42:00Z" w16du:dateUtc="2025-11-27T22:42:00Z">
        <w:r w:rsidDel="00FF6787">
          <w:rPr>
            <w:b/>
            <w:bCs/>
          </w:rPr>
          <w:delText xml:space="preserve"> OR</w:delText>
        </w:r>
        <w:r w:rsidDel="00FF6787">
          <w:delText xml:space="preserve"> Indemnified Person] is granted access to all relevant documents connected with the Claim and keep the [</w:delText>
        </w:r>
      </w:del>
      <w:del w:id="1874" w:author="David Sant" w:date="2025-11-27T21:39:00Z" w16du:dateUtc="2025-11-27T21:39:00Z">
        <w:r>
          <w:delText>Customer</w:delText>
        </w:r>
      </w:del>
      <w:del w:id="1875" w:author="David Sant" w:date="2025-11-27T22:42:00Z" w16du:dateUtc="2025-11-27T22:42:00Z">
        <w:r w:rsidDel="00FF6787">
          <w:delText xml:space="preserve"> </w:delText>
        </w:r>
        <w:r w:rsidDel="00FF6787">
          <w:rPr>
            <w:b/>
            <w:bCs/>
          </w:rPr>
          <w:delText>OR</w:delText>
        </w:r>
        <w:r w:rsidDel="00FF6787">
          <w:delText xml:space="preserve"> Indemnified Person] informed, at regular intervals, regarding negotiations, litigation and other material matters concerning the Claim; and</w:delText>
        </w:r>
        <w:bookmarkEnd w:id="1870"/>
      </w:del>
    </w:p>
    <w:p w14:paraId="18AA6C34" w14:textId="2903236A" w:rsidR="00E76087" w:rsidDel="00FF6787" w:rsidRDefault="00000000" w:rsidP="00575092">
      <w:pPr>
        <w:pStyle w:val="Untitledsubclause2"/>
        <w:rPr>
          <w:del w:id="1876" w:author="David Sant" w:date="2025-11-27T22:42:00Z" w16du:dateUtc="2025-11-27T22:42:00Z"/>
        </w:rPr>
      </w:pPr>
      <w:bookmarkStart w:id="1877" w:name="a446572"/>
      <w:del w:id="1878" w:author="David Sant" w:date="2025-11-27T22:42:00Z" w16du:dateUtc="2025-11-27T22:42:00Z">
        <w:r w:rsidDel="00FF6787">
          <w:delText>allow the [</w:delText>
        </w:r>
      </w:del>
      <w:del w:id="1879" w:author="David Sant" w:date="2025-11-27T21:39:00Z" w16du:dateUtc="2025-11-27T21:39:00Z">
        <w:r>
          <w:delText>Customer</w:delText>
        </w:r>
      </w:del>
      <w:del w:id="1880" w:author="David Sant" w:date="2025-11-27T22:42:00Z" w16du:dateUtc="2025-11-27T22:42:00Z">
        <w:r w:rsidDel="00FF6787">
          <w:rPr>
            <w:b/>
            <w:bCs/>
          </w:rPr>
          <w:delText xml:space="preserve"> OR</w:delText>
        </w:r>
        <w:r w:rsidDel="00FF6787">
          <w:delText xml:space="preserve"> Indemnified Person] to join in the defence of the Claim with counsel of its choice at its own expense.]</w:delText>
        </w:r>
        <w:bookmarkEnd w:id="1877"/>
      </w:del>
    </w:p>
    <w:p w14:paraId="5D05B844" w14:textId="4B021637" w:rsidR="00E76087" w:rsidRPr="006A1F18" w:rsidDel="00FF6787" w:rsidRDefault="00000000" w:rsidP="00575092">
      <w:pPr>
        <w:pStyle w:val="Untitledsubclause1"/>
        <w:rPr>
          <w:del w:id="1881" w:author="David Sant" w:date="2025-11-27T22:43:00Z" w16du:dateUtc="2025-11-27T22:43:00Z"/>
        </w:rPr>
      </w:pPr>
      <w:bookmarkStart w:id="1882" w:name="a782692"/>
      <w:del w:id="1883" w:author="David Sant" w:date="2025-11-27T22:42:00Z" w16du:dateUtc="2025-11-27T22:42:00Z">
        <w:r w:rsidDel="00FF6787">
          <w:delText>[</w:delText>
        </w:r>
      </w:del>
      <w:del w:id="1884" w:author="David Sant" w:date="2025-11-27T22:43:00Z" w16du:dateUtc="2025-11-27T22:43:00Z">
        <w:r w:rsidDel="00FF6787">
          <w:delText xml:space="preserve">The failure of the </w:delText>
        </w:r>
      </w:del>
      <w:del w:id="1885" w:author="David Sant" w:date="2025-11-27T21:39:00Z" w16du:dateUtc="2025-11-27T21:39:00Z">
        <w:r>
          <w:delText>Customer</w:delText>
        </w:r>
      </w:del>
      <w:del w:id="1886" w:author="David Sant" w:date="2025-11-27T22:43:00Z" w16du:dateUtc="2025-11-27T22:43:00Z">
        <w:r w:rsidDel="00FF6787">
          <w:delText xml:space="preserve"> to comply with the indemnification procedures in </w:delText>
        </w:r>
        <w:r w:rsidDel="00FF6787">
          <w:fldChar w:fldCharType="begin"/>
        </w:r>
        <w:r w:rsidDel="00FF6787">
          <w:delInstrText>PAGEREF a148781\# "'clause '"  \h</w:delInstrText>
        </w:r>
        <w:r w:rsidDel="00FF6787">
          <w:fldChar w:fldCharType="separate"/>
        </w:r>
        <w:r w:rsidR="009B649C" w:rsidDel="00FF6787">
          <w:rPr>
            <w:noProof/>
          </w:rPr>
          <w:delText xml:space="preserve">clause </w:delText>
        </w:r>
        <w:r w:rsidDel="00FF6787">
          <w:fldChar w:fldCharType="end"/>
        </w:r>
        <w:r w:rsidDel="00FF6787">
          <w:fldChar w:fldCharType="begin"/>
        </w:r>
        <w:r w:rsidDel="00FF6787">
          <w:rPr>
            <w:highlight w:val="lightGray"/>
          </w:rPr>
          <w:delInstrText>REF a148781 \h \w</w:delInstrText>
        </w:r>
        <w:r w:rsidDel="00FF6787">
          <w:fldChar w:fldCharType="separate"/>
        </w:r>
      </w:del>
      <w:del w:id="1887" w:author="David Sant" w:date="2025-11-27T21:52:00Z" w16du:dateUtc="2025-11-27T21:52:00Z">
        <w:r w:rsidDel="009B649C">
          <w:delText>16.7</w:delText>
        </w:r>
      </w:del>
      <w:del w:id="1888" w:author="David Sant" w:date="2025-11-27T22:43:00Z" w16du:dateUtc="2025-11-27T22:43:00Z">
        <w:r w:rsidDel="00FF6787">
          <w:fldChar w:fldCharType="end"/>
        </w:r>
        <w:r w:rsidDel="00FF6787">
          <w:delText xml:space="preserve"> does not relieve the Supplier of any obligation to indemnify the [</w:delText>
        </w:r>
      </w:del>
      <w:del w:id="1889" w:author="David Sant" w:date="2025-11-27T21:39:00Z" w16du:dateUtc="2025-11-27T21:39:00Z">
        <w:r>
          <w:delText>Customer</w:delText>
        </w:r>
      </w:del>
      <w:del w:id="1890" w:author="David Sant" w:date="2025-11-27T22:43:00Z" w16du:dateUtc="2025-11-27T22:43:00Z">
        <w:r w:rsidDel="00FF6787">
          <w:delText xml:space="preserve"> </w:delText>
        </w:r>
        <w:r w:rsidDel="00FF6787">
          <w:rPr>
            <w:b/>
            <w:bCs/>
          </w:rPr>
          <w:delText>OR</w:delText>
        </w:r>
        <w:r w:rsidDel="00FF6787">
          <w:delText xml:space="preserve"> Indemnified Person].</w:delText>
        </w:r>
        <w:r w:rsidDel="00FF6787">
          <w:fldChar w:fldCharType="begin"/>
        </w:r>
        <w:r w:rsidDel="00FF6787">
          <w:fldChar w:fldCharType="end"/>
        </w:r>
        <w:r w:rsidDel="00FF6787">
          <w:delText>]</w:delText>
        </w:r>
        <w:bookmarkEnd w:id="1882"/>
      </w:del>
    </w:p>
    <w:p w14:paraId="3F7AFD71" w14:textId="326614D0" w:rsidR="00E76087" w:rsidRDefault="00000000" w:rsidP="00575092">
      <w:pPr>
        <w:pStyle w:val="Untitledsubclause1"/>
      </w:pPr>
      <w:bookmarkStart w:id="1891" w:name="a103200"/>
      <w:r>
        <w:t xml:space="preserve">If a payment due from the Supplier under </w:t>
      </w:r>
      <w:r>
        <w:fldChar w:fldCharType="begin"/>
      </w:r>
      <w:r>
        <w:instrText>PAGEREF a981149\# "'clause '"  \h</w:instrText>
      </w:r>
      <w:r>
        <w:fldChar w:fldCharType="separate"/>
      </w:r>
      <w:r w:rsidR="009B649C">
        <w:rPr>
          <w:noProof/>
        </w:rPr>
        <w:t xml:space="preserve">clause </w:t>
      </w:r>
      <w:r>
        <w:fldChar w:fldCharType="end"/>
      </w:r>
      <w:r>
        <w:fldChar w:fldCharType="begin"/>
      </w:r>
      <w:r>
        <w:rPr>
          <w:highlight w:val="lightGray"/>
        </w:rPr>
        <w:instrText>REF a981149 \h \w</w:instrText>
      </w:r>
      <w:r>
        <w:fldChar w:fldCharType="separate"/>
      </w:r>
      <w:ins w:id="1892" w:author="David Sant" w:date="2025-11-27T21:52:00Z" w16du:dateUtc="2025-11-27T21:52:00Z">
        <w:r w:rsidR="009B649C">
          <w:rPr>
            <w:highlight w:val="lightGray"/>
          </w:rPr>
          <w:t>16.5</w:t>
        </w:r>
      </w:ins>
      <w:del w:id="1893" w:author="David Sant" w:date="2025-11-27T21:52:00Z" w16du:dateUtc="2025-11-27T21:52:00Z">
        <w:r w:rsidDel="009B649C">
          <w:delText>16.5</w:delText>
        </w:r>
      </w:del>
      <w:r>
        <w:fldChar w:fldCharType="end"/>
      </w:r>
      <w:r>
        <w:t xml:space="preserve"> is subject to tax (whether by way of direct assessment or withholding at its source), the amount of the payment shall be increased to ensure that the net receipt, after tax, to the beneficiary of the indemnity is the same as it would have been were the payment not subject to tax.</w:t>
      </w:r>
      <w:bookmarkEnd w:id="1891"/>
    </w:p>
    <w:p w14:paraId="6C59B1BD" w14:textId="46E3FCCE" w:rsidR="00E76087" w:rsidRDefault="00000000" w:rsidP="00575092">
      <w:pPr>
        <w:pStyle w:val="TitleClause"/>
      </w:pPr>
      <w:r>
        <w:fldChar w:fldCharType="begin"/>
      </w:r>
      <w:r>
        <w:instrText>TC "17. Insurance" \l 1</w:instrText>
      </w:r>
      <w:r>
        <w:fldChar w:fldCharType="end"/>
      </w:r>
      <w:bookmarkStart w:id="1894" w:name="_Toc256000016"/>
      <w:bookmarkStart w:id="1895" w:name="a510841"/>
      <w:del w:id="1896" w:author="David Sant" w:date="2025-11-27T22:43:00Z" w16du:dateUtc="2025-11-27T22:43:00Z">
        <w:r w:rsidDel="00FF6787">
          <w:delText>[</w:delText>
        </w:r>
      </w:del>
      <w:r>
        <w:t>Insurance</w:t>
      </w:r>
      <w:bookmarkEnd w:id="1894"/>
      <w:r>
        <w:fldChar w:fldCharType="begin"/>
      </w:r>
      <w:r>
        <w:instrText>MACROBUTTON optional</w:instrText>
      </w:r>
      <w:r>
        <w:fldChar w:fldCharType="end"/>
      </w:r>
      <w:bookmarkEnd w:id="1895"/>
    </w:p>
    <w:p w14:paraId="480489C2" w14:textId="4B1D7592" w:rsidR="00E76087" w:rsidDel="00FF6787" w:rsidRDefault="00000000" w:rsidP="00FF6787">
      <w:pPr>
        <w:pStyle w:val="Untitledsubclause1"/>
        <w:rPr>
          <w:del w:id="1897" w:author="David Sant" w:date="2025-11-27T22:43:00Z" w16du:dateUtc="2025-11-27T22:43:00Z"/>
        </w:rPr>
      </w:pPr>
      <w:bookmarkStart w:id="1898" w:name="a373559"/>
      <w:r>
        <w:t xml:space="preserve">During the Term </w:t>
      </w:r>
      <w:del w:id="1899" w:author="David Sant" w:date="2025-11-27T22:43:00Z" w16du:dateUtc="2025-11-27T22:43:00Z">
        <w:r w:rsidDel="00FF6787">
          <w:delText>[</w:delText>
        </w:r>
      </w:del>
      <w:r>
        <w:t xml:space="preserve">and for a period of </w:t>
      </w:r>
      <w:del w:id="1900" w:author="David Sant" w:date="2025-11-27T22:43:00Z" w16du:dateUtc="2025-11-27T22:43:00Z">
        <w:r w:rsidDel="00FF6787">
          <w:delText>[PERIOD]</w:delText>
        </w:r>
      </w:del>
      <w:ins w:id="1901" w:author="David Sant" w:date="2025-11-27T22:43:00Z" w16du:dateUtc="2025-11-27T22:43:00Z">
        <w:r w:rsidR="00FF6787">
          <w:t>6 years</w:t>
        </w:r>
      </w:ins>
      <w:r>
        <w:t xml:space="preserve"> after the expiry or termination of this agreement,</w:t>
      </w:r>
      <w:del w:id="1902" w:author="David Sant" w:date="2025-11-27T22:43:00Z" w16du:dateUtc="2025-11-27T22:43:00Z">
        <w:r w:rsidDel="00FF6787">
          <w:delText>]</w:delText>
        </w:r>
      </w:del>
      <w:r>
        <w:t xml:space="preserve"> the Supplier shall maintain in force adequate insurance, with reputable insurance companies, to cover its potential liabilities under or in connection with this agreement</w:t>
      </w:r>
      <w:del w:id="1903" w:author="David Sant" w:date="2025-11-27T22:43:00Z" w16du:dateUtc="2025-11-27T22:43:00Z">
        <w:r w:rsidDel="00FF6787">
          <w:delText>[, including:</w:delText>
        </w:r>
        <w:bookmarkEnd w:id="1898"/>
      </w:del>
    </w:p>
    <w:p w14:paraId="7125B91B" w14:textId="62958CC1" w:rsidR="00E76087" w:rsidDel="00FF6787" w:rsidRDefault="00000000" w:rsidP="00FF6787">
      <w:pPr>
        <w:pStyle w:val="Untitledsubclause1"/>
        <w:rPr>
          <w:del w:id="1904" w:author="David Sant" w:date="2025-11-27T22:43:00Z" w16du:dateUtc="2025-11-27T22:43:00Z"/>
        </w:rPr>
        <w:pPrChange w:id="1905" w:author="David Sant" w:date="2025-11-27T22:43:00Z" w16du:dateUtc="2025-11-27T22:43:00Z">
          <w:pPr>
            <w:pStyle w:val="Untitledsubclause2"/>
          </w:pPr>
        </w:pPrChange>
      </w:pPr>
      <w:bookmarkStart w:id="1906" w:name="a883608"/>
      <w:del w:id="1907" w:author="David Sant" w:date="2025-11-27T22:43:00Z" w16du:dateUtc="2025-11-27T22:43:00Z">
        <w:r w:rsidDel="00FF6787">
          <w:delText>public liability insurance with a limit of no less than £[AMOUNT] per claim; and</w:delText>
        </w:r>
        <w:bookmarkEnd w:id="1906"/>
      </w:del>
    </w:p>
    <w:p w14:paraId="4F3B34A6" w14:textId="1E45B6DC" w:rsidR="00E76087" w:rsidRDefault="00000000" w:rsidP="00FF6787">
      <w:pPr>
        <w:pStyle w:val="Untitledsubclause1"/>
        <w:pPrChange w:id="1908" w:author="David Sant" w:date="2025-11-27T22:43:00Z" w16du:dateUtc="2025-11-27T22:43:00Z">
          <w:pPr>
            <w:pStyle w:val="Untitledsubclause2"/>
          </w:pPr>
        </w:pPrChange>
      </w:pPr>
      <w:bookmarkStart w:id="1909" w:name="a512039"/>
      <w:del w:id="1910" w:author="David Sant" w:date="2025-11-27T22:43:00Z" w16du:dateUtc="2025-11-27T22:43:00Z">
        <w:r w:rsidDel="00FF6787">
          <w:delText>professional indemnity insurance with a limit of no less than £[AMOUNT] for claims arising from a single event or series of related events in a single calendar year]</w:delText>
        </w:r>
      </w:del>
      <w:r>
        <w:t>.</w:t>
      </w:r>
      <w:bookmarkEnd w:id="1909"/>
    </w:p>
    <w:p w14:paraId="2D5F9740" w14:textId="2B628A05" w:rsidR="00E76087" w:rsidRDefault="00000000" w:rsidP="00575092">
      <w:pPr>
        <w:pStyle w:val="Untitledsubclause1"/>
      </w:pPr>
      <w:bookmarkStart w:id="1911" w:name="a557687"/>
      <w:r>
        <w:t xml:space="preserve">The Supplier shall produce to the </w:t>
      </w:r>
      <w:del w:id="1912" w:author="David Sant" w:date="2025-11-27T21:39:00Z" w16du:dateUtc="2025-11-27T21:39:00Z">
        <w:r>
          <w:delText>Customer</w:delText>
        </w:r>
      </w:del>
      <w:ins w:id="1913" w:author="David Sant" w:date="2025-11-27T21:39:00Z" w16du:dateUtc="2025-11-27T21:39:00Z">
        <w:r w:rsidR="00577940">
          <w:t>Norton</w:t>
        </w:r>
      </w:ins>
      <w:r>
        <w:t xml:space="preserve"> on request a certificate of insurance from each of its insurers evidencing the insurance required by this agreement</w:t>
      </w:r>
      <w:del w:id="1914" w:author="David Sant" w:date="2025-11-27T22:43:00Z" w16du:dateUtc="2025-11-27T22:43:00Z">
        <w:r w:rsidDel="00FF6787">
          <w:delText xml:space="preserve"> [and a receipt for the current year's premium in respect of each insurance]</w:delText>
        </w:r>
      </w:del>
      <w:r>
        <w:t>.</w:t>
      </w:r>
      <w:del w:id="1915" w:author="David Sant" w:date="2025-11-27T22:43:00Z" w16du:dateUtc="2025-11-27T22:43:00Z">
        <w:r w:rsidDel="00FF6787">
          <w:delText>]</w:delText>
        </w:r>
      </w:del>
      <w:bookmarkEnd w:id="1911"/>
    </w:p>
    <w:p w14:paraId="473A4F03" w14:textId="77777777" w:rsidR="00E76087" w:rsidRPr="006A1F18" w:rsidRDefault="00000000" w:rsidP="00575092">
      <w:pPr>
        <w:pStyle w:val="TitleClause"/>
      </w:pPr>
      <w:r>
        <w:fldChar w:fldCharType="begin"/>
      </w:r>
      <w:r>
        <w:instrText>TC "18. Limitation of liability" \l 1</w:instrText>
      </w:r>
      <w:r>
        <w:fldChar w:fldCharType="end"/>
      </w:r>
      <w:bookmarkStart w:id="1916" w:name="_Toc256000017"/>
      <w:bookmarkStart w:id="1917" w:name="a101610"/>
      <w:r>
        <w:t>Limitation of liability</w:t>
      </w:r>
      <w:bookmarkEnd w:id="1916"/>
      <w:bookmarkEnd w:id="1917"/>
    </w:p>
    <w:p w14:paraId="22F5FAFC" w14:textId="1793B06F" w:rsidR="00E76087" w:rsidRDefault="00000000" w:rsidP="00575092">
      <w:pPr>
        <w:pStyle w:val="Untitledsubclause1"/>
      </w:pPr>
      <w:bookmarkStart w:id="1918" w:name="a677161"/>
      <w:r>
        <w:t xml:space="preserve">The following definitions apply in this </w:t>
      </w:r>
      <w:r>
        <w:fldChar w:fldCharType="begin"/>
      </w:r>
      <w:r>
        <w:instrText>PAGEREF a101610\# "'clause '"  \h</w:instrText>
      </w:r>
      <w:r>
        <w:fldChar w:fldCharType="separate"/>
      </w:r>
      <w:r w:rsidR="009B649C">
        <w:rPr>
          <w:noProof/>
        </w:rPr>
        <w:t xml:space="preserve">clause </w:t>
      </w:r>
      <w:r>
        <w:fldChar w:fldCharType="end"/>
      </w:r>
      <w:r>
        <w:fldChar w:fldCharType="begin"/>
      </w:r>
      <w:r>
        <w:rPr>
          <w:highlight w:val="lightGray"/>
        </w:rPr>
        <w:instrText>REF a101610 \h \w</w:instrText>
      </w:r>
      <w:r>
        <w:fldChar w:fldCharType="separate"/>
      </w:r>
      <w:ins w:id="1919" w:author="David Sant" w:date="2025-11-27T21:52:00Z" w16du:dateUtc="2025-11-27T21:52:00Z">
        <w:r w:rsidR="009B649C">
          <w:rPr>
            <w:highlight w:val="lightGray"/>
          </w:rPr>
          <w:t>18</w:t>
        </w:r>
      </w:ins>
      <w:del w:id="1920" w:author="David Sant" w:date="2025-11-27T21:52:00Z" w16du:dateUtc="2025-11-27T21:52:00Z">
        <w:r w:rsidDel="009B649C">
          <w:delText>18</w:delText>
        </w:r>
      </w:del>
      <w:r>
        <w:fldChar w:fldCharType="end"/>
      </w:r>
      <w:r>
        <w:t>:</w:t>
      </w:r>
      <w:bookmarkEnd w:id="1918"/>
    </w:p>
    <w:p w14:paraId="51AA67AB" w14:textId="77777777" w:rsidR="00E76087" w:rsidRDefault="00000000" w:rsidP="00575092">
      <w:pPr>
        <w:pStyle w:val="Untitledsubclause2"/>
      </w:pPr>
      <w:bookmarkStart w:id="1921" w:name="a188577"/>
      <w:r>
        <w:rPr>
          <w:rStyle w:val="DefTerm"/>
        </w:rPr>
        <w:t>default</w:t>
      </w:r>
      <w:r>
        <w:rPr>
          <w:b/>
          <w:bCs/>
        </w:rPr>
        <w:t>:</w:t>
      </w:r>
      <w:r>
        <w:t xml:space="preserve"> any act or omission resulting in one party incurring liability to the other; and</w:t>
      </w:r>
      <w:bookmarkEnd w:id="1921"/>
    </w:p>
    <w:p w14:paraId="1157E7F6" w14:textId="77777777" w:rsidR="00E76087" w:rsidRDefault="00000000" w:rsidP="00575092">
      <w:pPr>
        <w:pStyle w:val="Untitledsubclause2"/>
      </w:pPr>
      <w:bookmarkStart w:id="1922" w:name="a978345"/>
      <w:r>
        <w:rPr>
          <w:rStyle w:val="DefTerm"/>
        </w:rPr>
        <w:t>liability</w:t>
      </w:r>
      <w:r>
        <w:rPr>
          <w:b/>
          <w:bCs/>
        </w:rPr>
        <w:t>:</w:t>
      </w:r>
      <w:r>
        <w:t xml:space="preserve"> every kind of liability arising under or in connection with this agreement including liability in contract, tort (including negligence), or otherwise.</w:t>
      </w:r>
      <w:bookmarkEnd w:id="1922"/>
    </w:p>
    <w:p w14:paraId="746A7DDD" w14:textId="77777777" w:rsidR="00E76087" w:rsidRDefault="00000000" w:rsidP="00575092">
      <w:pPr>
        <w:pStyle w:val="Untitledsubclause1"/>
      </w:pPr>
      <w:bookmarkStart w:id="1923" w:name="a626699"/>
      <w:r>
        <w:t>Nothing in this agreement limits or excludes:</w:t>
      </w:r>
      <w:bookmarkEnd w:id="1923"/>
    </w:p>
    <w:p w14:paraId="346B7BA6" w14:textId="77777777" w:rsidR="00E76087" w:rsidRDefault="00000000" w:rsidP="00575092">
      <w:pPr>
        <w:pStyle w:val="Untitledsubclause2"/>
      </w:pPr>
      <w:bookmarkStart w:id="1924" w:name="a908482"/>
      <w:r>
        <w:t>either party's liability for:</w:t>
      </w:r>
      <w:bookmarkEnd w:id="1924"/>
    </w:p>
    <w:p w14:paraId="1A736C98" w14:textId="19645E2A" w:rsidR="00E76087" w:rsidRDefault="00000000" w:rsidP="00575092">
      <w:pPr>
        <w:pStyle w:val="Untitledsubclause3"/>
      </w:pPr>
      <w:bookmarkStart w:id="1925" w:name="a225248"/>
      <w:r>
        <w:t xml:space="preserve">deliberate </w:t>
      </w:r>
      <w:del w:id="1926" w:author="David Sant" w:date="2025-11-27T22:44:00Z" w16du:dateUtc="2025-11-27T22:44:00Z">
        <w:r w:rsidDel="00FF6787">
          <w:delText>[</w:delText>
        </w:r>
      </w:del>
      <w:r>
        <w:t>or wilful</w:t>
      </w:r>
      <w:del w:id="1927" w:author="David Sant" w:date="2025-11-27T22:44:00Z" w16du:dateUtc="2025-11-27T22:44:00Z">
        <w:r w:rsidDel="00FF6787">
          <w:delText>]</w:delText>
        </w:r>
      </w:del>
      <w:r>
        <w:t xml:space="preserve"> </w:t>
      </w:r>
      <w:proofErr w:type="gramStart"/>
      <w:r>
        <w:t>default;</w:t>
      </w:r>
      <w:bookmarkEnd w:id="1925"/>
      <w:proofErr w:type="gramEnd"/>
    </w:p>
    <w:p w14:paraId="5919BC2A" w14:textId="77777777" w:rsidR="00E76087" w:rsidRDefault="00000000" w:rsidP="00575092">
      <w:pPr>
        <w:pStyle w:val="Untitledsubclause3"/>
      </w:pPr>
      <w:bookmarkStart w:id="1928" w:name="a720769"/>
      <w:r>
        <w:lastRenderedPageBreak/>
        <w:t xml:space="preserve">death or personal injury caused by negligence to the extent preserved by section 2(1) of the Unfair Contract Terms Act </w:t>
      </w:r>
      <w:proofErr w:type="gramStart"/>
      <w:r>
        <w:t>1977;</w:t>
      </w:r>
      <w:bookmarkEnd w:id="1928"/>
      <w:proofErr w:type="gramEnd"/>
    </w:p>
    <w:p w14:paraId="4B5472E5" w14:textId="77777777" w:rsidR="00E76087" w:rsidRDefault="00000000" w:rsidP="00575092">
      <w:pPr>
        <w:pStyle w:val="Untitledsubclause3"/>
      </w:pPr>
      <w:bookmarkStart w:id="1929" w:name="a669139"/>
      <w:r>
        <w:t xml:space="preserve">fraud or fraudulent </w:t>
      </w:r>
      <w:proofErr w:type="gramStart"/>
      <w:r>
        <w:t>misrepresentation;</w:t>
      </w:r>
      <w:bookmarkEnd w:id="1929"/>
      <w:proofErr w:type="gramEnd"/>
    </w:p>
    <w:p w14:paraId="01C89AA7" w14:textId="77777777" w:rsidR="00E76087" w:rsidRDefault="00000000" w:rsidP="00575092">
      <w:pPr>
        <w:pStyle w:val="Untitledsubclause3"/>
      </w:pPr>
      <w:bookmarkStart w:id="1930" w:name="a747684"/>
      <w:r>
        <w:t xml:space="preserve">breach of the terms implied by section 2 of the Supply of Goods and Services Act </w:t>
      </w:r>
      <w:proofErr w:type="gramStart"/>
      <w:r>
        <w:t>1982;</w:t>
      </w:r>
      <w:proofErr w:type="gramEnd"/>
      <w:r>
        <w:t xml:space="preserve"> </w:t>
      </w:r>
      <w:bookmarkEnd w:id="1930"/>
    </w:p>
    <w:p w14:paraId="07E1BBE2" w14:textId="77777777" w:rsidR="00E76087" w:rsidRDefault="00000000" w:rsidP="00575092">
      <w:pPr>
        <w:pStyle w:val="Untitledsubclause3"/>
      </w:pPr>
      <w:bookmarkStart w:id="1931" w:name="a662794"/>
      <w:r>
        <w:t xml:space="preserve">any liability that cannot legally be limited or </w:t>
      </w:r>
      <w:proofErr w:type="gramStart"/>
      <w:r>
        <w:t>excluded;</w:t>
      </w:r>
      <w:bookmarkEnd w:id="1931"/>
      <w:proofErr w:type="gramEnd"/>
    </w:p>
    <w:p w14:paraId="79F17DF4" w14:textId="2A4E52E9" w:rsidR="00E76087" w:rsidRDefault="00000000" w:rsidP="00575092">
      <w:pPr>
        <w:pStyle w:val="Untitledsubclause2"/>
      </w:pPr>
      <w:bookmarkStart w:id="1932" w:name="a367414"/>
      <w:r>
        <w:t xml:space="preserve">the Supplier's liability under </w:t>
      </w:r>
      <w:r>
        <w:fldChar w:fldCharType="begin"/>
      </w:r>
      <w:r>
        <w:instrText>PAGEREF a879888\# "'clause '"  \h</w:instrText>
      </w:r>
      <w:r>
        <w:fldChar w:fldCharType="separate"/>
      </w:r>
      <w:r w:rsidR="00FF6787">
        <w:rPr>
          <w:noProof/>
        </w:rPr>
        <w:t xml:space="preserve">clause </w:t>
      </w:r>
      <w:r>
        <w:fldChar w:fldCharType="end"/>
      </w:r>
      <w:r>
        <w:fldChar w:fldCharType="begin"/>
      </w:r>
      <w:r>
        <w:rPr>
          <w:highlight w:val="lightGray"/>
        </w:rPr>
        <w:instrText>REF a879888 \h \w</w:instrText>
      </w:r>
      <w:r>
        <w:fldChar w:fldCharType="separate"/>
      </w:r>
      <w:ins w:id="1933" w:author="David Sant" w:date="2025-11-27T22:44:00Z" w16du:dateUtc="2025-11-27T22:44:00Z">
        <w:r w:rsidR="00FF6787">
          <w:rPr>
            <w:highlight w:val="lightGray"/>
          </w:rPr>
          <w:t>16.4</w:t>
        </w:r>
      </w:ins>
      <w:del w:id="1934" w:author="David Sant" w:date="2025-11-27T21:52:00Z" w16du:dateUtc="2025-11-27T21:52:00Z">
        <w:r w:rsidDel="009B649C">
          <w:delText>16.5(a)</w:delText>
        </w:r>
      </w:del>
      <w:r>
        <w:fldChar w:fldCharType="end"/>
      </w:r>
      <w:r>
        <w:t xml:space="preserve"> </w:t>
      </w:r>
      <w:del w:id="1935" w:author="David Sant" w:date="2025-11-27T22:44:00Z" w16du:dateUtc="2025-11-27T22:44:00Z">
        <w:r w:rsidDel="00FF6787">
          <w:delText xml:space="preserve">[or </w:delText>
        </w:r>
        <w:r w:rsidDel="00FF6787">
          <w:fldChar w:fldCharType="begin"/>
        </w:r>
        <w:r w:rsidDel="00FF6787">
          <w:delInstrText>PAGEREF a825771\# "'Drafting note, IPR '"  \h</w:delInstrText>
        </w:r>
        <w:r w:rsidDel="00FF6787">
          <w:fldChar w:fldCharType="separate"/>
        </w:r>
      </w:del>
      <w:del w:id="1936" w:author="David Sant" w:date="2025-11-27T21:52:00Z" w16du:dateUtc="2025-11-27T21:52:00Z">
        <w:r w:rsidDel="009B649C">
          <w:rPr>
            <w:b/>
            <w:noProof/>
          </w:rPr>
          <w:delText>Error! Bookmark not defined.</w:delText>
        </w:r>
      </w:del>
      <w:del w:id="1937" w:author="David Sant" w:date="2025-11-27T22:44:00Z" w16du:dateUtc="2025-11-27T22:44:00Z">
        <w:r w:rsidDel="00FF6787">
          <w:fldChar w:fldCharType="end"/>
        </w:r>
        <w:r w:rsidDel="00FF6787">
          <w:fldChar w:fldCharType="begin"/>
        </w:r>
        <w:r w:rsidDel="00FF6787">
          <w:rPr>
            <w:highlight w:val="lightGray"/>
          </w:rPr>
          <w:delInstrText>REF a825771 \h \w</w:delInstrText>
        </w:r>
        <w:r w:rsidDel="00FF6787">
          <w:fldChar w:fldCharType="separate"/>
        </w:r>
      </w:del>
      <w:del w:id="1938" w:author="David Sant" w:date="2025-11-27T21:52:00Z" w16du:dateUtc="2025-11-27T21:52:00Z">
        <w:r w:rsidDel="009B649C">
          <w:delText>indemnity</w:delText>
        </w:r>
      </w:del>
      <w:del w:id="1939" w:author="David Sant" w:date="2025-11-27T22:44:00Z" w16du:dateUtc="2025-11-27T22:44:00Z">
        <w:r w:rsidDel="00FF6787">
          <w:fldChar w:fldCharType="end"/>
        </w:r>
        <w:r w:rsidDel="00FF6787">
          <w:delText xml:space="preserve">] </w:delText>
        </w:r>
      </w:del>
      <w:r>
        <w:t>of this agreement; or</w:t>
      </w:r>
      <w:bookmarkEnd w:id="1932"/>
    </w:p>
    <w:p w14:paraId="4079FAF5" w14:textId="450C7B79" w:rsidR="00E76087" w:rsidRPr="004B773D" w:rsidDel="00FF6787" w:rsidRDefault="00000000" w:rsidP="00575092">
      <w:pPr>
        <w:pStyle w:val="Untitledsubclause2"/>
        <w:rPr>
          <w:del w:id="1940" w:author="David Sant" w:date="2025-11-27T22:44:00Z" w16du:dateUtc="2025-11-27T22:44:00Z"/>
        </w:rPr>
      </w:pPr>
      <w:bookmarkStart w:id="1941" w:name="a336502"/>
      <w:del w:id="1942" w:author="David Sant" w:date="2025-11-27T22:44:00Z" w16du:dateUtc="2025-11-27T22:44:00Z">
        <w:r w:rsidDel="00FF6787">
          <w:delText xml:space="preserve">[the Supplier's </w:delText>
        </w:r>
        <w:r w:rsidDel="00FF6787">
          <w:rPr>
            <w:b/>
            <w:bCs/>
          </w:rPr>
          <w:delText>OR</w:delText>
        </w:r>
        <w:r w:rsidDel="00FF6787">
          <w:delText xml:space="preserve"> either party's] liability under the indemnities in </w:delText>
        </w:r>
        <w:r w:rsidDel="00FF6787">
          <w:fldChar w:fldCharType="begin"/>
        </w:r>
        <w:r w:rsidDel="00FF6787">
          <w:rPr>
            <w:highlight w:val="lightGray"/>
          </w:rPr>
          <w:delInstrText>REF a902539 \h \w</w:delInstrText>
        </w:r>
        <w:r w:rsidDel="00FF6787">
          <w:fldChar w:fldCharType="separate"/>
        </w:r>
      </w:del>
      <w:del w:id="1943" w:author="David Sant" w:date="2025-11-27T21:52:00Z" w16du:dateUtc="2025-11-27T21:52:00Z">
        <w:r w:rsidDel="009B649C">
          <w:delText>Schedule 6</w:delText>
        </w:r>
      </w:del>
      <w:del w:id="1944" w:author="David Sant" w:date="2025-11-27T22:44:00Z" w16du:dateUtc="2025-11-27T22:44:00Z">
        <w:r w:rsidDel="00FF6787">
          <w:fldChar w:fldCharType="end"/>
        </w:r>
        <w:r w:rsidDel="00FF6787">
          <w:delText>.</w:delText>
        </w:r>
        <w:bookmarkEnd w:id="1941"/>
      </w:del>
    </w:p>
    <w:p w14:paraId="229D6757" w14:textId="038C43EE" w:rsidR="00E76087" w:rsidRDefault="00000000" w:rsidP="00575092">
      <w:pPr>
        <w:pStyle w:val="Untitledsubclause1"/>
      </w:pPr>
      <w:bookmarkStart w:id="1945" w:name="a795230"/>
      <w:r>
        <w:t xml:space="preserve">Subject to </w:t>
      </w:r>
      <w:r>
        <w:fldChar w:fldCharType="begin"/>
      </w:r>
      <w:r>
        <w:instrText>PAGEREF a626699\# "'clause '"  \h</w:instrText>
      </w:r>
      <w:r>
        <w:fldChar w:fldCharType="separate"/>
      </w:r>
      <w:r w:rsidR="009B649C">
        <w:rPr>
          <w:noProof/>
        </w:rPr>
        <w:t xml:space="preserve">clause </w:t>
      </w:r>
      <w:r>
        <w:fldChar w:fldCharType="end"/>
      </w:r>
      <w:r>
        <w:fldChar w:fldCharType="begin"/>
      </w:r>
      <w:r>
        <w:rPr>
          <w:highlight w:val="lightGray"/>
        </w:rPr>
        <w:instrText>REF a626699 \h \w</w:instrText>
      </w:r>
      <w:r>
        <w:fldChar w:fldCharType="separate"/>
      </w:r>
      <w:ins w:id="1946" w:author="David Sant" w:date="2025-11-27T21:52:00Z" w16du:dateUtc="2025-11-27T21:52:00Z">
        <w:r w:rsidR="009B649C">
          <w:rPr>
            <w:highlight w:val="lightGray"/>
          </w:rPr>
          <w:t>18.2</w:t>
        </w:r>
      </w:ins>
      <w:del w:id="1947" w:author="David Sant" w:date="2025-11-27T21:52:00Z" w16du:dateUtc="2025-11-27T21:52:00Z">
        <w:r w:rsidDel="009B649C">
          <w:delText>18.2</w:delText>
        </w:r>
      </w:del>
      <w:r>
        <w:fldChar w:fldCharType="end"/>
      </w:r>
      <w:r>
        <w:t>, the Supplier's total liability:</w:t>
      </w:r>
      <w:bookmarkEnd w:id="1945"/>
    </w:p>
    <w:p w14:paraId="0B924262" w14:textId="6F482150" w:rsidR="00E76087" w:rsidRDefault="00000000" w:rsidP="00575092">
      <w:pPr>
        <w:pStyle w:val="Untitledsubclause2"/>
      </w:pPr>
      <w:bookmarkStart w:id="1948" w:name="a275330"/>
      <w:r>
        <w:t>for damage to customer property shall not exceed £</w:t>
      </w:r>
      <w:del w:id="1949" w:author="David Sant" w:date="2025-11-27T22:45:00Z" w16du:dateUtc="2025-11-27T22:45:00Z">
        <w:r w:rsidDel="00FF6787">
          <w:delText>[AMOUNT]</w:delText>
        </w:r>
      </w:del>
      <w:ins w:id="1950" w:author="David Sant" w:date="2025-11-27T22:45:00Z" w16du:dateUtc="2025-11-27T22:45:00Z">
        <w:r w:rsidR="00FF6787">
          <w:t>2,000,000</w:t>
        </w:r>
      </w:ins>
      <w:r>
        <w:rPr>
          <w:b/>
          <w:bCs/>
        </w:rPr>
        <w:t xml:space="preserve"> </w:t>
      </w:r>
      <w:r>
        <w:t xml:space="preserve">for any one default or series of connected defaults. </w:t>
      </w:r>
      <w:del w:id="1951" w:author="David Sant" w:date="2025-11-27T21:39:00Z" w16du:dateUtc="2025-11-27T21:39:00Z">
        <w:r>
          <w:rPr>
            <w:rStyle w:val="DefTerm"/>
          </w:rPr>
          <w:delText>Customer</w:delText>
        </w:r>
      </w:del>
      <w:ins w:id="1952" w:author="David Sant" w:date="2025-11-27T21:39:00Z" w16du:dateUtc="2025-11-27T21:39:00Z">
        <w:r w:rsidR="00577940">
          <w:rPr>
            <w:rStyle w:val="DefTerm"/>
          </w:rPr>
          <w:t>Norton</w:t>
        </w:r>
      </w:ins>
      <w:r>
        <w:rPr>
          <w:rStyle w:val="DefTerm"/>
        </w:rPr>
        <w:t xml:space="preserve"> property</w:t>
      </w:r>
      <w:r>
        <w:t xml:space="preserve"> means premises, equipment or other property (but excluding data) owned, controlled or occupied by the </w:t>
      </w:r>
      <w:del w:id="1953" w:author="David Sant" w:date="2025-11-27T21:39:00Z" w16du:dateUtc="2025-11-27T21:39:00Z">
        <w:r>
          <w:delText>Customer [</w:delText>
        </w:r>
      </w:del>
      <w:ins w:id="1954" w:author="David Sant" w:date="2025-11-27T21:39:00Z" w16du:dateUtc="2025-11-27T21:39:00Z">
        <w:r w:rsidR="00577940">
          <w:t>Norton</w:t>
        </w:r>
        <w:r>
          <w:t xml:space="preserve"> </w:t>
        </w:r>
      </w:ins>
      <w:r>
        <w:t>or any of its Affiliates</w:t>
      </w:r>
      <w:del w:id="1955" w:author="David Sant" w:date="2025-11-27T21:39:00Z" w16du:dateUtc="2025-11-27T21:39:00Z">
        <w:r>
          <w:delText>]</w:delText>
        </w:r>
      </w:del>
      <w:r>
        <w:t xml:space="preserve"> and which are made available for use by the Supplier or any of its </w:t>
      </w:r>
      <w:proofErr w:type="gramStart"/>
      <w:r>
        <w:t>suppliers;</w:t>
      </w:r>
      <w:bookmarkEnd w:id="1948"/>
      <w:proofErr w:type="gramEnd"/>
    </w:p>
    <w:p w14:paraId="050971E9" w14:textId="6C75F7DB" w:rsidR="00E76087" w:rsidDel="00FF6787" w:rsidRDefault="00000000" w:rsidP="00575092">
      <w:pPr>
        <w:pStyle w:val="Untitledsubclause2"/>
        <w:rPr>
          <w:del w:id="1956" w:author="David Sant" w:date="2025-11-27T22:45:00Z" w16du:dateUtc="2025-11-27T22:45:00Z"/>
        </w:rPr>
      </w:pPr>
      <w:bookmarkStart w:id="1957" w:name="a249329"/>
      <w:del w:id="1958" w:author="David Sant" w:date="2025-11-27T22:45:00Z" w16du:dateUtc="2025-11-27T22:45:00Z">
        <w:r w:rsidDel="00FF6787">
          <w:delText xml:space="preserve">[under </w:delText>
        </w:r>
        <w:r w:rsidDel="00FF6787">
          <w:rPr>
            <w:b/>
            <w:bCs/>
          </w:rPr>
          <w:delText>OR</w:delText>
        </w:r>
        <w:r w:rsidDel="00FF6787">
          <w:delText xml:space="preserve"> for each breach of] </w:delText>
        </w:r>
        <w:r w:rsidDel="00FF6787">
          <w:fldChar w:fldCharType="begin"/>
        </w:r>
        <w:r w:rsidDel="00FF6787">
          <w:delInstrText>PAGEREF a683454\# "'clause '"  \h</w:delInstrText>
        </w:r>
        <w:r w:rsidDel="00FF6787">
          <w:fldChar w:fldCharType="separate"/>
        </w:r>
        <w:r w:rsidR="009B649C" w:rsidDel="00FF6787">
          <w:rPr>
            <w:noProof/>
          </w:rPr>
          <w:delText xml:space="preserve">clause </w:delText>
        </w:r>
        <w:r w:rsidDel="00FF6787">
          <w:fldChar w:fldCharType="end"/>
        </w:r>
        <w:r w:rsidDel="00FF6787">
          <w:fldChar w:fldCharType="begin"/>
        </w:r>
        <w:r w:rsidDel="00FF6787">
          <w:rPr>
            <w:highlight w:val="lightGray"/>
          </w:rPr>
          <w:delInstrText>REF a683454 \h \w</w:delInstrText>
        </w:r>
        <w:r w:rsidDel="00FF6787">
          <w:fldChar w:fldCharType="separate"/>
        </w:r>
      </w:del>
      <w:del w:id="1959" w:author="David Sant" w:date="2025-11-27T21:52:00Z" w16du:dateUtc="2025-11-27T21:52:00Z">
        <w:r w:rsidDel="009B649C">
          <w:delText>13</w:delText>
        </w:r>
      </w:del>
      <w:del w:id="1960" w:author="David Sant" w:date="2025-11-27T22:45:00Z" w16du:dateUtc="2025-11-27T22:45:00Z">
        <w:r w:rsidDel="00FF6787">
          <w:fldChar w:fldCharType="end"/>
        </w:r>
        <w:r w:rsidDel="00FF6787">
          <w:delText xml:space="preserve"> and [under </w:delText>
        </w:r>
        <w:r w:rsidDel="00FF6787">
          <w:rPr>
            <w:b/>
            <w:bCs/>
          </w:rPr>
          <w:delText>OR</w:delText>
        </w:r>
        <w:r w:rsidDel="00FF6787">
          <w:delText xml:space="preserve"> for each claim [by the </w:delText>
        </w:r>
      </w:del>
      <w:del w:id="1961" w:author="David Sant" w:date="2025-11-27T21:39:00Z" w16du:dateUtc="2025-11-27T21:39:00Z">
        <w:r>
          <w:delText>Customer</w:delText>
        </w:r>
      </w:del>
      <w:del w:id="1962" w:author="David Sant" w:date="2025-11-27T22:45:00Z" w16du:dateUtc="2025-11-27T22:45:00Z">
        <w:r w:rsidDel="00FF6787">
          <w:delText xml:space="preserve"> </w:delText>
        </w:r>
        <w:r w:rsidDel="00FF6787">
          <w:rPr>
            <w:b/>
            <w:bCs/>
          </w:rPr>
          <w:delText>OR</w:delText>
        </w:r>
        <w:r w:rsidDel="00FF6787">
          <w:delText xml:space="preserve"> any Indemnified Person] under] the indemnity in </w:delText>
        </w:r>
        <w:r w:rsidDel="00FF6787">
          <w:fldChar w:fldCharType="begin"/>
        </w:r>
        <w:r w:rsidDel="00FF6787">
          <w:delInstrText>PAGEREF a542349\# "'clause '"  \h</w:delInstrText>
        </w:r>
        <w:r w:rsidDel="00FF6787">
          <w:fldChar w:fldCharType="separate"/>
        </w:r>
        <w:r w:rsidR="009B649C" w:rsidDel="00FF6787">
          <w:rPr>
            <w:noProof/>
          </w:rPr>
          <w:delText xml:space="preserve">clause </w:delText>
        </w:r>
        <w:r w:rsidDel="00FF6787">
          <w:fldChar w:fldCharType="end"/>
        </w:r>
        <w:r w:rsidDel="00FF6787">
          <w:fldChar w:fldCharType="begin"/>
        </w:r>
        <w:r w:rsidDel="00FF6787">
          <w:rPr>
            <w:highlight w:val="lightGray"/>
          </w:rPr>
          <w:delInstrText>REF a542349 \h \w</w:delInstrText>
        </w:r>
        <w:r w:rsidDel="00FF6787">
          <w:fldChar w:fldCharType="separate"/>
        </w:r>
      </w:del>
      <w:del w:id="1963" w:author="David Sant" w:date="2025-11-27T21:52:00Z" w16du:dateUtc="2025-11-27T21:52:00Z">
        <w:r w:rsidDel="009B649C">
          <w:delText>16.5(c)</w:delText>
        </w:r>
      </w:del>
      <w:del w:id="1964" w:author="David Sant" w:date="2025-11-27T22:45:00Z" w16du:dateUtc="2025-11-27T22:45:00Z">
        <w:r w:rsidDel="00FF6787">
          <w:fldChar w:fldCharType="end"/>
        </w:r>
        <w:r w:rsidDel="00FF6787">
          <w:delText xml:space="preserve"> shall not exceed £[AMOUNT]; and</w:delText>
        </w:r>
        <w:bookmarkEnd w:id="1957"/>
      </w:del>
    </w:p>
    <w:p w14:paraId="5663B5FC" w14:textId="7AC971CE" w:rsidR="00E76087" w:rsidRDefault="00000000" w:rsidP="00575092">
      <w:pPr>
        <w:pStyle w:val="Untitledsubclause2"/>
      </w:pPr>
      <w:bookmarkStart w:id="1965" w:name="a226786"/>
      <w:r>
        <w:t xml:space="preserve">for all other loss or damage </w:t>
      </w:r>
      <w:del w:id="1966" w:author="David Sant" w:date="2025-11-27T22:46:00Z" w16du:dateUtc="2025-11-27T22:46:00Z">
        <w:r w:rsidDel="00FF6787">
          <w:delText>[</w:delText>
        </w:r>
      </w:del>
      <w:r>
        <w:t>arising from defaults occurring within any Contract Year</w:t>
      </w:r>
      <w:del w:id="1967" w:author="David Sant" w:date="2025-11-27T22:46:00Z" w16du:dateUtc="2025-11-27T22:46:00Z">
        <w:r w:rsidDel="00FF6787">
          <w:delText>]</w:delText>
        </w:r>
      </w:del>
      <w:r>
        <w:t xml:space="preserve"> shall not exceed </w:t>
      </w:r>
      <w:del w:id="1968" w:author="David Sant" w:date="2025-11-27T22:46:00Z" w16du:dateUtc="2025-11-27T22:46:00Z">
        <w:r w:rsidDel="00FF6787">
          <w:delText xml:space="preserve">[£[AMOUNT] </w:delText>
        </w:r>
        <w:r w:rsidDel="00FF6787">
          <w:rPr>
            <w:b/>
            <w:bCs/>
          </w:rPr>
          <w:delText>OR</w:delText>
        </w:r>
        <w:r w:rsidDel="00FF6787">
          <w:delText xml:space="preserve"> </w:delText>
        </w:r>
      </w:del>
      <w:del w:id="1969" w:author="David Sant" w:date="2025-11-27T22:47:00Z" w16du:dateUtc="2025-11-27T22:47:00Z">
        <w:r w:rsidDel="00FF6787">
          <w:delText>the greater of £[AMOUNT] and [</w:delText>
        </w:r>
      </w:del>
      <w:r>
        <w:t>150</w:t>
      </w:r>
      <w:del w:id="1970" w:author="David Sant" w:date="2025-11-27T22:47:00Z" w16du:dateUtc="2025-11-27T22:47:00Z">
        <w:r w:rsidDel="00FF6787">
          <w:delText>]</w:delText>
        </w:r>
      </w:del>
      <w:r>
        <w:t>% of the Charges paid or payable under this agreement</w:t>
      </w:r>
      <w:del w:id="1971" w:author="David Sant" w:date="2025-11-27T22:47:00Z" w16du:dateUtc="2025-11-27T22:47:00Z">
        <w:r w:rsidDel="00FF6787">
          <w:delText>]</w:delText>
        </w:r>
      </w:del>
      <w:r>
        <w:t xml:space="preserve"> </w:t>
      </w:r>
      <w:del w:id="1972" w:author="David Sant" w:date="2025-11-27T22:47:00Z" w16du:dateUtc="2025-11-27T22:47:00Z">
        <w:r w:rsidDel="00FF6787">
          <w:delText>[</w:delText>
        </w:r>
      </w:del>
      <w:r>
        <w:t>in that Contract Year</w:t>
      </w:r>
      <w:del w:id="1973" w:author="David Sant" w:date="2025-11-27T22:47:00Z" w16du:dateUtc="2025-11-27T22:47:00Z">
        <w:r w:rsidDel="00FF6787">
          <w:delText>]</w:delText>
        </w:r>
      </w:del>
      <w:r>
        <w:t xml:space="preserve">. </w:t>
      </w:r>
      <w:bookmarkEnd w:id="1965"/>
    </w:p>
    <w:p w14:paraId="4A49632E" w14:textId="1328EC3A" w:rsidR="00E76087" w:rsidRPr="00A5695E" w:rsidRDefault="00000000" w:rsidP="00575092">
      <w:pPr>
        <w:pStyle w:val="Untitledsubclause1"/>
      </w:pPr>
      <w:bookmarkStart w:id="1974" w:name="a214787"/>
      <w:r>
        <w:t xml:space="preserve">Subject to </w:t>
      </w:r>
      <w:r>
        <w:fldChar w:fldCharType="begin"/>
      </w:r>
      <w:r>
        <w:instrText>PAGEREF a626699\# "'clause '"  \h</w:instrText>
      </w:r>
      <w:r>
        <w:fldChar w:fldCharType="separate"/>
      </w:r>
      <w:r w:rsidR="009B649C">
        <w:rPr>
          <w:noProof/>
        </w:rPr>
        <w:t xml:space="preserve">clause </w:t>
      </w:r>
      <w:r>
        <w:fldChar w:fldCharType="end"/>
      </w:r>
      <w:r>
        <w:fldChar w:fldCharType="begin"/>
      </w:r>
      <w:r>
        <w:rPr>
          <w:highlight w:val="lightGray"/>
        </w:rPr>
        <w:instrText>REF a626699 \h \w</w:instrText>
      </w:r>
      <w:r>
        <w:fldChar w:fldCharType="separate"/>
      </w:r>
      <w:ins w:id="1975" w:author="David Sant" w:date="2025-11-27T21:52:00Z" w16du:dateUtc="2025-11-27T21:52:00Z">
        <w:r w:rsidR="009B649C">
          <w:rPr>
            <w:highlight w:val="lightGray"/>
          </w:rPr>
          <w:t>18.2</w:t>
        </w:r>
      </w:ins>
      <w:del w:id="1976" w:author="David Sant" w:date="2025-11-27T21:52:00Z" w16du:dateUtc="2025-11-27T21:52:00Z">
        <w:r w:rsidDel="009B649C">
          <w:delText>18.2</w:delText>
        </w:r>
      </w:del>
      <w:r>
        <w:fldChar w:fldCharType="end"/>
      </w:r>
      <w:r>
        <w:t xml:space="preserve">, the </w:t>
      </w:r>
      <w:del w:id="1977" w:author="David Sant" w:date="2025-11-27T21:39:00Z" w16du:dateUtc="2025-11-27T21:39:00Z">
        <w:r>
          <w:delText>Customer's</w:delText>
        </w:r>
      </w:del>
      <w:ins w:id="1978" w:author="David Sant" w:date="2025-11-27T21:39:00Z" w16du:dateUtc="2025-11-27T21:39:00Z">
        <w:r w:rsidR="00577940">
          <w:t>Norton</w:t>
        </w:r>
        <w:r>
          <w:t>'s</w:t>
        </w:r>
      </w:ins>
      <w:r>
        <w:t xml:space="preserve"> total liability </w:t>
      </w:r>
      <w:del w:id="1979" w:author="David Sant" w:date="2025-11-27T22:47:00Z" w16du:dateUtc="2025-11-27T22:47:00Z">
        <w:r w:rsidDel="00FF6787">
          <w:delText>[</w:delText>
        </w:r>
      </w:del>
      <w:r>
        <w:t>arising from defaults occurring within any Contract Year</w:t>
      </w:r>
      <w:del w:id="1980" w:author="David Sant" w:date="2025-11-27T22:47:00Z" w16du:dateUtc="2025-11-27T22:47:00Z">
        <w:r w:rsidDel="00FF6787">
          <w:delText>]</w:delText>
        </w:r>
      </w:del>
      <w:r>
        <w:t xml:space="preserve"> shall not exceed </w:t>
      </w:r>
      <w:del w:id="1981" w:author="David Sant" w:date="2025-11-27T22:47:00Z" w16du:dateUtc="2025-11-27T22:47:00Z">
        <w:r w:rsidDel="00FF6787">
          <w:delText xml:space="preserve">[£[AMOUNT] </w:delText>
        </w:r>
        <w:r w:rsidDel="00FF6787">
          <w:rPr>
            <w:b/>
            <w:bCs/>
          </w:rPr>
          <w:delText>OR</w:delText>
        </w:r>
        <w:r w:rsidDel="00FF6787">
          <w:delText xml:space="preserve"> the greater of £[AMOUNT] and [</w:delText>
        </w:r>
      </w:del>
      <w:r>
        <w:t>100</w:t>
      </w:r>
      <w:del w:id="1982" w:author="David Sant" w:date="2025-11-27T22:47:00Z" w16du:dateUtc="2025-11-27T22:47:00Z">
        <w:r w:rsidDel="00FF6787">
          <w:delText>]</w:delText>
        </w:r>
      </w:del>
      <w:r>
        <w:t>% of the Charges paid or payable under this agreement</w:t>
      </w:r>
      <w:del w:id="1983" w:author="David Sant" w:date="2025-11-27T22:47:00Z" w16du:dateUtc="2025-11-27T22:47:00Z">
        <w:r w:rsidDel="00FF6787">
          <w:delText>]</w:delText>
        </w:r>
      </w:del>
      <w:r>
        <w:t xml:space="preserve"> </w:t>
      </w:r>
      <w:del w:id="1984" w:author="David Sant" w:date="2025-11-27T22:47:00Z" w16du:dateUtc="2025-11-27T22:47:00Z">
        <w:r w:rsidDel="00FF6787">
          <w:delText>[</w:delText>
        </w:r>
      </w:del>
      <w:r>
        <w:t>in that Contract Year</w:t>
      </w:r>
      <w:del w:id="1985" w:author="David Sant" w:date="2025-11-27T22:47:00Z" w16du:dateUtc="2025-11-27T22:47:00Z">
        <w:r w:rsidDel="00FF6787">
          <w:delText>]</w:delText>
        </w:r>
      </w:del>
      <w:r>
        <w:t>.</w:t>
      </w:r>
      <w:bookmarkEnd w:id="1974"/>
    </w:p>
    <w:p w14:paraId="7C6EC55B" w14:textId="099FCC97" w:rsidR="00E76087" w:rsidDel="00FF6787" w:rsidRDefault="00000000" w:rsidP="00575092">
      <w:pPr>
        <w:pStyle w:val="Untitledsubclause1"/>
        <w:rPr>
          <w:del w:id="1986" w:author="David Sant" w:date="2025-11-27T22:48:00Z" w16du:dateUtc="2025-11-27T22:48:00Z"/>
        </w:rPr>
      </w:pPr>
      <w:bookmarkStart w:id="1987" w:name="a576329"/>
      <w:del w:id="1988" w:author="David Sant" w:date="2025-11-27T22:48:00Z" w16du:dateUtc="2025-11-27T22:48:00Z">
        <w:r w:rsidDel="00FF6787">
          <w:delText>The caps on each party's liabilities shall not be reduced by:</w:delText>
        </w:r>
        <w:bookmarkEnd w:id="1987"/>
      </w:del>
    </w:p>
    <w:p w14:paraId="4096389B" w14:textId="182E6406" w:rsidR="00E76087" w:rsidDel="00FF6787" w:rsidRDefault="00000000" w:rsidP="00575092">
      <w:pPr>
        <w:pStyle w:val="Untitledsubclause2"/>
        <w:rPr>
          <w:del w:id="1989" w:author="David Sant" w:date="2025-11-27T22:48:00Z" w16du:dateUtc="2025-11-27T22:48:00Z"/>
        </w:rPr>
      </w:pPr>
      <w:bookmarkStart w:id="1990" w:name="a532096"/>
      <w:del w:id="1991" w:author="David Sant" w:date="2025-11-27T22:48:00Z" w16du:dateUtc="2025-11-27T22:48:00Z">
        <w:r w:rsidDel="00FF6787">
          <w:delText>payment of an uncapped liability; [or]</w:delText>
        </w:r>
        <w:bookmarkEnd w:id="1990"/>
      </w:del>
    </w:p>
    <w:p w14:paraId="5E067896" w14:textId="28C8B334" w:rsidR="00E76087" w:rsidDel="00FF6787" w:rsidRDefault="00000000" w:rsidP="00575092">
      <w:pPr>
        <w:pStyle w:val="Untitledsubclause2"/>
        <w:rPr>
          <w:del w:id="1992" w:author="David Sant" w:date="2025-11-27T22:48:00Z" w16du:dateUtc="2025-11-27T22:48:00Z"/>
        </w:rPr>
      </w:pPr>
      <w:bookmarkStart w:id="1993" w:name="a727699"/>
      <w:del w:id="1994" w:author="David Sant" w:date="2025-11-27T22:48:00Z" w16du:dateUtc="2025-11-27T22:48:00Z">
        <w:r w:rsidDel="00FF6787">
          <w:delText xml:space="preserve">[amounts paid under </w:delText>
        </w:r>
        <w:r w:rsidDel="00FF6787">
          <w:fldChar w:fldCharType="begin"/>
        </w:r>
        <w:r w:rsidDel="00FF6787">
          <w:delInstrText>PAGEREF a897887\# "'clause '"  \h</w:delInstrText>
        </w:r>
        <w:r w:rsidDel="00FF6787">
          <w:fldChar w:fldCharType="separate"/>
        </w:r>
        <w:r w:rsidR="009B649C" w:rsidDel="00FF6787">
          <w:rPr>
            <w:noProof/>
          </w:rPr>
          <w:delText xml:space="preserve">clause </w:delText>
        </w:r>
        <w:r w:rsidDel="00FF6787">
          <w:fldChar w:fldCharType="end"/>
        </w:r>
        <w:r w:rsidDel="00FF6787">
          <w:fldChar w:fldCharType="begin"/>
        </w:r>
        <w:r w:rsidDel="00FF6787">
          <w:rPr>
            <w:highlight w:val="lightGray"/>
          </w:rPr>
          <w:delInstrText>REF a897887 \h \w</w:delInstrText>
        </w:r>
        <w:r w:rsidDel="00FF6787">
          <w:fldChar w:fldCharType="separate"/>
        </w:r>
      </w:del>
      <w:del w:id="1995" w:author="David Sant" w:date="2025-11-27T21:52:00Z" w16du:dateUtc="2025-11-27T21:52:00Z">
        <w:r w:rsidDel="009B649C">
          <w:delText>4.2(c)</w:delText>
        </w:r>
      </w:del>
      <w:del w:id="1996" w:author="David Sant" w:date="2025-11-27T22:48:00Z" w16du:dateUtc="2025-11-27T22:48:00Z">
        <w:r w:rsidDel="00FF6787">
          <w:fldChar w:fldCharType="end"/>
        </w:r>
        <w:r w:rsidDel="00FF6787">
          <w:delText xml:space="preserve"> or [OTHER CLAUSE]; or</w:delText>
        </w:r>
        <w:r w:rsidDel="00FF6787">
          <w:fldChar w:fldCharType="begin"/>
        </w:r>
        <w:r w:rsidDel="00FF6787">
          <w:fldChar w:fldCharType="end"/>
        </w:r>
        <w:r w:rsidDel="00FF6787">
          <w:delText>]</w:delText>
        </w:r>
        <w:bookmarkEnd w:id="1993"/>
      </w:del>
    </w:p>
    <w:p w14:paraId="394CEA02" w14:textId="14370DB3" w:rsidR="00E76087" w:rsidRPr="006D31F1" w:rsidDel="00FF6787" w:rsidRDefault="00000000" w:rsidP="00575092">
      <w:pPr>
        <w:pStyle w:val="Untitledsubclause2"/>
        <w:rPr>
          <w:del w:id="1997" w:author="David Sant" w:date="2025-11-27T22:48:00Z" w16du:dateUtc="2025-11-27T22:48:00Z"/>
        </w:rPr>
      </w:pPr>
      <w:bookmarkStart w:id="1998" w:name="a254110"/>
      <w:del w:id="1999" w:author="David Sant" w:date="2025-11-27T22:48:00Z" w16du:dateUtc="2025-11-27T22:48:00Z">
        <w:r w:rsidDel="00FF6787">
          <w:delText>amounts awarded by a court or arbitrator, using their procedural or statutory powers in respect of costs of proceedings or interest for late payment.</w:delText>
        </w:r>
        <w:bookmarkEnd w:id="1998"/>
      </w:del>
    </w:p>
    <w:p w14:paraId="56BA2E8F" w14:textId="5EF038E3" w:rsidR="00E76087" w:rsidDel="00FF6787" w:rsidRDefault="00000000" w:rsidP="00575092">
      <w:pPr>
        <w:pStyle w:val="Untitledsubclause1"/>
        <w:rPr>
          <w:del w:id="2000" w:author="David Sant" w:date="2025-11-27T22:48:00Z" w16du:dateUtc="2025-11-27T22:48:00Z"/>
        </w:rPr>
      </w:pPr>
      <w:bookmarkStart w:id="2001" w:name="a636740"/>
      <w:del w:id="2002" w:author="David Sant" w:date="2025-11-27T22:48:00Z" w16du:dateUtc="2025-11-27T22:48:00Z">
        <w:r w:rsidDel="00FF6787">
          <w:delText xml:space="preserve">Subject to </w:delText>
        </w:r>
        <w:r w:rsidDel="00FF6787">
          <w:fldChar w:fldCharType="begin"/>
        </w:r>
        <w:r w:rsidDel="00FF6787">
          <w:delInstrText>PAGEREF a626699\# "'clause '"  \h</w:delInstrText>
        </w:r>
        <w:r w:rsidDel="00FF6787">
          <w:fldChar w:fldCharType="separate"/>
        </w:r>
        <w:r w:rsidR="009B649C" w:rsidDel="00FF6787">
          <w:rPr>
            <w:noProof/>
          </w:rPr>
          <w:delText xml:space="preserve">clause </w:delText>
        </w:r>
        <w:r w:rsidDel="00FF6787">
          <w:fldChar w:fldCharType="end"/>
        </w:r>
        <w:r w:rsidDel="00FF6787">
          <w:fldChar w:fldCharType="begin"/>
        </w:r>
        <w:r w:rsidDel="00FF6787">
          <w:rPr>
            <w:highlight w:val="lightGray"/>
          </w:rPr>
          <w:delInstrText>REF a626699 \h \w</w:delInstrText>
        </w:r>
        <w:r w:rsidDel="00FF6787">
          <w:fldChar w:fldCharType="separate"/>
        </w:r>
      </w:del>
      <w:del w:id="2003" w:author="David Sant" w:date="2025-11-27T21:52:00Z" w16du:dateUtc="2025-11-27T21:52:00Z">
        <w:r w:rsidDel="009B649C">
          <w:delText>18.2</w:delText>
        </w:r>
      </w:del>
      <w:del w:id="2004" w:author="David Sant" w:date="2025-11-27T22:48:00Z" w16du:dateUtc="2025-11-27T22:48:00Z">
        <w:r w:rsidDel="00FF6787">
          <w:fldChar w:fldCharType="end"/>
        </w:r>
        <w:r w:rsidDel="00FF6787">
          <w:delText xml:space="preserve"> and </w:delText>
        </w:r>
        <w:r w:rsidDel="00FF6787">
          <w:fldChar w:fldCharType="begin"/>
        </w:r>
        <w:r w:rsidDel="00FF6787">
          <w:delInstrText>PAGEREF a543457\# "'clause '"  \h</w:delInstrText>
        </w:r>
        <w:r w:rsidDel="00FF6787">
          <w:fldChar w:fldCharType="separate"/>
        </w:r>
      </w:del>
      <w:del w:id="2005" w:author="David Sant" w:date="2025-11-27T21:52:00Z" w16du:dateUtc="2025-11-27T21:52:00Z">
        <w:r w:rsidDel="009B649C">
          <w:rPr>
            <w:b/>
            <w:noProof/>
          </w:rPr>
          <w:delText>Error! Bookmark not defined.</w:delText>
        </w:r>
      </w:del>
      <w:del w:id="2006" w:author="David Sant" w:date="2025-11-27T22:48:00Z" w16du:dateUtc="2025-11-27T22:48:00Z">
        <w:r w:rsidDel="00FF6787">
          <w:fldChar w:fldCharType="end"/>
        </w:r>
        <w:r w:rsidDel="00FF6787">
          <w:fldChar w:fldCharType="begin"/>
        </w:r>
        <w:r w:rsidDel="00FF6787">
          <w:rPr>
            <w:highlight w:val="lightGray"/>
          </w:rPr>
          <w:delInstrText>REF a543457 \h \w</w:delInstrText>
        </w:r>
        <w:r w:rsidDel="00FF6787">
          <w:fldChar w:fldCharType="separate"/>
        </w:r>
      </w:del>
      <w:del w:id="2007" w:author="David Sant" w:date="2025-11-27T21:52:00Z" w16du:dateUtc="2025-11-27T21:52:00Z">
        <w:r w:rsidDel="009B649C">
          <w:delText>18.7</w:delText>
        </w:r>
      </w:del>
      <w:del w:id="2008" w:author="David Sant" w:date="2025-11-27T22:48:00Z" w16du:dateUtc="2025-11-27T22:48:00Z">
        <w:r w:rsidDel="00FF6787">
          <w:fldChar w:fldCharType="end"/>
        </w:r>
        <w:r w:rsidDel="00FF6787">
          <w:delText>, neither party shall have any liability for [loss of profits or] indirect or consequential loss.</w:delText>
        </w:r>
        <w:bookmarkEnd w:id="2001"/>
      </w:del>
    </w:p>
    <w:p w14:paraId="3F990A00" w14:textId="74850F7D" w:rsidR="00E76087" w:rsidRPr="00500D8F" w:rsidDel="00FF6787" w:rsidRDefault="00000000" w:rsidP="00575092">
      <w:pPr>
        <w:pStyle w:val="Untitledsubclause1"/>
        <w:rPr>
          <w:del w:id="2009" w:author="David Sant" w:date="2025-11-27T22:49:00Z" w16du:dateUtc="2025-11-27T22:49:00Z"/>
        </w:rPr>
      </w:pPr>
      <w:del w:id="2010" w:author="David Sant" w:date="2025-11-27T22:49:00Z" w16du:dateUtc="2025-11-27T22:49:00Z">
        <w:r w:rsidDel="00FF6787">
          <w:fldChar w:fldCharType="begin"/>
        </w:r>
        <w:r w:rsidDel="00FF6787">
          <w:delInstrText>PAGEREF a636740\# "'Clause '"  \h</w:delInstrText>
        </w:r>
        <w:r w:rsidDel="00FF6787">
          <w:fldChar w:fldCharType="separate"/>
        </w:r>
        <w:r w:rsidR="009B649C" w:rsidDel="00FF6787">
          <w:rPr>
            <w:noProof/>
          </w:rPr>
          <w:delText xml:space="preserve">Clause </w:delText>
        </w:r>
        <w:r w:rsidDel="00FF6787">
          <w:fldChar w:fldCharType="end"/>
        </w:r>
        <w:bookmarkStart w:id="2011" w:name="a801516"/>
        <w:r w:rsidDel="00FF6787">
          <w:fldChar w:fldCharType="begin"/>
        </w:r>
        <w:r w:rsidDel="00FF6787">
          <w:rPr>
            <w:highlight w:val="lightGray"/>
          </w:rPr>
          <w:delInstrText>REF a636740 \h \w</w:delInstrText>
        </w:r>
        <w:r w:rsidDel="00FF6787">
          <w:fldChar w:fldCharType="separate"/>
        </w:r>
      </w:del>
      <w:del w:id="2012" w:author="David Sant" w:date="2025-11-27T21:52:00Z" w16du:dateUtc="2025-11-27T21:52:00Z">
        <w:r w:rsidDel="009B649C">
          <w:delText>18.6</w:delText>
        </w:r>
      </w:del>
      <w:del w:id="2013" w:author="David Sant" w:date="2025-11-27T22:49:00Z" w16du:dateUtc="2025-11-27T22:49:00Z">
        <w:r w:rsidDel="00FF6787">
          <w:fldChar w:fldCharType="end"/>
        </w:r>
        <w:r w:rsidDel="00FF6787">
          <w:delText xml:space="preserve"> does not exclude any liability the Supplier may have for:</w:delText>
        </w:r>
        <w:bookmarkEnd w:id="2011"/>
      </w:del>
    </w:p>
    <w:p w14:paraId="6D218AF9" w14:textId="2F605FA5" w:rsidR="00E76087" w:rsidDel="00FF6787" w:rsidRDefault="00000000" w:rsidP="00575092">
      <w:pPr>
        <w:pStyle w:val="Untitledsubclause2"/>
        <w:rPr>
          <w:del w:id="2014" w:author="David Sant" w:date="2025-11-27T22:49:00Z" w16du:dateUtc="2025-11-27T22:49:00Z"/>
        </w:rPr>
      </w:pPr>
      <w:bookmarkStart w:id="2015" w:name="a597778"/>
      <w:del w:id="2016" w:author="David Sant" w:date="2025-11-27T22:49:00Z" w16du:dateUtc="2025-11-27T22:49:00Z">
        <w:r w:rsidDel="00FF6787">
          <w:delText xml:space="preserve">sums paid by the </w:delText>
        </w:r>
      </w:del>
      <w:del w:id="2017" w:author="David Sant" w:date="2025-11-27T21:39:00Z" w16du:dateUtc="2025-11-27T21:39:00Z">
        <w:r>
          <w:delText>Customer</w:delText>
        </w:r>
      </w:del>
      <w:del w:id="2018" w:author="David Sant" w:date="2025-11-27T22:49:00Z" w16du:dateUtc="2025-11-27T22:49:00Z">
        <w:r w:rsidDel="00FF6787">
          <w:delText xml:space="preserve"> to the Supplier pursuant to this agreement in respect of any Services not provided in accordance with this agreement;</w:delText>
        </w:r>
        <w:bookmarkEnd w:id="2015"/>
      </w:del>
    </w:p>
    <w:p w14:paraId="3ADD5EA7" w14:textId="6DE55A95" w:rsidR="00E76087" w:rsidDel="00FF6787" w:rsidRDefault="00000000" w:rsidP="00575092">
      <w:pPr>
        <w:pStyle w:val="Untitledsubclause2"/>
        <w:rPr>
          <w:del w:id="2019" w:author="David Sant" w:date="2025-11-27T22:49:00Z" w16du:dateUtc="2025-11-27T22:49:00Z"/>
        </w:rPr>
      </w:pPr>
      <w:bookmarkStart w:id="2020" w:name="a940817"/>
      <w:del w:id="2021" w:author="David Sant" w:date="2025-11-27T22:49:00Z" w16du:dateUtc="2025-11-27T22:49:00Z">
        <w:r w:rsidDel="00FF6787">
          <w:delText>wasted expenditure;</w:delText>
        </w:r>
        <w:bookmarkEnd w:id="2020"/>
      </w:del>
    </w:p>
    <w:p w14:paraId="59851198" w14:textId="4C69900F" w:rsidR="00E76087" w:rsidDel="00FF6787" w:rsidRDefault="00000000" w:rsidP="00575092">
      <w:pPr>
        <w:pStyle w:val="Untitledsubclause2"/>
        <w:rPr>
          <w:del w:id="2022" w:author="David Sant" w:date="2025-11-27T22:49:00Z" w16du:dateUtc="2025-11-27T22:49:00Z"/>
        </w:rPr>
      </w:pPr>
      <w:bookmarkStart w:id="2023" w:name="a556412"/>
      <w:del w:id="2024" w:author="David Sant" w:date="2025-11-27T22:49:00Z" w16du:dateUtc="2025-11-27T22:49:00Z">
        <w:r w:rsidDel="00FF6787">
          <w:delText xml:space="preserve">[reasonable] costs and expenses [necessarily] incurred by the </w:delText>
        </w:r>
      </w:del>
      <w:del w:id="2025" w:author="David Sant" w:date="2025-11-27T21:39:00Z" w16du:dateUtc="2025-11-27T21:39:00Z">
        <w:r>
          <w:delText>Customer</w:delText>
        </w:r>
      </w:del>
      <w:del w:id="2026" w:author="David Sant" w:date="2025-11-27T22:49:00Z" w16du:dateUtc="2025-11-27T22:49:00Z">
        <w:r w:rsidDel="00FF6787">
          <w:delText xml:space="preserve"> in remedying the Supplier's default[. These include consultancy costs, additional costs of management time and other personnel costs</w:delText>
        </w:r>
      </w:del>
      <w:del w:id="2027" w:author="David Sant" w:date="2025-11-27T21:39:00Z" w16du:dateUtc="2025-11-27T21:39:00Z">
        <w:r>
          <w:delText>,</w:delText>
        </w:r>
      </w:del>
      <w:del w:id="2028" w:author="David Sant" w:date="2025-11-27T22:49:00Z" w16du:dateUtc="2025-11-27T22:49:00Z">
        <w:r w:rsidR="00AD1C9B" w:rsidDel="00FF6787">
          <w:delText xml:space="preserve"> and</w:delText>
        </w:r>
        <w:r w:rsidDel="00FF6787">
          <w:delText xml:space="preserve"> costs of equipment and materials];</w:delText>
        </w:r>
        <w:bookmarkEnd w:id="2023"/>
      </w:del>
    </w:p>
    <w:p w14:paraId="6100E7C2" w14:textId="220ED7DC" w:rsidR="00E76087" w:rsidDel="00FF6787" w:rsidRDefault="00000000" w:rsidP="00575092">
      <w:pPr>
        <w:pStyle w:val="Untitledsubclause2"/>
        <w:rPr>
          <w:del w:id="2029" w:author="David Sant" w:date="2025-11-27T22:49:00Z" w16du:dateUtc="2025-11-27T22:49:00Z"/>
        </w:rPr>
      </w:pPr>
      <w:bookmarkStart w:id="2030" w:name="a668771"/>
      <w:del w:id="2031" w:author="David Sant" w:date="2025-11-27T22:49:00Z" w16du:dateUtc="2025-11-27T22:49:00Z">
        <w:r w:rsidDel="00FF6787">
          <w:delText xml:space="preserve">[reasonable] costs incurred by the </w:delText>
        </w:r>
      </w:del>
      <w:del w:id="2032" w:author="David Sant" w:date="2025-11-27T21:39:00Z" w16du:dateUtc="2025-11-27T21:39:00Z">
        <w:r>
          <w:delText>Customer</w:delText>
        </w:r>
      </w:del>
      <w:del w:id="2033" w:author="David Sant" w:date="2025-11-27T22:49:00Z" w16du:dateUtc="2025-11-27T22:49:00Z">
        <w:r w:rsidDel="00FF6787">
          <w:delText xml:space="preserve"> in procuring and implementing replacements for, or alternatives to, Services not provided in accordance with this agreement;</w:delText>
        </w:r>
        <w:bookmarkEnd w:id="2030"/>
      </w:del>
    </w:p>
    <w:p w14:paraId="7AC7DAC2" w14:textId="65279DA9" w:rsidR="00E76087" w:rsidDel="00FF6787" w:rsidRDefault="00000000" w:rsidP="00575092">
      <w:pPr>
        <w:pStyle w:val="Untitledsubclause2"/>
        <w:rPr>
          <w:del w:id="2034" w:author="David Sant" w:date="2025-11-27T22:49:00Z" w16du:dateUtc="2025-11-27T22:49:00Z"/>
        </w:rPr>
      </w:pPr>
      <w:bookmarkStart w:id="2035" w:name="a891987"/>
      <w:del w:id="2036" w:author="David Sant" w:date="2025-11-27T22:49:00Z" w16du:dateUtc="2025-11-27T22:49:00Z">
        <w:r w:rsidDel="00FF6787">
          <w:delText xml:space="preserve">losses incurred by the </w:delText>
        </w:r>
      </w:del>
      <w:del w:id="2037" w:author="David Sant" w:date="2025-11-27T21:39:00Z" w16du:dateUtc="2025-11-27T21:39:00Z">
        <w:r>
          <w:delText>Customer</w:delText>
        </w:r>
      </w:del>
      <w:del w:id="2038" w:author="David Sant" w:date="2025-11-27T22:49:00Z" w16du:dateUtc="2025-11-27T22:49:00Z">
        <w:r w:rsidDel="00FF6787">
          <w:delText xml:space="preserve"> arising out of or in connection with any third party claim against the </w:delText>
        </w:r>
      </w:del>
      <w:del w:id="2039" w:author="David Sant" w:date="2025-11-27T21:39:00Z" w16du:dateUtc="2025-11-27T21:39:00Z">
        <w:r>
          <w:delText>Customer</w:delText>
        </w:r>
      </w:del>
      <w:del w:id="2040" w:author="David Sant" w:date="2025-11-27T22:49:00Z" w16du:dateUtc="2025-11-27T22:49:00Z">
        <w:r w:rsidDel="00FF6787">
          <w:delText xml:space="preserve"> which has been caused by the Supplier's default. For these purposes, third party claims include demands, fines, penalties, actions, regulatory investigations or proceedings;</w:delText>
        </w:r>
        <w:bookmarkEnd w:id="2035"/>
      </w:del>
    </w:p>
    <w:p w14:paraId="60204A26" w14:textId="0ACD2FD6" w:rsidR="00E76087" w:rsidDel="00FF6787" w:rsidRDefault="00000000" w:rsidP="00575092">
      <w:pPr>
        <w:pStyle w:val="Untitledsubclause2"/>
        <w:rPr>
          <w:del w:id="2041" w:author="David Sant" w:date="2025-11-27T22:49:00Z" w16du:dateUtc="2025-11-27T22:49:00Z"/>
        </w:rPr>
      </w:pPr>
      <w:bookmarkStart w:id="2042" w:name="a194336"/>
      <w:del w:id="2043" w:author="David Sant" w:date="2025-11-27T22:49:00Z" w16du:dateUtc="2025-11-27T22:49:00Z">
        <w:r w:rsidDel="00FF6787">
          <w:delText>the loss of anticipated savings [in respect of [INDICATE SOURCE OF SAVINGS]]; and</w:delText>
        </w:r>
        <w:bookmarkEnd w:id="2042"/>
      </w:del>
    </w:p>
    <w:p w14:paraId="51C96F71" w14:textId="1F1B0C0D" w:rsidR="00E76087" w:rsidRPr="0074400D" w:rsidDel="00FF6787" w:rsidRDefault="00000000" w:rsidP="00575092">
      <w:pPr>
        <w:pStyle w:val="Untitledsubclause2"/>
        <w:rPr>
          <w:del w:id="2044" w:author="David Sant" w:date="2025-11-27T22:49:00Z" w16du:dateUtc="2025-11-27T22:49:00Z"/>
        </w:rPr>
      </w:pPr>
      <w:bookmarkStart w:id="2045" w:name="a899860"/>
      <w:del w:id="2046" w:author="David Sant" w:date="2025-11-27T22:49:00Z" w16du:dateUtc="2025-11-27T22:49:00Z">
        <w:r w:rsidDel="00FF6787">
          <w:delText>[OTHER SPECIFIC LOSSES].</w:delText>
        </w:r>
        <w:bookmarkEnd w:id="2045"/>
      </w:del>
    </w:p>
    <w:p w14:paraId="37C52183" w14:textId="77777777" w:rsidR="00E76087" w:rsidRDefault="00000000" w:rsidP="00575092">
      <w:pPr>
        <w:pStyle w:val="TitleClause"/>
      </w:pPr>
      <w:r>
        <w:fldChar w:fldCharType="begin"/>
      </w:r>
      <w:r>
        <w:instrText>TC "19. Termination" \l 1</w:instrText>
      </w:r>
      <w:r>
        <w:fldChar w:fldCharType="end"/>
      </w:r>
      <w:bookmarkStart w:id="2047" w:name="_Toc256000018"/>
      <w:bookmarkStart w:id="2048" w:name="a725802"/>
      <w:r>
        <w:t>Termination</w:t>
      </w:r>
      <w:bookmarkEnd w:id="2047"/>
      <w:bookmarkEnd w:id="2048"/>
    </w:p>
    <w:p w14:paraId="20A361CE" w14:textId="77777777" w:rsidR="00E76087" w:rsidRDefault="00000000" w:rsidP="00575092">
      <w:pPr>
        <w:pStyle w:val="Untitledsubclause1"/>
      </w:pPr>
      <w:bookmarkStart w:id="2049" w:name="a175430"/>
      <w:r>
        <w:t>Without affecting any other right or remedy available to it, either party may terminate this agreement with immediate effect by notifying the other party if:</w:t>
      </w:r>
      <w:bookmarkEnd w:id="2049"/>
    </w:p>
    <w:p w14:paraId="36EBCCB1" w14:textId="77777777" w:rsidR="00E76087" w:rsidRDefault="00000000" w:rsidP="00575092">
      <w:pPr>
        <w:pStyle w:val="Untitledsubclause2"/>
      </w:pPr>
      <w:bookmarkStart w:id="2050" w:name="a243427"/>
      <w:r>
        <w:t>the other party commits a material breach of any term of this agreement that:</w:t>
      </w:r>
      <w:bookmarkEnd w:id="2050"/>
    </w:p>
    <w:p w14:paraId="0F186644" w14:textId="77777777" w:rsidR="00E76087" w:rsidRDefault="00000000" w:rsidP="00575092">
      <w:pPr>
        <w:pStyle w:val="Untitledsubclause3"/>
      </w:pPr>
      <w:bookmarkStart w:id="2051" w:name="a435709"/>
      <w:r>
        <w:t>is not capable of remedy, or</w:t>
      </w:r>
      <w:bookmarkEnd w:id="2051"/>
    </w:p>
    <w:p w14:paraId="3617E884" w14:textId="26C0D100" w:rsidR="00E76087" w:rsidRDefault="00000000" w:rsidP="00575092">
      <w:pPr>
        <w:pStyle w:val="Untitledsubclause3"/>
      </w:pPr>
      <w:bookmarkStart w:id="2052" w:name="a664655"/>
      <w:r>
        <w:t xml:space="preserve">if capable of remedy, is not remedied within a period of </w:t>
      </w:r>
      <w:ins w:id="2053" w:author="David Sant" w:date="2025-11-27T22:49:00Z" w16du:dateUtc="2025-11-27T22:49:00Z">
        <w:r w:rsidR="00FF6787">
          <w:t>30</w:t>
        </w:r>
      </w:ins>
      <w:del w:id="2054" w:author="David Sant" w:date="2025-11-27T22:49:00Z" w16du:dateUtc="2025-11-27T22:49:00Z">
        <w:r w:rsidDel="00FF6787">
          <w:delText>[NUMBER]</w:delText>
        </w:r>
      </w:del>
      <w:r>
        <w:t xml:space="preserve"> days by the other party after being notified to do </w:t>
      </w:r>
      <w:proofErr w:type="gramStart"/>
      <w:r>
        <w:t>so;</w:t>
      </w:r>
      <w:bookmarkEnd w:id="2052"/>
      <w:proofErr w:type="gramEnd"/>
    </w:p>
    <w:p w14:paraId="4E3FD111" w14:textId="05FB5CB4" w:rsidR="00E76087" w:rsidRDefault="00000000" w:rsidP="00575092">
      <w:pPr>
        <w:pStyle w:val="Untitledsubclause2"/>
      </w:pPr>
      <w:r>
        <w:fldChar w:fldCharType="begin"/>
      </w:r>
      <w:r>
        <w:fldChar w:fldCharType="end"/>
      </w:r>
      <w:bookmarkStart w:id="2055" w:name="a188378"/>
      <w:del w:id="2056" w:author="David Sant" w:date="2025-11-27T22:49:00Z" w16du:dateUtc="2025-11-27T22:49:00Z">
        <w:r w:rsidDel="00FF6787">
          <w:delText>[</w:delText>
        </w:r>
      </w:del>
      <w:r>
        <w:t>the other party repeatedly breaches any of the terms of this agreement in such a manner as to reasonably justify the opinion that its conduct is inconsistent with it having the intention or ability to give effect to the terms of this agreement;</w:t>
      </w:r>
      <w:del w:id="2057" w:author="David Sant" w:date="2025-11-27T22:49:00Z" w16du:dateUtc="2025-11-27T22:49:00Z">
        <w:r w:rsidDel="00FF6787">
          <w:delText>]</w:delText>
        </w:r>
      </w:del>
      <w:bookmarkEnd w:id="2055"/>
    </w:p>
    <w:p w14:paraId="01444D1A" w14:textId="77777777" w:rsidR="00E76087" w:rsidRDefault="00000000" w:rsidP="00575092">
      <w:pPr>
        <w:pStyle w:val="Untitledsubclause2"/>
      </w:pPr>
      <w:bookmarkStart w:id="2058" w:name="a336709"/>
      <w:r>
        <w: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w:t>
      </w:r>
      <w:bookmarkEnd w:id="2058"/>
    </w:p>
    <w:p w14:paraId="344E7C58" w14:textId="77777777" w:rsidR="00E76087" w:rsidRDefault="00000000" w:rsidP="00575092">
      <w:pPr>
        <w:pStyle w:val="Untitledsubclause2"/>
      </w:pPr>
      <w:bookmarkStart w:id="2059" w:name="a408357"/>
      <w:r>
        <w:lastRenderedPageBreak/>
        <w:t>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party</w:t>
      </w:r>
      <w:proofErr w:type="gramStart"/>
      <w:r>
        <w:t>];</w:t>
      </w:r>
      <w:bookmarkEnd w:id="2059"/>
      <w:proofErr w:type="gramEnd"/>
    </w:p>
    <w:p w14:paraId="420501A7" w14:textId="77777777" w:rsidR="00E76087" w:rsidRDefault="00000000" w:rsidP="00575092">
      <w:pPr>
        <w:pStyle w:val="Untitledsubclause2"/>
      </w:pPr>
      <w:bookmarkStart w:id="2060" w:name="a874823"/>
      <w:r>
        <w:t xml:space="preserve">the other party applies to court for, or obtains, a moratorium under Part A1 of the Insolvency Act </w:t>
      </w:r>
      <w:proofErr w:type="gramStart"/>
      <w:r>
        <w:t>1986;</w:t>
      </w:r>
      <w:bookmarkEnd w:id="2060"/>
      <w:proofErr w:type="gramEnd"/>
    </w:p>
    <w:p w14:paraId="551D4629" w14:textId="77777777" w:rsidR="00E76087" w:rsidRDefault="00000000" w:rsidP="00575092">
      <w:pPr>
        <w:pStyle w:val="Untitledsubclause2"/>
      </w:pPr>
      <w:bookmarkStart w:id="2061" w:name="a109823"/>
      <w:r>
        <w:t>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party</w:t>
      </w:r>
      <w:proofErr w:type="gramStart"/>
      <w:r>
        <w:t>];</w:t>
      </w:r>
      <w:bookmarkEnd w:id="2061"/>
      <w:proofErr w:type="gramEnd"/>
    </w:p>
    <w:p w14:paraId="5F1976FF" w14:textId="77777777" w:rsidR="00E76087" w:rsidRDefault="00000000" w:rsidP="00575092">
      <w:pPr>
        <w:pStyle w:val="Untitledsubclause2"/>
      </w:pPr>
      <w:bookmarkStart w:id="2062" w:name="a930462"/>
      <w:r>
        <w:t xml:space="preserve">an application is made to court, or an order is made, for the appointment of an administrator, or a notice of intention to appoint an administrator is given or an administrator is appointed, over the other </w:t>
      </w:r>
      <w:proofErr w:type="gramStart"/>
      <w:r>
        <w:t>party;</w:t>
      </w:r>
      <w:bookmarkEnd w:id="2062"/>
      <w:proofErr w:type="gramEnd"/>
    </w:p>
    <w:p w14:paraId="6EF70840" w14:textId="77777777" w:rsidR="00E76087" w:rsidRDefault="00000000" w:rsidP="00575092">
      <w:pPr>
        <w:pStyle w:val="Untitledsubclause2"/>
      </w:pPr>
      <w:bookmarkStart w:id="2063" w:name="a715749"/>
      <w:r>
        <w:t xml:space="preserve">the holder of a qualifying floating charge over the assets of that other party has become entitled to appoint or has appointed an administrative </w:t>
      </w:r>
      <w:proofErr w:type="gramStart"/>
      <w:r>
        <w:t>receiver;</w:t>
      </w:r>
      <w:bookmarkEnd w:id="2063"/>
      <w:proofErr w:type="gramEnd"/>
    </w:p>
    <w:p w14:paraId="16046382" w14:textId="77777777" w:rsidR="00E76087" w:rsidRDefault="00000000" w:rsidP="00575092">
      <w:pPr>
        <w:pStyle w:val="Untitledsubclause2"/>
      </w:pPr>
      <w:bookmarkStart w:id="2064" w:name="a381472"/>
      <w:r>
        <w:t xml:space="preserve">a person becomes entitled to appoint a receiver over all or any of the assets of the other party or a receiver is appointed over all or any of the assets of the other </w:t>
      </w:r>
      <w:proofErr w:type="gramStart"/>
      <w:r>
        <w:t>party;</w:t>
      </w:r>
      <w:bookmarkEnd w:id="2064"/>
      <w:proofErr w:type="gramEnd"/>
    </w:p>
    <w:p w14:paraId="416A2733" w14:textId="77777777" w:rsidR="00E76087" w:rsidRDefault="00000000" w:rsidP="00575092">
      <w:pPr>
        <w:pStyle w:val="Untitledsubclause2"/>
      </w:pPr>
      <w:bookmarkStart w:id="2065" w:name="a776993"/>
      <w:r>
        <w:t xml:space="preserve">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w:t>
      </w:r>
      <w:proofErr w:type="gramStart"/>
      <w:r>
        <w:t>days;</w:t>
      </w:r>
      <w:bookmarkEnd w:id="2065"/>
      <w:proofErr w:type="gramEnd"/>
    </w:p>
    <w:p w14:paraId="206EB97A" w14:textId="006E5ECD" w:rsidR="00E76087" w:rsidRDefault="00000000" w:rsidP="00575092">
      <w:pPr>
        <w:pStyle w:val="Untitledsubclause2"/>
      </w:pPr>
      <w:bookmarkStart w:id="2066" w:name="a150369"/>
      <w:r>
        <w:t xml:space="preserve">any event occurs, or proceeding is taken, with respect to the other party in any jurisdiction to which it is subject that has an effect equivalent or similar to any of the events mentioned in </w:t>
      </w:r>
      <w:r>
        <w:fldChar w:fldCharType="begin"/>
      </w:r>
      <w:r>
        <w:instrText>PAGEREF a336709\# "'clause '"  \h</w:instrText>
      </w:r>
      <w:r>
        <w:fldChar w:fldCharType="separate"/>
      </w:r>
      <w:r w:rsidR="009B649C">
        <w:rPr>
          <w:noProof/>
        </w:rPr>
        <w:t xml:space="preserve">clause </w:t>
      </w:r>
      <w:r>
        <w:fldChar w:fldCharType="end"/>
      </w:r>
      <w:r>
        <w:fldChar w:fldCharType="begin"/>
      </w:r>
      <w:r>
        <w:rPr>
          <w:highlight w:val="lightGray"/>
        </w:rPr>
        <w:instrText>REF a336709 \h \w</w:instrText>
      </w:r>
      <w:r>
        <w:fldChar w:fldCharType="separate"/>
      </w:r>
      <w:ins w:id="2067" w:author="David Sant" w:date="2025-11-27T21:52:00Z" w16du:dateUtc="2025-11-27T21:52:00Z">
        <w:r w:rsidR="009B649C">
          <w:rPr>
            <w:highlight w:val="lightGray"/>
          </w:rPr>
          <w:t>19.1(c)</w:t>
        </w:r>
      </w:ins>
      <w:del w:id="2068" w:author="David Sant" w:date="2025-11-27T21:52:00Z" w16du:dateUtc="2025-11-27T21:52:00Z">
        <w:r w:rsidDel="009B649C">
          <w:delText>19.1(c)</w:delText>
        </w:r>
      </w:del>
      <w:r>
        <w:fldChar w:fldCharType="end"/>
      </w:r>
      <w:r>
        <w:t xml:space="preserve"> to </w:t>
      </w:r>
      <w:r>
        <w:fldChar w:fldCharType="begin"/>
      </w:r>
      <w:r>
        <w:instrText>PAGEREF a776993\# "'clause '"  \h</w:instrText>
      </w:r>
      <w:r>
        <w:fldChar w:fldCharType="separate"/>
      </w:r>
      <w:r w:rsidR="009B649C">
        <w:rPr>
          <w:noProof/>
        </w:rPr>
        <w:t xml:space="preserve">clause </w:t>
      </w:r>
      <w:r>
        <w:fldChar w:fldCharType="end"/>
      </w:r>
      <w:r>
        <w:fldChar w:fldCharType="begin"/>
      </w:r>
      <w:r>
        <w:rPr>
          <w:highlight w:val="lightGray"/>
        </w:rPr>
        <w:instrText>REF a776993 \h \w</w:instrText>
      </w:r>
      <w:r>
        <w:fldChar w:fldCharType="separate"/>
      </w:r>
      <w:ins w:id="2069" w:author="David Sant" w:date="2025-11-27T21:52:00Z" w16du:dateUtc="2025-11-27T21:52:00Z">
        <w:r w:rsidR="009B649C">
          <w:rPr>
            <w:highlight w:val="lightGray"/>
          </w:rPr>
          <w:t>19.1(j)</w:t>
        </w:r>
      </w:ins>
      <w:del w:id="2070" w:author="David Sant" w:date="2025-11-27T21:52:00Z" w16du:dateUtc="2025-11-27T21:52:00Z">
        <w:r w:rsidDel="009B649C">
          <w:delText>19.1(j)</w:delText>
        </w:r>
      </w:del>
      <w:r>
        <w:fldChar w:fldCharType="end"/>
      </w:r>
      <w:r>
        <w:t xml:space="preserve"> (inclusive); [or]</w:t>
      </w:r>
      <w:bookmarkEnd w:id="2066"/>
    </w:p>
    <w:p w14:paraId="52CE5104" w14:textId="0EF6EA68" w:rsidR="00E76087" w:rsidRDefault="00000000" w:rsidP="00575092">
      <w:pPr>
        <w:pStyle w:val="Untitledsubclause2"/>
      </w:pPr>
      <w:bookmarkStart w:id="2071" w:name="a476385"/>
      <w:r>
        <w:t>the other party suspends or ceases, or threatens to suspend or cease, carrying on all or a substantial part of its business</w:t>
      </w:r>
      <w:del w:id="2072" w:author="David Sant" w:date="2025-11-27T22:49:00Z" w16du:dateUtc="2025-11-27T22:49:00Z">
        <w:r w:rsidDel="00FF6787">
          <w:delText>[</w:delText>
        </w:r>
      </w:del>
      <w:r>
        <w:t>; or</w:t>
      </w:r>
      <w:del w:id="2073" w:author="David Sant" w:date="2025-11-27T22:49:00Z" w16du:dateUtc="2025-11-27T22:49:00Z">
        <w:r w:rsidDel="00FF6787">
          <w:delText>]</w:delText>
        </w:r>
      </w:del>
      <w:bookmarkEnd w:id="2071"/>
    </w:p>
    <w:p w14:paraId="5006DC2C" w14:textId="13567BAF" w:rsidR="00E76087" w:rsidRDefault="00000000" w:rsidP="00575092">
      <w:pPr>
        <w:pStyle w:val="Untitledsubclause2"/>
      </w:pPr>
      <w:bookmarkStart w:id="2074" w:name="a497547"/>
      <w:del w:id="2075" w:author="David Sant" w:date="2025-11-27T22:49:00Z" w16du:dateUtc="2025-11-27T22:49:00Z">
        <w:r w:rsidDel="00FF6787">
          <w:delText>[</w:delText>
        </w:r>
      </w:del>
      <w:r>
        <w:t>the other party's financial position deteriorates so far as to reasonably justify the opinion that its ability to give effect to the terms of this agreement is in jeopardy.</w:t>
      </w:r>
      <w:r>
        <w:fldChar w:fldCharType="begin"/>
      </w:r>
      <w:r>
        <w:fldChar w:fldCharType="end"/>
      </w:r>
      <w:del w:id="2076" w:author="David Sant" w:date="2025-11-27T22:49:00Z" w16du:dateUtc="2025-11-27T22:49:00Z">
        <w:r w:rsidDel="00FF6787">
          <w:delText>]</w:delText>
        </w:r>
      </w:del>
      <w:bookmarkEnd w:id="2074"/>
    </w:p>
    <w:p w14:paraId="32395608" w14:textId="266771BC" w:rsidR="00E76087" w:rsidDel="00FF6787" w:rsidRDefault="00000000" w:rsidP="00575092">
      <w:pPr>
        <w:pStyle w:val="Untitledsubclause1"/>
        <w:rPr>
          <w:del w:id="2077" w:author="David Sant" w:date="2025-11-27T22:49:00Z" w16du:dateUtc="2025-11-27T22:49:00Z"/>
        </w:rPr>
      </w:pPr>
      <w:del w:id="2078" w:author="David Sant" w:date="2025-11-27T22:49:00Z" w16du:dateUtc="2025-11-27T22:49:00Z">
        <w:r w:rsidDel="00FF6787">
          <w:fldChar w:fldCharType="begin"/>
        </w:r>
        <w:r w:rsidDel="00FF6787">
          <w:fldChar w:fldCharType="end"/>
        </w:r>
        <w:bookmarkStart w:id="2079" w:name="a412051"/>
        <w:r w:rsidDel="00FF6787">
          <w:delText xml:space="preserve">[For the purposes of </w:delText>
        </w:r>
        <w:r w:rsidDel="00FF6787">
          <w:fldChar w:fldCharType="begin"/>
        </w:r>
        <w:r w:rsidDel="00FF6787">
          <w:delInstrText>PAGEREF a243427\# "'clause '"  \h</w:delInstrText>
        </w:r>
        <w:r w:rsidDel="00FF6787">
          <w:fldChar w:fldCharType="separate"/>
        </w:r>
        <w:r w:rsidR="009B649C" w:rsidDel="00FF6787">
          <w:rPr>
            <w:noProof/>
          </w:rPr>
          <w:delText xml:space="preserve">clause </w:delText>
        </w:r>
        <w:r w:rsidDel="00FF6787">
          <w:fldChar w:fldCharType="end"/>
        </w:r>
        <w:r w:rsidDel="00FF6787">
          <w:fldChar w:fldCharType="begin"/>
        </w:r>
        <w:r w:rsidDel="00FF6787">
          <w:rPr>
            <w:highlight w:val="lightGray"/>
          </w:rPr>
          <w:delInstrText>REF a243427 \h \w</w:delInstrText>
        </w:r>
        <w:r w:rsidDel="00FF6787">
          <w:fldChar w:fldCharType="separate"/>
        </w:r>
      </w:del>
      <w:del w:id="2080" w:author="David Sant" w:date="2025-11-27T21:52:00Z" w16du:dateUtc="2025-11-27T21:52:00Z">
        <w:r w:rsidDel="009B649C">
          <w:delText>19.1(a)</w:delText>
        </w:r>
      </w:del>
      <w:del w:id="2081" w:author="David Sant" w:date="2025-11-27T22:49:00Z" w16du:dateUtc="2025-11-27T22:49:00Z">
        <w:r w:rsidDel="00FF6787">
          <w:fldChar w:fldCharType="end"/>
        </w:r>
        <w:r w:rsidDel="00FF6787">
          <w:delText xml:space="preserve">, </w:delText>
        </w:r>
        <w:r w:rsidDel="00FF6787">
          <w:rPr>
            <w:rStyle w:val="DefTerm"/>
          </w:rPr>
          <w:delText>material breach</w:delText>
        </w:r>
        <w:r w:rsidDel="00FF6787">
          <w:delText xml:space="preserve"> includes:</w:delText>
        </w:r>
        <w:bookmarkEnd w:id="2079"/>
      </w:del>
    </w:p>
    <w:p w14:paraId="5CA646C6" w14:textId="786E5D5D" w:rsidR="00E76087" w:rsidDel="00FF6787" w:rsidRDefault="00000000" w:rsidP="00575092">
      <w:pPr>
        <w:pStyle w:val="Untitledsubclause2"/>
        <w:rPr>
          <w:del w:id="2082" w:author="David Sant" w:date="2025-11-27T22:49:00Z" w16du:dateUtc="2025-11-27T22:49:00Z"/>
        </w:rPr>
      </w:pPr>
      <w:bookmarkStart w:id="2083" w:name="a762891"/>
      <w:del w:id="2084" w:author="David Sant" w:date="2025-11-27T22:49:00Z" w16du:dateUtc="2025-11-27T22:49:00Z">
        <w:r w:rsidDel="00FF6787">
          <w:delText xml:space="preserve">a breach of any of the obligations set out in </w:delText>
        </w:r>
        <w:r w:rsidDel="00FF6787">
          <w:fldChar w:fldCharType="begin"/>
        </w:r>
        <w:r w:rsidDel="00FF6787">
          <w:delInstrText>PAGEREF a970716\# "'clause '"  \h</w:delInstrText>
        </w:r>
        <w:r w:rsidDel="00FF6787">
          <w:fldChar w:fldCharType="separate"/>
        </w:r>
        <w:r w:rsidR="009B649C" w:rsidDel="00FF6787">
          <w:rPr>
            <w:noProof/>
          </w:rPr>
          <w:delText xml:space="preserve">clause </w:delText>
        </w:r>
        <w:r w:rsidDel="00FF6787">
          <w:fldChar w:fldCharType="end"/>
        </w:r>
        <w:r w:rsidDel="00FF6787">
          <w:fldChar w:fldCharType="begin"/>
        </w:r>
        <w:r w:rsidDel="00FF6787">
          <w:rPr>
            <w:highlight w:val="lightGray"/>
          </w:rPr>
          <w:delInstrText>REF a970716 \h \w</w:delInstrText>
        </w:r>
        <w:r w:rsidDel="00FF6787">
          <w:fldChar w:fldCharType="separate"/>
        </w:r>
      </w:del>
      <w:del w:id="2085" w:author="David Sant" w:date="2025-11-27T21:52:00Z" w16du:dateUtc="2025-11-27T21:52:00Z">
        <w:r w:rsidDel="009B649C">
          <w:delText>12</w:delText>
        </w:r>
      </w:del>
      <w:del w:id="2086" w:author="David Sant" w:date="2025-11-27T22:49:00Z" w16du:dateUtc="2025-11-27T22:49:00Z">
        <w:r w:rsidDel="00FF6787">
          <w:fldChar w:fldCharType="end"/>
        </w:r>
        <w:r w:rsidDel="00FF6787">
          <w:delText xml:space="preserve">, </w:delText>
        </w:r>
        <w:r w:rsidDel="00FF6787">
          <w:fldChar w:fldCharType="begin"/>
        </w:r>
        <w:r w:rsidDel="00FF6787">
          <w:delInstrText>PAGEREF a683454\# "'clause '"  \h</w:delInstrText>
        </w:r>
        <w:r w:rsidDel="00FF6787">
          <w:fldChar w:fldCharType="separate"/>
        </w:r>
        <w:r w:rsidR="009B649C" w:rsidDel="00FF6787">
          <w:rPr>
            <w:noProof/>
          </w:rPr>
          <w:delText xml:space="preserve">clause </w:delText>
        </w:r>
        <w:r w:rsidDel="00FF6787">
          <w:fldChar w:fldCharType="end"/>
        </w:r>
        <w:r w:rsidDel="00FF6787">
          <w:fldChar w:fldCharType="begin"/>
        </w:r>
        <w:r w:rsidDel="00FF6787">
          <w:rPr>
            <w:highlight w:val="lightGray"/>
          </w:rPr>
          <w:delInstrText>REF a683454 \h \w</w:delInstrText>
        </w:r>
        <w:r w:rsidDel="00FF6787">
          <w:fldChar w:fldCharType="separate"/>
        </w:r>
      </w:del>
      <w:del w:id="2087" w:author="David Sant" w:date="2025-11-27T21:52:00Z" w16du:dateUtc="2025-11-27T21:52:00Z">
        <w:r w:rsidDel="009B649C">
          <w:delText>13</w:delText>
        </w:r>
      </w:del>
      <w:del w:id="2088" w:author="David Sant" w:date="2025-11-27T22:49:00Z" w16du:dateUtc="2025-11-27T22:49:00Z">
        <w:r w:rsidDel="00FF6787">
          <w:fldChar w:fldCharType="end"/>
        </w:r>
        <w:r w:rsidDel="00FF6787">
          <w:delText xml:space="preserve"> or [CLAUSE NUMBER]; and</w:delText>
        </w:r>
        <w:bookmarkEnd w:id="2083"/>
      </w:del>
    </w:p>
    <w:p w14:paraId="71F5F9E9" w14:textId="54D95AF4" w:rsidR="00E76087" w:rsidRPr="005923C5" w:rsidDel="00FF6787" w:rsidRDefault="00000000" w:rsidP="00575092">
      <w:pPr>
        <w:pStyle w:val="Untitledsubclause2"/>
        <w:rPr>
          <w:del w:id="2089" w:author="David Sant" w:date="2025-11-27T22:49:00Z" w16du:dateUtc="2025-11-27T22:49:00Z"/>
        </w:rPr>
      </w:pPr>
      <w:bookmarkStart w:id="2090" w:name="a132399"/>
      <w:del w:id="2091" w:author="David Sant" w:date="2025-11-27T22:49:00Z" w16du:dateUtc="2025-11-27T22:49:00Z">
        <w:r w:rsidDel="00FF6787">
          <w:delText>a breach that has a serious effect on the benefit the terminating party would otherwise derive from this agreement.]</w:delText>
        </w:r>
        <w:bookmarkEnd w:id="2090"/>
      </w:del>
    </w:p>
    <w:p w14:paraId="048153A3" w14:textId="5FAD367A" w:rsidR="00E76087" w:rsidRDefault="00000000" w:rsidP="00575092">
      <w:pPr>
        <w:pStyle w:val="Untitledsubclause1"/>
      </w:pPr>
      <w:bookmarkStart w:id="2092" w:name="a861276"/>
      <w:r>
        <w:t xml:space="preserve">Without affecting any other right or remedy available to it, the </w:t>
      </w:r>
      <w:del w:id="2093" w:author="David Sant" w:date="2025-11-27T21:39:00Z" w16du:dateUtc="2025-11-27T21:39:00Z">
        <w:r>
          <w:delText>Customer</w:delText>
        </w:r>
      </w:del>
      <w:ins w:id="2094" w:author="David Sant" w:date="2025-11-27T21:39:00Z" w16du:dateUtc="2025-11-27T21:39:00Z">
        <w:r w:rsidR="00577940">
          <w:t>Norton</w:t>
        </w:r>
      </w:ins>
      <w:r>
        <w:t xml:space="preserve"> may terminate this agreement with immediate effect by notifying the Supplier if:</w:t>
      </w:r>
      <w:bookmarkEnd w:id="2092"/>
    </w:p>
    <w:p w14:paraId="70724E95" w14:textId="5BC073C0" w:rsidR="00E76087" w:rsidDel="00FF6787" w:rsidRDefault="00000000" w:rsidP="00575092">
      <w:pPr>
        <w:pStyle w:val="Untitledsubclause2"/>
        <w:rPr>
          <w:del w:id="2095" w:author="David Sant" w:date="2025-11-27T22:49:00Z" w16du:dateUtc="2025-11-27T22:49:00Z"/>
        </w:rPr>
      </w:pPr>
      <w:bookmarkStart w:id="2096" w:name="a429990"/>
      <w:del w:id="2097" w:author="David Sant" w:date="2025-11-27T22:49:00Z" w16du:dateUtc="2025-11-27T22:49:00Z">
        <w:r w:rsidDel="00FF6787">
          <w:delText xml:space="preserve">[the Supplier fails to meet any [Milestone Date </w:delText>
        </w:r>
        <w:r w:rsidDel="00FF6787">
          <w:rPr>
            <w:b/>
            <w:bCs/>
          </w:rPr>
          <w:delText>OR</w:delText>
        </w:r>
        <w:r w:rsidDel="00FF6787">
          <w:delText xml:space="preserve"> any Milestone Dates on [NUMBER] or more occasions];</w:delText>
        </w:r>
        <w:r w:rsidDel="00FF6787">
          <w:fldChar w:fldCharType="begin"/>
        </w:r>
        <w:r w:rsidDel="00FF6787">
          <w:fldChar w:fldCharType="end"/>
        </w:r>
        <w:r w:rsidDel="00FF6787">
          <w:delText>]</w:delText>
        </w:r>
        <w:bookmarkEnd w:id="2096"/>
      </w:del>
    </w:p>
    <w:p w14:paraId="6C3D9713" w14:textId="6BFCA6B3" w:rsidR="00E76087" w:rsidDel="00FF6787" w:rsidRDefault="00000000" w:rsidP="00575092">
      <w:pPr>
        <w:pStyle w:val="Untitledsubclause2"/>
        <w:rPr>
          <w:del w:id="2098" w:author="David Sant" w:date="2025-11-27T22:49:00Z" w16du:dateUtc="2025-11-27T22:49:00Z"/>
        </w:rPr>
      </w:pPr>
      <w:bookmarkStart w:id="2099" w:name="a152984"/>
      <w:del w:id="2100" w:author="David Sant" w:date="2025-11-27T22:49:00Z" w16du:dateUtc="2025-11-27T22:49:00Z">
        <w:r w:rsidDel="00FF6787">
          <w:delText xml:space="preserve">[the </w:delText>
        </w:r>
      </w:del>
      <w:del w:id="2101" w:author="David Sant" w:date="2025-11-27T21:39:00Z" w16du:dateUtc="2025-11-27T21:39:00Z">
        <w:r>
          <w:delText>Customer</w:delText>
        </w:r>
      </w:del>
      <w:del w:id="2102" w:author="David Sant" w:date="2025-11-27T22:49:00Z" w16du:dateUtc="2025-11-27T22:49:00Z">
        <w:r w:rsidDel="00FF6787">
          <w:delText xml:space="preserve"> finally refuses to approve any Work Item under </w:delText>
        </w:r>
        <w:r w:rsidDel="00FF6787">
          <w:fldChar w:fldCharType="begin"/>
        </w:r>
        <w:r w:rsidDel="00FF6787">
          <w:delInstrText>PAGEREF a359141\# "'clause '"  \h</w:delInstrText>
        </w:r>
        <w:r w:rsidDel="00FF6787">
          <w:fldChar w:fldCharType="separate"/>
        </w:r>
        <w:r w:rsidR="009B649C" w:rsidDel="00FF6787">
          <w:rPr>
            <w:noProof/>
          </w:rPr>
          <w:delText xml:space="preserve">clause </w:delText>
        </w:r>
        <w:r w:rsidDel="00FF6787">
          <w:fldChar w:fldCharType="end"/>
        </w:r>
        <w:r w:rsidDel="00FF6787">
          <w:fldChar w:fldCharType="begin"/>
        </w:r>
        <w:r w:rsidDel="00FF6787">
          <w:rPr>
            <w:highlight w:val="lightGray"/>
          </w:rPr>
          <w:delInstrText>REF a359141 \h \w</w:delInstrText>
        </w:r>
        <w:r w:rsidDel="00FF6787">
          <w:fldChar w:fldCharType="separate"/>
        </w:r>
      </w:del>
      <w:del w:id="2103" w:author="David Sant" w:date="2025-11-27T21:52:00Z" w16du:dateUtc="2025-11-27T21:52:00Z">
        <w:r w:rsidDel="009B649C">
          <w:delText>4.6(c)</w:delText>
        </w:r>
      </w:del>
      <w:del w:id="2104" w:author="David Sant" w:date="2025-11-27T22:49:00Z" w16du:dateUtc="2025-11-27T22:49:00Z">
        <w:r w:rsidDel="00FF6787">
          <w:fldChar w:fldCharType="end"/>
        </w:r>
        <w:r w:rsidDel="00FF6787">
          <w:delText>) [on [NUMBER] or more occasions [in any [NUMBER] month period];</w:delText>
        </w:r>
        <w:r w:rsidDel="00FF6787">
          <w:fldChar w:fldCharType="begin"/>
        </w:r>
        <w:r w:rsidDel="00FF6787">
          <w:fldChar w:fldCharType="end"/>
        </w:r>
        <w:r w:rsidDel="00FF6787">
          <w:delText>]</w:delText>
        </w:r>
        <w:bookmarkEnd w:id="2099"/>
      </w:del>
    </w:p>
    <w:p w14:paraId="11D991F1" w14:textId="4F3B23EF" w:rsidR="00E76087" w:rsidDel="00FF6787" w:rsidRDefault="00000000" w:rsidP="00575092">
      <w:pPr>
        <w:pStyle w:val="Untitledsubclause2"/>
        <w:rPr>
          <w:del w:id="2105" w:author="David Sant" w:date="2025-11-27T22:49:00Z" w16du:dateUtc="2025-11-27T22:49:00Z"/>
        </w:rPr>
      </w:pPr>
      <w:bookmarkStart w:id="2106" w:name="a140131"/>
      <w:del w:id="2107" w:author="David Sant" w:date="2025-11-27T22:49:00Z" w16du:dateUtc="2025-11-27T22:49:00Z">
        <w:r w:rsidDel="00FF6787">
          <w:delText xml:space="preserve">[the Supplier commits a breach of [CLAUSE NUMBER]; or </w:delText>
        </w:r>
        <w:r w:rsidDel="00FF6787">
          <w:fldChar w:fldCharType="begin"/>
        </w:r>
        <w:r w:rsidDel="00FF6787">
          <w:fldChar w:fldCharType="end"/>
        </w:r>
        <w:r w:rsidDel="00FF6787">
          <w:delText>]</w:delText>
        </w:r>
        <w:bookmarkEnd w:id="2106"/>
      </w:del>
    </w:p>
    <w:p w14:paraId="62C07C87" w14:textId="6D1F2E70" w:rsidR="00E76087" w:rsidRPr="00CC5259" w:rsidDel="00FF6787" w:rsidRDefault="00000000" w:rsidP="00FF6787">
      <w:pPr>
        <w:pStyle w:val="Untitledsubclause2"/>
        <w:rPr>
          <w:del w:id="2108" w:author="David Sant" w:date="2025-11-27T22:50:00Z" w16du:dateUtc="2025-11-27T22:50:00Z"/>
        </w:rPr>
      </w:pPr>
      <w:bookmarkStart w:id="2109" w:name="a618136"/>
      <w:r>
        <w:t>there is a change of control of the Supplier</w:t>
      </w:r>
      <w:del w:id="2110" w:author="David Sant" w:date="2025-11-27T22:50:00Z" w16du:dateUtc="2025-11-27T22:50:00Z">
        <w:r w:rsidDel="00FF6787">
          <w:delText xml:space="preserve"> [provided that:</w:delText>
        </w:r>
        <w:bookmarkEnd w:id="2109"/>
      </w:del>
    </w:p>
    <w:p w14:paraId="0D7626CE" w14:textId="1E426F15" w:rsidR="00E76087" w:rsidRPr="00CC5259" w:rsidDel="00FF6787" w:rsidRDefault="00000000" w:rsidP="00FF6787">
      <w:pPr>
        <w:pStyle w:val="Untitledsubclause2"/>
        <w:rPr>
          <w:del w:id="2111" w:author="David Sant" w:date="2025-11-27T22:50:00Z" w16du:dateUtc="2025-11-27T22:50:00Z"/>
        </w:rPr>
        <w:pPrChange w:id="2112" w:author="David Sant" w:date="2025-11-27T22:50:00Z" w16du:dateUtc="2025-11-27T22:50:00Z">
          <w:pPr>
            <w:pStyle w:val="Untitledsubclause3"/>
          </w:pPr>
        </w:pPrChange>
      </w:pPr>
      <w:bookmarkStart w:id="2113" w:name="a564323"/>
      <w:del w:id="2114" w:author="David Sant" w:date="2025-11-27T22:50:00Z" w16du:dateUtc="2025-11-27T22:50:00Z">
        <w:r w:rsidDel="00FF6787">
          <w:delText xml:space="preserve">the </w:delText>
        </w:r>
      </w:del>
      <w:del w:id="2115" w:author="David Sant" w:date="2025-11-27T21:39:00Z" w16du:dateUtc="2025-11-27T21:39:00Z">
        <w:r>
          <w:delText>Customer</w:delText>
        </w:r>
      </w:del>
      <w:del w:id="2116" w:author="David Sant" w:date="2025-11-27T22:50:00Z" w16du:dateUtc="2025-11-27T22:50:00Z">
        <w:r w:rsidDel="00FF6787">
          <w:delText xml:space="preserve"> has a bona fide concern that the Supplier will not be able to continue to provide the Services and perform its other obligations under this agreement in accordance with its terms after the change of control; and </w:delText>
        </w:r>
        <w:bookmarkEnd w:id="2113"/>
      </w:del>
    </w:p>
    <w:p w14:paraId="08BB658F" w14:textId="7CC77C85" w:rsidR="00E76087" w:rsidRPr="00CC5259" w:rsidRDefault="00000000" w:rsidP="00FF6787">
      <w:pPr>
        <w:pStyle w:val="Untitledsubclause2"/>
        <w:pPrChange w:id="2117" w:author="David Sant" w:date="2025-11-27T22:50:00Z" w16du:dateUtc="2025-11-27T22:50:00Z">
          <w:pPr>
            <w:pStyle w:val="Untitledsubclause3"/>
          </w:pPr>
        </w:pPrChange>
      </w:pPr>
      <w:bookmarkStart w:id="2118" w:name="a154993"/>
      <w:del w:id="2119" w:author="David Sant" w:date="2025-11-27T22:50:00Z" w16du:dateUtc="2025-11-27T22:50:00Z">
        <w:r w:rsidDel="00FF6787">
          <w:delText xml:space="preserve">the </w:delText>
        </w:r>
      </w:del>
      <w:del w:id="2120" w:author="David Sant" w:date="2025-11-27T21:39:00Z" w16du:dateUtc="2025-11-27T21:39:00Z">
        <w:r>
          <w:delText>Customer</w:delText>
        </w:r>
      </w:del>
      <w:del w:id="2121" w:author="David Sant" w:date="2025-11-27T22:50:00Z" w16du:dateUtc="2025-11-27T22:50:00Z">
        <w:r w:rsidDel="00FF6787">
          <w:delText xml:space="preserve"> gives notice to terminate within [three] months of the later of the date on which the change of control takes place and the date on which the </w:delText>
        </w:r>
      </w:del>
      <w:del w:id="2122" w:author="David Sant" w:date="2025-11-27T21:39:00Z" w16du:dateUtc="2025-11-27T21:39:00Z">
        <w:r>
          <w:delText>Customer</w:delText>
        </w:r>
      </w:del>
      <w:del w:id="2123" w:author="David Sant" w:date="2025-11-27T22:50:00Z" w16du:dateUtc="2025-11-27T22:50:00Z">
        <w:r w:rsidDel="00FF6787">
          <w:delText xml:space="preserve"> becomes aware of the change of control having taken place]</w:delText>
        </w:r>
      </w:del>
      <w:r>
        <w:t>.</w:t>
      </w:r>
      <w:bookmarkEnd w:id="2118"/>
    </w:p>
    <w:p w14:paraId="1833E5AF" w14:textId="0423FB58" w:rsidR="00E76087" w:rsidRDefault="00000000" w:rsidP="00575092">
      <w:pPr>
        <w:pStyle w:val="Untitledsubclause1"/>
      </w:pPr>
      <w:bookmarkStart w:id="2124" w:name="a390931"/>
      <w:r>
        <w:t xml:space="preserve">The </w:t>
      </w:r>
      <w:del w:id="2125" w:author="David Sant" w:date="2025-11-27T21:39:00Z" w16du:dateUtc="2025-11-27T21:39:00Z">
        <w:r>
          <w:delText>Customer</w:delText>
        </w:r>
      </w:del>
      <w:ins w:id="2126" w:author="David Sant" w:date="2025-11-27T21:39:00Z" w16du:dateUtc="2025-11-27T21:39:00Z">
        <w:r w:rsidR="00577940">
          <w:t>Norton</w:t>
        </w:r>
      </w:ins>
      <w:r>
        <w:t xml:space="preserve"> may terminate this agreement for convenience</w:t>
      </w:r>
      <w:del w:id="2127" w:author="David Sant" w:date="2025-11-27T22:50:00Z" w16du:dateUtc="2025-11-27T22:50:00Z">
        <w:r w:rsidDel="00FF6787">
          <w:delText>[</w:delText>
        </w:r>
      </w:del>
      <w:r>
        <w:t>, in whole or in part,</w:t>
      </w:r>
      <w:del w:id="2128" w:author="David Sant" w:date="2025-11-27T22:50:00Z" w16du:dateUtc="2025-11-27T22:50:00Z">
        <w:r w:rsidDel="00FF6787">
          <w:delText>]</w:delText>
        </w:r>
      </w:del>
      <w:r>
        <w:t xml:space="preserve"> by giving not less than </w:t>
      </w:r>
      <w:ins w:id="2129" w:author="David Sant" w:date="2025-11-27T22:50:00Z" w16du:dateUtc="2025-11-27T22:50:00Z">
        <w:r w:rsidR="00FF6787">
          <w:t>one</w:t>
        </w:r>
      </w:ins>
      <w:r>
        <w:t>[</w:t>
      </w:r>
      <w:del w:id="2130" w:author="David Sant" w:date="2025-11-27T22:50:00Z" w16du:dateUtc="2025-11-27T22:50:00Z">
        <w:r w:rsidDel="00FF6787">
          <w:delText>NUMBER]</w:delText>
        </w:r>
      </w:del>
      <w:r>
        <w:t xml:space="preserve"> </w:t>
      </w:r>
      <w:proofErr w:type="spellStart"/>
      <w:r>
        <w:t>month</w:t>
      </w:r>
      <w:ins w:id="2131" w:author="David Sant" w:date="2025-11-27T22:50:00Z" w16du:dateUtc="2025-11-27T22:50:00Z">
        <w:r w:rsidR="00FF6787">
          <w:t>’</w:t>
        </w:r>
      </w:ins>
      <w:r>
        <w:t>s</w:t>
      </w:r>
      <w:del w:id="2132" w:author="David Sant" w:date="2025-11-27T22:50:00Z" w16du:dateUtc="2025-11-27T22:50:00Z">
        <w:r w:rsidDel="00FF6787">
          <w:delText>'</w:delText>
        </w:r>
      </w:del>
      <w:r>
        <w:t xml:space="preserve"> notice</w:t>
      </w:r>
      <w:proofErr w:type="spellEnd"/>
      <w:r>
        <w:t xml:space="preserve"> to the Supplier</w:t>
      </w:r>
      <w:del w:id="2133" w:author="David Sant" w:date="2025-11-27T22:50:00Z" w16du:dateUtc="2025-11-27T22:50:00Z">
        <w:r w:rsidDel="00FF6787">
          <w:delText xml:space="preserve"> [provided that the </w:delText>
        </w:r>
      </w:del>
      <w:del w:id="2134" w:author="David Sant" w:date="2025-11-27T21:39:00Z" w16du:dateUtc="2025-11-27T21:39:00Z">
        <w:r>
          <w:delText>Customer</w:delText>
        </w:r>
      </w:del>
      <w:del w:id="2135" w:author="David Sant" w:date="2025-11-27T22:50:00Z" w16du:dateUtc="2025-11-27T22:50:00Z">
        <w:r w:rsidDel="00FF6787">
          <w:delText xml:space="preserve"> may not give notice to terminate under this </w:delText>
        </w:r>
        <w:r w:rsidDel="00FF6787">
          <w:fldChar w:fldCharType="begin"/>
        </w:r>
        <w:r w:rsidDel="00FF6787">
          <w:delInstrText>PAGEREF a390931\# "'clause '"  \h</w:delInstrText>
        </w:r>
        <w:r w:rsidDel="00FF6787">
          <w:fldChar w:fldCharType="separate"/>
        </w:r>
        <w:r w:rsidR="009B649C" w:rsidDel="00FF6787">
          <w:rPr>
            <w:noProof/>
          </w:rPr>
          <w:delText xml:space="preserve">clause </w:delText>
        </w:r>
        <w:r w:rsidDel="00FF6787">
          <w:fldChar w:fldCharType="end"/>
        </w:r>
        <w:r w:rsidDel="00FF6787">
          <w:fldChar w:fldCharType="begin"/>
        </w:r>
        <w:r w:rsidDel="00FF6787">
          <w:rPr>
            <w:highlight w:val="lightGray"/>
          </w:rPr>
          <w:delInstrText>REF a390931 \h \w</w:delInstrText>
        </w:r>
        <w:r w:rsidDel="00FF6787">
          <w:fldChar w:fldCharType="separate"/>
        </w:r>
      </w:del>
      <w:del w:id="2136" w:author="David Sant" w:date="2025-11-27T21:52:00Z" w16du:dateUtc="2025-11-27T21:52:00Z">
        <w:r w:rsidDel="009B649C">
          <w:delText>19.4</w:delText>
        </w:r>
      </w:del>
      <w:del w:id="2137" w:author="David Sant" w:date="2025-11-27T22:50:00Z" w16du:dateUtc="2025-11-27T22:50:00Z">
        <w:r w:rsidDel="00FF6787">
          <w:fldChar w:fldCharType="end"/>
        </w:r>
        <w:r w:rsidDel="00FF6787">
          <w:delText xml:space="preserve"> during the initial [NUMBER] months of the Term]</w:delText>
        </w:r>
      </w:del>
      <w:r>
        <w:t>.</w:t>
      </w:r>
      <w:bookmarkEnd w:id="2124"/>
    </w:p>
    <w:p w14:paraId="19FF3009" w14:textId="094DFBE4" w:rsidR="00E76087" w:rsidDel="00FF6787" w:rsidRDefault="00000000" w:rsidP="00575092">
      <w:pPr>
        <w:pStyle w:val="Untitledsubclause1"/>
        <w:rPr>
          <w:del w:id="2138" w:author="David Sant" w:date="2025-11-27T22:51:00Z" w16du:dateUtc="2025-11-27T22:51:00Z"/>
        </w:rPr>
      </w:pPr>
      <w:bookmarkStart w:id="2139" w:name="a118827"/>
      <w:del w:id="2140" w:author="David Sant" w:date="2025-11-27T22:51:00Z" w16du:dateUtc="2025-11-27T22:51:00Z">
        <w:r w:rsidDel="00FF6787">
          <w:lastRenderedPageBreak/>
          <w:delText>Either party may terminate this agreement where it has the right to do so under [</w:delText>
        </w:r>
        <w:r w:rsidDel="00FF6787">
          <w:fldChar w:fldCharType="begin"/>
        </w:r>
        <w:r w:rsidDel="00FF6787">
          <w:delInstrText>PAGEREF a477985\# "'clause '"  \h</w:delInstrText>
        </w:r>
        <w:r w:rsidDel="00FF6787">
          <w:fldChar w:fldCharType="separate"/>
        </w:r>
        <w:r w:rsidR="009B649C" w:rsidDel="00FF6787">
          <w:rPr>
            <w:noProof/>
          </w:rPr>
          <w:delText xml:space="preserve">clause </w:delText>
        </w:r>
        <w:r w:rsidDel="00FF6787">
          <w:fldChar w:fldCharType="end"/>
        </w:r>
        <w:r w:rsidDel="00FF6787">
          <w:fldChar w:fldCharType="begin"/>
        </w:r>
        <w:r w:rsidDel="00FF6787">
          <w:rPr>
            <w:highlight w:val="lightGray"/>
          </w:rPr>
          <w:delInstrText>REF a477985 \h \w</w:delInstrText>
        </w:r>
        <w:r w:rsidDel="00FF6787">
          <w:fldChar w:fldCharType="separate"/>
        </w:r>
      </w:del>
      <w:del w:id="2141" w:author="David Sant" w:date="2025-11-27T21:52:00Z" w16du:dateUtc="2025-11-27T21:52:00Z">
        <w:r w:rsidDel="009B649C">
          <w:delText>12.2</w:delText>
        </w:r>
      </w:del>
      <w:del w:id="2142" w:author="David Sant" w:date="2025-11-27T22:51:00Z" w16du:dateUtc="2025-11-27T22:51:00Z">
        <w:r w:rsidDel="00FF6787">
          <w:fldChar w:fldCharType="end"/>
        </w:r>
        <w:r w:rsidDel="00FF6787">
          <w:delText xml:space="preserve"> or] </w:delText>
        </w:r>
        <w:r w:rsidDel="00FF6787">
          <w:fldChar w:fldCharType="begin"/>
        </w:r>
        <w:r w:rsidDel="00FF6787">
          <w:delInstrText>PAGEREF a752831\# "'clause '"  \h</w:delInstrText>
        </w:r>
        <w:r w:rsidDel="00FF6787">
          <w:fldChar w:fldCharType="separate"/>
        </w:r>
        <w:r w:rsidR="009B649C" w:rsidDel="00FF6787">
          <w:rPr>
            <w:noProof/>
          </w:rPr>
          <w:delText xml:space="preserve">clause </w:delText>
        </w:r>
        <w:r w:rsidDel="00FF6787">
          <w:fldChar w:fldCharType="end"/>
        </w:r>
        <w:r w:rsidDel="00FF6787">
          <w:fldChar w:fldCharType="begin"/>
        </w:r>
        <w:r w:rsidDel="00FF6787">
          <w:rPr>
            <w:highlight w:val="lightGray"/>
          </w:rPr>
          <w:delInstrText>REF a752831 \h \w</w:delInstrText>
        </w:r>
        <w:r w:rsidDel="00FF6787">
          <w:fldChar w:fldCharType="separate"/>
        </w:r>
      </w:del>
      <w:del w:id="2143" w:author="David Sant" w:date="2025-11-27T21:52:00Z" w16du:dateUtc="2025-11-27T21:52:00Z">
        <w:r w:rsidDel="009B649C">
          <w:delText>21.7</w:delText>
        </w:r>
      </w:del>
      <w:del w:id="2144" w:author="David Sant" w:date="2025-11-27T22:51:00Z" w16du:dateUtc="2025-11-27T22:51:00Z">
        <w:r w:rsidDel="00FF6787">
          <w:fldChar w:fldCharType="end"/>
        </w:r>
        <w:r w:rsidDel="00FF6787">
          <w:delText>.</w:delText>
        </w:r>
        <w:bookmarkEnd w:id="2139"/>
      </w:del>
    </w:p>
    <w:p w14:paraId="6DE28B5B" w14:textId="77777777" w:rsidR="00E76087" w:rsidRDefault="00000000" w:rsidP="00575092">
      <w:pPr>
        <w:pStyle w:val="TitleClause"/>
      </w:pPr>
      <w:r>
        <w:fldChar w:fldCharType="begin"/>
      </w:r>
      <w:r>
        <w:instrText>TC "20. Obligations on termination and survival" \l 1</w:instrText>
      </w:r>
      <w:r>
        <w:fldChar w:fldCharType="end"/>
      </w:r>
      <w:bookmarkStart w:id="2145" w:name="_Toc256000019"/>
      <w:bookmarkStart w:id="2146" w:name="a360680"/>
      <w:r>
        <w:t>Obligations on termination and survival</w:t>
      </w:r>
      <w:bookmarkEnd w:id="2145"/>
      <w:bookmarkEnd w:id="2146"/>
    </w:p>
    <w:p w14:paraId="270903D8" w14:textId="48F46526" w:rsidR="00E76087" w:rsidRDefault="00000000" w:rsidP="00575092">
      <w:pPr>
        <w:pStyle w:val="Untitledsubclause1"/>
      </w:pPr>
      <w:bookmarkStart w:id="2147" w:name="a391990"/>
      <w:r>
        <w:t xml:space="preserve">On termination or expiry of this agreement, the Supplier shall immediately (or on any alternative timeframe specified by the </w:t>
      </w:r>
      <w:del w:id="2148" w:author="David Sant" w:date="2025-11-27T21:39:00Z" w16du:dateUtc="2025-11-27T21:39:00Z">
        <w:r>
          <w:delText>Customer</w:delText>
        </w:r>
      </w:del>
      <w:ins w:id="2149" w:author="David Sant" w:date="2025-11-27T21:39:00Z" w16du:dateUtc="2025-11-27T21:39:00Z">
        <w:r w:rsidR="00577940">
          <w:t>Norton</w:t>
        </w:r>
      </w:ins>
      <w:r>
        <w:t xml:space="preserve"> for the purposes of </w:t>
      </w:r>
      <w:r>
        <w:fldChar w:fldCharType="begin"/>
      </w:r>
      <w:r>
        <w:instrText>PAGEREF a587954\# "'clause '"  \h</w:instrText>
      </w:r>
      <w:r>
        <w:fldChar w:fldCharType="separate"/>
      </w:r>
      <w:r w:rsidR="009B649C">
        <w:rPr>
          <w:noProof/>
        </w:rPr>
        <w:t xml:space="preserve">clause </w:t>
      </w:r>
      <w:r>
        <w:fldChar w:fldCharType="end"/>
      </w:r>
      <w:r>
        <w:fldChar w:fldCharType="begin"/>
      </w:r>
      <w:r>
        <w:rPr>
          <w:highlight w:val="lightGray"/>
        </w:rPr>
        <w:instrText>REF a587954 \h \w</w:instrText>
      </w:r>
      <w:r>
        <w:fldChar w:fldCharType="separate"/>
      </w:r>
      <w:ins w:id="2150" w:author="David Sant" w:date="2025-11-27T21:52:00Z" w16du:dateUtc="2025-11-27T21:52:00Z">
        <w:r w:rsidR="009B649C">
          <w:rPr>
            <w:highlight w:val="lightGray"/>
          </w:rPr>
          <w:t>20.2</w:t>
        </w:r>
      </w:ins>
      <w:del w:id="2151" w:author="David Sant" w:date="2025-11-27T21:52:00Z" w16du:dateUtc="2025-11-27T21:52:00Z">
        <w:r w:rsidDel="009B649C">
          <w:delText>20.2</w:delText>
        </w:r>
      </w:del>
      <w:r>
        <w:fldChar w:fldCharType="end"/>
      </w:r>
      <w:r>
        <w:t xml:space="preserve">): </w:t>
      </w:r>
      <w:bookmarkEnd w:id="2147"/>
    </w:p>
    <w:p w14:paraId="1FE52A98" w14:textId="00709F2A" w:rsidR="00E76087" w:rsidRDefault="00000000" w:rsidP="00575092">
      <w:pPr>
        <w:pStyle w:val="Untitledsubclause2"/>
      </w:pPr>
      <w:bookmarkStart w:id="2152" w:name="a589454"/>
      <w:r>
        <w:t xml:space="preserve">deliver to the </w:t>
      </w:r>
      <w:del w:id="2153" w:author="David Sant" w:date="2025-11-27T21:39:00Z" w16du:dateUtc="2025-11-27T21:39:00Z">
        <w:r>
          <w:delText>Customer</w:delText>
        </w:r>
      </w:del>
      <w:ins w:id="2154" w:author="David Sant" w:date="2025-11-27T21:39:00Z" w16du:dateUtc="2025-11-27T21:39:00Z">
        <w:r w:rsidR="00577940">
          <w:t>Norton</w:t>
        </w:r>
      </w:ins>
      <w:r>
        <w:t xml:space="preserve"> all Deliverables, whether or not then </w:t>
      </w:r>
      <w:proofErr w:type="gramStart"/>
      <w:r>
        <w:t>complete;</w:t>
      </w:r>
      <w:bookmarkEnd w:id="2152"/>
      <w:proofErr w:type="gramEnd"/>
    </w:p>
    <w:p w14:paraId="359FDABE" w14:textId="6284901B" w:rsidR="00E76087" w:rsidRDefault="00000000" w:rsidP="00575092">
      <w:pPr>
        <w:pStyle w:val="Untitledsubclause2"/>
      </w:pPr>
      <w:bookmarkStart w:id="2155" w:name="a869498"/>
      <w:r>
        <w:t xml:space="preserve">return to the </w:t>
      </w:r>
      <w:del w:id="2156" w:author="David Sant" w:date="2025-11-27T21:39:00Z" w16du:dateUtc="2025-11-27T21:39:00Z">
        <w:r>
          <w:delText>Customer</w:delText>
        </w:r>
      </w:del>
      <w:ins w:id="2157" w:author="David Sant" w:date="2025-11-27T21:39:00Z" w16du:dateUtc="2025-11-27T21:39:00Z">
        <w:r w:rsidR="00577940">
          <w:t>Norton</w:t>
        </w:r>
      </w:ins>
      <w:r>
        <w:t xml:space="preserve"> all of the </w:t>
      </w:r>
      <w:del w:id="2158" w:author="David Sant" w:date="2025-11-27T21:39:00Z" w16du:dateUtc="2025-11-27T21:39:00Z">
        <w:r>
          <w:delText>Customer</w:delText>
        </w:r>
      </w:del>
      <w:ins w:id="2159" w:author="David Sant" w:date="2025-11-27T21:39:00Z" w16du:dateUtc="2025-11-27T21:39:00Z">
        <w:r w:rsidR="00577940">
          <w:t>Norton</w:t>
        </w:r>
      </w:ins>
      <w:r>
        <w:t xml:space="preserve"> Equipment and other customer property in the possession or control of the Supplier or any Supplier </w:t>
      </w:r>
      <w:proofErr w:type="gramStart"/>
      <w:r>
        <w:t>Personnel;</w:t>
      </w:r>
      <w:proofErr w:type="gramEnd"/>
      <w:r>
        <w:t xml:space="preserve"> </w:t>
      </w:r>
      <w:bookmarkEnd w:id="2155"/>
    </w:p>
    <w:p w14:paraId="5097767A" w14:textId="66FD7B57" w:rsidR="00E76087" w:rsidRDefault="00000000" w:rsidP="00575092">
      <w:pPr>
        <w:pStyle w:val="Untitledsubclause2"/>
      </w:pPr>
      <w:bookmarkStart w:id="2160" w:name="a400031"/>
      <w:r>
        <w:t xml:space="preserve">cease using (and return or destroy if required by the </w:t>
      </w:r>
      <w:del w:id="2161" w:author="David Sant" w:date="2025-11-27T21:39:00Z" w16du:dateUtc="2025-11-27T21:39:00Z">
        <w:r>
          <w:delText>Customer</w:delText>
        </w:r>
      </w:del>
      <w:ins w:id="2162" w:author="David Sant" w:date="2025-11-27T21:39:00Z" w16du:dateUtc="2025-11-27T21:39:00Z">
        <w:r w:rsidR="00577940">
          <w:t>Norton</w:t>
        </w:r>
      </w:ins>
      <w:r>
        <w:t xml:space="preserve">) all </w:t>
      </w:r>
      <w:del w:id="2163" w:author="David Sant" w:date="2025-11-27T21:39:00Z" w16du:dateUtc="2025-11-27T21:39:00Z">
        <w:r>
          <w:delText>Customer</w:delText>
        </w:r>
      </w:del>
      <w:ins w:id="2164" w:author="David Sant" w:date="2025-11-27T21:39:00Z" w16du:dateUtc="2025-11-27T21:39:00Z">
        <w:r w:rsidR="00577940">
          <w:t>Norton</w:t>
        </w:r>
      </w:ins>
      <w:r>
        <w:t xml:space="preserve"> Materials and </w:t>
      </w:r>
      <w:del w:id="2165" w:author="David Sant" w:date="2025-11-27T21:39:00Z" w16du:dateUtc="2025-11-27T21:39:00Z">
        <w:r>
          <w:delText>Customer</w:delText>
        </w:r>
      </w:del>
      <w:ins w:id="2166" w:author="David Sant" w:date="2025-11-27T21:39:00Z" w16du:dateUtc="2025-11-27T21:39:00Z">
        <w:r w:rsidR="00577940">
          <w:t>Norton</w:t>
        </w:r>
      </w:ins>
      <w:r>
        <w:t xml:space="preserve"> Confidential Information in the possession or control of the Supplier or any Supplier </w:t>
      </w:r>
      <w:proofErr w:type="gramStart"/>
      <w:r>
        <w:t>Personnel;</w:t>
      </w:r>
      <w:bookmarkEnd w:id="2160"/>
      <w:proofErr w:type="gramEnd"/>
    </w:p>
    <w:p w14:paraId="5DA8FCC9" w14:textId="79B4FCBF" w:rsidR="00E76087" w:rsidDel="00FF6787" w:rsidRDefault="00000000" w:rsidP="00575092">
      <w:pPr>
        <w:pStyle w:val="Untitledsubclause2"/>
        <w:rPr>
          <w:del w:id="2167" w:author="David Sant" w:date="2025-11-27T22:51:00Z" w16du:dateUtc="2025-11-27T22:51:00Z"/>
        </w:rPr>
      </w:pPr>
      <w:bookmarkStart w:id="2168" w:name="a180161"/>
      <w:del w:id="2169" w:author="David Sant" w:date="2025-11-27T22:51:00Z" w16du:dateUtc="2025-11-27T22:51:00Z">
        <w:r w:rsidDel="00FF6787">
          <w:delText xml:space="preserve">comply with the requirements of </w:delText>
        </w:r>
        <w:r w:rsidDel="00FF6787">
          <w:fldChar w:fldCharType="begin"/>
        </w:r>
        <w:r w:rsidDel="00FF6787">
          <w:delInstrText>PAGEREF a828725\# "'clause '"  \h</w:delInstrText>
        </w:r>
        <w:r w:rsidDel="00FF6787">
          <w:fldChar w:fldCharType="separate"/>
        </w:r>
        <w:r w:rsidR="009B649C" w:rsidDel="00FF6787">
          <w:rPr>
            <w:noProof/>
          </w:rPr>
          <w:delText xml:space="preserve">clause </w:delText>
        </w:r>
        <w:r w:rsidDel="00FF6787">
          <w:fldChar w:fldCharType="end"/>
        </w:r>
        <w:r w:rsidDel="00FF6787">
          <w:fldChar w:fldCharType="begin"/>
        </w:r>
        <w:r w:rsidDel="00FF6787">
          <w:rPr>
            <w:highlight w:val="lightGray"/>
          </w:rPr>
          <w:delInstrText>REF a828725 \h \w</w:delInstrText>
        </w:r>
        <w:r w:rsidDel="00FF6787">
          <w:fldChar w:fldCharType="separate"/>
        </w:r>
      </w:del>
      <w:del w:id="2170" w:author="David Sant" w:date="2025-11-27T21:52:00Z" w16du:dateUtc="2025-11-27T21:52:00Z">
        <w:r w:rsidDel="009B649C">
          <w:delText>13.7(f)</w:delText>
        </w:r>
      </w:del>
      <w:del w:id="2171" w:author="David Sant" w:date="2025-11-27T22:51:00Z" w16du:dateUtc="2025-11-27T22:51:00Z">
        <w:r w:rsidDel="00FF6787">
          <w:fldChar w:fldCharType="end"/>
        </w:r>
        <w:r w:rsidDel="00FF6787">
          <w:delText xml:space="preserve"> in relation to </w:delText>
        </w:r>
      </w:del>
      <w:del w:id="2172" w:author="David Sant" w:date="2025-11-27T21:39:00Z" w16du:dateUtc="2025-11-27T21:39:00Z">
        <w:r>
          <w:delText>Customer</w:delText>
        </w:r>
      </w:del>
      <w:del w:id="2173" w:author="David Sant" w:date="2025-11-27T22:51:00Z" w16du:dateUtc="2025-11-27T22:51:00Z">
        <w:r w:rsidDel="00FF6787">
          <w:delText xml:space="preserve"> Personal Data; and</w:delText>
        </w:r>
        <w:bookmarkEnd w:id="2168"/>
      </w:del>
    </w:p>
    <w:p w14:paraId="36F69C63" w14:textId="11314F68" w:rsidR="00E76087" w:rsidRDefault="00000000" w:rsidP="00575092">
      <w:pPr>
        <w:pStyle w:val="Untitledsubclause2"/>
      </w:pPr>
      <w:bookmarkStart w:id="2174" w:name="a926691"/>
      <w:r>
        <w:t xml:space="preserve">remove any Supplier Equipment from the </w:t>
      </w:r>
      <w:del w:id="2175" w:author="David Sant" w:date="2025-11-27T21:39:00Z" w16du:dateUtc="2025-11-27T21:39:00Z">
        <w:r>
          <w:delText>Customer's</w:delText>
        </w:r>
      </w:del>
      <w:ins w:id="2176" w:author="David Sant" w:date="2025-11-27T21:39:00Z" w16du:dateUtc="2025-11-27T21:39:00Z">
        <w:r w:rsidR="00577940">
          <w:t>Norton</w:t>
        </w:r>
        <w:r>
          <w:t>'s</w:t>
        </w:r>
      </w:ins>
      <w:r>
        <w:t xml:space="preserve"> premises.</w:t>
      </w:r>
      <w:bookmarkEnd w:id="2174"/>
    </w:p>
    <w:p w14:paraId="2DDA54FD" w14:textId="2397361E" w:rsidR="00E76087" w:rsidRPr="00167DE5" w:rsidDel="009525B5" w:rsidRDefault="00000000" w:rsidP="00575092">
      <w:pPr>
        <w:pStyle w:val="Untitledsubclause1"/>
        <w:rPr>
          <w:del w:id="2177" w:author="David Sant" w:date="2025-11-27T22:10:00Z" w16du:dateUtc="2025-11-27T22:10:00Z"/>
        </w:rPr>
      </w:pPr>
      <w:bookmarkStart w:id="2178" w:name="a587954"/>
      <w:del w:id="2179" w:author="David Sant" w:date="2025-11-27T22:10:00Z" w16du:dateUtc="2025-11-27T22:10:00Z">
        <w:r w:rsidDel="009525B5">
          <w:delText xml:space="preserve">During the Termination Assistance Period, the Supplier shall provide all information and assistance reasonably required by the </w:delText>
        </w:r>
      </w:del>
      <w:del w:id="2180" w:author="David Sant" w:date="2025-11-27T21:39:00Z" w16du:dateUtc="2025-11-27T21:39:00Z">
        <w:r>
          <w:delText>Customer</w:delText>
        </w:r>
      </w:del>
      <w:del w:id="2181" w:author="David Sant" w:date="2025-11-27T22:10:00Z" w16du:dateUtc="2025-11-27T22:10:00Z">
        <w:r w:rsidDel="009525B5">
          <w:delText xml:space="preserve"> to facilitate the smooth transition of the Services to the </w:delText>
        </w:r>
      </w:del>
      <w:del w:id="2182" w:author="David Sant" w:date="2025-11-27T21:39:00Z" w16du:dateUtc="2025-11-27T21:39:00Z">
        <w:r>
          <w:delText>Customer</w:delText>
        </w:r>
      </w:del>
      <w:del w:id="2183" w:author="David Sant" w:date="2025-11-27T22:10:00Z" w16du:dateUtc="2025-11-27T22:10:00Z">
        <w:r w:rsidDel="009525B5">
          <w:delText xml:space="preserve"> or any Replacement Supplier appointed by it[, including by:</w:delText>
        </w:r>
        <w:bookmarkEnd w:id="2178"/>
      </w:del>
    </w:p>
    <w:p w14:paraId="2BFB2B47" w14:textId="190BC8F8" w:rsidR="00E76087" w:rsidDel="009525B5" w:rsidRDefault="00000000" w:rsidP="00575092">
      <w:pPr>
        <w:pStyle w:val="Untitledsubclause2"/>
        <w:rPr>
          <w:del w:id="2184" w:author="David Sant" w:date="2025-11-27T22:10:00Z" w16du:dateUtc="2025-11-27T22:10:00Z"/>
        </w:rPr>
      </w:pPr>
      <w:bookmarkStart w:id="2185" w:name="a110355"/>
      <w:del w:id="2186" w:author="David Sant" w:date="2025-11-27T22:10:00Z" w16du:dateUtc="2025-11-27T22:10:00Z">
        <w:r w:rsidDel="009525B5">
          <w:delText>providing access to materials, data and personnel used in the performance of the Services;</w:delText>
        </w:r>
        <w:bookmarkEnd w:id="2185"/>
      </w:del>
    </w:p>
    <w:p w14:paraId="5DB81390" w14:textId="78DB2B99" w:rsidR="00E76087" w:rsidDel="009525B5" w:rsidRDefault="00000000" w:rsidP="00575092">
      <w:pPr>
        <w:pStyle w:val="Untitledsubclause2"/>
        <w:rPr>
          <w:del w:id="2187" w:author="David Sant" w:date="2025-11-27T22:10:00Z" w16du:dateUtc="2025-11-27T22:10:00Z"/>
        </w:rPr>
      </w:pPr>
      <w:bookmarkStart w:id="2188" w:name="a840661"/>
      <w:del w:id="2189" w:author="David Sant" w:date="2025-11-27T22:10:00Z" w16du:dateUtc="2025-11-27T22:10:00Z">
        <w:r w:rsidDel="009525B5">
          <w:delText xml:space="preserve">providing reasonable assistance in support of any market testing or proposed procurement that the </w:delText>
        </w:r>
      </w:del>
      <w:del w:id="2190" w:author="David Sant" w:date="2025-11-27T21:39:00Z" w16du:dateUtc="2025-11-27T21:39:00Z">
        <w:r>
          <w:delText>Customer</w:delText>
        </w:r>
      </w:del>
      <w:del w:id="2191" w:author="David Sant" w:date="2025-11-27T22:10:00Z" w16du:dateUtc="2025-11-27T22:10:00Z">
        <w:r w:rsidDel="009525B5">
          <w:delText xml:space="preserve"> may wish to carry out in relation to Replacement Services; and</w:delText>
        </w:r>
        <w:bookmarkEnd w:id="2188"/>
      </w:del>
    </w:p>
    <w:p w14:paraId="79D3742B" w14:textId="52CB64BE" w:rsidR="00E76087" w:rsidDel="009525B5" w:rsidRDefault="00000000" w:rsidP="00575092">
      <w:pPr>
        <w:pStyle w:val="Untitledsubclause2"/>
        <w:rPr>
          <w:del w:id="2192" w:author="David Sant" w:date="2025-11-27T22:10:00Z" w16du:dateUtc="2025-11-27T22:10:00Z"/>
        </w:rPr>
      </w:pPr>
      <w:bookmarkStart w:id="2193" w:name="a387299"/>
      <w:del w:id="2194" w:author="David Sant" w:date="2025-11-27T22:10:00Z" w16du:dateUtc="2025-11-27T22:10:00Z">
        <w:r w:rsidDel="009525B5">
          <w:delText xml:space="preserve">co-operating with the </w:delText>
        </w:r>
      </w:del>
      <w:del w:id="2195" w:author="David Sant" w:date="2025-11-27T21:39:00Z" w16du:dateUtc="2025-11-27T21:39:00Z">
        <w:r>
          <w:delText>Customer</w:delText>
        </w:r>
      </w:del>
      <w:del w:id="2196" w:author="David Sant" w:date="2025-11-27T22:10:00Z" w16du:dateUtc="2025-11-27T22:10:00Z">
        <w:r w:rsidDel="009525B5">
          <w:delText xml:space="preserve"> and any Replacement Supplier to enable an orderly handover of the Services].</w:delText>
        </w:r>
        <w:bookmarkEnd w:id="2193"/>
      </w:del>
    </w:p>
    <w:p w14:paraId="401C954D" w14:textId="0E269C49" w:rsidR="00E76087" w:rsidDel="00333C92" w:rsidRDefault="00000000" w:rsidP="00575092">
      <w:pPr>
        <w:pStyle w:val="Untitledsubclause1"/>
        <w:rPr>
          <w:del w:id="2197" w:author="David Sant" w:date="2025-11-27T22:51:00Z" w16du:dateUtc="2025-11-27T22:51:00Z"/>
        </w:rPr>
      </w:pPr>
      <w:bookmarkStart w:id="2198" w:name="a660635"/>
      <w:del w:id="2199" w:author="David Sant" w:date="2025-11-27T22:51:00Z" w16du:dateUtc="2025-11-27T22:51:00Z">
        <w:r w:rsidDel="00333C92">
          <w:delText xml:space="preserve">[Subject to </w:delText>
        </w:r>
        <w:r w:rsidDel="00333C92">
          <w:fldChar w:fldCharType="begin"/>
        </w:r>
        <w:r w:rsidDel="00333C92">
          <w:delInstrText>PAGEREF a163561\#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a163561 \h \w</w:delInstrText>
        </w:r>
        <w:r w:rsidDel="00333C92">
          <w:fldChar w:fldCharType="separate"/>
        </w:r>
      </w:del>
      <w:del w:id="2200" w:author="David Sant" w:date="2025-11-27T21:52:00Z" w16du:dateUtc="2025-11-27T21:52:00Z">
        <w:r w:rsidDel="009B649C">
          <w:delText>20.4</w:delText>
        </w:r>
      </w:del>
      <w:del w:id="2201" w:author="David Sant" w:date="2025-11-27T22:51:00Z" w16du:dateUtc="2025-11-27T22:51:00Z">
        <w:r w:rsidDel="00333C92">
          <w:fldChar w:fldCharType="end"/>
        </w:r>
        <w:r w:rsidDel="00333C92">
          <w:delText xml:space="preserve">, the </w:delText>
        </w:r>
      </w:del>
      <w:del w:id="2202" w:author="David Sant" w:date="2025-11-27T21:39:00Z" w16du:dateUtc="2025-11-27T21:39:00Z">
        <w:r>
          <w:delText>Customer</w:delText>
        </w:r>
      </w:del>
      <w:del w:id="2203" w:author="David Sant" w:date="2025-11-27T22:51:00Z" w16du:dateUtc="2025-11-27T22:51:00Z">
        <w:r w:rsidDel="00333C92">
          <w:delText xml:space="preserve"> shall reimburse the Supplier's reasonable, additional costs of carrying out its obligations under </w:delText>
        </w:r>
        <w:r w:rsidDel="00333C92">
          <w:fldChar w:fldCharType="begin"/>
        </w:r>
        <w:r w:rsidDel="00333C92">
          <w:delInstrText>PAGEREF a587954\#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a587954 \h \w</w:delInstrText>
        </w:r>
        <w:r w:rsidDel="00333C92">
          <w:fldChar w:fldCharType="separate"/>
        </w:r>
      </w:del>
      <w:del w:id="2204" w:author="David Sant" w:date="2025-11-27T21:52:00Z" w16du:dateUtc="2025-11-27T21:52:00Z">
        <w:r w:rsidDel="009B649C">
          <w:delText>20.2</w:delText>
        </w:r>
      </w:del>
      <w:del w:id="2205" w:author="David Sant" w:date="2025-11-27T22:51:00Z" w16du:dateUtc="2025-11-27T22:51:00Z">
        <w:r w:rsidDel="00333C92">
          <w:fldChar w:fldCharType="end"/>
        </w:r>
        <w:r w:rsidDel="00333C92">
          <w:delText xml:space="preserve"> provided that:</w:delText>
        </w:r>
        <w:r w:rsidDel="00333C92">
          <w:fldChar w:fldCharType="begin"/>
        </w:r>
        <w:r w:rsidDel="00333C92">
          <w:delInstrText>MACROBUTTON optional</w:delInstrText>
        </w:r>
        <w:r w:rsidDel="00333C92">
          <w:fldChar w:fldCharType="end"/>
        </w:r>
        <w:bookmarkEnd w:id="2198"/>
      </w:del>
    </w:p>
    <w:p w14:paraId="2398723B" w14:textId="36B8563C" w:rsidR="00E76087" w:rsidDel="00333C92" w:rsidRDefault="00000000" w:rsidP="00575092">
      <w:pPr>
        <w:pStyle w:val="Untitledsubclause2"/>
        <w:rPr>
          <w:del w:id="2206" w:author="David Sant" w:date="2025-11-27T22:51:00Z" w16du:dateUtc="2025-11-27T22:51:00Z"/>
        </w:rPr>
      </w:pPr>
      <w:bookmarkStart w:id="2207" w:name="a717949"/>
      <w:del w:id="2208" w:author="David Sant" w:date="2025-11-27T22:51:00Z" w16du:dateUtc="2025-11-27T22:51:00Z">
        <w:r w:rsidDel="00333C92">
          <w:delText xml:space="preserve">the Supplier shall not charge the </w:delText>
        </w:r>
      </w:del>
      <w:del w:id="2209" w:author="David Sant" w:date="2025-11-27T21:39:00Z" w16du:dateUtc="2025-11-27T21:39:00Z">
        <w:r>
          <w:delText>Customer</w:delText>
        </w:r>
      </w:del>
      <w:del w:id="2210" w:author="David Sant" w:date="2025-11-27T22:51:00Z" w16du:dateUtc="2025-11-27T22:51:00Z">
        <w:r w:rsidDel="00333C92">
          <w:delText xml:space="preserve"> for supplying reports or information already within its possession or control;</w:delText>
        </w:r>
        <w:bookmarkEnd w:id="2207"/>
      </w:del>
    </w:p>
    <w:p w14:paraId="2A63114F" w14:textId="4A0394AD" w:rsidR="00E76087" w:rsidDel="00333C92" w:rsidRDefault="00000000" w:rsidP="00575092">
      <w:pPr>
        <w:pStyle w:val="Untitledsubclause2"/>
        <w:rPr>
          <w:del w:id="2211" w:author="David Sant" w:date="2025-11-27T22:51:00Z" w16du:dateUtc="2025-11-27T22:51:00Z"/>
        </w:rPr>
      </w:pPr>
      <w:bookmarkStart w:id="2212" w:name="a502312"/>
      <w:del w:id="2213" w:author="David Sant" w:date="2025-11-27T22:51:00Z" w16du:dateUtc="2025-11-27T22:51:00Z">
        <w:r w:rsidDel="00333C92">
          <w:delText xml:space="preserve">[any costs are incurred at the rates set out in </w:delText>
        </w:r>
        <w:r w:rsidDel="00333C92">
          <w:fldChar w:fldCharType="begin"/>
        </w:r>
        <w:r w:rsidDel="00333C92">
          <w:rPr>
            <w:highlight w:val="lightGray"/>
          </w:rPr>
          <w:delInstrText>REF a879950 \h \w</w:delInstrText>
        </w:r>
        <w:r w:rsidDel="00333C92">
          <w:fldChar w:fldCharType="separate"/>
        </w:r>
      </w:del>
      <w:del w:id="2214" w:author="David Sant" w:date="2025-11-27T21:52:00Z" w16du:dateUtc="2025-11-27T21:52:00Z">
        <w:r w:rsidDel="009B649C">
          <w:delText>Schedule 2</w:delText>
        </w:r>
      </w:del>
      <w:del w:id="2215" w:author="David Sant" w:date="2025-11-27T22:51:00Z" w16du:dateUtc="2025-11-27T22:51:00Z">
        <w:r w:rsidDel="00333C92">
          <w:fldChar w:fldCharType="end"/>
        </w:r>
        <w:r w:rsidDel="00333C92">
          <w:delText>];</w:delText>
        </w:r>
        <w:bookmarkEnd w:id="2212"/>
      </w:del>
    </w:p>
    <w:p w14:paraId="359BCF4E" w14:textId="2C4B09DB" w:rsidR="00E76087" w:rsidDel="00333C92" w:rsidRDefault="00000000" w:rsidP="00575092">
      <w:pPr>
        <w:pStyle w:val="Untitledsubclause2"/>
        <w:rPr>
          <w:del w:id="2216" w:author="David Sant" w:date="2025-11-27T22:51:00Z" w16du:dateUtc="2025-11-27T22:51:00Z"/>
        </w:rPr>
      </w:pPr>
      <w:bookmarkStart w:id="2217" w:name="a856032"/>
      <w:del w:id="2218" w:author="David Sant" w:date="2025-11-27T22:51:00Z" w16du:dateUtc="2025-11-27T22:51:00Z">
        <w:r w:rsidDel="00333C92">
          <w:delText xml:space="preserve">any costs [over £[AMOUNT]] are approved in advance in writing by the </w:delText>
        </w:r>
      </w:del>
      <w:del w:id="2219" w:author="David Sant" w:date="2025-11-27T21:39:00Z" w16du:dateUtc="2025-11-27T21:39:00Z">
        <w:r>
          <w:delText>Customer</w:delText>
        </w:r>
      </w:del>
      <w:del w:id="2220" w:author="David Sant" w:date="2025-11-27T22:51:00Z" w16du:dateUtc="2025-11-27T22:51:00Z">
        <w:r w:rsidDel="00333C92">
          <w:delText xml:space="preserve"> before being incurred by the Supplier; and</w:delText>
        </w:r>
        <w:bookmarkEnd w:id="2217"/>
      </w:del>
    </w:p>
    <w:p w14:paraId="356CA161" w14:textId="700DD7B9" w:rsidR="00E76087" w:rsidDel="00333C92" w:rsidRDefault="00000000" w:rsidP="00333C92">
      <w:pPr>
        <w:pStyle w:val="Untitledsubclause2"/>
        <w:rPr>
          <w:del w:id="2221" w:author="David Sant" w:date="2025-11-27T22:51:00Z" w16du:dateUtc="2025-11-27T22:51:00Z"/>
        </w:rPr>
      </w:pPr>
      <w:bookmarkStart w:id="2222" w:name="a962909"/>
      <w:del w:id="2223" w:author="David Sant" w:date="2025-11-27T22:51:00Z" w16du:dateUtc="2025-11-27T22:51:00Z">
        <w:r w:rsidDel="00333C92">
          <w:delText xml:space="preserve">the Supplier provides the </w:delText>
        </w:r>
      </w:del>
      <w:del w:id="2224" w:author="David Sant" w:date="2025-11-27T21:39:00Z" w16du:dateUtc="2025-11-27T21:39:00Z">
        <w:r>
          <w:delText>Customer</w:delText>
        </w:r>
      </w:del>
      <w:del w:id="2225" w:author="David Sant" w:date="2025-11-27T22:51:00Z" w16du:dateUtc="2025-11-27T22:51:00Z">
        <w:r w:rsidDel="00333C92">
          <w:delText xml:space="preserve"> on request with any information needed to verify the costs to the </w:delText>
        </w:r>
      </w:del>
      <w:del w:id="2226" w:author="David Sant" w:date="2025-11-27T21:39:00Z" w16du:dateUtc="2025-11-27T21:39:00Z">
        <w:r>
          <w:delText>Customer's</w:delText>
        </w:r>
      </w:del>
      <w:del w:id="2227" w:author="David Sant" w:date="2025-11-27T22:51:00Z" w16du:dateUtc="2025-11-27T22:51:00Z">
        <w:r w:rsidDel="00333C92">
          <w:delText xml:space="preserve"> reasonable satisfaction.]</w:delText>
        </w:r>
        <w:bookmarkEnd w:id="2222"/>
      </w:del>
    </w:p>
    <w:p w14:paraId="2377C900" w14:textId="54445BC0" w:rsidR="00E76087" w:rsidRPr="0061027E" w:rsidRDefault="00000000" w:rsidP="00333C92">
      <w:pPr>
        <w:pStyle w:val="Untitledsubclause2"/>
        <w:numPr>
          <w:ilvl w:val="0"/>
          <w:numId w:val="0"/>
        </w:numPr>
        <w:ind w:left="1555"/>
        <w:pPrChange w:id="2228" w:author="David Sant" w:date="2025-11-27T22:51:00Z" w16du:dateUtc="2025-11-27T22:51:00Z">
          <w:pPr>
            <w:pStyle w:val="Untitledsubclause1"/>
          </w:pPr>
        </w:pPrChange>
      </w:pPr>
      <w:bookmarkStart w:id="2229" w:name="a163561"/>
      <w:del w:id="2230" w:author="David Sant" w:date="2025-11-27T22:51:00Z" w16du:dateUtc="2025-11-27T22:51:00Z">
        <w:r w:rsidDel="00333C92">
          <w:delText xml:space="preserve">If the </w:delText>
        </w:r>
      </w:del>
      <w:del w:id="2231" w:author="David Sant" w:date="2025-11-27T21:39:00Z" w16du:dateUtc="2025-11-27T21:39:00Z">
        <w:r>
          <w:delText>Customer</w:delText>
        </w:r>
      </w:del>
      <w:del w:id="2232" w:author="David Sant" w:date="2025-11-27T22:51:00Z" w16du:dateUtc="2025-11-27T22:51:00Z">
        <w:r w:rsidDel="00333C92">
          <w:delText xml:space="preserve"> terminates this agreement under </w:delText>
        </w:r>
        <w:r w:rsidDel="00333C92">
          <w:fldChar w:fldCharType="begin"/>
        </w:r>
        <w:r w:rsidDel="00333C92">
          <w:delInstrText>PAGEREF a175430\#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a175430 \h \w</w:delInstrText>
        </w:r>
        <w:r w:rsidDel="00333C92">
          <w:fldChar w:fldCharType="separate"/>
        </w:r>
      </w:del>
      <w:del w:id="2233" w:author="David Sant" w:date="2025-11-27T21:52:00Z" w16du:dateUtc="2025-11-27T21:52:00Z">
        <w:r w:rsidDel="009B649C">
          <w:delText>19.1</w:delText>
        </w:r>
      </w:del>
      <w:del w:id="2234" w:author="David Sant" w:date="2025-11-27T22:51:00Z" w16du:dateUtc="2025-11-27T22:51:00Z">
        <w:r w:rsidDel="00333C92">
          <w:fldChar w:fldCharType="end"/>
        </w:r>
        <w:r w:rsidDel="00333C92">
          <w:delText xml:space="preserve">[, </w:delText>
        </w:r>
        <w:r w:rsidDel="00333C92">
          <w:fldChar w:fldCharType="begin"/>
        </w:r>
        <w:r w:rsidDel="00333C92">
          <w:delInstrText>PAGEREF a429990\#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a429990 \h \w</w:delInstrText>
        </w:r>
        <w:r w:rsidDel="00333C92">
          <w:fldChar w:fldCharType="separate"/>
        </w:r>
      </w:del>
      <w:del w:id="2235" w:author="David Sant" w:date="2025-11-27T21:52:00Z" w16du:dateUtc="2025-11-27T21:52:00Z">
        <w:r w:rsidDel="009B649C">
          <w:delText>19.3(a)</w:delText>
        </w:r>
      </w:del>
      <w:del w:id="2236" w:author="David Sant" w:date="2025-11-27T22:51:00Z" w16du:dateUtc="2025-11-27T22:51:00Z">
        <w:r w:rsidDel="00333C92">
          <w:fldChar w:fldCharType="end"/>
        </w:r>
        <w:r w:rsidDel="00333C92">
          <w:delText xml:space="preserve">, </w:delText>
        </w:r>
        <w:r w:rsidDel="00333C92">
          <w:fldChar w:fldCharType="begin"/>
        </w:r>
        <w:r w:rsidDel="00333C92">
          <w:delInstrText>PAGEREF a333497\# "'Drafting note, Termination for missed milestone dates (optional '"  \h</w:delInstrText>
        </w:r>
        <w:r w:rsidDel="00333C92">
          <w:fldChar w:fldCharType="separate"/>
        </w:r>
      </w:del>
      <w:del w:id="2237" w:author="David Sant" w:date="2025-11-27T21:52:00Z" w16du:dateUtc="2025-11-27T21:52:00Z">
        <w:r w:rsidDel="009B649C">
          <w:rPr>
            <w:b/>
            <w:noProof/>
          </w:rPr>
          <w:delText>Error! Bookmark not defined.</w:delText>
        </w:r>
      </w:del>
      <w:del w:id="2238" w:author="David Sant" w:date="2025-11-27T22:51:00Z" w16du:dateUtc="2025-11-27T22:51:00Z">
        <w:r w:rsidDel="00333C92">
          <w:fldChar w:fldCharType="end"/>
        </w:r>
        <w:r w:rsidDel="00333C92">
          <w:fldChar w:fldCharType="begin"/>
        </w:r>
        <w:r w:rsidDel="00333C92">
          <w:rPr>
            <w:highlight w:val="lightGray"/>
          </w:rPr>
          <w:delInstrText>REF a333497 \h \w</w:delInstrText>
        </w:r>
        <w:r w:rsidDel="00333C92">
          <w:fldChar w:fldCharType="separate"/>
        </w:r>
      </w:del>
      <w:del w:id="2239" w:author="David Sant" w:date="2025-11-27T21:52:00Z" w16du:dateUtc="2025-11-27T21:52:00Z">
        <w:r w:rsidDel="009B649C">
          <w:delText>clause)</w:delText>
        </w:r>
      </w:del>
      <w:del w:id="2240" w:author="David Sant" w:date="2025-11-27T22:51:00Z" w16du:dateUtc="2025-11-27T22:51:00Z">
        <w:r w:rsidDel="00333C92">
          <w:fldChar w:fldCharType="end"/>
        </w:r>
        <w:r w:rsidDel="00333C92">
          <w:delText xml:space="preserve"> or </w:delText>
        </w:r>
        <w:r w:rsidDel="00333C92">
          <w:fldChar w:fldCharType="begin"/>
        </w:r>
        <w:r w:rsidDel="00333C92">
          <w:delInstrText>PAGEREF a140131\#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a140131 \h \w</w:delInstrText>
        </w:r>
        <w:r w:rsidDel="00333C92">
          <w:fldChar w:fldCharType="separate"/>
        </w:r>
      </w:del>
      <w:del w:id="2241" w:author="David Sant" w:date="2025-11-27T21:52:00Z" w16du:dateUtc="2025-11-27T21:52:00Z">
        <w:r w:rsidDel="009B649C">
          <w:delText>19.3(c)</w:delText>
        </w:r>
      </w:del>
      <w:del w:id="2242" w:author="David Sant" w:date="2025-11-27T22:51:00Z" w16du:dateUtc="2025-11-27T22:51:00Z">
        <w:r w:rsidDel="00333C92">
          <w:fldChar w:fldCharType="end"/>
        </w:r>
        <w:r w:rsidDel="00333C92">
          <w:delText xml:space="preserve">], the Supplier shall bear its own costs in carrying out its obligations under </w:delText>
        </w:r>
        <w:r w:rsidDel="00333C92">
          <w:fldChar w:fldCharType="begin"/>
        </w:r>
        <w:r w:rsidDel="00333C92">
          <w:delInstrText>PAGEREF a587954\#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a587954 \h \w</w:delInstrText>
        </w:r>
        <w:r w:rsidDel="00333C92">
          <w:fldChar w:fldCharType="separate"/>
        </w:r>
      </w:del>
      <w:del w:id="2243" w:author="David Sant" w:date="2025-11-27T21:52:00Z" w16du:dateUtc="2025-11-27T21:52:00Z">
        <w:r w:rsidDel="009B649C">
          <w:delText>20.2</w:delText>
        </w:r>
      </w:del>
      <w:del w:id="2244" w:author="David Sant" w:date="2025-11-27T22:51:00Z" w16du:dateUtc="2025-11-27T22:51:00Z">
        <w:r w:rsidDel="00333C92">
          <w:fldChar w:fldCharType="end"/>
        </w:r>
        <w:r w:rsidDel="00333C92">
          <w:delText>.</w:delText>
        </w:r>
      </w:del>
      <w:bookmarkEnd w:id="2229"/>
    </w:p>
    <w:p w14:paraId="4566D8C5" w14:textId="77777777" w:rsidR="00E76087" w:rsidRPr="000276ED" w:rsidRDefault="00000000" w:rsidP="00575092">
      <w:pPr>
        <w:pStyle w:val="Untitledsubclause1"/>
      </w:pPr>
      <w:bookmarkStart w:id="2245" w:name="a775841"/>
      <w:r>
        <w:rPr>
          <w:b/>
          <w:bCs/>
        </w:rPr>
        <w:t>Survival</w:t>
      </w:r>
      <w:bookmarkEnd w:id="2245"/>
    </w:p>
    <w:p w14:paraId="1596DA41" w14:textId="761E3A67" w:rsidR="00E76087" w:rsidRDefault="00000000" w:rsidP="00575092">
      <w:pPr>
        <w:pStyle w:val="Untitledsubclause2"/>
      </w:pPr>
      <w:bookmarkStart w:id="2246" w:name="a790278"/>
      <w:r>
        <w:t>Any provision of this agreement that expressly or by implication is intended to come into or continue in force on or after termination or expiry of this agreement shall remain in full force and effect</w:t>
      </w:r>
      <w:del w:id="2247" w:author="David Sant" w:date="2025-11-27T22:51:00Z" w16du:dateUtc="2025-11-27T22:51:00Z">
        <w:r w:rsidDel="00333C92">
          <w:delText xml:space="preserve">, including </w:delText>
        </w:r>
        <w:r w:rsidDel="00333C92">
          <w:fldChar w:fldCharType="begin"/>
        </w:r>
        <w:r w:rsidDel="00333C92">
          <w:delInstrText>PAGEREF a736855\#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a736855 \h \w</w:delInstrText>
        </w:r>
        <w:r w:rsidDel="00333C92">
          <w:fldChar w:fldCharType="separate"/>
        </w:r>
      </w:del>
      <w:del w:id="2248" w:author="David Sant" w:date="2025-11-27T21:52:00Z" w16du:dateUtc="2025-11-27T21:52:00Z">
        <w:r w:rsidDel="009B649C">
          <w:delText>5.5</w:delText>
        </w:r>
      </w:del>
      <w:del w:id="2249" w:author="David Sant" w:date="2025-11-27T22:51:00Z" w16du:dateUtc="2025-11-27T22:51:00Z">
        <w:r w:rsidDel="00333C92">
          <w:fldChar w:fldCharType="end"/>
        </w:r>
        <w:r w:rsidDel="00333C92">
          <w:delText>, [</w:delText>
        </w:r>
        <w:r w:rsidDel="00333C92">
          <w:fldChar w:fldCharType="begin"/>
        </w:r>
        <w:r w:rsidDel="00333C92">
          <w:delInstrText>PAGEREF a547405\# "'clause '"  \h</w:delInstrText>
        </w:r>
        <w:r w:rsidDel="00333C92">
          <w:fldChar w:fldCharType="separate"/>
        </w:r>
      </w:del>
      <w:del w:id="2250" w:author="David Sant" w:date="2025-11-27T21:52:00Z" w16du:dateUtc="2025-11-27T21:52:00Z">
        <w:r w:rsidDel="009B649C">
          <w:rPr>
            <w:b/>
            <w:noProof/>
          </w:rPr>
          <w:delText>Error! Bookmark not defined.</w:delText>
        </w:r>
      </w:del>
      <w:del w:id="2251" w:author="David Sant" w:date="2025-11-27T22:51:00Z" w16du:dateUtc="2025-11-27T22:51:00Z">
        <w:r w:rsidDel="00333C92">
          <w:fldChar w:fldCharType="end"/>
        </w:r>
        <w:r w:rsidDel="00333C92">
          <w:fldChar w:fldCharType="begin"/>
        </w:r>
        <w:r w:rsidDel="00333C92">
          <w:rPr>
            <w:highlight w:val="lightGray"/>
          </w:rPr>
          <w:delInstrText>REF a547405 \h \w</w:delInstrText>
        </w:r>
        <w:r w:rsidDel="00333C92">
          <w:fldChar w:fldCharType="separate"/>
        </w:r>
      </w:del>
      <w:del w:id="2252" w:author="David Sant" w:date="2025-11-27T21:52:00Z" w16du:dateUtc="2025-11-27T21:52:00Z">
        <w:r w:rsidDel="009B649C">
          <w:delText>9</w:delText>
        </w:r>
      </w:del>
      <w:del w:id="2253" w:author="David Sant" w:date="2025-11-27T22:51:00Z" w16du:dateUtc="2025-11-27T22:51:00Z">
        <w:r w:rsidDel="00333C92">
          <w:fldChar w:fldCharType="end"/>
        </w:r>
        <w:r w:rsidDel="00333C92">
          <w:delText xml:space="preserve">,] </w:delText>
        </w:r>
        <w:r w:rsidDel="00333C92">
          <w:fldChar w:fldCharType="begin"/>
        </w:r>
        <w:r w:rsidDel="00333C92">
          <w:delInstrText>PAGEREF a812379\#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a812379 \h \w</w:delInstrText>
        </w:r>
        <w:r w:rsidDel="00333C92">
          <w:fldChar w:fldCharType="separate"/>
        </w:r>
      </w:del>
      <w:del w:id="2254" w:author="David Sant" w:date="2025-11-27T21:52:00Z" w16du:dateUtc="2025-11-27T21:52:00Z">
        <w:r w:rsidDel="009B649C">
          <w:delText>10</w:delText>
        </w:r>
      </w:del>
      <w:del w:id="2255" w:author="David Sant" w:date="2025-11-27T22:51:00Z" w16du:dateUtc="2025-11-27T22:51:00Z">
        <w:r w:rsidDel="00333C92">
          <w:fldChar w:fldCharType="end"/>
        </w:r>
        <w:r w:rsidDel="00333C92">
          <w:delText xml:space="preserve">, </w:delText>
        </w:r>
        <w:r w:rsidDel="00333C92">
          <w:fldChar w:fldCharType="begin"/>
        </w:r>
        <w:r w:rsidDel="00333C92">
          <w:delInstrText>PAGEREF a828725\#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a828725 \h \w</w:delInstrText>
        </w:r>
        <w:r w:rsidDel="00333C92">
          <w:fldChar w:fldCharType="separate"/>
        </w:r>
      </w:del>
      <w:del w:id="2256" w:author="David Sant" w:date="2025-11-27T21:52:00Z" w16du:dateUtc="2025-11-27T21:52:00Z">
        <w:r w:rsidDel="009B649C">
          <w:delText>13.7(f)</w:delText>
        </w:r>
      </w:del>
      <w:del w:id="2257" w:author="David Sant" w:date="2025-11-27T22:51:00Z" w16du:dateUtc="2025-11-27T22:51:00Z">
        <w:r w:rsidDel="00333C92">
          <w:fldChar w:fldCharType="end"/>
        </w:r>
        <w:r w:rsidDel="00333C92">
          <w:delText xml:space="preserve">, </w:delText>
        </w:r>
        <w:r w:rsidDel="00333C92">
          <w:fldChar w:fldCharType="begin"/>
        </w:r>
        <w:r w:rsidDel="00333C92">
          <w:delInstrText>PAGEREF a952048\#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a952048 \h \w</w:delInstrText>
        </w:r>
        <w:r w:rsidDel="00333C92">
          <w:fldChar w:fldCharType="separate"/>
        </w:r>
      </w:del>
      <w:del w:id="2258" w:author="David Sant" w:date="2025-11-27T21:52:00Z" w16du:dateUtc="2025-11-27T21:52:00Z">
        <w:r w:rsidDel="009B649C">
          <w:delText>13.7(g)</w:delText>
        </w:r>
      </w:del>
      <w:del w:id="2259" w:author="David Sant" w:date="2025-11-27T22:51:00Z" w16du:dateUtc="2025-11-27T22:51:00Z">
        <w:r w:rsidDel="00333C92">
          <w:fldChar w:fldCharType="end"/>
        </w:r>
        <w:r w:rsidDel="00333C92">
          <w:delText xml:space="preserve">, </w:delText>
        </w:r>
        <w:r w:rsidDel="00333C92">
          <w:fldChar w:fldCharType="begin"/>
        </w:r>
        <w:r w:rsidDel="00333C92">
          <w:delInstrText>PAGEREF a908829\#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a908829 \h \w</w:delInstrText>
        </w:r>
        <w:r w:rsidDel="00333C92">
          <w:fldChar w:fldCharType="separate"/>
        </w:r>
      </w:del>
      <w:del w:id="2260" w:author="David Sant" w:date="2025-11-27T21:52:00Z" w16du:dateUtc="2025-11-27T21:52:00Z">
        <w:r w:rsidDel="009B649C">
          <w:delText>14</w:delText>
        </w:r>
      </w:del>
      <w:del w:id="2261" w:author="David Sant" w:date="2025-11-27T22:51:00Z" w16du:dateUtc="2025-11-27T22:51:00Z">
        <w:r w:rsidDel="00333C92">
          <w:fldChar w:fldCharType="end"/>
        </w:r>
        <w:r w:rsidDel="00333C92">
          <w:delText>, [</w:delText>
        </w:r>
        <w:r w:rsidDel="00333C92">
          <w:fldChar w:fldCharType="begin"/>
        </w:r>
        <w:r w:rsidDel="00333C92">
          <w:delInstrText>PAGEREF a762105\#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a762105 \h \w</w:delInstrText>
        </w:r>
        <w:r w:rsidDel="00333C92">
          <w:fldChar w:fldCharType="separate"/>
        </w:r>
      </w:del>
      <w:del w:id="2262" w:author="David Sant" w:date="2025-11-27T21:52:00Z" w16du:dateUtc="2025-11-27T21:52:00Z">
        <w:r w:rsidDel="009B649C">
          <w:delText>15</w:delText>
        </w:r>
      </w:del>
      <w:del w:id="2263" w:author="David Sant" w:date="2025-11-27T22:51:00Z" w16du:dateUtc="2025-11-27T22:51:00Z">
        <w:r w:rsidDel="00333C92">
          <w:fldChar w:fldCharType="end"/>
        </w:r>
        <w:r w:rsidDel="00333C92">
          <w:delText xml:space="preserve">,] </w:delText>
        </w:r>
        <w:r w:rsidDel="00333C92">
          <w:fldChar w:fldCharType="begin"/>
        </w:r>
        <w:r w:rsidDel="00333C92">
          <w:delInstrText>PAGEREF a981149\#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a981149 \h \w</w:delInstrText>
        </w:r>
        <w:r w:rsidDel="00333C92">
          <w:fldChar w:fldCharType="separate"/>
        </w:r>
      </w:del>
      <w:del w:id="2264" w:author="David Sant" w:date="2025-11-27T21:52:00Z" w16du:dateUtc="2025-11-27T21:52:00Z">
        <w:r w:rsidDel="009B649C">
          <w:delText>16.5</w:delText>
        </w:r>
      </w:del>
      <w:del w:id="2265" w:author="David Sant" w:date="2025-11-27T22:51:00Z" w16du:dateUtc="2025-11-27T22:51:00Z">
        <w:r w:rsidDel="00333C92">
          <w:fldChar w:fldCharType="end"/>
        </w:r>
        <w:r w:rsidDel="00333C92">
          <w:delText xml:space="preserve"> to </w:delText>
        </w:r>
        <w:r w:rsidDel="00333C92">
          <w:fldChar w:fldCharType="begin"/>
        </w:r>
        <w:r w:rsidDel="00333C92">
          <w:delInstrText>PAGEREF a103200\#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a103200 \h \w</w:delInstrText>
        </w:r>
        <w:r w:rsidDel="00333C92">
          <w:fldChar w:fldCharType="separate"/>
        </w:r>
      </w:del>
      <w:del w:id="2266" w:author="David Sant" w:date="2025-11-27T21:52:00Z" w16du:dateUtc="2025-11-27T21:52:00Z">
        <w:r w:rsidDel="009B649C">
          <w:delText>16.11</w:delText>
        </w:r>
      </w:del>
      <w:del w:id="2267" w:author="David Sant" w:date="2025-11-27T22:51:00Z" w16du:dateUtc="2025-11-27T22:51:00Z">
        <w:r w:rsidDel="00333C92">
          <w:fldChar w:fldCharType="end"/>
        </w:r>
        <w:r w:rsidDel="00333C92">
          <w:delText>, [</w:delText>
        </w:r>
        <w:r w:rsidDel="00333C92">
          <w:fldChar w:fldCharType="begin"/>
        </w:r>
        <w:r w:rsidDel="00333C92">
          <w:delInstrText>PAGEREF a510841\#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a510841 \h \w</w:delInstrText>
        </w:r>
        <w:r w:rsidDel="00333C92">
          <w:fldChar w:fldCharType="separate"/>
        </w:r>
      </w:del>
      <w:del w:id="2268" w:author="David Sant" w:date="2025-11-27T21:52:00Z" w16du:dateUtc="2025-11-27T21:52:00Z">
        <w:r w:rsidDel="009B649C">
          <w:delText>17</w:delText>
        </w:r>
      </w:del>
      <w:del w:id="2269" w:author="David Sant" w:date="2025-11-27T22:51:00Z" w16du:dateUtc="2025-11-27T22:51:00Z">
        <w:r w:rsidDel="00333C92">
          <w:fldChar w:fldCharType="end"/>
        </w:r>
        <w:r w:rsidDel="00333C92">
          <w:delText xml:space="preserve">], </w:delText>
        </w:r>
        <w:r w:rsidDel="00333C92">
          <w:fldChar w:fldCharType="begin"/>
        </w:r>
        <w:r w:rsidDel="00333C92">
          <w:delInstrText>PAGEREF a101610\#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a101610 \h \w</w:delInstrText>
        </w:r>
        <w:r w:rsidDel="00333C92">
          <w:fldChar w:fldCharType="separate"/>
        </w:r>
      </w:del>
      <w:del w:id="2270" w:author="David Sant" w:date="2025-11-27T21:52:00Z" w16du:dateUtc="2025-11-27T21:52:00Z">
        <w:r w:rsidDel="009B649C">
          <w:delText>18</w:delText>
        </w:r>
      </w:del>
      <w:del w:id="2271" w:author="David Sant" w:date="2025-11-27T22:51:00Z" w16du:dateUtc="2025-11-27T22:51:00Z">
        <w:r w:rsidDel="00333C92">
          <w:fldChar w:fldCharType="end"/>
        </w:r>
        <w:r w:rsidDel="00333C92">
          <w:delText xml:space="preserve">, </w:delText>
        </w:r>
        <w:r w:rsidDel="00333C92">
          <w:fldChar w:fldCharType="begin"/>
        </w:r>
        <w:r w:rsidDel="00333C92">
          <w:delInstrText>PAGEREF a360680\#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a360680 \h \w</w:delInstrText>
        </w:r>
        <w:r w:rsidDel="00333C92">
          <w:fldChar w:fldCharType="separate"/>
        </w:r>
      </w:del>
      <w:del w:id="2272" w:author="David Sant" w:date="2025-11-27T21:52:00Z" w16du:dateUtc="2025-11-27T21:52:00Z">
        <w:r w:rsidDel="009B649C">
          <w:delText>20</w:delText>
        </w:r>
      </w:del>
      <w:del w:id="2273" w:author="David Sant" w:date="2025-11-27T22:51:00Z" w16du:dateUtc="2025-11-27T22:51:00Z">
        <w:r w:rsidDel="00333C92">
          <w:fldChar w:fldCharType="end"/>
        </w:r>
        <w:r w:rsidDel="00333C92">
          <w:delText xml:space="preserve"> and </w:delText>
        </w:r>
        <w:r w:rsidDel="00333C92">
          <w:fldChar w:fldCharType="begin"/>
        </w:r>
        <w:r w:rsidDel="00333C92">
          <w:delInstrText>PAGEREF a120176\#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a120176 \h \w</w:delInstrText>
        </w:r>
        <w:r w:rsidDel="00333C92">
          <w:fldChar w:fldCharType="separate"/>
        </w:r>
      </w:del>
      <w:del w:id="2274" w:author="David Sant" w:date="2025-11-27T21:52:00Z" w16du:dateUtc="2025-11-27T21:52:00Z">
        <w:r w:rsidDel="009B649C">
          <w:delText>34</w:delText>
        </w:r>
      </w:del>
      <w:del w:id="2275" w:author="David Sant" w:date="2025-11-27T22:51:00Z" w16du:dateUtc="2025-11-27T22:51:00Z">
        <w:r w:rsidDel="00333C92">
          <w:fldChar w:fldCharType="end"/>
        </w:r>
      </w:del>
      <w:r>
        <w:t>.</w:t>
      </w:r>
      <w:bookmarkEnd w:id="2246"/>
    </w:p>
    <w:p w14:paraId="573FBD8A" w14:textId="77777777" w:rsidR="00E76087" w:rsidRDefault="00000000" w:rsidP="00575092">
      <w:pPr>
        <w:pStyle w:val="Untitledsubclause2"/>
      </w:pPr>
      <w:bookmarkStart w:id="2276" w:name="a745438"/>
      <w:r>
        <w:t>Termination or expiry of this agreement shall not affect any rights, remedies, obligations or liabilities of the parties that have accrued up to the date of termination or expiry, including the right to claim damages in respect of any breach of this agreement which existed at or before the date of termination or expiry.</w:t>
      </w:r>
      <w:bookmarkEnd w:id="2276"/>
    </w:p>
    <w:p w14:paraId="43572D60" w14:textId="77777777" w:rsidR="00E76087" w:rsidRPr="00655313" w:rsidRDefault="00000000" w:rsidP="00575092">
      <w:pPr>
        <w:pStyle w:val="TitleClause"/>
        <w:rPr>
          <w:b w:val="0"/>
        </w:rPr>
      </w:pPr>
      <w:r>
        <w:fldChar w:fldCharType="begin"/>
      </w:r>
      <w:r>
        <w:instrText>TC "21. Force majeure" \l 1</w:instrText>
      </w:r>
      <w:r>
        <w:fldChar w:fldCharType="end"/>
      </w:r>
      <w:bookmarkStart w:id="2277" w:name="_Toc256000020"/>
      <w:bookmarkStart w:id="2278" w:name="a816830"/>
      <w:r>
        <w:t>Force majeure</w:t>
      </w:r>
      <w:bookmarkEnd w:id="2277"/>
      <w:bookmarkEnd w:id="2278"/>
    </w:p>
    <w:p w14:paraId="02749857" w14:textId="5D240973" w:rsidR="00E76087" w:rsidRPr="00655313" w:rsidRDefault="00000000" w:rsidP="00575092">
      <w:pPr>
        <w:pStyle w:val="Untitledsubclause1"/>
        <w:rPr>
          <w:rStyle w:val="DefTerm"/>
          <w:b w:val="0"/>
        </w:rPr>
      </w:pPr>
      <w:bookmarkStart w:id="2279" w:name="a285135"/>
      <w:r>
        <w:rPr>
          <w:rStyle w:val="DefTerm"/>
        </w:rPr>
        <w:t>Force Majeure Event</w:t>
      </w:r>
      <w:r>
        <w:t xml:space="preserve"> means </w:t>
      </w:r>
      <w:del w:id="2280" w:author="David Sant" w:date="2025-11-27T22:51:00Z" w16du:dateUtc="2025-11-27T22:51:00Z">
        <w:r w:rsidDel="00333C92">
          <w:delText>[</w:delText>
        </w:r>
      </w:del>
      <w:r>
        <w:t>any circumstance not within a party's reasonable control including</w:t>
      </w:r>
      <w:del w:id="2281" w:author="David Sant" w:date="2025-11-27T22:51:00Z" w16du:dateUtc="2025-11-27T22:51:00Z">
        <w:r w:rsidDel="00333C92">
          <w:delText>]</w:delText>
        </w:r>
      </w:del>
      <w:r>
        <w:t>:</w:t>
      </w:r>
      <w:bookmarkEnd w:id="2279"/>
    </w:p>
    <w:p w14:paraId="4E04FAA0" w14:textId="77777777" w:rsidR="00E76087" w:rsidRDefault="00000000" w:rsidP="00575092">
      <w:pPr>
        <w:pStyle w:val="Untitledsubclause2"/>
      </w:pPr>
      <w:bookmarkStart w:id="2282" w:name="a353363"/>
      <w:r>
        <w:t xml:space="preserve">acts of God, flood, drought, earthquake or other natural </w:t>
      </w:r>
      <w:proofErr w:type="gramStart"/>
      <w:r>
        <w:t>disaster;</w:t>
      </w:r>
      <w:bookmarkEnd w:id="2282"/>
      <w:proofErr w:type="gramEnd"/>
    </w:p>
    <w:p w14:paraId="300FAEBC" w14:textId="77777777" w:rsidR="00E76087" w:rsidRDefault="00000000" w:rsidP="00575092">
      <w:pPr>
        <w:pStyle w:val="Untitledsubclause2"/>
      </w:pPr>
      <w:bookmarkStart w:id="2283" w:name="a647898"/>
      <w:r>
        <w:t xml:space="preserve">epidemic or </w:t>
      </w:r>
      <w:proofErr w:type="gramStart"/>
      <w:r>
        <w:t>pandemic;</w:t>
      </w:r>
      <w:bookmarkEnd w:id="2283"/>
      <w:proofErr w:type="gramEnd"/>
    </w:p>
    <w:p w14:paraId="64AF2E46" w14:textId="77777777" w:rsidR="00E76087" w:rsidRDefault="00000000" w:rsidP="00575092">
      <w:pPr>
        <w:pStyle w:val="Untitledsubclause2"/>
      </w:pPr>
      <w:bookmarkStart w:id="2284" w:name="a718891"/>
      <w:r>
        <w:t xml:space="preserve">terrorist attack, civil war, civil commotion or riots, war, threat of or preparation for war, armed conflict, imposition of sanctions, embargo, or breaking off of diplomatic </w:t>
      </w:r>
      <w:proofErr w:type="gramStart"/>
      <w:r>
        <w:t>relations;</w:t>
      </w:r>
      <w:bookmarkEnd w:id="2284"/>
      <w:proofErr w:type="gramEnd"/>
    </w:p>
    <w:p w14:paraId="2F8F1450" w14:textId="77777777" w:rsidR="00E76087" w:rsidRDefault="00000000" w:rsidP="00575092">
      <w:pPr>
        <w:pStyle w:val="Untitledsubclause2"/>
      </w:pPr>
      <w:bookmarkStart w:id="2285" w:name="a121688"/>
      <w:r>
        <w:t xml:space="preserve">nuclear, chemical or biological contamination, or sonic </w:t>
      </w:r>
      <w:proofErr w:type="gramStart"/>
      <w:r>
        <w:t>boom;</w:t>
      </w:r>
      <w:bookmarkEnd w:id="2285"/>
      <w:proofErr w:type="gramEnd"/>
    </w:p>
    <w:p w14:paraId="1F0B1595" w14:textId="77777777" w:rsidR="00E76087" w:rsidRDefault="00000000" w:rsidP="00575092">
      <w:pPr>
        <w:pStyle w:val="Untitledsubclause2"/>
      </w:pPr>
      <w:bookmarkStart w:id="2286" w:name="a696922"/>
      <w:r>
        <w:t xml:space="preserve">any law or action taken by a government or public authority, including imposing an export or import restriction, quota, or </w:t>
      </w:r>
      <w:proofErr w:type="gramStart"/>
      <w:r>
        <w:t>prohibition;</w:t>
      </w:r>
      <w:bookmarkEnd w:id="2286"/>
      <w:proofErr w:type="gramEnd"/>
    </w:p>
    <w:p w14:paraId="0747CAC7" w14:textId="634090E2" w:rsidR="00E76087" w:rsidRDefault="00000000" w:rsidP="00575092">
      <w:pPr>
        <w:pStyle w:val="Untitledsubclause2"/>
      </w:pPr>
      <w:bookmarkStart w:id="2287" w:name="a120791"/>
      <w:r>
        <w:t xml:space="preserve">collapse of buildings, fire, explosion or accident; </w:t>
      </w:r>
      <w:del w:id="2288" w:author="David Sant" w:date="2025-11-27T22:52:00Z" w16du:dateUtc="2025-11-27T22:52:00Z">
        <w:r w:rsidDel="00333C92">
          <w:delText>[</w:delText>
        </w:r>
      </w:del>
      <w:r>
        <w:t>and</w:t>
      </w:r>
      <w:del w:id="2289" w:author="David Sant" w:date="2025-11-27T22:52:00Z" w16du:dateUtc="2025-11-27T22:52:00Z">
        <w:r w:rsidDel="00333C92">
          <w:delText>]</w:delText>
        </w:r>
      </w:del>
      <w:bookmarkEnd w:id="2287"/>
    </w:p>
    <w:p w14:paraId="683AD901" w14:textId="1EAB3938" w:rsidR="00E76087" w:rsidDel="00333C92" w:rsidRDefault="00000000" w:rsidP="00575092">
      <w:pPr>
        <w:pStyle w:val="Untitledsubclause2"/>
        <w:rPr>
          <w:del w:id="2290" w:author="David Sant" w:date="2025-11-27T22:52:00Z" w16du:dateUtc="2025-11-27T22:52:00Z"/>
        </w:rPr>
      </w:pPr>
      <w:del w:id="2291" w:author="David Sant" w:date="2025-11-27T22:52:00Z" w16du:dateUtc="2025-11-27T22:52:00Z">
        <w:r w:rsidDel="00333C92">
          <w:fldChar w:fldCharType="begin"/>
        </w:r>
        <w:r w:rsidDel="00333C92">
          <w:fldChar w:fldCharType="end"/>
        </w:r>
      </w:del>
      <w:bookmarkStart w:id="2292" w:name="a200553"/>
      <w:del w:id="2293" w:author="David Sant" w:date="2025-11-27T22:51:00Z" w16du:dateUtc="2025-11-27T22:51:00Z">
        <w:r w:rsidDel="00333C92">
          <w:delText>[</w:delText>
        </w:r>
      </w:del>
      <w:del w:id="2294" w:author="David Sant" w:date="2025-11-27T22:52:00Z" w16du:dateUtc="2025-11-27T22:52:00Z">
        <w:r w:rsidDel="00333C92">
          <w:delText xml:space="preserve">any labour or trade dispute, strikes, industrial action or lockouts (other than by the staff of the party seeking to rely on this clause or those of its subcontractors </w:delText>
        </w:r>
      </w:del>
      <w:del w:id="2295" w:author="David Sant" w:date="2025-11-27T21:39:00Z" w16du:dateUtc="2025-11-27T21:39:00Z">
        <w:r>
          <w:delText>[</w:delText>
        </w:r>
      </w:del>
      <w:del w:id="2296" w:author="David Sant" w:date="2025-11-27T22:52:00Z" w16du:dateUtc="2025-11-27T22:52:00Z">
        <w:r w:rsidDel="00333C92">
          <w:delText>or Affiliates</w:delText>
        </w:r>
      </w:del>
      <w:del w:id="2297" w:author="David Sant" w:date="2025-11-27T21:39:00Z" w16du:dateUtc="2025-11-27T21:39:00Z">
        <w:r>
          <w:delText>]);</w:delText>
        </w:r>
      </w:del>
      <w:del w:id="2298" w:author="David Sant" w:date="2025-11-27T22:52:00Z" w16du:dateUtc="2025-11-27T22:52:00Z">
        <w:r w:rsidDel="00333C92">
          <w:delText xml:space="preserve"> [and]]</w:delText>
        </w:r>
        <w:bookmarkEnd w:id="2292"/>
      </w:del>
    </w:p>
    <w:p w14:paraId="34A3FBB7" w14:textId="77777777" w:rsidR="00E76087" w:rsidRDefault="00000000" w:rsidP="00575092">
      <w:pPr>
        <w:pStyle w:val="Untitledsubclause2"/>
      </w:pPr>
      <w:bookmarkStart w:id="2299" w:name="a649469"/>
      <w:r>
        <w:t>interruption or failure of utility service.</w:t>
      </w:r>
      <w:bookmarkEnd w:id="2299"/>
    </w:p>
    <w:p w14:paraId="11FC7B18" w14:textId="35197883" w:rsidR="00E76087" w:rsidRDefault="00000000" w:rsidP="00575092">
      <w:pPr>
        <w:pStyle w:val="Untitledsubclause1"/>
      </w:pPr>
      <w:bookmarkStart w:id="2300" w:name="a187715"/>
      <w:r>
        <w:lastRenderedPageBreak/>
        <w:t xml:space="preserve">Subject to </w:t>
      </w:r>
      <w:r>
        <w:fldChar w:fldCharType="begin"/>
      </w:r>
      <w:r>
        <w:instrText>PAGEREF a732366\# "'clause '"  \h</w:instrText>
      </w:r>
      <w:r>
        <w:fldChar w:fldCharType="separate"/>
      </w:r>
      <w:r w:rsidR="009B649C">
        <w:rPr>
          <w:noProof/>
        </w:rPr>
        <w:t xml:space="preserve">clause </w:t>
      </w:r>
      <w:r>
        <w:fldChar w:fldCharType="end"/>
      </w:r>
      <w:r>
        <w:fldChar w:fldCharType="begin"/>
      </w:r>
      <w:r>
        <w:rPr>
          <w:highlight w:val="lightGray"/>
        </w:rPr>
        <w:instrText>REF a732366 \h \w</w:instrText>
      </w:r>
      <w:r>
        <w:fldChar w:fldCharType="separate"/>
      </w:r>
      <w:ins w:id="2301" w:author="David Sant" w:date="2025-11-27T21:52:00Z" w16du:dateUtc="2025-11-27T21:52:00Z">
        <w:r w:rsidR="009B649C">
          <w:rPr>
            <w:highlight w:val="lightGray"/>
          </w:rPr>
          <w:t>21.4</w:t>
        </w:r>
      </w:ins>
      <w:del w:id="2302" w:author="David Sant" w:date="2025-11-27T21:52:00Z" w16du:dateUtc="2025-11-27T21:52:00Z">
        <w:r w:rsidDel="009B649C">
          <w:delText>21.4</w:delText>
        </w:r>
      </w:del>
      <w:r>
        <w:fldChar w:fldCharType="end"/>
      </w:r>
      <w:r>
        <w:t>, a party (</w:t>
      </w:r>
      <w:r>
        <w:rPr>
          <w:rStyle w:val="DefTerm"/>
        </w:rPr>
        <w:t>Affected Party</w:t>
      </w:r>
      <w:r>
        <w:t>) shall not be liable for any failure or delay in performing any of its obligations under this agreement for so long as</w:t>
      </w:r>
      <w:del w:id="2303" w:author="David Sant" w:date="2025-11-27T21:39:00Z" w16du:dateUtc="2025-11-27T21:39:00Z">
        <w:r>
          <w:delText>,</w:delText>
        </w:r>
      </w:del>
      <w:r w:rsidR="00AD1C9B">
        <w:t xml:space="preserve"> and</w:t>
      </w:r>
      <w:r>
        <w:t xml:space="preserve"> to the extent that, its performance is </w:t>
      </w:r>
      <w:del w:id="2304" w:author="David Sant" w:date="2025-11-27T22:52:00Z" w16du:dateUtc="2025-11-27T22:52:00Z">
        <w:r w:rsidDel="00333C92">
          <w:delText xml:space="preserve">[directly] </w:delText>
        </w:r>
      </w:del>
      <w:r>
        <w:t xml:space="preserve">prevented, hindered or delayed by a Force Majeure Event. </w:t>
      </w:r>
      <w:bookmarkEnd w:id="2300"/>
    </w:p>
    <w:p w14:paraId="1E0AF281" w14:textId="19493EC3" w:rsidR="00E76087" w:rsidRPr="008B2EB5" w:rsidRDefault="00000000" w:rsidP="00575092">
      <w:pPr>
        <w:pStyle w:val="Untitledsubclause1"/>
      </w:pPr>
      <w:r>
        <w:fldChar w:fldCharType="begin"/>
      </w:r>
      <w:r>
        <w:fldChar w:fldCharType="end"/>
      </w:r>
      <w:bookmarkStart w:id="2305" w:name="a822596"/>
      <w:del w:id="2306" w:author="David Sant" w:date="2025-11-27T22:52:00Z" w16du:dateUtc="2025-11-27T22:52:00Z">
        <w:r w:rsidDel="00333C92">
          <w:delText>[</w:delText>
        </w:r>
      </w:del>
      <w:r>
        <w:t xml:space="preserve">For so long as the Affected Party's liability in relation to any of its obligations is suspended under </w:t>
      </w:r>
      <w:r>
        <w:fldChar w:fldCharType="begin"/>
      </w:r>
      <w:r>
        <w:instrText>PAGEREF a187715\# "'clause '"  \h</w:instrText>
      </w:r>
      <w:r>
        <w:fldChar w:fldCharType="separate"/>
      </w:r>
      <w:r w:rsidR="009B649C">
        <w:rPr>
          <w:noProof/>
        </w:rPr>
        <w:t xml:space="preserve">clause </w:t>
      </w:r>
      <w:r>
        <w:fldChar w:fldCharType="end"/>
      </w:r>
      <w:r>
        <w:fldChar w:fldCharType="begin"/>
      </w:r>
      <w:r>
        <w:rPr>
          <w:highlight w:val="lightGray"/>
        </w:rPr>
        <w:instrText>REF a187715 \h \w</w:instrText>
      </w:r>
      <w:r>
        <w:fldChar w:fldCharType="separate"/>
      </w:r>
      <w:ins w:id="2307" w:author="David Sant" w:date="2025-11-27T21:52:00Z" w16du:dateUtc="2025-11-27T21:52:00Z">
        <w:r w:rsidR="009B649C">
          <w:rPr>
            <w:highlight w:val="lightGray"/>
          </w:rPr>
          <w:t>21.2</w:t>
        </w:r>
      </w:ins>
      <w:del w:id="2308" w:author="David Sant" w:date="2025-11-27T21:52:00Z" w16du:dateUtc="2025-11-27T21:52:00Z">
        <w:r w:rsidDel="009B649C">
          <w:delText>21.2</w:delText>
        </w:r>
      </w:del>
      <w:r>
        <w:fldChar w:fldCharType="end"/>
      </w:r>
      <w:r>
        <w:t>, the other party shall not be liable for any failure or delay in performing its corresponding obligations. To the extent that Services are not provided during a Force Majeure Event, the Supplier shall not charge the relevant Charges for those Services.</w:t>
      </w:r>
      <w:del w:id="2309" w:author="David Sant" w:date="2025-11-27T22:52:00Z" w16du:dateUtc="2025-11-27T22:52:00Z">
        <w:r w:rsidDel="00333C92">
          <w:delText>]</w:delText>
        </w:r>
      </w:del>
      <w:bookmarkEnd w:id="2305"/>
    </w:p>
    <w:p w14:paraId="25060DD7" w14:textId="64589352" w:rsidR="00E76087" w:rsidDel="00333C92" w:rsidRDefault="00000000" w:rsidP="00575092">
      <w:pPr>
        <w:pStyle w:val="Untitledsubclause1"/>
        <w:rPr>
          <w:del w:id="2310" w:author="David Sant" w:date="2025-11-27T22:53:00Z" w16du:dateUtc="2025-11-27T22:53:00Z"/>
        </w:rPr>
      </w:pPr>
      <w:del w:id="2311" w:author="David Sant" w:date="2025-11-27T22:53:00Z" w16du:dateUtc="2025-11-27T22:53:00Z">
        <w:r w:rsidDel="00333C92">
          <w:fldChar w:fldCharType="begin"/>
        </w:r>
        <w:r w:rsidDel="00333C92">
          <w:delInstrText>PAGEREF a187715\# "'Clause '"  \h</w:delInstrText>
        </w:r>
        <w:r w:rsidDel="00333C92">
          <w:fldChar w:fldCharType="separate"/>
        </w:r>
        <w:r w:rsidR="009B649C" w:rsidDel="00333C92">
          <w:rPr>
            <w:noProof/>
          </w:rPr>
          <w:delText xml:space="preserve">Clause </w:delText>
        </w:r>
        <w:r w:rsidDel="00333C92">
          <w:fldChar w:fldCharType="end"/>
        </w:r>
        <w:bookmarkStart w:id="2312" w:name="a732366"/>
        <w:r w:rsidDel="00333C92">
          <w:fldChar w:fldCharType="begin"/>
        </w:r>
        <w:r w:rsidDel="00333C92">
          <w:rPr>
            <w:highlight w:val="lightGray"/>
          </w:rPr>
          <w:delInstrText>REF a187715 \h \w</w:delInstrText>
        </w:r>
        <w:r w:rsidDel="00333C92">
          <w:fldChar w:fldCharType="separate"/>
        </w:r>
      </w:del>
      <w:del w:id="2313" w:author="David Sant" w:date="2025-11-27T21:52:00Z" w16du:dateUtc="2025-11-27T21:52:00Z">
        <w:r w:rsidDel="009B649C">
          <w:delText>21.2</w:delText>
        </w:r>
      </w:del>
      <w:del w:id="2314" w:author="David Sant" w:date="2025-11-27T22:53:00Z" w16du:dateUtc="2025-11-27T22:53:00Z">
        <w:r w:rsidDel="00333C92">
          <w:fldChar w:fldCharType="end"/>
        </w:r>
        <w:r w:rsidDel="00333C92">
          <w:delText xml:space="preserve"> shall only apply if the Affected Party:</w:delText>
        </w:r>
        <w:bookmarkEnd w:id="2312"/>
      </w:del>
    </w:p>
    <w:p w14:paraId="744DB5D0" w14:textId="635583F2" w:rsidR="00E76087" w:rsidDel="00333C92" w:rsidRDefault="00000000" w:rsidP="00575092">
      <w:pPr>
        <w:pStyle w:val="Untitledsubclause2"/>
        <w:rPr>
          <w:del w:id="2315" w:author="David Sant" w:date="2025-11-27T22:53:00Z" w16du:dateUtc="2025-11-27T22:53:00Z"/>
        </w:rPr>
      </w:pPr>
      <w:bookmarkStart w:id="2316" w:name="a279004"/>
      <w:del w:id="2317" w:author="David Sant" w:date="2025-11-27T22:53:00Z" w16du:dateUtc="2025-11-27T22:53:00Z">
        <w:r w:rsidDel="00333C92">
          <w:delText>as soon as reasonably practicable after the start of the Force Majeure Event [but no later than [NUMBER] days from its start], notifies the other party of the Force Majeure Event, the date on which it started, its likely or potential duration</w:delText>
        </w:r>
      </w:del>
      <w:del w:id="2318" w:author="David Sant" w:date="2025-11-27T21:39:00Z" w16du:dateUtc="2025-11-27T21:39:00Z">
        <w:r>
          <w:delText>,</w:delText>
        </w:r>
      </w:del>
      <w:del w:id="2319" w:author="David Sant" w:date="2025-11-27T22:53:00Z" w16du:dateUtc="2025-11-27T22:53:00Z">
        <w:r w:rsidR="00AD1C9B" w:rsidDel="00333C92">
          <w:delText xml:space="preserve"> and</w:delText>
        </w:r>
        <w:r w:rsidDel="00333C92">
          <w:delText xml:space="preserve"> the effect of the Force Majeure Event on its ability to perform any of its obligations under this agreement; </w:delText>
        </w:r>
        <w:bookmarkEnd w:id="2316"/>
      </w:del>
    </w:p>
    <w:p w14:paraId="6444DC0E" w14:textId="4E01A16B" w:rsidR="00E76087" w:rsidDel="00333C92" w:rsidRDefault="00000000" w:rsidP="00575092">
      <w:pPr>
        <w:pStyle w:val="Untitledsubclause2"/>
        <w:rPr>
          <w:del w:id="2320" w:author="David Sant" w:date="2025-11-27T22:53:00Z" w16du:dateUtc="2025-11-27T22:53:00Z"/>
        </w:rPr>
      </w:pPr>
      <w:bookmarkStart w:id="2321" w:name="a934584"/>
      <w:del w:id="2322" w:author="David Sant" w:date="2025-11-27T22:53:00Z" w16du:dateUtc="2025-11-27T22:53:00Z">
        <w:r w:rsidDel="00333C92">
          <w:delText>took reasonable precautions to prevent or minimise the Force Majeure Event, including by implementing and complying with an effective business continuity plan, except where compliance with the business continuity plan is itself affected by the Force Majeure Event; and</w:delText>
        </w:r>
        <w:bookmarkEnd w:id="2321"/>
      </w:del>
    </w:p>
    <w:p w14:paraId="40BAE9B7" w14:textId="552C0246" w:rsidR="00E76087" w:rsidDel="00333C92" w:rsidRDefault="00000000" w:rsidP="00575092">
      <w:pPr>
        <w:pStyle w:val="Untitledsubclause2"/>
        <w:rPr>
          <w:del w:id="2323" w:author="David Sant" w:date="2025-11-27T22:53:00Z" w16du:dateUtc="2025-11-27T22:53:00Z"/>
        </w:rPr>
      </w:pPr>
      <w:bookmarkStart w:id="2324" w:name="a842035"/>
      <w:del w:id="2325" w:author="David Sant" w:date="2025-11-27T22:53:00Z" w16du:dateUtc="2025-11-27T22:53:00Z">
        <w:r w:rsidDel="00333C92">
          <w:delText>uses all reasonable endeavours to mitigate the effect of the Force Majeure Event on the performance of its obligations (including by accepting non-contractual performance by the other party, provided this causes no material commercial detriment to the Affected Party and can achieve the same result as contractual performance would have done in all material respects).</w:delText>
        </w:r>
        <w:bookmarkEnd w:id="2324"/>
      </w:del>
    </w:p>
    <w:p w14:paraId="5DA4E925" w14:textId="7AB57AF2" w:rsidR="00E76087" w:rsidDel="00333C92" w:rsidRDefault="00000000" w:rsidP="00575092">
      <w:pPr>
        <w:pStyle w:val="Untitledsubclause1"/>
        <w:rPr>
          <w:del w:id="2326" w:author="David Sant" w:date="2025-11-27T22:53:00Z" w16du:dateUtc="2025-11-27T22:53:00Z"/>
        </w:rPr>
      </w:pPr>
      <w:bookmarkStart w:id="2327" w:name="a416241"/>
      <w:del w:id="2328" w:author="David Sant" w:date="2025-11-27T22:53:00Z" w16du:dateUtc="2025-11-27T22:53:00Z">
        <w:r w:rsidDel="00333C92">
          <w:delText xml:space="preserve">The Affected Party shall keep the other party informed of its endeavours under </w:delText>
        </w:r>
        <w:r w:rsidDel="00333C92">
          <w:fldChar w:fldCharType="begin"/>
        </w:r>
        <w:r w:rsidDel="00333C92">
          <w:delInstrText>PAGEREF a842035\#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a842035 \h \w</w:delInstrText>
        </w:r>
        <w:r w:rsidDel="00333C92">
          <w:fldChar w:fldCharType="separate"/>
        </w:r>
      </w:del>
      <w:del w:id="2329" w:author="David Sant" w:date="2025-11-27T21:52:00Z" w16du:dateUtc="2025-11-27T21:52:00Z">
        <w:r w:rsidDel="009B649C">
          <w:delText>21.4(c)</w:delText>
        </w:r>
      </w:del>
      <w:del w:id="2330" w:author="David Sant" w:date="2025-11-27T22:53:00Z" w16du:dateUtc="2025-11-27T22:53:00Z">
        <w:r w:rsidDel="00333C92">
          <w:fldChar w:fldCharType="end"/>
        </w:r>
        <w:r w:rsidDel="00333C92">
          <w:delText xml:space="preserve"> and their outcome [promptly on request </w:delText>
        </w:r>
        <w:r w:rsidDel="00333C92">
          <w:rPr>
            <w:b/>
            <w:bCs/>
          </w:rPr>
          <w:delText>OR</w:delText>
        </w:r>
        <w:r w:rsidDel="00333C92">
          <w:delText xml:space="preserve"> in weekly written reports].</w:delText>
        </w:r>
        <w:bookmarkEnd w:id="2327"/>
      </w:del>
    </w:p>
    <w:p w14:paraId="1A911E37" w14:textId="7CA2C79E" w:rsidR="00E76087" w:rsidDel="00333C92" w:rsidRDefault="00000000" w:rsidP="00575092">
      <w:pPr>
        <w:pStyle w:val="Untitledsubclause1"/>
        <w:rPr>
          <w:del w:id="2331" w:author="David Sant" w:date="2025-11-27T22:53:00Z" w16du:dateUtc="2025-11-27T22:53:00Z"/>
        </w:rPr>
      </w:pPr>
      <w:bookmarkStart w:id="2332" w:name="a939426"/>
      <w:del w:id="2333" w:author="David Sant" w:date="2025-11-27T22:53:00Z" w16du:dateUtc="2025-11-27T22:53:00Z">
        <w:r w:rsidDel="00333C92">
          <w:delText xml:space="preserve">If the Supplier is relieved from providing any Services under this </w:delText>
        </w:r>
        <w:r w:rsidDel="00333C92">
          <w:fldChar w:fldCharType="begin"/>
        </w:r>
        <w:r w:rsidDel="00333C92">
          <w:delInstrText>PAGEREF a816830\#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a816830 \h \w</w:delInstrText>
        </w:r>
        <w:r w:rsidDel="00333C92">
          <w:fldChar w:fldCharType="separate"/>
        </w:r>
      </w:del>
      <w:del w:id="2334" w:author="David Sant" w:date="2025-11-27T21:52:00Z" w16du:dateUtc="2025-11-27T21:52:00Z">
        <w:r w:rsidDel="009B649C">
          <w:delText>21</w:delText>
        </w:r>
      </w:del>
      <w:del w:id="2335" w:author="David Sant" w:date="2025-11-27T22:53:00Z" w16du:dateUtc="2025-11-27T22:53:00Z">
        <w:r w:rsidDel="00333C92">
          <w:fldChar w:fldCharType="end"/>
        </w:r>
        <w:r w:rsidDel="00333C92">
          <w:delText xml:space="preserve">, it shall co-operate with any efforts that the </w:delText>
        </w:r>
      </w:del>
      <w:del w:id="2336" w:author="David Sant" w:date="2025-11-27T21:39:00Z" w16du:dateUtc="2025-11-27T21:39:00Z">
        <w:r>
          <w:delText>Customer</w:delText>
        </w:r>
      </w:del>
      <w:del w:id="2337" w:author="David Sant" w:date="2025-11-27T22:53:00Z" w16du:dateUtc="2025-11-27T22:53:00Z">
        <w:r w:rsidDel="00333C92">
          <w:delText xml:space="preserve"> may make to obtain alternative supplies of those Services.</w:delText>
        </w:r>
        <w:bookmarkEnd w:id="2332"/>
      </w:del>
    </w:p>
    <w:p w14:paraId="4C40DB6D" w14:textId="705A1B20" w:rsidR="00E76087" w:rsidDel="00333C92" w:rsidRDefault="00000000" w:rsidP="00575092">
      <w:pPr>
        <w:pStyle w:val="Untitledsubclause1"/>
        <w:rPr>
          <w:del w:id="2338" w:author="David Sant" w:date="2025-11-27T22:53:00Z" w16du:dateUtc="2025-11-27T22:53:00Z"/>
        </w:rPr>
      </w:pPr>
      <w:bookmarkStart w:id="2339" w:name="a752831"/>
      <w:del w:id="2340" w:author="David Sant" w:date="2025-11-27T22:53:00Z" w16du:dateUtc="2025-11-27T22:53:00Z">
        <w:r w:rsidDel="00333C92">
          <w:delText xml:space="preserve">If the Affected Party has not resumed full performance of any obligations suspended under </w:delText>
        </w:r>
        <w:r w:rsidDel="00333C92">
          <w:fldChar w:fldCharType="begin"/>
        </w:r>
        <w:r w:rsidDel="00333C92">
          <w:delInstrText>PAGEREF a187715\#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a187715 \h \w</w:delInstrText>
        </w:r>
        <w:r w:rsidDel="00333C92">
          <w:fldChar w:fldCharType="separate"/>
        </w:r>
      </w:del>
      <w:del w:id="2341" w:author="David Sant" w:date="2025-11-27T21:52:00Z" w16du:dateUtc="2025-11-27T21:52:00Z">
        <w:r w:rsidDel="009B649C">
          <w:delText>21.2</w:delText>
        </w:r>
      </w:del>
      <w:del w:id="2342" w:author="David Sant" w:date="2025-11-27T22:53:00Z" w16du:dateUtc="2025-11-27T22:53:00Z">
        <w:r w:rsidDel="00333C92">
          <w:fldChar w:fldCharType="end"/>
        </w:r>
        <w:r w:rsidDel="00333C92">
          <w:delText xml:space="preserve"> within [NUMBER] days after the start of the Force Majeure Event, the other party may terminate this agreement by giving [not less than [NUMBER] days'] notice to the Affected Party.</w:delText>
        </w:r>
        <w:bookmarkEnd w:id="2339"/>
      </w:del>
    </w:p>
    <w:p w14:paraId="6F2ECE52" w14:textId="77777777" w:rsidR="00E76087" w:rsidRPr="00CC5259" w:rsidRDefault="00000000" w:rsidP="00575092">
      <w:pPr>
        <w:pStyle w:val="TitleClause"/>
        <w:rPr>
          <w:b w:val="0"/>
        </w:rPr>
      </w:pPr>
      <w:r>
        <w:fldChar w:fldCharType="begin"/>
      </w:r>
      <w:r>
        <w:instrText>TC "22. Assignment and other dealings" \l 1</w:instrText>
      </w:r>
      <w:r>
        <w:fldChar w:fldCharType="end"/>
      </w:r>
      <w:bookmarkStart w:id="2343" w:name="_Toc256000021"/>
      <w:bookmarkStart w:id="2344" w:name="a788248"/>
      <w:r>
        <w:t>Assignment and other dealings</w:t>
      </w:r>
      <w:bookmarkEnd w:id="2343"/>
      <w:bookmarkEnd w:id="2344"/>
    </w:p>
    <w:p w14:paraId="71AE04F1" w14:textId="27B51FB8" w:rsidR="00E76087" w:rsidRDefault="00000000" w:rsidP="00575092">
      <w:pPr>
        <w:pStyle w:val="Untitledsubclause1"/>
      </w:pPr>
      <w:bookmarkStart w:id="2345" w:name="a437042"/>
      <w:r>
        <w:t xml:space="preserve">The Supplier shall not assign, novate, transfer, mortgage, charge, subcontract, delegate, declare a trust over or deal in any other manner with any or </w:t>
      </w:r>
      <w:proofErr w:type="gramStart"/>
      <w:r>
        <w:t>all of</w:t>
      </w:r>
      <w:proofErr w:type="gramEnd"/>
      <w:r>
        <w:t xml:space="preserve"> its rights and obligations under this agreement without the prior written consent of the </w:t>
      </w:r>
      <w:del w:id="2346" w:author="David Sant" w:date="2025-11-27T21:39:00Z" w16du:dateUtc="2025-11-27T21:39:00Z">
        <w:r>
          <w:delText>Customer</w:delText>
        </w:r>
      </w:del>
      <w:ins w:id="2347" w:author="David Sant" w:date="2025-11-27T21:39:00Z" w16du:dateUtc="2025-11-27T21:39:00Z">
        <w:r w:rsidR="00577940">
          <w:t>Norton</w:t>
        </w:r>
      </w:ins>
      <w:r>
        <w:t xml:space="preserve"> </w:t>
      </w:r>
      <w:del w:id="2348" w:author="David Sant" w:date="2025-11-27T22:53:00Z" w16du:dateUtc="2025-11-27T22:53:00Z">
        <w:r w:rsidDel="00333C92">
          <w:delText>[</w:delText>
        </w:r>
      </w:del>
      <w:r>
        <w:t>(not to be unreasonably withheld or delayed)</w:t>
      </w:r>
      <w:del w:id="2349" w:author="David Sant" w:date="2025-11-27T22:53:00Z" w16du:dateUtc="2025-11-27T22:53:00Z">
        <w:r w:rsidDel="00333C92">
          <w:delText>]</w:delText>
        </w:r>
      </w:del>
      <w:r>
        <w:t>.</w:t>
      </w:r>
      <w:bookmarkEnd w:id="2345"/>
    </w:p>
    <w:p w14:paraId="3C0073C8" w14:textId="5EAF9078" w:rsidR="00E76087" w:rsidRDefault="00000000" w:rsidP="00575092">
      <w:pPr>
        <w:pStyle w:val="Untitledsubclause1"/>
      </w:pPr>
      <w:bookmarkStart w:id="2350" w:name="a824610"/>
      <w:r>
        <w:t xml:space="preserve">The </w:t>
      </w:r>
      <w:del w:id="2351" w:author="David Sant" w:date="2025-11-27T21:39:00Z" w16du:dateUtc="2025-11-27T21:39:00Z">
        <w:r>
          <w:delText>Customer</w:delText>
        </w:r>
      </w:del>
      <w:ins w:id="2352" w:author="David Sant" w:date="2025-11-27T21:39:00Z" w16du:dateUtc="2025-11-27T21:39:00Z">
        <w:r w:rsidR="00577940">
          <w:t>Norton</w:t>
        </w:r>
      </w:ins>
      <w:r>
        <w:t xml:space="preserve"> may at any time assign, novate, transfer, mortgage, charge, subcontract, delegate, declare a trust over or deal in any other manner with any or </w:t>
      </w:r>
      <w:proofErr w:type="gramStart"/>
      <w:r>
        <w:t>all of</w:t>
      </w:r>
      <w:proofErr w:type="gramEnd"/>
      <w:r>
        <w:t xml:space="preserve"> its rights and obligations under this agreement</w:t>
      </w:r>
      <w:del w:id="2353" w:author="David Sant" w:date="2025-11-27T22:53:00Z" w16du:dateUtc="2025-11-27T22:53:00Z">
        <w:r w:rsidDel="00333C92">
          <w:delText>[</w:delText>
        </w:r>
      </w:del>
      <w:r>
        <w:t>, provided that it gives prior notice to the Supplier</w:t>
      </w:r>
      <w:del w:id="2354" w:author="David Sant" w:date="2025-11-27T22:53:00Z" w16du:dateUtc="2025-11-27T22:53:00Z">
        <w:r w:rsidDel="00333C92">
          <w:delText>]</w:delText>
        </w:r>
      </w:del>
      <w:r>
        <w:t>.</w:t>
      </w:r>
      <w:bookmarkEnd w:id="2350"/>
    </w:p>
    <w:p w14:paraId="78669E96" w14:textId="7F39B495" w:rsidR="00E76087" w:rsidRDefault="00000000" w:rsidP="00575092">
      <w:pPr>
        <w:pStyle w:val="Untitledsubclause1"/>
      </w:pPr>
      <w:bookmarkStart w:id="2355" w:name="a534898"/>
      <w:del w:id="2356" w:author="David Sant" w:date="2025-11-27T22:53:00Z" w16du:dateUtc="2025-11-27T22:53:00Z">
        <w:r w:rsidDel="00333C92">
          <w:delText>[</w:delText>
        </w:r>
      </w:del>
      <w:r>
        <w:t xml:space="preserve">The </w:t>
      </w:r>
      <w:del w:id="2357" w:author="David Sant" w:date="2025-11-27T21:39:00Z" w16du:dateUtc="2025-11-27T21:39:00Z">
        <w:r>
          <w:delText>Customer</w:delText>
        </w:r>
      </w:del>
      <w:ins w:id="2358" w:author="David Sant" w:date="2025-11-27T21:39:00Z" w16du:dateUtc="2025-11-27T21:39:00Z">
        <w:r w:rsidR="00577940">
          <w:t>Norton</w:t>
        </w:r>
      </w:ins>
      <w:r>
        <w:t xml:space="preserve"> consents to the Supplier subcontracting the elements of the Services identified in </w:t>
      </w:r>
      <w:r>
        <w:fldChar w:fldCharType="begin"/>
      </w:r>
      <w:r>
        <w:rPr>
          <w:highlight w:val="lightGray"/>
        </w:rPr>
        <w:instrText>REF a544626 \h \w</w:instrText>
      </w:r>
      <w:r>
        <w:fldChar w:fldCharType="separate"/>
      </w:r>
      <w:ins w:id="2359" w:author="David Sant" w:date="2025-11-27T21:52:00Z" w16du:dateUtc="2025-11-27T21:52:00Z">
        <w:r w:rsidR="009B649C">
          <w:rPr>
            <w:highlight w:val="lightGray"/>
          </w:rPr>
          <w:t>Schedule 3</w:t>
        </w:r>
      </w:ins>
      <w:del w:id="2360" w:author="David Sant" w:date="2025-11-27T21:52:00Z" w16du:dateUtc="2025-11-27T21:52:00Z">
        <w:r w:rsidDel="009B649C">
          <w:delText>Schedule 3</w:delText>
        </w:r>
      </w:del>
      <w:r>
        <w:fldChar w:fldCharType="end"/>
      </w:r>
      <w:r>
        <w:t xml:space="preserve"> to the subcontractors identified in </w:t>
      </w:r>
      <w:r>
        <w:fldChar w:fldCharType="begin"/>
      </w:r>
      <w:r>
        <w:rPr>
          <w:highlight w:val="lightGray"/>
        </w:rPr>
        <w:instrText>REF a544626 \h \w</w:instrText>
      </w:r>
      <w:r>
        <w:fldChar w:fldCharType="separate"/>
      </w:r>
      <w:ins w:id="2361" w:author="David Sant" w:date="2025-11-27T21:52:00Z" w16du:dateUtc="2025-11-27T21:52:00Z">
        <w:r w:rsidR="009B649C">
          <w:rPr>
            <w:highlight w:val="lightGray"/>
          </w:rPr>
          <w:t>Schedule 3</w:t>
        </w:r>
      </w:ins>
      <w:del w:id="2362" w:author="David Sant" w:date="2025-11-27T21:52:00Z" w16du:dateUtc="2025-11-27T21:52:00Z">
        <w:r w:rsidDel="009B649C">
          <w:delText>Schedule 3</w:delText>
        </w:r>
      </w:del>
      <w:r>
        <w:fldChar w:fldCharType="end"/>
      </w:r>
      <w:r>
        <w:t>.</w:t>
      </w:r>
      <w:r>
        <w:fldChar w:fldCharType="begin"/>
      </w:r>
      <w:r>
        <w:fldChar w:fldCharType="end"/>
      </w:r>
      <w:del w:id="2363" w:author="David Sant" w:date="2025-11-27T22:53:00Z" w16du:dateUtc="2025-11-27T22:53:00Z">
        <w:r w:rsidDel="00333C92">
          <w:delText>]</w:delText>
        </w:r>
      </w:del>
      <w:bookmarkEnd w:id="2355"/>
    </w:p>
    <w:p w14:paraId="13DEE604" w14:textId="77777777" w:rsidR="00E76087" w:rsidRDefault="00000000" w:rsidP="00575092">
      <w:pPr>
        <w:pStyle w:val="Untitledsubclause1"/>
      </w:pPr>
      <w:bookmarkStart w:id="2364" w:name="a955264"/>
      <w:r>
        <w:t>Where the Supplier subcontracts any of its obligations under this agreement, the Supplier remains responsible for the performance of this agreement and liable for all acts and omissions of its subcontractors as if they were its own.</w:t>
      </w:r>
      <w:bookmarkEnd w:id="2364"/>
    </w:p>
    <w:p w14:paraId="692AF54D" w14:textId="29D6A231" w:rsidR="00E76087" w:rsidRDefault="00000000" w:rsidP="00575092">
      <w:pPr>
        <w:pStyle w:val="Untitledsubclause1"/>
      </w:pPr>
      <w:bookmarkStart w:id="2365" w:name="a584838"/>
      <w:del w:id="2366" w:author="David Sant" w:date="2025-11-27T22:53:00Z" w16du:dateUtc="2025-11-27T22:53:00Z">
        <w:r w:rsidDel="00333C92">
          <w:delText>[</w:delText>
        </w:r>
      </w:del>
      <w:r>
        <w:t xml:space="preserve">The </w:t>
      </w:r>
      <w:del w:id="2367" w:author="David Sant" w:date="2025-11-27T21:39:00Z" w16du:dateUtc="2025-11-27T21:39:00Z">
        <w:r>
          <w:delText>Customer</w:delText>
        </w:r>
      </w:del>
      <w:ins w:id="2368" w:author="David Sant" w:date="2025-11-27T21:39:00Z" w16du:dateUtc="2025-11-27T21:39:00Z">
        <w:r w:rsidR="00577940">
          <w:t>Norton</w:t>
        </w:r>
      </w:ins>
      <w:r>
        <w:t xml:space="preserve"> may withdraw its consent to using a subcontractor, by giving </w:t>
      </w:r>
      <w:del w:id="2369" w:author="David Sant" w:date="2025-11-27T22:53:00Z" w16du:dateUtc="2025-11-27T22:53:00Z">
        <w:r w:rsidDel="00333C92">
          <w:delText>[</w:delText>
        </w:r>
      </w:del>
      <w:r>
        <w:t>reasonable prior</w:t>
      </w:r>
      <w:del w:id="2370" w:author="David Sant" w:date="2025-11-27T22:53:00Z" w16du:dateUtc="2025-11-27T22:53:00Z">
        <w:r w:rsidDel="00333C92">
          <w:delText>]</w:delText>
        </w:r>
      </w:del>
      <w:r>
        <w:t xml:space="preserve"> notice to the Supplier, </w:t>
      </w:r>
      <w:proofErr w:type="gramStart"/>
      <w:r>
        <w:t>where</w:t>
      </w:r>
      <w:proofErr w:type="gramEnd"/>
      <w:r>
        <w:t xml:space="preserve">, in the </w:t>
      </w:r>
      <w:del w:id="2371" w:author="David Sant" w:date="2025-11-27T21:39:00Z" w16du:dateUtc="2025-11-27T21:39:00Z">
        <w:r>
          <w:delText>Customer's</w:delText>
        </w:r>
      </w:del>
      <w:ins w:id="2372" w:author="David Sant" w:date="2025-11-27T21:39:00Z" w16du:dateUtc="2025-11-27T21:39:00Z">
        <w:r w:rsidR="00577940">
          <w:t>Norton</w:t>
        </w:r>
        <w:r>
          <w:t>'s</w:t>
        </w:r>
      </w:ins>
      <w:r>
        <w:t xml:space="preserve"> reasonable opinion:</w:t>
      </w:r>
      <w:r>
        <w:fldChar w:fldCharType="begin"/>
      </w:r>
      <w:r>
        <w:instrText>MACROBUTTON optional</w:instrText>
      </w:r>
      <w:r>
        <w:fldChar w:fldCharType="end"/>
      </w:r>
      <w:bookmarkEnd w:id="2365"/>
    </w:p>
    <w:p w14:paraId="3011809D" w14:textId="5CE86651" w:rsidR="00E76087" w:rsidRDefault="00000000" w:rsidP="00575092">
      <w:pPr>
        <w:pStyle w:val="Untitledsubclause2"/>
      </w:pPr>
      <w:bookmarkStart w:id="2373" w:name="a886161"/>
      <w:r>
        <w:t xml:space="preserve">the acts or omissions of the relevant subcontractor have caused or materially contributed to the </w:t>
      </w:r>
      <w:del w:id="2374" w:author="David Sant" w:date="2025-11-27T22:53:00Z" w16du:dateUtc="2025-11-27T22:53:00Z">
        <w:r w:rsidDel="00333C92">
          <w:delText>[</w:delText>
        </w:r>
      </w:del>
      <w:r>
        <w:t>Supplier being in breach of this agreement</w:t>
      </w:r>
      <w:del w:id="2375" w:author="David Sant" w:date="2025-11-27T22:54:00Z" w16du:dateUtc="2025-11-27T22:54:00Z">
        <w:r w:rsidDel="00333C92">
          <w:delText xml:space="preserve"> </w:delText>
        </w:r>
        <w:r w:rsidDel="00333C92">
          <w:rPr>
            <w:b/>
            <w:bCs/>
          </w:rPr>
          <w:delText>OR</w:delText>
        </w:r>
        <w:r w:rsidDel="00333C92">
          <w:delText xml:space="preserve"> </w:delText>
        </w:r>
      </w:del>
      <w:del w:id="2376" w:author="David Sant" w:date="2025-11-27T21:39:00Z" w16du:dateUtc="2025-11-27T21:39:00Z">
        <w:r>
          <w:delText>Customer</w:delText>
        </w:r>
      </w:del>
      <w:del w:id="2377" w:author="David Sant" w:date="2025-11-27T22:54:00Z" w16du:dateUtc="2025-11-27T22:54:00Z">
        <w:r w:rsidDel="00333C92">
          <w:delText xml:space="preserve"> having the right to terminate this agreement under </w:delText>
        </w:r>
        <w:r w:rsidDel="00333C92">
          <w:fldChar w:fldCharType="begin"/>
        </w:r>
        <w:r w:rsidDel="00333C92">
          <w:delInstrText>PAGEREF a243427\#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a243427 \h \w</w:delInstrText>
        </w:r>
        <w:r w:rsidDel="00333C92">
          <w:fldChar w:fldCharType="separate"/>
        </w:r>
      </w:del>
      <w:del w:id="2378" w:author="David Sant" w:date="2025-11-27T21:52:00Z" w16du:dateUtc="2025-11-27T21:52:00Z">
        <w:r w:rsidDel="009B649C">
          <w:delText>19.1(a)</w:delText>
        </w:r>
      </w:del>
      <w:del w:id="2379" w:author="David Sant" w:date="2025-11-27T22:54:00Z" w16du:dateUtc="2025-11-27T22:54:00Z">
        <w:r w:rsidDel="00333C92">
          <w:fldChar w:fldCharType="end"/>
        </w:r>
        <w:r w:rsidDel="00333C92">
          <w:delText xml:space="preserve">[, </w:delText>
        </w:r>
        <w:r w:rsidDel="00333C92">
          <w:fldChar w:fldCharType="begin"/>
        </w:r>
        <w:r w:rsidDel="00333C92">
          <w:delInstrText>PAGEREF a364956\# "'clause '"  \h</w:delInstrText>
        </w:r>
        <w:r w:rsidDel="00333C92">
          <w:fldChar w:fldCharType="separate"/>
        </w:r>
      </w:del>
      <w:del w:id="2380" w:author="David Sant" w:date="2025-11-27T21:52:00Z" w16du:dateUtc="2025-11-27T21:52:00Z">
        <w:r w:rsidDel="009B649C">
          <w:rPr>
            <w:b/>
            <w:noProof/>
          </w:rPr>
          <w:delText>Error! Bookmark not defined.</w:delText>
        </w:r>
      </w:del>
      <w:del w:id="2381" w:author="David Sant" w:date="2025-11-27T22:54:00Z" w16du:dateUtc="2025-11-27T22:54:00Z">
        <w:r w:rsidDel="00333C92">
          <w:fldChar w:fldCharType="end"/>
        </w:r>
        <w:r w:rsidDel="00333C92">
          <w:fldChar w:fldCharType="begin"/>
        </w:r>
        <w:r w:rsidDel="00333C92">
          <w:rPr>
            <w:highlight w:val="lightGray"/>
          </w:rPr>
          <w:delInstrText>REF a364956 \h \w</w:delInstrText>
        </w:r>
        <w:r w:rsidDel="00333C92">
          <w:fldChar w:fldCharType="separate"/>
        </w:r>
      </w:del>
      <w:del w:id="2382" w:author="David Sant" w:date="2025-11-27T21:52:00Z" w16du:dateUtc="2025-11-27T21:52:00Z">
        <w:r w:rsidDel="009B649C">
          <w:delText>19.1(b)</w:delText>
        </w:r>
      </w:del>
      <w:del w:id="2383" w:author="David Sant" w:date="2025-11-27T22:54:00Z" w16du:dateUtc="2025-11-27T22:54:00Z">
        <w:r w:rsidDel="00333C92">
          <w:fldChar w:fldCharType="end"/>
        </w:r>
        <w:r w:rsidDel="00333C92">
          <w:delText xml:space="preserve">][, </w:delText>
        </w:r>
        <w:r w:rsidDel="00333C92">
          <w:fldChar w:fldCharType="begin"/>
        </w:r>
        <w:r w:rsidDel="00333C92">
          <w:delInstrText>PAGEREF a429990\#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a429990 \h \w</w:delInstrText>
        </w:r>
        <w:r w:rsidDel="00333C92">
          <w:fldChar w:fldCharType="separate"/>
        </w:r>
      </w:del>
      <w:del w:id="2384" w:author="David Sant" w:date="2025-11-27T21:52:00Z" w16du:dateUtc="2025-11-27T21:52:00Z">
        <w:r w:rsidDel="009B649C">
          <w:delText>19.3(a)</w:delText>
        </w:r>
      </w:del>
      <w:del w:id="2385" w:author="David Sant" w:date="2025-11-27T22:54:00Z" w16du:dateUtc="2025-11-27T22:54:00Z">
        <w:r w:rsidDel="00333C92">
          <w:fldChar w:fldCharType="end"/>
        </w:r>
        <w:r w:rsidDel="00333C92">
          <w:delText xml:space="preserve">] [or </w:delText>
        </w:r>
        <w:r w:rsidDel="00333C92">
          <w:fldChar w:fldCharType="begin"/>
        </w:r>
        <w:r w:rsidDel="00333C92">
          <w:delInstrText>PAGEREF a152984\#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a152984 \h \w</w:delInstrText>
        </w:r>
        <w:r w:rsidDel="00333C92">
          <w:fldChar w:fldCharType="separate"/>
        </w:r>
      </w:del>
      <w:del w:id="2386" w:author="David Sant" w:date="2025-11-27T21:52:00Z" w16du:dateUtc="2025-11-27T21:52:00Z">
        <w:r w:rsidDel="009B649C">
          <w:delText>19.3(b)</w:delText>
        </w:r>
      </w:del>
      <w:del w:id="2387" w:author="David Sant" w:date="2025-11-27T22:54:00Z" w16du:dateUtc="2025-11-27T22:54:00Z">
        <w:r w:rsidDel="00333C92">
          <w:fldChar w:fldCharType="end"/>
        </w:r>
        <w:r w:rsidDel="00333C92">
          <w:delText>]</w:delText>
        </w:r>
      </w:del>
      <w:r>
        <w:t>;</w:t>
      </w:r>
      <w:bookmarkEnd w:id="2373"/>
    </w:p>
    <w:p w14:paraId="2A7FC142" w14:textId="53CC0941" w:rsidR="00E76087" w:rsidRDefault="00000000" w:rsidP="00575092">
      <w:pPr>
        <w:pStyle w:val="Untitledsubclause2"/>
      </w:pPr>
      <w:bookmarkStart w:id="2388" w:name="a755459"/>
      <w:r>
        <w:t xml:space="preserve">the acts or omissions of the subcontractor have brought the </w:t>
      </w:r>
      <w:del w:id="2389" w:author="David Sant" w:date="2025-11-27T21:39:00Z" w16du:dateUtc="2025-11-27T21:39:00Z">
        <w:r>
          <w:delText>Customer</w:delText>
        </w:r>
      </w:del>
      <w:ins w:id="2390" w:author="David Sant" w:date="2025-11-27T21:39:00Z" w16du:dateUtc="2025-11-27T21:39:00Z">
        <w:r w:rsidR="00577940">
          <w:t>Norton</w:t>
        </w:r>
      </w:ins>
      <w:r>
        <w:t xml:space="preserve"> into public disrepute, </w:t>
      </w:r>
      <w:proofErr w:type="gramStart"/>
      <w:r>
        <w:t>whether or not</w:t>
      </w:r>
      <w:proofErr w:type="gramEnd"/>
      <w:r>
        <w:t xml:space="preserve"> those acts or omissions relate to the Services; or</w:t>
      </w:r>
      <w:bookmarkEnd w:id="2388"/>
    </w:p>
    <w:p w14:paraId="0225B9A0" w14:textId="4008D016" w:rsidR="00E76087" w:rsidRPr="006D250D" w:rsidRDefault="00000000" w:rsidP="00575092">
      <w:pPr>
        <w:pStyle w:val="Untitledsubclause2"/>
      </w:pPr>
      <w:bookmarkStart w:id="2391" w:name="a571838"/>
      <w:del w:id="2392" w:author="David Sant" w:date="2025-11-27T22:54:00Z" w16du:dateUtc="2025-11-27T22:54:00Z">
        <w:r w:rsidDel="00333C92">
          <w:delText>[</w:delText>
        </w:r>
      </w:del>
      <w:r>
        <w:t xml:space="preserve">the continued use of that subcontractor will have a material adverse effect on the provision of the Services or the </w:t>
      </w:r>
      <w:del w:id="2393" w:author="David Sant" w:date="2025-11-27T21:39:00Z" w16du:dateUtc="2025-11-27T21:39:00Z">
        <w:r>
          <w:delText>Customer's</w:delText>
        </w:r>
      </w:del>
      <w:ins w:id="2394" w:author="David Sant" w:date="2025-11-27T21:39:00Z" w16du:dateUtc="2025-11-27T21:39:00Z">
        <w:r w:rsidR="00577940">
          <w:t>Norton</w:t>
        </w:r>
        <w:r>
          <w:t>'s</w:t>
        </w:r>
      </w:ins>
      <w:r>
        <w:t xml:space="preserve"> business or reputation.</w:t>
      </w:r>
      <w:r>
        <w:fldChar w:fldCharType="begin"/>
      </w:r>
      <w:r>
        <w:fldChar w:fldCharType="end"/>
      </w:r>
      <w:del w:id="2395" w:author="David Sant" w:date="2025-11-27T22:54:00Z" w16du:dateUtc="2025-11-27T22:54:00Z">
        <w:r w:rsidDel="00333C92">
          <w:delText>]</w:delText>
        </w:r>
      </w:del>
      <w:bookmarkEnd w:id="2391"/>
    </w:p>
    <w:p w14:paraId="7C4EEEE3" w14:textId="29877099" w:rsidR="00E76087" w:rsidDel="00333C92" w:rsidRDefault="00000000" w:rsidP="00575092">
      <w:pPr>
        <w:pStyle w:val="Untitledsubclause1"/>
        <w:rPr>
          <w:del w:id="2396" w:author="David Sant" w:date="2025-11-27T22:54:00Z" w16du:dateUtc="2025-11-27T22:54:00Z"/>
        </w:rPr>
      </w:pPr>
      <w:bookmarkStart w:id="2397" w:name="a964929"/>
      <w:del w:id="2398" w:author="David Sant" w:date="2025-11-27T22:54:00Z" w16du:dateUtc="2025-11-27T22:54:00Z">
        <w:r w:rsidDel="00333C92">
          <w:delText xml:space="preserve">[Unless otherwise agreed by the </w:delText>
        </w:r>
      </w:del>
      <w:del w:id="2399" w:author="David Sant" w:date="2025-11-27T21:39:00Z" w16du:dateUtc="2025-11-27T21:39:00Z">
        <w:r>
          <w:delText>Customer</w:delText>
        </w:r>
      </w:del>
      <w:del w:id="2400" w:author="David Sant" w:date="2025-11-27T22:54:00Z" w16du:dateUtc="2025-11-27T22:54:00Z">
        <w:r w:rsidDel="00333C92">
          <w:delText xml:space="preserve"> in writing, the Supplier shall ensure that each subcontract includes:</w:delText>
        </w:r>
        <w:r w:rsidDel="00333C92">
          <w:fldChar w:fldCharType="begin"/>
        </w:r>
        <w:r w:rsidDel="00333C92">
          <w:delInstrText>MACROBUTTON optional</w:delInstrText>
        </w:r>
        <w:r w:rsidDel="00333C92">
          <w:fldChar w:fldCharType="end"/>
        </w:r>
        <w:bookmarkEnd w:id="2397"/>
      </w:del>
    </w:p>
    <w:p w14:paraId="7B2F6A68" w14:textId="50E77780" w:rsidR="00E76087" w:rsidDel="00333C92" w:rsidRDefault="00000000" w:rsidP="00575092">
      <w:pPr>
        <w:pStyle w:val="Untitledsubclause2"/>
        <w:rPr>
          <w:del w:id="2401" w:author="David Sant" w:date="2025-11-27T22:54:00Z" w16du:dateUtc="2025-11-27T22:54:00Z"/>
        </w:rPr>
      </w:pPr>
      <w:bookmarkStart w:id="2402" w:name="a684363"/>
      <w:del w:id="2403" w:author="David Sant" w:date="2025-11-27T22:54:00Z" w16du:dateUtc="2025-11-27T22:54:00Z">
        <w:r w:rsidDel="00333C92">
          <w:delText>[equivalent obligations and restrictions on the subcontractor to those imposed on the Supplier under this agreement by [</w:delText>
        </w:r>
        <w:r w:rsidDel="00333C92">
          <w:fldChar w:fldCharType="begin"/>
        </w:r>
        <w:r w:rsidDel="00333C92">
          <w:delInstrText>PAGEREF a970716\#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a970716 \h \w</w:delInstrText>
        </w:r>
        <w:r w:rsidDel="00333C92">
          <w:fldChar w:fldCharType="separate"/>
        </w:r>
      </w:del>
      <w:del w:id="2404" w:author="David Sant" w:date="2025-11-27T21:52:00Z" w16du:dateUtc="2025-11-27T21:52:00Z">
        <w:r w:rsidDel="009B649C">
          <w:delText>12</w:delText>
        </w:r>
      </w:del>
      <w:del w:id="2405" w:author="David Sant" w:date="2025-11-27T22:54:00Z" w16du:dateUtc="2025-11-27T22:54:00Z">
        <w:r w:rsidDel="00333C92">
          <w:fldChar w:fldCharType="end"/>
        </w:r>
        <w:r w:rsidDel="00333C92">
          <w:rPr>
            <w:rStyle w:val="Hyperlink"/>
          </w:rPr>
          <w:delText xml:space="preserve"> </w:delText>
        </w:r>
        <w:r w:rsidDel="00333C92">
          <w:rPr>
            <w:rStyle w:val="Hyperlink"/>
            <w:b/>
            <w:bCs/>
            <w:i w:val="0"/>
            <w:iCs/>
          </w:rPr>
          <w:delText>OR</w:delText>
        </w:r>
        <w:r w:rsidDel="00333C92">
          <w:rPr>
            <w:rStyle w:val="Hyperlink"/>
          </w:rPr>
          <w:delText xml:space="preserve"> </w:delText>
        </w:r>
        <w:r w:rsidDel="00333C92">
          <w:fldChar w:fldCharType="begin"/>
        </w:r>
        <w:r w:rsidDel="00333C92">
          <w:delInstrText>PAGEREF a114289\#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a114289 \h \w</w:delInstrText>
        </w:r>
        <w:r w:rsidDel="00333C92">
          <w:fldChar w:fldCharType="separate"/>
        </w:r>
      </w:del>
      <w:del w:id="2406" w:author="David Sant" w:date="2025-11-27T21:52:00Z" w16du:dateUtc="2025-11-27T21:52:00Z">
        <w:r w:rsidDel="009B649C">
          <w:delText>12.1</w:delText>
        </w:r>
      </w:del>
      <w:del w:id="2407" w:author="David Sant" w:date="2025-11-27T22:54:00Z" w16du:dateUtc="2025-11-27T22:54:00Z">
        <w:r w:rsidDel="00333C92">
          <w:fldChar w:fldCharType="end"/>
        </w:r>
        <w:r w:rsidDel="00333C92">
          <w:delText>,] [</w:delText>
        </w:r>
        <w:r w:rsidDel="00333C92">
          <w:fldChar w:fldCharType="begin"/>
        </w:r>
        <w:r w:rsidDel="00333C92">
          <w:delInstrText>PAGEREF a683454\#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a683454 \h \w</w:delInstrText>
        </w:r>
        <w:r w:rsidDel="00333C92">
          <w:fldChar w:fldCharType="separate"/>
        </w:r>
      </w:del>
      <w:del w:id="2408" w:author="David Sant" w:date="2025-11-27T21:52:00Z" w16du:dateUtc="2025-11-27T21:52:00Z">
        <w:r w:rsidDel="009B649C">
          <w:delText>13</w:delText>
        </w:r>
      </w:del>
      <w:del w:id="2409" w:author="David Sant" w:date="2025-11-27T22:54:00Z" w16du:dateUtc="2025-11-27T22:54:00Z">
        <w:r w:rsidDel="00333C92">
          <w:fldChar w:fldCharType="end"/>
        </w:r>
        <w:r w:rsidDel="00333C92">
          <w:delText xml:space="preserve"> </w:delText>
        </w:r>
        <w:r w:rsidDel="00333C92">
          <w:rPr>
            <w:b/>
            <w:bCs/>
          </w:rPr>
          <w:delText>OR</w:delText>
        </w:r>
        <w:r w:rsidDel="00333C92">
          <w:delText xml:space="preserve"> </w:delText>
        </w:r>
        <w:r w:rsidDel="00333C92">
          <w:fldChar w:fldCharType="begin"/>
        </w:r>
        <w:r w:rsidDel="00333C92">
          <w:delInstrText>PAGEREF a889979\#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a889979 \h \w</w:delInstrText>
        </w:r>
        <w:r w:rsidDel="00333C92">
          <w:fldChar w:fldCharType="separate"/>
        </w:r>
      </w:del>
      <w:del w:id="2410" w:author="David Sant" w:date="2025-11-27T21:52:00Z" w16du:dateUtc="2025-11-27T21:52:00Z">
        <w:r w:rsidDel="009B649C">
          <w:delText>13.7</w:delText>
        </w:r>
      </w:del>
      <w:del w:id="2411" w:author="David Sant" w:date="2025-11-27T22:54:00Z" w16du:dateUtc="2025-11-27T22:54:00Z">
        <w:r w:rsidDel="00333C92">
          <w:fldChar w:fldCharType="end"/>
        </w:r>
        <w:r w:rsidDel="00333C92">
          <w:delText xml:space="preserve">, </w:delText>
        </w:r>
        <w:r w:rsidDel="00333C92">
          <w:fldChar w:fldCharType="begin"/>
        </w:r>
        <w:r w:rsidDel="00333C92">
          <w:delInstrText>PAGEREF a997377\#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a997377 \h \w</w:delInstrText>
        </w:r>
        <w:r w:rsidDel="00333C92">
          <w:fldChar w:fldCharType="separate"/>
        </w:r>
      </w:del>
      <w:del w:id="2412" w:author="David Sant" w:date="2025-11-27T21:52:00Z" w16du:dateUtc="2025-11-27T21:52:00Z">
        <w:r w:rsidDel="009B649C">
          <w:delText>13.8</w:delText>
        </w:r>
      </w:del>
      <w:del w:id="2413" w:author="David Sant" w:date="2025-11-27T22:54:00Z" w16du:dateUtc="2025-11-27T22:54:00Z">
        <w:r w:rsidDel="00333C92">
          <w:fldChar w:fldCharType="end"/>
        </w:r>
        <w:r w:rsidDel="00333C92">
          <w:delText xml:space="preserve"> and </w:delText>
        </w:r>
        <w:r w:rsidDel="00333C92">
          <w:fldChar w:fldCharType="begin"/>
        </w:r>
        <w:r w:rsidDel="00333C92">
          <w:delInstrText>PAGEREF a443935\#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a443935 \h \w</w:delInstrText>
        </w:r>
        <w:r w:rsidDel="00333C92">
          <w:fldChar w:fldCharType="separate"/>
        </w:r>
      </w:del>
      <w:del w:id="2414" w:author="David Sant" w:date="2025-11-27T21:52:00Z" w16du:dateUtc="2025-11-27T21:52:00Z">
        <w:r w:rsidDel="009B649C">
          <w:delText>13.9</w:delText>
        </w:r>
      </w:del>
      <w:del w:id="2415" w:author="David Sant" w:date="2025-11-27T22:54:00Z" w16du:dateUtc="2025-11-27T22:54:00Z">
        <w:r w:rsidDel="00333C92">
          <w:fldChar w:fldCharType="end"/>
        </w:r>
        <w:r w:rsidDel="00333C92">
          <w:delText>,] [</w:delText>
        </w:r>
        <w:r w:rsidDel="00333C92">
          <w:fldChar w:fldCharType="begin"/>
        </w:r>
        <w:r w:rsidDel="00333C92">
          <w:delInstrText>PAGEREF a908829\#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a908829 \h \w</w:delInstrText>
        </w:r>
        <w:r w:rsidDel="00333C92">
          <w:fldChar w:fldCharType="separate"/>
        </w:r>
      </w:del>
      <w:del w:id="2416" w:author="David Sant" w:date="2025-11-27T21:52:00Z" w16du:dateUtc="2025-11-27T21:52:00Z">
        <w:r w:rsidDel="009B649C">
          <w:delText>14</w:delText>
        </w:r>
      </w:del>
      <w:del w:id="2417" w:author="David Sant" w:date="2025-11-27T22:54:00Z" w16du:dateUtc="2025-11-27T22:54:00Z">
        <w:r w:rsidDel="00333C92">
          <w:fldChar w:fldCharType="end"/>
        </w:r>
        <w:r w:rsidDel="00333C92">
          <w:delText>] and [OTHER CLAUSES TO FLOW DOWN];</w:delText>
        </w:r>
        <w:r w:rsidDel="00333C92">
          <w:fldChar w:fldCharType="begin"/>
        </w:r>
        <w:r w:rsidDel="00333C92">
          <w:fldChar w:fldCharType="end"/>
        </w:r>
        <w:r w:rsidDel="00333C92">
          <w:delText>]</w:delText>
        </w:r>
        <w:bookmarkEnd w:id="2402"/>
      </w:del>
    </w:p>
    <w:p w14:paraId="651216EF" w14:textId="567706F9" w:rsidR="00E76087" w:rsidDel="00333C92" w:rsidRDefault="00000000" w:rsidP="00575092">
      <w:pPr>
        <w:pStyle w:val="Untitledsubclause2"/>
        <w:rPr>
          <w:del w:id="2418" w:author="David Sant" w:date="2025-11-27T22:54:00Z" w16du:dateUtc="2025-11-27T22:54:00Z"/>
        </w:rPr>
      </w:pPr>
      <w:bookmarkStart w:id="2419" w:name="a627645"/>
      <w:del w:id="2420" w:author="David Sant" w:date="2025-11-27T22:54:00Z" w16du:dateUtc="2025-11-27T22:54:00Z">
        <w:r w:rsidDel="00333C92">
          <w:delText xml:space="preserve">a prohibition on any further subcontracting without the Supplier's prior written consent. The Supplier must obtain the </w:delText>
        </w:r>
      </w:del>
      <w:del w:id="2421" w:author="David Sant" w:date="2025-11-27T21:39:00Z" w16du:dateUtc="2025-11-27T21:39:00Z">
        <w:r>
          <w:delText>Customer's</w:delText>
        </w:r>
      </w:del>
      <w:del w:id="2422" w:author="David Sant" w:date="2025-11-27T22:54:00Z" w16du:dateUtc="2025-11-27T22:54:00Z">
        <w:r w:rsidDel="00333C92">
          <w:delText xml:space="preserve"> prior written consent (not to be unreasonably withheld or delayed) before granting its consent to further subcontracting; and</w:delText>
        </w:r>
        <w:bookmarkEnd w:id="2419"/>
      </w:del>
    </w:p>
    <w:p w14:paraId="0206B21C" w14:textId="61A35488" w:rsidR="00E76087" w:rsidDel="00333C92" w:rsidRDefault="00000000" w:rsidP="00575092">
      <w:pPr>
        <w:pStyle w:val="Untitledsubclause2"/>
        <w:rPr>
          <w:del w:id="2423" w:author="David Sant" w:date="2025-11-27T22:54:00Z" w16du:dateUtc="2025-11-27T22:54:00Z"/>
        </w:rPr>
      </w:pPr>
      <w:bookmarkStart w:id="2424" w:name="a826797"/>
      <w:del w:id="2425" w:author="David Sant" w:date="2025-11-27T22:54:00Z" w16du:dateUtc="2025-11-27T22:54:00Z">
        <w:r w:rsidDel="00333C92">
          <w:delText xml:space="preserve">any additional terms that the </w:delText>
        </w:r>
      </w:del>
      <w:del w:id="2426" w:author="David Sant" w:date="2025-11-27T21:39:00Z" w16du:dateUtc="2025-11-27T21:39:00Z">
        <w:r>
          <w:delText>Customer</w:delText>
        </w:r>
      </w:del>
      <w:del w:id="2427" w:author="David Sant" w:date="2025-11-27T22:54:00Z" w16du:dateUtc="2025-11-27T22:54:00Z">
        <w:r w:rsidDel="00333C92">
          <w:delText xml:space="preserve"> reasonably requires as a condition of granting its consent to any subcontract.]</w:delText>
        </w:r>
        <w:bookmarkEnd w:id="2424"/>
      </w:del>
    </w:p>
    <w:p w14:paraId="55EB8322" w14:textId="77777777" w:rsidR="00E76087" w:rsidRPr="00655313" w:rsidRDefault="00000000" w:rsidP="00575092">
      <w:pPr>
        <w:pStyle w:val="TitleClause"/>
        <w:rPr>
          <w:b w:val="0"/>
        </w:rPr>
      </w:pPr>
      <w:r>
        <w:fldChar w:fldCharType="begin"/>
      </w:r>
      <w:r>
        <w:instrText>TC "23. Variation" \l 1</w:instrText>
      </w:r>
      <w:r>
        <w:fldChar w:fldCharType="end"/>
      </w:r>
      <w:bookmarkStart w:id="2428" w:name="_Toc256000022"/>
      <w:bookmarkStart w:id="2429" w:name="a869062"/>
      <w:r>
        <w:t>Variation</w:t>
      </w:r>
      <w:bookmarkEnd w:id="2428"/>
      <w:bookmarkEnd w:id="2429"/>
    </w:p>
    <w:p w14:paraId="47129A94" w14:textId="01444C35" w:rsidR="00E76087" w:rsidRDefault="00000000" w:rsidP="00575092">
      <w:pPr>
        <w:pStyle w:val="NoNumUntitledsubclause1"/>
      </w:pPr>
      <w:bookmarkStart w:id="2430" w:name="a243739"/>
      <w:r>
        <w:t>No variation of this agreement shall be effective unless it is in writing and signed by the parties (or their authorised representatives)</w:t>
      </w:r>
      <w:del w:id="2431" w:author="David Sant" w:date="2025-11-27T22:54:00Z" w16du:dateUtc="2025-11-27T22:54:00Z">
        <w:r w:rsidDel="00333C92">
          <w:delText xml:space="preserve"> [and expressly states that it is amending this agreement]</w:delText>
        </w:r>
      </w:del>
      <w:r>
        <w:t>.</w:t>
      </w:r>
      <w:bookmarkEnd w:id="2430"/>
    </w:p>
    <w:p w14:paraId="2FC0E779" w14:textId="77777777" w:rsidR="00E76087" w:rsidRPr="00655313" w:rsidRDefault="00000000" w:rsidP="00575092">
      <w:pPr>
        <w:pStyle w:val="TitleClause"/>
        <w:rPr>
          <w:b w:val="0"/>
        </w:rPr>
      </w:pPr>
      <w:r>
        <w:lastRenderedPageBreak/>
        <w:fldChar w:fldCharType="begin"/>
      </w:r>
      <w:r>
        <w:instrText>TC "24. Waiver" \l 1</w:instrText>
      </w:r>
      <w:r>
        <w:fldChar w:fldCharType="end"/>
      </w:r>
      <w:bookmarkStart w:id="2432" w:name="_Toc256000023"/>
      <w:bookmarkStart w:id="2433" w:name="a366507"/>
      <w:r>
        <w:t>Waiver</w:t>
      </w:r>
      <w:bookmarkEnd w:id="2432"/>
      <w:bookmarkEnd w:id="2433"/>
    </w:p>
    <w:p w14:paraId="167CE048" w14:textId="77777777" w:rsidR="00E76087" w:rsidRDefault="00000000" w:rsidP="00575092">
      <w:pPr>
        <w:pStyle w:val="Untitledsubclause1"/>
      </w:pPr>
      <w:bookmarkStart w:id="2434" w:name="a111165"/>
      <w:r>
        <w:t>A waiver of any right or remedy under this agreement or by law is only effective if given in writing and shall not be deemed to be a waiver of any subsequent right or remedy.</w:t>
      </w:r>
      <w:bookmarkEnd w:id="2434"/>
    </w:p>
    <w:p w14:paraId="4FB4DD08" w14:textId="77777777" w:rsidR="00E76087" w:rsidRDefault="00000000" w:rsidP="00575092">
      <w:pPr>
        <w:pStyle w:val="Untitledsubclause1"/>
      </w:pPr>
      <w:bookmarkStart w:id="2435" w:name="a630234"/>
      <w:r>
        <w: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w:t>
      </w:r>
      <w:bookmarkEnd w:id="2435"/>
    </w:p>
    <w:p w14:paraId="6890628E" w14:textId="77777777" w:rsidR="00E76087" w:rsidRPr="00655313" w:rsidRDefault="00000000" w:rsidP="00575092">
      <w:pPr>
        <w:pStyle w:val="TitleClause"/>
        <w:rPr>
          <w:b w:val="0"/>
        </w:rPr>
      </w:pPr>
      <w:r>
        <w:fldChar w:fldCharType="begin"/>
      </w:r>
      <w:r>
        <w:instrText>TC "25. Rights and remedies" \l 1</w:instrText>
      </w:r>
      <w:r>
        <w:fldChar w:fldCharType="end"/>
      </w:r>
      <w:bookmarkStart w:id="2436" w:name="_Toc256000024"/>
      <w:bookmarkStart w:id="2437" w:name="a396754"/>
      <w:r>
        <w:t>Rights and remedies</w:t>
      </w:r>
      <w:bookmarkEnd w:id="2436"/>
      <w:bookmarkEnd w:id="2437"/>
    </w:p>
    <w:p w14:paraId="0621DBF3" w14:textId="4DDA3C35" w:rsidR="00E76087" w:rsidRDefault="00000000" w:rsidP="00575092">
      <w:pPr>
        <w:pStyle w:val="NoNumUntitledsubclause1"/>
      </w:pPr>
      <w:bookmarkStart w:id="2438" w:name="a169517"/>
      <w:r>
        <w:t>The rights and remedies provided under this agreement are in addition to</w:t>
      </w:r>
      <w:del w:id="2439" w:author="David Sant" w:date="2025-11-27T21:39:00Z" w16du:dateUtc="2025-11-27T21:39:00Z">
        <w:r>
          <w:delText>,</w:delText>
        </w:r>
      </w:del>
      <w:r w:rsidR="00AD1C9B">
        <w:t xml:space="preserve"> and</w:t>
      </w:r>
      <w:r>
        <w:t xml:space="preserve"> not exclusive of, any rights or remedies provided by law.</w:t>
      </w:r>
      <w:bookmarkEnd w:id="2438"/>
    </w:p>
    <w:p w14:paraId="5BFF9E24" w14:textId="77777777" w:rsidR="00E76087" w:rsidRPr="00655313" w:rsidRDefault="00000000" w:rsidP="00575092">
      <w:pPr>
        <w:pStyle w:val="TitleClause"/>
        <w:rPr>
          <w:b w:val="0"/>
        </w:rPr>
      </w:pPr>
      <w:r>
        <w:fldChar w:fldCharType="begin"/>
      </w:r>
      <w:r>
        <w:instrText>TC "26. Severance" \l 1</w:instrText>
      </w:r>
      <w:r>
        <w:fldChar w:fldCharType="end"/>
      </w:r>
      <w:bookmarkStart w:id="2440" w:name="_Toc256000025"/>
      <w:bookmarkStart w:id="2441" w:name="a431193"/>
      <w:r>
        <w:t>Severance</w:t>
      </w:r>
      <w:bookmarkEnd w:id="2440"/>
      <w:bookmarkEnd w:id="2441"/>
    </w:p>
    <w:p w14:paraId="7862B300" w14:textId="77777777" w:rsidR="00E76087" w:rsidRDefault="00000000" w:rsidP="00575092">
      <w:pPr>
        <w:pStyle w:val="NoNumUntitledsubclause1"/>
      </w:pPr>
      <w:bookmarkStart w:id="2442" w:name="a855693"/>
      <w:r>
        <w:t>If any provision or part-provision of this agreement is or becomes invalid, illegal or unenforceable, it shall be deemed deleted, but that shall not affect the validity and enforceability of the rest of this agreement.</w:t>
      </w:r>
      <w:bookmarkEnd w:id="2442"/>
    </w:p>
    <w:p w14:paraId="7D7A04BA" w14:textId="77777777" w:rsidR="00E76087" w:rsidRDefault="00000000" w:rsidP="00575092">
      <w:pPr>
        <w:pStyle w:val="TitleClause"/>
      </w:pPr>
      <w:r>
        <w:fldChar w:fldCharType="begin"/>
      </w:r>
      <w:r>
        <w:instrText>TC "27. Entire agreement" \l 1</w:instrText>
      </w:r>
      <w:r>
        <w:fldChar w:fldCharType="end"/>
      </w:r>
      <w:bookmarkStart w:id="2443" w:name="_Toc256000026"/>
      <w:bookmarkStart w:id="2444" w:name="a903402"/>
      <w:r>
        <w:t>Entire agreement</w:t>
      </w:r>
      <w:bookmarkEnd w:id="2443"/>
      <w:bookmarkEnd w:id="2444"/>
    </w:p>
    <w:p w14:paraId="4D144BFB" w14:textId="48448E1A" w:rsidR="00E76087" w:rsidRDefault="00000000" w:rsidP="00575092">
      <w:pPr>
        <w:pStyle w:val="Untitledsubclause1"/>
      </w:pPr>
      <w:bookmarkStart w:id="2445" w:name="a716192"/>
      <w:r>
        <w:t>This agreement constitutes the entire agreement between the parties and supersedes and extinguishes all previous and contemporaneous agreements, promises, assurances</w:t>
      </w:r>
      <w:del w:id="2446" w:author="David Sant" w:date="2025-11-27T21:39:00Z" w16du:dateUtc="2025-11-27T21:39:00Z">
        <w:r>
          <w:delText>,</w:delText>
        </w:r>
      </w:del>
      <w:r w:rsidR="00AD1C9B">
        <w:t xml:space="preserve"> and</w:t>
      </w:r>
      <w:r>
        <w:t xml:space="preserve"> understandings between them, whether written or oral, relating to its subject matter.</w:t>
      </w:r>
      <w:bookmarkEnd w:id="2445"/>
    </w:p>
    <w:p w14:paraId="1EB3B221" w14:textId="5BB25F4F" w:rsidR="00E76087" w:rsidRDefault="00000000" w:rsidP="00575092">
      <w:pPr>
        <w:pStyle w:val="Untitledsubclause1"/>
      </w:pPr>
      <w:bookmarkStart w:id="2447" w:name="a871691"/>
      <w:del w:id="2448" w:author="David Sant" w:date="2025-11-27T22:54:00Z" w16du:dateUtc="2025-11-27T22:54:00Z">
        <w:r w:rsidDel="00333C92">
          <w:delText xml:space="preserve">[[Subject to </w:delText>
        </w:r>
        <w:r w:rsidDel="00333C92">
          <w:fldChar w:fldCharType="begin"/>
        </w:r>
        <w:r w:rsidDel="00333C92">
          <w:delInstrText>PAGEREF a773272\# "'clause '"  \h</w:delInstrText>
        </w:r>
        <w:r w:rsidDel="00333C92">
          <w:fldChar w:fldCharType="separate"/>
        </w:r>
        <w:r w:rsidR="00333C92" w:rsidDel="00333C92">
          <w:rPr>
            <w:noProof/>
          </w:rPr>
          <w:delText xml:space="preserve">clause </w:delText>
        </w:r>
        <w:r w:rsidDel="00333C92">
          <w:fldChar w:fldCharType="end"/>
        </w:r>
        <w:r w:rsidDel="00333C92">
          <w:fldChar w:fldCharType="begin"/>
        </w:r>
        <w:r w:rsidDel="00333C92">
          <w:rPr>
            <w:highlight w:val="lightGray"/>
          </w:rPr>
          <w:delInstrText>REF a773272 \h \w</w:delInstrText>
        </w:r>
        <w:r w:rsidDel="00333C92">
          <w:fldChar w:fldCharType="separate"/>
        </w:r>
      </w:del>
      <w:del w:id="2449" w:author="David Sant" w:date="2025-11-27T21:52:00Z" w16du:dateUtc="2025-11-27T21:52:00Z">
        <w:r w:rsidDel="009B649C">
          <w:delText>16.2</w:delText>
        </w:r>
      </w:del>
      <w:del w:id="2450" w:author="David Sant" w:date="2025-11-27T22:54:00Z" w16du:dateUtc="2025-11-27T22:54:00Z">
        <w:r w:rsidDel="00333C92">
          <w:fldChar w:fldCharType="end"/>
        </w:r>
        <w:r w:rsidDel="00333C92">
          <w:delText xml:space="preserve">, each </w:delText>
        </w:r>
        <w:r w:rsidDel="00333C92">
          <w:rPr>
            <w:b/>
            <w:bCs/>
          </w:rPr>
          <w:delText>OR</w:delText>
        </w:r>
        <w:r w:rsidDel="00333C92">
          <w:delText xml:space="preserve"> </w:delText>
        </w:r>
      </w:del>
      <w:r>
        <w:t>Each</w:t>
      </w:r>
      <w:del w:id="2451" w:author="David Sant" w:date="2025-11-27T22:54:00Z" w16du:dateUtc="2025-11-27T22:54:00Z">
        <w:r w:rsidDel="00333C92">
          <w:delText>]</w:delText>
        </w:r>
      </w:del>
      <w:r>
        <w:t xml:space="preserve"> party acknowledges that in entering into this agreement it does not rely on</w:t>
      </w:r>
      <w:del w:id="2452" w:author="David Sant" w:date="2025-11-27T21:39:00Z" w16du:dateUtc="2025-11-27T21:39:00Z">
        <w:r>
          <w:delText>,</w:delText>
        </w:r>
      </w:del>
      <w:r w:rsidR="00AD1C9B">
        <w:t xml:space="preserve"> and</w:t>
      </w:r>
      <w:r>
        <w:t xml:space="preserve"> shall have no remedies in respect of, any statement, representation, assurance or warranty (whether made innocently or negligently) that is not set out in this agreement. </w:t>
      </w:r>
      <w:r>
        <w:fldChar w:fldCharType="begin"/>
      </w:r>
      <w:r>
        <w:fldChar w:fldCharType="end"/>
      </w:r>
      <w:r>
        <w:t>]</w:t>
      </w:r>
      <w:bookmarkEnd w:id="2447"/>
    </w:p>
    <w:p w14:paraId="6EC55C93" w14:textId="33D65650" w:rsidR="00E76087" w:rsidDel="00333C92" w:rsidRDefault="00000000" w:rsidP="00575092">
      <w:pPr>
        <w:pStyle w:val="Untitledsubclause1"/>
        <w:rPr>
          <w:del w:id="2453" w:author="David Sant" w:date="2025-11-27T22:55:00Z" w16du:dateUtc="2025-11-27T22:55:00Z"/>
        </w:rPr>
      </w:pPr>
      <w:bookmarkStart w:id="2454" w:name="a496885"/>
      <w:del w:id="2455" w:author="David Sant" w:date="2025-11-27T22:55:00Z" w16du:dateUtc="2025-11-27T22:55:00Z">
        <w:r w:rsidDel="00333C92">
          <w:delText>[Each party agrees that it shall have no claim for innocent or negligent misrepresentation [or negligent misstatement] based on any statement in this agreement.</w:delText>
        </w:r>
        <w:r w:rsidDel="00333C92">
          <w:fldChar w:fldCharType="begin"/>
        </w:r>
        <w:r w:rsidDel="00333C92">
          <w:fldChar w:fldCharType="end"/>
        </w:r>
      </w:del>
      <w:del w:id="2456" w:author="David Sant" w:date="2025-11-27T22:54:00Z" w16du:dateUtc="2025-11-27T22:54:00Z">
        <w:r w:rsidDel="00333C92">
          <w:delText>]</w:delText>
        </w:r>
      </w:del>
      <w:bookmarkEnd w:id="2454"/>
    </w:p>
    <w:p w14:paraId="247D6346" w14:textId="77777777" w:rsidR="00E76087" w:rsidRPr="00655313" w:rsidRDefault="00000000" w:rsidP="00575092">
      <w:pPr>
        <w:pStyle w:val="TitleClause"/>
        <w:rPr>
          <w:b w:val="0"/>
        </w:rPr>
      </w:pPr>
      <w:r>
        <w:fldChar w:fldCharType="begin"/>
      </w:r>
      <w:r>
        <w:instrText>TC "28. Conflict" \l 1</w:instrText>
      </w:r>
      <w:r>
        <w:fldChar w:fldCharType="end"/>
      </w:r>
      <w:bookmarkStart w:id="2457" w:name="_Toc256000027"/>
      <w:bookmarkStart w:id="2458" w:name="a868696"/>
      <w:r>
        <w:t>Conflict</w:t>
      </w:r>
      <w:bookmarkEnd w:id="2457"/>
      <w:bookmarkEnd w:id="2458"/>
    </w:p>
    <w:p w14:paraId="79562F3F" w14:textId="77777777" w:rsidR="00E76087" w:rsidRDefault="00000000" w:rsidP="00575092">
      <w:pPr>
        <w:pStyle w:val="NoNumUntitledsubclause1"/>
      </w:pPr>
      <w:bookmarkStart w:id="2459" w:name="a823286"/>
      <w:r>
        <w:t>If there is an inconsistency between any of the provisions in the main body of this agreement and the Schedules, the provisions in the main body of this agreement prevail.</w:t>
      </w:r>
      <w:bookmarkEnd w:id="2459"/>
    </w:p>
    <w:p w14:paraId="7A5F7447" w14:textId="77777777" w:rsidR="00E76087" w:rsidRPr="00E43319" w:rsidRDefault="00000000" w:rsidP="00575092">
      <w:pPr>
        <w:pStyle w:val="TitleClause"/>
        <w:rPr>
          <w:bCs/>
        </w:rPr>
      </w:pPr>
      <w:r>
        <w:rPr>
          <w:bCs/>
        </w:rPr>
        <w:fldChar w:fldCharType="begin"/>
      </w:r>
      <w:r>
        <w:rPr>
          <w:bCs/>
        </w:rPr>
        <w:instrText>TC "29. Announcements" \l 1</w:instrText>
      </w:r>
      <w:r>
        <w:rPr>
          <w:bCs/>
        </w:rPr>
        <w:fldChar w:fldCharType="end"/>
      </w:r>
      <w:bookmarkStart w:id="2460" w:name="_Toc256000028"/>
      <w:bookmarkStart w:id="2461" w:name="a283992"/>
      <w:r>
        <w:rPr>
          <w:bCs/>
        </w:rPr>
        <w:t>Announcements</w:t>
      </w:r>
      <w:bookmarkEnd w:id="2460"/>
      <w:bookmarkEnd w:id="2461"/>
    </w:p>
    <w:p w14:paraId="3AFCB351" w14:textId="6DD70426" w:rsidR="00E76087" w:rsidRPr="004555B0" w:rsidRDefault="00000000" w:rsidP="00575092">
      <w:pPr>
        <w:pStyle w:val="NoNumUntitledsubclause1"/>
      </w:pPr>
      <w:bookmarkStart w:id="2462" w:name="a741656"/>
      <w:r>
        <w:t xml:space="preserve">No party shall make, or permit any person to make, any public announcement concerning the existence, subject matter or terms of this agreement, the wider transactions contemplated by it, or the relationship between the parties, without the prior written consent of the other party </w:t>
      </w:r>
      <w:del w:id="2463" w:author="David Sant" w:date="2025-11-27T22:55:00Z" w16du:dateUtc="2025-11-27T22:55:00Z">
        <w:r w:rsidDel="00333C92">
          <w:delText xml:space="preserve">[(consent not to be unreasonably withheld or delayed)], </w:delText>
        </w:r>
      </w:del>
      <w:r>
        <w:t xml:space="preserve">except as required by law, any governmental or regulatory </w:t>
      </w:r>
      <w:r>
        <w:lastRenderedPageBreak/>
        <w:t>authority (including any relevant securities exchange), any court or other authority of competent jurisdiction.</w:t>
      </w:r>
      <w:bookmarkEnd w:id="2462"/>
    </w:p>
    <w:p w14:paraId="0B77F715" w14:textId="77777777" w:rsidR="00E76087" w:rsidRPr="00655313" w:rsidRDefault="00000000" w:rsidP="00575092">
      <w:pPr>
        <w:pStyle w:val="TitleClause"/>
        <w:rPr>
          <w:b w:val="0"/>
        </w:rPr>
      </w:pPr>
      <w:r>
        <w:fldChar w:fldCharType="begin"/>
      </w:r>
      <w:r>
        <w:instrText>TC "30. No partnership or agency" \l 1</w:instrText>
      </w:r>
      <w:r>
        <w:fldChar w:fldCharType="end"/>
      </w:r>
      <w:bookmarkStart w:id="2464" w:name="_Toc256000029"/>
      <w:bookmarkStart w:id="2465" w:name="a535952"/>
      <w:r>
        <w:t>No partnership or agency</w:t>
      </w:r>
      <w:bookmarkEnd w:id="2464"/>
      <w:bookmarkEnd w:id="2465"/>
    </w:p>
    <w:p w14:paraId="144E8D24" w14:textId="77777777" w:rsidR="00E76087" w:rsidRDefault="00000000" w:rsidP="00575092">
      <w:pPr>
        <w:pStyle w:val="Untitledsubclause1"/>
      </w:pPr>
      <w:bookmarkStart w:id="2466" w:name="a894009"/>
      <w:r>
        <w:t xml:space="preserve">Nothing in this agreement is intended to, or shall be deemed to, establish any partnership or joint venture between the parties, constitute either party as the agent of the other party, or authorise any party to make or </w:t>
      </w:r>
      <w:proofErr w:type="gramStart"/>
      <w:r>
        <w:t>enter into</w:t>
      </w:r>
      <w:proofErr w:type="gramEnd"/>
      <w:r>
        <w:t xml:space="preserve"> any commitments for or on behalf of the other party.</w:t>
      </w:r>
      <w:bookmarkEnd w:id="2466"/>
    </w:p>
    <w:p w14:paraId="24894D82" w14:textId="77777777" w:rsidR="00E76087" w:rsidRDefault="00000000" w:rsidP="00575092">
      <w:pPr>
        <w:pStyle w:val="Untitledsubclause1"/>
      </w:pPr>
      <w:bookmarkStart w:id="2467" w:name="a615876"/>
      <w:r>
        <w:t>Each party confirms it is acting on its own behalf and not for the benefit of any other person.</w:t>
      </w:r>
      <w:bookmarkEnd w:id="2467"/>
    </w:p>
    <w:p w14:paraId="426F4D3E" w14:textId="77777777" w:rsidR="00E76087" w:rsidRDefault="00000000" w:rsidP="00575092">
      <w:pPr>
        <w:pStyle w:val="TitleClause"/>
      </w:pPr>
      <w:r>
        <w:fldChar w:fldCharType="begin"/>
      </w:r>
      <w:r>
        <w:instrText>TC "31. Third party rights" \l 1</w:instrText>
      </w:r>
      <w:r>
        <w:fldChar w:fldCharType="end"/>
      </w:r>
      <w:bookmarkStart w:id="2468" w:name="_Toc256000030"/>
      <w:bookmarkStart w:id="2469" w:name="a469187"/>
      <w:r>
        <w:t>Third party rights</w:t>
      </w:r>
      <w:bookmarkEnd w:id="2468"/>
      <w:bookmarkEnd w:id="2469"/>
    </w:p>
    <w:p w14:paraId="42F31545" w14:textId="69C6072A" w:rsidR="00E76087" w:rsidRDefault="00000000" w:rsidP="00575092">
      <w:pPr>
        <w:pStyle w:val="Untitledsubclause1"/>
      </w:pPr>
      <w:bookmarkStart w:id="2470" w:name="a309028"/>
      <w:del w:id="2471" w:author="David Sant" w:date="2025-11-27T22:55:00Z" w16du:dateUtc="2025-11-27T22:55:00Z">
        <w:r w:rsidDel="00333C92">
          <w:delText>[</w:delText>
        </w:r>
      </w:del>
      <w:r>
        <w:t xml:space="preserve">Unless it expressly states otherwise </w:t>
      </w:r>
      <w:del w:id="2472" w:author="David Sant" w:date="2025-11-27T22:55:00Z" w16du:dateUtc="2025-11-27T22:55:00Z">
        <w:r w:rsidDel="00333C92">
          <w:delText xml:space="preserve">[(including in </w:delText>
        </w:r>
        <w:r w:rsidDel="00333C92">
          <w:fldChar w:fldCharType="begin"/>
        </w:r>
        <w:r w:rsidDel="00333C92">
          <w:delInstrText>PAGEREF a736475\#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a736475 \h \w</w:delInstrText>
        </w:r>
        <w:r w:rsidDel="00333C92">
          <w:fldChar w:fldCharType="separate"/>
        </w:r>
      </w:del>
      <w:del w:id="2473" w:author="David Sant" w:date="2025-11-27T21:52:00Z" w16du:dateUtc="2025-11-27T21:52:00Z">
        <w:r w:rsidDel="009B649C">
          <w:delText>3.3(d)</w:delText>
        </w:r>
      </w:del>
      <w:del w:id="2474" w:author="David Sant" w:date="2025-11-27T22:55:00Z" w16du:dateUtc="2025-11-27T22:55:00Z">
        <w:r w:rsidDel="00333C92">
          <w:fldChar w:fldCharType="end"/>
        </w:r>
        <w:r w:rsidDel="00333C92">
          <w:delText xml:space="preserve"> and </w:delText>
        </w:r>
        <w:r w:rsidDel="00333C92">
          <w:fldChar w:fldCharType="begin"/>
        </w:r>
        <w:r w:rsidDel="00333C92">
          <w:delInstrText>PAGEREF a981149\# "'clause '"  \h</w:delInstrText>
        </w:r>
        <w:r w:rsidDel="00333C92">
          <w:fldChar w:fldCharType="separate"/>
        </w:r>
        <w:r w:rsidR="009B649C" w:rsidDel="00333C92">
          <w:rPr>
            <w:noProof/>
          </w:rPr>
          <w:delText xml:space="preserve">clause </w:delText>
        </w:r>
        <w:r w:rsidDel="00333C92">
          <w:fldChar w:fldCharType="end"/>
        </w:r>
        <w:r w:rsidDel="00333C92">
          <w:fldChar w:fldCharType="begin"/>
        </w:r>
        <w:r w:rsidDel="00333C92">
          <w:rPr>
            <w:highlight w:val="lightGray"/>
          </w:rPr>
          <w:delInstrText>REF a981149 \h \w</w:delInstrText>
        </w:r>
        <w:r w:rsidDel="00333C92">
          <w:fldChar w:fldCharType="separate"/>
        </w:r>
      </w:del>
      <w:del w:id="2475" w:author="David Sant" w:date="2025-11-27T21:52:00Z" w16du:dateUtc="2025-11-27T21:52:00Z">
        <w:r w:rsidDel="009B649C">
          <w:delText>16.5</w:delText>
        </w:r>
      </w:del>
      <w:del w:id="2476" w:author="David Sant" w:date="2025-11-27T22:55:00Z" w16du:dateUtc="2025-11-27T22:55:00Z">
        <w:r w:rsidDel="00333C92">
          <w:fldChar w:fldCharType="end"/>
        </w:r>
        <w:r w:rsidDel="00333C92">
          <w:delText>)],]</w:delText>
        </w:r>
      </w:del>
      <w:r>
        <w:t xml:space="preserve"> this agreement does not give rise to any rights under the Contracts (Rights of Third Parties) Act 1999 to enforce any term of this agreement.</w:t>
      </w:r>
      <w:bookmarkEnd w:id="2470"/>
    </w:p>
    <w:p w14:paraId="0283D86E" w14:textId="012F5D3E" w:rsidR="00E76087" w:rsidRPr="002034EB" w:rsidDel="00333C92" w:rsidRDefault="00000000" w:rsidP="00575092">
      <w:pPr>
        <w:pStyle w:val="Untitledsubclause1"/>
        <w:rPr>
          <w:del w:id="2477" w:author="David Sant" w:date="2025-11-27T22:55:00Z" w16du:dateUtc="2025-11-27T22:55:00Z"/>
        </w:rPr>
      </w:pPr>
      <w:bookmarkStart w:id="2478" w:name="a204720"/>
      <w:del w:id="2479" w:author="David Sant" w:date="2025-11-27T22:55:00Z" w16du:dateUtc="2025-11-27T22:55:00Z">
        <w:r w:rsidDel="00333C92">
          <w:delText>[The rights of the parties to rescind or vary this agreement are not subject to the consent of any other person.</w:delText>
        </w:r>
        <w:r w:rsidDel="00333C92">
          <w:fldChar w:fldCharType="begin"/>
        </w:r>
        <w:r w:rsidDel="00333C92">
          <w:fldChar w:fldCharType="end"/>
        </w:r>
        <w:r w:rsidDel="00333C92">
          <w:delText>]</w:delText>
        </w:r>
        <w:bookmarkEnd w:id="2478"/>
      </w:del>
    </w:p>
    <w:p w14:paraId="171297B4" w14:textId="77777777" w:rsidR="00E76087" w:rsidRPr="00655313" w:rsidRDefault="00000000" w:rsidP="00575092">
      <w:pPr>
        <w:pStyle w:val="TitleClause"/>
        <w:rPr>
          <w:b w:val="0"/>
        </w:rPr>
      </w:pPr>
      <w:r>
        <w:fldChar w:fldCharType="begin"/>
      </w:r>
      <w:r>
        <w:instrText>TC "32. Notices" \l 1</w:instrText>
      </w:r>
      <w:r>
        <w:fldChar w:fldCharType="end"/>
      </w:r>
      <w:bookmarkStart w:id="2480" w:name="_Toc256000031"/>
      <w:bookmarkStart w:id="2481" w:name="a452205"/>
      <w:r>
        <w:t>Notices</w:t>
      </w:r>
      <w:bookmarkEnd w:id="2480"/>
      <w:bookmarkEnd w:id="2481"/>
    </w:p>
    <w:p w14:paraId="3F52A085" w14:textId="77777777" w:rsidR="00E76087" w:rsidRDefault="00000000" w:rsidP="00575092">
      <w:pPr>
        <w:pStyle w:val="Untitledsubclause1"/>
      </w:pPr>
      <w:bookmarkStart w:id="2482" w:name="a972971"/>
      <w:r>
        <w:t>Any notice given to a party under or in connection with this agreement shall be in writing and shall be:</w:t>
      </w:r>
      <w:bookmarkEnd w:id="2482"/>
    </w:p>
    <w:p w14:paraId="5FE4EDC6" w14:textId="77777777" w:rsidR="00E76087" w:rsidRDefault="00000000" w:rsidP="00575092">
      <w:pPr>
        <w:pStyle w:val="Untitledsubclause2"/>
      </w:pPr>
      <w:bookmarkStart w:id="2483" w:name="a427574"/>
      <w:r>
        <w:t xml:space="preserve">delivered by hand or by pre-paid first-class post or other next working day delivery service at its registered office (if a company) or its principal place of business (in any other case); or </w:t>
      </w:r>
      <w:bookmarkEnd w:id="2483"/>
    </w:p>
    <w:p w14:paraId="6C82AE80" w14:textId="77777777" w:rsidR="00E76087" w:rsidRDefault="00000000" w:rsidP="00575092">
      <w:pPr>
        <w:pStyle w:val="Untitledsubclause2"/>
      </w:pPr>
      <w:bookmarkStart w:id="2484" w:name="a795686"/>
      <w:r>
        <w:t>sent by email to the following address (or an address substituted in writing by the party to be served):</w:t>
      </w:r>
      <w:bookmarkEnd w:id="2484"/>
    </w:p>
    <w:p w14:paraId="6C6D6214" w14:textId="392243D7" w:rsidR="00E76087" w:rsidRDefault="00000000" w:rsidP="00575092">
      <w:pPr>
        <w:pStyle w:val="Untitledsubclause3"/>
      </w:pPr>
      <w:bookmarkStart w:id="2485" w:name="a486323"/>
      <w:r>
        <w:t xml:space="preserve">for notices to the </w:t>
      </w:r>
      <w:del w:id="2486" w:author="David Sant" w:date="2025-11-27T21:39:00Z" w16du:dateUtc="2025-11-27T21:39:00Z">
        <w:r>
          <w:delText>Customer</w:delText>
        </w:r>
      </w:del>
      <w:ins w:id="2487" w:author="David Sant" w:date="2025-11-27T21:39:00Z" w16du:dateUtc="2025-11-27T21:39:00Z">
        <w:r w:rsidR="00577940">
          <w:t>Norton</w:t>
        </w:r>
      </w:ins>
      <w:r>
        <w:t>: [ADDRESS].</w:t>
      </w:r>
      <w:bookmarkEnd w:id="2485"/>
    </w:p>
    <w:p w14:paraId="3B588397" w14:textId="77777777" w:rsidR="00E76087" w:rsidRDefault="00000000" w:rsidP="00575092">
      <w:pPr>
        <w:pStyle w:val="Untitledsubclause3"/>
      </w:pPr>
      <w:bookmarkStart w:id="2488" w:name="a773808"/>
      <w:r>
        <w:t>for notices to the Supplier: [ADDRESS].</w:t>
      </w:r>
      <w:bookmarkEnd w:id="2488"/>
    </w:p>
    <w:p w14:paraId="4DBD081A" w14:textId="77777777" w:rsidR="00E76087" w:rsidRDefault="00000000" w:rsidP="00575092">
      <w:pPr>
        <w:pStyle w:val="Untitledsubclause1"/>
      </w:pPr>
      <w:bookmarkStart w:id="2489" w:name="a892521"/>
      <w:r>
        <w:t>Any notice shall be deemed to have been received:</w:t>
      </w:r>
      <w:bookmarkEnd w:id="2489"/>
    </w:p>
    <w:p w14:paraId="67ECBBE3" w14:textId="77777777" w:rsidR="00E76087" w:rsidRDefault="00000000" w:rsidP="00575092">
      <w:pPr>
        <w:pStyle w:val="Untitledsubclause2"/>
      </w:pPr>
      <w:bookmarkStart w:id="2490" w:name="a806807"/>
      <w:r>
        <w:t xml:space="preserve">if delivered by hand, at the time the notice is left at the proper </w:t>
      </w:r>
      <w:proofErr w:type="gramStart"/>
      <w:r>
        <w:t>address;</w:t>
      </w:r>
      <w:proofErr w:type="gramEnd"/>
      <w:r>
        <w:t xml:space="preserve"> </w:t>
      </w:r>
      <w:bookmarkEnd w:id="2490"/>
    </w:p>
    <w:p w14:paraId="7FF0E9A0" w14:textId="563E530C" w:rsidR="00E76087" w:rsidRDefault="00000000" w:rsidP="00575092">
      <w:pPr>
        <w:pStyle w:val="Untitledsubclause2"/>
      </w:pPr>
      <w:bookmarkStart w:id="2491" w:name="a527856"/>
      <w:r>
        <w:t xml:space="preserve">if sent by </w:t>
      </w:r>
      <w:del w:id="2492" w:author="David Sant" w:date="2025-11-27T22:55:00Z" w16du:dateUtc="2025-11-27T22:55:00Z">
        <w:r w:rsidDel="00333C92">
          <w:delText>[</w:delText>
        </w:r>
      </w:del>
      <w:r>
        <w:t>pre-paid first-class post or other</w:t>
      </w:r>
      <w:del w:id="2493" w:author="David Sant" w:date="2025-11-27T22:56:00Z" w16du:dateUtc="2025-11-27T22:56:00Z">
        <w:r w:rsidDel="00333C92">
          <w:delText>]</w:delText>
        </w:r>
      </w:del>
      <w:r>
        <w:t xml:space="preserve"> next working day delivery service, at </w:t>
      </w:r>
      <w:del w:id="2494" w:author="David Sant" w:date="2025-11-27T22:56:00Z" w16du:dateUtc="2025-11-27T22:56:00Z">
        <w:r w:rsidDel="00333C92">
          <w:delText>[</w:delText>
        </w:r>
      </w:del>
      <w:r>
        <w:t>9.00 am</w:t>
      </w:r>
      <w:del w:id="2495" w:author="David Sant" w:date="2025-11-27T22:56:00Z" w16du:dateUtc="2025-11-27T22:56:00Z">
        <w:r w:rsidDel="00333C92">
          <w:delText>]</w:delText>
        </w:r>
      </w:del>
      <w:r>
        <w:t xml:space="preserve"> on the </w:t>
      </w:r>
      <w:del w:id="2496" w:author="David Sant" w:date="2025-11-27T22:56:00Z" w16du:dateUtc="2025-11-27T22:56:00Z">
        <w:r w:rsidDel="00333C92">
          <w:delText>[</w:delText>
        </w:r>
      </w:del>
      <w:r>
        <w:t>second</w:t>
      </w:r>
      <w:del w:id="2497" w:author="David Sant" w:date="2025-11-27T22:56:00Z" w16du:dateUtc="2025-11-27T22:56:00Z">
        <w:r w:rsidDel="00333C92">
          <w:delText>]</w:delText>
        </w:r>
      </w:del>
      <w:r>
        <w:t xml:space="preserve"> Business Day after posting; or</w:t>
      </w:r>
      <w:bookmarkEnd w:id="2491"/>
    </w:p>
    <w:p w14:paraId="583F8A1F" w14:textId="77777777" w:rsidR="00E76087" w:rsidRPr="00AB31B6" w:rsidRDefault="00000000" w:rsidP="00575092">
      <w:pPr>
        <w:pStyle w:val="Untitledsubclause2"/>
      </w:pPr>
      <w:bookmarkStart w:id="2498" w:name="a501462"/>
      <w:r>
        <w:t xml:space="preserve">if sent by email, at the time of transmission or, if this time falls outside Business Hours, when Business Hours resume. </w:t>
      </w:r>
      <w:bookmarkEnd w:id="2498"/>
    </w:p>
    <w:p w14:paraId="18A2AFCA" w14:textId="324AB26E" w:rsidR="00E76087" w:rsidRDefault="00000000" w:rsidP="00575092">
      <w:pPr>
        <w:pStyle w:val="Untitledsubclause1"/>
      </w:pPr>
      <w:bookmarkStart w:id="2499" w:name="a876345"/>
      <w:r>
        <w:t xml:space="preserve">This </w:t>
      </w:r>
      <w:r>
        <w:fldChar w:fldCharType="begin"/>
      </w:r>
      <w:r>
        <w:instrText>PAGEREF a452205\# "'clause '"  \h</w:instrText>
      </w:r>
      <w:r>
        <w:fldChar w:fldCharType="separate"/>
      </w:r>
      <w:r w:rsidR="009B649C">
        <w:rPr>
          <w:noProof/>
        </w:rPr>
        <w:t xml:space="preserve">clause </w:t>
      </w:r>
      <w:r>
        <w:fldChar w:fldCharType="end"/>
      </w:r>
      <w:r>
        <w:fldChar w:fldCharType="begin"/>
      </w:r>
      <w:r>
        <w:rPr>
          <w:highlight w:val="lightGray"/>
        </w:rPr>
        <w:instrText>REF a452205 \h \w</w:instrText>
      </w:r>
      <w:r>
        <w:fldChar w:fldCharType="separate"/>
      </w:r>
      <w:ins w:id="2500" w:author="David Sant" w:date="2025-11-27T21:52:00Z" w16du:dateUtc="2025-11-27T21:52:00Z">
        <w:r w:rsidR="009B649C">
          <w:rPr>
            <w:highlight w:val="lightGray"/>
          </w:rPr>
          <w:t>32</w:t>
        </w:r>
      </w:ins>
      <w:del w:id="2501" w:author="David Sant" w:date="2025-11-27T21:52:00Z" w16du:dateUtc="2025-11-27T21:52:00Z">
        <w:r w:rsidDel="009B649C">
          <w:delText>32</w:delText>
        </w:r>
      </w:del>
      <w:r>
        <w:fldChar w:fldCharType="end"/>
      </w:r>
      <w:r>
        <w:t xml:space="preserve"> does not apply to the service of any proceedings or any documents in any legal action or, where applicable, any arbitration or other method of dispute resolution.</w:t>
      </w:r>
      <w:bookmarkEnd w:id="2499"/>
    </w:p>
    <w:p w14:paraId="343E9AC5" w14:textId="77777777" w:rsidR="00E76087" w:rsidRPr="00655313" w:rsidRDefault="00000000" w:rsidP="00575092">
      <w:pPr>
        <w:pStyle w:val="TitleClause"/>
        <w:rPr>
          <w:b w:val="0"/>
        </w:rPr>
      </w:pPr>
      <w:r>
        <w:lastRenderedPageBreak/>
        <w:fldChar w:fldCharType="begin"/>
      </w:r>
      <w:r>
        <w:instrText>TC "33. Counterparts" \l 1</w:instrText>
      </w:r>
      <w:r>
        <w:fldChar w:fldCharType="end"/>
      </w:r>
      <w:bookmarkStart w:id="2502" w:name="_Toc256000032"/>
      <w:bookmarkStart w:id="2503" w:name="a624070"/>
      <w:r>
        <w:t>Counterparts</w:t>
      </w:r>
      <w:bookmarkEnd w:id="2502"/>
      <w:bookmarkEnd w:id="2503"/>
    </w:p>
    <w:p w14:paraId="60C44EDB" w14:textId="77777777" w:rsidR="00E76087" w:rsidRDefault="00000000" w:rsidP="00575092">
      <w:pPr>
        <w:pStyle w:val="Untitledsubclause1"/>
      </w:pPr>
      <w:bookmarkStart w:id="2504" w:name="a130467"/>
      <w:r>
        <w:t>This agreement may be executed in any number of counterparts, each of which constitutes a duplicate original, but all the counterparts together constitute the one agreement.</w:t>
      </w:r>
      <w:bookmarkEnd w:id="2504"/>
    </w:p>
    <w:p w14:paraId="661218D9" w14:textId="04A65DF6" w:rsidR="00E76087" w:rsidDel="00333C92" w:rsidRDefault="00000000" w:rsidP="00575092">
      <w:pPr>
        <w:pStyle w:val="Untitledsubclause1"/>
        <w:rPr>
          <w:del w:id="2505" w:author="David Sant" w:date="2025-11-27T22:56:00Z" w16du:dateUtc="2025-11-27T22:56:00Z"/>
        </w:rPr>
      </w:pPr>
      <w:del w:id="2506" w:author="David Sant" w:date="2025-11-27T22:56:00Z" w16du:dateUtc="2025-11-27T22:56:00Z">
        <w:r w:rsidDel="00333C92">
          <w:fldChar w:fldCharType="begin"/>
        </w:r>
        <w:r w:rsidDel="00333C92">
          <w:fldChar w:fldCharType="end"/>
        </w:r>
        <w:bookmarkStart w:id="2507" w:name="a852055"/>
        <w:r w:rsidDel="00333C92">
          <w:delText xml:space="preserve">[Transmission of [an executed counterpart of this agreement (but for the avoidance of doubt not just a signature page) </w:delText>
        </w:r>
        <w:r w:rsidDel="00333C92">
          <w:rPr>
            <w:b/>
          </w:rPr>
          <w:delText>OR</w:delText>
        </w:r>
        <w:r w:rsidDel="00333C92">
          <w:delText xml:space="preserve"> the executed signature page of a counterpart of this agreement] by email (in PDF, JPEG or other agreed format) takes effect as the transmission of an executed "wet ink" counterpart of this agreement. [If this method of transmission is adopted, without prejudice to the validity of the agreement made, each party shall on request provide the other with the "wet ink" hard copy original[s] of their counterpart.]]</w:delText>
        </w:r>
        <w:bookmarkEnd w:id="2507"/>
      </w:del>
    </w:p>
    <w:p w14:paraId="5F502F3F" w14:textId="77777777" w:rsidR="00E76087" w:rsidRPr="00655313" w:rsidRDefault="00000000" w:rsidP="00575092">
      <w:pPr>
        <w:pStyle w:val="TitleClause"/>
        <w:rPr>
          <w:b w:val="0"/>
        </w:rPr>
      </w:pPr>
      <w:r>
        <w:fldChar w:fldCharType="begin"/>
      </w:r>
      <w:r>
        <w:instrText>TC "34. Dispute resolution procedure" \l 1</w:instrText>
      </w:r>
      <w:r>
        <w:fldChar w:fldCharType="end"/>
      </w:r>
      <w:bookmarkStart w:id="2508" w:name="_Toc256000033"/>
      <w:bookmarkStart w:id="2509" w:name="a120176"/>
      <w:r>
        <w:t>Dispute resolution procedure</w:t>
      </w:r>
      <w:bookmarkEnd w:id="2508"/>
      <w:bookmarkEnd w:id="2509"/>
    </w:p>
    <w:p w14:paraId="22316BBD" w14:textId="748490DD" w:rsidR="00E76087" w:rsidDel="00333C92" w:rsidRDefault="00000000" w:rsidP="00333C92">
      <w:pPr>
        <w:pStyle w:val="Untitledsubclause1"/>
        <w:rPr>
          <w:del w:id="2510" w:author="David Sant" w:date="2025-11-27T22:57:00Z" w16du:dateUtc="2025-11-27T22:57:00Z"/>
        </w:rPr>
      </w:pPr>
      <w:bookmarkStart w:id="2511" w:name="a287477"/>
      <w:r>
        <w:t>If a dispute arises out of or in connection with this agreement or its performance, validity or enforceability (</w:t>
      </w:r>
      <w:r>
        <w:rPr>
          <w:rStyle w:val="DefTerm"/>
        </w:rPr>
        <w:t>Dispute</w:t>
      </w:r>
      <w:r>
        <w:t>), then</w:t>
      </w:r>
      <w:del w:id="2512" w:author="David Sant" w:date="2025-11-27T22:56:00Z" w16du:dateUtc="2025-11-27T22:56:00Z">
        <w:r w:rsidDel="00333C92">
          <w:delText>[</w:delText>
        </w:r>
      </w:del>
      <w:del w:id="2513" w:author="David Sant" w:date="2025-11-27T22:57:00Z" w16du:dateUtc="2025-11-27T22:57:00Z">
        <w:r w:rsidDel="00333C92">
          <w:delText>, except as expressly provided in this agreement,</w:delText>
        </w:r>
      </w:del>
      <w:del w:id="2514" w:author="David Sant" w:date="2025-11-27T22:56:00Z" w16du:dateUtc="2025-11-27T22:56:00Z">
        <w:r w:rsidDel="00333C92">
          <w:delText>]</w:delText>
        </w:r>
      </w:del>
      <w:r>
        <w:t xml:space="preserve"> the parties shall </w:t>
      </w:r>
      <w:del w:id="2515" w:author="David Sant" w:date="2025-11-27T22:57:00Z" w16du:dateUtc="2025-11-27T22:57:00Z">
        <w:r w:rsidDel="00333C92">
          <w:delText>follow the procedure set out in this clause:</w:delText>
        </w:r>
        <w:bookmarkEnd w:id="2511"/>
      </w:del>
    </w:p>
    <w:p w14:paraId="5CFF020F" w14:textId="3ECB4649" w:rsidR="00E76087" w:rsidRDefault="00000000" w:rsidP="00333C92">
      <w:pPr>
        <w:pStyle w:val="Untitledsubclause1"/>
        <w:pPrChange w:id="2516" w:author="David Sant" w:date="2025-11-27T22:57:00Z" w16du:dateUtc="2025-11-27T22:57:00Z">
          <w:pPr>
            <w:pStyle w:val="Untitledsubclause2"/>
          </w:pPr>
        </w:pPrChange>
      </w:pPr>
      <w:bookmarkStart w:id="2517" w:name="a758948"/>
      <w:del w:id="2518" w:author="David Sant" w:date="2025-11-27T22:57:00Z" w16du:dateUtc="2025-11-27T22:57:00Z">
        <w:r w:rsidDel="00333C92">
          <w:delText>either party shall notify the other of the Dispute, setting out its nature and full particulars (</w:delText>
        </w:r>
        <w:r w:rsidDel="00333C92">
          <w:rPr>
            <w:rStyle w:val="DefTerm"/>
          </w:rPr>
          <w:delText>Dispute notice</w:delText>
        </w:r>
        <w:r w:rsidDel="00333C92">
          <w:delText xml:space="preserve">), together with relevant supporting documents. On service of the Dispute notice, the [EMPLOYEE TITLE] of the </w:delText>
        </w:r>
      </w:del>
      <w:del w:id="2519" w:author="David Sant" w:date="2025-11-27T21:39:00Z" w16du:dateUtc="2025-11-27T21:39:00Z">
        <w:r>
          <w:delText>Customer</w:delText>
        </w:r>
      </w:del>
      <w:del w:id="2520" w:author="David Sant" w:date="2025-11-27T22:57:00Z" w16du:dateUtc="2025-11-27T22:57:00Z">
        <w:r w:rsidDel="00333C92">
          <w:delText xml:space="preserve"> and [EMPLOYEE TITLE] of the Supplier shall </w:delText>
        </w:r>
      </w:del>
      <w:r>
        <w:t xml:space="preserve">attempt in good faith to resolve the </w:t>
      </w:r>
      <w:proofErr w:type="gramStart"/>
      <w:r>
        <w:t>Dispute;</w:t>
      </w:r>
      <w:bookmarkEnd w:id="2517"/>
      <w:proofErr w:type="gramEnd"/>
    </w:p>
    <w:p w14:paraId="3DFECF78" w14:textId="5910B7AD" w:rsidR="00E76087" w:rsidDel="00333C92" w:rsidRDefault="00000000" w:rsidP="00575092">
      <w:pPr>
        <w:pStyle w:val="Untitledsubclause2"/>
        <w:rPr>
          <w:del w:id="2521" w:author="David Sant" w:date="2025-11-27T22:57:00Z" w16du:dateUtc="2025-11-27T22:57:00Z"/>
        </w:rPr>
      </w:pPr>
      <w:bookmarkStart w:id="2522" w:name="a910476"/>
      <w:del w:id="2523" w:author="David Sant" w:date="2025-11-27T22:57:00Z" w16du:dateUtc="2025-11-27T22:57:00Z">
        <w:r w:rsidDel="00333C92">
          <w:delText xml:space="preserve">if the [EMPLOYEE TITLE] of the </w:delText>
        </w:r>
      </w:del>
      <w:del w:id="2524" w:author="David Sant" w:date="2025-11-27T21:39:00Z" w16du:dateUtc="2025-11-27T21:39:00Z">
        <w:r>
          <w:delText>Customer</w:delText>
        </w:r>
      </w:del>
      <w:del w:id="2525" w:author="David Sant" w:date="2025-11-27T22:57:00Z" w16du:dateUtc="2025-11-27T22:57:00Z">
        <w:r w:rsidDel="00333C92">
          <w:delText xml:space="preserve"> and [EMPLOYEE TITLE] of the Supplier are for any reason unable to resolve the Dispute within [30] days of service of the Dispute notice, the Dispute shall be referred to the [SENIOR OFFICER TITLE] of the </w:delText>
        </w:r>
      </w:del>
      <w:del w:id="2526" w:author="David Sant" w:date="2025-11-27T21:39:00Z" w16du:dateUtc="2025-11-27T21:39:00Z">
        <w:r>
          <w:delText>Customer</w:delText>
        </w:r>
      </w:del>
      <w:del w:id="2527" w:author="David Sant" w:date="2025-11-27T22:57:00Z" w16du:dateUtc="2025-11-27T22:57:00Z">
        <w:r w:rsidDel="00333C92">
          <w:delText xml:space="preserve"> and [SENIOR OFFICER TITLE] of the Supplier who shall attempt in good faith to resolve it; and</w:delText>
        </w:r>
        <w:bookmarkEnd w:id="2522"/>
      </w:del>
    </w:p>
    <w:p w14:paraId="7369F626" w14:textId="7DFC4E35" w:rsidR="00E76087" w:rsidDel="00333C92" w:rsidRDefault="00000000" w:rsidP="00333C92">
      <w:pPr>
        <w:pStyle w:val="Untitledsubclause2"/>
        <w:rPr>
          <w:del w:id="2528" w:author="David Sant" w:date="2025-11-27T22:57:00Z" w16du:dateUtc="2025-11-27T22:57:00Z"/>
        </w:rPr>
      </w:pPr>
      <w:bookmarkStart w:id="2529" w:name="a555505"/>
      <w:del w:id="2530" w:author="David Sant" w:date="2025-11-27T22:57:00Z" w16du:dateUtc="2025-11-27T22:57:00Z">
        <w:r w:rsidDel="00333C92">
          <w:delText xml:space="preserve">if the [SENIOR OFFICER TITLE] of the </w:delText>
        </w:r>
      </w:del>
      <w:del w:id="2531" w:author="David Sant" w:date="2025-11-27T21:39:00Z" w16du:dateUtc="2025-11-27T21:39:00Z">
        <w:r>
          <w:delText>Customer</w:delText>
        </w:r>
      </w:del>
      <w:del w:id="2532" w:author="David Sant" w:date="2025-11-27T22:57:00Z" w16du:dateUtc="2025-11-27T22:57:00Z">
        <w:r w:rsidDel="00333C92">
          <w:delText xml:space="preserve"> and [SENIOR OFFICER TITLE] of the Supplier are for any reason unable to resolve the Dispute within [30] days of it being referred to them, the parties agree to enter into mediation in good faith to settle the Dispute and will do so in accordance with the [CEDR Model Mediation Procedure </w:delText>
        </w:r>
        <w:r w:rsidDel="00333C92">
          <w:rPr>
            <w:b/>
            <w:bCs/>
          </w:rPr>
          <w:delText>OR</w:delText>
        </w:r>
        <w:r w:rsidDel="00333C92">
          <w:delText xml:space="preserve"> [PROCEDURE]]. Unless otherwise agreed between the parties within [NUMBER] days of service of the Dispute notice, the mediator shall be nominated by [CEDR </w:delText>
        </w:r>
        <w:r w:rsidDel="00333C92">
          <w:rPr>
            <w:b/>
            <w:bCs/>
          </w:rPr>
          <w:delText>OR</w:delText>
        </w:r>
        <w:r w:rsidDel="00333C92">
          <w:delText xml:space="preserve"> [OTHER]]. To initiate the mediation, a party must serve notice in writing (</w:delText>
        </w:r>
        <w:r w:rsidDel="00333C92">
          <w:rPr>
            <w:rStyle w:val="DefTerm"/>
          </w:rPr>
          <w:delText>ADR notice</w:delText>
        </w:r>
        <w:r w:rsidDel="00333C92">
          <w:delText>) to the other party to the Dispute, referring the Dispute to mediation. A copy of the ADR notice should be sent to [CEDR</w:delText>
        </w:r>
        <w:r w:rsidDel="00333C92">
          <w:rPr>
            <w:b/>
            <w:bCs/>
          </w:rPr>
          <w:delText xml:space="preserve"> OR</w:delText>
        </w:r>
        <w:r w:rsidDel="00333C92">
          <w:delText xml:space="preserve"> [OTHER]]; and </w:delText>
        </w:r>
        <w:bookmarkEnd w:id="2529"/>
      </w:del>
    </w:p>
    <w:p w14:paraId="4314FB8D" w14:textId="58E1F915" w:rsidR="00E76087" w:rsidRDefault="00000000" w:rsidP="00333C92">
      <w:pPr>
        <w:pStyle w:val="Untitledsubclause2"/>
      </w:pPr>
      <w:bookmarkStart w:id="2533" w:name="a685069"/>
      <w:del w:id="2534" w:author="David Sant" w:date="2025-11-27T22:58:00Z" w16du:dateUtc="2025-11-27T22:58:00Z">
        <w:r w:rsidDel="00333C92">
          <w:delText>unless otherwise agreed between the parties, the mediation will start not later than [NUMBER] days after the date of the ADR notice.</w:delText>
        </w:r>
      </w:del>
      <w:bookmarkEnd w:id="2533"/>
    </w:p>
    <w:p w14:paraId="170331DB" w14:textId="3074A616" w:rsidR="00E76087" w:rsidDel="00333C92" w:rsidRDefault="00000000" w:rsidP="00575092">
      <w:pPr>
        <w:pStyle w:val="Untitledsubclause1"/>
        <w:rPr>
          <w:del w:id="2535" w:author="David Sant" w:date="2025-11-27T22:57:00Z" w16du:dateUtc="2025-11-27T22:57:00Z"/>
        </w:rPr>
      </w:pPr>
      <w:bookmarkStart w:id="2536" w:name="a912841"/>
      <w:del w:id="2537" w:author="David Sant" w:date="2025-11-27T22:57:00Z" w16du:dateUtc="2025-11-27T22:57:00Z">
        <w:r w:rsidDel="00333C92">
          <w:delText>[The start of mediation shall not prevent the parties starting or continuing court proceedings in relation to the Dispute.</w:delText>
        </w:r>
        <w:bookmarkEnd w:id="2536"/>
      </w:del>
    </w:p>
    <w:p w14:paraId="709C6C08" w14:textId="22EE20ED" w:rsidR="00E76087" w:rsidRPr="00655313" w:rsidDel="00333C92" w:rsidRDefault="00000000" w:rsidP="00575092">
      <w:pPr>
        <w:pStyle w:val="Parasubclause1"/>
        <w:rPr>
          <w:del w:id="2538" w:author="David Sant" w:date="2025-11-27T22:57:00Z" w16du:dateUtc="2025-11-27T22:57:00Z"/>
        </w:rPr>
      </w:pPr>
      <w:del w:id="2539" w:author="David Sant" w:date="2025-11-27T22:57:00Z" w16du:dateUtc="2025-11-27T22:57:00Z">
        <w:r w:rsidDel="00333C92">
          <w:rPr>
            <w:b/>
          </w:rPr>
          <w:delText>OR</w:delText>
        </w:r>
      </w:del>
    </w:p>
    <w:p w14:paraId="3BE96811" w14:textId="05C87FCD" w:rsidR="00E76087" w:rsidRDefault="00000000" w:rsidP="00575092">
      <w:pPr>
        <w:pStyle w:val="Parasubclause1"/>
      </w:pPr>
      <w:r>
        <w:t xml:space="preserve">Subject to </w:t>
      </w:r>
      <w:r>
        <w:fldChar w:fldCharType="begin"/>
      </w:r>
      <w:r>
        <w:instrText>PAGEREF a830554\# "'clause '"  \h</w:instrText>
      </w:r>
      <w:r>
        <w:fldChar w:fldCharType="separate"/>
      </w:r>
      <w:r w:rsidR="009B649C">
        <w:rPr>
          <w:noProof/>
        </w:rPr>
        <w:t xml:space="preserve">clause </w:t>
      </w:r>
      <w:r>
        <w:fldChar w:fldCharType="end"/>
      </w:r>
      <w:r>
        <w:fldChar w:fldCharType="begin"/>
      </w:r>
      <w:r>
        <w:rPr>
          <w:highlight w:val="lightGray"/>
        </w:rPr>
        <w:instrText>REF a830554 \h \w</w:instrText>
      </w:r>
      <w:r>
        <w:fldChar w:fldCharType="separate"/>
      </w:r>
      <w:ins w:id="2540" w:author="David Sant" w:date="2025-11-27T21:52:00Z" w16du:dateUtc="2025-11-27T21:52:00Z">
        <w:r w:rsidR="009B649C">
          <w:rPr>
            <w:highlight w:val="lightGray"/>
          </w:rPr>
          <w:t>34.3</w:t>
        </w:r>
      </w:ins>
      <w:del w:id="2541" w:author="David Sant" w:date="2025-11-27T21:52:00Z" w16du:dateUtc="2025-11-27T21:52:00Z">
        <w:r w:rsidDel="009B649C">
          <w:delText>34.3</w:delText>
        </w:r>
      </w:del>
      <w:r>
        <w:fldChar w:fldCharType="end"/>
      </w:r>
      <w:r>
        <w:t>, no party may commence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w:t>
      </w:r>
      <w:del w:id="2542" w:author="David Sant" w:date="2025-11-27T22:58:00Z" w16du:dateUtc="2025-11-27T22:58:00Z">
        <w:r w:rsidDel="00333C92">
          <w:delText>]</w:delText>
        </w:r>
      </w:del>
    </w:p>
    <w:p w14:paraId="044A2314" w14:textId="75E66854" w:rsidR="00E76087" w:rsidRDefault="00000000" w:rsidP="00575092">
      <w:pPr>
        <w:pStyle w:val="Untitledsubclause1"/>
      </w:pPr>
      <w:bookmarkStart w:id="2543" w:name="a830554"/>
      <w:r>
        <w:t xml:space="preserve">If for any reason the Dispute is not resolved within </w:t>
      </w:r>
      <w:del w:id="2544" w:author="David Sant" w:date="2025-11-27T22:58:00Z" w16du:dateUtc="2025-11-27T22:58:00Z">
        <w:r w:rsidDel="00333C92">
          <w:delText xml:space="preserve">[NUMBER] </w:delText>
        </w:r>
      </w:del>
      <w:ins w:id="2545" w:author="David Sant" w:date="2025-11-27T22:58:00Z" w16du:dateUtc="2025-11-27T22:58:00Z">
        <w:r w:rsidR="00333C92">
          <w:t xml:space="preserve">60 </w:t>
        </w:r>
      </w:ins>
      <w:r>
        <w:t xml:space="preserve">days of the start of the mediation, the Dispute shall be finally resolved by the courts of England and Wales in accordance with </w:t>
      </w:r>
      <w:r>
        <w:fldChar w:fldCharType="begin"/>
      </w:r>
      <w:r>
        <w:instrText>PAGEREF a927566\# "'clause '"  \h</w:instrText>
      </w:r>
      <w:r>
        <w:fldChar w:fldCharType="separate"/>
      </w:r>
      <w:r w:rsidR="009B649C">
        <w:rPr>
          <w:noProof/>
        </w:rPr>
        <w:t xml:space="preserve">clause </w:t>
      </w:r>
      <w:r>
        <w:fldChar w:fldCharType="end"/>
      </w:r>
      <w:r>
        <w:fldChar w:fldCharType="begin"/>
      </w:r>
      <w:r>
        <w:rPr>
          <w:highlight w:val="lightGray"/>
        </w:rPr>
        <w:instrText>REF a927566 \h \w</w:instrText>
      </w:r>
      <w:r>
        <w:fldChar w:fldCharType="separate"/>
      </w:r>
      <w:ins w:id="2546" w:author="David Sant" w:date="2025-11-27T21:52:00Z" w16du:dateUtc="2025-11-27T21:52:00Z">
        <w:r w:rsidR="009B649C">
          <w:rPr>
            <w:highlight w:val="lightGray"/>
          </w:rPr>
          <w:t>36</w:t>
        </w:r>
      </w:ins>
      <w:del w:id="2547" w:author="David Sant" w:date="2025-11-27T21:52:00Z" w16du:dateUtc="2025-11-27T21:52:00Z">
        <w:r w:rsidDel="009B649C">
          <w:delText>36</w:delText>
        </w:r>
      </w:del>
      <w:r>
        <w:fldChar w:fldCharType="end"/>
      </w:r>
      <w:r>
        <w:t>.</w:t>
      </w:r>
      <w:bookmarkEnd w:id="2543"/>
    </w:p>
    <w:p w14:paraId="2B307402" w14:textId="77777777" w:rsidR="00E76087" w:rsidRPr="00655313" w:rsidRDefault="00000000" w:rsidP="00575092">
      <w:pPr>
        <w:pStyle w:val="TitleClause"/>
        <w:rPr>
          <w:b w:val="0"/>
        </w:rPr>
      </w:pPr>
      <w:r>
        <w:fldChar w:fldCharType="begin"/>
      </w:r>
      <w:r>
        <w:instrText>TC "35. Governing law" \l 1</w:instrText>
      </w:r>
      <w:r>
        <w:fldChar w:fldCharType="end"/>
      </w:r>
      <w:bookmarkStart w:id="2548" w:name="_Toc256000034"/>
      <w:bookmarkStart w:id="2549" w:name="a800047"/>
      <w:r>
        <w:t>Governing law</w:t>
      </w:r>
      <w:bookmarkEnd w:id="2548"/>
      <w:bookmarkEnd w:id="2549"/>
    </w:p>
    <w:p w14:paraId="7CDF3DF9" w14:textId="77777777" w:rsidR="00E76087" w:rsidRDefault="00000000" w:rsidP="00575092">
      <w:pPr>
        <w:pStyle w:val="NoNumUntitledsubclause1"/>
      </w:pPr>
      <w:bookmarkStart w:id="2550" w:name="a114357"/>
      <w:r>
        <w:t>This agreement and any dispute or claim (including non-contractual disputes or claims) arising out of or in connection with it or its subject matter or formation shall be governed by and construed in accordance with the law of England and Wales.</w:t>
      </w:r>
      <w:bookmarkEnd w:id="2550"/>
    </w:p>
    <w:p w14:paraId="1B598414" w14:textId="77777777" w:rsidR="00E76087" w:rsidRPr="00655313" w:rsidRDefault="00000000" w:rsidP="00575092">
      <w:pPr>
        <w:pStyle w:val="TitleClause"/>
        <w:rPr>
          <w:b w:val="0"/>
        </w:rPr>
      </w:pPr>
      <w:r>
        <w:fldChar w:fldCharType="begin"/>
      </w:r>
      <w:r>
        <w:instrText>TC "36. Jurisdiction" \l 1</w:instrText>
      </w:r>
      <w:r>
        <w:fldChar w:fldCharType="end"/>
      </w:r>
      <w:bookmarkStart w:id="2551" w:name="_Toc256000035"/>
      <w:bookmarkStart w:id="2552" w:name="a927566"/>
      <w:r>
        <w:t>Jurisdiction</w:t>
      </w:r>
      <w:bookmarkEnd w:id="2551"/>
      <w:bookmarkEnd w:id="2552"/>
    </w:p>
    <w:p w14:paraId="542CA83D" w14:textId="62BD2E06" w:rsidR="00E76087" w:rsidRDefault="00000000" w:rsidP="00575092">
      <w:pPr>
        <w:pStyle w:val="NoNumUntitledsubclause1"/>
      </w:pPr>
      <w:bookmarkStart w:id="2553" w:name="a860488"/>
      <w:r>
        <w:t xml:space="preserve">Each party irrevocably agrees that the courts of England and Wales shall have </w:t>
      </w:r>
      <w:del w:id="2554" w:author="David Sant" w:date="2025-11-27T22:58:00Z" w16du:dateUtc="2025-11-27T22:58:00Z">
        <w:r w:rsidDel="00333C92">
          <w:delText xml:space="preserve">[exclusive </w:delText>
        </w:r>
        <w:r w:rsidDel="00333C92">
          <w:rPr>
            <w:b/>
          </w:rPr>
          <w:delText>OR</w:delText>
        </w:r>
        <w:r w:rsidDel="00333C92">
          <w:delText xml:space="preserve"> </w:delText>
        </w:r>
      </w:del>
      <w:r>
        <w:t>non-exclusive</w:t>
      </w:r>
      <w:del w:id="2555" w:author="David Sant" w:date="2025-11-27T22:58:00Z" w16du:dateUtc="2025-11-27T22:58:00Z">
        <w:r w:rsidDel="00333C92">
          <w:delText>]</w:delText>
        </w:r>
      </w:del>
      <w:r>
        <w:t xml:space="preserve"> jurisdiction to settle any dispute or claim (including non-contractual disputes or claims) arising out of or in connection with this agreement or its subject matter or formation.</w:t>
      </w:r>
      <w:bookmarkEnd w:id="2553"/>
    </w:p>
    <w:p w14:paraId="503F161C" w14:textId="77777777" w:rsidR="00E76087" w:rsidRDefault="00000000" w:rsidP="00575092">
      <w:pPr>
        <w:pStyle w:val="Testimonium"/>
      </w:pPr>
      <w:r>
        <w:t>This agreement has been entered into on the date stated at the beginning of it.</w:t>
      </w:r>
    </w:p>
    <w:p w14:paraId="317BBF2F" w14:textId="77777777" w:rsidR="00AD1C9B" w:rsidRDefault="00AD1C9B">
      <w:pPr>
        <w:spacing w:after="200" w:line="24" w:lineRule="auto"/>
        <w:rPr>
          <w:ins w:id="2556" w:author="David Sant" w:date="2025-11-27T21:39:00Z" w16du:dateUtc="2025-11-27T21:39:00Z"/>
          <w:rFonts w:ascii="Arial" w:eastAsia="Arial Unicode MS" w:hAnsi="Arial" w:cs="Arial"/>
          <w:b/>
          <w:color w:val="000000"/>
          <w:kern w:val="0"/>
          <w:lang w:val="en-US"/>
          <w14:ligatures w14:val="none"/>
        </w:rPr>
      </w:pPr>
      <w:bookmarkStart w:id="2557" w:name="_Toc256000036"/>
      <w:bookmarkStart w:id="2558" w:name="a326473"/>
      <w:ins w:id="2559" w:author="David Sant" w:date="2025-11-27T21:39:00Z" w16du:dateUtc="2025-11-27T21:39:00Z">
        <w:r>
          <w:br w:type="page"/>
        </w:r>
      </w:ins>
    </w:p>
    <w:p w14:paraId="786220F5" w14:textId="702E0B7D" w:rsidR="00AD1C9B" w:rsidRPr="00E31DFC" w:rsidRDefault="00000000" w:rsidP="00E31DFC">
      <w:pPr>
        <w:pStyle w:val="Schedule"/>
        <w:pageBreakBefore/>
        <w:numPr>
          <w:ilvl w:val="0"/>
          <w:numId w:val="57"/>
        </w:numPr>
        <w:rPr>
          <w:b w:val="0"/>
          <w:bCs/>
        </w:rPr>
      </w:pPr>
      <w:r>
        <w:lastRenderedPageBreak/>
        <w:t>Services</w:t>
      </w:r>
      <w:bookmarkEnd w:id="2557"/>
      <w:bookmarkEnd w:id="2558"/>
    </w:p>
    <w:p w14:paraId="500440F7" w14:textId="151E55A5" w:rsidR="00AD1C9B" w:rsidRDefault="00000000" w:rsidP="00AD1C9B">
      <w:pPr>
        <w:pStyle w:val="ScheduleTitleClause"/>
        <w:keepNext w:val="0"/>
        <w:widowControl w:val="0"/>
        <w:numPr>
          <w:ilvl w:val="0"/>
          <w:numId w:val="69"/>
        </w:numPr>
        <w:rPr>
          <w:ins w:id="2560" w:author="David Sant" w:date="2025-11-27T21:39:00Z" w16du:dateUtc="2025-11-27T21:39:00Z"/>
        </w:rPr>
      </w:pPr>
      <w:del w:id="2561" w:author="David Sant" w:date="2025-11-27T21:39:00Z" w16du:dateUtc="2025-11-27T21:39:00Z">
        <w:r>
          <w:fldChar w:fldCharType="begin"/>
        </w:r>
        <w:r>
          <w:delInstrText>TC "1. Services" \l 1</w:delInstrText>
        </w:r>
        <w:r>
          <w:fldChar w:fldCharType="end"/>
        </w:r>
        <w:bookmarkStart w:id="2562" w:name="_Toc256000037"/>
        <w:bookmarkStart w:id="2563" w:name="a299902"/>
        <w:r>
          <w:delText>Services</w:delText>
        </w:r>
      </w:del>
      <w:bookmarkEnd w:id="2562"/>
      <w:bookmarkEnd w:id="2563"/>
      <w:ins w:id="2564" w:author="David Sant" w:date="2025-11-27T21:39:00Z" w16du:dateUtc="2025-11-27T21:39:00Z">
        <w:r w:rsidR="00AD1C9B">
          <w:t>Project Description</w:t>
        </w:r>
      </w:ins>
    </w:p>
    <w:p w14:paraId="4C527975" w14:textId="54B5E6E7" w:rsidR="00AD1C9B" w:rsidRDefault="00AD1C9B" w:rsidP="00AD1C9B">
      <w:pPr>
        <w:pStyle w:val="ScheduleUntitledsubclause1"/>
        <w:numPr>
          <w:ilvl w:val="0"/>
          <w:numId w:val="0"/>
        </w:numPr>
        <w:ind w:left="360"/>
        <w:rPr>
          <w:ins w:id="2565" w:author="David Sant" w:date="2025-11-27T21:39:00Z" w16du:dateUtc="2025-11-27T21:39:00Z"/>
        </w:rPr>
      </w:pPr>
      <w:ins w:id="2566" w:author="David Sant" w:date="2025-11-27T21:39:00Z" w16du:dateUtc="2025-11-27T21:39:00Z">
        <w:r>
          <w:t>[High-level description/overview of the Project that Norton is engaging the Supplier to perform under this agreement]</w:t>
        </w:r>
      </w:ins>
    </w:p>
    <w:p w14:paraId="7D84F54E" w14:textId="77777777" w:rsidR="00AD1C9B" w:rsidRDefault="00AD1C9B" w:rsidP="00AD1C9B">
      <w:pPr>
        <w:pStyle w:val="ScheduleTitleClause"/>
        <w:keepNext w:val="0"/>
        <w:widowControl w:val="0"/>
        <w:numPr>
          <w:ilvl w:val="0"/>
          <w:numId w:val="69"/>
        </w:numPr>
        <w:rPr>
          <w:ins w:id="2567" w:author="David Sant" w:date="2025-11-27T21:39:00Z" w16du:dateUtc="2025-11-27T21:39:00Z"/>
        </w:rPr>
      </w:pPr>
      <w:ins w:id="2568" w:author="David Sant" w:date="2025-11-27T21:39:00Z" w16du:dateUtc="2025-11-27T21:39:00Z">
        <w:r>
          <w:t>Project Objectives</w:t>
        </w:r>
      </w:ins>
    </w:p>
    <w:p w14:paraId="10078E29" w14:textId="31E609FF" w:rsidR="00AD1C9B" w:rsidRDefault="00AD1C9B" w:rsidP="00AD1C9B">
      <w:pPr>
        <w:pStyle w:val="ScheduleUntitledsubclause1"/>
        <w:numPr>
          <w:ilvl w:val="0"/>
          <w:numId w:val="0"/>
        </w:numPr>
        <w:ind w:left="360"/>
        <w:rPr>
          <w:ins w:id="2569" w:author="David Sant" w:date="2025-11-27T21:39:00Z" w16du:dateUtc="2025-11-27T21:39:00Z"/>
        </w:rPr>
      </w:pPr>
      <w:ins w:id="2570" w:author="David Sant" w:date="2025-11-27T21:39:00Z" w16du:dateUtc="2025-11-27T21:39:00Z">
        <w:r>
          <w:t>Technical goals, success criteria and expected outcomes for this Project:</w:t>
        </w:r>
      </w:ins>
    </w:p>
    <w:p w14:paraId="0CE56CBA" w14:textId="77777777" w:rsidR="00AD1C9B" w:rsidRPr="00AD1C9B" w:rsidRDefault="00AD1C9B" w:rsidP="00AD1C9B">
      <w:pPr>
        <w:pStyle w:val="ScheduleTitleClause"/>
        <w:keepNext w:val="0"/>
        <w:widowControl w:val="0"/>
        <w:numPr>
          <w:ilvl w:val="1"/>
          <w:numId w:val="69"/>
        </w:numPr>
        <w:rPr>
          <w:ins w:id="2571" w:author="David Sant" w:date="2025-11-27T21:39:00Z" w16du:dateUtc="2025-11-27T21:39:00Z"/>
          <w:b w:val="0"/>
          <w:bCs/>
        </w:rPr>
      </w:pPr>
      <w:ins w:id="2572" w:author="David Sant" w:date="2025-11-27T21:39:00Z" w16du:dateUtc="2025-11-27T21:39:00Z">
        <w:r w:rsidRPr="00AD1C9B">
          <w:rPr>
            <w:b w:val="0"/>
            <w:bCs/>
          </w:rPr>
          <w:t>[Technical goal/objective 1]</w:t>
        </w:r>
      </w:ins>
    </w:p>
    <w:p w14:paraId="5888C707" w14:textId="77777777" w:rsidR="00AD1C9B" w:rsidRPr="00AD1C9B" w:rsidRDefault="00AD1C9B" w:rsidP="00AD1C9B">
      <w:pPr>
        <w:pStyle w:val="ScheduleTitleClause"/>
        <w:keepNext w:val="0"/>
        <w:widowControl w:val="0"/>
        <w:numPr>
          <w:ilvl w:val="1"/>
          <w:numId w:val="69"/>
        </w:numPr>
        <w:rPr>
          <w:ins w:id="2573" w:author="David Sant" w:date="2025-11-27T21:39:00Z" w16du:dateUtc="2025-11-27T21:39:00Z"/>
          <w:b w:val="0"/>
          <w:bCs/>
        </w:rPr>
      </w:pPr>
      <w:ins w:id="2574" w:author="David Sant" w:date="2025-11-27T21:39:00Z" w16du:dateUtc="2025-11-27T21:39:00Z">
        <w:r w:rsidRPr="00AD1C9B">
          <w:rPr>
            <w:b w:val="0"/>
            <w:bCs/>
          </w:rPr>
          <w:t>[Success criteria and measurable outcomes]</w:t>
        </w:r>
      </w:ins>
    </w:p>
    <w:p w14:paraId="12483EDF" w14:textId="77777777" w:rsidR="00AD1C9B" w:rsidRPr="00AD1C9B" w:rsidRDefault="00AD1C9B" w:rsidP="00AD1C9B">
      <w:pPr>
        <w:pStyle w:val="ScheduleTitleClause"/>
        <w:keepNext w:val="0"/>
        <w:widowControl w:val="0"/>
        <w:numPr>
          <w:ilvl w:val="1"/>
          <w:numId w:val="69"/>
        </w:numPr>
        <w:rPr>
          <w:ins w:id="2575" w:author="David Sant" w:date="2025-11-27T21:39:00Z" w16du:dateUtc="2025-11-27T21:39:00Z"/>
          <w:b w:val="0"/>
          <w:bCs/>
        </w:rPr>
      </w:pPr>
      <w:ins w:id="2576" w:author="David Sant" w:date="2025-11-27T21:39:00Z" w16du:dateUtc="2025-11-27T21:39:00Z">
        <w:r w:rsidRPr="00AD1C9B">
          <w:rPr>
            <w:b w:val="0"/>
            <w:bCs/>
          </w:rPr>
          <w:t>[Expected technical outcomes and deliverables]</w:t>
        </w:r>
      </w:ins>
    </w:p>
    <w:p w14:paraId="78A0B6FE" w14:textId="77777777" w:rsidR="00AD1C9B" w:rsidRDefault="00AD1C9B" w:rsidP="002B0485">
      <w:pPr>
        <w:pStyle w:val="ScheduleTitleClause"/>
        <w:keepNext w:val="0"/>
        <w:widowControl w:val="0"/>
        <w:numPr>
          <w:ilvl w:val="0"/>
          <w:numId w:val="69"/>
        </w:numPr>
      </w:pPr>
      <w:ins w:id="2577" w:author="David Sant" w:date="2025-11-27T21:39:00Z" w16du:dateUtc="2025-11-27T21:39:00Z">
        <w:r>
          <w:t>Services</w:t>
        </w:r>
      </w:ins>
    </w:p>
    <w:p w14:paraId="47C862B9" w14:textId="77777777" w:rsidR="00000000" w:rsidRDefault="00000000" w:rsidP="00575092">
      <w:pPr>
        <w:pStyle w:val="Paragraph"/>
        <w:rPr>
          <w:del w:id="2578" w:author="David Sant" w:date="2025-11-27T21:39:00Z" w16du:dateUtc="2025-11-27T21:39:00Z"/>
        </w:rPr>
      </w:pPr>
      <w:del w:id="2579" w:author="David Sant" w:date="2025-11-27T21:39:00Z" w16du:dateUtc="2025-11-27T21:39:00Z">
        <w:r>
          <w:delText>[SERVICES TO BE PROVIDED]</w:delText>
        </w:r>
      </w:del>
    </w:p>
    <w:p w14:paraId="48992123" w14:textId="18DC0765" w:rsidR="00AD1C9B" w:rsidRPr="00AD1C9B" w:rsidRDefault="00000000" w:rsidP="00AD1C9B">
      <w:pPr>
        <w:pStyle w:val="ScheduleTitleClause"/>
        <w:keepNext w:val="0"/>
        <w:widowControl w:val="0"/>
        <w:numPr>
          <w:ilvl w:val="1"/>
          <w:numId w:val="69"/>
        </w:numPr>
        <w:rPr>
          <w:ins w:id="2580" w:author="David Sant" w:date="2025-11-27T21:39:00Z" w16du:dateUtc="2025-11-27T21:39:00Z"/>
          <w:b w:val="0"/>
          <w:bCs/>
        </w:rPr>
      </w:pPr>
      <w:del w:id="2581" w:author="David Sant" w:date="2025-11-27T21:39:00Z" w16du:dateUtc="2025-11-27T21:39:00Z">
        <w:r>
          <w:fldChar w:fldCharType="begin"/>
        </w:r>
        <w:r>
          <w:delInstrText>TC "2. Deliverables" \l 1</w:delInstrText>
        </w:r>
        <w:r>
          <w:fldChar w:fldCharType="end"/>
        </w:r>
        <w:bookmarkStart w:id="2582" w:name="_Toc256000038"/>
        <w:bookmarkStart w:id="2583" w:name="a930430"/>
        <w:r>
          <w:delText>Deliverables</w:delText>
        </w:r>
      </w:del>
      <w:bookmarkEnd w:id="2582"/>
      <w:bookmarkEnd w:id="2583"/>
      <w:ins w:id="2584" w:author="David Sant" w:date="2025-11-27T21:39:00Z" w16du:dateUtc="2025-11-27T21:39:00Z">
        <w:r w:rsidR="00AD1C9B" w:rsidRPr="00AD1C9B">
          <w:rPr>
            <w:b w:val="0"/>
            <w:bCs/>
          </w:rPr>
          <w:t xml:space="preserve">The Supplier shall provide the following types of research and development services across Work Packages as agreed with </w:t>
        </w:r>
      </w:ins>
      <w:ins w:id="2585" w:author="David Sant" w:date="2025-11-27T21:54:00Z" w16du:dateUtc="2025-11-27T21:54:00Z">
        <w:r w:rsidR="009B649C">
          <w:rPr>
            <w:b w:val="0"/>
            <w:bCs/>
          </w:rPr>
          <w:t>Norton</w:t>
        </w:r>
      </w:ins>
      <w:ins w:id="2586" w:author="David Sant" w:date="2025-11-27T21:39:00Z" w16du:dateUtc="2025-11-27T21:39:00Z">
        <w:r w:rsidR="00AD1C9B" w:rsidRPr="00AD1C9B">
          <w:rPr>
            <w:b w:val="0"/>
            <w:bCs/>
          </w:rPr>
          <w:t>:</w:t>
        </w:r>
      </w:ins>
    </w:p>
    <w:p w14:paraId="35992717" w14:textId="77777777" w:rsidR="00AD1C9B" w:rsidRPr="00AD1C9B" w:rsidRDefault="00AD1C9B" w:rsidP="00AD1C9B">
      <w:pPr>
        <w:pStyle w:val="ScheduleTitleClause"/>
        <w:keepNext w:val="0"/>
        <w:widowControl w:val="0"/>
        <w:numPr>
          <w:ilvl w:val="2"/>
          <w:numId w:val="69"/>
        </w:numPr>
        <w:rPr>
          <w:ins w:id="2587" w:author="David Sant" w:date="2025-11-27T21:39:00Z" w16du:dateUtc="2025-11-27T21:39:00Z"/>
          <w:b w:val="0"/>
          <w:bCs/>
        </w:rPr>
      </w:pPr>
      <w:ins w:id="2588" w:author="David Sant" w:date="2025-11-27T21:39:00Z" w16du:dateUtc="2025-11-27T21:39:00Z">
        <w:r w:rsidRPr="00AD1C9B">
          <w:rPr>
            <w:b w:val="0"/>
            <w:bCs/>
          </w:rPr>
          <w:t>[Research and feasibility studies]</w:t>
        </w:r>
      </w:ins>
    </w:p>
    <w:p w14:paraId="4F7D5BFF" w14:textId="77777777" w:rsidR="00AD1C9B" w:rsidRPr="00AD1C9B" w:rsidRDefault="00AD1C9B" w:rsidP="00AD1C9B">
      <w:pPr>
        <w:pStyle w:val="ScheduleTitleClause"/>
        <w:keepNext w:val="0"/>
        <w:widowControl w:val="0"/>
        <w:numPr>
          <w:ilvl w:val="2"/>
          <w:numId w:val="69"/>
        </w:numPr>
        <w:rPr>
          <w:ins w:id="2589" w:author="David Sant" w:date="2025-11-27T21:39:00Z" w16du:dateUtc="2025-11-27T21:39:00Z"/>
          <w:b w:val="0"/>
          <w:bCs/>
        </w:rPr>
      </w:pPr>
      <w:ins w:id="2590" w:author="David Sant" w:date="2025-11-27T21:39:00Z" w16du:dateUtc="2025-11-27T21:39:00Z">
        <w:r w:rsidRPr="00AD1C9B">
          <w:rPr>
            <w:b w:val="0"/>
            <w:bCs/>
          </w:rPr>
          <w:t>[Design and development work]</w:t>
        </w:r>
      </w:ins>
    </w:p>
    <w:p w14:paraId="173F19C9" w14:textId="77777777" w:rsidR="00AD1C9B" w:rsidRPr="00AD1C9B" w:rsidRDefault="00AD1C9B" w:rsidP="00AD1C9B">
      <w:pPr>
        <w:pStyle w:val="ScheduleTitleClause"/>
        <w:keepNext w:val="0"/>
        <w:widowControl w:val="0"/>
        <w:numPr>
          <w:ilvl w:val="2"/>
          <w:numId w:val="69"/>
        </w:numPr>
        <w:rPr>
          <w:ins w:id="2591" w:author="David Sant" w:date="2025-11-27T21:39:00Z" w16du:dateUtc="2025-11-27T21:39:00Z"/>
          <w:b w:val="0"/>
          <w:bCs/>
        </w:rPr>
      </w:pPr>
      <w:ins w:id="2592" w:author="David Sant" w:date="2025-11-27T21:39:00Z" w16du:dateUtc="2025-11-27T21:39:00Z">
        <w:r w:rsidRPr="00AD1C9B">
          <w:rPr>
            <w:b w:val="0"/>
            <w:bCs/>
          </w:rPr>
          <w:t>[Prototyping and testing]</w:t>
        </w:r>
      </w:ins>
    </w:p>
    <w:p w14:paraId="6ACCE6D2" w14:textId="77777777" w:rsidR="00AD1C9B" w:rsidRPr="00AD1C9B" w:rsidRDefault="00AD1C9B" w:rsidP="00AD1C9B">
      <w:pPr>
        <w:pStyle w:val="ScheduleTitleClause"/>
        <w:keepNext w:val="0"/>
        <w:widowControl w:val="0"/>
        <w:numPr>
          <w:ilvl w:val="2"/>
          <w:numId w:val="69"/>
        </w:numPr>
        <w:rPr>
          <w:ins w:id="2593" w:author="David Sant" w:date="2025-11-27T21:39:00Z" w16du:dateUtc="2025-11-27T21:39:00Z"/>
          <w:b w:val="0"/>
          <w:bCs/>
        </w:rPr>
      </w:pPr>
      <w:ins w:id="2594" w:author="David Sant" w:date="2025-11-27T21:39:00Z" w16du:dateUtc="2025-11-27T21:39:00Z">
        <w:r w:rsidRPr="00AD1C9B">
          <w:rPr>
            <w:b w:val="0"/>
            <w:bCs/>
          </w:rPr>
          <w:t>[Technical documentation and reporting]</w:t>
        </w:r>
      </w:ins>
    </w:p>
    <w:p w14:paraId="51BFE5F9" w14:textId="77777777" w:rsidR="00AD1C9B" w:rsidRPr="00AD1C9B" w:rsidRDefault="00AD1C9B" w:rsidP="00AD1C9B">
      <w:pPr>
        <w:pStyle w:val="ScheduleTitleClause"/>
        <w:keepNext w:val="0"/>
        <w:widowControl w:val="0"/>
        <w:numPr>
          <w:ilvl w:val="2"/>
          <w:numId w:val="69"/>
        </w:numPr>
        <w:rPr>
          <w:ins w:id="2595" w:author="David Sant" w:date="2025-11-27T21:39:00Z" w16du:dateUtc="2025-11-27T21:39:00Z"/>
          <w:b w:val="0"/>
          <w:bCs/>
        </w:rPr>
      </w:pPr>
      <w:ins w:id="2596" w:author="David Sant" w:date="2025-11-27T21:39:00Z" w16du:dateUtc="2025-11-27T21:39:00Z">
        <w:r w:rsidRPr="00AD1C9B">
          <w:rPr>
            <w:b w:val="0"/>
            <w:bCs/>
          </w:rPr>
          <w:t>[Other R&amp;D services as may be required]</w:t>
        </w:r>
      </w:ins>
    </w:p>
    <w:p w14:paraId="49E659A6" w14:textId="77777777" w:rsidR="00AD1C9B" w:rsidRDefault="00AD1C9B" w:rsidP="002B0485">
      <w:pPr>
        <w:pStyle w:val="ScheduleTitleClause"/>
        <w:keepNext w:val="0"/>
        <w:widowControl w:val="0"/>
        <w:numPr>
          <w:ilvl w:val="0"/>
          <w:numId w:val="69"/>
        </w:numPr>
      </w:pPr>
      <w:ins w:id="2597" w:author="David Sant" w:date="2025-11-27T21:39:00Z" w16du:dateUtc="2025-11-27T21:39:00Z">
        <w:r>
          <w:t>Deliverables</w:t>
        </w:r>
      </w:ins>
    </w:p>
    <w:p w14:paraId="3ACC0E19" w14:textId="77777777" w:rsidR="00000000" w:rsidRDefault="00000000" w:rsidP="00575092">
      <w:pPr>
        <w:pStyle w:val="Paragraph"/>
        <w:rPr>
          <w:del w:id="2598" w:author="David Sant" w:date="2025-11-27T21:39:00Z" w16du:dateUtc="2025-11-27T21:39:00Z"/>
        </w:rPr>
      </w:pPr>
      <w:del w:id="2599" w:author="David Sant" w:date="2025-11-27T21:39:00Z" w16du:dateUtc="2025-11-27T21:39:00Z">
        <w:r>
          <w:delText>[DELIVERABLES TO BE PROVIDED]</w:delText>
        </w:r>
      </w:del>
    </w:p>
    <w:p w14:paraId="4145B7EA" w14:textId="77777777" w:rsidR="00000000" w:rsidRDefault="00000000" w:rsidP="00575092">
      <w:pPr>
        <w:pStyle w:val="ScheduleTitleClause"/>
        <w:numPr>
          <w:ilvl w:val="0"/>
          <w:numId w:val="61"/>
        </w:numPr>
        <w:rPr>
          <w:del w:id="2600" w:author="David Sant" w:date="2025-11-27T21:39:00Z" w16du:dateUtc="2025-11-27T21:39:00Z"/>
        </w:rPr>
      </w:pPr>
      <w:del w:id="2601" w:author="David Sant" w:date="2025-11-27T21:39:00Z" w16du:dateUtc="2025-11-27T21:39:00Z">
        <w:r>
          <w:fldChar w:fldCharType="begin"/>
        </w:r>
        <w:r>
          <w:delInstrText>TC "3. Milestones and Milestone Dates" \l 1</w:delInstrText>
        </w:r>
        <w:r>
          <w:fldChar w:fldCharType="end"/>
        </w:r>
        <w:bookmarkStart w:id="2602" w:name="_Toc256000039"/>
        <w:bookmarkStart w:id="2603" w:name="a173014"/>
        <w:r>
          <w:delText>Milestones and Milestone Dates</w:delText>
        </w:r>
        <w:bookmarkEnd w:id="2602"/>
        <w:bookmarkEnd w:id="2603"/>
      </w:del>
    </w:p>
    <w:p w14:paraId="2AAD55E4" w14:textId="77777777" w:rsidR="00000000" w:rsidRDefault="00000000" w:rsidP="00575092">
      <w:pPr>
        <w:pStyle w:val="Paragraph"/>
        <w:rPr>
          <w:del w:id="2604" w:author="David Sant" w:date="2025-11-27T21:39:00Z" w16du:dateUtc="2025-11-27T21:39:00Z"/>
        </w:rPr>
      </w:pPr>
      <w:del w:id="2605" w:author="David Sant" w:date="2025-11-27T21:39:00Z" w16du:dateUtc="2025-11-27T21:39:00Z">
        <w:r>
          <w:delText>[MILESTONES AND MILESTONE DATES]</w:delText>
        </w:r>
      </w:del>
    </w:p>
    <w:p w14:paraId="56C4C30D" w14:textId="77777777" w:rsidR="00000000" w:rsidRDefault="00000000" w:rsidP="00575092">
      <w:pPr>
        <w:pStyle w:val="ScheduleTitleClause"/>
        <w:numPr>
          <w:ilvl w:val="0"/>
          <w:numId w:val="61"/>
        </w:numPr>
        <w:rPr>
          <w:del w:id="2606" w:author="David Sant" w:date="2025-11-27T21:39:00Z" w16du:dateUtc="2025-11-27T21:39:00Z"/>
        </w:rPr>
      </w:pPr>
      <w:del w:id="2607" w:author="David Sant" w:date="2025-11-27T21:39:00Z" w16du:dateUtc="2025-11-27T21:39:00Z">
        <w:r>
          <w:fldChar w:fldCharType="begin"/>
        </w:r>
        <w:r>
          <w:delInstrText>TC "4. Key Milestone Dates" \l 1</w:delInstrText>
        </w:r>
        <w:r>
          <w:fldChar w:fldCharType="end"/>
        </w:r>
        <w:bookmarkStart w:id="2608" w:name="_Toc256000040"/>
        <w:bookmarkStart w:id="2609" w:name="a920505"/>
        <w:r>
          <w:delText>[Key Milestone Dates</w:delText>
        </w:r>
        <w:r>
          <w:fldChar w:fldCharType="begin"/>
        </w:r>
        <w:r>
          <w:fldChar w:fldCharType="end"/>
        </w:r>
        <w:r>
          <w:delText>]</w:delText>
        </w:r>
        <w:bookmarkEnd w:id="2608"/>
        <w:bookmarkEnd w:id="2609"/>
      </w:del>
    </w:p>
    <w:p w14:paraId="250A0721" w14:textId="77777777" w:rsidR="00AD1C9B" w:rsidRPr="00AD1C9B" w:rsidRDefault="00AD1C9B" w:rsidP="00AD1C9B">
      <w:pPr>
        <w:pStyle w:val="ScheduleTitleClause"/>
        <w:keepNext w:val="0"/>
        <w:widowControl w:val="0"/>
        <w:numPr>
          <w:ilvl w:val="0"/>
          <w:numId w:val="0"/>
        </w:numPr>
        <w:ind w:left="360"/>
        <w:rPr>
          <w:ins w:id="2610" w:author="David Sant" w:date="2025-11-27T21:39:00Z" w16du:dateUtc="2025-11-27T21:39:00Z"/>
          <w:b w:val="0"/>
          <w:bCs/>
        </w:rPr>
      </w:pPr>
      <w:ins w:id="2611" w:author="David Sant" w:date="2025-11-27T21:39:00Z" w16du:dateUtc="2025-11-27T21:39:00Z">
        <w:r w:rsidRPr="00AD1C9B">
          <w:rPr>
            <w:b w:val="0"/>
            <w:bCs/>
          </w:rPr>
          <w:t>High-level deliverables expected from this Project include:</w:t>
        </w:r>
      </w:ins>
    </w:p>
    <w:p w14:paraId="0CC03DF4" w14:textId="77777777" w:rsidR="00AD1C9B" w:rsidRPr="00AD1C9B" w:rsidRDefault="00AD1C9B" w:rsidP="00AD1C9B">
      <w:pPr>
        <w:pStyle w:val="ScheduleTitleClause"/>
        <w:keepNext w:val="0"/>
        <w:widowControl w:val="0"/>
        <w:numPr>
          <w:ilvl w:val="1"/>
          <w:numId w:val="69"/>
        </w:numPr>
        <w:rPr>
          <w:ins w:id="2612" w:author="David Sant" w:date="2025-11-27T21:39:00Z" w16du:dateUtc="2025-11-27T21:39:00Z"/>
          <w:b w:val="0"/>
          <w:bCs/>
        </w:rPr>
      </w:pPr>
      <w:ins w:id="2613" w:author="David Sant" w:date="2025-11-27T21:39:00Z" w16du:dateUtc="2025-11-27T21:39:00Z">
        <w:r w:rsidRPr="00AD1C9B">
          <w:rPr>
            <w:b w:val="0"/>
            <w:bCs/>
          </w:rPr>
          <w:t>[Prototypes and development samples]</w:t>
        </w:r>
      </w:ins>
    </w:p>
    <w:p w14:paraId="46157FA0" w14:textId="3A20C9C3" w:rsidR="00AD1C9B" w:rsidRPr="00AD1C9B" w:rsidRDefault="00AD1C9B" w:rsidP="00AD1C9B">
      <w:pPr>
        <w:pStyle w:val="ScheduleTitleClause"/>
        <w:keepNext w:val="0"/>
        <w:widowControl w:val="0"/>
        <w:numPr>
          <w:ilvl w:val="1"/>
          <w:numId w:val="69"/>
        </w:numPr>
        <w:rPr>
          <w:ins w:id="2614" w:author="David Sant" w:date="2025-11-27T21:39:00Z" w16du:dateUtc="2025-11-27T21:39:00Z"/>
          <w:b w:val="0"/>
          <w:bCs/>
        </w:rPr>
      </w:pPr>
      <w:ins w:id="2615" w:author="David Sant" w:date="2025-11-27T21:39:00Z" w16du:dateUtc="2025-11-27T21:39:00Z">
        <w:r w:rsidRPr="00AD1C9B">
          <w:rPr>
            <w:b w:val="0"/>
            <w:bCs/>
          </w:rPr>
          <w:t>[Technical documentation, specifications</w:t>
        </w:r>
        <w:r>
          <w:rPr>
            <w:b w:val="0"/>
            <w:bCs/>
          </w:rPr>
          <w:t xml:space="preserve"> and</w:t>
        </w:r>
        <w:r w:rsidRPr="00AD1C9B">
          <w:rPr>
            <w:b w:val="0"/>
            <w:bCs/>
          </w:rPr>
          <w:t xml:space="preserve"> design drawings]</w:t>
        </w:r>
      </w:ins>
    </w:p>
    <w:p w14:paraId="41CDE9A1" w14:textId="7ECCF6C2" w:rsidR="00AD1C9B" w:rsidRPr="00AD1C9B" w:rsidRDefault="00AD1C9B" w:rsidP="00AD1C9B">
      <w:pPr>
        <w:pStyle w:val="ScheduleTitleClause"/>
        <w:keepNext w:val="0"/>
        <w:widowControl w:val="0"/>
        <w:numPr>
          <w:ilvl w:val="1"/>
          <w:numId w:val="69"/>
        </w:numPr>
        <w:rPr>
          <w:ins w:id="2616" w:author="David Sant" w:date="2025-11-27T21:39:00Z" w16du:dateUtc="2025-11-27T21:39:00Z"/>
          <w:b w:val="0"/>
          <w:bCs/>
        </w:rPr>
      </w:pPr>
      <w:ins w:id="2617" w:author="David Sant" w:date="2025-11-27T21:39:00Z" w16du:dateUtc="2025-11-27T21:39:00Z">
        <w:r w:rsidRPr="00AD1C9B">
          <w:rPr>
            <w:b w:val="0"/>
            <w:bCs/>
          </w:rPr>
          <w:t>[Test reports, validation data</w:t>
        </w:r>
        <w:r>
          <w:rPr>
            <w:b w:val="0"/>
            <w:bCs/>
          </w:rPr>
          <w:t xml:space="preserve"> and</w:t>
        </w:r>
        <w:r w:rsidRPr="00AD1C9B">
          <w:rPr>
            <w:b w:val="0"/>
            <w:bCs/>
          </w:rPr>
          <w:t xml:space="preserve"> analysis]</w:t>
        </w:r>
      </w:ins>
    </w:p>
    <w:p w14:paraId="13888A6D" w14:textId="77777777" w:rsidR="00AD1C9B" w:rsidRPr="00AD1C9B" w:rsidRDefault="00AD1C9B" w:rsidP="00AD1C9B">
      <w:pPr>
        <w:pStyle w:val="ScheduleTitleClause"/>
        <w:keepNext w:val="0"/>
        <w:widowControl w:val="0"/>
        <w:numPr>
          <w:ilvl w:val="1"/>
          <w:numId w:val="69"/>
        </w:numPr>
        <w:rPr>
          <w:ins w:id="2618" w:author="David Sant" w:date="2025-11-27T21:39:00Z" w16du:dateUtc="2025-11-27T21:39:00Z"/>
          <w:b w:val="0"/>
          <w:bCs/>
        </w:rPr>
      </w:pPr>
      <w:ins w:id="2619" w:author="David Sant" w:date="2025-11-27T21:39:00Z" w16du:dateUtc="2025-11-27T21:39:00Z">
        <w:r w:rsidRPr="00AD1C9B">
          <w:rPr>
            <w:b w:val="0"/>
            <w:bCs/>
          </w:rPr>
          <w:t>[Intellectual Property assignments and licenses]</w:t>
        </w:r>
      </w:ins>
    </w:p>
    <w:p w14:paraId="78332F44" w14:textId="77777777" w:rsidR="00AD1C9B" w:rsidRPr="00AD1C9B" w:rsidRDefault="00AD1C9B" w:rsidP="00AD1C9B">
      <w:pPr>
        <w:pStyle w:val="ScheduleTitleClause"/>
        <w:keepNext w:val="0"/>
        <w:widowControl w:val="0"/>
        <w:numPr>
          <w:ilvl w:val="1"/>
          <w:numId w:val="69"/>
        </w:numPr>
        <w:rPr>
          <w:ins w:id="2620" w:author="David Sant" w:date="2025-11-27T21:39:00Z" w16du:dateUtc="2025-11-27T21:39:00Z"/>
          <w:b w:val="0"/>
          <w:bCs/>
        </w:rPr>
      </w:pPr>
      <w:ins w:id="2621" w:author="David Sant" w:date="2025-11-27T21:39:00Z" w16du:dateUtc="2025-11-27T21:39:00Z">
        <w:r w:rsidRPr="00AD1C9B">
          <w:rPr>
            <w:b w:val="0"/>
            <w:bCs/>
          </w:rPr>
          <w:t>[Knowledge transfer sessions and training materials]</w:t>
        </w:r>
      </w:ins>
    </w:p>
    <w:p w14:paraId="5EA94255" w14:textId="77777777" w:rsidR="00AD1C9B" w:rsidRPr="00AD1C9B" w:rsidRDefault="00AD1C9B" w:rsidP="00AD1C9B">
      <w:pPr>
        <w:pStyle w:val="ScheduleTitleClause"/>
        <w:keepNext w:val="0"/>
        <w:widowControl w:val="0"/>
        <w:numPr>
          <w:ilvl w:val="1"/>
          <w:numId w:val="69"/>
        </w:numPr>
        <w:rPr>
          <w:ins w:id="2622" w:author="David Sant" w:date="2025-11-27T21:39:00Z" w16du:dateUtc="2025-11-27T21:39:00Z"/>
          <w:b w:val="0"/>
          <w:bCs/>
        </w:rPr>
      </w:pPr>
      <w:ins w:id="2623" w:author="David Sant" w:date="2025-11-27T21:39:00Z" w16du:dateUtc="2025-11-27T21:39:00Z">
        <w:r w:rsidRPr="00AD1C9B">
          <w:rPr>
            <w:b w:val="0"/>
            <w:bCs/>
          </w:rPr>
          <w:t>[Final Reports for completed Work Packages]</w:t>
        </w:r>
      </w:ins>
    </w:p>
    <w:p w14:paraId="1E628FD2" w14:textId="77777777" w:rsidR="00AD1C9B" w:rsidRDefault="00AD1C9B" w:rsidP="00AD1C9B">
      <w:pPr>
        <w:pStyle w:val="ScheduleTitleClause"/>
        <w:keepNext w:val="0"/>
        <w:widowControl w:val="0"/>
        <w:numPr>
          <w:ilvl w:val="0"/>
          <w:numId w:val="69"/>
        </w:numPr>
        <w:rPr>
          <w:ins w:id="2624" w:author="David Sant" w:date="2025-11-27T21:39:00Z" w16du:dateUtc="2025-11-27T21:39:00Z"/>
        </w:rPr>
      </w:pPr>
      <w:ins w:id="2625" w:author="David Sant" w:date="2025-11-27T21:39:00Z" w16du:dateUtc="2025-11-27T21:39:00Z">
        <w:r>
          <w:lastRenderedPageBreak/>
          <w:t>Key Dates</w:t>
        </w:r>
      </w:ins>
    </w:p>
    <w:p w14:paraId="46343611" w14:textId="77777777" w:rsidR="00AD1C9B" w:rsidRPr="00AD1C9B" w:rsidRDefault="00AD1C9B" w:rsidP="00AD1C9B">
      <w:pPr>
        <w:pStyle w:val="ScheduleTitleClause"/>
        <w:keepNext w:val="0"/>
        <w:widowControl w:val="0"/>
        <w:numPr>
          <w:ilvl w:val="0"/>
          <w:numId w:val="0"/>
        </w:numPr>
        <w:ind w:left="360"/>
        <w:rPr>
          <w:ins w:id="2626" w:author="David Sant" w:date="2025-11-27T21:39:00Z" w16du:dateUtc="2025-11-27T21:39:00Z"/>
          <w:b w:val="0"/>
          <w:bCs/>
        </w:rPr>
      </w:pPr>
      <w:ins w:id="2627" w:author="David Sant" w:date="2025-11-27T21:39:00Z" w16du:dateUtc="2025-11-27T21:39:00Z">
        <w:r w:rsidRPr="00AD1C9B">
          <w:rPr>
            <w:b w:val="0"/>
            <w:bCs/>
          </w:rPr>
          <w:t>Critical dates and milestones for this Project:</w:t>
        </w:r>
      </w:ins>
    </w:p>
    <w:p w14:paraId="5C0B0EA7" w14:textId="77777777" w:rsidR="00AD1C9B" w:rsidRPr="002B0485" w:rsidRDefault="00AD1C9B" w:rsidP="002B0485">
      <w:pPr>
        <w:pStyle w:val="ScheduleTitleClause"/>
        <w:keepNext w:val="0"/>
        <w:widowControl w:val="0"/>
        <w:numPr>
          <w:ilvl w:val="1"/>
          <w:numId w:val="69"/>
        </w:numPr>
        <w:rPr>
          <w:b w:val="0"/>
        </w:rPr>
      </w:pPr>
      <w:ins w:id="2628" w:author="David Sant" w:date="2025-11-27T21:39:00Z" w16du:dateUtc="2025-11-27T21:39:00Z">
        <w:r w:rsidRPr="00AD1C9B">
          <w:rPr>
            <w:b w:val="0"/>
            <w:bCs/>
          </w:rPr>
          <w:t xml:space="preserve">Project commencement date: </w:t>
        </w:r>
      </w:ins>
      <w:r w:rsidRPr="002B0485">
        <w:rPr>
          <w:b w:val="0"/>
        </w:rPr>
        <w:t>[DATE]</w:t>
      </w:r>
    </w:p>
    <w:p w14:paraId="2F3E0CC3" w14:textId="7CF0FA26" w:rsidR="00AD1C9B" w:rsidRPr="00AD1C9B" w:rsidRDefault="00000000" w:rsidP="00AD1C9B">
      <w:pPr>
        <w:pStyle w:val="ScheduleTitleClause"/>
        <w:keepNext w:val="0"/>
        <w:widowControl w:val="0"/>
        <w:numPr>
          <w:ilvl w:val="1"/>
          <w:numId w:val="69"/>
        </w:numPr>
        <w:rPr>
          <w:ins w:id="2629" w:author="David Sant" w:date="2025-11-27T21:39:00Z" w16du:dateUtc="2025-11-27T21:39:00Z"/>
          <w:b w:val="0"/>
          <w:bCs/>
        </w:rPr>
      </w:pPr>
      <w:del w:id="2630" w:author="David Sant" w:date="2025-11-27T21:39:00Z" w16du:dateUtc="2025-11-27T21:39:00Z">
        <w:r>
          <w:fldChar w:fldCharType="begin"/>
        </w:r>
        <w:r>
          <w:delInstrText>TC "5. Requirements, specifications and standards" \l 1</w:delInstrText>
        </w:r>
        <w:r>
          <w:fldChar w:fldCharType="end"/>
        </w:r>
        <w:bookmarkStart w:id="2631" w:name="_Toc256000041"/>
        <w:bookmarkStart w:id="2632" w:name="a723075"/>
        <w:r>
          <w:delText>Requirements</w:delText>
        </w:r>
      </w:del>
      <w:ins w:id="2633" w:author="David Sant" w:date="2025-11-27T21:39:00Z" w16du:dateUtc="2025-11-27T21:39:00Z">
        <w:r w:rsidR="00AD1C9B" w:rsidRPr="00AD1C9B">
          <w:rPr>
            <w:b w:val="0"/>
            <w:bCs/>
          </w:rPr>
          <w:t>Key milestone dates: [DATES AND DESCRIPTIONS]</w:t>
        </w:r>
      </w:ins>
    </w:p>
    <w:p w14:paraId="7A7C647C" w14:textId="77777777" w:rsidR="00AD1C9B" w:rsidRPr="00AD1C9B" w:rsidRDefault="00AD1C9B" w:rsidP="00AD1C9B">
      <w:pPr>
        <w:pStyle w:val="ScheduleTitleClause"/>
        <w:keepNext w:val="0"/>
        <w:widowControl w:val="0"/>
        <w:numPr>
          <w:ilvl w:val="1"/>
          <w:numId w:val="69"/>
        </w:numPr>
        <w:rPr>
          <w:ins w:id="2634" w:author="David Sant" w:date="2025-11-27T21:39:00Z" w16du:dateUtc="2025-11-27T21:39:00Z"/>
          <w:b w:val="0"/>
          <w:bCs/>
        </w:rPr>
      </w:pPr>
      <w:ins w:id="2635" w:author="David Sant" w:date="2025-11-27T21:39:00Z" w16du:dateUtc="2025-11-27T21:39:00Z">
        <w:r w:rsidRPr="00AD1C9B">
          <w:rPr>
            <w:b w:val="0"/>
            <w:bCs/>
          </w:rPr>
          <w:t>Expected completion date: [DATE]</w:t>
        </w:r>
      </w:ins>
    </w:p>
    <w:p w14:paraId="1127EC79" w14:textId="77777777" w:rsidR="00AD1C9B" w:rsidRPr="00AD1C9B" w:rsidRDefault="00AD1C9B" w:rsidP="00AD1C9B">
      <w:pPr>
        <w:pStyle w:val="ScheduleTitleClause"/>
        <w:keepNext w:val="0"/>
        <w:widowControl w:val="0"/>
        <w:numPr>
          <w:ilvl w:val="1"/>
          <w:numId w:val="69"/>
        </w:numPr>
        <w:rPr>
          <w:ins w:id="2636" w:author="David Sant" w:date="2025-11-27T21:39:00Z" w16du:dateUtc="2025-11-27T21:39:00Z"/>
          <w:b w:val="0"/>
          <w:bCs/>
        </w:rPr>
      </w:pPr>
      <w:ins w:id="2637" w:author="David Sant" w:date="2025-11-27T21:39:00Z" w16du:dateUtc="2025-11-27T21:39:00Z">
        <w:r w:rsidRPr="00AD1C9B">
          <w:rPr>
            <w:b w:val="0"/>
            <w:bCs/>
          </w:rPr>
          <w:t>[Other significant dates or review points]</w:t>
        </w:r>
      </w:ins>
    </w:p>
    <w:p w14:paraId="43A7A883" w14:textId="77777777" w:rsidR="00AD1C9B" w:rsidRDefault="00AD1C9B" w:rsidP="002B0485">
      <w:pPr>
        <w:pStyle w:val="ScheduleTitleClause"/>
        <w:keepNext w:val="0"/>
        <w:widowControl w:val="0"/>
        <w:numPr>
          <w:ilvl w:val="0"/>
          <w:numId w:val="69"/>
        </w:numPr>
      </w:pPr>
      <w:ins w:id="2638" w:author="David Sant" w:date="2025-11-27T21:39:00Z" w16du:dateUtc="2025-11-27T21:39:00Z">
        <w:r>
          <w:t>Requirements, Project Objectives</w:t>
        </w:r>
      </w:ins>
      <w:r>
        <w:t>, specifications and standards</w:t>
      </w:r>
      <w:bookmarkEnd w:id="2631"/>
      <w:bookmarkEnd w:id="2632"/>
    </w:p>
    <w:p w14:paraId="43B98F9F" w14:textId="77777777" w:rsidR="00000000" w:rsidRDefault="00000000" w:rsidP="00575092">
      <w:pPr>
        <w:pStyle w:val="Paragraph"/>
        <w:rPr>
          <w:del w:id="2639" w:author="David Sant" w:date="2025-11-27T21:39:00Z" w16du:dateUtc="2025-11-27T21:39:00Z"/>
        </w:rPr>
      </w:pPr>
      <w:del w:id="2640" w:author="David Sant" w:date="2025-11-27T21:39:00Z" w16du:dateUtc="2025-11-27T21:39:00Z">
        <w:r>
          <w:delText>[REQUIREMENTS, SPECIFICATIONS AND STANDARDS FOR THE SERVICES]</w:delText>
        </w:r>
      </w:del>
    </w:p>
    <w:p w14:paraId="11F8792B" w14:textId="40C79E81" w:rsidR="00AD1C9B" w:rsidRDefault="00000000" w:rsidP="00AD1C9B">
      <w:pPr>
        <w:pStyle w:val="ScheduleTitleClause"/>
        <w:keepNext w:val="0"/>
        <w:widowControl w:val="0"/>
        <w:numPr>
          <w:ilvl w:val="0"/>
          <w:numId w:val="0"/>
        </w:numPr>
        <w:ind w:left="360"/>
        <w:rPr>
          <w:ins w:id="2641" w:author="David Sant" w:date="2025-11-27T21:39:00Z" w16du:dateUtc="2025-11-27T21:39:00Z"/>
          <w:b w:val="0"/>
          <w:bCs/>
        </w:rPr>
      </w:pPr>
      <w:del w:id="2642" w:author="David Sant" w:date="2025-11-27T21:39:00Z" w16du:dateUtc="2025-11-27T21:39:00Z">
        <w:r>
          <w:fldChar w:fldCharType="begin"/>
        </w:r>
        <w:r>
          <w:delInstrText>TC "6. Acceptance criteria" \l 1</w:delInstrText>
        </w:r>
        <w:r>
          <w:fldChar w:fldCharType="end"/>
        </w:r>
        <w:bookmarkStart w:id="2643" w:name="_Toc256000042"/>
        <w:bookmarkStart w:id="2644" w:name="a976173"/>
        <w:r>
          <w:delText>[Acceptance criteria</w:delText>
        </w:r>
        <w:r>
          <w:fldChar w:fldCharType="begin"/>
        </w:r>
        <w:r>
          <w:fldChar w:fldCharType="end"/>
        </w:r>
        <w:r>
          <w:delText>]</w:delText>
        </w:r>
      </w:del>
      <w:bookmarkEnd w:id="2643"/>
      <w:bookmarkEnd w:id="2644"/>
      <w:ins w:id="2645" w:author="David Sant" w:date="2025-11-27T21:39:00Z" w16du:dateUtc="2025-11-27T21:39:00Z">
        <w:r w:rsidR="00AD1C9B" w:rsidRPr="00AD1C9B">
          <w:rPr>
            <w:b w:val="0"/>
            <w:bCs/>
          </w:rPr>
          <w:t>Technical requirements, performance specifications, industry standards, regulatory requirements</w:t>
        </w:r>
        <w:r w:rsidR="00AD1C9B">
          <w:rPr>
            <w:b w:val="0"/>
            <w:bCs/>
          </w:rPr>
          <w:t xml:space="preserve"> and</w:t>
        </w:r>
        <w:r w:rsidR="00AD1C9B" w:rsidRPr="00AD1C9B">
          <w:rPr>
            <w:b w:val="0"/>
            <w:bCs/>
          </w:rPr>
          <w:t xml:space="preserve"> quality standards applicable to this Project:</w:t>
        </w:r>
      </w:ins>
    </w:p>
    <w:p w14:paraId="5D021B49" w14:textId="77777777" w:rsidR="00AD1C9B" w:rsidRPr="002B0485" w:rsidRDefault="00AD1C9B" w:rsidP="002B0485">
      <w:pPr>
        <w:pStyle w:val="ScheduleTitleClause"/>
        <w:keepNext w:val="0"/>
        <w:widowControl w:val="0"/>
        <w:numPr>
          <w:ilvl w:val="1"/>
          <w:numId w:val="69"/>
        </w:numPr>
        <w:rPr>
          <w:b w:val="0"/>
        </w:rPr>
      </w:pPr>
      <w:ins w:id="2646" w:author="David Sant" w:date="2025-11-27T21:39:00Z" w16du:dateUtc="2025-11-27T21:39:00Z">
        <w:r w:rsidRPr="00AD1C9B">
          <w:rPr>
            <w:b w:val="0"/>
            <w:bCs/>
          </w:rPr>
          <w:t>[Requirements documents and performance criteria]</w:t>
        </w:r>
      </w:ins>
    </w:p>
    <w:p w14:paraId="780CF518" w14:textId="77777777" w:rsidR="00000000" w:rsidRDefault="00000000" w:rsidP="00575092">
      <w:pPr>
        <w:pStyle w:val="Paragraph"/>
        <w:rPr>
          <w:del w:id="2647" w:author="David Sant" w:date="2025-11-27T21:39:00Z" w16du:dateUtc="2025-11-27T21:39:00Z"/>
        </w:rPr>
      </w:pPr>
      <w:del w:id="2648" w:author="David Sant" w:date="2025-11-27T21:39:00Z" w16du:dateUtc="2025-11-27T21:39:00Z">
        <w:r>
          <w:delText>[ACCEPTANCE CRITERIA]</w:delText>
        </w:r>
      </w:del>
    </w:p>
    <w:p w14:paraId="044D165B" w14:textId="24238970" w:rsidR="00AD1C9B" w:rsidRDefault="00000000" w:rsidP="002B0485">
      <w:pPr>
        <w:pStyle w:val="ScheduleTitleClause"/>
        <w:keepNext w:val="0"/>
        <w:widowControl w:val="0"/>
        <w:numPr>
          <w:ilvl w:val="0"/>
          <w:numId w:val="69"/>
        </w:numPr>
      </w:pPr>
      <w:del w:id="2649" w:author="David Sant" w:date="2025-11-27T21:39:00Z" w16du:dateUtc="2025-11-27T21:39:00Z">
        <w:r>
          <w:fldChar w:fldCharType="begin"/>
        </w:r>
        <w:r>
          <w:delInstrText>TC "7. Customer Materials" \l 1</w:delInstrText>
        </w:r>
        <w:r>
          <w:fldChar w:fldCharType="end"/>
        </w:r>
        <w:bookmarkStart w:id="2650" w:name="_Toc256000043"/>
        <w:bookmarkStart w:id="2651" w:name="a395430"/>
        <w:r>
          <w:delText>Customer Materials</w:delText>
        </w:r>
      </w:del>
      <w:bookmarkEnd w:id="2650"/>
      <w:bookmarkEnd w:id="2651"/>
      <w:ins w:id="2652" w:author="David Sant" w:date="2025-11-27T21:39:00Z" w16du:dateUtc="2025-11-27T21:39:00Z">
        <w:r w:rsidR="00AD1C9B">
          <w:t>Norton Materials</w:t>
        </w:r>
      </w:ins>
    </w:p>
    <w:p w14:paraId="63157B8D" w14:textId="77777777" w:rsidR="00000000" w:rsidRDefault="00000000" w:rsidP="00575092">
      <w:pPr>
        <w:pStyle w:val="Paragraph"/>
        <w:rPr>
          <w:del w:id="2653" w:author="David Sant" w:date="2025-11-27T21:39:00Z" w16du:dateUtc="2025-11-27T21:39:00Z"/>
        </w:rPr>
      </w:pPr>
      <w:del w:id="2654" w:author="David Sant" w:date="2025-11-27T21:39:00Z" w16du:dateUtc="2025-11-27T21:39:00Z">
        <w:r>
          <w:delText>[SPECIFY]</w:delText>
        </w:r>
      </w:del>
    </w:p>
    <w:p w14:paraId="4A31B5FA" w14:textId="77777777" w:rsidR="00000000" w:rsidRDefault="00000000" w:rsidP="00575092">
      <w:pPr>
        <w:pStyle w:val="ScheduleTitleClause"/>
        <w:numPr>
          <w:ilvl w:val="0"/>
          <w:numId w:val="61"/>
        </w:numPr>
        <w:rPr>
          <w:del w:id="2655" w:author="David Sant" w:date="2025-11-27T21:39:00Z" w16du:dateUtc="2025-11-27T21:39:00Z"/>
        </w:rPr>
      </w:pPr>
      <w:del w:id="2656" w:author="David Sant" w:date="2025-11-27T21:39:00Z" w16du:dateUtc="2025-11-27T21:39:00Z">
        <w:r>
          <w:fldChar w:fldCharType="begin"/>
        </w:r>
        <w:r>
          <w:delInstrText>TC "8. Customer Equipment" \l 1</w:delInstrText>
        </w:r>
        <w:r>
          <w:fldChar w:fldCharType="end"/>
        </w:r>
        <w:bookmarkStart w:id="2657" w:name="_Toc256000044"/>
        <w:bookmarkStart w:id="2658" w:name="a737422"/>
        <w:r>
          <w:delText>Customer Equipment</w:delText>
        </w:r>
        <w:bookmarkEnd w:id="2657"/>
        <w:bookmarkEnd w:id="2658"/>
      </w:del>
    </w:p>
    <w:p w14:paraId="701F04EB" w14:textId="77777777" w:rsidR="00000000" w:rsidRDefault="00000000" w:rsidP="00575092">
      <w:pPr>
        <w:pStyle w:val="Paragraph"/>
        <w:rPr>
          <w:del w:id="2659" w:author="David Sant" w:date="2025-11-27T21:39:00Z" w16du:dateUtc="2025-11-27T21:39:00Z"/>
        </w:rPr>
      </w:pPr>
      <w:del w:id="2660" w:author="David Sant" w:date="2025-11-27T21:39:00Z" w16du:dateUtc="2025-11-27T21:39:00Z">
        <w:r>
          <w:delText>[SPECIFY]</w:delText>
        </w:r>
      </w:del>
    </w:p>
    <w:p w14:paraId="1C5F4939" w14:textId="710CA80D" w:rsidR="00AD1C9B" w:rsidRPr="00AD1C9B" w:rsidRDefault="00000000" w:rsidP="00AD1C9B">
      <w:pPr>
        <w:pStyle w:val="ScheduleTitleClause"/>
        <w:keepNext w:val="0"/>
        <w:widowControl w:val="0"/>
        <w:numPr>
          <w:ilvl w:val="0"/>
          <w:numId w:val="0"/>
        </w:numPr>
        <w:ind w:left="360"/>
        <w:rPr>
          <w:ins w:id="2661" w:author="David Sant" w:date="2025-11-27T21:39:00Z" w16du:dateUtc="2025-11-27T21:39:00Z"/>
          <w:b w:val="0"/>
          <w:bCs/>
        </w:rPr>
      </w:pPr>
      <w:del w:id="2662" w:author="David Sant" w:date="2025-11-27T21:39:00Z" w16du:dateUtc="2025-11-27T21:39:00Z">
        <w:r>
          <w:fldChar w:fldCharType="begin"/>
        </w:r>
        <w:r>
          <w:delInstrText>TC "9. Supplier Equipment" \l 1</w:delInstrText>
        </w:r>
        <w:r>
          <w:fldChar w:fldCharType="end"/>
        </w:r>
        <w:bookmarkStart w:id="2663" w:name="_Toc256000045"/>
        <w:bookmarkStart w:id="2664" w:name="a462491"/>
        <w:r>
          <w:delText>[</w:delText>
        </w:r>
      </w:del>
      <w:ins w:id="2665" w:author="David Sant" w:date="2025-11-27T21:39:00Z" w16du:dateUtc="2025-11-27T21:39:00Z">
        <w:r w:rsidR="00AD1C9B" w:rsidRPr="00AD1C9B">
          <w:rPr>
            <w:b w:val="0"/>
            <w:bCs/>
          </w:rPr>
          <w:t>Documentation and information that Norton will provide to the Supplier for this Project:</w:t>
        </w:r>
      </w:ins>
    </w:p>
    <w:p w14:paraId="0E88D0F9" w14:textId="77777777" w:rsidR="00AD1C9B" w:rsidRPr="00AD1C9B" w:rsidRDefault="00AD1C9B" w:rsidP="00AD1C9B">
      <w:pPr>
        <w:pStyle w:val="ScheduleTitleClause"/>
        <w:keepNext w:val="0"/>
        <w:widowControl w:val="0"/>
        <w:numPr>
          <w:ilvl w:val="1"/>
          <w:numId w:val="69"/>
        </w:numPr>
        <w:rPr>
          <w:ins w:id="2666" w:author="David Sant" w:date="2025-11-27T21:39:00Z" w16du:dateUtc="2025-11-27T21:39:00Z"/>
          <w:b w:val="0"/>
          <w:bCs/>
        </w:rPr>
      </w:pPr>
      <w:ins w:id="2667" w:author="David Sant" w:date="2025-11-27T21:39:00Z" w16du:dateUtc="2025-11-27T21:39:00Z">
        <w:r w:rsidRPr="00AD1C9B">
          <w:rPr>
            <w:b w:val="0"/>
            <w:bCs/>
          </w:rPr>
          <w:t>[Existing technical documentation and specifications]</w:t>
        </w:r>
      </w:ins>
    </w:p>
    <w:p w14:paraId="04FC9BAA" w14:textId="4E9C1CF5" w:rsidR="00AD1C9B" w:rsidRPr="00AD1C9B" w:rsidRDefault="00AD1C9B" w:rsidP="00AD1C9B">
      <w:pPr>
        <w:pStyle w:val="ScheduleTitleClause"/>
        <w:keepNext w:val="0"/>
        <w:widowControl w:val="0"/>
        <w:numPr>
          <w:ilvl w:val="1"/>
          <w:numId w:val="69"/>
        </w:numPr>
        <w:rPr>
          <w:ins w:id="2668" w:author="David Sant" w:date="2025-11-27T21:39:00Z" w16du:dateUtc="2025-11-27T21:39:00Z"/>
          <w:b w:val="0"/>
          <w:bCs/>
        </w:rPr>
      </w:pPr>
      <w:ins w:id="2669" w:author="David Sant" w:date="2025-11-27T21:39:00Z" w16du:dateUtc="2025-11-27T21:39:00Z">
        <w:r w:rsidRPr="00AD1C9B">
          <w:rPr>
            <w:b w:val="0"/>
            <w:bCs/>
          </w:rPr>
          <w:t>[Reference materials, drawings</w:t>
        </w:r>
        <w:r>
          <w:rPr>
            <w:b w:val="0"/>
            <w:bCs/>
          </w:rPr>
          <w:t xml:space="preserve"> and</w:t>
        </w:r>
        <w:r w:rsidRPr="00AD1C9B">
          <w:rPr>
            <w:b w:val="0"/>
            <w:bCs/>
          </w:rPr>
          <w:t xml:space="preserve"> data]</w:t>
        </w:r>
      </w:ins>
    </w:p>
    <w:p w14:paraId="69EC68D3" w14:textId="77777777" w:rsidR="00AD1C9B" w:rsidRDefault="00AD1C9B" w:rsidP="00AD1C9B">
      <w:pPr>
        <w:pStyle w:val="ScheduleTitleClause"/>
        <w:keepNext w:val="0"/>
        <w:widowControl w:val="0"/>
        <w:numPr>
          <w:ilvl w:val="0"/>
          <w:numId w:val="69"/>
        </w:numPr>
        <w:rPr>
          <w:ins w:id="2670" w:author="David Sant" w:date="2025-11-27T21:39:00Z" w16du:dateUtc="2025-11-27T21:39:00Z"/>
        </w:rPr>
      </w:pPr>
      <w:ins w:id="2671" w:author="David Sant" w:date="2025-11-27T21:39:00Z" w16du:dateUtc="2025-11-27T21:39:00Z">
        <w:r>
          <w:t>Norton Technology</w:t>
        </w:r>
      </w:ins>
    </w:p>
    <w:p w14:paraId="3B28B2EC" w14:textId="1A289836" w:rsidR="00AD1C9B" w:rsidRPr="002B0485" w:rsidRDefault="00AD1C9B" w:rsidP="002B0485">
      <w:pPr>
        <w:pStyle w:val="ScheduleTitleClause"/>
        <w:keepNext w:val="0"/>
        <w:widowControl w:val="0"/>
        <w:numPr>
          <w:ilvl w:val="0"/>
          <w:numId w:val="0"/>
        </w:numPr>
        <w:ind w:left="360"/>
        <w:rPr>
          <w:b w:val="0"/>
        </w:rPr>
      </w:pPr>
      <w:ins w:id="2672" w:author="David Sant" w:date="2025-11-27T21:39:00Z" w16du:dateUtc="2025-11-27T21:39:00Z">
        <w:r w:rsidRPr="00AD1C9B">
          <w:rPr>
            <w:b w:val="0"/>
            <w:bCs/>
          </w:rPr>
          <w:t xml:space="preserve">Norton's pre-existing intellectual property to be provided to the </w:t>
        </w:r>
      </w:ins>
      <w:r w:rsidRPr="002B0485">
        <w:rPr>
          <w:b w:val="0"/>
        </w:rPr>
        <w:t xml:space="preserve">Supplier </w:t>
      </w:r>
      <w:del w:id="2673" w:author="David Sant" w:date="2025-11-27T21:39:00Z" w16du:dateUtc="2025-11-27T21:39:00Z">
        <w:r w:rsidR="00000000">
          <w:delText>Equipment</w:delText>
        </w:r>
        <w:r w:rsidR="00000000">
          <w:fldChar w:fldCharType="begin"/>
        </w:r>
        <w:r w:rsidR="00000000">
          <w:fldChar w:fldCharType="end"/>
        </w:r>
        <w:r w:rsidR="00000000">
          <w:delText>]</w:delText>
        </w:r>
      </w:del>
      <w:bookmarkEnd w:id="2663"/>
      <w:bookmarkEnd w:id="2664"/>
      <w:ins w:id="2674" w:author="David Sant" w:date="2025-11-27T21:39:00Z" w16du:dateUtc="2025-11-27T21:39:00Z">
        <w:r w:rsidRPr="00AD1C9B">
          <w:rPr>
            <w:b w:val="0"/>
            <w:bCs/>
          </w:rPr>
          <w:t>for use in this Project:</w:t>
        </w:r>
      </w:ins>
    </w:p>
    <w:p w14:paraId="5CC09D69" w14:textId="7A694B65" w:rsidR="00333C92" w:rsidRDefault="00000000" w:rsidP="00333C92">
      <w:pPr>
        <w:rPr>
          <w:ins w:id="2675" w:author="David Sant" w:date="2025-11-27T22:59:00Z" w16du:dateUtc="2025-11-27T22:59:00Z"/>
        </w:rPr>
      </w:pPr>
      <w:del w:id="2676" w:author="David Sant" w:date="2025-11-27T21:39:00Z" w16du:dateUtc="2025-11-27T21:39:00Z">
        <w:r>
          <w:rPr>
            <w:color w:val="000000"/>
          </w:rPr>
          <w:delText>[SPECIFY]</w:delText>
        </w:r>
      </w:del>
    </w:p>
    <w:tbl>
      <w:tblPr>
        <w:tblStyle w:val="TableGrid"/>
        <w:tblW w:w="0" w:type="auto"/>
        <w:tblLook w:val="04A0" w:firstRow="1" w:lastRow="0" w:firstColumn="1" w:lastColumn="0" w:noHBand="0" w:noVBand="1"/>
      </w:tblPr>
      <w:tblGrid>
        <w:gridCol w:w="2337"/>
        <w:gridCol w:w="2337"/>
        <w:gridCol w:w="2337"/>
        <w:gridCol w:w="2339"/>
      </w:tblGrid>
      <w:tr w:rsidR="00333C92" w14:paraId="049F6F38" w14:textId="77777777" w:rsidTr="001B180F">
        <w:trPr>
          <w:ins w:id="2677" w:author="David Sant" w:date="2025-11-27T22:59:00Z" w16du:dateUtc="2025-11-27T22:59:00Z"/>
        </w:trPr>
        <w:tc>
          <w:tcPr>
            <w:tcW w:w="2340" w:type="dxa"/>
          </w:tcPr>
          <w:p w14:paraId="6463B2D6" w14:textId="77777777" w:rsidR="00333C92" w:rsidRDefault="00333C92" w:rsidP="001B180F">
            <w:pPr>
              <w:rPr>
                <w:ins w:id="2678" w:author="David Sant" w:date="2025-11-27T22:59:00Z" w16du:dateUtc="2025-11-27T22:59:00Z"/>
              </w:rPr>
            </w:pPr>
            <w:ins w:id="2679" w:author="David Sant" w:date="2025-11-27T22:59:00Z" w16du:dateUtc="2025-11-27T22:59:00Z">
              <w:r>
                <w:t>Description of Norton Technology</w:t>
              </w:r>
            </w:ins>
          </w:p>
        </w:tc>
        <w:tc>
          <w:tcPr>
            <w:tcW w:w="2340" w:type="dxa"/>
          </w:tcPr>
          <w:p w14:paraId="5FD0B8F2" w14:textId="77777777" w:rsidR="00333C92" w:rsidRDefault="00333C92" w:rsidP="001B180F">
            <w:pPr>
              <w:rPr>
                <w:ins w:id="2680" w:author="David Sant" w:date="2025-11-27T22:59:00Z" w16du:dateUtc="2025-11-27T22:59:00Z"/>
              </w:rPr>
            </w:pPr>
            <w:ins w:id="2681" w:author="David Sant" w:date="2025-11-27T22:59:00Z" w16du:dateUtc="2025-11-27T22:59:00Z">
              <w:r>
                <w:t>License Terms and Permitted Usage</w:t>
              </w:r>
            </w:ins>
          </w:p>
        </w:tc>
        <w:tc>
          <w:tcPr>
            <w:tcW w:w="2340" w:type="dxa"/>
          </w:tcPr>
          <w:p w14:paraId="655409C2" w14:textId="77777777" w:rsidR="00333C92" w:rsidRDefault="00333C92" w:rsidP="001B180F">
            <w:pPr>
              <w:rPr>
                <w:ins w:id="2682" w:author="David Sant" w:date="2025-11-27T22:59:00Z" w16du:dateUtc="2025-11-27T22:59:00Z"/>
              </w:rPr>
            </w:pPr>
            <w:ins w:id="2683" w:author="David Sant" w:date="2025-11-27T22:59:00Z" w16du:dateUtc="2025-11-27T22:59:00Z">
              <w:r>
                <w:t>Usage Restrictions</w:t>
              </w:r>
            </w:ins>
          </w:p>
        </w:tc>
        <w:tc>
          <w:tcPr>
            <w:tcW w:w="2340" w:type="dxa"/>
          </w:tcPr>
          <w:p w14:paraId="64073C41" w14:textId="77777777" w:rsidR="00333C92" w:rsidRDefault="00333C92" w:rsidP="001B180F">
            <w:pPr>
              <w:rPr>
                <w:ins w:id="2684" w:author="David Sant" w:date="2025-11-27T22:59:00Z" w16du:dateUtc="2025-11-27T22:59:00Z"/>
              </w:rPr>
            </w:pPr>
            <w:ins w:id="2685" w:author="David Sant" w:date="2025-11-27T22:59:00Z" w16du:dateUtc="2025-11-27T22:59:00Z">
              <w:r>
                <w:t>Return/Destruction Requirements</w:t>
              </w:r>
            </w:ins>
          </w:p>
        </w:tc>
      </w:tr>
      <w:tr w:rsidR="00333C92" w14:paraId="0210137E" w14:textId="77777777" w:rsidTr="001B180F">
        <w:trPr>
          <w:ins w:id="2686" w:author="David Sant" w:date="2025-11-27T22:59:00Z" w16du:dateUtc="2025-11-27T22:59:00Z"/>
        </w:trPr>
        <w:tc>
          <w:tcPr>
            <w:tcW w:w="2340" w:type="dxa"/>
          </w:tcPr>
          <w:p w14:paraId="737A7681" w14:textId="77777777" w:rsidR="00333C92" w:rsidRDefault="00333C92" w:rsidP="001B180F">
            <w:pPr>
              <w:rPr>
                <w:ins w:id="2687" w:author="David Sant" w:date="2025-11-27T22:59:00Z" w16du:dateUtc="2025-11-27T22:59:00Z"/>
              </w:rPr>
            </w:pPr>
            <w:ins w:id="2688" w:author="David Sant" w:date="2025-11-27T22:59:00Z" w16du:dateUtc="2025-11-27T22:59:00Z">
              <w:r>
                <w:t>[Norton Technology item 1]</w:t>
              </w:r>
            </w:ins>
          </w:p>
        </w:tc>
        <w:tc>
          <w:tcPr>
            <w:tcW w:w="2340" w:type="dxa"/>
          </w:tcPr>
          <w:p w14:paraId="3C2137C9" w14:textId="77777777" w:rsidR="00333C92" w:rsidRDefault="00333C92" w:rsidP="001B180F">
            <w:pPr>
              <w:rPr>
                <w:ins w:id="2689" w:author="David Sant" w:date="2025-11-27T22:59:00Z" w16du:dateUtc="2025-11-27T22:59:00Z"/>
              </w:rPr>
            </w:pPr>
            <w:ins w:id="2690" w:author="David Sant" w:date="2025-11-27T22:59:00Z" w16du:dateUtc="2025-11-27T22:59:00Z">
              <w:r>
                <w:t>[Permitted usage scope]</w:t>
              </w:r>
            </w:ins>
          </w:p>
        </w:tc>
        <w:tc>
          <w:tcPr>
            <w:tcW w:w="2340" w:type="dxa"/>
          </w:tcPr>
          <w:p w14:paraId="6165FCD9" w14:textId="77777777" w:rsidR="00333C92" w:rsidRDefault="00333C92" w:rsidP="001B180F">
            <w:pPr>
              <w:rPr>
                <w:ins w:id="2691" w:author="David Sant" w:date="2025-11-27T22:59:00Z" w16du:dateUtc="2025-11-27T22:59:00Z"/>
              </w:rPr>
            </w:pPr>
            <w:ins w:id="2692" w:author="David Sant" w:date="2025-11-27T22:59:00Z" w16du:dateUtc="2025-11-27T22:59:00Z">
              <w:r>
                <w:t>[Any restrictions on use]</w:t>
              </w:r>
            </w:ins>
          </w:p>
        </w:tc>
        <w:tc>
          <w:tcPr>
            <w:tcW w:w="2340" w:type="dxa"/>
          </w:tcPr>
          <w:p w14:paraId="20A20114" w14:textId="77777777" w:rsidR="00333C92" w:rsidRDefault="00333C92" w:rsidP="001B180F">
            <w:pPr>
              <w:rPr>
                <w:ins w:id="2693" w:author="David Sant" w:date="2025-11-27T22:59:00Z" w16du:dateUtc="2025-11-27T22:59:00Z"/>
              </w:rPr>
            </w:pPr>
            <w:ins w:id="2694" w:author="David Sant" w:date="2025-11-27T22:59:00Z" w16du:dateUtc="2025-11-27T22:59:00Z">
              <w:r>
                <w:t>[Return or destruction obligations]</w:t>
              </w:r>
            </w:ins>
          </w:p>
        </w:tc>
      </w:tr>
      <w:tr w:rsidR="00333C92" w14:paraId="65581DA8" w14:textId="77777777" w:rsidTr="001B180F">
        <w:trPr>
          <w:ins w:id="2695" w:author="David Sant" w:date="2025-11-27T22:59:00Z" w16du:dateUtc="2025-11-27T22:59:00Z"/>
        </w:trPr>
        <w:tc>
          <w:tcPr>
            <w:tcW w:w="2340" w:type="dxa"/>
          </w:tcPr>
          <w:p w14:paraId="3DC8773B" w14:textId="77777777" w:rsidR="00333C92" w:rsidRDefault="00333C92" w:rsidP="001B180F">
            <w:pPr>
              <w:rPr>
                <w:ins w:id="2696" w:author="David Sant" w:date="2025-11-27T22:59:00Z" w16du:dateUtc="2025-11-27T22:59:00Z"/>
              </w:rPr>
            </w:pPr>
            <w:ins w:id="2697" w:author="David Sant" w:date="2025-11-27T22:59:00Z" w16du:dateUtc="2025-11-27T22:59:00Z">
              <w:r>
                <w:t>[Norton Technology item 2]</w:t>
              </w:r>
            </w:ins>
          </w:p>
        </w:tc>
        <w:tc>
          <w:tcPr>
            <w:tcW w:w="2340" w:type="dxa"/>
          </w:tcPr>
          <w:p w14:paraId="4E92DD97" w14:textId="77777777" w:rsidR="00333C92" w:rsidRDefault="00333C92" w:rsidP="001B180F">
            <w:pPr>
              <w:rPr>
                <w:ins w:id="2698" w:author="David Sant" w:date="2025-11-27T22:59:00Z" w16du:dateUtc="2025-11-27T22:59:00Z"/>
              </w:rPr>
            </w:pPr>
            <w:ins w:id="2699" w:author="David Sant" w:date="2025-11-27T22:59:00Z" w16du:dateUtc="2025-11-27T22:59:00Z">
              <w:r>
                <w:t>[Permitted usage scope]</w:t>
              </w:r>
            </w:ins>
          </w:p>
        </w:tc>
        <w:tc>
          <w:tcPr>
            <w:tcW w:w="2340" w:type="dxa"/>
          </w:tcPr>
          <w:p w14:paraId="734BBB73" w14:textId="77777777" w:rsidR="00333C92" w:rsidRDefault="00333C92" w:rsidP="001B180F">
            <w:pPr>
              <w:rPr>
                <w:ins w:id="2700" w:author="David Sant" w:date="2025-11-27T22:59:00Z" w16du:dateUtc="2025-11-27T22:59:00Z"/>
              </w:rPr>
            </w:pPr>
            <w:ins w:id="2701" w:author="David Sant" w:date="2025-11-27T22:59:00Z" w16du:dateUtc="2025-11-27T22:59:00Z">
              <w:r>
                <w:t>[Any restrictions on use]</w:t>
              </w:r>
            </w:ins>
          </w:p>
        </w:tc>
        <w:tc>
          <w:tcPr>
            <w:tcW w:w="2340" w:type="dxa"/>
          </w:tcPr>
          <w:p w14:paraId="3B632390" w14:textId="77777777" w:rsidR="00333C92" w:rsidRDefault="00333C92" w:rsidP="001B180F">
            <w:pPr>
              <w:rPr>
                <w:ins w:id="2702" w:author="David Sant" w:date="2025-11-27T22:59:00Z" w16du:dateUtc="2025-11-27T22:59:00Z"/>
              </w:rPr>
            </w:pPr>
            <w:ins w:id="2703" w:author="David Sant" w:date="2025-11-27T22:59:00Z" w16du:dateUtc="2025-11-27T22:59:00Z">
              <w:r>
                <w:t>[Return or destruction obligations]</w:t>
              </w:r>
            </w:ins>
          </w:p>
        </w:tc>
      </w:tr>
    </w:tbl>
    <w:p w14:paraId="0076A7C7" w14:textId="77777777" w:rsidR="00333C92" w:rsidRDefault="00333C92" w:rsidP="00333C92">
      <w:pPr>
        <w:pStyle w:val="ScheduleTitleClause"/>
        <w:keepNext w:val="0"/>
        <w:widowControl w:val="0"/>
        <w:numPr>
          <w:ilvl w:val="0"/>
          <w:numId w:val="69"/>
        </w:numPr>
        <w:rPr>
          <w:ins w:id="2704" w:author="David Sant" w:date="2025-11-27T22:59:00Z" w16du:dateUtc="2025-11-27T22:59:00Z"/>
        </w:rPr>
        <w:pPrChange w:id="2705" w:author="David Sant" w:date="2025-11-27T22:59:00Z" w16du:dateUtc="2025-11-27T22:59:00Z">
          <w:pPr>
            <w:pStyle w:val="Heading2"/>
          </w:pPr>
        </w:pPrChange>
      </w:pPr>
      <w:ins w:id="2706" w:author="David Sant" w:date="2025-11-27T22:59:00Z" w16du:dateUtc="2025-11-27T22:59:00Z">
        <w:r>
          <w:t>Norton Equipment</w:t>
        </w:r>
      </w:ins>
    </w:p>
    <w:p w14:paraId="630F266D" w14:textId="77777777" w:rsidR="00333C92" w:rsidRPr="00333C92" w:rsidRDefault="00333C92" w:rsidP="00333C92">
      <w:pPr>
        <w:pStyle w:val="ScheduleTitleClause"/>
        <w:keepNext w:val="0"/>
        <w:widowControl w:val="0"/>
        <w:numPr>
          <w:ilvl w:val="0"/>
          <w:numId w:val="0"/>
        </w:numPr>
        <w:ind w:left="360"/>
        <w:rPr>
          <w:ins w:id="2707" w:author="David Sant" w:date="2025-11-27T22:59:00Z" w16du:dateUtc="2025-11-27T22:59:00Z"/>
          <w:b w:val="0"/>
          <w:bCs/>
          <w:rPrChange w:id="2708" w:author="David Sant" w:date="2025-11-27T22:59:00Z" w16du:dateUtc="2025-11-27T22:59:00Z">
            <w:rPr>
              <w:ins w:id="2709" w:author="David Sant" w:date="2025-11-27T22:59:00Z" w16du:dateUtc="2025-11-27T22:59:00Z"/>
            </w:rPr>
          </w:rPrChange>
        </w:rPr>
        <w:pPrChange w:id="2710" w:author="David Sant" w:date="2025-11-27T22:59:00Z" w16du:dateUtc="2025-11-27T22:59:00Z">
          <w:pPr/>
        </w:pPrChange>
      </w:pPr>
      <w:ins w:id="2711" w:author="David Sant" w:date="2025-11-27T22:59:00Z" w16du:dateUtc="2025-11-27T22:59:00Z">
        <w:r w:rsidRPr="00333C92">
          <w:rPr>
            <w:b w:val="0"/>
            <w:bCs/>
            <w:rPrChange w:id="2712" w:author="David Sant" w:date="2025-11-27T22:59:00Z" w16du:dateUtc="2025-11-27T22:59:00Z">
              <w:rPr/>
            </w:rPrChange>
          </w:rPr>
          <w:t>Equipment that Norton will provide to the Supplier for use in this Project:</w:t>
        </w:r>
      </w:ins>
    </w:p>
    <w:tbl>
      <w:tblPr>
        <w:tblStyle w:val="TableGrid"/>
        <w:tblW w:w="0" w:type="auto"/>
        <w:tblLook w:val="04A0" w:firstRow="1" w:lastRow="0" w:firstColumn="1" w:lastColumn="0" w:noHBand="0" w:noVBand="1"/>
      </w:tblPr>
      <w:tblGrid>
        <w:gridCol w:w="1507"/>
        <w:gridCol w:w="1538"/>
        <w:gridCol w:w="1468"/>
        <w:gridCol w:w="1480"/>
        <w:gridCol w:w="1809"/>
        <w:gridCol w:w="1548"/>
      </w:tblGrid>
      <w:tr w:rsidR="00333C92" w14:paraId="6866BDDC" w14:textId="77777777" w:rsidTr="001B180F">
        <w:trPr>
          <w:ins w:id="2713" w:author="David Sant" w:date="2025-11-27T22:59:00Z" w16du:dateUtc="2025-11-27T22:59:00Z"/>
        </w:trPr>
        <w:tc>
          <w:tcPr>
            <w:tcW w:w="1560" w:type="dxa"/>
          </w:tcPr>
          <w:p w14:paraId="57421916" w14:textId="77777777" w:rsidR="00333C92" w:rsidRDefault="00333C92" w:rsidP="001B180F">
            <w:pPr>
              <w:rPr>
                <w:ins w:id="2714" w:author="David Sant" w:date="2025-11-27T22:59:00Z" w16du:dateUtc="2025-11-27T22:59:00Z"/>
              </w:rPr>
            </w:pPr>
            <w:ins w:id="2715" w:author="David Sant" w:date="2025-11-27T22:59:00Z" w16du:dateUtc="2025-11-27T22:59:00Z">
              <w:r>
                <w:lastRenderedPageBreak/>
                <w:t>Equipment</w:t>
              </w:r>
            </w:ins>
          </w:p>
        </w:tc>
        <w:tc>
          <w:tcPr>
            <w:tcW w:w="1560" w:type="dxa"/>
          </w:tcPr>
          <w:p w14:paraId="1DC93F1B" w14:textId="77777777" w:rsidR="00333C92" w:rsidRDefault="00333C92" w:rsidP="001B180F">
            <w:pPr>
              <w:rPr>
                <w:ins w:id="2716" w:author="David Sant" w:date="2025-11-27T22:59:00Z" w16du:dateUtc="2025-11-27T22:59:00Z"/>
              </w:rPr>
            </w:pPr>
            <w:ins w:id="2717" w:author="David Sant" w:date="2025-11-27T22:59:00Z" w16du:dateUtc="2025-11-27T22:59:00Z">
              <w:r>
                <w:t>Specifications</w:t>
              </w:r>
            </w:ins>
          </w:p>
        </w:tc>
        <w:tc>
          <w:tcPr>
            <w:tcW w:w="1560" w:type="dxa"/>
          </w:tcPr>
          <w:p w14:paraId="4C86A7AE" w14:textId="77777777" w:rsidR="00333C92" w:rsidRDefault="00333C92" w:rsidP="001B180F">
            <w:pPr>
              <w:rPr>
                <w:ins w:id="2718" w:author="David Sant" w:date="2025-11-27T22:59:00Z" w16du:dateUtc="2025-11-27T22:59:00Z"/>
              </w:rPr>
            </w:pPr>
            <w:ins w:id="2719" w:author="David Sant" w:date="2025-11-27T22:59:00Z" w16du:dateUtc="2025-11-27T22:59:00Z">
              <w:r>
                <w:t>Provision Date</w:t>
              </w:r>
            </w:ins>
          </w:p>
        </w:tc>
        <w:tc>
          <w:tcPr>
            <w:tcW w:w="1560" w:type="dxa"/>
          </w:tcPr>
          <w:p w14:paraId="64DB92E1" w14:textId="77777777" w:rsidR="00333C92" w:rsidRDefault="00333C92" w:rsidP="001B180F">
            <w:pPr>
              <w:rPr>
                <w:ins w:id="2720" w:author="David Sant" w:date="2025-11-27T22:59:00Z" w16du:dateUtc="2025-11-27T22:59:00Z"/>
              </w:rPr>
            </w:pPr>
            <w:ins w:id="2721" w:author="David Sant" w:date="2025-11-27T22:59:00Z" w16du:dateUtc="2025-11-27T22:59:00Z">
              <w:r>
                <w:t>Location</w:t>
              </w:r>
            </w:ins>
          </w:p>
        </w:tc>
        <w:tc>
          <w:tcPr>
            <w:tcW w:w="1560" w:type="dxa"/>
          </w:tcPr>
          <w:p w14:paraId="569EA551" w14:textId="77777777" w:rsidR="00333C92" w:rsidRDefault="00333C92" w:rsidP="001B180F">
            <w:pPr>
              <w:rPr>
                <w:ins w:id="2722" w:author="David Sant" w:date="2025-11-27T22:59:00Z" w16du:dateUtc="2025-11-27T22:59:00Z"/>
              </w:rPr>
            </w:pPr>
            <w:ins w:id="2723" w:author="David Sant" w:date="2025-11-27T22:59:00Z" w16du:dateUtc="2025-11-27T22:59:00Z">
              <w:r>
                <w:t>Maintenance Responsibility</w:t>
              </w:r>
            </w:ins>
          </w:p>
        </w:tc>
        <w:tc>
          <w:tcPr>
            <w:tcW w:w="1560" w:type="dxa"/>
          </w:tcPr>
          <w:p w14:paraId="1F38FDA1" w14:textId="77777777" w:rsidR="00333C92" w:rsidRDefault="00333C92" w:rsidP="001B180F">
            <w:pPr>
              <w:rPr>
                <w:ins w:id="2724" w:author="David Sant" w:date="2025-11-27T22:59:00Z" w16du:dateUtc="2025-11-27T22:59:00Z"/>
              </w:rPr>
            </w:pPr>
            <w:ins w:id="2725" w:author="David Sant" w:date="2025-11-27T22:59:00Z" w16du:dateUtc="2025-11-27T22:59:00Z">
              <w:r>
                <w:t>Return Conditions</w:t>
              </w:r>
            </w:ins>
          </w:p>
        </w:tc>
      </w:tr>
      <w:tr w:rsidR="00333C92" w14:paraId="2DEA01C0" w14:textId="77777777" w:rsidTr="001B180F">
        <w:trPr>
          <w:ins w:id="2726" w:author="David Sant" w:date="2025-11-27T22:59:00Z" w16du:dateUtc="2025-11-27T22:59:00Z"/>
        </w:trPr>
        <w:tc>
          <w:tcPr>
            <w:tcW w:w="1560" w:type="dxa"/>
          </w:tcPr>
          <w:p w14:paraId="488E9FDA" w14:textId="77777777" w:rsidR="00333C92" w:rsidRDefault="00333C92" w:rsidP="001B180F">
            <w:pPr>
              <w:rPr>
                <w:ins w:id="2727" w:author="David Sant" w:date="2025-11-27T22:59:00Z" w16du:dateUtc="2025-11-27T22:59:00Z"/>
              </w:rPr>
            </w:pPr>
            <w:ins w:id="2728" w:author="David Sant" w:date="2025-11-27T22:59:00Z" w16du:dateUtc="2025-11-27T22:59:00Z">
              <w:r>
                <w:t>[Equipment item 1]</w:t>
              </w:r>
            </w:ins>
          </w:p>
        </w:tc>
        <w:tc>
          <w:tcPr>
            <w:tcW w:w="1560" w:type="dxa"/>
          </w:tcPr>
          <w:p w14:paraId="22973C7F" w14:textId="77777777" w:rsidR="00333C92" w:rsidRDefault="00333C92" w:rsidP="001B180F">
            <w:pPr>
              <w:rPr>
                <w:ins w:id="2729" w:author="David Sant" w:date="2025-11-27T22:59:00Z" w16du:dateUtc="2025-11-27T22:59:00Z"/>
              </w:rPr>
            </w:pPr>
            <w:ins w:id="2730" w:author="David Sant" w:date="2025-11-27T22:59:00Z" w16du:dateUtc="2025-11-27T22:59:00Z">
              <w:r>
                <w:t>[Technical specs]</w:t>
              </w:r>
            </w:ins>
          </w:p>
        </w:tc>
        <w:tc>
          <w:tcPr>
            <w:tcW w:w="1560" w:type="dxa"/>
          </w:tcPr>
          <w:p w14:paraId="1EF8A6DC" w14:textId="77777777" w:rsidR="00333C92" w:rsidRDefault="00333C92" w:rsidP="001B180F">
            <w:pPr>
              <w:rPr>
                <w:ins w:id="2731" w:author="David Sant" w:date="2025-11-27T22:59:00Z" w16du:dateUtc="2025-11-27T22:59:00Z"/>
              </w:rPr>
            </w:pPr>
            <w:ins w:id="2732" w:author="David Sant" w:date="2025-11-27T22:59:00Z" w16du:dateUtc="2025-11-27T22:59:00Z">
              <w:r>
                <w:t>[Date]</w:t>
              </w:r>
            </w:ins>
          </w:p>
        </w:tc>
        <w:tc>
          <w:tcPr>
            <w:tcW w:w="1560" w:type="dxa"/>
          </w:tcPr>
          <w:p w14:paraId="44260DC7" w14:textId="77777777" w:rsidR="00333C92" w:rsidRDefault="00333C92" w:rsidP="001B180F">
            <w:pPr>
              <w:rPr>
                <w:ins w:id="2733" w:author="David Sant" w:date="2025-11-27T22:59:00Z" w16du:dateUtc="2025-11-27T22:59:00Z"/>
              </w:rPr>
            </w:pPr>
            <w:ins w:id="2734" w:author="David Sant" w:date="2025-11-27T22:59:00Z" w16du:dateUtc="2025-11-27T22:59:00Z">
              <w:r>
                <w:t>[Location]</w:t>
              </w:r>
            </w:ins>
          </w:p>
        </w:tc>
        <w:tc>
          <w:tcPr>
            <w:tcW w:w="1560" w:type="dxa"/>
          </w:tcPr>
          <w:p w14:paraId="02EB6C8E" w14:textId="77777777" w:rsidR="00333C92" w:rsidRDefault="00333C92" w:rsidP="001B180F">
            <w:pPr>
              <w:rPr>
                <w:ins w:id="2735" w:author="David Sant" w:date="2025-11-27T22:59:00Z" w16du:dateUtc="2025-11-27T22:59:00Z"/>
              </w:rPr>
            </w:pPr>
            <w:ins w:id="2736" w:author="David Sant" w:date="2025-11-27T22:59:00Z" w16du:dateUtc="2025-11-27T22:59:00Z">
              <w:r>
                <w:t>[Norton/Supplier]</w:t>
              </w:r>
            </w:ins>
          </w:p>
        </w:tc>
        <w:tc>
          <w:tcPr>
            <w:tcW w:w="1560" w:type="dxa"/>
          </w:tcPr>
          <w:p w14:paraId="1CB02E39" w14:textId="77777777" w:rsidR="00333C92" w:rsidRDefault="00333C92" w:rsidP="001B180F">
            <w:pPr>
              <w:rPr>
                <w:ins w:id="2737" w:author="David Sant" w:date="2025-11-27T22:59:00Z" w16du:dateUtc="2025-11-27T22:59:00Z"/>
              </w:rPr>
            </w:pPr>
            <w:ins w:id="2738" w:author="David Sant" w:date="2025-11-27T22:59:00Z" w16du:dateUtc="2025-11-27T22:59:00Z">
              <w:r>
                <w:t>[Return requirements]</w:t>
              </w:r>
            </w:ins>
          </w:p>
        </w:tc>
      </w:tr>
      <w:tr w:rsidR="00333C92" w14:paraId="1AF368C4" w14:textId="77777777" w:rsidTr="001B180F">
        <w:trPr>
          <w:ins w:id="2739" w:author="David Sant" w:date="2025-11-27T22:59:00Z" w16du:dateUtc="2025-11-27T22:59:00Z"/>
        </w:trPr>
        <w:tc>
          <w:tcPr>
            <w:tcW w:w="1560" w:type="dxa"/>
          </w:tcPr>
          <w:p w14:paraId="0551E058" w14:textId="77777777" w:rsidR="00333C92" w:rsidRDefault="00333C92" w:rsidP="001B180F">
            <w:pPr>
              <w:rPr>
                <w:ins w:id="2740" w:author="David Sant" w:date="2025-11-27T22:59:00Z" w16du:dateUtc="2025-11-27T22:59:00Z"/>
              </w:rPr>
            </w:pPr>
            <w:ins w:id="2741" w:author="David Sant" w:date="2025-11-27T22:59:00Z" w16du:dateUtc="2025-11-27T22:59:00Z">
              <w:r>
                <w:t>[Equipment item 2]</w:t>
              </w:r>
            </w:ins>
          </w:p>
        </w:tc>
        <w:tc>
          <w:tcPr>
            <w:tcW w:w="1560" w:type="dxa"/>
          </w:tcPr>
          <w:p w14:paraId="31184F49" w14:textId="77777777" w:rsidR="00333C92" w:rsidRDefault="00333C92" w:rsidP="001B180F">
            <w:pPr>
              <w:rPr>
                <w:ins w:id="2742" w:author="David Sant" w:date="2025-11-27T22:59:00Z" w16du:dateUtc="2025-11-27T22:59:00Z"/>
              </w:rPr>
            </w:pPr>
            <w:ins w:id="2743" w:author="David Sant" w:date="2025-11-27T22:59:00Z" w16du:dateUtc="2025-11-27T22:59:00Z">
              <w:r>
                <w:t>[Technical specs]</w:t>
              </w:r>
            </w:ins>
          </w:p>
        </w:tc>
        <w:tc>
          <w:tcPr>
            <w:tcW w:w="1560" w:type="dxa"/>
          </w:tcPr>
          <w:p w14:paraId="0CA669A8" w14:textId="77777777" w:rsidR="00333C92" w:rsidRDefault="00333C92" w:rsidP="001B180F">
            <w:pPr>
              <w:rPr>
                <w:ins w:id="2744" w:author="David Sant" w:date="2025-11-27T22:59:00Z" w16du:dateUtc="2025-11-27T22:59:00Z"/>
              </w:rPr>
            </w:pPr>
            <w:ins w:id="2745" w:author="David Sant" w:date="2025-11-27T22:59:00Z" w16du:dateUtc="2025-11-27T22:59:00Z">
              <w:r>
                <w:t>[Date]</w:t>
              </w:r>
            </w:ins>
          </w:p>
        </w:tc>
        <w:tc>
          <w:tcPr>
            <w:tcW w:w="1560" w:type="dxa"/>
          </w:tcPr>
          <w:p w14:paraId="6730061B" w14:textId="77777777" w:rsidR="00333C92" w:rsidRDefault="00333C92" w:rsidP="001B180F">
            <w:pPr>
              <w:rPr>
                <w:ins w:id="2746" w:author="David Sant" w:date="2025-11-27T22:59:00Z" w16du:dateUtc="2025-11-27T22:59:00Z"/>
              </w:rPr>
            </w:pPr>
            <w:ins w:id="2747" w:author="David Sant" w:date="2025-11-27T22:59:00Z" w16du:dateUtc="2025-11-27T22:59:00Z">
              <w:r>
                <w:t>[Location]</w:t>
              </w:r>
            </w:ins>
          </w:p>
        </w:tc>
        <w:tc>
          <w:tcPr>
            <w:tcW w:w="1560" w:type="dxa"/>
          </w:tcPr>
          <w:p w14:paraId="38671CDD" w14:textId="77777777" w:rsidR="00333C92" w:rsidRDefault="00333C92" w:rsidP="001B180F">
            <w:pPr>
              <w:rPr>
                <w:ins w:id="2748" w:author="David Sant" w:date="2025-11-27T22:59:00Z" w16du:dateUtc="2025-11-27T22:59:00Z"/>
              </w:rPr>
            </w:pPr>
            <w:ins w:id="2749" w:author="David Sant" w:date="2025-11-27T22:59:00Z" w16du:dateUtc="2025-11-27T22:59:00Z">
              <w:r>
                <w:t>[Norton/Supplier]</w:t>
              </w:r>
            </w:ins>
          </w:p>
        </w:tc>
        <w:tc>
          <w:tcPr>
            <w:tcW w:w="1560" w:type="dxa"/>
          </w:tcPr>
          <w:p w14:paraId="66CB2911" w14:textId="77777777" w:rsidR="00333C92" w:rsidRDefault="00333C92" w:rsidP="001B180F">
            <w:pPr>
              <w:rPr>
                <w:ins w:id="2750" w:author="David Sant" w:date="2025-11-27T22:59:00Z" w16du:dateUtc="2025-11-27T22:59:00Z"/>
              </w:rPr>
            </w:pPr>
            <w:ins w:id="2751" w:author="David Sant" w:date="2025-11-27T22:59:00Z" w16du:dateUtc="2025-11-27T22:59:00Z">
              <w:r>
                <w:t>[Return requirements]</w:t>
              </w:r>
            </w:ins>
          </w:p>
        </w:tc>
      </w:tr>
    </w:tbl>
    <w:p w14:paraId="3C122254" w14:textId="77777777" w:rsidR="00AD1C9B" w:rsidRDefault="00AD1C9B" w:rsidP="00333C92">
      <w:pPr>
        <w:pStyle w:val="ScheduleTitleClause"/>
        <w:keepNext w:val="0"/>
        <w:widowControl w:val="0"/>
        <w:numPr>
          <w:ilvl w:val="0"/>
          <w:numId w:val="0"/>
        </w:numPr>
        <w:ind w:left="720" w:hanging="720"/>
        <w:rPr>
          <w:ins w:id="2752" w:author="David Sant" w:date="2025-11-27T21:39:00Z" w16du:dateUtc="2025-11-27T21:39:00Z"/>
        </w:rPr>
        <w:pPrChange w:id="2753" w:author="David Sant" w:date="2025-11-27T22:59:00Z" w16du:dateUtc="2025-11-27T22:59:00Z">
          <w:pPr>
            <w:pStyle w:val="ScheduleTitleClause"/>
            <w:keepNext w:val="0"/>
            <w:widowControl w:val="0"/>
            <w:numPr>
              <w:numId w:val="0"/>
            </w:numPr>
            <w:tabs>
              <w:tab w:val="clear" w:pos="720"/>
            </w:tabs>
            <w:ind w:left="1224" w:firstLine="0"/>
          </w:pPr>
        </w:pPrChange>
      </w:pPr>
    </w:p>
    <w:p w14:paraId="55F3C4FE" w14:textId="77777777" w:rsidR="00AD1C9B" w:rsidRDefault="00AD1C9B" w:rsidP="002B0485">
      <w:pPr>
        <w:pStyle w:val="Paragraph"/>
        <w:widowControl w:val="0"/>
      </w:pPr>
    </w:p>
    <w:p w14:paraId="5B2FB532" w14:textId="77777777" w:rsidR="00E76087" w:rsidRPr="00655313" w:rsidRDefault="00000000" w:rsidP="00575092">
      <w:pPr>
        <w:pStyle w:val="Schedule"/>
        <w:pageBreakBefore/>
        <w:numPr>
          <w:ilvl w:val="0"/>
          <w:numId w:val="57"/>
        </w:numPr>
        <w:rPr>
          <w:b w:val="0"/>
        </w:rPr>
      </w:pPr>
      <w:bookmarkStart w:id="2754" w:name="_Toc256000046"/>
      <w:bookmarkStart w:id="2755" w:name="a879950"/>
      <w:r>
        <w:lastRenderedPageBreak/>
        <w:t>Charges, costs and payment</w:t>
      </w:r>
      <w:bookmarkEnd w:id="2754"/>
      <w:bookmarkEnd w:id="2755"/>
    </w:p>
    <w:p w14:paraId="5047151B" w14:textId="77777777" w:rsidR="00E76087" w:rsidRDefault="00000000" w:rsidP="00575092">
      <w:pPr>
        <w:pStyle w:val="ScheduleTitleClause"/>
        <w:numPr>
          <w:ilvl w:val="0"/>
          <w:numId w:val="62"/>
        </w:numPr>
      </w:pPr>
      <w:r>
        <w:fldChar w:fldCharType="begin"/>
      </w:r>
      <w:r>
        <w:instrText>TC "1. Charges" \l 1</w:instrText>
      </w:r>
      <w:r>
        <w:fldChar w:fldCharType="end"/>
      </w:r>
      <w:bookmarkStart w:id="2756" w:name="_Toc256000047"/>
      <w:bookmarkStart w:id="2757" w:name="a547950"/>
      <w:r>
        <w:t>Charges</w:t>
      </w:r>
      <w:bookmarkEnd w:id="2756"/>
      <w:bookmarkEnd w:id="2757"/>
    </w:p>
    <w:p w14:paraId="00F4BF0A" w14:textId="090489D2" w:rsidR="00E31DFC" w:rsidRPr="00E31DFC" w:rsidRDefault="00E31DFC" w:rsidP="00E31DFC">
      <w:pPr>
        <w:pStyle w:val="ScheduleTitleClause"/>
        <w:numPr>
          <w:ilvl w:val="0"/>
          <w:numId w:val="0"/>
        </w:numPr>
        <w:ind w:left="720"/>
        <w:rPr>
          <w:ins w:id="2758" w:author="David Sant" w:date="2025-11-27T21:39:00Z" w16du:dateUtc="2025-11-27T21:39:00Z"/>
          <w:b w:val="0"/>
          <w:bCs/>
        </w:rPr>
      </w:pPr>
      <w:ins w:id="2759" w:author="David Sant" w:date="2025-11-27T21:39:00Z" w16du:dateUtc="2025-11-27T21:39:00Z">
        <w:r w:rsidRPr="00E31DFC">
          <w:rPr>
            <w:b w:val="0"/>
            <w:bCs/>
          </w:rPr>
          <w:t>[SELECT OPTIONS AND DELETE THE REST]</w:t>
        </w:r>
      </w:ins>
    </w:p>
    <w:p w14:paraId="520193C2" w14:textId="77777777" w:rsidR="00E76087" w:rsidRDefault="00000000" w:rsidP="00575092">
      <w:pPr>
        <w:pStyle w:val="ScheduleTitlesubclause1"/>
        <w:numPr>
          <w:ilvl w:val="1"/>
          <w:numId w:val="62"/>
        </w:numPr>
      </w:pPr>
      <w:r>
        <w:fldChar w:fldCharType="begin"/>
      </w:r>
      <w:r>
        <w:instrText>TC "1.1 Fixed price" \l 2</w:instrText>
      </w:r>
      <w:r>
        <w:fldChar w:fldCharType="end"/>
      </w:r>
      <w:bookmarkStart w:id="2760" w:name="a332565"/>
      <w:r>
        <w:t>Fixed price</w:t>
      </w:r>
      <w:bookmarkEnd w:id="2760"/>
    </w:p>
    <w:p w14:paraId="218E6959" w14:textId="77777777" w:rsidR="00E76087" w:rsidRDefault="00000000" w:rsidP="00575092">
      <w:pPr>
        <w:pStyle w:val="ScheduleUntitledsubclause2"/>
        <w:numPr>
          <w:ilvl w:val="2"/>
          <w:numId w:val="62"/>
        </w:numPr>
      </w:pPr>
      <w:bookmarkStart w:id="2761" w:name="a911423"/>
      <w:r>
        <w:t xml:space="preserve">The total charges for the [Services </w:t>
      </w:r>
      <w:r>
        <w:rPr>
          <w:b/>
          <w:bCs/>
        </w:rPr>
        <w:t>OR</w:t>
      </w:r>
      <w:r>
        <w:t xml:space="preserve"> [PART OF THE SERVICES CHARGED ON A FIXED PRICE BASIS]] are £[AMOUNT].</w:t>
      </w:r>
      <w:bookmarkEnd w:id="2761"/>
    </w:p>
    <w:p w14:paraId="6F6C3613" w14:textId="77777777" w:rsidR="00E76087" w:rsidRDefault="00000000" w:rsidP="00575092">
      <w:pPr>
        <w:pStyle w:val="ScheduleUntitledsubclause2"/>
        <w:numPr>
          <w:ilvl w:val="2"/>
          <w:numId w:val="62"/>
        </w:numPr>
      </w:pPr>
      <w:bookmarkStart w:id="2762" w:name="a559832"/>
      <w:r>
        <w:t>The[se] charges are calculated as follows: [CALCULATION METHOD].</w:t>
      </w:r>
      <w:bookmarkEnd w:id="2762"/>
    </w:p>
    <w:p w14:paraId="25636054" w14:textId="77777777" w:rsidR="00E76087" w:rsidRPr="00B01A36" w:rsidRDefault="00000000" w:rsidP="00575092">
      <w:pPr>
        <w:pStyle w:val="ScheduleTitlesubclause1"/>
        <w:numPr>
          <w:ilvl w:val="1"/>
          <w:numId w:val="62"/>
        </w:numPr>
      </w:pPr>
      <w:r>
        <w:fldChar w:fldCharType="begin"/>
      </w:r>
      <w:r>
        <w:instrText>TC "1.2 Time and materials" \l 2</w:instrText>
      </w:r>
      <w:r>
        <w:fldChar w:fldCharType="end"/>
      </w:r>
      <w:bookmarkStart w:id="2763" w:name="a884403"/>
      <w:r>
        <w:t>Time and materials</w:t>
      </w:r>
      <w:bookmarkEnd w:id="2763"/>
    </w:p>
    <w:p w14:paraId="70733FDE" w14:textId="77777777" w:rsidR="00E76087" w:rsidRDefault="00000000" w:rsidP="00575092">
      <w:pPr>
        <w:pStyle w:val="ScheduleUntitledsubclause2"/>
        <w:numPr>
          <w:ilvl w:val="2"/>
          <w:numId w:val="62"/>
        </w:numPr>
      </w:pPr>
      <w:bookmarkStart w:id="2764" w:name="a432678"/>
      <w:r>
        <w:t xml:space="preserve">The [Services </w:t>
      </w:r>
      <w:r>
        <w:rPr>
          <w:b/>
          <w:bCs/>
        </w:rPr>
        <w:t>OR</w:t>
      </w:r>
      <w:r>
        <w:t xml:space="preserve"> [RELEVANT PART OF THE SERVICES]] shall be charged on a time and materials basis as follows:</w:t>
      </w:r>
      <w:bookmarkEnd w:id="2764"/>
    </w:p>
    <w:p w14:paraId="1066212F" w14:textId="77777777" w:rsidR="00E76087" w:rsidRDefault="00000000" w:rsidP="00575092">
      <w:pPr>
        <w:pStyle w:val="ScheduleUntitledsubclause3"/>
        <w:numPr>
          <w:ilvl w:val="3"/>
          <w:numId w:val="62"/>
        </w:numPr>
      </w:pPr>
      <w:bookmarkStart w:id="2765" w:name="a177609"/>
      <w:r>
        <w:t xml:space="preserve">The [daily </w:t>
      </w:r>
      <w:r>
        <w:rPr>
          <w:b/>
          <w:bCs/>
        </w:rPr>
        <w:t>OR</w:t>
      </w:r>
      <w:r>
        <w:t xml:space="preserve"> hourly] rates for the Supplier Personnel are: [SPECIFY]</w:t>
      </w:r>
      <w:bookmarkEnd w:id="2765"/>
    </w:p>
    <w:p w14:paraId="3913D387" w14:textId="77777777" w:rsidR="00E76087" w:rsidRDefault="00000000" w:rsidP="00575092">
      <w:pPr>
        <w:pStyle w:val="ScheduleUntitledsubclause3"/>
        <w:numPr>
          <w:ilvl w:val="3"/>
          <w:numId w:val="62"/>
        </w:numPr>
      </w:pPr>
      <w:bookmarkStart w:id="2766" w:name="a859250"/>
      <w:r>
        <w:t>The weekend and overtime rates for the Supplier Personnel are: [SPECIFY]</w:t>
      </w:r>
      <w:bookmarkEnd w:id="2766"/>
    </w:p>
    <w:p w14:paraId="48A6B883" w14:textId="77777777" w:rsidR="00E76087" w:rsidRDefault="00000000" w:rsidP="00575092">
      <w:pPr>
        <w:pStyle w:val="ScheduleTitleClause"/>
        <w:numPr>
          <w:ilvl w:val="0"/>
          <w:numId w:val="62"/>
        </w:numPr>
      </w:pPr>
      <w:r>
        <w:fldChar w:fldCharType="begin"/>
      </w:r>
      <w:r>
        <w:instrText>TC "2. Invoicing schedule" \l 1</w:instrText>
      </w:r>
      <w:r>
        <w:fldChar w:fldCharType="end"/>
      </w:r>
      <w:bookmarkStart w:id="2767" w:name="_Toc256000048"/>
      <w:bookmarkStart w:id="2768" w:name="a283923"/>
      <w:r>
        <w:t>Invoicing schedule</w:t>
      </w:r>
      <w:bookmarkEnd w:id="2767"/>
      <w:bookmarkEnd w:id="2768"/>
    </w:p>
    <w:p w14:paraId="3F014498" w14:textId="71112A50" w:rsidR="00E76087" w:rsidRDefault="00000000" w:rsidP="00575092">
      <w:pPr>
        <w:pStyle w:val="ScheduleUntitledsubclause1"/>
        <w:numPr>
          <w:ilvl w:val="1"/>
          <w:numId w:val="62"/>
        </w:numPr>
      </w:pPr>
      <w:bookmarkStart w:id="2769" w:name="a589696"/>
      <w:r>
        <w:t xml:space="preserve">The Supplier shall invoice the </w:t>
      </w:r>
      <w:del w:id="2770" w:author="David Sant" w:date="2025-11-27T21:39:00Z" w16du:dateUtc="2025-11-27T21:39:00Z">
        <w:r>
          <w:delText>Customer</w:delText>
        </w:r>
      </w:del>
      <w:ins w:id="2771" w:author="David Sant" w:date="2025-11-27T21:39:00Z" w16du:dateUtc="2025-11-27T21:39:00Z">
        <w:r w:rsidR="00577940">
          <w:t>Norton</w:t>
        </w:r>
      </w:ins>
      <w:r>
        <w:t xml:space="preserve"> for the Charges on the following schedule: [SPECIFY].</w:t>
      </w:r>
      <w:bookmarkEnd w:id="2769"/>
    </w:p>
    <w:p w14:paraId="2EB14E3E" w14:textId="77777777" w:rsidR="00E76087" w:rsidRDefault="00000000" w:rsidP="00575092">
      <w:pPr>
        <w:pStyle w:val="ScheduleTitleClause"/>
        <w:numPr>
          <w:ilvl w:val="0"/>
          <w:numId w:val="62"/>
        </w:numPr>
      </w:pPr>
      <w:r>
        <w:fldChar w:fldCharType="begin"/>
      </w:r>
      <w:r>
        <w:instrText>TC "3. Third party materials and services" \l 1</w:instrText>
      </w:r>
      <w:r>
        <w:fldChar w:fldCharType="end"/>
      </w:r>
      <w:bookmarkStart w:id="2772" w:name="_Toc256000049"/>
      <w:bookmarkStart w:id="2773" w:name="a141954"/>
      <w:r>
        <w:t>Third party materials and services</w:t>
      </w:r>
      <w:bookmarkEnd w:id="2772"/>
      <w:bookmarkEnd w:id="2773"/>
    </w:p>
    <w:p w14:paraId="63135DE3" w14:textId="3A912843" w:rsidR="00E76087" w:rsidRDefault="00000000" w:rsidP="00575092">
      <w:pPr>
        <w:pStyle w:val="ScheduleUntitledsubclause1"/>
        <w:numPr>
          <w:ilvl w:val="1"/>
          <w:numId w:val="62"/>
        </w:numPr>
      </w:pPr>
      <w:bookmarkStart w:id="2774" w:name="a835209"/>
      <w:r>
        <w:t xml:space="preserve">The following materials and services procured from third parties shall be invoiced to the </w:t>
      </w:r>
      <w:del w:id="2775" w:author="David Sant" w:date="2025-11-27T21:39:00Z" w16du:dateUtc="2025-11-27T21:39:00Z">
        <w:r>
          <w:delText>Customer</w:delText>
        </w:r>
      </w:del>
      <w:ins w:id="2776" w:author="David Sant" w:date="2025-11-27T21:39:00Z" w16du:dateUtc="2025-11-27T21:39:00Z">
        <w:r w:rsidR="00577940">
          <w:t>Norton</w:t>
        </w:r>
      </w:ins>
      <w:r>
        <w:t xml:space="preserve"> in addition to the Charges: [DETAILS].</w:t>
      </w:r>
      <w:bookmarkEnd w:id="2774"/>
    </w:p>
    <w:p w14:paraId="7905C499" w14:textId="77777777" w:rsidR="00E76087" w:rsidRPr="00655313" w:rsidRDefault="00000000" w:rsidP="00575092">
      <w:pPr>
        <w:pStyle w:val="Schedule"/>
        <w:pageBreakBefore/>
        <w:numPr>
          <w:ilvl w:val="0"/>
          <w:numId w:val="57"/>
        </w:numPr>
        <w:rPr>
          <w:b w:val="0"/>
        </w:rPr>
      </w:pPr>
      <w:bookmarkStart w:id="2777" w:name="_Toc256000050"/>
      <w:bookmarkStart w:id="2778" w:name="a544626"/>
      <w:r>
        <w:lastRenderedPageBreak/>
        <w:t>Supplier's Key Personnel, Subcontractors and Contract Managers</w:t>
      </w:r>
      <w:bookmarkEnd w:id="2777"/>
      <w:bookmarkEnd w:id="2778"/>
    </w:p>
    <w:p w14:paraId="6D541A70" w14:textId="56DF70D4" w:rsidR="00E76087" w:rsidRDefault="00000000" w:rsidP="00575092">
      <w:pPr>
        <w:pStyle w:val="ScheduleTitleClause"/>
        <w:numPr>
          <w:ilvl w:val="0"/>
          <w:numId w:val="63"/>
        </w:numPr>
      </w:pPr>
      <w:del w:id="2779" w:author="David Sant" w:date="2025-11-27T21:39:00Z" w16du:dateUtc="2025-11-27T21:39:00Z">
        <w:r>
          <w:fldChar w:fldCharType="begin"/>
        </w:r>
        <w:r>
          <w:delInstrText>TC "1. Supplier's Key Personnel" \l 1</w:delInstrText>
        </w:r>
        <w:r>
          <w:fldChar w:fldCharType="end"/>
        </w:r>
        <w:r>
          <w:delText>[</w:delText>
        </w:r>
      </w:del>
      <w:ins w:id="2780" w:author="David Sant" w:date="2025-11-27T21:39:00Z" w16du:dateUtc="2025-11-27T21:39:00Z">
        <w:r>
          <w:fldChar w:fldCharType="begin"/>
        </w:r>
        <w:r>
          <w:instrText>TC "1. Supplier's Key Personnel" \l 1</w:instrText>
        </w:r>
        <w:r>
          <w:fldChar w:fldCharType="end"/>
        </w:r>
      </w:ins>
      <w:bookmarkStart w:id="2781" w:name="_Toc256000051"/>
      <w:bookmarkStart w:id="2782" w:name="a449010"/>
      <w:r>
        <w:t>Supplier's Key Personnel</w:t>
      </w:r>
      <w:r>
        <w:fldChar w:fldCharType="begin"/>
      </w:r>
      <w:r>
        <w:fldChar w:fldCharType="end"/>
      </w:r>
      <w:bookmarkEnd w:id="2781"/>
      <w:bookmarkEnd w:id="2782"/>
      <w:del w:id="2783" w:author="David Sant" w:date="2025-11-27T21:39:00Z" w16du:dateUtc="2025-11-27T21:39:00Z">
        <w:r>
          <w:delText>]</w:delText>
        </w:r>
      </w:del>
    </w:p>
    <w:tbl>
      <w:tblPr>
        <w:tblStyle w:val="TableGrid"/>
        <w:tblW w:w="5000" w:type="pct"/>
        <w:tblLook w:val="04A0" w:firstRow="1" w:lastRow="0" w:firstColumn="1" w:lastColumn="0" w:noHBand="0" w:noVBand="1"/>
      </w:tblPr>
      <w:tblGrid>
        <w:gridCol w:w="4675"/>
        <w:gridCol w:w="4675"/>
      </w:tblGrid>
      <w:tr w:rsidR="00826CFE" w14:paraId="22F4826B" w14:textId="77777777" w:rsidTr="00185144">
        <w:tc>
          <w:tcPr>
            <w:tcW w:w="2500" w:type="pct"/>
            <w:tcBorders>
              <w:top w:val="single" w:sz="4" w:space="0" w:color="auto"/>
              <w:left w:val="single" w:sz="4" w:space="0" w:color="auto"/>
              <w:bottom w:val="single" w:sz="4" w:space="0" w:color="auto"/>
              <w:right w:val="single" w:sz="4" w:space="0" w:color="auto"/>
            </w:tcBorders>
          </w:tcPr>
          <w:p w14:paraId="4E873A71" w14:textId="77777777" w:rsidR="00E76087" w:rsidRPr="00A117EB" w:rsidRDefault="00000000" w:rsidP="00185144">
            <w:pPr>
              <w:pStyle w:val="Paragraph"/>
              <w:rPr>
                <w:b/>
                <w:bCs/>
              </w:rPr>
            </w:pPr>
            <w:r>
              <w:rPr>
                <w:b/>
                <w:bCs/>
              </w:rPr>
              <w:t>Key Personnel member</w:t>
            </w:r>
          </w:p>
        </w:tc>
        <w:tc>
          <w:tcPr>
            <w:tcW w:w="2500" w:type="pct"/>
            <w:tcBorders>
              <w:top w:val="single" w:sz="4" w:space="0" w:color="auto"/>
              <w:left w:val="single" w:sz="4" w:space="0" w:color="auto"/>
              <w:bottom w:val="single" w:sz="4" w:space="0" w:color="auto"/>
              <w:right w:val="single" w:sz="4" w:space="0" w:color="auto"/>
            </w:tcBorders>
          </w:tcPr>
          <w:p w14:paraId="34D9CF5A" w14:textId="77777777" w:rsidR="00E76087" w:rsidRPr="00A117EB" w:rsidRDefault="00000000" w:rsidP="00185144">
            <w:pPr>
              <w:pStyle w:val="Paragraph"/>
              <w:rPr>
                <w:b/>
                <w:bCs/>
              </w:rPr>
            </w:pPr>
            <w:r>
              <w:rPr>
                <w:b/>
                <w:bCs/>
              </w:rPr>
              <w:t>Minimum percentage of working hours allocated to Services</w:t>
            </w:r>
          </w:p>
        </w:tc>
      </w:tr>
      <w:tr w:rsidR="00826CFE" w14:paraId="1F003004" w14:textId="77777777" w:rsidTr="00185144">
        <w:tc>
          <w:tcPr>
            <w:tcW w:w="2500" w:type="pct"/>
            <w:tcBorders>
              <w:top w:val="single" w:sz="4" w:space="0" w:color="auto"/>
              <w:left w:val="single" w:sz="4" w:space="0" w:color="auto"/>
              <w:bottom w:val="single" w:sz="4" w:space="0" w:color="auto"/>
              <w:right w:val="single" w:sz="4" w:space="0" w:color="auto"/>
            </w:tcBorders>
          </w:tcPr>
          <w:p w14:paraId="193C0ABB" w14:textId="77777777" w:rsidR="00E76087" w:rsidRDefault="00000000" w:rsidP="00185144">
            <w:pPr>
              <w:pStyle w:val="Paragraph"/>
            </w:pPr>
            <w:r>
              <w:t>[NAMES AND TITLES OF RELEVANT EMPLOYEES]</w:t>
            </w:r>
          </w:p>
        </w:tc>
        <w:tc>
          <w:tcPr>
            <w:tcW w:w="2500" w:type="pct"/>
            <w:tcBorders>
              <w:top w:val="single" w:sz="4" w:space="0" w:color="auto"/>
              <w:left w:val="single" w:sz="4" w:space="0" w:color="auto"/>
              <w:bottom w:val="single" w:sz="4" w:space="0" w:color="auto"/>
              <w:right w:val="single" w:sz="4" w:space="0" w:color="auto"/>
            </w:tcBorders>
          </w:tcPr>
          <w:p w14:paraId="2F7462D4" w14:textId="77777777" w:rsidR="00E76087" w:rsidRDefault="00000000" w:rsidP="00185144">
            <w:pPr>
              <w:pStyle w:val="Paragraph"/>
            </w:pPr>
            <w:r>
              <w:t>[SPECIFY]</w:t>
            </w:r>
          </w:p>
        </w:tc>
      </w:tr>
    </w:tbl>
    <w:p w14:paraId="653ECA7D" w14:textId="77777777" w:rsidR="00E76087" w:rsidRDefault="00E76087" w:rsidP="00575092">
      <w:pPr>
        <w:pStyle w:val="Paragraph"/>
      </w:pPr>
    </w:p>
    <w:p w14:paraId="34EB10BA" w14:textId="77777777" w:rsidR="00E76087" w:rsidRDefault="00000000" w:rsidP="00575092">
      <w:pPr>
        <w:pStyle w:val="ScheduleTitleClause"/>
        <w:numPr>
          <w:ilvl w:val="0"/>
          <w:numId w:val="63"/>
        </w:numPr>
      </w:pPr>
      <w:r>
        <w:fldChar w:fldCharType="begin"/>
      </w:r>
      <w:r>
        <w:instrText>TC "2. Supplier Contract Manager(s)" \l 1</w:instrText>
      </w:r>
      <w:r>
        <w:fldChar w:fldCharType="end"/>
      </w:r>
      <w:bookmarkStart w:id="2784" w:name="_Toc256000052"/>
      <w:bookmarkStart w:id="2785" w:name="a121550"/>
      <w:r>
        <w:t>Supplier Contract Manager(s)</w:t>
      </w:r>
      <w:bookmarkEnd w:id="2784"/>
      <w:bookmarkEnd w:id="2785"/>
    </w:p>
    <w:p w14:paraId="38ED77F4" w14:textId="77777777" w:rsidR="00E76087" w:rsidRDefault="00000000" w:rsidP="00575092">
      <w:pPr>
        <w:pStyle w:val="BulletList1"/>
      </w:pPr>
      <w:r>
        <w:t>[NAME]</w:t>
      </w:r>
    </w:p>
    <w:p w14:paraId="5DCBDFC0" w14:textId="54F869D4" w:rsidR="00E31DFC" w:rsidRDefault="00000000" w:rsidP="00E31DFC">
      <w:pPr>
        <w:pStyle w:val="BulletList1"/>
        <w:numPr>
          <w:ilvl w:val="0"/>
          <w:numId w:val="0"/>
        </w:numPr>
        <w:ind w:left="360" w:hanging="360"/>
        <w:rPr>
          <w:ins w:id="2786" w:author="David Sant" w:date="2025-11-27T21:39:00Z" w16du:dateUtc="2025-11-27T21:39:00Z"/>
        </w:rPr>
      </w:pPr>
      <w:del w:id="2787" w:author="David Sant" w:date="2025-11-27T21:39:00Z" w16du:dateUtc="2025-11-27T21:39:00Z">
        <w:r>
          <w:fldChar w:fldCharType="begin"/>
        </w:r>
        <w:r>
          <w:delInstrText>TC "3. Subcontractors" \l 1</w:delInstrText>
        </w:r>
        <w:r>
          <w:fldChar w:fldCharType="end"/>
        </w:r>
        <w:r>
          <w:delText>[</w:delText>
        </w:r>
      </w:del>
    </w:p>
    <w:p w14:paraId="04B41BAF" w14:textId="5900CAAC" w:rsidR="00E31DFC" w:rsidRDefault="00E31DFC" w:rsidP="00575092">
      <w:pPr>
        <w:pStyle w:val="ScheduleTitleClause"/>
        <w:numPr>
          <w:ilvl w:val="0"/>
          <w:numId w:val="63"/>
        </w:numPr>
      </w:pPr>
      <w:ins w:id="2788" w:author="David Sant" w:date="2025-11-27T21:39:00Z" w16du:dateUtc="2025-11-27T21:39:00Z">
        <w:r>
          <w:t xml:space="preserve">Permitted </w:t>
        </w:r>
        <w:r>
          <w:fldChar w:fldCharType="begin"/>
        </w:r>
        <w:r>
          <w:instrText>TC "3. Subcontractors" \l 1</w:instrText>
        </w:r>
        <w:r>
          <w:fldChar w:fldCharType="end"/>
        </w:r>
      </w:ins>
      <w:bookmarkStart w:id="2789" w:name="_Toc256000053"/>
      <w:bookmarkStart w:id="2790" w:name="a445770"/>
      <w:r>
        <w:t>Subcontractors</w:t>
      </w:r>
      <w:del w:id="2791" w:author="David Sant" w:date="2025-11-27T21:39:00Z" w16du:dateUtc="2025-11-27T21:39:00Z">
        <w:r w:rsidR="00000000">
          <w:fldChar w:fldCharType="begin"/>
        </w:r>
        <w:r w:rsidR="00000000">
          <w:fldChar w:fldCharType="end"/>
        </w:r>
        <w:r w:rsidR="00000000">
          <w:delText>]</w:delText>
        </w:r>
      </w:del>
    </w:p>
    <w:p w14:paraId="091F90F4" w14:textId="686FD987" w:rsidR="00E76087" w:rsidRPr="00E31DFC" w:rsidRDefault="00E31DFC" w:rsidP="00E31DFC">
      <w:pPr>
        <w:pStyle w:val="ScheduleTitleClause"/>
        <w:numPr>
          <w:ilvl w:val="0"/>
          <w:numId w:val="0"/>
        </w:numPr>
        <w:rPr>
          <w:ins w:id="2792" w:author="David Sant" w:date="2025-11-27T21:39:00Z" w16du:dateUtc="2025-11-27T21:39:00Z"/>
          <w:b w:val="0"/>
          <w:bCs/>
        </w:rPr>
      </w:pPr>
      <w:ins w:id="2793" w:author="David Sant" w:date="2025-11-27T21:39:00Z" w16du:dateUtc="2025-11-27T21:39:00Z">
        <w:r w:rsidRPr="00E31DFC">
          <w:rPr>
            <w:b w:val="0"/>
            <w:bCs/>
          </w:rPr>
          <w:t>[</w:t>
        </w:r>
        <w:bookmarkEnd w:id="2789"/>
        <w:bookmarkEnd w:id="2790"/>
        <w:r w:rsidRPr="00E31DFC">
          <w:rPr>
            <w:b w:val="0"/>
            <w:bCs/>
          </w:rPr>
          <w:t>DELETE IF N/A]</w:t>
        </w:r>
      </w:ins>
    </w:p>
    <w:tbl>
      <w:tblPr>
        <w:tblStyle w:val="TableGrid"/>
        <w:tblW w:w="0" w:type="auto"/>
        <w:tblLook w:val="04A0" w:firstRow="1" w:lastRow="0" w:firstColumn="1" w:lastColumn="0" w:noHBand="0" w:noVBand="1"/>
      </w:tblPr>
      <w:tblGrid>
        <w:gridCol w:w="4675"/>
        <w:gridCol w:w="4675"/>
      </w:tblGrid>
      <w:tr w:rsidR="00826CFE" w14:paraId="5DC6B771" w14:textId="77777777" w:rsidTr="00185144">
        <w:tc>
          <w:tcPr>
            <w:tcW w:w="4675" w:type="dxa"/>
            <w:tcBorders>
              <w:top w:val="single" w:sz="4" w:space="0" w:color="auto"/>
              <w:left w:val="single" w:sz="4" w:space="0" w:color="auto"/>
              <w:bottom w:val="single" w:sz="4" w:space="0" w:color="auto"/>
              <w:right w:val="single" w:sz="4" w:space="0" w:color="auto"/>
            </w:tcBorders>
          </w:tcPr>
          <w:p w14:paraId="1B0894CB" w14:textId="77777777" w:rsidR="00E76087" w:rsidRPr="00242865" w:rsidRDefault="00000000" w:rsidP="00185144">
            <w:pPr>
              <w:pStyle w:val="Paragraph"/>
              <w:rPr>
                <w:b/>
                <w:bCs/>
              </w:rPr>
            </w:pPr>
            <w:r>
              <w:rPr>
                <w:b/>
                <w:bCs/>
              </w:rPr>
              <w:t>Permitted subcontractors</w:t>
            </w:r>
          </w:p>
        </w:tc>
        <w:tc>
          <w:tcPr>
            <w:tcW w:w="4675" w:type="dxa"/>
            <w:tcBorders>
              <w:top w:val="single" w:sz="4" w:space="0" w:color="auto"/>
              <w:left w:val="single" w:sz="4" w:space="0" w:color="auto"/>
              <w:bottom w:val="single" w:sz="4" w:space="0" w:color="auto"/>
              <w:right w:val="single" w:sz="4" w:space="0" w:color="auto"/>
            </w:tcBorders>
          </w:tcPr>
          <w:p w14:paraId="3340F368" w14:textId="77777777" w:rsidR="00E76087" w:rsidRPr="00242865" w:rsidRDefault="00000000" w:rsidP="00185144">
            <w:pPr>
              <w:pStyle w:val="Paragraph"/>
              <w:rPr>
                <w:b/>
                <w:bCs/>
              </w:rPr>
            </w:pPr>
            <w:r>
              <w:rPr>
                <w:b/>
                <w:bCs/>
              </w:rPr>
              <w:t>Services subcontracted</w:t>
            </w:r>
          </w:p>
        </w:tc>
      </w:tr>
      <w:tr w:rsidR="00826CFE" w14:paraId="070F76F1" w14:textId="77777777" w:rsidTr="00185144">
        <w:tc>
          <w:tcPr>
            <w:tcW w:w="4675" w:type="dxa"/>
            <w:tcBorders>
              <w:top w:val="single" w:sz="4" w:space="0" w:color="auto"/>
              <w:left w:val="single" w:sz="4" w:space="0" w:color="auto"/>
              <w:bottom w:val="single" w:sz="4" w:space="0" w:color="auto"/>
              <w:right w:val="single" w:sz="4" w:space="0" w:color="auto"/>
            </w:tcBorders>
          </w:tcPr>
          <w:p w14:paraId="2B786203" w14:textId="77777777" w:rsidR="00E76087" w:rsidRDefault="00000000" w:rsidP="00185144">
            <w:pPr>
              <w:pStyle w:val="Paragraph"/>
            </w:pPr>
            <w:r>
              <w:t>[NAMES OF PERMITTED SUBCONTRACTORS]</w:t>
            </w:r>
          </w:p>
        </w:tc>
        <w:tc>
          <w:tcPr>
            <w:tcW w:w="4675" w:type="dxa"/>
            <w:tcBorders>
              <w:top w:val="single" w:sz="4" w:space="0" w:color="auto"/>
              <w:left w:val="single" w:sz="4" w:space="0" w:color="auto"/>
              <w:bottom w:val="single" w:sz="4" w:space="0" w:color="auto"/>
              <w:right w:val="single" w:sz="4" w:space="0" w:color="auto"/>
            </w:tcBorders>
          </w:tcPr>
          <w:p w14:paraId="4454DF83" w14:textId="77777777" w:rsidR="00E76087" w:rsidRDefault="00000000" w:rsidP="00185144">
            <w:pPr>
              <w:pStyle w:val="Paragraph"/>
            </w:pPr>
            <w:r>
              <w:t>[SPECIFY]</w:t>
            </w:r>
          </w:p>
        </w:tc>
      </w:tr>
    </w:tbl>
    <w:p w14:paraId="3040D026" w14:textId="77777777" w:rsidR="00E31DFC" w:rsidRDefault="00E31DFC" w:rsidP="00E31DFC">
      <w:pPr>
        <w:pStyle w:val="ScheduleTitleClause"/>
        <w:numPr>
          <w:ilvl w:val="0"/>
          <w:numId w:val="0"/>
        </w:numPr>
        <w:ind w:left="720" w:hanging="720"/>
        <w:rPr>
          <w:ins w:id="2794" w:author="David Sant" w:date="2025-11-27T21:39:00Z" w16du:dateUtc="2025-11-27T21:39:00Z"/>
        </w:rPr>
      </w:pPr>
    </w:p>
    <w:p w14:paraId="7752A090" w14:textId="0E6C0E77" w:rsidR="00E76087" w:rsidRDefault="00000000" w:rsidP="00575092">
      <w:pPr>
        <w:pStyle w:val="ScheduleTitleClause"/>
        <w:numPr>
          <w:ilvl w:val="0"/>
          <w:numId w:val="63"/>
        </w:numPr>
      </w:pPr>
      <w:r>
        <w:fldChar w:fldCharType="begin"/>
      </w:r>
      <w:r>
        <w:instrText>TC "4. Customer Contract Manager(s)" \l 1</w:instrText>
      </w:r>
      <w:r>
        <w:fldChar w:fldCharType="end"/>
      </w:r>
      <w:bookmarkStart w:id="2795" w:name="_Toc256000054"/>
      <w:bookmarkStart w:id="2796" w:name="a200286"/>
      <w:del w:id="2797" w:author="David Sant" w:date="2025-11-27T21:39:00Z" w16du:dateUtc="2025-11-27T21:39:00Z">
        <w:r>
          <w:delText>Customer</w:delText>
        </w:r>
      </w:del>
      <w:ins w:id="2798" w:author="David Sant" w:date="2025-11-27T21:39:00Z" w16du:dateUtc="2025-11-27T21:39:00Z">
        <w:r w:rsidR="00577940">
          <w:t>Norton</w:t>
        </w:r>
      </w:ins>
      <w:r>
        <w:t xml:space="preserve"> Contract Manager(s)</w:t>
      </w:r>
      <w:bookmarkEnd w:id="2795"/>
      <w:bookmarkEnd w:id="2796"/>
    </w:p>
    <w:p w14:paraId="37E6AA2D" w14:textId="77777777" w:rsidR="00E76087" w:rsidRDefault="00000000" w:rsidP="00575092">
      <w:pPr>
        <w:pStyle w:val="Paragraph"/>
      </w:pPr>
      <w:r>
        <w:t>[NAME]</w:t>
      </w:r>
    </w:p>
    <w:p w14:paraId="271B4F8C" w14:textId="77777777" w:rsidR="00E76087" w:rsidRPr="00655313" w:rsidRDefault="00000000" w:rsidP="00575092">
      <w:pPr>
        <w:pStyle w:val="Schedule"/>
        <w:pageBreakBefore/>
        <w:numPr>
          <w:ilvl w:val="0"/>
          <w:numId w:val="57"/>
        </w:numPr>
        <w:rPr>
          <w:b w:val="0"/>
        </w:rPr>
      </w:pPr>
      <w:bookmarkStart w:id="2799" w:name="_Toc256000055"/>
      <w:bookmarkStart w:id="2800" w:name="a387902"/>
      <w:r>
        <w:lastRenderedPageBreak/>
        <w:t>Mandatory Policies</w:t>
      </w:r>
      <w:bookmarkEnd w:id="2799"/>
      <w:bookmarkEnd w:id="2800"/>
    </w:p>
    <w:p w14:paraId="1DF75A9E" w14:textId="0A20CFA6" w:rsidR="00E31DFC" w:rsidRDefault="00E31DFC" w:rsidP="00575092">
      <w:pPr>
        <w:pStyle w:val="Paragraph"/>
        <w:rPr>
          <w:ins w:id="2801" w:author="David Sant" w:date="2025-11-27T21:39:00Z" w16du:dateUtc="2025-11-27T21:39:00Z"/>
        </w:rPr>
      </w:pPr>
      <w:ins w:id="2802" w:author="David Sant" w:date="2025-11-27T21:39:00Z" w16du:dateUtc="2025-11-27T21:39:00Z">
        <w:r>
          <w:t>[LIST ANY NORTON POLICIES THE SUPPLIER WILL NEED TO FOLLOW – DELETE THE REST]</w:t>
        </w:r>
      </w:ins>
    </w:p>
    <w:p w14:paraId="5DC78779" w14:textId="417E1BA5" w:rsidR="00E76087" w:rsidRDefault="00000000" w:rsidP="00575092">
      <w:pPr>
        <w:pStyle w:val="Paragraph"/>
      </w:pPr>
      <w:r>
        <w:t>The Mandatory Policies are:</w:t>
      </w:r>
    </w:p>
    <w:p w14:paraId="4AA51016" w14:textId="77777777" w:rsidR="00E76087" w:rsidRDefault="00000000" w:rsidP="00575092">
      <w:pPr>
        <w:pStyle w:val="BulletList1"/>
      </w:pPr>
      <w:r>
        <w:t>[Supplier Code of Conduct.]</w:t>
      </w:r>
    </w:p>
    <w:p w14:paraId="396701BF" w14:textId="77777777" w:rsidR="00E76087" w:rsidRDefault="00000000" w:rsidP="00575092">
      <w:pPr>
        <w:pStyle w:val="BulletList1"/>
      </w:pPr>
      <w:r>
        <w:t>[Modern Slavery and Human Trafficking Policy.]</w:t>
      </w:r>
    </w:p>
    <w:p w14:paraId="3FBAC97D" w14:textId="77777777" w:rsidR="00E76087" w:rsidRDefault="00000000" w:rsidP="00575092">
      <w:pPr>
        <w:pStyle w:val="BulletList1"/>
      </w:pPr>
      <w:r>
        <w:t>[Environmental, Social and Governance Policy.]</w:t>
      </w:r>
    </w:p>
    <w:p w14:paraId="7BD096B9" w14:textId="77777777" w:rsidR="00E76087" w:rsidRDefault="00000000" w:rsidP="00575092">
      <w:pPr>
        <w:pStyle w:val="BulletList1"/>
      </w:pPr>
      <w:r>
        <w:t>[Ethics and Anti-Bribery Policy.]</w:t>
      </w:r>
    </w:p>
    <w:p w14:paraId="0C334101" w14:textId="77777777" w:rsidR="00E76087" w:rsidRDefault="00000000" w:rsidP="00575092">
      <w:pPr>
        <w:pStyle w:val="BulletList1"/>
      </w:pPr>
      <w:r>
        <w:t>[Expenses Policy.]</w:t>
      </w:r>
    </w:p>
    <w:p w14:paraId="25517857" w14:textId="77777777" w:rsidR="00E76087" w:rsidRDefault="00000000" w:rsidP="00575092">
      <w:pPr>
        <w:pStyle w:val="BulletList1"/>
      </w:pPr>
      <w:r>
        <w:t>[Health and Safety Policy.]</w:t>
      </w:r>
    </w:p>
    <w:p w14:paraId="41826531" w14:textId="77777777" w:rsidR="00E76087" w:rsidRDefault="00000000" w:rsidP="00575092">
      <w:pPr>
        <w:pStyle w:val="BulletList1"/>
      </w:pPr>
      <w:r>
        <w:t>[Security Policy.]</w:t>
      </w:r>
    </w:p>
    <w:p w14:paraId="4270DC7F" w14:textId="77777777" w:rsidR="00E76087" w:rsidRDefault="00000000" w:rsidP="00575092">
      <w:pPr>
        <w:pStyle w:val="BulletList1"/>
      </w:pPr>
      <w:r>
        <w:t>[AI Usage Policy.]</w:t>
      </w:r>
    </w:p>
    <w:p w14:paraId="6273A6DF" w14:textId="77777777" w:rsidR="00000000" w:rsidRPr="00E733CD" w:rsidRDefault="00000000" w:rsidP="00575092">
      <w:pPr>
        <w:pStyle w:val="Schedule"/>
        <w:pageBreakBefore/>
        <w:numPr>
          <w:ilvl w:val="0"/>
          <w:numId w:val="57"/>
        </w:numPr>
        <w:rPr>
          <w:del w:id="2803" w:author="David Sant" w:date="2025-11-27T21:39:00Z" w16du:dateUtc="2025-11-27T21:39:00Z"/>
          <w:b w:val="0"/>
        </w:rPr>
      </w:pPr>
      <w:bookmarkStart w:id="2804" w:name="_Toc256000056"/>
      <w:bookmarkStart w:id="2805" w:name="a393604"/>
      <w:del w:id="2806" w:author="David Sant" w:date="2025-11-27T21:39:00Z" w16du:dateUtc="2025-11-27T21:39:00Z">
        <w:r>
          <w:delText>Personal Data</w:delText>
        </w:r>
        <w:bookmarkEnd w:id="2804"/>
        <w:bookmarkEnd w:id="2805"/>
      </w:del>
    </w:p>
    <w:p w14:paraId="09D5A955" w14:textId="77777777" w:rsidR="00000000" w:rsidRDefault="00000000" w:rsidP="00575092">
      <w:pPr>
        <w:pStyle w:val="ScheduleTitleClause"/>
        <w:numPr>
          <w:ilvl w:val="0"/>
          <w:numId w:val="64"/>
        </w:numPr>
        <w:rPr>
          <w:del w:id="2807" w:author="David Sant" w:date="2025-11-27T21:39:00Z" w16du:dateUtc="2025-11-27T21:39:00Z"/>
        </w:rPr>
      </w:pPr>
      <w:del w:id="2808" w:author="David Sant" w:date="2025-11-27T21:39:00Z" w16du:dateUtc="2025-11-27T21:39:00Z">
        <w:r>
          <w:fldChar w:fldCharType="begin"/>
        </w:r>
        <w:r>
          <w:delInstrText>TC "1. Particulars of processing" \l 1</w:delInstrText>
        </w:r>
        <w:r>
          <w:fldChar w:fldCharType="end"/>
        </w:r>
        <w:bookmarkStart w:id="2809" w:name="_Toc256000057"/>
        <w:bookmarkStart w:id="2810" w:name="a249770"/>
        <w:r>
          <w:delText>Particulars of processing</w:delText>
        </w:r>
        <w:bookmarkEnd w:id="2809"/>
        <w:bookmarkEnd w:id="2810"/>
      </w:del>
    </w:p>
    <w:p w14:paraId="43027AE0" w14:textId="55947C3D" w:rsidR="00F731EF" w:rsidRDefault="00F731EF">
      <w:pPr>
        <w:spacing w:after="200" w:line="24" w:lineRule="auto"/>
        <w:rPr>
          <w:ins w:id="2811" w:author="David Sant" w:date="2025-11-27T21:39:00Z" w16du:dateUtc="2025-11-27T21:39:00Z"/>
        </w:rPr>
      </w:pPr>
      <w:ins w:id="2812" w:author="David Sant" w:date="2025-11-27T21:39:00Z" w16du:dateUtc="2025-11-27T21:39:00Z">
        <w:r>
          <w:br w:type="page"/>
        </w:r>
      </w:ins>
    </w:p>
    <w:p w14:paraId="5130BABE" w14:textId="77777777" w:rsidR="00F731EF" w:rsidRPr="00E31DFC" w:rsidRDefault="00F731EF" w:rsidP="00F731EF">
      <w:pPr>
        <w:pStyle w:val="Schedule"/>
        <w:numPr>
          <w:ilvl w:val="0"/>
          <w:numId w:val="57"/>
        </w:numPr>
        <w:rPr>
          <w:ins w:id="2813" w:author="David Sant" w:date="2025-11-27T21:39:00Z" w16du:dateUtc="2025-11-27T21:39:00Z"/>
          <w:b w:val="0"/>
          <w:bCs/>
        </w:rPr>
      </w:pPr>
      <w:commentRangeStart w:id="2814"/>
      <w:ins w:id="2815" w:author="David Sant" w:date="2025-11-27T21:39:00Z" w16du:dateUtc="2025-11-27T21:39:00Z">
        <w:r w:rsidRPr="00F731EF">
          <w:lastRenderedPageBreak/>
          <w:t>Development Approach and Work Packages</w:t>
        </w:r>
        <w:commentRangeEnd w:id="2814"/>
        <w:r w:rsidR="00E31DFC">
          <w:rPr>
            <w:rStyle w:val="CommentReference"/>
            <w:rFonts w:asciiTheme="minorHAnsi" w:eastAsiaTheme="minorHAnsi" w:hAnsiTheme="minorHAnsi" w:cstheme="minorBidi"/>
            <w:b w:val="0"/>
            <w:kern w:val="2"/>
            <w:lang w:val="en-GB"/>
            <w14:ligatures w14:val="standardContextual"/>
          </w:rPr>
          <w:commentReference w:id="2814"/>
        </w:r>
      </w:ins>
    </w:p>
    <w:p w14:paraId="5578DCEB" w14:textId="77777777" w:rsidR="00F731EF" w:rsidRDefault="00F731EF" w:rsidP="00F731EF">
      <w:pPr>
        <w:pStyle w:val="ScheduleTitleClause"/>
        <w:rPr>
          <w:ins w:id="2816" w:author="David Sant" w:date="2025-11-27T21:39:00Z" w16du:dateUtc="2025-11-27T21:39:00Z"/>
        </w:rPr>
      </w:pPr>
      <w:ins w:id="2817" w:author="David Sant" w:date="2025-11-27T21:39:00Z" w16du:dateUtc="2025-11-27T21:39:00Z">
        <w:r>
          <w:t>Work Package Agreement Process</w:t>
        </w:r>
      </w:ins>
    </w:p>
    <w:p w14:paraId="42EC66B2" w14:textId="77777777" w:rsidR="00000000" w:rsidRDefault="00F731EF" w:rsidP="00575092">
      <w:pPr>
        <w:pStyle w:val="ScheduleUntitledsubclause1"/>
        <w:numPr>
          <w:ilvl w:val="1"/>
          <w:numId w:val="64"/>
        </w:numPr>
        <w:rPr>
          <w:del w:id="2818" w:author="David Sant" w:date="2025-11-27T21:39:00Z" w16du:dateUtc="2025-11-27T21:39:00Z"/>
        </w:rPr>
      </w:pPr>
      <w:bookmarkStart w:id="2819" w:name="a747405"/>
      <w:r>
        <w:t xml:space="preserve">The </w:t>
      </w:r>
      <w:del w:id="2820" w:author="David Sant" w:date="2025-11-27T21:39:00Z" w16du:dateUtc="2025-11-27T21:39:00Z">
        <w:r w:rsidR="00000000">
          <w:delText>following sets out the details of the Supplier's processing as a processor:</w:delText>
        </w:r>
        <w:bookmarkEnd w:id="2819"/>
      </w:del>
    </w:p>
    <w:p w14:paraId="022C934F" w14:textId="77777777" w:rsidR="00000000" w:rsidRDefault="00000000" w:rsidP="00575092">
      <w:pPr>
        <w:pStyle w:val="ScheduleUntitledsubclause2"/>
        <w:numPr>
          <w:ilvl w:val="2"/>
          <w:numId w:val="64"/>
        </w:numPr>
        <w:rPr>
          <w:del w:id="2821" w:author="David Sant" w:date="2025-11-27T21:39:00Z" w16du:dateUtc="2025-11-27T21:39:00Z"/>
        </w:rPr>
      </w:pPr>
      <w:bookmarkStart w:id="2822" w:name="a768348"/>
      <w:del w:id="2823" w:author="David Sant" w:date="2025-11-27T21:39:00Z" w16du:dateUtc="2025-11-27T21:39:00Z">
        <w:r>
          <w:rPr>
            <w:b/>
            <w:bCs/>
          </w:rPr>
          <w:delText>Scope.</w:delText>
        </w:r>
        <w:r>
          <w:delText xml:space="preserve"> [SUBJECT MATTER OF THE PROCESSING. FOR EXAMPLE, NAME OF THE SPECIFIC SERVICE THAT INVOLVES PROCESSING.]</w:delText>
        </w:r>
        <w:bookmarkEnd w:id="2822"/>
      </w:del>
    </w:p>
    <w:p w14:paraId="031BEC9C" w14:textId="77777777" w:rsidR="00000000" w:rsidRDefault="00000000" w:rsidP="00575092">
      <w:pPr>
        <w:pStyle w:val="ScheduleUntitledsubclause2"/>
        <w:numPr>
          <w:ilvl w:val="2"/>
          <w:numId w:val="64"/>
        </w:numPr>
        <w:rPr>
          <w:del w:id="2824" w:author="David Sant" w:date="2025-11-27T21:39:00Z" w16du:dateUtc="2025-11-27T21:39:00Z"/>
        </w:rPr>
      </w:pPr>
      <w:bookmarkStart w:id="2825" w:name="a792450"/>
      <w:del w:id="2826" w:author="David Sant" w:date="2025-11-27T21:39:00Z" w16du:dateUtc="2025-11-27T21:39:00Z">
        <w:r>
          <w:rPr>
            <w:b/>
            <w:bCs/>
          </w:rPr>
          <w:delText>Nature.</w:delText>
        </w:r>
        <w:r>
          <w:delText xml:space="preserve"> [DESCRIPTION OF THE TYPE OF PROCESSING, FOR EXAMPLE, DATA COLLECTION, STORAGE, SHARING AND SO ON.]</w:delText>
        </w:r>
        <w:bookmarkEnd w:id="2825"/>
      </w:del>
    </w:p>
    <w:p w14:paraId="6150C4E9" w14:textId="77777777" w:rsidR="00000000" w:rsidRDefault="00000000" w:rsidP="00575092">
      <w:pPr>
        <w:pStyle w:val="ScheduleUntitledsubclause2"/>
        <w:numPr>
          <w:ilvl w:val="2"/>
          <w:numId w:val="64"/>
        </w:numPr>
        <w:rPr>
          <w:del w:id="2827" w:author="David Sant" w:date="2025-11-27T21:39:00Z" w16du:dateUtc="2025-11-27T21:39:00Z"/>
        </w:rPr>
      </w:pPr>
      <w:bookmarkStart w:id="2828" w:name="a600288"/>
      <w:del w:id="2829" w:author="David Sant" w:date="2025-11-27T21:39:00Z" w16du:dateUtc="2025-11-27T21:39:00Z">
        <w:r>
          <w:rPr>
            <w:b/>
            <w:bCs/>
          </w:rPr>
          <w:delText>Purpose of processing.</w:delText>
        </w:r>
        <w:r>
          <w:delText xml:space="preserve"> [DESCRPTION OF THE PURPOSES OF THE PROCESSING. FOR EXAMPLE, RECRUITMENT, DIRECT MARKETING AND SO ON.]</w:delText>
        </w:r>
        <w:bookmarkEnd w:id="2828"/>
      </w:del>
    </w:p>
    <w:p w14:paraId="729EFDDF" w14:textId="77777777" w:rsidR="00000000" w:rsidRPr="00A439B8" w:rsidRDefault="00000000" w:rsidP="00575092">
      <w:pPr>
        <w:pStyle w:val="ScheduleUntitledsubclause2"/>
        <w:numPr>
          <w:ilvl w:val="2"/>
          <w:numId w:val="64"/>
        </w:numPr>
        <w:rPr>
          <w:del w:id="2830" w:author="David Sant" w:date="2025-11-27T21:39:00Z" w16du:dateUtc="2025-11-27T21:39:00Z"/>
        </w:rPr>
      </w:pPr>
      <w:bookmarkStart w:id="2831" w:name="a325693"/>
      <w:del w:id="2832" w:author="David Sant" w:date="2025-11-27T21:39:00Z" w16du:dateUtc="2025-11-27T21:39:00Z">
        <w:r>
          <w:rPr>
            <w:b/>
            <w:bCs/>
          </w:rPr>
          <w:delText xml:space="preserve">Duration of processing. </w:delText>
        </w:r>
        <w:r>
          <w:delText>[PERIODS FOR WHICH THE DATA WILL BE PROCESSED. THIS IS LIKELY TO BE THE DURATION OF THE SERVICES.]</w:delText>
        </w:r>
        <w:bookmarkEnd w:id="2831"/>
      </w:del>
    </w:p>
    <w:p w14:paraId="587E4766" w14:textId="77777777" w:rsidR="00000000" w:rsidRPr="00A439B8" w:rsidRDefault="00000000" w:rsidP="00575092">
      <w:pPr>
        <w:pStyle w:val="ScheduleUntitledsubclause2"/>
        <w:numPr>
          <w:ilvl w:val="2"/>
          <w:numId w:val="64"/>
        </w:numPr>
        <w:rPr>
          <w:del w:id="2833" w:author="David Sant" w:date="2025-11-27T21:39:00Z" w16du:dateUtc="2025-11-27T21:39:00Z"/>
        </w:rPr>
      </w:pPr>
      <w:bookmarkStart w:id="2834" w:name="a115857"/>
      <w:del w:id="2835" w:author="David Sant" w:date="2025-11-27T21:39:00Z" w16du:dateUtc="2025-11-27T21:39:00Z">
        <w:r>
          <w:rPr>
            <w:b/>
            <w:bCs/>
          </w:rPr>
          <w:delText xml:space="preserve">Types of personal data. </w:delText>
        </w:r>
        <w:r>
          <w:delText>[TYPES OF PERSONAL DATA TO BE PROCESSED SUCH AS NAMES, CONTACT DETAILS AND SO ON.]</w:delText>
        </w:r>
        <w:bookmarkEnd w:id="2834"/>
      </w:del>
    </w:p>
    <w:p w14:paraId="7F8609C3" w14:textId="77777777" w:rsidR="00000000" w:rsidRDefault="00000000" w:rsidP="00575092">
      <w:pPr>
        <w:pStyle w:val="ScheduleUntitledsubclause2"/>
        <w:numPr>
          <w:ilvl w:val="2"/>
          <w:numId w:val="64"/>
        </w:numPr>
        <w:rPr>
          <w:del w:id="2836" w:author="David Sant" w:date="2025-11-27T21:39:00Z" w16du:dateUtc="2025-11-27T21:39:00Z"/>
        </w:rPr>
      </w:pPr>
      <w:bookmarkStart w:id="2837" w:name="a397597"/>
      <w:del w:id="2838" w:author="David Sant" w:date="2025-11-27T21:39:00Z" w16du:dateUtc="2025-11-27T21:39:00Z">
        <w:r>
          <w:rPr>
            <w:b/>
            <w:bCs/>
          </w:rPr>
          <w:delText xml:space="preserve">Categories of data subject. </w:delText>
        </w:r>
        <w:r>
          <w:delText>[CATEGORIES OF DATA SUBJECTS SUCH AS EMPLOYEES, CUSTOMERS AND SO ON.]</w:delText>
        </w:r>
        <w:bookmarkEnd w:id="2837"/>
      </w:del>
    </w:p>
    <w:p w14:paraId="54318BC1" w14:textId="77777777" w:rsidR="00000000" w:rsidRPr="003063A6" w:rsidRDefault="00000000" w:rsidP="00575092">
      <w:pPr>
        <w:pStyle w:val="ScheduleUntitledsubclause2"/>
        <w:numPr>
          <w:ilvl w:val="2"/>
          <w:numId w:val="64"/>
        </w:numPr>
        <w:rPr>
          <w:del w:id="2839" w:author="David Sant" w:date="2025-11-27T21:39:00Z" w16du:dateUtc="2025-11-27T21:39:00Z"/>
        </w:rPr>
      </w:pPr>
      <w:bookmarkStart w:id="2840" w:name="a843369"/>
      <w:del w:id="2841" w:author="David Sant" w:date="2025-11-27T21:39:00Z" w16du:dateUtc="2025-11-27T21:39:00Z">
        <w:r>
          <w:rPr>
            <w:bCs/>
          </w:rPr>
          <w:delText>[</w:delText>
        </w:r>
        <w:r>
          <w:rPr>
            <w:b/>
            <w:bCs/>
          </w:rPr>
          <w:delText>Technical and organisational measures</w:delText>
        </w:r>
        <w:r>
          <w:delText>. [SPECIFY.]</w:delText>
        </w:r>
        <w:r>
          <w:fldChar w:fldCharType="begin"/>
        </w:r>
        <w:r>
          <w:fldChar w:fldCharType="end"/>
        </w:r>
        <w:r>
          <w:delText>]</w:delText>
        </w:r>
        <w:bookmarkEnd w:id="2840"/>
      </w:del>
    </w:p>
    <w:p w14:paraId="0BCB4628" w14:textId="77777777" w:rsidR="00000000" w:rsidRDefault="00000000" w:rsidP="00575092">
      <w:pPr>
        <w:pStyle w:val="ScheduleTitleClause"/>
        <w:numPr>
          <w:ilvl w:val="0"/>
          <w:numId w:val="64"/>
        </w:numPr>
        <w:rPr>
          <w:del w:id="2842" w:author="David Sant" w:date="2025-11-27T21:39:00Z" w16du:dateUtc="2025-11-27T21:39:00Z"/>
        </w:rPr>
      </w:pPr>
      <w:del w:id="2843" w:author="David Sant" w:date="2025-11-27T21:39:00Z" w16du:dateUtc="2025-11-27T21:39:00Z">
        <w:r>
          <w:fldChar w:fldCharType="begin"/>
        </w:r>
        <w:r>
          <w:delInstrText>TC "2. Independent controllers" \l 1</w:delInstrText>
        </w:r>
        <w:r>
          <w:fldChar w:fldCharType="end"/>
        </w:r>
        <w:bookmarkStart w:id="2844" w:name="_Toc256000058"/>
        <w:bookmarkStart w:id="2845" w:name="a921624"/>
        <w:r>
          <w:delText>[Independent controllers</w:delText>
        </w:r>
        <w:bookmarkEnd w:id="2844"/>
        <w:r>
          <w:fldChar w:fldCharType="begin"/>
        </w:r>
        <w:r>
          <w:delInstrText>MACROBUTTON optional</w:delInstrText>
        </w:r>
        <w:r>
          <w:fldChar w:fldCharType="end"/>
        </w:r>
        <w:bookmarkEnd w:id="2845"/>
      </w:del>
    </w:p>
    <w:p w14:paraId="104F143F" w14:textId="77777777" w:rsidR="00000000" w:rsidRDefault="00000000" w:rsidP="00575092">
      <w:pPr>
        <w:pStyle w:val="ScheduleUntitledsubclause1"/>
        <w:numPr>
          <w:ilvl w:val="1"/>
          <w:numId w:val="64"/>
        </w:numPr>
        <w:rPr>
          <w:del w:id="2846" w:author="David Sant" w:date="2025-11-27T21:39:00Z" w16du:dateUtc="2025-11-27T21:39:00Z"/>
        </w:rPr>
      </w:pPr>
      <w:bookmarkStart w:id="2847" w:name="a289206"/>
      <w:del w:id="2848" w:author="David Sant" w:date="2025-11-27T21:39:00Z" w16du:dateUtc="2025-11-27T21:39:00Z">
        <w:r>
          <w:delText>The following sets out details of personal data shared between the parties as independent controllers:</w:delText>
        </w:r>
        <w:bookmarkEnd w:id="2847"/>
      </w:del>
    </w:p>
    <w:p w14:paraId="44C872B4" w14:textId="77777777" w:rsidR="00000000" w:rsidRPr="003063A6" w:rsidRDefault="00000000" w:rsidP="00575092">
      <w:pPr>
        <w:pStyle w:val="ScheduleUntitledsubclause2"/>
        <w:numPr>
          <w:ilvl w:val="2"/>
          <w:numId w:val="64"/>
        </w:numPr>
        <w:rPr>
          <w:del w:id="2849" w:author="David Sant" w:date="2025-11-27T21:39:00Z" w16du:dateUtc="2025-11-27T21:39:00Z"/>
        </w:rPr>
      </w:pPr>
      <w:bookmarkStart w:id="2850" w:name="a998234"/>
      <w:del w:id="2851" w:author="David Sant" w:date="2025-11-27T21:39:00Z" w16du:dateUtc="2025-11-27T21:39:00Z">
        <w:r>
          <w:rPr>
            <w:b/>
            <w:bCs/>
          </w:rPr>
          <w:delText xml:space="preserve">Shared personal data. </w:delText>
        </w:r>
        <w:r>
          <w:delText>[TYPES OF PERSONAL DATA SHARED AS INDEPENDENT CONTROLLERS. FOR EXAMPLE, NAMES AND CONTACT DETAILS OF STAFF INVOLVED IN MANAGING THE SERVICES.]</w:delText>
        </w:r>
        <w:bookmarkEnd w:id="2850"/>
      </w:del>
    </w:p>
    <w:p w14:paraId="58E5379C" w14:textId="77777777" w:rsidR="00000000" w:rsidRPr="003063A6" w:rsidRDefault="00000000" w:rsidP="00575092">
      <w:pPr>
        <w:pStyle w:val="ScheduleUntitledsubclause2"/>
        <w:numPr>
          <w:ilvl w:val="2"/>
          <w:numId w:val="64"/>
        </w:numPr>
        <w:rPr>
          <w:del w:id="2852" w:author="David Sant" w:date="2025-11-27T21:39:00Z" w16du:dateUtc="2025-11-27T21:39:00Z"/>
        </w:rPr>
      </w:pPr>
      <w:bookmarkStart w:id="2853" w:name="a199670"/>
      <w:del w:id="2854" w:author="David Sant" w:date="2025-11-27T21:39:00Z" w16du:dateUtc="2025-11-27T21:39:00Z">
        <w:r>
          <w:rPr>
            <w:b/>
            <w:bCs/>
          </w:rPr>
          <w:delText>Agreed purposes.</w:delText>
        </w:r>
        <w:r>
          <w:delText xml:space="preserve"> [THE PURPOSES FOR WHICH THIS PERSONAL DATA CAN BE PROCESSED.]]</w:delText>
        </w:r>
        <w:bookmarkEnd w:id="2853"/>
      </w:del>
    </w:p>
    <w:p w14:paraId="6C933BCD" w14:textId="77777777" w:rsidR="00000000" w:rsidRDefault="00000000" w:rsidP="00575092">
      <w:pPr>
        <w:pStyle w:val="ScheduleTitleClause"/>
        <w:numPr>
          <w:ilvl w:val="0"/>
          <w:numId w:val="64"/>
        </w:numPr>
        <w:rPr>
          <w:del w:id="2855" w:author="David Sant" w:date="2025-11-27T21:39:00Z" w16du:dateUtc="2025-11-27T21:39:00Z"/>
        </w:rPr>
      </w:pPr>
      <w:del w:id="2856" w:author="David Sant" w:date="2025-11-27T21:39:00Z" w16du:dateUtc="2025-11-27T21:39:00Z">
        <w:r>
          <w:fldChar w:fldCharType="begin"/>
        </w:r>
        <w:r>
          <w:delInstrText>TC "3. Joint controllers" \l 1</w:delInstrText>
        </w:r>
        <w:r>
          <w:fldChar w:fldCharType="end"/>
        </w:r>
        <w:bookmarkStart w:id="2857" w:name="_Toc256000059"/>
        <w:bookmarkStart w:id="2858" w:name="a707870"/>
        <w:r>
          <w:delText>[Joint controllers</w:delText>
        </w:r>
        <w:bookmarkEnd w:id="2857"/>
        <w:r>
          <w:fldChar w:fldCharType="begin"/>
        </w:r>
        <w:r>
          <w:delInstrText>MACROBUTTON optional</w:delInstrText>
        </w:r>
        <w:r>
          <w:fldChar w:fldCharType="end"/>
        </w:r>
        <w:bookmarkEnd w:id="2858"/>
      </w:del>
    </w:p>
    <w:p w14:paraId="676A2965" w14:textId="77777777" w:rsidR="00000000" w:rsidRDefault="00000000" w:rsidP="00575092">
      <w:pPr>
        <w:pStyle w:val="ScheduleUntitledsubclause1"/>
        <w:numPr>
          <w:ilvl w:val="1"/>
          <w:numId w:val="64"/>
        </w:numPr>
        <w:rPr>
          <w:del w:id="2859" w:author="David Sant" w:date="2025-11-27T21:39:00Z" w16du:dateUtc="2025-11-27T21:39:00Z"/>
        </w:rPr>
      </w:pPr>
      <w:bookmarkStart w:id="2860" w:name="a761681"/>
      <w:del w:id="2861" w:author="David Sant" w:date="2025-11-27T21:39:00Z" w16du:dateUtc="2025-11-27T21:39:00Z">
        <w:r>
          <w:delText>The following sets out details of personal data shared between the parties as joint controllers.</w:delText>
        </w:r>
        <w:bookmarkEnd w:id="2860"/>
      </w:del>
    </w:p>
    <w:p w14:paraId="6EC306B1" w14:textId="77777777" w:rsidR="00000000" w:rsidRDefault="00000000" w:rsidP="00575092">
      <w:pPr>
        <w:pStyle w:val="ScheduleUntitledsubclause2"/>
        <w:numPr>
          <w:ilvl w:val="2"/>
          <w:numId w:val="64"/>
        </w:numPr>
        <w:rPr>
          <w:del w:id="2862" w:author="David Sant" w:date="2025-11-27T21:39:00Z" w16du:dateUtc="2025-11-27T21:39:00Z"/>
        </w:rPr>
      </w:pPr>
      <w:bookmarkStart w:id="2863" w:name="a773594"/>
      <w:del w:id="2864" w:author="David Sant" w:date="2025-11-27T21:39:00Z" w16du:dateUtc="2025-11-27T21:39:00Z">
        <w:r>
          <w:rPr>
            <w:b/>
            <w:bCs/>
          </w:rPr>
          <w:delText>Shared personal data.</w:delText>
        </w:r>
        <w:r>
          <w:delText xml:space="preserve"> [TYPES OF PERSONAL DATA SHARED AS JOINT CONTROLLERS.]</w:delText>
        </w:r>
        <w:bookmarkEnd w:id="2863"/>
      </w:del>
    </w:p>
    <w:p w14:paraId="4AE4AFEF" w14:textId="77777777" w:rsidR="00000000" w:rsidRDefault="00000000" w:rsidP="00575092">
      <w:pPr>
        <w:pStyle w:val="ScheduleUntitledsubclause2"/>
        <w:numPr>
          <w:ilvl w:val="2"/>
          <w:numId w:val="64"/>
        </w:numPr>
        <w:rPr>
          <w:del w:id="2865" w:author="David Sant" w:date="2025-11-27T21:39:00Z" w16du:dateUtc="2025-11-27T21:39:00Z"/>
        </w:rPr>
      </w:pPr>
      <w:bookmarkStart w:id="2866" w:name="a782773"/>
      <w:del w:id="2867" w:author="David Sant" w:date="2025-11-27T21:39:00Z" w16du:dateUtc="2025-11-27T21:39:00Z">
        <w:r>
          <w:rPr>
            <w:b/>
            <w:bCs/>
          </w:rPr>
          <w:delText>Agreed purposes and means.</w:delText>
        </w:r>
        <w:r>
          <w:delText xml:space="preserve"> [THE PURPOSES AND MEANS OF PROCESSING FOR THIS PERSONAL DATA.]</w:delText>
        </w:r>
        <w:bookmarkEnd w:id="2866"/>
      </w:del>
    </w:p>
    <w:p w14:paraId="423E3293" w14:textId="77777777" w:rsidR="00000000" w:rsidRDefault="00000000" w:rsidP="00575092">
      <w:pPr>
        <w:pStyle w:val="ScheduleUntitledsubclause2"/>
        <w:numPr>
          <w:ilvl w:val="2"/>
          <w:numId w:val="64"/>
        </w:numPr>
        <w:rPr>
          <w:del w:id="2868" w:author="David Sant" w:date="2025-11-27T21:39:00Z" w16du:dateUtc="2025-11-27T21:39:00Z"/>
        </w:rPr>
      </w:pPr>
      <w:bookmarkStart w:id="2869" w:name="a800965"/>
      <w:del w:id="2870" w:author="David Sant" w:date="2025-11-27T21:39:00Z" w16du:dateUtc="2025-11-27T21:39:00Z">
        <w:r>
          <w:rPr>
            <w:bCs/>
          </w:rPr>
          <w:delText>[</w:delText>
        </w:r>
        <w:r>
          <w:rPr>
            <w:b/>
            <w:bCs/>
          </w:rPr>
          <w:delText>Allocation of responsibilities.</w:delText>
        </w:r>
        <w:r>
          <w:delText xml:space="preserve"> The parties have agreed to allocate responsibility for their controller obligations under Applicable Data Protection Laws as follows:</w:delText>
        </w:r>
        <w:r>
          <w:fldChar w:fldCharType="begin"/>
        </w:r>
        <w:r>
          <w:delInstrText>MACROBUTTON optional</w:delInstrText>
        </w:r>
        <w:r>
          <w:fldChar w:fldCharType="end"/>
        </w:r>
        <w:bookmarkEnd w:id="2869"/>
      </w:del>
    </w:p>
    <w:p w14:paraId="67270791" w14:textId="77777777" w:rsidR="00000000" w:rsidRPr="00E113BB" w:rsidRDefault="00000000" w:rsidP="00575092">
      <w:pPr>
        <w:pStyle w:val="ScheduleUntitledsubclause3"/>
        <w:numPr>
          <w:ilvl w:val="3"/>
          <w:numId w:val="64"/>
        </w:numPr>
        <w:rPr>
          <w:del w:id="2871" w:author="David Sant" w:date="2025-11-27T21:39:00Z" w16du:dateUtc="2025-11-27T21:39:00Z"/>
        </w:rPr>
      </w:pPr>
      <w:bookmarkStart w:id="2872" w:name="a822617"/>
      <w:del w:id="2873" w:author="David Sant" w:date="2025-11-27T21:39:00Z" w16du:dateUtc="2025-11-27T21:39:00Z">
        <w:r>
          <w:delText>[SPECIFY]]]</w:delText>
        </w:r>
        <w:bookmarkEnd w:id="2872"/>
      </w:del>
    </w:p>
    <w:p w14:paraId="5F5A4188" w14:textId="77777777" w:rsidR="00000000" w:rsidRPr="005D580E" w:rsidRDefault="00000000" w:rsidP="00575092">
      <w:pPr>
        <w:pStyle w:val="Schedule"/>
        <w:pageBreakBefore/>
        <w:numPr>
          <w:ilvl w:val="0"/>
          <w:numId w:val="57"/>
        </w:numPr>
        <w:rPr>
          <w:del w:id="2874" w:author="David Sant" w:date="2025-11-27T21:39:00Z" w16du:dateUtc="2025-11-27T21:39:00Z"/>
          <w:b w:val="0"/>
        </w:rPr>
      </w:pPr>
      <w:bookmarkStart w:id="2875" w:name="_Toc256000060"/>
      <w:bookmarkStart w:id="2876" w:name="a902539"/>
      <w:del w:id="2877" w:author="David Sant" w:date="2025-11-27T21:39:00Z" w16du:dateUtc="2025-11-27T21:39:00Z">
        <w:r>
          <w:delText>TUPE</w:delText>
        </w:r>
        <w:bookmarkEnd w:id="2875"/>
        <w:bookmarkEnd w:id="2876"/>
      </w:del>
    </w:p>
    <w:p w14:paraId="2490E1EA" w14:textId="77777777" w:rsidR="00000000" w:rsidRPr="005D580E" w:rsidRDefault="00000000" w:rsidP="00575092">
      <w:pPr>
        <w:pStyle w:val="Paragraph"/>
        <w:rPr>
          <w:del w:id="2878" w:author="David Sant" w:date="2025-11-27T21:39:00Z" w16du:dateUtc="2025-11-27T21:39:00Z"/>
          <w:b/>
          <w:i/>
          <w:iCs/>
        </w:rPr>
      </w:pPr>
      <w:del w:id="2879" w:author="David Sant" w:date="2025-11-27T21:39:00Z" w16du:dateUtc="2025-11-27T21:39:00Z">
        <w:r>
          <w:rPr>
            <w:i/>
            <w:iCs/>
          </w:rPr>
          <w:delText>Option 1: Terms for when TUPE is not expected to apply</w:delText>
        </w:r>
      </w:del>
    </w:p>
    <w:p w14:paraId="653789E0" w14:textId="77777777" w:rsidR="00000000" w:rsidRDefault="00000000" w:rsidP="00575092">
      <w:pPr>
        <w:pStyle w:val="ScheduleUntitledClause"/>
        <w:numPr>
          <w:ilvl w:val="0"/>
          <w:numId w:val="65"/>
        </w:numPr>
        <w:rPr>
          <w:del w:id="2880" w:author="David Sant" w:date="2025-11-27T21:39:00Z" w16du:dateUtc="2025-11-27T21:39:00Z"/>
          <w:b/>
        </w:rPr>
      </w:pPr>
      <w:bookmarkStart w:id="2881" w:name="a382603"/>
      <w:del w:id="2882" w:author="David Sant" w:date="2025-11-27T21:39:00Z" w16du:dateUtc="2025-11-27T21:39:00Z">
        <w:r>
          <w:delText>Each party agrees that neither the start nor the termination of the Services (or any part of them) is expected to constitute a relevant transfer for the purposes of the Employment Regulations.</w:delText>
        </w:r>
        <w:bookmarkEnd w:id="2881"/>
      </w:del>
    </w:p>
    <w:p w14:paraId="09C61A52" w14:textId="77777777" w:rsidR="00000000" w:rsidRPr="005D580E" w:rsidRDefault="00000000" w:rsidP="00575092">
      <w:pPr>
        <w:pStyle w:val="ScheduleUntitledClause"/>
        <w:numPr>
          <w:ilvl w:val="0"/>
          <w:numId w:val="65"/>
        </w:numPr>
        <w:rPr>
          <w:del w:id="2883" w:author="David Sant" w:date="2025-11-27T21:39:00Z" w16du:dateUtc="2025-11-27T21:39:00Z"/>
          <w:b/>
        </w:rPr>
      </w:pPr>
      <w:bookmarkStart w:id="2884" w:name="a616124"/>
      <w:del w:id="2885" w:author="David Sant" w:date="2025-11-27T21:39:00Z" w16du:dateUtc="2025-11-27T21:39:00Z">
        <w:r>
          <w:delText xml:space="preserve">The Supplier </w:delText>
        </w:r>
      </w:del>
      <w:ins w:id="2886" w:author="David Sant" w:date="2025-11-27T21:39:00Z" w16du:dateUtc="2025-11-27T21:39:00Z">
        <w:r w:rsidR="00F731EF">
          <w:t xml:space="preserve">parties </w:t>
        </w:r>
      </w:ins>
      <w:r w:rsidR="00F731EF">
        <w:t>shall</w:t>
      </w:r>
      <w:del w:id="2887" w:author="David Sant" w:date="2025-11-27T21:39:00Z" w16du:dateUtc="2025-11-27T21:39:00Z">
        <w:r>
          <w:delText>, if requested to do so by the Customer at any time during the period of [three] months</w:delText>
        </w:r>
      </w:del>
      <w:ins w:id="2888" w:author="David Sant" w:date="2025-11-27T21:39:00Z" w16du:dateUtc="2025-11-27T21:39:00Z">
        <w:r w:rsidR="00F731EF">
          <w:t xml:space="preserve"> work together to agree each Work Package</w:t>
        </w:r>
      </w:ins>
      <w:r w:rsidR="00F731EF">
        <w:t xml:space="preserve"> before the </w:t>
      </w:r>
      <w:del w:id="2889" w:author="David Sant" w:date="2025-11-27T21:39:00Z" w16du:dateUtc="2025-11-27T21:39:00Z">
        <w:r>
          <w:delText>termination or expiry of any of the Services (</w:delText>
        </w:r>
        <w:r>
          <w:rPr>
            <w:rStyle w:val="DefTerm"/>
          </w:rPr>
          <w:delText>Rundown Period</w:delText>
        </w:r>
        <w:r>
          <w:delText>), [use all reasonable endeavours to] organise the Supplier Personnel in such a way that none of them transfer to the Customer or a Replacement Supplier on termination or expiry of the Services.</w:delText>
        </w:r>
        <w:bookmarkEnd w:id="2884"/>
      </w:del>
    </w:p>
    <w:p w14:paraId="0FEC6587" w14:textId="77777777" w:rsidR="00000000" w:rsidRDefault="00000000" w:rsidP="00575092">
      <w:pPr>
        <w:pStyle w:val="ScheduleUntitledClause"/>
        <w:numPr>
          <w:ilvl w:val="0"/>
          <w:numId w:val="65"/>
        </w:numPr>
        <w:rPr>
          <w:del w:id="2890" w:author="David Sant" w:date="2025-11-27T21:39:00Z" w16du:dateUtc="2025-11-27T21:39:00Z"/>
          <w:b/>
        </w:rPr>
      </w:pPr>
      <w:bookmarkStart w:id="2891" w:name="a175200"/>
      <w:del w:id="2892" w:author="David Sant" w:date="2025-11-27T21:39:00Z" w16du:dateUtc="2025-11-27T21:39:00Z">
        <w:r>
          <w:delText xml:space="preserve">If, despite </w:delText>
        </w:r>
        <w:r>
          <w:fldChar w:fldCharType="begin"/>
        </w:r>
        <w:r>
          <w:delInstrText>PAGEREF a616124\# "'paragraph '"  \h</w:delInstrText>
        </w:r>
        <w:r>
          <w:fldChar w:fldCharType="separate"/>
        </w:r>
        <w:r>
          <w:delText xml:space="preserve">paragraph </w:delText>
        </w:r>
        <w:r>
          <w:fldChar w:fldCharType="end"/>
        </w:r>
        <w:r>
          <w:fldChar w:fldCharType="begin"/>
        </w:r>
        <w:r>
          <w:rPr>
            <w:highlight w:val="lightGray"/>
          </w:rPr>
          <w:delInstrText>REF a616124 \h \w</w:delInstrText>
        </w:r>
        <w:r>
          <w:fldChar w:fldCharType="separate"/>
        </w:r>
        <w:r>
          <w:delText>2</w:delText>
        </w:r>
        <w:r>
          <w:fldChar w:fldCharType="end"/>
        </w:r>
        <w:r>
          <w:delText>, the employment or engagement of any Supplier Person is found or alleged to have transferred to the Customer or a Replacement Supplier by virtue of this agreement or the Employment Regulations on the termination or expiry of this agreement, then:</w:delText>
        </w:r>
        <w:bookmarkEnd w:id="2891"/>
      </w:del>
    </w:p>
    <w:p w14:paraId="18C011AB" w14:textId="21666389" w:rsidR="00F731EF" w:rsidRDefault="00000000" w:rsidP="002B0485">
      <w:pPr>
        <w:pStyle w:val="ScheduleUntitledsubclause1"/>
      </w:pPr>
      <w:bookmarkStart w:id="2893" w:name="a569729"/>
      <w:del w:id="2894" w:author="David Sant" w:date="2025-11-27T21:39:00Z" w16du:dateUtc="2025-11-27T21:39:00Z">
        <w:r>
          <w:delText>the Customer</w:delText>
        </w:r>
      </w:del>
      <w:ins w:id="2895" w:author="David Sant" w:date="2025-11-27T21:39:00Z" w16du:dateUtc="2025-11-27T21:39:00Z">
        <w:r w:rsidR="00F731EF">
          <w:t>Supplier commences work. Each Work Package</w:t>
        </w:r>
      </w:ins>
      <w:r w:rsidR="00F731EF">
        <w:t xml:space="preserve"> shall </w:t>
      </w:r>
      <w:del w:id="2896" w:author="David Sant" w:date="2025-11-27T21:39:00Z" w16du:dateUtc="2025-11-27T21:39:00Z">
        <w:r>
          <w:delText>notify the Supplier within [NUMBER] days of becoming aware of that fact;</w:delText>
        </w:r>
      </w:del>
      <w:bookmarkEnd w:id="2893"/>
      <w:ins w:id="2897" w:author="David Sant" w:date="2025-11-27T21:39:00Z" w16du:dateUtc="2025-11-27T21:39:00Z">
        <w:r w:rsidR="00F731EF">
          <w:t>be documented in writing and signed by both parties' Contract Managers.</w:t>
        </w:r>
      </w:ins>
    </w:p>
    <w:p w14:paraId="70053012" w14:textId="77777777" w:rsidR="00000000" w:rsidRDefault="00000000" w:rsidP="00575092">
      <w:pPr>
        <w:pStyle w:val="ScheduleUntitledsubclause1"/>
        <w:numPr>
          <w:ilvl w:val="1"/>
          <w:numId w:val="65"/>
        </w:numPr>
        <w:rPr>
          <w:del w:id="2898" w:author="David Sant" w:date="2025-11-27T21:39:00Z" w16du:dateUtc="2025-11-27T21:39:00Z"/>
        </w:rPr>
      </w:pPr>
      <w:bookmarkStart w:id="2899" w:name="a578555"/>
      <w:del w:id="2900" w:author="David Sant" w:date="2025-11-27T21:39:00Z" w16du:dateUtc="2025-11-27T21:39:00Z">
        <w:r>
          <w:delText xml:space="preserve">the Supplier may, within [NUMBER] days after the date of the notice in </w:delText>
        </w:r>
        <w:r>
          <w:fldChar w:fldCharType="begin"/>
        </w:r>
        <w:r>
          <w:delInstrText>PAGEREF a569729\# "'paragraph '"  \h</w:delInstrText>
        </w:r>
        <w:r>
          <w:fldChar w:fldCharType="separate"/>
        </w:r>
        <w:r>
          <w:delText xml:space="preserve">paragraph </w:delText>
        </w:r>
        <w:r>
          <w:fldChar w:fldCharType="end"/>
        </w:r>
        <w:r>
          <w:fldChar w:fldCharType="begin"/>
        </w:r>
        <w:r>
          <w:rPr>
            <w:highlight w:val="lightGray"/>
          </w:rPr>
          <w:delInstrText>REF a569729 \h \w</w:delInstrText>
        </w:r>
        <w:r>
          <w:fldChar w:fldCharType="separate"/>
        </w:r>
        <w:r>
          <w:delText>3.1</w:delText>
        </w:r>
        <w:r>
          <w:fldChar w:fldCharType="end"/>
        </w:r>
        <w:r>
          <w:delText>, make an offer of employment or engagement to the relevant person (or procure that a subcontractor does);</w:delText>
        </w:r>
        <w:bookmarkEnd w:id="2899"/>
      </w:del>
    </w:p>
    <w:p w14:paraId="12121050" w14:textId="77777777" w:rsidR="00000000" w:rsidRDefault="00000000" w:rsidP="00575092">
      <w:pPr>
        <w:pStyle w:val="ScheduleUntitledsubclause1"/>
        <w:numPr>
          <w:ilvl w:val="1"/>
          <w:numId w:val="65"/>
        </w:numPr>
        <w:rPr>
          <w:del w:id="2901" w:author="David Sant" w:date="2025-11-27T21:39:00Z" w16du:dateUtc="2025-11-27T21:39:00Z"/>
        </w:rPr>
      </w:pPr>
      <w:bookmarkStart w:id="2902" w:name="a511340"/>
      <w:del w:id="2903" w:author="David Sant" w:date="2025-11-27T21:39:00Z" w16du:dateUtc="2025-11-27T21:39:00Z">
        <w:r>
          <w:delText xml:space="preserve">the Customer shall release, or procure that the Replacement Supplier releases, the relevant person from their employment or engagement if the offer is accepted or, if no offer is made or accepted, terminate (or procure the termination of) their employment or engagement within [NUMBER] days of the expiry of the [NUMBER] day period referred to in </w:delText>
        </w:r>
        <w:r>
          <w:fldChar w:fldCharType="begin"/>
        </w:r>
        <w:r>
          <w:delInstrText>PAGEREF a578555\# "'paragraph '"  \h</w:delInstrText>
        </w:r>
        <w:r>
          <w:fldChar w:fldCharType="separate"/>
        </w:r>
        <w:r>
          <w:delText xml:space="preserve">paragraph </w:delText>
        </w:r>
        <w:r>
          <w:fldChar w:fldCharType="end"/>
        </w:r>
        <w:r>
          <w:fldChar w:fldCharType="begin"/>
        </w:r>
        <w:r>
          <w:rPr>
            <w:highlight w:val="lightGray"/>
          </w:rPr>
          <w:delInstrText>REF a578555 \h \w</w:delInstrText>
        </w:r>
        <w:r>
          <w:fldChar w:fldCharType="separate"/>
        </w:r>
        <w:r>
          <w:delText>3.2</w:delText>
        </w:r>
        <w:r>
          <w:fldChar w:fldCharType="end"/>
        </w:r>
        <w:r>
          <w:delText>; and</w:delText>
        </w:r>
        <w:bookmarkEnd w:id="2902"/>
      </w:del>
    </w:p>
    <w:p w14:paraId="5A088495" w14:textId="77777777" w:rsidR="00000000" w:rsidRPr="00695F22" w:rsidRDefault="00000000" w:rsidP="00575092">
      <w:pPr>
        <w:pStyle w:val="ScheduleUntitledsubclause1"/>
        <w:numPr>
          <w:ilvl w:val="1"/>
          <w:numId w:val="65"/>
        </w:numPr>
        <w:rPr>
          <w:del w:id="2904" w:author="David Sant" w:date="2025-11-27T21:39:00Z" w16du:dateUtc="2025-11-27T21:39:00Z"/>
          <w:bCs/>
        </w:rPr>
      </w:pPr>
      <w:bookmarkStart w:id="2905" w:name="a838937"/>
      <w:del w:id="2906" w:author="David Sant" w:date="2025-11-27T21:39:00Z" w16du:dateUtc="2025-11-27T21:39:00Z">
        <w:r>
          <w:rPr>
            <w:bCs/>
          </w:rPr>
          <w:delText>the Supplier shall indemnify the Customer and Replacement Supplier against all Losses incurred by them as a result of the employment or engagement of the relevant person until that relationship is terminated and all Losses arising out of the termination itself[, provided that the Customer takes, or procures that the Replacement Supplier takes, reasonable steps to minimise those Losses].</w:delText>
        </w:r>
        <w:bookmarkEnd w:id="2905"/>
      </w:del>
    </w:p>
    <w:p w14:paraId="13D338D3" w14:textId="77777777" w:rsidR="00000000" w:rsidRPr="005D580E" w:rsidRDefault="00000000" w:rsidP="00575092">
      <w:pPr>
        <w:pStyle w:val="Paragraph"/>
        <w:rPr>
          <w:del w:id="2907" w:author="David Sant" w:date="2025-11-27T21:39:00Z" w16du:dateUtc="2025-11-27T21:39:00Z"/>
          <w:i/>
          <w:iCs/>
        </w:rPr>
      </w:pPr>
      <w:del w:id="2908" w:author="David Sant" w:date="2025-11-27T21:39:00Z" w16du:dateUtc="2025-11-27T21:39:00Z">
        <w:r>
          <w:rPr>
            <w:i/>
            <w:iCs/>
          </w:rPr>
          <w:delText>Option 2: short-form Customer-friendly terms for when TUPE may apply at the start and the end of the services.</w:delText>
        </w:r>
      </w:del>
    </w:p>
    <w:p w14:paraId="2937B153" w14:textId="77777777" w:rsidR="00000000" w:rsidRDefault="00000000" w:rsidP="00575092">
      <w:pPr>
        <w:pStyle w:val="ScheduleUntitledClause"/>
        <w:numPr>
          <w:ilvl w:val="0"/>
          <w:numId w:val="65"/>
        </w:numPr>
        <w:rPr>
          <w:del w:id="2909" w:author="David Sant" w:date="2025-11-27T21:39:00Z" w16du:dateUtc="2025-11-27T21:39:00Z"/>
        </w:rPr>
      </w:pPr>
      <w:bookmarkStart w:id="2910" w:name="a702901"/>
      <w:del w:id="2911" w:author="David Sant" w:date="2025-11-27T21:39:00Z" w16du:dateUtc="2025-11-27T21:39:00Z">
        <w:r>
          <w:delText xml:space="preserve">In this </w:delText>
        </w:r>
        <w:r>
          <w:fldChar w:fldCharType="begin"/>
        </w:r>
        <w:r>
          <w:rPr>
            <w:highlight w:val="lightGray"/>
          </w:rPr>
          <w:delInstrText>REF a902539 \h \w</w:delInstrText>
        </w:r>
        <w:r>
          <w:fldChar w:fldCharType="separate"/>
        </w:r>
        <w:r>
          <w:delText>Schedule 6</w:delText>
        </w:r>
        <w:r>
          <w:fldChar w:fldCharType="end"/>
        </w:r>
        <w:r>
          <w:delText xml:space="preserve">, the following definitions apply (in addition to those in </w:delText>
        </w:r>
        <w:r>
          <w:fldChar w:fldCharType="begin"/>
        </w:r>
        <w:r>
          <w:delInstrText>PAGEREF a443682\# "'clause '"  \h</w:delInstrText>
        </w:r>
        <w:r>
          <w:fldChar w:fldCharType="separate"/>
        </w:r>
        <w:r>
          <w:delText xml:space="preserve">clause </w:delText>
        </w:r>
        <w:r>
          <w:fldChar w:fldCharType="end"/>
        </w:r>
        <w:r>
          <w:fldChar w:fldCharType="begin"/>
        </w:r>
        <w:r>
          <w:rPr>
            <w:highlight w:val="lightGray"/>
          </w:rPr>
          <w:delInstrText>REF a443682 \h \w</w:delInstrText>
        </w:r>
        <w:r>
          <w:fldChar w:fldCharType="separate"/>
        </w:r>
        <w:r>
          <w:delText>1.1</w:delText>
        </w:r>
        <w:r>
          <w:fldChar w:fldCharType="end"/>
        </w:r>
        <w:r>
          <w:delText>):</w:delText>
        </w:r>
        <w:bookmarkEnd w:id="2910"/>
      </w:del>
    </w:p>
    <w:p w14:paraId="589A793E" w14:textId="77777777" w:rsidR="00000000" w:rsidRDefault="00000000" w:rsidP="00575092">
      <w:pPr>
        <w:pStyle w:val="Paragraph"/>
        <w:rPr>
          <w:del w:id="2912" w:author="David Sant" w:date="2025-11-27T21:39:00Z" w16du:dateUtc="2025-11-27T21:39:00Z"/>
        </w:rPr>
      </w:pPr>
      <w:del w:id="2913" w:author="David Sant" w:date="2025-11-27T21:39:00Z" w16du:dateUtc="2025-11-27T21:39:00Z">
        <w:r>
          <w:rPr>
            <w:rStyle w:val="DefTerm"/>
          </w:rPr>
          <w:delText>Employees</w:delText>
        </w:r>
        <w:r>
          <w:delText xml:space="preserve">: those employees [and workers] whose contracts transfer to the Supplier from the Customer or a Former Supplier, pursuant to the Employment Regulations, as at the Effective Date, and whose names appear in </w:delText>
        </w:r>
        <w:r>
          <w:fldChar w:fldCharType="begin"/>
        </w:r>
        <w:r>
          <w:rPr>
            <w:highlight w:val="lightGray"/>
          </w:rPr>
          <w:delInstrText>REF a798847 \h \w</w:delInstrText>
        </w:r>
        <w:r>
          <w:fldChar w:fldCharType="separate"/>
        </w:r>
        <w:r>
          <w:delText>ANNEX A</w:delText>
        </w:r>
        <w:r>
          <w:fldChar w:fldCharType="end"/>
        </w:r>
        <w:r>
          <w:delText>.</w:delText>
        </w:r>
      </w:del>
    </w:p>
    <w:p w14:paraId="392A334A" w14:textId="77777777" w:rsidR="00000000" w:rsidRDefault="00000000" w:rsidP="00575092">
      <w:pPr>
        <w:pStyle w:val="Paragraph"/>
        <w:rPr>
          <w:del w:id="2914" w:author="David Sant" w:date="2025-11-27T21:39:00Z" w16du:dateUtc="2025-11-27T21:39:00Z"/>
        </w:rPr>
      </w:pPr>
      <w:del w:id="2915" w:author="David Sant" w:date="2025-11-27T21:39:00Z" w16du:dateUtc="2025-11-27T21:39:00Z">
        <w:r>
          <w:rPr>
            <w:rStyle w:val="DefTerm"/>
          </w:rPr>
          <w:delText>Exit Transferring Employees</w:delText>
        </w:r>
        <w:r>
          <w:delText>: those employees [and workers] whose contracts transfer to the Customer or a Replacement Supplier pursuant to the Employment Regulations on termination of the Services (in whole or in part).</w:delText>
        </w:r>
      </w:del>
    </w:p>
    <w:p w14:paraId="22FE69B6" w14:textId="77777777" w:rsidR="00000000" w:rsidRDefault="00000000" w:rsidP="00575092">
      <w:pPr>
        <w:pStyle w:val="Paragraph"/>
        <w:rPr>
          <w:del w:id="2916" w:author="David Sant" w:date="2025-11-27T21:39:00Z" w16du:dateUtc="2025-11-27T21:39:00Z"/>
        </w:rPr>
      </w:pPr>
      <w:del w:id="2917" w:author="David Sant" w:date="2025-11-27T21:39:00Z" w16du:dateUtc="2025-11-27T21:39:00Z">
        <w:r>
          <w:rPr>
            <w:rStyle w:val="DefTerm"/>
          </w:rPr>
          <w:delText>Former Supplier</w:delText>
        </w:r>
        <w:r>
          <w:delText>: a supplier supplying services to the Customer before the Effective Date that are the same as or substantially similar to the Services (or any part of the Services).</w:delText>
        </w:r>
      </w:del>
    </w:p>
    <w:p w14:paraId="152A3E11" w14:textId="77777777" w:rsidR="00000000" w:rsidRDefault="00000000" w:rsidP="00575092">
      <w:pPr>
        <w:pStyle w:val="Paragraph"/>
        <w:rPr>
          <w:del w:id="2918" w:author="David Sant" w:date="2025-11-27T21:39:00Z" w16du:dateUtc="2025-11-27T21:39:00Z"/>
        </w:rPr>
      </w:pPr>
      <w:del w:id="2919" w:author="David Sant" w:date="2025-11-27T21:39:00Z" w16du:dateUtc="2025-11-27T21:39:00Z">
        <w:r>
          <w:rPr>
            <w:rStyle w:val="DefTerm"/>
          </w:rPr>
          <w:delText>Service Transfer</w:delText>
        </w:r>
        <w:r>
          <w:delText xml:space="preserve">: </w:delText>
        </w:r>
        <w:r>
          <w:rPr>
            <w:rStyle w:val="DefTerm"/>
            <w:b w:val="0"/>
          </w:rPr>
          <w:delText xml:space="preserve">has the meaning given in </w:delText>
        </w:r>
        <w:r>
          <w:fldChar w:fldCharType="begin"/>
        </w:r>
        <w:r>
          <w:delInstrText>PAGEREF a814351\# "'paragraph '"  \h</w:delInstrText>
        </w:r>
        <w:r>
          <w:fldChar w:fldCharType="separate"/>
        </w:r>
        <w:r>
          <w:delText xml:space="preserve">paragraph </w:delText>
        </w:r>
        <w:r>
          <w:fldChar w:fldCharType="end"/>
        </w:r>
        <w:r>
          <w:fldChar w:fldCharType="begin"/>
        </w:r>
        <w:r>
          <w:rPr>
            <w:highlight w:val="lightGray"/>
          </w:rPr>
          <w:delInstrText>REF a814351 \h \w</w:delInstrText>
        </w:r>
        <w:r>
          <w:fldChar w:fldCharType="separate"/>
        </w:r>
        <w:r>
          <w:delText>6.1</w:delText>
        </w:r>
        <w:r>
          <w:fldChar w:fldCharType="end"/>
        </w:r>
        <w:r>
          <w:delText>.</w:delText>
        </w:r>
      </w:del>
    </w:p>
    <w:p w14:paraId="109BC894" w14:textId="77777777" w:rsidR="00000000" w:rsidRDefault="00000000" w:rsidP="00575092">
      <w:pPr>
        <w:pStyle w:val="Paragraph"/>
        <w:rPr>
          <w:del w:id="2920" w:author="David Sant" w:date="2025-11-27T21:39:00Z" w16du:dateUtc="2025-11-27T21:39:00Z"/>
        </w:rPr>
      </w:pPr>
      <w:del w:id="2921" w:author="David Sant" w:date="2025-11-27T21:39:00Z" w16du:dateUtc="2025-11-27T21:39:00Z">
        <w:r>
          <w:rPr>
            <w:rStyle w:val="DefTerm"/>
          </w:rPr>
          <w:delText>Service Transfer Date</w:delText>
        </w:r>
        <w:r>
          <w:delText>: the date on which the Services (or the relevant part of the Services) transfer from the Supplier to the Customer or a Replacement Supplier.</w:delText>
        </w:r>
      </w:del>
    </w:p>
    <w:p w14:paraId="436A844C" w14:textId="77777777" w:rsidR="00000000" w:rsidRPr="000E23D8" w:rsidRDefault="00000000" w:rsidP="00575092">
      <w:pPr>
        <w:pStyle w:val="Paragraph"/>
        <w:rPr>
          <w:del w:id="2922" w:author="David Sant" w:date="2025-11-27T21:39:00Z" w16du:dateUtc="2025-11-27T21:39:00Z"/>
        </w:rPr>
      </w:pPr>
      <w:del w:id="2923" w:author="David Sant" w:date="2025-11-27T21:39:00Z" w16du:dateUtc="2025-11-27T21:39:00Z">
        <w:r>
          <w:rPr>
            <w:rStyle w:val="DefTerm"/>
          </w:rPr>
          <w:delText>Staffing Information</w:delText>
        </w:r>
        <w:r>
          <w:delText>: any information that the Customer may reasonably request in relation to persons detailed on the Supplier's Provisional Staff List or Supplier's Final Staff List, as the case may be, including:</w:delText>
        </w:r>
      </w:del>
    </w:p>
    <w:p w14:paraId="686229BB" w14:textId="77777777" w:rsidR="00000000" w:rsidRDefault="00000000" w:rsidP="00575092">
      <w:pPr>
        <w:pStyle w:val="DefinedTermNumber"/>
        <w:rPr>
          <w:del w:id="2924" w:author="David Sant" w:date="2025-11-27T21:39:00Z" w16du:dateUtc="2025-11-27T21:39:00Z"/>
        </w:rPr>
      </w:pPr>
      <w:del w:id="2925" w:author="David Sant" w:date="2025-11-27T21:39:00Z" w16du:dateUtc="2025-11-27T21:39:00Z">
        <w:r>
          <w:delText>job titles and the functions they perform and details of the proportion of working time each spends in providing the Services (or any part of the Services);</w:delText>
        </w:r>
      </w:del>
    </w:p>
    <w:p w14:paraId="18E7C7C6" w14:textId="77777777" w:rsidR="00000000" w:rsidRDefault="00000000" w:rsidP="00575092">
      <w:pPr>
        <w:pStyle w:val="DefinedTermNumber"/>
        <w:rPr>
          <w:del w:id="2926" w:author="David Sant" w:date="2025-11-27T21:39:00Z" w16du:dateUtc="2025-11-27T21:39:00Z"/>
        </w:rPr>
      </w:pPr>
      <w:del w:id="2927" w:author="David Sant" w:date="2025-11-27T21:39:00Z" w16du:dateUtc="2025-11-27T21:39:00Z">
        <w:r>
          <w:delText>their ages, dates of commencement of employment or engagement and length of continuous service;</w:delText>
        </w:r>
      </w:del>
    </w:p>
    <w:p w14:paraId="0EE7AC6F" w14:textId="77777777" w:rsidR="00000000" w:rsidRDefault="00000000" w:rsidP="00575092">
      <w:pPr>
        <w:pStyle w:val="DefinedTermNumber"/>
        <w:rPr>
          <w:del w:id="2928" w:author="David Sant" w:date="2025-11-27T21:39:00Z" w16du:dateUtc="2025-11-27T21:39:00Z"/>
        </w:rPr>
      </w:pPr>
      <w:del w:id="2929" w:author="David Sant" w:date="2025-11-27T21:39:00Z" w16du:dateUtc="2025-11-27T21:39:00Z">
        <w:r>
          <w:delText>details of whether they are employees, workers, self-employed, contractors or consultants, agency workers or otherwise;</w:delText>
        </w:r>
      </w:del>
    </w:p>
    <w:p w14:paraId="68CEC5F6" w14:textId="77777777" w:rsidR="00000000" w:rsidRDefault="00000000" w:rsidP="00575092">
      <w:pPr>
        <w:pStyle w:val="DefinedTermNumber"/>
        <w:rPr>
          <w:del w:id="2930" w:author="David Sant" w:date="2025-11-27T21:39:00Z" w16du:dateUtc="2025-11-27T21:39:00Z"/>
        </w:rPr>
      </w:pPr>
      <w:del w:id="2931" w:author="David Sant" w:date="2025-11-27T21:39:00Z" w16du:dateUtc="2025-11-27T21:39:00Z">
        <w:r>
          <w:delText>the identity of their employer or relevant contracting party;</w:delText>
        </w:r>
      </w:del>
    </w:p>
    <w:p w14:paraId="5F8D4B94" w14:textId="77777777" w:rsidR="00000000" w:rsidRDefault="00000000" w:rsidP="00575092">
      <w:pPr>
        <w:pStyle w:val="DefinedTermNumber"/>
        <w:rPr>
          <w:del w:id="2932" w:author="David Sant" w:date="2025-11-27T21:39:00Z" w16du:dateUtc="2025-11-27T21:39:00Z"/>
        </w:rPr>
      </w:pPr>
      <w:del w:id="2933" w:author="David Sant" w:date="2025-11-27T21:39:00Z" w16du:dateUtc="2025-11-27T21:39:00Z">
        <w:r>
          <w:delText>their relevant notice periods and any other terms relating to termination of employment or engagement, including any redundancy procedures and contractual redundancy payment schemes;</w:delText>
        </w:r>
      </w:del>
    </w:p>
    <w:p w14:paraId="4A99451B" w14:textId="77777777" w:rsidR="00000000" w:rsidRDefault="00000000" w:rsidP="00575092">
      <w:pPr>
        <w:pStyle w:val="DefinedTermNumber"/>
        <w:rPr>
          <w:del w:id="2934" w:author="David Sant" w:date="2025-11-27T21:39:00Z" w16du:dateUtc="2025-11-27T21:39:00Z"/>
        </w:rPr>
      </w:pPr>
      <w:del w:id="2935" w:author="David Sant" w:date="2025-11-27T21:39:00Z" w16du:dateUtc="2025-11-27T21:39:00Z">
        <w:r>
          <w:delText>the current wages, salaries, profit sharing, incentive and bonus arrangements applicable to them;</w:delText>
        </w:r>
      </w:del>
    </w:p>
    <w:p w14:paraId="74FCFC90" w14:textId="77777777" w:rsidR="00000000" w:rsidRDefault="00000000" w:rsidP="00575092">
      <w:pPr>
        <w:pStyle w:val="DefinedTermNumber"/>
        <w:rPr>
          <w:del w:id="2936" w:author="David Sant" w:date="2025-11-27T21:39:00Z" w16du:dateUtc="2025-11-27T21:39:00Z"/>
        </w:rPr>
      </w:pPr>
      <w:del w:id="2937" w:author="David Sant" w:date="2025-11-27T21:39:00Z" w16du:dateUtc="2025-11-27T21:39:00Z">
        <w:r>
          <w:delText>details of other employment-related benefits, including medical insurance, enhanced maternity or parental leave, life assurance, pension or other retirement benefit schemes, share option schemes and customer car schemes applicable to them;</w:delText>
        </w:r>
      </w:del>
    </w:p>
    <w:p w14:paraId="287225C3" w14:textId="77777777" w:rsidR="00000000" w:rsidRDefault="00000000" w:rsidP="00575092">
      <w:pPr>
        <w:pStyle w:val="DefinedTermNumber"/>
        <w:rPr>
          <w:del w:id="2938" w:author="David Sant" w:date="2025-11-27T21:39:00Z" w16du:dateUtc="2025-11-27T21:39:00Z"/>
        </w:rPr>
      </w:pPr>
      <w:del w:id="2939" w:author="David Sant" w:date="2025-11-27T21:39:00Z" w16du:dateUtc="2025-11-27T21:39:00Z">
        <w:r>
          <w:delText xml:space="preserve"> any outstanding or potential contractual, statutory or other liabilities in relation to them;</w:delText>
        </w:r>
      </w:del>
    </w:p>
    <w:p w14:paraId="3E1F70A6" w14:textId="77777777" w:rsidR="00000000" w:rsidRDefault="00000000" w:rsidP="00575092">
      <w:pPr>
        <w:pStyle w:val="DefinedTermNumber"/>
        <w:rPr>
          <w:del w:id="2940" w:author="David Sant" w:date="2025-11-27T21:39:00Z" w16du:dateUtc="2025-11-27T21:39:00Z"/>
        </w:rPr>
      </w:pPr>
      <w:del w:id="2941" w:author="David Sant" w:date="2025-11-27T21:39:00Z" w16du:dateUtc="2025-11-27T21:39:00Z">
        <w:r>
          <w:delText>details of any disciplinary or grievance proceedings in the preceding two years;</w:delText>
        </w:r>
      </w:del>
    </w:p>
    <w:p w14:paraId="57315CBB" w14:textId="77777777" w:rsidR="00000000" w:rsidRDefault="00000000" w:rsidP="00575092">
      <w:pPr>
        <w:pStyle w:val="DefinedTermNumber"/>
        <w:rPr>
          <w:del w:id="2942" w:author="David Sant" w:date="2025-11-27T21:39:00Z" w16du:dateUtc="2025-11-27T21:39:00Z"/>
        </w:rPr>
      </w:pPr>
      <w:del w:id="2943" w:author="David Sant" w:date="2025-11-27T21:39:00Z" w16du:dateUtc="2025-11-27T21:39:00Z">
        <w:r>
          <w:delText>details of any collective agreements in relation to them;</w:delText>
        </w:r>
      </w:del>
    </w:p>
    <w:p w14:paraId="1BBF5644" w14:textId="77777777" w:rsidR="00000000" w:rsidRDefault="00000000" w:rsidP="00575092">
      <w:pPr>
        <w:pStyle w:val="DefinedTermNumber"/>
        <w:rPr>
          <w:del w:id="2944" w:author="David Sant" w:date="2025-11-27T21:39:00Z" w16du:dateUtc="2025-11-27T21:39:00Z"/>
        </w:rPr>
      </w:pPr>
      <w:del w:id="2945" w:author="David Sant" w:date="2025-11-27T21:39:00Z" w16du:dateUtc="2025-11-27T21:39:00Z">
        <w:r>
          <w:delText>details of any individuals on long-term sickness absence, maternity or other statutory leave or otherwise absent from work; and</w:delText>
        </w:r>
      </w:del>
    </w:p>
    <w:p w14:paraId="165D2A80" w14:textId="77777777" w:rsidR="00000000" w:rsidRDefault="00000000" w:rsidP="00575092">
      <w:pPr>
        <w:pStyle w:val="DefinedTermNumber"/>
        <w:rPr>
          <w:del w:id="2946" w:author="David Sant" w:date="2025-11-27T21:39:00Z" w16du:dateUtc="2025-11-27T21:39:00Z"/>
        </w:rPr>
      </w:pPr>
      <w:del w:id="2947" w:author="David Sant" w:date="2025-11-27T21:39:00Z" w16du:dateUtc="2025-11-27T21:39:00Z">
        <w:r>
          <w:delText>copies of all relevant documents and materials relating to this information including copies of relevant contracts of employment or engagement (or relevant standard contracts if applied generally in respect of these individuals) and any employee handbook or similar document.</w:delText>
        </w:r>
      </w:del>
    </w:p>
    <w:p w14:paraId="0F342208" w14:textId="77777777" w:rsidR="00000000" w:rsidRDefault="00000000" w:rsidP="00575092">
      <w:pPr>
        <w:pStyle w:val="Paragraph"/>
        <w:rPr>
          <w:del w:id="2948" w:author="David Sant" w:date="2025-11-27T21:39:00Z" w16du:dateUtc="2025-11-27T21:39:00Z"/>
        </w:rPr>
      </w:pPr>
      <w:del w:id="2949" w:author="David Sant" w:date="2025-11-27T21:39:00Z" w16du:dateUtc="2025-11-27T21:39:00Z">
        <w:r>
          <w:rPr>
            <w:rStyle w:val="DefTerm"/>
          </w:rPr>
          <w:delText>Supplier's Final Staff List</w:delText>
        </w:r>
        <w:r>
          <w:delText>: the list of all Supplier Personnel wholly or mainly engaged in or assigned to the provision of the Services (or the relevant part of the Services subject to a Service Transfer) at the Service Transfer Date.</w:delText>
        </w:r>
      </w:del>
    </w:p>
    <w:p w14:paraId="5E0A42DA" w14:textId="77777777" w:rsidR="00000000" w:rsidRPr="000E23D8" w:rsidRDefault="00000000" w:rsidP="00575092">
      <w:pPr>
        <w:pStyle w:val="Paragraph"/>
        <w:rPr>
          <w:del w:id="2950" w:author="David Sant" w:date="2025-11-27T21:39:00Z" w16du:dateUtc="2025-11-27T21:39:00Z"/>
        </w:rPr>
      </w:pPr>
      <w:del w:id="2951" w:author="David Sant" w:date="2025-11-27T21:39:00Z" w16du:dateUtc="2025-11-27T21:39:00Z">
        <w:r>
          <w:rPr>
            <w:rStyle w:val="DefTerm"/>
          </w:rPr>
          <w:delText>Supplier's Provisional Staff List</w:delText>
        </w:r>
        <w:r>
          <w:delText>: a list prepared and updated by the Supplier of all the Supplier Personnel wholly or mainly engaged in or assigned to the provision of the Services (or the relevant part of the Services subject to a Service Transfer) at the date of preparation of the list.</w:delText>
        </w:r>
      </w:del>
    </w:p>
    <w:p w14:paraId="4AB39D01" w14:textId="77777777" w:rsidR="00000000" w:rsidRDefault="00000000" w:rsidP="00575092">
      <w:pPr>
        <w:pStyle w:val="ScheduleTitleClause"/>
        <w:numPr>
          <w:ilvl w:val="0"/>
          <w:numId w:val="65"/>
        </w:numPr>
        <w:rPr>
          <w:del w:id="2952" w:author="David Sant" w:date="2025-11-27T21:39:00Z" w16du:dateUtc="2025-11-27T21:39:00Z"/>
        </w:rPr>
      </w:pPr>
      <w:del w:id="2953" w:author="David Sant" w:date="2025-11-27T21:39:00Z" w16du:dateUtc="2025-11-27T21:39:00Z">
        <w:r>
          <w:fldChar w:fldCharType="begin"/>
        </w:r>
        <w:r>
          <w:delInstrText>TC "5. Transfer of Employees to the Supplier at the Effective Date" \l 1</w:delInstrText>
        </w:r>
        <w:r>
          <w:fldChar w:fldCharType="end"/>
        </w:r>
        <w:bookmarkStart w:id="2954" w:name="_Toc256000061"/>
        <w:bookmarkStart w:id="2955" w:name="a740762"/>
        <w:r>
          <w:delText>Transfer of Employees to the Supplier at the Effective Date</w:delText>
        </w:r>
        <w:bookmarkEnd w:id="2954"/>
        <w:bookmarkEnd w:id="2955"/>
      </w:del>
    </w:p>
    <w:p w14:paraId="679B1A35" w14:textId="77777777" w:rsidR="00000000" w:rsidRDefault="00000000" w:rsidP="00575092">
      <w:pPr>
        <w:pStyle w:val="ScheduleUntitledsubclause1"/>
        <w:numPr>
          <w:ilvl w:val="1"/>
          <w:numId w:val="65"/>
        </w:numPr>
        <w:rPr>
          <w:del w:id="2956" w:author="David Sant" w:date="2025-11-27T21:39:00Z" w16du:dateUtc="2025-11-27T21:39:00Z"/>
        </w:rPr>
      </w:pPr>
      <w:bookmarkStart w:id="2957" w:name="a940210"/>
      <w:del w:id="2958" w:author="David Sant" w:date="2025-11-27T21:39:00Z" w16du:dateUtc="2025-11-27T21:39:00Z">
        <w:r>
          <w:delText>The Customer and the Supplier believe that, pursuant to the Employment Regulations, at the Effective Date, the Supplier will become the employer of the Employees.</w:delText>
        </w:r>
        <w:bookmarkEnd w:id="2957"/>
      </w:del>
    </w:p>
    <w:p w14:paraId="44496435" w14:textId="77777777" w:rsidR="00000000" w:rsidRDefault="00000000" w:rsidP="00575092">
      <w:pPr>
        <w:pStyle w:val="ScheduleUntitledsubclause1"/>
        <w:numPr>
          <w:ilvl w:val="1"/>
          <w:numId w:val="65"/>
        </w:numPr>
        <w:rPr>
          <w:del w:id="2959" w:author="David Sant" w:date="2025-11-27T21:39:00Z" w16du:dateUtc="2025-11-27T21:39:00Z"/>
        </w:rPr>
      </w:pPr>
      <w:bookmarkStart w:id="2960" w:name="a801367"/>
      <w:del w:id="2961" w:author="David Sant" w:date="2025-11-27T21:39:00Z" w16du:dateUtc="2025-11-27T21:39:00Z">
        <w:r>
          <w:delText>The Customer shall be responsible for all salaries and other compensation and benefits, including holiday pay, taxation and National Insurance contributions and contributions to retirement benefit schemes, relating to the Employees up to the Effective Date and the Supplier shall be responsible for them from and including the Effective Date.</w:delText>
        </w:r>
        <w:bookmarkEnd w:id="2960"/>
      </w:del>
    </w:p>
    <w:p w14:paraId="4E960FE2" w14:textId="77777777" w:rsidR="00000000" w:rsidRDefault="00000000" w:rsidP="00575092">
      <w:pPr>
        <w:pStyle w:val="ScheduleUntitledsubclause1"/>
        <w:numPr>
          <w:ilvl w:val="1"/>
          <w:numId w:val="65"/>
        </w:numPr>
        <w:rPr>
          <w:del w:id="2962" w:author="David Sant" w:date="2025-11-27T21:39:00Z" w16du:dateUtc="2025-11-27T21:39:00Z"/>
        </w:rPr>
      </w:pPr>
      <w:bookmarkStart w:id="2963" w:name="a109107"/>
      <w:del w:id="2964" w:author="David Sant" w:date="2025-11-27T21:39:00Z" w16du:dateUtc="2025-11-27T21:39:00Z">
        <w:r>
          <w:delText>The Customer shall indemnify the Supplier against all Losses incurred by the Supplier as a result of anything done or omitted to be done by the Customer [or the Former Supplier] in respect of any of the Employees before the Effective Date. [The Customer shall not be liable under this indemnity to the extent that any Losses result from an act or omission of the Supplier, including any failure to comply with its obligations under the Employment Regulations.]</w:delText>
        </w:r>
        <w:bookmarkEnd w:id="2963"/>
      </w:del>
    </w:p>
    <w:p w14:paraId="6DEC27A4" w14:textId="77777777" w:rsidR="00000000" w:rsidRDefault="00000000" w:rsidP="00575092">
      <w:pPr>
        <w:pStyle w:val="ScheduleUntitledsubclause1"/>
        <w:numPr>
          <w:ilvl w:val="1"/>
          <w:numId w:val="65"/>
        </w:numPr>
        <w:rPr>
          <w:del w:id="2965" w:author="David Sant" w:date="2025-11-27T21:39:00Z" w16du:dateUtc="2025-11-27T21:39:00Z"/>
        </w:rPr>
      </w:pPr>
      <w:bookmarkStart w:id="2966" w:name="a457636"/>
      <w:del w:id="2967" w:author="David Sant" w:date="2025-11-27T21:39:00Z" w16du:dateUtc="2025-11-27T21:39:00Z">
        <w:r>
          <w:delText>The Supplier shall indemnify the Customer [and Former Supplier] against all Losses incurred by the Customer [or Former Supplier] as a result of:</w:delText>
        </w:r>
        <w:bookmarkEnd w:id="2966"/>
      </w:del>
    </w:p>
    <w:p w14:paraId="17B9B6EA" w14:textId="77777777" w:rsidR="00000000" w:rsidRDefault="00000000" w:rsidP="00575092">
      <w:pPr>
        <w:pStyle w:val="ScheduleUntitledsubclause2"/>
        <w:numPr>
          <w:ilvl w:val="2"/>
          <w:numId w:val="65"/>
        </w:numPr>
        <w:rPr>
          <w:del w:id="2968" w:author="David Sant" w:date="2025-11-27T21:39:00Z" w16du:dateUtc="2025-11-27T21:39:00Z"/>
        </w:rPr>
      </w:pPr>
      <w:bookmarkStart w:id="2969" w:name="a700165"/>
      <w:del w:id="2970" w:author="David Sant" w:date="2025-11-27T21:39:00Z" w16du:dateUtc="2025-11-27T21:39:00Z">
        <w:r>
          <w:delText>any failure by the Supplier to comply with its obligations under the Employment Regulations in relation to the transfer of the Employees; or</w:delText>
        </w:r>
        <w:bookmarkEnd w:id="2969"/>
      </w:del>
    </w:p>
    <w:p w14:paraId="4AAAFE0F" w14:textId="77777777" w:rsidR="00000000" w:rsidRDefault="00000000" w:rsidP="00575092">
      <w:pPr>
        <w:pStyle w:val="ScheduleUntitledsubclause2"/>
        <w:numPr>
          <w:ilvl w:val="2"/>
          <w:numId w:val="65"/>
        </w:numPr>
        <w:rPr>
          <w:del w:id="2971" w:author="David Sant" w:date="2025-11-27T21:39:00Z" w16du:dateUtc="2025-11-27T21:39:00Z"/>
        </w:rPr>
      </w:pPr>
      <w:bookmarkStart w:id="2972" w:name="a322720"/>
      <w:del w:id="2973" w:author="David Sant" w:date="2025-11-27T21:39:00Z" w16du:dateUtc="2025-11-27T21:39:00Z">
        <w:r>
          <w:delText>anything done or omitted to be done by the Supplier in respect of any of the Employees whether before, on or after the Effective Date.</w:delText>
        </w:r>
        <w:bookmarkEnd w:id="2972"/>
      </w:del>
    </w:p>
    <w:p w14:paraId="1CE15121" w14:textId="77777777" w:rsidR="00000000" w:rsidRDefault="00000000" w:rsidP="00575092">
      <w:pPr>
        <w:pStyle w:val="ScheduleTitleClause"/>
        <w:numPr>
          <w:ilvl w:val="0"/>
          <w:numId w:val="65"/>
        </w:numPr>
        <w:rPr>
          <w:del w:id="2974" w:author="David Sant" w:date="2025-11-27T21:39:00Z" w16du:dateUtc="2025-11-27T21:39:00Z"/>
        </w:rPr>
      </w:pPr>
      <w:del w:id="2975" w:author="David Sant" w:date="2025-11-27T21:39:00Z" w16du:dateUtc="2025-11-27T21:39:00Z">
        <w:r>
          <w:fldChar w:fldCharType="begin"/>
        </w:r>
        <w:r>
          <w:delInstrText>TC "6. Exit provisions" \l 1</w:delInstrText>
        </w:r>
        <w:r>
          <w:fldChar w:fldCharType="end"/>
        </w:r>
        <w:bookmarkStart w:id="2976" w:name="_Toc256000062"/>
        <w:bookmarkStart w:id="2977" w:name="a121733"/>
        <w:r>
          <w:delText>Exit provisions</w:delText>
        </w:r>
        <w:bookmarkEnd w:id="2976"/>
        <w:bookmarkEnd w:id="2977"/>
      </w:del>
    </w:p>
    <w:p w14:paraId="0AF22400" w14:textId="77777777" w:rsidR="00000000" w:rsidRDefault="00000000" w:rsidP="00575092">
      <w:pPr>
        <w:pStyle w:val="ScheduleUntitledsubclause1"/>
        <w:numPr>
          <w:ilvl w:val="1"/>
          <w:numId w:val="65"/>
        </w:numPr>
        <w:rPr>
          <w:del w:id="2978" w:author="David Sant" w:date="2025-11-27T21:39:00Z" w16du:dateUtc="2025-11-27T21:39:00Z"/>
        </w:rPr>
      </w:pPr>
      <w:bookmarkStart w:id="2979" w:name="a814351"/>
      <w:del w:id="2980" w:author="David Sant" w:date="2025-11-27T21:39:00Z" w16du:dateUtc="2025-11-27T21:39:00Z">
        <w:r>
          <w:delText>The parties acknowledge and agree that the identity of the provider of the Services (or any part of the Services) may change (whether as a result of the expiry or termination of this agreement, in whole or in part, or otherwise) resulting in a transfer of the Services in whole or in part (</w:delText>
        </w:r>
        <w:r>
          <w:rPr>
            <w:rStyle w:val="DefTerm"/>
          </w:rPr>
          <w:delText>Service Transfer</w:delText>
        </w:r>
        <w:r>
          <w:delText>). If a Service Transfer is a relevant transfer for the purposes of the Employment Regulations, each party shall comply [(and the Customer shall use reasonable endeavours to procure that any Replacement Supplier complies)] with its respective obligations under the Employment Regulations in respect of the Exit Transferring Employees.</w:delText>
        </w:r>
        <w:bookmarkEnd w:id="2979"/>
      </w:del>
    </w:p>
    <w:p w14:paraId="065BD2A5" w14:textId="77777777" w:rsidR="00000000" w:rsidRDefault="00000000" w:rsidP="00575092">
      <w:pPr>
        <w:pStyle w:val="ScheduleUntitledsubclause1"/>
        <w:numPr>
          <w:ilvl w:val="1"/>
          <w:numId w:val="65"/>
        </w:numPr>
        <w:rPr>
          <w:del w:id="2981" w:author="David Sant" w:date="2025-11-27T21:39:00Z" w16du:dateUtc="2025-11-27T21:39:00Z"/>
        </w:rPr>
      </w:pPr>
      <w:bookmarkStart w:id="2982" w:name="a276918"/>
      <w:del w:id="2983" w:author="David Sant" w:date="2025-11-27T21:39:00Z" w16du:dateUtc="2025-11-27T21:39:00Z">
        <w:r>
          <w:delText xml:space="preserve">The </w:delText>
        </w:r>
        <w:r w:rsidRPr="001D31C5">
          <w:delText>Supplier shall provide the Supplier's Provisional Staff List and the Staffing Information (in a suitably anonymised format where necessary to comply with Applicable Data Protection Laws) to the Customer or, at the direction of the Customer, to a Replacement Supplier</w:delText>
        </w:r>
        <w:r>
          <w:delText xml:space="preserve"> within [14] days of:</w:delText>
        </w:r>
        <w:bookmarkEnd w:id="2982"/>
      </w:del>
    </w:p>
    <w:p w14:paraId="0BACB1BA" w14:textId="77777777" w:rsidR="00000000" w:rsidRDefault="00000000" w:rsidP="00575092">
      <w:pPr>
        <w:pStyle w:val="ScheduleUntitledsubclause2"/>
        <w:numPr>
          <w:ilvl w:val="2"/>
          <w:numId w:val="65"/>
        </w:numPr>
        <w:rPr>
          <w:del w:id="2984" w:author="David Sant" w:date="2025-11-27T21:39:00Z" w16du:dateUtc="2025-11-27T21:39:00Z"/>
        </w:rPr>
      </w:pPr>
      <w:bookmarkStart w:id="2985" w:name="a516895"/>
      <w:del w:id="2986" w:author="David Sant" w:date="2025-11-27T21:39:00Z" w16du:dateUtc="2025-11-27T21:39:00Z">
        <w:r>
          <w:delText>the date which is [six] months before the expiry of the Term;</w:delText>
        </w:r>
        <w:bookmarkEnd w:id="2985"/>
      </w:del>
    </w:p>
    <w:p w14:paraId="7B2ADF5E" w14:textId="77777777" w:rsidR="00000000" w:rsidRDefault="00000000" w:rsidP="00575092">
      <w:pPr>
        <w:pStyle w:val="ScheduleUntitledsubclause2"/>
        <w:numPr>
          <w:ilvl w:val="2"/>
          <w:numId w:val="65"/>
        </w:numPr>
        <w:rPr>
          <w:del w:id="2987" w:author="David Sant" w:date="2025-11-27T21:39:00Z" w16du:dateUtc="2025-11-27T21:39:00Z"/>
        </w:rPr>
      </w:pPr>
      <w:bookmarkStart w:id="2988" w:name="a240467"/>
      <w:del w:id="2989" w:author="David Sant" w:date="2025-11-27T21:39:00Z" w16du:dateUtc="2025-11-27T21:39:00Z">
        <w:r>
          <w:delText>giving or receiving notice of termination of this agreement (in whole or in part); or</w:delText>
        </w:r>
        <w:bookmarkEnd w:id="2988"/>
      </w:del>
    </w:p>
    <w:p w14:paraId="36C81F32" w14:textId="77777777" w:rsidR="00000000" w:rsidRDefault="00000000" w:rsidP="00575092">
      <w:pPr>
        <w:pStyle w:val="ScheduleUntitledsubclause2"/>
        <w:numPr>
          <w:ilvl w:val="2"/>
          <w:numId w:val="65"/>
        </w:numPr>
        <w:rPr>
          <w:del w:id="2990" w:author="David Sant" w:date="2025-11-27T21:39:00Z" w16du:dateUtc="2025-11-27T21:39:00Z"/>
        </w:rPr>
      </w:pPr>
      <w:bookmarkStart w:id="2991" w:name="a730948"/>
      <w:del w:id="2992" w:author="David Sant" w:date="2025-11-27T21:39:00Z" w16du:dateUtc="2025-11-27T21:39:00Z">
        <w:r>
          <w:delText xml:space="preserve">receipt of a written request from the Customer to do so. </w:delText>
        </w:r>
        <w:bookmarkEnd w:id="2991"/>
      </w:del>
    </w:p>
    <w:p w14:paraId="3661995B" w14:textId="77777777" w:rsidR="00000000" w:rsidRDefault="00000000" w:rsidP="00575092">
      <w:pPr>
        <w:pStyle w:val="ScheduleUntitledsubclause1"/>
        <w:numPr>
          <w:ilvl w:val="1"/>
          <w:numId w:val="65"/>
        </w:numPr>
        <w:rPr>
          <w:del w:id="2993" w:author="David Sant" w:date="2025-11-27T21:39:00Z" w16du:dateUtc="2025-11-27T21:39:00Z"/>
        </w:rPr>
      </w:pPr>
      <w:bookmarkStart w:id="2994" w:name="a379096"/>
      <w:del w:id="2995" w:author="David Sant" w:date="2025-11-27T21:39:00Z" w16du:dateUtc="2025-11-27T21:39:00Z">
        <w:r>
          <w:delText>The Supplier shall provide an updated Supplier's Provisional Staff List and Staffing Information [if any of the information [materially] changes or] when reasonably requested by the Customer or any Replacement Supplier.</w:delText>
        </w:r>
        <w:bookmarkEnd w:id="2994"/>
      </w:del>
    </w:p>
    <w:p w14:paraId="594509E1" w14:textId="77777777" w:rsidR="00000000" w:rsidRDefault="00000000" w:rsidP="00575092">
      <w:pPr>
        <w:pStyle w:val="ScheduleUntitledsubclause1"/>
        <w:numPr>
          <w:ilvl w:val="1"/>
          <w:numId w:val="65"/>
        </w:numPr>
        <w:rPr>
          <w:del w:id="2996" w:author="David Sant" w:date="2025-11-27T21:39:00Z" w16du:dateUtc="2025-11-27T21:39:00Z"/>
        </w:rPr>
      </w:pPr>
      <w:bookmarkStart w:id="2997" w:name="a439953"/>
      <w:del w:id="2998" w:author="David Sant" w:date="2025-11-27T21:39:00Z" w16du:dateUtc="2025-11-27T21:39:00Z">
        <w:r>
          <w:delText>At least 28 days before the Service Transfer Date (or, if special circumstances make this not reasonably practicable, as soon as reasonably practicable thereafter), the Supplier shall provide the Supplier's Final Staff List and Staffing Information to the Customer or, at the direction of the Customer, to a Replacement Supplier. The Supplier's Final Staff List shall identify which of the Supplier Personnel are Exit Transferring Employees.</w:delText>
        </w:r>
        <w:bookmarkEnd w:id="2997"/>
      </w:del>
    </w:p>
    <w:p w14:paraId="4898E410" w14:textId="77777777" w:rsidR="00000000" w:rsidRDefault="00000000" w:rsidP="00575092">
      <w:pPr>
        <w:pStyle w:val="ScheduleUntitledsubclause1"/>
        <w:numPr>
          <w:ilvl w:val="1"/>
          <w:numId w:val="65"/>
        </w:numPr>
        <w:rPr>
          <w:del w:id="2999" w:author="David Sant" w:date="2025-11-27T21:39:00Z" w16du:dateUtc="2025-11-27T21:39:00Z"/>
        </w:rPr>
      </w:pPr>
      <w:bookmarkStart w:id="3000" w:name="a572769"/>
      <w:del w:id="3001" w:author="David Sant" w:date="2025-11-27T21:39:00Z" w16du:dateUtc="2025-11-27T21:39:00Z">
        <w:r>
          <w:delText xml:space="preserve">The Supplier warrants and represents that all information provided under </w:delText>
        </w:r>
        <w:r>
          <w:fldChar w:fldCharType="begin"/>
        </w:r>
        <w:r>
          <w:delInstrText>PAGEREF a276918\# "'paragraph '"  \h</w:delInstrText>
        </w:r>
        <w:r>
          <w:fldChar w:fldCharType="separate"/>
        </w:r>
        <w:r>
          <w:delText xml:space="preserve">paragraph </w:delText>
        </w:r>
        <w:r>
          <w:fldChar w:fldCharType="end"/>
        </w:r>
        <w:r>
          <w:fldChar w:fldCharType="begin"/>
        </w:r>
        <w:r>
          <w:rPr>
            <w:highlight w:val="lightGray"/>
          </w:rPr>
          <w:delInstrText>REF a276918 \h \w</w:delInstrText>
        </w:r>
        <w:r>
          <w:fldChar w:fldCharType="separate"/>
        </w:r>
        <w:r>
          <w:delText>6.2</w:delText>
        </w:r>
        <w:r>
          <w:fldChar w:fldCharType="end"/>
        </w:r>
        <w:r>
          <w:delText xml:space="preserve">, </w:delText>
        </w:r>
        <w:r>
          <w:fldChar w:fldCharType="begin"/>
        </w:r>
        <w:r>
          <w:delInstrText>PAGEREF a379096\# "'paragraph '"  \h</w:delInstrText>
        </w:r>
        <w:r>
          <w:fldChar w:fldCharType="separate"/>
        </w:r>
        <w:r>
          <w:delText xml:space="preserve">paragraph </w:delText>
        </w:r>
        <w:r>
          <w:fldChar w:fldCharType="end"/>
        </w:r>
        <w:r>
          <w:fldChar w:fldCharType="begin"/>
        </w:r>
        <w:r>
          <w:rPr>
            <w:highlight w:val="lightGray"/>
          </w:rPr>
          <w:delInstrText>REF a379096 \h \w</w:delInstrText>
        </w:r>
        <w:r>
          <w:fldChar w:fldCharType="separate"/>
        </w:r>
        <w:r>
          <w:delText>6.3</w:delText>
        </w:r>
        <w:r>
          <w:fldChar w:fldCharType="end"/>
        </w:r>
        <w:r>
          <w:delText xml:space="preserve"> and </w:delText>
        </w:r>
        <w:r>
          <w:fldChar w:fldCharType="begin"/>
        </w:r>
        <w:r>
          <w:delInstrText>PAGEREF a439953\# "'paragraph '"  \h</w:delInstrText>
        </w:r>
        <w:r>
          <w:fldChar w:fldCharType="separate"/>
        </w:r>
        <w:r>
          <w:delText xml:space="preserve">paragraph </w:delText>
        </w:r>
        <w:r>
          <w:fldChar w:fldCharType="end"/>
        </w:r>
        <w:r>
          <w:fldChar w:fldCharType="begin"/>
        </w:r>
        <w:r>
          <w:rPr>
            <w:highlight w:val="lightGray"/>
          </w:rPr>
          <w:delInstrText>REF a439953 \h \w</w:delInstrText>
        </w:r>
        <w:r>
          <w:fldChar w:fldCharType="separate"/>
        </w:r>
        <w:r>
          <w:delText>6.4</w:delText>
        </w:r>
        <w:r>
          <w:fldChar w:fldCharType="end"/>
        </w:r>
        <w:r>
          <w:delText xml:space="preserve"> shall be complete and accurate in all material respects at the time it is provided.</w:delText>
        </w:r>
        <w:bookmarkEnd w:id="3000"/>
      </w:del>
    </w:p>
    <w:p w14:paraId="2C722629" w14:textId="77777777" w:rsidR="00000000" w:rsidRDefault="00000000" w:rsidP="00575092">
      <w:pPr>
        <w:pStyle w:val="ScheduleUntitledsubclause1"/>
        <w:numPr>
          <w:ilvl w:val="1"/>
          <w:numId w:val="65"/>
        </w:numPr>
        <w:rPr>
          <w:del w:id="3002" w:author="David Sant" w:date="2025-11-27T21:39:00Z" w16du:dateUtc="2025-11-27T21:39:00Z"/>
        </w:rPr>
      </w:pPr>
      <w:bookmarkStart w:id="3003" w:name="a878271"/>
      <w:del w:id="3004" w:author="David Sant" w:date="2025-11-27T21:39:00Z" w16du:dateUtc="2025-11-27T21:39:00Z">
        <w:r>
          <w:delText xml:space="preserve">Subject to </w:delText>
        </w:r>
        <w:r>
          <w:fldChar w:fldCharType="begin"/>
        </w:r>
        <w:r>
          <w:delInstrText>PAGEREF a908829\# "'clause '"  \h</w:delInstrText>
        </w:r>
        <w:r>
          <w:fldChar w:fldCharType="separate"/>
        </w:r>
        <w:r>
          <w:delText xml:space="preserve">clause </w:delText>
        </w:r>
        <w:r>
          <w:fldChar w:fldCharType="end"/>
        </w:r>
        <w:r>
          <w:fldChar w:fldCharType="begin"/>
        </w:r>
        <w:r>
          <w:rPr>
            <w:highlight w:val="lightGray"/>
          </w:rPr>
          <w:delInstrText>REF a908829 \h \w</w:delInstrText>
        </w:r>
        <w:r>
          <w:fldChar w:fldCharType="separate"/>
        </w:r>
        <w:r>
          <w:delText>14</w:delText>
        </w:r>
        <w:r>
          <w:fldChar w:fldCharType="end"/>
        </w:r>
        <w:r>
          <w:delText>, the Customer may use and disclose the Supplier's Provisional Staff List, the Supplier's Final Staff List and the Staffing Information for informing any tenderer or other prospective supplier of Replacement Services.</w:delText>
        </w:r>
        <w:bookmarkEnd w:id="3003"/>
      </w:del>
    </w:p>
    <w:p w14:paraId="322EBF66" w14:textId="77777777" w:rsidR="00000000" w:rsidRDefault="00000000" w:rsidP="00575092">
      <w:pPr>
        <w:pStyle w:val="ScheduleUntitledsubclause1"/>
        <w:numPr>
          <w:ilvl w:val="1"/>
          <w:numId w:val="65"/>
        </w:numPr>
        <w:rPr>
          <w:del w:id="3005" w:author="David Sant" w:date="2025-11-27T21:39:00Z" w16du:dateUtc="2025-11-27T21:39:00Z"/>
        </w:rPr>
      </w:pPr>
      <w:bookmarkStart w:id="3006" w:name="a815085"/>
      <w:del w:id="3007" w:author="David Sant" w:date="2025-11-27T21:39:00Z" w16du:dateUtc="2025-11-27T21:39:00Z">
        <w:r>
          <w:delText>From the date which is [six] months before the expiry of the Term or immediately following giving or receiving notice to terminate this agreement (whichever is earlier), the Supplier shall not [(and shall procure that its subcontractors shall not)], without the prior written consent of the Customer:</w:delText>
        </w:r>
        <w:bookmarkEnd w:id="3006"/>
      </w:del>
    </w:p>
    <w:p w14:paraId="467170FD" w14:textId="77777777" w:rsidR="00000000" w:rsidRDefault="00000000" w:rsidP="00575092">
      <w:pPr>
        <w:pStyle w:val="ScheduleUntitledsubclause2"/>
        <w:numPr>
          <w:ilvl w:val="2"/>
          <w:numId w:val="65"/>
        </w:numPr>
        <w:rPr>
          <w:del w:id="3008" w:author="David Sant" w:date="2025-11-27T21:39:00Z" w16du:dateUtc="2025-11-27T21:39:00Z"/>
        </w:rPr>
      </w:pPr>
      <w:bookmarkStart w:id="3009" w:name="a581966"/>
      <w:del w:id="3010" w:author="David Sant" w:date="2025-11-27T21:39:00Z" w16du:dateUtc="2025-11-27T21:39:00Z">
        <w:r>
          <w:delText>assign any person to the provision of the Services (or the relevant part which is the subject of a Service Transfer) who is not listed in the Supplier's Provisional Staff List;</w:delText>
        </w:r>
        <w:bookmarkEnd w:id="3009"/>
      </w:del>
    </w:p>
    <w:p w14:paraId="090877F3" w14:textId="77777777" w:rsidR="00000000" w:rsidRDefault="00000000" w:rsidP="00575092">
      <w:pPr>
        <w:pStyle w:val="ScheduleUntitledsubclause2"/>
        <w:numPr>
          <w:ilvl w:val="2"/>
          <w:numId w:val="65"/>
        </w:numPr>
        <w:rPr>
          <w:del w:id="3011" w:author="David Sant" w:date="2025-11-27T21:39:00Z" w16du:dateUtc="2025-11-27T21:39:00Z"/>
        </w:rPr>
      </w:pPr>
      <w:bookmarkStart w:id="3012" w:name="a483904"/>
      <w:del w:id="3013" w:author="David Sant" w:date="2025-11-27T21:39:00Z" w16du:dateUtc="2025-11-27T21:39:00Z">
        <w:r>
          <w:delText>increase the number of persons on the Supplier's Provisional Staff List save for fulfilling assignments and projects previously scheduled and agreed with the Customer;</w:delText>
        </w:r>
        <w:bookmarkEnd w:id="3012"/>
      </w:del>
    </w:p>
    <w:p w14:paraId="24EE572E" w14:textId="77777777" w:rsidR="00000000" w:rsidRDefault="00000000" w:rsidP="00575092">
      <w:pPr>
        <w:pStyle w:val="ScheduleUntitledsubclause2"/>
        <w:numPr>
          <w:ilvl w:val="2"/>
          <w:numId w:val="65"/>
        </w:numPr>
        <w:rPr>
          <w:del w:id="3014" w:author="David Sant" w:date="2025-11-27T21:39:00Z" w16du:dateUtc="2025-11-27T21:39:00Z"/>
        </w:rPr>
      </w:pPr>
      <w:bookmarkStart w:id="3015" w:name="a856538"/>
      <w:del w:id="3016" w:author="David Sant" w:date="2025-11-27T21:39:00Z" w16du:dateUtc="2025-11-27T21:39:00Z">
        <w:r>
          <w:delText>make, propose or permit any [material] changes to the terms and conditions of any of the people listed on the Supplier's Provisional Staff List [other than salary increases in the ordinary course of business];</w:delText>
        </w:r>
        <w:bookmarkEnd w:id="3015"/>
      </w:del>
    </w:p>
    <w:p w14:paraId="66935880" w14:textId="77777777" w:rsidR="00000000" w:rsidRDefault="00000000" w:rsidP="00575092">
      <w:pPr>
        <w:pStyle w:val="ScheduleUntitledsubclause2"/>
        <w:numPr>
          <w:ilvl w:val="2"/>
          <w:numId w:val="65"/>
        </w:numPr>
        <w:rPr>
          <w:del w:id="3017" w:author="David Sant" w:date="2025-11-27T21:39:00Z" w16du:dateUtc="2025-11-27T21:39:00Z"/>
        </w:rPr>
      </w:pPr>
      <w:bookmarkStart w:id="3018" w:name="a464932"/>
      <w:del w:id="3019" w:author="David Sant" w:date="2025-11-27T21:39:00Z" w16du:dateUtc="2025-11-27T21:39:00Z">
        <w:r>
          <w:delText>increase the proportion of working time spent on the Services (or the relevant part) by any Supplier Personnel save for fulfilling assignments and projects previously scheduled and agreed with the Customer;</w:delText>
        </w:r>
        <w:bookmarkEnd w:id="3018"/>
      </w:del>
    </w:p>
    <w:p w14:paraId="3DB709B5" w14:textId="77777777" w:rsidR="00000000" w:rsidRDefault="00000000" w:rsidP="00575092">
      <w:pPr>
        <w:pStyle w:val="ScheduleUntitledsubclause2"/>
        <w:numPr>
          <w:ilvl w:val="2"/>
          <w:numId w:val="65"/>
        </w:numPr>
        <w:rPr>
          <w:del w:id="3020" w:author="David Sant" w:date="2025-11-27T21:39:00Z" w16du:dateUtc="2025-11-27T21:39:00Z"/>
        </w:rPr>
      </w:pPr>
      <w:bookmarkStart w:id="3021" w:name="a445704"/>
      <w:del w:id="3022" w:author="David Sant" w:date="2025-11-27T21:39:00Z" w16du:dateUtc="2025-11-27T21:39:00Z">
        <w:r>
          <w:delText>introduce any new contractual or customary practice concerning the making of any lump sum payment on the termination of employment of any employees listed on the Supplier's Provisional Staff List; and</w:delText>
        </w:r>
        <w:bookmarkEnd w:id="3021"/>
      </w:del>
    </w:p>
    <w:p w14:paraId="31FC2B1D" w14:textId="77777777" w:rsidR="00000000" w:rsidRDefault="00000000" w:rsidP="00575092">
      <w:pPr>
        <w:pStyle w:val="ScheduleUntitledsubclause2"/>
        <w:numPr>
          <w:ilvl w:val="2"/>
          <w:numId w:val="65"/>
        </w:numPr>
        <w:rPr>
          <w:del w:id="3023" w:author="David Sant" w:date="2025-11-27T21:39:00Z" w16du:dateUtc="2025-11-27T21:39:00Z"/>
        </w:rPr>
      </w:pPr>
      <w:bookmarkStart w:id="3024" w:name="a529743"/>
      <w:del w:id="3025" w:author="David Sant" w:date="2025-11-27T21:39:00Z" w16du:dateUtc="2025-11-27T21:39:00Z">
        <w:r>
          <w:delText>replace any of the Supplier Personnel listed on the Supplier's Provisional Staff List or deploy any other person to perform the Services (or the relevant part) or terminate or give notice to terminate the employment or contracts of any persons on the Supplier's Provisional Staff List[, except as a result of a disciplinary process properly carried out].</w:delText>
        </w:r>
        <w:bookmarkEnd w:id="3024"/>
      </w:del>
    </w:p>
    <w:p w14:paraId="320EC084" w14:textId="77777777" w:rsidR="00000000" w:rsidRDefault="00000000" w:rsidP="00575092">
      <w:pPr>
        <w:pStyle w:val="ScheduleUntitledsubclause1"/>
        <w:numPr>
          <w:ilvl w:val="1"/>
          <w:numId w:val="65"/>
        </w:numPr>
        <w:rPr>
          <w:del w:id="3026" w:author="David Sant" w:date="2025-11-27T21:39:00Z" w16du:dateUtc="2025-11-27T21:39:00Z"/>
        </w:rPr>
      </w:pPr>
      <w:bookmarkStart w:id="3027" w:name="a564508"/>
      <w:del w:id="3028" w:author="David Sant" w:date="2025-11-27T21:39:00Z" w16du:dateUtc="2025-11-27T21:39:00Z">
        <w:r>
          <w:delText>The Supplier shall promptly notify the Customer or, at the direction of the Customer, the Replacement Supplier, of any notice to terminate employment or engagement given by the Supplier or any subcontractor to, or received by the Supplier or any subcontractor from, any persons listed on the Supplier's Provisional Staff List regardless of when that notice takes effect.</w:delText>
        </w:r>
        <w:bookmarkEnd w:id="3027"/>
      </w:del>
    </w:p>
    <w:p w14:paraId="7AFC5EA4" w14:textId="77777777" w:rsidR="00000000" w:rsidRDefault="00000000" w:rsidP="00575092">
      <w:pPr>
        <w:pStyle w:val="ScheduleUntitledsubclause1"/>
        <w:numPr>
          <w:ilvl w:val="1"/>
          <w:numId w:val="65"/>
        </w:numPr>
        <w:rPr>
          <w:del w:id="3029" w:author="David Sant" w:date="2025-11-27T21:39:00Z" w16du:dateUtc="2025-11-27T21:39:00Z"/>
        </w:rPr>
      </w:pPr>
      <w:bookmarkStart w:id="3030" w:name="a678021"/>
      <w:del w:id="3031" w:author="David Sant" w:date="2025-11-27T21:39:00Z" w16du:dateUtc="2025-11-27T21:39:00Z">
        <w:r>
          <w:delText>Each party shall co-operate [(and the Customer shall use reasonable endeavours to procure that the Replacement Supplier co-operates)] to fulfil any requirement to inform and consult appropriate representatives in relation to any relevant transfer under the Employment Regulations that results from a Service Transfer.</w:delText>
        </w:r>
        <w:bookmarkEnd w:id="3030"/>
      </w:del>
    </w:p>
    <w:p w14:paraId="3EC7BFDA" w14:textId="77777777" w:rsidR="00000000" w:rsidRDefault="00000000" w:rsidP="00575092">
      <w:pPr>
        <w:pStyle w:val="ScheduleUntitledsubclause1"/>
        <w:numPr>
          <w:ilvl w:val="1"/>
          <w:numId w:val="65"/>
        </w:numPr>
        <w:rPr>
          <w:del w:id="3032" w:author="David Sant" w:date="2025-11-27T21:39:00Z" w16du:dateUtc="2025-11-27T21:39:00Z"/>
        </w:rPr>
      </w:pPr>
      <w:bookmarkStart w:id="3033" w:name="a262765"/>
      <w:del w:id="3034" w:author="David Sant" w:date="2025-11-27T21:39:00Z" w16du:dateUtc="2025-11-27T21:39:00Z">
        <w:r>
          <w:delText xml:space="preserve">[At least [NUMBER] days before </w:delText>
        </w:r>
        <w:r>
          <w:rPr>
            <w:b/>
            <w:bCs/>
          </w:rPr>
          <w:delText>OR</w:delText>
        </w:r>
        <w:r>
          <w:delText xml:space="preserve"> within [NUMBER] days after] the Service Transfer Date, the Supplier shall provide to the Customer, or any Replacement Supplier nominated by the Customer, in respect of each person on the Supplier's Final Staff List who is an Exit Transferring Employee:</w:delText>
        </w:r>
        <w:bookmarkEnd w:id="3033"/>
      </w:del>
    </w:p>
    <w:p w14:paraId="1017D4DB" w14:textId="77777777" w:rsidR="00000000" w:rsidRDefault="00000000" w:rsidP="00575092">
      <w:pPr>
        <w:pStyle w:val="ScheduleUntitledsubclause2"/>
        <w:numPr>
          <w:ilvl w:val="2"/>
          <w:numId w:val="65"/>
        </w:numPr>
        <w:rPr>
          <w:del w:id="3035" w:author="David Sant" w:date="2025-11-27T21:39:00Z" w16du:dateUtc="2025-11-27T21:39:00Z"/>
        </w:rPr>
      </w:pPr>
      <w:bookmarkStart w:id="3036" w:name="a954871"/>
      <w:del w:id="3037" w:author="David Sant" w:date="2025-11-27T21:39:00Z" w16du:dateUtc="2025-11-27T21:39:00Z">
        <w:r>
          <w:delText>pay slip data for the most recent month;</w:delText>
        </w:r>
        <w:bookmarkEnd w:id="3036"/>
      </w:del>
    </w:p>
    <w:p w14:paraId="7D4D940C" w14:textId="77777777" w:rsidR="00000000" w:rsidRDefault="00000000" w:rsidP="00575092">
      <w:pPr>
        <w:pStyle w:val="ScheduleUntitledsubclause2"/>
        <w:numPr>
          <w:ilvl w:val="2"/>
          <w:numId w:val="65"/>
        </w:numPr>
        <w:rPr>
          <w:del w:id="3038" w:author="David Sant" w:date="2025-11-27T21:39:00Z" w16du:dateUtc="2025-11-27T21:39:00Z"/>
        </w:rPr>
      </w:pPr>
      <w:bookmarkStart w:id="3039" w:name="a123338"/>
      <w:del w:id="3040" w:author="David Sant" w:date="2025-11-27T21:39:00Z" w16du:dateUtc="2025-11-27T21:39:00Z">
        <w:r>
          <w:delText>cumulative pay for tax and pension purposes;</w:delText>
        </w:r>
        <w:bookmarkEnd w:id="3039"/>
      </w:del>
    </w:p>
    <w:p w14:paraId="24357CEF" w14:textId="77777777" w:rsidR="00000000" w:rsidRDefault="00000000" w:rsidP="00575092">
      <w:pPr>
        <w:pStyle w:val="ScheduleUntitledsubclause2"/>
        <w:numPr>
          <w:ilvl w:val="2"/>
          <w:numId w:val="65"/>
        </w:numPr>
        <w:rPr>
          <w:del w:id="3041" w:author="David Sant" w:date="2025-11-27T21:39:00Z" w16du:dateUtc="2025-11-27T21:39:00Z"/>
        </w:rPr>
      </w:pPr>
      <w:bookmarkStart w:id="3042" w:name="a329216"/>
      <w:del w:id="3043" w:author="David Sant" w:date="2025-11-27T21:39:00Z" w16du:dateUtc="2025-11-27T21:39:00Z">
        <w:r>
          <w:delText>cumulative tax paid;</w:delText>
        </w:r>
        <w:bookmarkEnd w:id="3042"/>
      </w:del>
    </w:p>
    <w:p w14:paraId="330697F2" w14:textId="77777777" w:rsidR="00000000" w:rsidRDefault="00000000" w:rsidP="00575092">
      <w:pPr>
        <w:pStyle w:val="ScheduleUntitledsubclause2"/>
        <w:numPr>
          <w:ilvl w:val="2"/>
          <w:numId w:val="65"/>
        </w:numPr>
        <w:rPr>
          <w:del w:id="3044" w:author="David Sant" w:date="2025-11-27T21:39:00Z" w16du:dateUtc="2025-11-27T21:39:00Z"/>
        </w:rPr>
      </w:pPr>
      <w:bookmarkStart w:id="3045" w:name="a454783"/>
      <w:del w:id="3046" w:author="David Sant" w:date="2025-11-27T21:39:00Z" w16du:dateUtc="2025-11-27T21:39:00Z">
        <w:r>
          <w:delText>tax code;</w:delText>
        </w:r>
        <w:bookmarkEnd w:id="3045"/>
      </w:del>
    </w:p>
    <w:p w14:paraId="1EFFDE75" w14:textId="77777777" w:rsidR="00000000" w:rsidRDefault="00000000" w:rsidP="00575092">
      <w:pPr>
        <w:pStyle w:val="ScheduleUntitledsubclause2"/>
        <w:numPr>
          <w:ilvl w:val="2"/>
          <w:numId w:val="65"/>
        </w:numPr>
        <w:rPr>
          <w:del w:id="3047" w:author="David Sant" w:date="2025-11-27T21:39:00Z" w16du:dateUtc="2025-11-27T21:39:00Z"/>
        </w:rPr>
      </w:pPr>
      <w:bookmarkStart w:id="3048" w:name="a381788"/>
      <w:del w:id="3049" w:author="David Sant" w:date="2025-11-27T21:39:00Z" w16du:dateUtc="2025-11-27T21:39:00Z">
        <w:r>
          <w:delText xml:space="preserve">details of voluntary deductions from pay; </w:delText>
        </w:r>
        <w:bookmarkEnd w:id="3048"/>
      </w:del>
    </w:p>
    <w:p w14:paraId="5905E32D" w14:textId="77777777" w:rsidR="00000000" w:rsidRDefault="00000000" w:rsidP="00575092">
      <w:pPr>
        <w:pStyle w:val="ScheduleUntitledsubclause2"/>
        <w:numPr>
          <w:ilvl w:val="2"/>
          <w:numId w:val="65"/>
        </w:numPr>
        <w:rPr>
          <w:del w:id="3050" w:author="David Sant" w:date="2025-11-27T21:39:00Z" w16du:dateUtc="2025-11-27T21:39:00Z"/>
        </w:rPr>
      </w:pPr>
      <w:bookmarkStart w:id="3051" w:name="a317705"/>
      <w:del w:id="3052" w:author="David Sant" w:date="2025-11-27T21:39:00Z" w16du:dateUtc="2025-11-27T21:39:00Z">
        <w:r>
          <w:delText>a copy of the personnel file or other records regarding the service of the Exit Transferring Employee; and</w:delText>
        </w:r>
        <w:bookmarkEnd w:id="3051"/>
      </w:del>
    </w:p>
    <w:p w14:paraId="51E929C9" w14:textId="77777777" w:rsidR="00000000" w:rsidRDefault="00000000" w:rsidP="00575092">
      <w:pPr>
        <w:pStyle w:val="ScheduleUntitledsubclause2"/>
        <w:numPr>
          <w:ilvl w:val="2"/>
          <w:numId w:val="65"/>
        </w:numPr>
        <w:rPr>
          <w:del w:id="3053" w:author="David Sant" w:date="2025-11-27T21:39:00Z" w16du:dateUtc="2025-11-27T21:39:00Z"/>
        </w:rPr>
      </w:pPr>
      <w:bookmarkStart w:id="3054" w:name="a962138"/>
      <w:del w:id="3055" w:author="David Sant" w:date="2025-11-27T21:39:00Z" w16du:dateUtc="2025-11-27T21:39:00Z">
        <w:r>
          <w:delText>bank or building society account details for payroll purposes.</w:delText>
        </w:r>
        <w:bookmarkEnd w:id="3054"/>
      </w:del>
    </w:p>
    <w:p w14:paraId="78F4E832" w14:textId="77777777" w:rsidR="00000000" w:rsidRDefault="00000000" w:rsidP="00575092">
      <w:pPr>
        <w:pStyle w:val="ScheduleUntitledsubclause1"/>
        <w:numPr>
          <w:ilvl w:val="1"/>
          <w:numId w:val="65"/>
        </w:numPr>
        <w:rPr>
          <w:del w:id="3056" w:author="David Sant" w:date="2025-11-27T21:39:00Z" w16du:dateUtc="2025-11-27T21:39:00Z"/>
        </w:rPr>
      </w:pPr>
      <w:bookmarkStart w:id="3057" w:name="a259404"/>
      <w:del w:id="3058" w:author="David Sant" w:date="2025-11-27T21:39:00Z" w16du:dateUtc="2025-11-27T21:39:00Z">
        <w:r>
          <w:delText xml:space="preserve">The Supplier shall, and shall procure that each subcontractor shall, perform and discharge all its obligations in respect of all the Exit Transferring Employees arising in the period up to and including the Service Transfer Date. </w:delText>
        </w:r>
        <w:bookmarkEnd w:id="3057"/>
      </w:del>
    </w:p>
    <w:p w14:paraId="667CC0BF" w14:textId="77777777" w:rsidR="00000000" w:rsidRDefault="00000000" w:rsidP="00575092">
      <w:pPr>
        <w:pStyle w:val="ScheduleUntitledsubclause1"/>
        <w:numPr>
          <w:ilvl w:val="1"/>
          <w:numId w:val="65"/>
        </w:numPr>
        <w:rPr>
          <w:del w:id="3059" w:author="David Sant" w:date="2025-11-27T21:39:00Z" w16du:dateUtc="2025-11-27T21:39:00Z"/>
        </w:rPr>
      </w:pPr>
      <w:bookmarkStart w:id="3060" w:name="a257166"/>
      <w:del w:id="3061" w:author="David Sant" w:date="2025-11-27T21:39:00Z" w16du:dateUtc="2025-11-27T21:39:00Z">
        <w:r>
          <w:delText>The Supplier shall indemnify the Customer and Replacement Supplier against all Losses incurred by the Customer or Replacement Supplier as a result of:</w:delText>
        </w:r>
        <w:bookmarkEnd w:id="3060"/>
      </w:del>
    </w:p>
    <w:p w14:paraId="5AFB3F85" w14:textId="77777777" w:rsidR="00000000" w:rsidRDefault="00000000" w:rsidP="00575092">
      <w:pPr>
        <w:pStyle w:val="ScheduleUntitledsubclause2"/>
        <w:numPr>
          <w:ilvl w:val="2"/>
          <w:numId w:val="65"/>
        </w:numPr>
        <w:rPr>
          <w:del w:id="3062" w:author="David Sant" w:date="2025-11-27T21:39:00Z" w16du:dateUtc="2025-11-27T21:39:00Z"/>
        </w:rPr>
      </w:pPr>
      <w:bookmarkStart w:id="3063" w:name="a856912"/>
      <w:del w:id="3064" w:author="David Sant" w:date="2025-11-27T21:39:00Z" w16du:dateUtc="2025-11-27T21:39:00Z">
        <w:r>
          <w:delText xml:space="preserve">any failure by the Supplier or any subcontractor to comply with </w:delText>
        </w:r>
        <w:r>
          <w:fldChar w:fldCharType="begin"/>
        </w:r>
        <w:r>
          <w:delInstrText>PAGEREF a259404\# "'paragraph '"  \h</w:delInstrText>
        </w:r>
        <w:r>
          <w:fldChar w:fldCharType="separate"/>
        </w:r>
        <w:r>
          <w:delText xml:space="preserve">paragraph </w:delText>
        </w:r>
        <w:r>
          <w:fldChar w:fldCharType="end"/>
        </w:r>
        <w:r>
          <w:fldChar w:fldCharType="begin"/>
        </w:r>
        <w:r>
          <w:rPr>
            <w:highlight w:val="lightGray"/>
          </w:rPr>
          <w:delInstrText>REF a259404 \h \w</w:delInstrText>
        </w:r>
        <w:r>
          <w:fldChar w:fldCharType="separate"/>
        </w:r>
        <w:r>
          <w:delText>6.11</w:delText>
        </w:r>
        <w:r>
          <w:fldChar w:fldCharType="end"/>
        </w:r>
        <w:r>
          <w:delText>;</w:delText>
        </w:r>
        <w:bookmarkEnd w:id="3063"/>
      </w:del>
    </w:p>
    <w:p w14:paraId="73C0ACE0" w14:textId="77777777" w:rsidR="00000000" w:rsidRDefault="00000000" w:rsidP="00575092">
      <w:pPr>
        <w:pStyle w:val="ScheduleUntitledsubclause2"/>
        <w:numPr>
          <w:ilvl w:val="2"/>
          <w:numId w:val="65"/>
        </w:numPr>
        <w:rPr>
          <w:del w:id="3065" w:author="David Sant" w:date="2025-11-27T21:39:00Z" w16du:dateUtc="2025-11-27T21:39:00Z"/>
        </w:rPr>
      </w:pPr>
      <w:bookmarkStart w:id="3066" w:name="a814678"/>
      <w:del w:id="3067" w:author="David Sant" w:date="2025-11-27T21:39:00Z" w16du:dateUtc="2025-11-27T21:39:00Z">
        <w:r>
          <w:delText>any failure by the Supplier or any subcontractor to comply with its obligations under the Employment Regulations in respect of any Exit Transferring Employee;</w:delText>
        </w:r>
        <w:bookmarkEnd w:id="3066"/>
      </w:del>
    </w:p>
    <w:p w14:paraId="41B50C3B" w14:textId="77777777" w:rsidR="00000000" w:rsidRDefault="00000000" w:rsidP="00575092">
      <w:pPr>
        <w:pStyle w:val="ScheduleUntitledsubclause2"/>
        <w:numPr>
          <w:ilvl w:val="2"/>
          <w:numId w:val="65"/>
        </w:numPr>
        <w:rPr>
          <w:del w:id="3068" w:author="David Sant" w:date="2025-11-27T21:39:00Z" w16du:dateUtc="2025-11-27T21:39:00Z"/>
        </w:rPr>
      </w:pPr>
      <w:bookmarkStart w:id="3069" w:name="a626396"/>
      <w:del w:id="3070" w:author="David Sant" w:date="2025-11-27T21:39:00Z" w16du:dateUtc="2025-11-27T21:39:00Z">
        <w:r>
          <w:delText xml:space="preserve">anything done or omitted to be done by the Supplier or any subcontractor in respect of any Exit Transferring Employee on or before the Service Transfer Date; or </w:delText>
        </w:r>
        <w:bookmarkEnd w:id="3069"/>
      </w:del>
    </w:p>
    <w:p w14:paraId="59A2FAD7" w14:textId="77777777" w:rsidR="00000000" w:rsidRDefault="00000000" w:rsidP="00575092">
      <w:pPr>
        <w:pStyle w:val="ScheduleUntitledsubclause2"/>
        <w:numPr>
          <w:ilvl w:val="2"/>
          <w:numId w:val="65"/>
        </w:numPr>
        <w:rPr>
          <w:del w:id="3071" w:author="David Sant" w:date="2025-11-27T21:39:00Z" w16du:dateUtc="2025-11-27T21:39:00Z"/>
        </w:rPr>
      </w:pPr>
      <w:bookmarkStart w:id="3072" w:name="a617793"/>
      <w:del w:id="3073" w:author="David Sant" w:date="2025-11-27T21:39:00Z" w16du:dateUtc="2025-11-27T21:39:00Z">
        <w:r>
          <w:delText>any claim or threatened claim by any person employed or engaged (or formerly employed or engaged) by the Supplier or any subcontractor who alleges that they have transferred to the Customer or the Replacement Supplier by virtue of this agreement or the Employment Regulations but whose name is not included in the Supplier's Final Staff List as an Exit Transferring Employee. This indemnity includes all Losses arising out of the employment or engagement of the relevant person by the Customer or Replacement Supplier until that relationship is terminated and all Losses arising out of the termination itself[, provided that the Customer takes, or procures that the Replacement Supplier takes, reasonable steps to minimise those Losses].</w:delText>
        </w:r>
        <w:bookmarkEnd w:id="3072"/>
      </w:del>
    </w:p>
    <w:p w14:paraId="5C7DE7EA" w14:textId="77777777" w:rsidR="00000000" w:rsidRDefault="00000000" w:rsidP="00575092">
      <w:pPr>
        <w:pStyle w:val="ScheduleUntitledsubclause1"/>
        <w:numPr>
          <w:ilvl w:val="1"/>
          <w:numId w:val="65"/>
        </w:numPr>
        <w:rPr>
          <w:del w:id="3074" w:author="David Sant" w:date="2025-11-27T21:39:00Z" w16du:dateUtc="2025-11-27T21:39:00Z"/>
        </w:rPr>
      </w:pPr>
      <w:bookmarkStart w:id="3075" w:name="a556432"/>
      <w:del w:id="3076" w:author="David Sant" w:date="2025-11-27T21:39:00Z" w16du:dateUtc="2025-11-27T21:39:00Z">
        <w:r>
          <w:delText>[The Customer shall indemnify the Supplier against all Losses incurred by the Supplier as a result of anything done or omitted to be done by the Customer [or the Replacement Supplier] in respect of any Exit Transferring Employee(s) after the Service Transfer Date.</w:delText>
        </w:r>
        <w:r>
          <w:fldChar w:fldCharType="begin"/>
        </w:r>
        <w:r>
          <w:fldChar w:fldCharType="end"/>
        </w:r>
        <w:r>
          <w:delText>]</w:delText>
        </w:r>
        <w:bookmarkEnd w:id="3075"/>
      </w:del>
    </w:p>
    <w:p w14:paraId="6536E5BB" w14:textId="77777777" w:rsidR="00000000" w:rsidRDefault="00000000" w:rsidP="00575092">
      <w:pPr>
        <w:pStyle w:val="ScheduleUntitledsubclause1"/>
        <w:numPr>
          <w:ilvl w:val="1"/>
          <w:numId w:val="65"/>
        </w:numPr>
        <w:rPr>
          <w:del w:id="3077" w:author="David Sant" w:date="2025-11-27T21:39:00Z" w16du:dateUtc="2025-11-27T21:39:00Z"/>
        </w:rPr>
      </w:pPr>
      <w:bookmarkStart w:id="3078" w:name="a600641"/>
      <w:del w:id="3079" w:author="David Sant" w:date="2025-11-27T21:39:00Z" w16du:dateUtc="2025-11-27T21:39:00Z">
        <w:r>
          <w:delText xml:space="preserve">The Supplier shall provide, and procure that each subcontractor provides, all reasonable co-operation to the Customer and any Replacement Supplier to ensure the smooth transfer of the Exit Transferring Employees on the Service Transfer Date. </w:delText>
        </w:r>
        <w:bookmarkEnd w:id="3078"/>
      </w:del>
    </w:p>
    <w:p w14:paraId="06181C17" w14:textId="77777777" w:rsidR="00000000" w:rsidRDefault="00000000" w:rsidP="00575092">
      <w:pPr>
        <w:pStyle w:val="Annex"/>
        <w:pageBreakBefore/>
        <w:numPr>
          <w:ilvl w:val="0"/>
          <w:numId w:val="45"/>
        </w:numPr>
        <w:tabs>
          <w:tab w:val="left" w:pos="720"/>
        </w:tabs>
        <w:ind w:left="0" w:firstLine="0"/>
        <w:rPr>
          <w:del w:id="3080" w:author="David Sant" w:date="2025-11-27T21:39:00Z" w16du:dateUtc="2025-11-27T21:39:00Z"/>
          <w:lang w:val="en-US"/>
        </w:rPr>
      </w:pPr>
      <w:bookmarkStart w:id="3081" w:name="_Toc256000063"/>
      <w:bookmarkStart w:id="3082" w:name="a798847"/>
      <w:del w:id="3083" w:author="David Sant" w:date="2025-11-27T21:39:00Z" w16du:dateUtc="2025-11-27T21:39:00Z">
        <w:r>
          <w:rPr>
            <w:lang w:val="en-US"/>
          </w:rPr>
          <w:delText>Employees</w:delText>
        </w:r>
        <w:bookmarkEnd w:id="3081"/>
        <w:bookmarkEnd w:id="3082"/>
      </w:del>
    </w:p>
    <w:p w14:paraId="65FA5A12" w14:textId="77777777" w:rsidR="00000000" w:rsidRDefault="00000000" w:rsidP="00575092">
      <w:pPr>
        <w:pStyle w:val="Paragraph"/>
        <w:rPr>
          <w:del w:id="3084" w:author="David Sant" w:date="2025-11-27T21:39:00Z" w16du:dateUtc="2025-11-27T21:39:00Z"/>
          <w:lang w:val="en-US"/>
        </w:rPr>
      </w:pPr>
      <w:del w:id="3085" w:author="David Sant" w:date="2025-11-27T21:39:00Z" w16du:dateUtc="2025-11-27T21:39:00Z">
        <w:r>
          <w:rPr>
            <w:lang w:val="en-US"/>
          </w:rPr>
          <w:delText>[NAMES]</w:delText>
        </w:r>
      </w:del>
    </w:p>
    <w:p w14:paraId="1B728EFC" w14:textId="505E5BD3" w:rsidR="00F731EF" w:rsidRDefault="00000000" w:rsidP="00F731EF">
      <w:pPr>
        <w:pStyle w:val="ScheduleUntitledsubclause1"/>
        <w:rPr>
          <w:ins w:id="3086" w:author="David Sant" w:date="2025-11-27T21:39:00Z" w16du:dateUtc="2025-11-27T21:39:00Z"/>
        </w:rPr>
      </w:pPr>
      <w:del w:id="3087" w:author="David Sant" w:date="2025-11-27T21:39:00Z" w16du:dateUtc="2025-11-27T21:39:00Z">
        <w:r>
          <w:br w:type="page"/>
        </w:r>
      </w:del>
      <w:ins w:id="3088" w:author="David Sant" w:date="2025-11-27T21:39:00Z" w16du:dateUtc="2025-11-27T21:39:00Z">
        <w:r w:rsidR="00F731EF">
          <w:t>Each Work Package shall specify:</w:t>
        </w:r>
      </w:ins>
    </w:p>
    <w:p w14:paraId="14E4266D" w14:textId="77777777" w:rsidR="00F731EF" w:rsidRDefault="00F731EF" w:rsidP="00F731EF">
      <w:pPr>
        <w:pStyle w:val="ScheduleUntitledsubclause2"/>
        <w:rPr>
          <w:ins w:id="3089" w:author="David Sant" w:date="2025-11-27T21:39:00Z" w16du:dateUtc="2025-11-27T21:39:00Z"/>
        </w:rPr>
      </w:pPr>
      <w:ins w:id="3090" w:author="David Sant" w:date="2025-11-27T21:39:00Z" w16du:dateUtc="2025-11-27T21:39:00Z">
        <w:r>
          <w:t xml:space="preserve">scope of work, including technical objectives and </w:t>
        </w:r>
        <w:proofErr w:type="gramStart"/>
        <w:r>
          <w:t>deliverables;</w:t>
        </w:r>
        <w:proofErr w:type="gramEnd"/>
      </w:ins>
    </w:p>
    <w:p w14:paraId="0FA2E503" w14:textId="77777777" w:rsidR="00F731EF" w:rsidRDefault="00F731EF" w:rsidP="00F731EF">
      <w:pPr>
        <w:pStyle w:val="ScheduleUntitledsubclause2"/>
        <w:rPr>
          <w:ins w:id="3091" w:author="David Sant" w:date="2025-11-27T21:39:00Z" w16du:dateUtc="2025-11-27T21:39:00Z"/>
        </w:rPr>
      </w:pPr>
      <w:ins w:id="3092" w:author="David Sant" w:date="2025-11-27T21:39:00Z" w16du:dateUtc="2025-11-27T21:39:00Z">
        <w:r>
          <w:t xml:space="preserve">timeline and key </w:t>
        </w:r>
        <w:proofErr w:type="gramStart"/>
        <w:r>
          <w:t>milestones;</w:t>
        </w:r>
        <w:proofErr w:type="gramEnd"/>
      </w:ins>
    </w:p>
    <w:p w14:paraId="77386D84" w14:textId="7A586A54" w:rsidR="00F731EF" w:rsidRDefault="00F731EF" w:rsidP="00F731EF">
      <w:pPr>
        <w:pStyle w:val="ScheduleUntitledsubclause2"/>
        <w:rPr>
          <w:ins w:id="3093" w:author="David Sant" w:date="2025-11-27T21:39:00Z" w16du:dateUtc="2025-11-27T21:39:00Z"/>
        </w:rPr>
      </w:pPr>
      <w:ins w:id="3094" w:author="David Sant" w:date="2025-11-27T21:39:00Z" w16du:dateUtc="2025-11-27T21:39:00Z">
        <w:r>
          <w:t>resources required, including personnel, equipment</w:t>
        </w:r>
        <w:r w:rsidR="00AD1C9B">
          <w:t xml:space="preserve"> and</w:t>
        </w:r>
        <w:r>
          <w:t xml:space="preserve"> </w:t>
        </w:r>
        <w:proofErr w:type="gramStart"/>
        <w:r>
          <w:t>materials;</w:t>
        </w:r>
        <w:proofErr w:type="gramEnd"/>
      </w:ins>
    </w:p>
    <w:p w14:paraId="4ACE6174" w14:textId="77777777" w:rsidR="00F731EF" w:rsidRDefault="00F731EF" w:rsidP="00F731EF">
      <w:pPr>
        <w:pStyle w:val="ScheduleUntitledsubclause2"/>
        <w:rPr>
          <w:ins w:id="3095" w:author="David Sant" w:date="2025-11-27T21:39:00Z" w16du:dateUtc="2025-11-27T21:39:00Z"/>
        </w:rPr>
      </w:pPr>
      <w:ins w:id="3096" w:author="David Sant" w:date="2025-11-27T21:39:00Z" w16du:dateUtc="2025-11-27T21:39:00Z">
        <w:r>
          <w:t xml:space="preserve">estimated budget and any budget </w:t>
        </w:r>
        <w:proofErr w:type="gramStart"/>
        <w:r>
          <w:t>caps;</w:t>
        </w:r>
        <w:proofErr w:type="gramEnd"/>
      </w:ins>
    </w:p>
    <w:p w14:paraId="6A7D8CC2" w14:textId="77777777" w:rsidR="00F731EF" w:rsidRDefault="00F731EF" w:rsidP="00F731EF">
      <w:pPr>
        <w:pStyle w:val="ScheduleUntitledsubclause2"/>
        <w:rPr>
          <w:ins w:id="3097" w:author="David Sant" w:date="2025-11-27T21:39:00Z" w16du:dateUtc="2025-11-27T21:39:00Z"/>
        </w:rPr>
      </w:pPr>
      <w:ins w:id="3098" w:author="David Sant" w:date="2025-11-27T21:39:00Z" w16du:dateUtc="2025-11-27T21:39:00Z">
        <w:r>
          <w:t>acceptance criteria and review process; and</w:t>
        </w:r>
      </w:ins>
    </w:p>
    <w:p w14:paraId="6D8DE4B6" w14:textId="77777777" w:rsidR="00F731EF" w:rsidRDefault="00F731EF" w:rsidP="00F731EF">
      <w:pPr>
        <w:pStyle w:val="ScheduleUntitledsubclause2"/>
        <w:rPr>
          <w:ins w:id="3099" w:author="David Sant" w:date="2025-11-27T21:39:00Z" w16du:dateUtc="2025-11-27T21:39:00Z"/>
        </w:rPr>
      </w:pPr>
      <w:ins w:id="3100" w:author="David Sant" w:date="2025-11-27T21:39:00Z" w16du:dateUtc="2025-11-27T21:39:00Z">
        <w:r>
          <w:t>any Norton Technology to be provided to the Supplier.</w:t>
        </w:r>
      </w:ins>
    </w:p>
    <w:p w14:paraId="778C0C14" w14:textId="2631C643" w:rsidR="00F731EF" w:rsidRDefault="009B649C" w:rsidP="00F731EF">
      <w:pPr>
        <w:pStyle w:val="ScheduleUntitledsubclause1"/>
        <w:rPr>
          <w:ins w:id="3101" w:author="David Sant" w:date="2025-11-27T21:39:00Z" w16du:dateUtc="2025-11-27T21:39:00Z"/>
        </w:rPr>
      </w:pPr>
      <w:ins w:id="3102" w:author="David Sant" w:date="2025-11-27T21:54:00Z" w16du:dateUtc="2025-11-27T21:54:00Z">
        <w:r>
          <w:t>Norton</w:t>
        </w:r>
      </w:ins>
      <w:ins w:id="3103" w:author="David Sant" w:date="2025-11-27T21:39:00Z" w16du:dateUtc="2025-11-27T21:39:00Z">
        <w:r w:rsidR="00F731EF">
          <w:t xml:space="preserve"> may propose a Work Package by providing the Supplier with a written description of the proposed scope, objectives</w:t>
        </w:r>
        <w:r w:rsidR="00AD1C9B">
          <w:t xml:space="preserve"> and</w:t>
        </w:r>
        <w:r w:rsidR="00F731EF">
          <w:t xml:space="preserve"> timeline. The Supplier shall, within 10 Business Days, provide </w:t>
        </w:r>
      </w:ins>
      <w:ins w:id="3104" w:author="David Sant" w:date="2025-11-27T21:54:00Z" w16du:dateUtc="2025-11-27T21:54:00Z">
        <w:r>
          <w:t>Norton</w:t>
        </w:r>
      </w:ins>
      <w:ins w:id="3105" w:author="David Sant" w:date="2025-11-27T21:39:00Z" w16du:dateUtc="2025-11-27T21:39:00Z">
        <w:r w:rsidR="00F731EF">
          <w:t xml:space="preserve"> with a detailed proposal including resource requirements, estimated costs</w:t>
        </w:r>
        <w:r w:rsidR="00AD1C9B">
          <w:t xml:space="preserve"> and</w:t>
        </w:r>
        <w:r w:rsidR="00F731EF">
          <w:t xml:space="preserve"> proposed timeline.</w:t>
        </w:r>
      </w:ins>
    </w:p>
    <w:p w14:paraId="52B8661B" w14:textId="77777777" w:rsidR="00F731EF" w:rsidRDefault="00F731EF" w:rsidP="00F731EF">
      <w:pPr>
        <w:pStyle w:val="ScheduleUntitledsubclause1"/>
        <w:rPr>
          <w:ins w:id="3106" w:author="David Sant" w:date="2025-11-27T21:39:00Z" w16du:dateUtc="2025-11-27T21:39:00Z"/>
        </w:rPr>
      </w:pPr>
      <w:ins w:id="3107" w:author="David Sant" w:date="2025-11-27T21:39:00Z" w16du:dateUtc="2025-11-27T21:39:00Z">
        <w:r>
          <w:t>The parties shall negotiate in good faith to agree the final terms of each Work Package. No Work Package shall be binding until signed by both parties' Contract Managers.</w:t>
        </w:r>
      </w:ins>
    </w:p>
    <w:p w14:paraId="073209FB" w14:textId="77777777" w:rsidR="00F731EF" w:rsidRDefault="00F731EF" w:rsidP="00F731EF">
      <w:pPr>
        <w:pStyle w:val="ScheduleTitleClause"/>
        <w:rPr>
          <w:ins w:id="3108" w:author="David Sant" w:date="2025-11-27T21:39:00Z" w16du:dateUtc="2025-11-27T21:39:00Z"/>
        </w:rPr>
      </w:pPr>
      <w:ins w:id="3109" w:author="David Sant" w:date="2025-11-27T21:39:00Z" w16du:dateUtc="2025-11-27T21:39:00Z">
        <w:r>
          <w:t>Work Package Change Control</w:t>
        </w:r>
      </w:ins>
    </w:p>
    <w:p w14:paraId="25B59270" w14:textId="77777777" w:rsidR="00F731EF" w:rsidRDefault="00F731EF" w:rsidP="00F731EF">
      <w:pPr>
        <w:pStyle w:val="ScheduleUntitledsubclause1"/>
        <w:rPr>
          <w:ins w:id="3110" w:author="David Sant" w:date="2025-11-27T21:39:00Z" w16du:dateUtc="2025-11-27T21:39:00Z"/>
        </w:rPr>
      </w:pPr>
      <w:ins w:id="3111" w:author="David Sant" w:date="2025-11-27T21:39:00Z" w16du:dateUtc="2025-11-27T21:39:00Z">
        <w:r>
          <w:t>Either party may propose changes to an agreed Work Package by submitting a written change request to the other party's Contract Manager, setting out:</w:t>
        </w:r>
      </w:ins>
    </w:p>
    <w:p w14:paraId="41BFABA1" w14:textId="77777777" w:rsidR="00F731EF" w:rsidRDefault="00F731EF" w:rsidP="00F731EF">
      <w:pPr>
        <w:pStyle w:val="ScheduleUntitledsubclause2"/>
        <w:rPr>
          <w:ins w:id="3112" w:author="David Sant" w:date="2025-11-27T21:39:00Z" w16du:dateUtc="2025-11-27T21:39:00Z"/>
        </w:rPr>
      </w:pPr>
      <w:ins w:id="3113" w:author="David Sant" w:date="2025-11-27T21:39:00Z" w16du:dateUtc="2025-11-27T21:39:00Z">
        <w:r>
          <w:t xml:space="preserve">the nature and reason for the proposed </w:t>
        </w:r>
        <w:proofErr w:type="gramStart"/>
        <w:r>
          <w:t>change;</w:t>
        </w:r>
        <w:proofErr w:type="gramEnd"/>
      </w:ins>
    </w:p>
    <w:p w14:paraId="71280A44" w14:textId="438682CD" w:rsidR="00F731EF" w:rsidRDefault="00F731EF" w:rsidP="00F731EF">
      <w:pPr>
        <w:pStyle w:val="ScheduleUntitledsubclause2"/>
        <w:rPr>
          <w:ins w:id="3114" w:author="David Sant" w:date="2025-11-27T21:39:00Z" w16du:dateUtc="2025-11-27T21:39:00Z"/>
        </w:rPr>
      </w:pPr>
      <w:ins w:id="3115" w:author="David Sant" w:date="2025-11-27T21:39:00Z" w16du:dateUtc="2025-11-27T21:39:00Z">
        <w:r>
          <w:t>the impact on scope, timeline</w:t>
        </w:r>
        <w:r w:rsidR="00AD1C9B">
          <w:t xml:space="preserve"> and</w:t>
        </w:r>
        <w:r>
          <w:t xml:space="preserve"> deliverables; and</w:t>
        </w:r>
      </w:ins>
    </w:p>
    <w:p w14:paraId="281EB72F" w14:textId="77777777" w:rsidR="00F731EF" w:rsidRDefault="00F731EF" w:rsidP="00F731EF">
      <w:pPr>
        <w:pStyle w:val="ScheduleUntitledsubclause2"/>
        <w:rPr>
          <w:ins w:id="3116" w:author="David Sant" w:date="2025-11-27T21:39:00Z" w16du:dateUtc="2025-11-27T21:39:00Z"/>
        </w:rPr>
      </w:pPr>
      <w:ins w:id="3117" w:author="David Sant" w:date="2025-11-27T21:39:00Z" w16du:dateUtc="2025-11-27T21:39:00Z">
        <w:r>
          <w:t>the estimated impact on costs and resources.</w:t>
        </w:r>
      </w:ins>
    </w:p>
    <w:p w14:paraId="3D664FE1" w14:textId="77777777" w:rsidR="00F731EF" w:rsidRDefault="00F731EF" w:rsidP="00F731EF">
      <w:pPr>
        <w:pStyle w:val="ScheduleUntitledsubclause1"/>
        <w:rPr>
          <w:ins w:id="3118" w:author="David Sant" w:date="2025-11-27T21:39:00Z" w16du:dateUtc="2025-11-27T21:39:00Z"/>
        </w:rPr>
      </w:pPr>
      <w:ins w:id="3119" w:author="David Sant" w:date="2025-11-27T21:39:00Z" w16du:dateUtc="2025-11-27T21:39:00Z">
        <w:r>
          <w:t>The receiving party shall respond to a change request within 10 Business Days, either accepting the change, proposing modifications, or rejecting it with reasons.</w:t>
        </w:r>
      </w:ins>
    </w:p>
    <w:p w14:paraId="1913415C" w14:textId="77777777" w:rsidR="00F731EF" w:rsidRDefault="00F731EF" w:rsidP="00F731EF">
      <w:pPr>
        <w:pStyle w:val="ScheduleUntitledsubclause1"/>
        <w:rPr>
          <w:ins w:id="3120" w:author="David Sant" w:date="2025-11-27T21:39:00Z" w16du:dateUtc="2025-11-27T21:39:00Z"/>
        </w:rPr>
      </w:pPr>
      <w:ins w:id="3121" w:author="David Sant" w:date="2025-11-27T21:39:00Z" w16du:dateUtc="2025-11-27T21:39:00Z">
        <w:r>
          <w:t>No change to a Work Package shall be effective until agreed in writing and signed by both parties' Contract Managers. The Supplier shall not implement any change until it has been formally agreed.</w:t>
        </w:r>
      </w:ins>
    </w:p>
    <w:p w14:paraId="12BF1900" w14:textId="7E0539F8" w:rsidR="00F731EF" w:rsidRDefault="00F731EF" w:rsidP="00F731EF">
      <w:pPr>
        <w:pStyle w:val="ScheduleUntitledsubclause1"/>
        <w:rPr>
          <w:ins w:id="3122" w:author="David Sant" w:date="2025-11-27T21:39:00Z" w16du:dateUtc="2025-11-27T21:39:00Z"/>
        </w:rPr>
      </w:pPr>
      <w:ins w:id="3123" w:author="David Sant" w:date="2025-11-27T21:39:00Z" w16du:dateUtc="2025-11-27T21:39:00Z">
        <w:r>
          <w:t xml:space="preserve">If a proposed change would increase the Work Package budget by more than 15%, </w:t>
        </w:r>
      </w:ins>
      <w:ins w:id="3124" w:author="David Sant" w:date="2025-11-27T21:54:00Z" w16du:dateUtc="2025-11-27T21:54:00Z">
        <w:r w:rsidR="009B649C">
          <w:t>Norton</w:t>
        </w:r>
      </w:ins>
      <w:ins w:id="3125" w:author="David Sant" w:date="2025-11-27T21:39:00Z" w16du:dateUtc="2025-11-27T21:39:00Z">
        <w:r>
          <w:t>'s written approval shall be required before the change can be implemented.</w:t>
        </w:r>
      </w:ins>
    </w:p>
    <w:p w14:paraId="482EDFC7" w14:textId="77777777" w:rsidR="00F731EF" w:rsidRDefault="00F731EF" w:rsidP="00F731EF">
      <w:pPr>
        <w:pStyle w:val="ScheduleTitleClause"/>
        <w:rPr>
          <w:ins w:id="3126" w:author="David Sant" w:date="2025-11-27T21:39:00Z" w16du:dateUtc="2025-11-27T21:39:00Z"/>
        </w:rPr>
      </w:pPr>
      <w:ins w:id="3127" w:author="David Sant" w:date="2025-11-27T21:39:00Z" w16du:dateUtc="2025-11-27T21:39:00Z">
        <w:r>
          <w:lastRenderedPageBreak/>
          <w:t>Review and Planning Meetings</w:t>
        </w:r>
      </w:ins>
    </w:p>
    <w:p w14:paraId="494BB9C6" w14:textId="77777777" w:rsidR="00F731EF" w:rsidRDefault="00F731EF" w:rsidP="00F731EF">
      <w:pPr>
        <w:pStyle w:val="ScheduleUntitledsubclause1"/>
        <w:rPr>
          <w:ins w:id="3128" w:author="David Sant" w:date="2025-11-27T21:39:00Z" w16du:dateUtc="2025-11-27T21:39:00Z"/>
        </w:rPr>
      </w:pPr>
      <w:ins w:id="3129" w:author="David Sant" w:date="2025-11-27T21:39:00Z" w16du:dateUtc="2025-11-27T21:39:00Z">
        <w:r>
          <w:t>The parties shall hold regular Work Package review meetings at intervals agreed in each Work Package (and in any event not less frequently than monthly) to:</w:t>
        </w:r>
      </w:ins>
    </w:p>
    <w:p w14:paraId="7922AAA8" w14:textId="77777777" w:rsidR="00F731EF" w:rsidRDefault="00F731EF" w:rsidP="00F731EF">
      <w:pPr>
        <w:pStyle w:val="ScheduleUntitledsubclause2"/>
        <w:rPr>
          <w:ins w:id="3130" w:author="David Sant" w:date="2025-11-27T21:39:00Z" w16du:dateUtc="2025-11-27T21:39:00Z"/>
        </w:rPr>
      </w:pPr>
      <w:ins w:id="3131" w:author="David Sant" w:date="2025-11-27T21:39:00Z" w16du:dateUtc="2025-11-27T21:39:00Z">
        <w:r>
          <w:t xml:space="preserve">review progress against milestones and </w:t>
        </w:r>
        <w:proofErr w:type="gramStart"/>
        <w:r>
          <w:t>objectives;</w:t>
        </w:r>
        <w:proofErr w:type="gramEnd"/>
      </w:ins>
    </w:p>
    <w:p w14:paraId="41F9E50B" w14:textId="412C3660" w:rsidR="00F731EF" w:rsidRDefault="00F731EF" w:rsidP="00F731EF">
      <w:pPr>
        <w:pStyle w:val="ScheduleUntitledsubclause2"/>
        <w:rPr>
          <w:ins w:id="3132" w:author="David Sant" w:date="2025-11-27T21:39:00Z" w16du:dateUtc="2025-11-27T21:39:00Z"/>
        </w:rPr>
      </w:pPr>
      <w:ins w:id="3133" w:author="David Sant" w:date="2025-11-27T21:39:00Z" w16du:dateUtc="2025-11-27T21:39:00Z">
        <w:r>
          <w:t>discuss technical findings, challenges</w:t>
        </w:r>
        <w:r w:rsidR="00AD1C9B">
          <w:t xml:space="preserve"> and</w:t>
        </w:r>
        <w:r>
          <w:t xml:space="preserve"> </w:t>
        </w:r>
        <w:proofErr w:type="gramStart"/>
        <w:r>
          <w:t>solutions;</w:t>
        </w:r>
        <w:proofErr w:type="gramEnd"/>
      </w:ins>
    </w:p>
    <w:p w14:paraId="2AD4B422" w14:textId="77777777" w:rsidR="00F731EF" w:rsidRDefault="00F731EF" w:rsidP="00F731EF">
      <w:pPr>
        <w:pStyle w:val="ScheduleUntitledsubclause2"/>
        <w:rPr>
          <w:ins w:id="3134" w:author="David Sant" w:date="2025-11-27T21:39:00Z" w16du:dateUtc="2025-11-27T21:39:00Z"/>
        </w:rPr>
      </w:pPr>
      <w:ins w:id="3135" w:author="David Sant" w:date="2025-11-27T21:39:00Z" w16du:dateUtc="2025-11-27T21:39:00Z">
        <w:r>
          <w:t xml:space="preserve">review budget and resource </w:t>
        </w:r>
        <w:proofErr w:type="gramStart"/>
        <w:r>
          <w:t>utili</w:t>
        </w:r>
        <w:r w:rsidR="007F27DE">
          <w:t>s</w:t>
        </w:r>
        <w:r>
          <w:t>ation;</w:t>
        </w:r>
        <w:proofErr w:type="gramEnd"/>
      </w:ins>
    </w:p>
    <w:p w14:paraId="3D0F4DB9" w14:textId="77777777" w:rsidR="00F731EF" w:rsidRDefault="00F731EF" w:rsidP="00F731EF">
      <w:pPr>
        <w:pStyle w:val="ScheduleUntitledsubclause2"/>
        <w:rPr>
          <w:ins w:id="3136" w:author="David Sant" w:date="2025-11-27T21:39:00Z" w16du:dateUtc="2025-11-27T21:39:00Z"/>
        </w:rPr>
      </w:pPr>
      <w:ins w:id="3137" w:author="David Sant" w:date="2025-11-27T21:39:00Z" w16du:dateUtc="2025-11-27T21:39:00Z">
        <w:r>
          <w:t xml:space="preserve">identify and manage risks and </w:t>
        </w:r>
        <w:proofErr w:type="gramStart"/>
        <w:r>
          <w:t>issues;</w:t>
        </w:r>
        <w:proofErr w:type="gramEnd"/>
      </w:ins>
    </w:p>
    <w:p w14:paraId="0F259617" w14:textId="77777777" w:rsidR="00F731EF" w:rsidRDefault="00F731EF" w:rsidP="00F731EF">
      <w:pPr>
        <w:pStyle w:val="ScheduleUntitledsubclause2"/>
        <w:rPr>
          <w:ins w:id="3138" w:author="David Sant" w:date="2025-11-27T21:39:00Z" w16du:dateUtc="2025-11-27T21:39:00Z"/>
        </w:rPr>
      </w:pPr>
      <w:ins w:id="3139" w:author="David Sant" w:date="2025-11-27T21:39:00Z" w16du:dateUtc="2025-11-27T21:39:00Z">
        <w:r>
          <w:t>plan activities for the next period; and</w:t>
        </w:r>
      </w:ins>
    </w:p>
    <w:p w14:paraId="2FFBA8B4" w14:textId="77777777" w:rsidR="00F731EF" w:rsidRDefault="00F731EF" w:rsidP="00F731EF">
      <w:pPr>
        <w:pStyle w:val="ScheduleUntitledsubclause2"/>
        <w:rPr>
          <w:ins w:id="3140" w:author="David Sant" w:date="2025-11-27T21:39:00Z" w16du:dateUtc="2025-11-27T21:39:00Z"/>
        </w:rPr>
      </w:pPr>
      <w:ins w:id="3141" w:author="David Sant" w:date="2025-11-27T21:39:00Z" w16du:dateUtc="2025-11-27T21:39:00Z">
        <w:r>
          <w:t>discuss opportunities for improvement.</w:t>
        </w:r>
      </w:ins>
    </w:p>
    <w:p w14:paraId="6483CBA5" w14:textId="77777777" w:rsidR="00F731EF" w:rsidRDefault="00F731EF" w:rsidP="00F731EF">
      <w:pPr>
        <w:pStyle w:val="ScheduleUntitledsubclause1"/>
        <w:rPr>
          <w:ins w:id="3142" w:author="David Sant" w:date="2025-11-27T21:39:00Z" w16du:dateUtc="2025-11-27T21:39:00Z"/>
        </w:rPr>
      </w:pPr>
      <w:ins w:id="3143" w:author="David Sant" w:date="2025-11-27T21:39:00Z" w16du:dateUtc="2025-11-27T21:39:00Z">
        <w:r>
          <w:t>Each review meeting shall be attended by each party's Contract Manager and relevant technical personnel. The Supplier shall prepare and circulate meeting agendas at least 3 Business Days in advance.</w:t>
        </w:r>
      </w:ins>
    </w:p>
    <w:p w14:paraId="2F285302" w14:textId="168F86EB" w:rsidR="00F731EF" w:rsidRDefault="00F731EF" w:rsidP="00F731EF">
      <w:pPr>
        <w:pStyle w:val="ScheduleUntitledsubclause1"/>
        <w:rPr>
          <w:ins w:id="3144" w:author="David Sant" w:date="2025-11-27T21:39:00Z" w16du:dateUtc="2025-11-27T21:39:00Z"/>
        </w:rPr>
      </w:pPr>
      <w:ins w:id="3145" w:author="David Sant" w:date="2025-11-27T21:39:00Z" w16du:dateUtc="2025-11-27T21:39:00Z">
        <w:r>
          <w:t xml:space="preserve">The Supplier shall prepare written minutes of each review meeting documenting decisions made, actions </w:t>
        </w:r>
        <w:proofErr w:type="gramStart"/>
        <w:r>
          <w:t>agreed</w:t>
        </w:r>
        <w:proofErr w:type="gramEnd"/>
        <w:r w:rsidR="00AD1C9B">
          <w:t xml:space="preserve"> and</w:t>
        </w:r>
        <w:r>
          <w:t xml:space="preserve"> issues identified. Minutes shall be circulated to both parties within 5 Business Days of each meeting.</w:t>
        </w:r>
      </w:ins>
    </w:p>
    <w:p w14:paraId="390533F1" w14:textId="3E54557D" w:rsidR="00F731EF" w:rsidRDefault="00F731EF" w:rsidP="00F731EF">
      <w:pPr>
        <w:pStyle w:val="ScheduleUntitledsubclause1"/>
        <w:rPr>
          <w:ins w:id="3146" w:author="David Sant" w:date="2025-11-27T21:39:00Z" w16du:dateUtc="2025-11-27T21:39:00Z"/>
        </w:rPr>
      </w:pPr>
      <w:ins w:id="3147" w:author="David Sant" w:date="2025-11-27T21:39:00Z" w16du:dateUtc="2025-11-27T21:39:00Z">
        <w:r>
          <w:t>At the completion of each Work Package, the parties shall hold a retrospective meeting to review what worked well, what could be improved</w:t>
        </w:r>
        <w:r w:rsidR="00AD1C9B">
          <w:t xml:space="preserve"> and</w:t>
        </w:r>
        <w:r>
          <w:t xml:space="preserve"> lessons learned for future Work Packages.</w:t>
        </w:r>
      </w:ins>
    </w:p>
    <w:p w14:paraId="17A67194" w14:textId="77777777" w:rsidR="00F731EF" w:rsidRDefault="00F731EF" w:rsidP="00F731EF">
      <w:pPr>
        <w:pStyle w:val="ScheduleTitleClause"/>
        <w:rPr>
          <w:ins w:id="3148" w:author="David Sant" w:date="2025-11-27T21:39:00Z" w16du:dateUtc="2025-11-27T21:39:00Z"/>
        </w:rPr>
      </w:pPr>
      <w:ins w:id="3149" w:author="David Sant" w:date="2025-11-27T21:39:00Z" w16du:dateUtc="2025-11-27T21:39:00Z">
        <w:r>
          <w:t>Progress Reporting</w:t>
        </w:r>
      </w:ins>
    </w:p>
    <w:p w14:paraId="67600A1D" w14:textId="5D2A3B81" w:rsidR="00F731EF" w:rsidRDefault="00F731EF" w:rsidP="00F731EF">
      <w:pPr>
        <w:pStyle w:val="ScheduleUntitledsubclause1"/>
        <w:rPr>
          <w:ins w:id="3150" w:author="David Sant" w:date="2025-11-27T21:39:00Z" w16du:dateUtc="2025-11-27T21:39:00Z"/>
        </w:rPr>
      </w:pPr>
      <w:ins w:id="3151" w:author="David Sant" w:date="2025-11-27T21:39:00Z" w16du:dateUtc="2025-11-27T21:39:00Z">
        <w:r>
          <w:t xml:space="preserve">The Supplier shall provide </w:t>
        </w:r>
      </w:ins>
      <w:ins w:id="3152" w:author="David Sant" w:date="2025-11-27T21:54:00Z" w16du:dateUtc="2025-11-27T21:54:00Z">
        <w:r w:rsidR="009B649C">
          <w:t>Norton</w:t>
        </w:r>
      </w:ins>
      <w:ins w:id="3153" w:author="David Sant" w:date="2025-11-27T21:39:00Z" w16du:dateUtc="2025-11-27T21:39:00Z">
        <w:r>
          <w:t xml:space="preserve"> with written progress reports for each active Work Package at the frequency specified in that Work Package (and in any event not less frequently than monthly).</w:t>
        </w:r>
      </w:ins>
    </w:p>
    <w:p w14:paraId="6A70E215" w14:textId="77777777" w:rsidR="00F731EF" w:rsidRDefault="00F731EF" w:rsidP="00F731EF">
      <w:pPr>
        <w:pStyle w:val="ScheduleUntitledsubclause1"/>
        <w:rPr>
          <w:ins w:id="3154" w:author="David Sant" w:date="2025-11-27T21:39:00Z" w16du:dateUtc="2025-11-27T21:39:00Z"/>
        </w:rPr>
      </w:pPr>
      <w:ins w:id="3155" w:author="David Sant" w:date="2025-11-27T21:39:00Z" w16du:dateUtc="2025-11-27T21:39:00Z">
        <w:r>
          <w:t>Each progress report shall include:</w:t>
        </w:r>
      </w:ins>
    </w:p>
    <w:p w14:paraId="079E40E2" w14:textId="77777777" w:rsidR="00F731EF" w:rsidRDefault="00F731EF" w:rsidP="00F731EF">
      <w:pPr>
        <w:pStyle w:val="ScheduleUntitledsubclause2"/>
        <w:rPr>
          <w:ins w:id="3156" w:author="David Sant" w:date="2025-11-27T21:39:00Z" w16du:dateUtc="2025-11-27T21:39:00Z"/>
        </w:rPr>
      </w:pPr>
      <w:ins w:id="3157" w:author="David Sant" w:date="2025-11-27T21:39:00Z" w16du:dateUtc="2025-11-27T21:39:00Z">
        <w:r>
          <w:t xml:space="preserve">summary of work completed during the reporting </w:t>
        </w:r>
        <w:proofErr w:type="gramStart"/>
        <w:r>
          <w:t>period;</w:t>
        </w:r>
        <w:proofErr w:type="gramEnd"/>
      </w:ins>
    </w:p>
    <w:p w14:paraId="5D2BDE3D" w14:textId="77777777" w:rsidR="00F731EF" w:rsidRDefault="00F731EF" w:rsidP="00F731EF">
      <w:pPr>
        <w:pStyle w:val="ScheduleUntitledsubclause2"/>
        <w:rPr>
          <w:ins w:id="3158" w:author="David Sant" w:date="2025-11-27T21:39:00Z" w16du:dateUtc="2025-11-27T21:39:00Z"/>
        </w:rPr>
      </w:pPr>
      <w:ins w:id="3159" w:author="David Sant" w:date="2025-11-27T21:39:00Z" w16du:dateUtc="2025-11-27T21:39:00Z">
        <w:r>
          <w:t xml:space="preserve">progress against milestones and </w:t>
        </w:r>
        <w:proofErr w:type="gramStart"/>
        <w:r>
          <w:t>deliverables;</w:t>
        </w:r>
        <w:proofErr w:type="gramEnd"/>
      </w:ins>
    </w:p>
    <w:p w14:paraId="76F9B694" w14:textId="77777777" w:rsidR="00F731EF" w:rsidRDefault="00F731EF" w:rsidP="00F731EF">
      <w:pPr>
        <w:pStyle w:val="ScheduleUntitledsubclause2"/>
        <w:rPr>
          <w:ins w:id="3160" w:author="David Sant" w:date="2025-11-27T21:39:00Z" w16du:dateUtc="2025-11-27T21:39:00Z"/>
        </w:rPr>
      </w:pPr>
      <w:ins w:id="3161" w:author="David Sant" w:date="2025-11-27T21:39:00Z" w16du:dateUtc="2025-11-27T21:39:00Z">
        <w:r>
          <w:t xml:space="preserve">key technical findings and </w:t>
        </w:r>
        <w:proofErr w:type="gramStart"/>
        <w:r>
          <w:t>outcomes;</w:t>
        </w:r>
        <w:proofErr w:type="gramEnd"/>
      </w:ins>
    </w:p>
    <w:p w14:paraId="64DE4599" w14:textId="77777777" w:rsidR="00F731EF" w:rsidRDefault="00F731EF" w:rsidP="00F731EF">
      <w:pPr>
        <w:pStyle w:val="ScheduleUntitledsubclause2"/>
        <w:rPr>
          <w:ins w:id="3162" w:author="David Sant" w:date="2025-11-27T21:39:00Z" w16du:dateUtc="2025-11-27T21:39:00Z"/>
        </w:rPr>
      </w:pPr>
      <w:ins w:id="3163" w:author="David Sant" w:date="2025-11-27T21:39:00Z" w16du:dateUtc="2025-11-27T21:39:00Z">
        <w:r>
          <w:t xml:space="preserve">actual costs incurred and comparison to </w:t>
        </w:r>
        <w:proofErr w:type="gramStart"/>
        <w:r>
          <w:t>budget;</w:t>
        </w:r>
        <w:proofErr w:type="gramEnd"/>
      </w:ins>
    </w:p>
    <w:p w14:paraId="3E20E5E9" w14:textId="77777777" w:rsidR="00F731EF" w:rsidRDefault="00F731EF" w:rsidP="00F731EF">
      <w:pPr>
        <w:pStyle w:val="ScheduleUntitledsubclause2"/>
        <w:rPr>
          <w:ins w:id="3164" w:author="David Sant" w:date="2025-11-27T21:39:00Z" w16du:dateUtc="2025-11-27T21:39:00Z"/>
        </w:rPr>
      </w:pPr>
      <w:ins w:id="3165" w:author="David Sant" w:date="2025-11-27T21:39:00Z" w16du:dateUtc="2025-11-27T21:39:00Z">
        <w:r>
          <w:t xml:space="preserve">forecast of costs to </w:t>
        </w:r>
        <w:proofErr w:type="gramStart"/>
        <w:r>
          <w:t>completion;</w:t>
        </w:r>
        <w:proofErr w:type="gramEnd"/>
      </w:ins>
    </w:p>
    <w:p w14:paraId="0F20E1A2" w14:textId="426ED4E4" w:rsidR="00F731EF" w:rsidRDefault="00F731EF" w:rsidP="00F731EF">
      <w:pPr>
        <w:pStyle w:val="ScheduleUntitledsubclause2"/>
        <w:rPr>
          <w:ins w:id="3166" w:author="David Sant" w:date="2025-11-27T21:39:00Z" w16du:dateUtc="2025-11-27T21:39:00Z"/>
        </w:rPr>
      </w:pPr>
      <w:ins w:id="3167" w:author="David Sant" w:date="2025-11-27T21:39:00Z" w16du:dateUtc="2025-11-27T21:39:00Z">
        <w:r>
          <w:t>identification of risks, issues</w:t>
        </w:r>
        <w:r w:rsidR="00AD1C9B">
          <w:t xml:space="preserve"> and</w:t>
        </w:r>
        <w:r>
          <w:t xml:space="preserve"> </w:t>
        </w:r>
        <w:proofErr w:type="gramStart"/>
        <w:r>
          <w:t>dependencies;</w:t>
        </w:r>
        <w:proofErr w:type="gramEnd"/>
      </w:ins>
    </w:p>
    <w:p w14:paraId="7B7CA9FD" w14:textId="77777777" w:rsidR="00F731EF" w:rsidRDefault="00F731EF" w:rsidP="00F731EF">
      <w:pPr>
        <w:pStyle w:val="ScheduleUntitledsubclause2"/>
        <w:rPr>
          <w:ins w:id="3168" w:author="David Sant" w:date="2025-11-27T21:39:00Z" w16du:dateUtc="2025-11-27T21:39:00Z"/>
        </w:rPr>
      </w:pPr>
      <w:ins w:id="3169" w:author="David Sant" w:date="2025-11-27T21:39:00Z" w16du:dateUtc="2025-11-27T21:39:00Z">
        <w:r>
          <w:t>planned activities for the next reporting period; and</w:t>
        </w:r>
      </w:ins>
    </w:p>
    <w:p w14:paraId="78923A34" w14:textId="020209E0" w:rsidR="00F731EF" w:rsidRDefault="00F731EF" w:rsidP="00F731EF">
      <w:pPr>
        <w:pStyle w:val="ScheduleUntitledsubclause2"/>
        <w:rPr>
          <w:ins w:id="3170" w:author="David Sant" w:date="2025-11-27T21:39:00Z" w16du:dateUtc="2025-11-27T21:39:00Z"/>
        </w:rPr>
      </w:pPr>
      <w:ins w:id="3171" w:author="David Sant" w:date="2025-11-27T21:39:00Z" w16du:dateUtc="2025-11-27T21:39:00Z">
        <w:r>
          <w:t xml:space="preserve">any matters requiring </w:t>
        </w:r>
        <w:r w:rsidR="00577940">
          <w:t>Norton</w:t>
        </w:r>
        <w:r>
          <w:t xml:space="preserve"> decision or input.</w:t>
        </w:r>
      </w:ins>
    </w:p>
    <w:p w14:paraId="1CCFE14B" w14:textId="41409DED" w:rsidR="00F731EF" w:rsidRDefault="00F731EF" w:rsidP="00F731EF">
      <w:pPr>
        <w:pStyle w:val="ScheduleUntitledsubclause1"/>
        <w:rPr>
          <w:ins w:id="3172" w:author="David Sant" w:date="2025-11-27T21:39:00Z" w16du:dateUtc="2025-11-27T21:39:00Z"/>
        </w:rPr>
      </w:pPr>
      <w:ins w:id="3173" w:author="David Sant" w:date="2025-11-27T21:39:00Z" w16du:dateUtc="2025-11-27T21:39:00Z">
        <w:r>
          <w:lastRenderedPageBreak/>
          <w:t xml:space="preserve">The Supplier shall immediately notify </w:t>
        </w:r>
      </w:ins>
      <w:ins w:id="3174" w:author="David Sant" w:date="2025-11-27T21:54:00Z" w16du:dateUtc="2025-11-27T21:54:00Z">
        <w:r w:rsidR="009B649C">
          <w:t>Norton</w:t>
        </w:r>
      </w:ins>
      <w:ins w:id="3175" w:author="David Sant" w:date="2025-11-27T21:39:00Z" w16du:dateUtc="2025-11-27T21:39:00Z">
        <w:r>
          <w:t xml:space="preserve"> in writing of any circumstances that may materially affect the delivery of a Work Package, including any anticipated delay, cost overrun, or technical obstacle.</w:t>
        </w:r>
      </w:ins>
    </w:p>
    <w:p w14:paraId="6E02AC39" w14:textId="1AFFB4F4" w:rsidR="00F731EF" w:rsidRDefault="00F731EF" w:rsidP="00F731EF">
      <w:pPr>
        <w:pStyle w:val="ScheduleUntitledsubclause1"/>
        <w:rPr>
          <w:ins w:id="3176" w:author="David Sant" w:date="2025-11-27T21:39:00Z" w16du:dateUtc="2025-11-27T21:39:00Z"/>
        </w:rPr>
      </w:pPr>
      <w:ins w:id="3177" w:author="David Sant" w:date="2025-11-27T21:39:00Z" w16du:dateUtc="2025-11-27T21:39:00Z">
        <w:r>
          <w:t>Upon completion of each Work Package, the Supplier shall prepare a Final Report documenting the work performed, results achieved, deliverables provided</w:t>
        </w:r>
        <w:r w:rsidR="00AD1C9B">
          <w:t xml:space="preserve"> and</w:t>
        </w:r>
        <w:r>
          <w:t xml:space="preserve"> any recommendations for future work.</w:t>
        </w:r>
      </w:ins>
    </w:p>
    <w:p w14:paraId="7795E676" w14:textId="77777777" w:rsidR="00F731EF" w:rsidRDefault="00F731EF" w:rsidP="00F731EF">
      <w:pPr>
        <w:pStyle w:val="ScheduleTitleClause"/>
        <w:rPr>
          <w:ins w:id="3178" w:author="David Sant" w:date="2025-11-27T21:39:00Z" w16du:dateUtc="2025-11-27T21:39:00Z"/>
        </w:rPr>
      </w:pPr>
      <w:ins w:id="3179" w:author="David Sant" w:date="2025-11-27T21:39:00Z" w16du:dateUtc="2025-11-27T21:39:00Z">
        <w:r>
          <w:t>Acceptance Criteria and Process</w:t>
        </w:r>
      </w:ins>
    </w:p>
    <w:p w14:paraId="4CB74277" w14:textId="77777777" w:rsidR="00F731EF" w:rsidRDefault="00F731EF" w:rsidP="00F731EF">
      <w:pPr>
        <w:pStyle w:val="ScheduleUntitledsubclause1"/>
        <w:rPr>
          <w:ins w:id="3180" w:author="David Sant" w:date="2025-11-27T21:39:00Z" w16du:dateUtc="2025-11-27T21:39:00Z"/>
        </w:rPr>
      </w:pPr>
      <w:ins w:id="3181" w:author="David Sant" w:date="2025-11-27T21:39:00Z" w16du:dateUtc="2025-11-27T21:39:00Z">
        <w:r>
          <w:t>The parties shall work together to agree specific acceptance criteria for each Work Package before work commences. The acceptance criteria shall be documented in the Work Package agreement.</w:t>
        </w:r>
      </w:ins>
    </w:p>
    <w:p w14:paraId="2D7DA3FA" w14:textId="77777777" w:rsidR="00F731EF" w:rsidRDefault="00F731EF" w:rsidP="00F731EF">
      <w:pPr>
        <w:pStyle w:val="ScheduleUntitledsubclause1"/>
        <w:rPr>
          <w:ins w:id="3182" w:author="David Sant" w:date="2025-11-27T21:39:00Z" w16du:dateUtc="2025-11-27T21:39:00Z"/>
        </w:rPr>
      </w:pPr>
      <w:ins w:id="3183" w:author="David Sant" w:date="2025-11-27T21:39:00Z" w16du:dateUtc="2025-11-27T21:39:00Z">
        <w:r>
          <w:t>Acceptance criteria shall be appropriate to the nature of the work and may include:</w:t>
        </w:r>
      </w:ins>
    </w:p>
    <w:p w14:paraId="48087201" w14:textId="77777777" w:rsidR="00F731EF" w:rsidRDefault="00F731EF" w:rsidP="00F731EF">
      <w:pPr>
        <w:pStyle w:val="ScheduleUntitledsubclause2"/>
        <w:rPr>
          <w:ins w:id="3184" w:author="David Sant" w:date="2025-11-27T21:39:00Z" w16du:dateUtc="2025-11-27T21:39:00Z"/>
        </w:rPr>
      </w:pPr>
      <w:ins w:id="3185" w:author="David Sant" w:date="2025-11-27T21:39:00Z" w16du:dateUtc="2025-11-27T21:39:00Z">
        <w:r>
          <w:t xml:space="preserve">technical performance specifications and </w:t>
        </w:r>
        <w:proofErr w:type="gramStart"/>
        <w:r>
          <w:t>tolerances;</w:t>
        </w:r>
        <w:proofErr w:type="gramEnd"/>
      </w:ins>
    </w:p>
    <w:p w14:paraId="070A7572" w14:textId="77777777" w:rsidR="00F731EF" w:rsidRDefault="00F731EF" w:rsidP="00F731EF">
      <w:pPr>
        <w:pStyle w:val="ScheduleUntitledsubclause2"/>
        <w:rPr>
          <w:ins w:id="3186" w:author="David Sant" w:date="2025-11-27T21:39:00Z" w16du:dateUtc="2025-11-27T21:39:00Z"/>
        </w:rPr>
      </w:pPr>
      <w:ins w:id="3187" w:author="David Sant" w:date="2025-11-27T21:39:00Z" w16du:dateUtc="2025-11-27T21:39:00Z">
        <w:r>
          <w:t xml:space="preserve">testing and validation </w:t>
        </w:r>
        <w:proofErr w:type="gramStart"/>
        <w:r>
          <w:t>requirements;</w:t>
        </w:r>
        <w:proofErr w:type="gramEnd"/>
      </w:ins>
    </w:p>
    <w:p w14:paraId="37484B2A" w14:textId="77777777" w:rsidR="00F731EF" w:rsidRDefault="00F731EF" w:rsidP="00F731EF">
      <w:pPr>
        <w:pStyle w:val="ScheduleUntitledsubclause2"/>
        <w:rPr>
          <w:ins w:id="3188" w:author="David Sant" w:date="2025-11-27T21:39:00Z" w16du:dateUtc="2025-11-27T21:39:00Z"/>
        </w:rPr>
      </w:pPr>
      <w:ins w:id="3189" w:author="David Sant" w:date="2025-11-27T21:39:00Z" w16du:dateUtc="2025-11-27T21:39:00Z">
        <w:r>
          <w:t xml:space="preserve">documentation and reporting </w:t>
        </w:r>
        <w:proofErr w:type="gramStart"/>
        <w:r>
          <w:t>standards;</w:t>
        </w:r>
        <w:proofErr w:type="gramEnd"/>
      </w:ins>
    </w:p>
    <w:p w14:paraId="6B785F4D" w14:textId="77777777" w:rsidR="00F731EF" w:rsidRDefault="00F731EF" w:rsidP="00F731EF">
      <w:pPr>
        <w:pStyle w:val="ScheduleUntitledsubclause2"/>
        <w:rPr>
          <w:ins w:id="3190" w:author="David Sant" w:date="2025-11-27T21:39:00Z" w16du:dateUtc="2025-11-27T21:39:00Z"/>
        </w:rPr>
      </w:pPr>
      <w:ins w:id="3191" w:author="David Sant" w:date="2025-11-27T21:39:00Z" w16du:dateUtc="2025-11-27T21:39:00Z">
        <w:r>
          <w:t xml:space="preserve">quality standards and inspection </w:t>
        </w:r>
        <w:proofErr w:type="gramStart"/>
        <w:r>
          <w:t>procedures;</w:t>
        </w:r>
        <w:proofErr w:type="gramEnd"/>
      </w:ins>
    </w:p>
    <w:p w14:paraId="03ECED09" w14:textId="77777777" w:rsidR="00F731EF" w:rsidRDefault="00F731EF" w:rsidP="00F731EF">
      <w:pPr>
        <w:pStyle w:val="ScheduleUntitledsubclause2"/>
        <w:rPr>
          <w:ins w:id="3192" w:author="David Sant" w:date="2025-11-27T21:39:00Z" w16du:dateUtc="2025-11-27T21:39:00Z"/>
        </w:rPr>
      </w:pPr>
      <w:ins w:id="3193" w:author="David Sant" w:date="2025-11-27T21:39:00Z" w16du:dateUtc="2025-11-27T21:39:00Z">
        <w:r>
          <w:t>completion of specific deliverables; and</w:t>
        </w:r>
      </w:ins>
    </w:p>
    <w:p w14:paraId="334E20A7" w14:textId="77777777" w:rsidR="00F731EF" w:rsidRDefault="00F731EF" w:rsidP="00F731EF">
      <w:pPr>
        <w:pStyle w:val="ScheduleUntitledsubclause2"/>
        <w:rPr>
          <w:ins w:id="3194" w:author="David Sant" w:date="2025-11-27T21:39:00Z" w16du:dateUtc="2025-11-27T21:39:00Z"/>
        </w:rPr>
      </w:pPr>
      <w:ins w:id="3195" w:author="David Sant" w:date="2025-11-27T21:39:00Z" w16du:dateUtc="2025-11-27T21:39:00Z">
        <w:r>
          <w:t>achievement of Project Objectives.</w:t>
        </w:r>
      </w:ins>
    </w:p>
    <w:p w14:paraId="57476ADA" w14:textId="4DF86FDD" w:rsidR="00F731EF" w:rsidRDefault="00F731EF" w:rsidP="00F731EF">
      <w:pPr>
        <w:pStyle w:val="ScheduleUntitledsubclause1"/>
        <w:rPr>
          <w:ins w:id="3196" w:author="David Sant" w:date="2025-11-27T21:39:00Z" w16du:dateUtc="2025-11-27T21:39:00Z"/>
        </w:rPr>
      </w:pPr>
      <w:ins w:id="3197" w:author="David Sant" w:date="2025-11-27T21:39:00Z" w16du:dateUtc="2025-11-27T21:39:00Z">
        <w:r>
          <w:t xml:space="preserve">When the Supplier believes a Work Package (or milestone within a Work Package) meets the acceptance criteria, it shall notify </w:t>
        </w:r>
      </w:ins>
      <w:ins w:id="3198" w:author="David Sant" w:date="2025-11-27T21:54:00Z" w16du:dateUtc="2025-11-27T21:54:00Z">
        <w:r w:rsidR="009B649C">
          <w:t>Norton</w:t>
        </w:r>
      </w:ins>
      <w:ins w:id="3199" w:author="David Sant" w:date="2025-11-27T21:39:00Z" w16du:dateUtc="2025-11-27T21:39:00Z">
        <w:r>
          <w:t xml:space="preserve"> in writing and provide evidence of compliance with the acceptance criteria.</w:t>
        </w:r>
      </w:ins>
    </w:p>
    <w:p w14:paraId="69DB1245" w14:textId="79D7A4FC" w:rsidR="00F731EF" w:rsidRDefault="009B649C" w:rsidP="00F731EF">
      <w:pPr>
        <w:pStyle w:val="ScheduleUntitledsubclause1"/>
        <w:rPr>
          <w:ins w:id="3200" w:author="David Sant" w:date="2025-11-27T21:39:00Z" w16du:dateUtc="2025-11-27T21:39:00Z"/>
        </w:rPr>
      </w:pPr>
      <w:ins w:id="3201" w:author="David Sant" w:date="2025-11-27T21:54:00Z" w16du:dateUtc="2025-11-27T21:54:00Z">
        <w:r>
          <w:t>Norton</w:t>
        </w:r>
      </w:ins>
      <w:ins w:id="3202" w:author="David Sant" w:date="2025-11-27T21:39:00Z" w16du:dateUtc="2025-11-27T21:39:00Z">
        <w:r w:rsidR="00F731EF">
          <w:t xml:space="preserve"> shall, within the period specified in the Work Package agreement, review the work and either accept it, accept it subject to minor remedial work, or reject it with detailed reasons.</w:t>
        </w:r>
      </w:ins>
    </w:p>
    <w:p w14:paraId="1458E28C" w14:textId="1040A6B0" w:rsidR="00F731EF" w:rsidRDefault="00F731EF" w:rsidP="00F731EF">
      <w:pPr>
        <w:pStyle w:val="ScheduleUntitledsubclause1"/>
        <w:rPr>
          <w:ins w:id="3203" w:author="David Sant" w:date="2025-11-27T21:39:00Z" w16du:dateUtc="2025-11-27T21:39:00Z"/>
        </w:rPr>
      </w:pPr>
      <w:ins w:id="3204" w:author="David Sant" w:date="2025-11-27T21:39:00Z" w16du:dateUtc="2025-11-27T21:39:00Z">
        <w:r>
          <w:t xml:space="preserve">If work is rejected, the parties shall work together in good faith to agree what remedial work is required. The Supplier shall carry out agreed remedial work at no additional cost to </w:t>
        </w:r>
      </w:ins>
      <w:ins w:id="3205" w:author="David Sant" w:date="2025-11-27T21:54:00Z" w16du:dateUtc="2025-11-27T21:54:00Z">
        <w:r w:rsidR="009B649C">
          <w:t>Norton</w:t>
        </w:r>
      </w:ins>
      <w:ins w:id="3206" w:author="David Sant" w:date="2025-11-27T21:39:00Z" w16du:dateUtc="2025-11-27T21:39:00Z">
        <w:r>
          <w:t xml:space="preserve"> unless the rejection resulted from a change in requirements not previously communicated to the Supplier.</w:t>
        </w:r>
      </w:ins>
    </w:p>
    <w:p w14:paraId="30F7C38A" w14:textId="77777777" w:rsidR="00F731EF" w:rsidRDefault="00F731EF" w:rsidP="00F731EF">
      <w:pPr>
        <w:pStyle w:val="ScheduleUntitledsubclause1"/>
        <w:rPr>
          <w:ins w:id="3207" w:author="David Sant" w:date="2025-11-27T21:39:00Z" w16du:dateUtc="2025-11-27T21:39:00Z"/>
        </w:rPr>
      </w:pPr>
      <w:ins w:id="3208" w:author="David Sant" w:date="2025-11-27T21:39:00Z" w16du:dateUtc="2025-11-27T21:39:00Z">
        <w:r>
          <w:t>Given the nature of research and development work, the parties acknowledge that outcomes may vary from initial expectations. Where work has been performed in accordance with agreed methodologies and standards but does not achieve the desired technical outcome, this shall not constitute a failure to meet acceptance criteria, provided the Supplier has used reasonable skill and care.</w:t>
        </w:r>
      </w:ins>
    </w:p>
    <w:p w14:paraId="2C156531" w14:textId="77777777" w:rsidR="00F731EF" w:rsidRDefault="00F731EF" w:rsidP="00F731EF">
      <w:pPr>
        <w:pStyle w:val="ScheduleTitleClause"/>
        <w:rPr>
          <w:ins w:id="3209" w:author="David Sant" w:date="2025-11-27T21:39:00Z" w16du:dateUtc="2025-11-27T21:39:00Z"/>
        </w:rPr>
      </w:pPr>
      <w:ins w:id="3210" w:author="David Sant" w:date="2025-11-27T21:39:00Z" w16du:dateUtc="2025-11-27T21:39:00Z">
        <w:r>
          <w:lastRenderedPageBreak/>
          <w:t>Work Package Disputes</w:t>
        </w:r>
      </w:ins>
    </w:p>
    <w:p w14:paraId="4BD7DD65" w14:textId="77777777" w:rsidR="00F731EF" w:rsidRDefault="00F731EF" w:rsidP="00F731EF">
      <w:pPr>
        <w:pStyle w:val="ScheduleUntitledsubclause1"/>
        <w:rPr>
          <w:ins w:id="3211" w:author="David Sant" w:date="2025-11-27T21:39:00Z" w16du:dateUtc="2025-11-27T21:39:00Z"/>
        </w:rPr>
      </w:pPr>
      <w:ins w:id="3212" w:author="David Sant" w:date="2025-11-27T21:39:00Z" w16du:dateUtc="2025-11-27T21:39:00Z">
        <w:r>
          <w:t>If a dispute arises in relation to any Work Package (including disputes about scope, acceptance, technical approach, or costs), either party may refer the matter to the other party's Contract Manager for resolution.</w:t>
        </w:r>
      </w:ins>
    </w:p>
    <w:p w14:paraId="3355484E" w14:textId="77777777" w:rsidR="00F731EF" w:rsidRDefault="00F731EF" w:rsidP="00F731EF">
      <w:pPr>
        <w:pStyle w:val="ScheduleUntitledsubclause1"/>
        <w:rPr>
          <w:ins w:id="3213" w:author="David Sant" w:date="2025-11-27T21:39:00Z" w16du:dateUtc="2025-11-27T21:39:00Z"/>
        </w:rPr>
      </w:pPr>
      <w:ins w:id="3214" w:author="David Sant" w:date="2025-11-27T21:39:00Z" w16du:dateUtc="2025-11-27T21:39:00Z">
        <w:r>
          <w:t>The Contract Managers shall meet (in person or remotely) within 5 Business Days of the dispute being raised and shall use reasonable endeavours to resolve the dispute through good faith negotiation.</w:t>
        </w:r>
      </w:ins>
    </w:p>
    <w:p w14:paraId="69C39F4A" w14:textId="77777777" w:rsidR="00F731EF" w:rsidRDefault="00F731EF" w:rsidP="00F731EF">
      <w:pPr>
        <w:pStyle w:val="ScheduleUntitledsubclause1"/>
        <w:rPr>
          <w:ins w:id="3215" w:author="David Sant" w:date="2025-11-27T21:39:00Z" w16du:dateUtc="2025-11-27T21:39:00Z"/>
        </w:rPr>
      </w:pPr>
      <w:ins w:id="3216" w:author="David Sant" w:date="2025-11-27T21:39:00Z" w16du:dateUtc="2025-11-27T21:39:00Z">
        <w:r>
          <w:t>If the Contract Managers cannot resolve the dispute within 10 Business Days, either party may escalate the matter to senior management in accordance with clause 34 of this agreement.</w:t>
        </w:r>
      </w:ins>
    </w:p>
    <w:p w14:paraId="10C2DA9D" w14:textId="77777777" w:rsidR="00F731EF" w:rsidRDefault="00F731EF" w:rsidP="00F731EF">
      <w:pPr>
        <w:pStyle w:val="ScheduleUntitledsubclause1"/>
        <w:rPr>
          <w:ins w:id="3217" w:author="David Sant" w:date="2025-11-27T21:39:00Z" w16du:dateUtc="2025-11-27T21:39:00Z"/>
        </w:rPr>
      </w:pPr>
      <w:ins w:id="3218" w:author="David Sant" w:date="2025-11-27T21:39:00Z" w16du:dateUtc="2025-11-27T21:39:00Z">
        <w:r>
          <w:t>Where a dispute relates to technical matters, the parties may agree to appoint an independent technical expert to provide a non-binding opinion on the matter in dispute. The costs of any such expert shall be shared equally unless the parties agree otherwise.</w:t>
        </w:r>
      </w:ins>
    </w:p>
    <w:p w14:paraId="1E496EC3" w14:textId="18C935F0" w:rsidR="00F731EF" w:rsidRDefault="00F731EF" w:rsidP="00F731EF">
      <w:pPr>
        <w:pStyle w:val="ScheduleUntitledsubclause1"/>
        <w:rPr>
          <w:ins w:id="3219" w:author="David Sant" w:date="2025-11-27T21:39:00Z" w16du:dateUtc="2025-11-27T21:39:00Z"/>
        </w:rPr>
      </w:pPr>
      <w:ins w:id="3220" w:author="David Sant" w:date="2025-11-27T21:39:00Z" w16du:dateUtc="2025-11-27T21:39:00Z">
        <w:r>
          <w:t xml:space="preserve">Unless otherwise agreed or directed by </w:t>
        </w:r>
      </w:ins>
      <w:ins w:id="3221" w:author="David Sant" w:date="2025-11-27T21:54:00Z" w16du:dateUtc="2025-11-27T21:54:00Z">
        <w:r w:rsidR="009B649C">
          <w:t>Norton</w:t>
        </w:r>
      </w:ins>
      <w:ins w:id="3222" w:author="David Sant" w:date="2025-11-27T21:39:00Z" w16du:dateUtc="2025-11-27T21:39:00Z">
        <w:r>
          <w:t xml:space="preserve">, the Supplier shall continue to perform the Services during any dispute resolution process, provided </w:t>
        </w:r>
      </w:ins>
      <w:ins w:id="3223" w:author="David Sant" w:date="2025-11-27T21:54:00Z" w16du:dateUtc="2025-11-27T21:54:00Z">
        <w:r w:rsidR="009B649C">
          <w:t>Norton</w:t>
        </w:r>
      </w:ins>
      <w:ins w:id="3224" w:author="David Sant" w:date="2025-11-27T21:39:00Z" w16du:dateUtc="2025-11-27T21:39:00Z">
        <w:r>
          <w:t xml:space="preserve"> continues to pay undisputed amounts in accordance with this agreement.</w:t>
        </w:r>
      </w:ins>
    </w:p>
    <w:p w14:paraId="022AEB63" w14:textId="77777777" w:rsidR="00F731EF" w:rsidRDefault="00F731EF" w:rsidP="00F731EF">
      <w:pPr>
        <w:pStyle w:val="ScheduleUntitledsubclause1"/>
        <w:rPr>
          <w:ins w:id="3225" w:author="David Sant" w:date="2025-11-27T21:39:00Z" w16du:dateUtc="2025-11-27T21:39:00Z"/>
        </w:rPr>
      </w:pPr>
      <w:ins w:id="3226" w:author="David Sant" w:date="2025-11-27T21:39:00Z" w16du:dateUtc="2025-11-27T21:39:00Z">
        <w:r>
          <w:t>Nothing in this Schedule limits the parties' rights under the dispute resolution provisions in clause 34 or any other provision of this agreement.</w:t>
        </w:r>
      </w:ins>
    </w:p>
    <w:p w14:paraId="4394DF73" w14:textId="77777777" w:rsidR="00F731EF" w:rsidRDefault="00F731EF" w:rsidP="00F731EF">
      <w:pPr>
        <w:pStyle w:val="ScheduleUntitledsubclause1"/>
        <w:rPr>
          <w:ins w:id="3227" w:author="David Sant" w:date="2025-11-27T21:39:00Z" w16du:dateUtc="2025-11-27T21:39:00Z"/>
        </w:rPr>
      </w:pPr>
      <w:ins w:id="3228" w:author="David Sant" w:date="2025-11-27T21:39:00Z" w16du:dateUtc="2025-11-27T21:39:00Z">
        <w:r>
          <w:t>Roles and Responsibilities</w:t>
        </w:r>
      </w:ins>
    </w:p>
    <w:p w14:paraId="414D183F" w14:textId="77777777" w:rsidR="00F731EF" w:rsidRDefault="00F731EF" w:rsidP="00F731EF">
      <w:pPr>
        <w:pStyle w:val="ScheduleTitleClause"/>
        <w:rPr>
          <w:ins w:id="3229" w:author="David Sant" w:date="2025-11-27T21:39:00Z" w16du:dateUtc="2025-11-27T21:39:00Z"/>
        </w:rPr>
      </w:pPr>
      <w:ins w:id="3230" w:author="David Sant" w:date="2025-11-27T21:39:00Z" w16du:dateUtc="2025-11-27T21:39:00Z">
        <w:r>
          <w:t>Contract Manager Responsibilities</w:t>
        </w:r>
      </w:ins>
    </w:p>
    <w:p w14:paraId="45A7EEB8" w14:textId="77777777" w:rsidR="00F731EF" w:rsidRDefault="00F731EF" w:rsidP="00F731EF">
      <w:pPr>
        <w:pStyle w:val="ScheduleUntitledsubclause1"/>
        <w:rPr>
          <w:ins w:id="3231" w:author="David Sant" w:date="2025-11-27T21:39:00Z" w16du:dateUtc="2025-11-27T21:39:00Z"/>
        </w:rPr>
      </w:pPr>
      <w:ins w:id="3232" w:author="David Sant" w:date="2025-11-27T21:39:00Z" w16du:dateUtc="2025-11-27T21:39:00Z">
        <w:r>
          <w:t>Each party's Contract Manager shall have the following responsibilities in relation to Work Packages:</w:t>
        </w:r>
      </w:ins>
    </w:p>
    <w:p w14:paraId="567DEDC5" w14:textId="77777777" w:rsidR="00F731EF" w:rsidRDefault="00F731EF" w:rsidP="00F731EF">
      <w:pPr>
        <w:pStyle w:val="ScheduleUntitledsubclause2"/>
        <w:rPr>
          <w:ins w:id="3233" w:author="David Sant" w:date="2025-11-27T21:39:00Z" w16du:dateUtc="2025-11-27T21:39:00Z"/>
        </w:rPr>
      </w:pPr>
      <w:ins w:id="3234" w:author="David Sant" w:date="2025-11-27T21:39:00Z" w16du:dateUtc="2025-11-27T21:39:00Z">
        <w:r>
          <w:t xml:space="preserve">day-to-day oversight and coordination of Work Package </w:t>
        </w:r>
        <w:proofErr w:type="gramStart"/>
        <w:r>
          <w:t>delivery;</w:t>
        </w:r>
        <w:proofErr w:type="gramEnd"/>
      </w:ins>
    </w:p>
    <w:p w14:paraId="3817921B" w14:textId="77777777" w:rsidR="00F731EF" w:rsidRDefault="00F731EF" w:rsidP="00F731EF">
      <w:pPr>
        <w:pStyle w:val="ScheduleUntitledsubclause2"/>
        <w:rPr>
          <w:ins w:id="3235" w:author="David Sant" w:date="2025-11-27T21:39:00Z" w16du:dateUtc="2025-11-27T21:39:00Z"/>
        </w:rPr>
      </w:pPr>
      <w:ins w:id="3236" w:author="David Sant" w:date="2025-11-27T21:39:00Z" w16du:dateUtc="2025-11-27T21:39:00Z">
        <w:r>
          <w:t xml:space="preserve">negotiating and agreeing Work Package terms and </w:t>
        </w:r>
        <w:proofErr w:type="gramStart"/>
        <w:r>
          <w:t>changes;</w:t>
        </w:r>
        <w:proofErr w:type="gramEnd"/>
      </w:ins>
    </w:p>
    <w:p w14:paraId="7B4CF317" w14:textId="15DC345D" w:rsidR="00F731EF" w:rsidRDefault="00F731EF" w:rsidP="00F731EF">
      <w:pPr>
        <w:pStyle w:val="ScheduleUntitledsubclause2"/>
        <w:rPr>
          <w:ins w:id="3237" w:author="David Sant" w:date="2025-11-27T21:39:00Z" w16du:dateUtc="2025-11-27T21:39:00Z"/>
        </w:rPr>
      </w:pPr>
      <w:ins w:id="3238" w:author="David Sant" w:date="2025-11-27T21:39:00Z" w16du:dateUtc="2025-11-27T21:39:00Z">
        <w:r>
          <w:t>monitoring progress, budget</w:t>
        </w:r>
        <w:r w:rsidR="00AD1C9B">
          <w:t xml:space="preserve"> and</w:t>
        </w:r>
        <w:r>
          <w:t xml:space="preserve"> </w:t>
        </w:r>
        <w:proofErr w:type="gramStart"/>
        <w:r>
          <w:t>risks;</w:t>
        </w:r>
        <w:proofErr w:type="gramEnd"/>
      </w:ins>
    </w:p>
    <w:p w14:paraId="5216BF07" w14:textId="77777777" w:rsidR="00F731EF" w:rsidRDefault="00F731EF" w:rsidP="00F731EF">
      <w:pPr>
        <w:pStyle w:val="ScheduleUntitledsubclause2"/>
        <w:rPr>
          <w:ins w:id="3239" w:author="David Sant" w:date="2025-11-27T21:39:00Z" w16du:dateUtc="2025-11-27T21:39:00Z"/>
        </w:rPr>
      </w:pPr>
      <w:ins w:id="3240" w:author="David Sant" w:date="2025-11-27T21:39:00Z" w16du:dateUtc="2025-11-27T21:39:00Z">
        <w:r>
          <w:t xml:space="preserve">facilitating communication between the </w:t>
        </w:r>
        <w:proofErr w:type="gramStart"/>
        <w:r>
          <w:t>parties;</w:t>
        </w:r>
        <w:proofErr w:type="gramEnd"/>
      </w:ins>
    </w:p>
    <w:p w14:paraId="4DAB4B2E" w14:textId="77777777" w:rsidR="00F731EF" w:rsidRDefault="00F731EF" w:rsidP="00F731EF">
      <w:pPr>
        <w:pStyle w:val="ScheduleUntitledsubclause2"/>
        <w:rPr>
          <w:ins w:id="3241" w:author="David Sant" w:date="2025-11-27T21:39:00Z" w16du:dateUtc="2025-11-27T21:39:00Z"/>
        </w:rPr>
      </w:pPr>
      <w:ins w:id="3242" w:author="David Sant" w:date="2025-11-27T21:39:00Z" w16du:dateUtc="2025-11-27T21:39:00Z">
        <w:r>
          <w:t xml:space="preserve">resolving operational issues and escalating matters as </w:t>
        </w:r>
        <w:proofErr w:type="gramStart"/>
        <w:r>
          <w:t>appropriate;</w:t>
        </w:r>
        <w:proofErr w:type="gramEnd"/>
      </w:ins>
    </w:p>
    <w:p w14:paraId="3F70032C" w14:textId="77777777" w:rsidR="00F731EF" w:rsidRDefault="00F731EF" w:rsidP="00F731EF">
      <w:pPr>
        <w:pStyle w:val="ScheduleUntitledsubclause2"/>
        <w:rPr>
          <w:ins w:id="3243" w:author="David Sant" w:date="2025-11-27T21:39:00Z" w16du:dateUtc="2025-11-27T21:39:00Z"/>
        </w:rPr>
      </w:pPr>
      <w:ins w:id="3244" w:author="David Sant" w:date="2025-11-27T21:39:00Z" w16du:dateUtc="2025-11-27T21:39:00Z">
        <w:r>
          <w:t>reviewing and approving progress reports; and</w:t>
        </w:r>
      </w:ins>
    </w:p>
    <w:p w14:paraId="47367232" w14:textId="77777777" w:rsidR="00F731EF" w:rsidRDefault="00F731EF" w:rsidP="00F731EF">
      <w:pPr>
        <w:pStyle w:val="ScheduleUntitledsubclause2"/>
        <w:rPr>
          <w:ins w:id="3245" w:author="David Sant" w:date="2025-11-27T21:39:00Z" w16du:dateUtc="2025-11-27T21:39:00Z"/>
        </w:rPr>
      </w:pPr>
      <w:ins w:id="3246" w:author="David Sant" w:date="2025-11-27T21:39:00Z" w16du:dateUtc="2025-11-27T21:39:00Z">
        <w:r>
          <w:t>ensuring compliance with this agreement and Work Package terms.</w:t>
        </w:r>
      </w:ins>
    </w:p>
    <w:p w14:paraId="0EC7BF62" w14:textId="77777777" w:rsidR="00F731EF" w:rsidRDefault="00F731EF" w:rsidP="00F731EF">
      <w:pPr>
        <w:pStyle w:val="ScheduleTitleClause"/>
        <w:rPr>
          <w:ins w:id="3247" w:author="David Sant" w:date="2025-11-27T21:39:00Z" w16du:dateUtc="2025-11-27T21:39:00Z"/>
        </w:rPr>
      </w:pPr>
      <w:ins w:id="3248" w:author="David Sant" w:date="2025-11-27T21:39:00Z" w16du:dateUtc="2025-11-27T21:39:00Z">
        <w:r>
          <w:lastRenderedPageBreak/>
          <w:t>Technical Lead Responsibilities</w:t>
        </w:r>
      </w:ins>
    </w:p>
    <w:p w14:paraId="2005D690" w14:textId="77777777" w:rsidR="00F731EF" w:rsidRDefault="00F731EF" w:rsidP="00F731EF">
      <w:pPr>
        <w:pStyle w:val="ScheduleUntitledsubclause1"/>
        <w:rPr>
          <w:ins w:id="3249" w:author="David Sant" w:date="2025-11-27T21:39:00Z" w16du:dateUtc="2025-11-27T21:39:00Z"/>
        </w:rPr>
      </w:pPr>
      <w:ins w:id="3250" w:author="David Sant" w:date="2025-11-27T21:39:00Z" w16du:dateUtc="2025-11-27T21:39:00Z">
        <w:r>
          <w:t>Each party may designate a Technical Lead for each Work Package. The Technical Leads shall:</w:t>
        </w:r>
      </w:ins>
    </w:p>
    <w:p w14:paraId="1B05227D" w14:textId="77777777" w:rsidR="00F731EF" w:rsidRDefault="00F731EF" w:rsidP="00F731EF">
      <w:pPr>
        <w:pStyle w:val="ScheduleUntitledsubclause2"/>
        <w:rPr>
          <w:ins w:id="3251" w:author="David Sant" w:date="2025-11-27T21:39:00Z" w16du:dateUtc="2025-11-27T21:39:00Z"/>
        </w:rPr>
      </w:pPr>
      <w:ins w:id="3252" w:author="David Sant" w:date="2025-11-27T21:39:00Z" w16du:dateUtc="2025-11-27T21:39:00Z">
        <w:r>
          <w:t xml:space="preserve">provide technical direction and guidance for the Work </w:t>
        </w:r>
        <w:proofErr w:type="gramStart"/>
        <w:r>
          <w:t>Package;</w:t>
        </w:r>
        <w:proofErr w:type="gramEnd"/>
      </w:ins>
    </w:p>
    <w:p w14:paraId="2F08D686" w14:textId="77777777" w:rsidR="00F731EF" w:rsidRDefault="00F731EF" w:rsidP="00F731EF">
      <w:pPr>
        <w:pStyle w:val="ScheduleUntitledsubclause2"/>
        <w:rPr>
          <w:ins w:id="3253" w:author="David Sant" w:date="2025-11-27T21:39:00Z" w16du:dateUtc="2025-11-27T21:39:00Z"/>
        </w:rPr>
      </w:pPr>
      <w:ins w:id="3254" w:author="David Sant" w:date="2025-11-27T21:39:00Z" w16du:dateUtc="2025-11-27T21:39:00Z">
        <w:r>
          <w:t xml:space="preserve">work together to resolve technical challenges and </w:t>
        </w:r>
        <w:proofErr w:type="gramStart"/>
        <w:r>
          <w:t>issues;</w:t>
        </w:r>
        <w:proofErr w:type="gramEnd"/>
      </w:ins>
    </w:p>
    <w:p w14:paraId="011AA69B" w14:textId="77777777" w:rsidR="00F731EF" w:rsidRDefault="00F731EF" w:rsidP="00F731EF">
      <w:pPr>
        <w:pStyle w:val="ScheduleUntitledsubclause2"/>
        <w:rPr>
          <w:ins w:id="3255" w:author="David Sant" w:date="2025-11-27T21:39:00Z" w16du:dateUtc="2025-11-27T21:39:00Z"/>
        </w:rPr>
      </w:pPr>
      <w:ins w:id="3256" w:author="David Sant" w:date="2025-11-27T21:39:00Z" w16du:dateUtc="2025-11-27T21:39:00Z">
        <w:r>
          <w:t xml:space="preserve">review technical deliverables and provide </w:t>
        </w:r>
        <w:proofErr w:type="gramStart"/>
        <w:r>
          <w:t>feedback;</w:t>
        </w:r>
        <w:proofErr w:type="gramEnd"/>
      </w:ins>
    </w:p>
    <w:p w14:paraId="76762634" w14:textId="77777777" w:rsidR="00F731EF" w:rsidRDefault="00F731EF" w:rsidP="00F731EF">
      <w:pPr>
        <w:pStyle w:val="ScheduleUntitledsubclause2"/>
        <w:rPr>
          <w:ins w:id="3257" w:author="David Sant" w:date="2025-11-27T21:39:00Z" w16du:dateUtc="2025-11-27T21:39:00Z"/>
        </w:rPr>
      </w:pPr>
      <w:ins w:id="3258" w:author="David Sant" w:date="2025-11-27T21:39:00Z" w16du:dateUtc="2025-11-27T21:39:00Z">
        <w:r>
          <w:t xml:space="preserve">assess technical risks and recommend mitigation </w:t>
        </w:r>
        <w:proofErr w:type="gramStart"/>
        <w:r>
          <w:t>strategies;</w:t>
        </w:r>
        <w:proofErr w:type="gramEnd"/>
      </w:ins>
    </w:p>
    <w:p w14:paraId="2DA484F1" w14:textId="77777777" w:rsidR="00F731EF" w:rsidRDefault="00F731EF" w:rsidP="00F731EF">
      <w:pPr>
        <w:pStyle w:val="ScheduleUntitledsubclause2"/>
        <w:rPr>
          <w:ins w:id="3259" w:author="David Sant" w:date="2025-11-27T21:39:00Z" w16du:dateUtc="2025-11-27T21:39:00Z"/>
        </w:rPr>
      </w:pPr>
      <w:ins w:id="3260" w:author="David Sant" w:date="2025-11-27T21:39:00Z" w16du:dateUtc="2025-11-27T21:39:00Z">
        <w:r>
          <w:t xml:space="preserve">ensure technical quality and compliance with </w:t>
        </w:r>
        <w:proofErr w:type="gramStart"/>
        <w:r>
          <w:t>standards;</w:t>
        </w:r>
        <w:proofErr w:type="gramEnd"/>
      </w:ins>
    </w:p>
    <w:p w14:paraId="1B8CCDB9" w14:textId="77777777" w:rsidR="00F731EF" w:rsidRDefault="00F731EF" w:rsidP="00F731EF">
      <w:pPr>
        <w:pStyle w:val="ScheduleUntitledsubclause2"/>
        <w:rPr>
          <w:ins w:id="3261" w:author="David Sant" w:date="2025-11-27T21:39:00Z" w16du:dateUtc="2025-11-27T21:39:00Z"/>
        </w:rPr>
      </w:pPr>
      <w:ins w:id="3262" w:author="David Sant" w:date="2025-11-27T21:39:00Z" w16du:dateUtc="2025-11-27T21:39:00Z">
        <w:r>
          <w:t>facilitate knowledge transfer between the parties' technical teams; and</w:t>
        </w:r>
      </w:ins>
    </w:p>
    <w:p w14:paraId="03BCE038" w14:textId="77777777" w:rsidR="00F731EF" w:rsidRDefault="00F731EF" w:rsidP="00F731EF">
      <w:pPr>
        <w:pStyle w:val="ScheduleUntitledsubclause2"/>
        <w:rPr>
          <w:ins w:id="3263" w:author="David Sant" w:date="2025-11-27T21:39:00Z" w16du:dateUtc="2025-11-27T21:39:00Z"/>
        </w:rPr>
      </w:pPr>
      <w:ins w:id="3264" w:author="David Sant" w:date="2025-11-27T21:39:00Z" w16du:dateUtc="2025-11-27T21:39:00Z">
        <w:r>
          <w:t>advise the Contract Managers on technical matters.</w:t>
        </w:r>
      </w:ins>
    </w:p>
    <w:p w14:paraId="7FF265AF" w14:textId="77777777" w:rsidR="00F731EF" w:rsidRDefault="00F731EF" w:rsidP="00F731EF">
      <w:pPr>
        <w:pStyle w:val="ScheduleTitleClause"/>
        <w:rPr>
          <w:ins w:id="3265" w:author="David Sant" w:date="2025-11-27T21:39:00Z" w16du:dateUtc="2025-11-27T21:39:00Z"/>
        </w:rPr>
      </w:pPr>
      <w:ins w:id="3266" w:author="David Sant" w:date="2025-11-27T21:39:00Z" w16du:dateUtc="2025-11-27T21:39:00Z">
        <w:r>
          <w:t>Decision-Making Authority</w:t>
        </w:r>
      </w:ins>
    </w:p>
    <w:p w14:paraId="1133E443" w14:textId="77777777" w:rsidR="00F731EF" w:rsidRDefault="00F731EF" w:rsidP="00F731EF">
      <w:pPr>
        <w:pStyle w:val="ScheduleUntitledsubclause1"/>
        <w:rPr>
          <w:ins w:id="3267" w:author="David Sant" w:date="2025-11-27T21:39:00Z" w16du:dateUtc="2025-11-27T21:39:00Z"/>
        </w:rPr>
      </w:pPr>
      <w:ins w:id="3268" w:author="David Sant" w:date="2025-11-27T21:39:00Z" w16du:dateUtc="2025-11-27T21:39:00Z">
        <w:r>
          <w:t>The following decision-making authority levels apply:</w:t>
        </w:r>
      </w:ins>
    </w:p>
    <w:p w14:paraId="0EC89138" w14:textId="77777777" w:rsidR="00F731EF" w:rsidRDefault="00F731EF" w:rsidP="00F731EF">
      <w:pPr>
        <w:pStyle w:val="ScheduleUntitledsubclause1"/>
        <w:rPr>
          <w:ins w:id="3269" w:author="David Sant" w:date="2025-11-27T21:39:00Z" w16du:dateUtc="2025-11-27T21:39:00Z"/>
        </w:rPr>
      </w:pPr>
      <w:ins w:id="3270" w:author="David Sant" w:date="2025-11-27T21:39:00Z" w16du:dateUtc="2025-11-27T21:39:00Z">
        <w:r>
          <w:t>Contract Managers may approve: (a) routine operational decisions within agreed Work Package scope; (b) minor schedule adjustments not affecting key milestones; (c) Work Package changes with budget impact up to 15%; and (d) resource allocation decisions within agreed parameters.</w:t>
        </w:r>
      </w:ins>
    </w:p>
    <w:p w14:paraId="3F77D1A2" w14:textId="77777777" w:rsidR="00F731EF" w:rsidRDefault="00F731EF" w:rsidP="00F731EF">
      <w:pPr>
        <w:pStyle w:val="ScheduleUntitledsubclause1"/>
        <w:rPr>
          <w:ins w:id="3271" w:author="David Sant" w:date="2025-11-27T21:39:00Z" w16du:dateUtc="2025-11-27T21:39:00Z"/>
        </w:rPr>
      </w:pPr>
      <w:ins w:id="3272" w:author="David Sant" w:date="2025-11-27T21:39:00Z" w16du:dateUtc="2025-11-27T21:39:00Z">
        <w:r>
          <w:t>Technical Leads may approve: (a) technical approaches and methodologies within agreed scope; (b) technical specifications and standards; (c) deliverable formats and documentation standards; and (d) technical risk mitigation strategies.</w:t>
        </w:r>
      </w:ins>
    </w:p>
    <w:p w14:paraId="72B207D8" w14:textId="464F8506" w:rsidR="00F731EF" w:rsidRDefault="00577940" w:rsidP="00F731EF">
      <w:pPr>
        <w:pStyle w:val="ScheduleUntitledsubclause1"/>
        <w:rPr>
          <w:ins w:id="3273" w:author="David Sant" w:date="2025-11-27T21:39:00Z" w16du:dateUtc="2025-11-27T21:39:00Z"/>
        </w:rPr>
      </w:pPr>
      <w:ins w:id="3274" w:author="David Sant" w:date="2025-11-27T21:39:00Z" w16du:dateUtc="2025-11-27T21:39:00Z">
        <w:r>
          <w:t>Norton</w:t>
        </w:r>
        <w:r w:rsidR="00F731EF">
          <w:t xml:space="preserve"> senior management approval is required for: (a) new Work Packages; (b) changes affecting Work Package budget by more than 15%; (c) changes to key milestones or Project Objectives; (d) scope changes materially affecting deliverables; and (e) disputes escalated from Contract Managers.</w:t>
        </w:r>
      </w:ins>
    </w:p>
    <w:p w14:paraId="32E3DB10" w14:textId="77777777" w:rsidR="00F731EF" w:rsidRDefault="00F731EF" w:rsidP="00F731EF">
      <w:pPr>
        <w:pStyle w:val="ScheduleUntitledsubclause1"/>
        <w:rPr>
          <w:ins w:id="3275" w:author="David Sant" w:date="2025-11-27T21:39:00Z" w16du:dateUtc="2025-11-27T21:39:00Z"/>
        </w:rPr>
      </w:pPr>
      <w:ins w:id="3276" w:author="David Sant" w:date="2025-11-27T21:39:00Z" w16du:dateUtc="2025-11-27T21:39:00Z">
        <w:r>
          <w:t>Any decision outside these authority levels must be escalated to the appropriate level for approval before implementation.</w:t>
        </w:r>
      </w:ins>
    </w:p>
    <w:p w14:paraId="6A57B65F" w14:textId="77777777" w:rsidR="00F731EF" w:rsidRDefault="00F731EF" w:rsidP="00F731EF">
      <w:pPr>
        <w:pStyle w:val="ScheduleTitleClause"/>
        <w:rPr>
          <w:ins w:id="3277" w:author="David Sant" w:date="2025-11-27T21:39:00Z" w16du:dateUtc="2025-11-27T21:39:00Z"/>
        </w:rPr>
      </w:pPr>
      <w:ins w:id="3278" w:author="David Sant" w:date="2025-11-27T21:39:00Z" w16du:dateUtc="2025-11-27T21:39:00Z">
        <w:r>
          <w:t>Knowledge Sharing and Transfer</w:t>
        </w:r>
      </w:ins>
    </w:p>
    <w:p w14:paraId="41FC583E" w14:textId="6FBAACF5" w:rsidR="00F731EF" w:rsidRDefault="00F731EF" w:rsidP="00F731EF">
      <w:pPr>
        <w:pStyle w:val="ScheduleUntitledsubclause1"/>
        <w:rPr>
          <w:ins w:id="3279" w:author="David Sant" w:date="2025-11-27T21:39:00Z" w16du:dateUtc="2025-11-27T21:39:00Z"/>
        </w:rPr>
      </w:pPr>
      <w:ins w:id="3280" w:author="David Sant" w:date="2025-11-27T21:39:00Z" w16du:dateUtc="2025-11-27T21:39:00Z">
        <w:r>
          <w:t>The Supplier shall maintain comprehensive documentation of all work performed, including technical decisions, methodologies, test results</w:t>
        </w:r>
        <w:r w:rsidR="00AD1C9B">
          <w:t xml:space="preserve"> and</w:t>
        </w:r>
        <w:r>
          <w:t xml:space="preserve"> lessons learned.</w:t>
        </w:r>
      </w:ins>
    </w:p>
    <w:p w14:paraId="08D2146C" w14:textId="45CE61FF" w:rsidR="00F731EF" w:rsidRDefault="00F731EF" w:rsidP="00F731EF">
      <w:pPr>
        <w:pStyle w:val="ScheduleUntitledsubclause1"/>
        <w:rPr>
          <w:ins w:id="3281" w:author="David Sant" w:date="2025-11-27T21:39:00Z" w16du:dateUtc="2025-11-27T21:39:00Z"/>
        </w:rPr>
      </w:pPr>
      <w:ins w:id="3282" w:author="David Sant" w:date="2025-11-27T21:39:00Z" w16du:dateUtc="2025-11-27T21:39:00Z">
        <w:r>
          <w:t xml:space="preserve">The Supplier shall provide knowledge transfer sessions as reasonably requested by </w:t>
        </w:r>
      </w:ins>
      <w:ins w:id="3283" w:author="David Sant" w:date="2025-11-27T21:54:00Z" w16du:dateUtc="2025-11-27T21:54:00Z">
        <w:r w:rsidR="009B649C">
          <w:t>Norton</w:t>
        </w:r>
      </w:ins>
      <w:ins w:id="3284" w:author="David Sant" w:date="2025-11-27T21:39:00Z" w16du:dateUtc="2025-11-27T21:39:00Z">
        <w:r>
          <w:t>, including:</w:t>
        </w:r>
      </w:ins>
    </w:p>
    <w:p w14:paraId="7E663B29" w14:textId="77777777" w:rsidR="00F731EF" w:rsidRDefault="00F731EF" w:rsidP="00F731EF">
      <w:pPr>
        <w:pStyle w:val="ScheduleUntitledsubclause2"/>
        <w:rPr>
          <w:ins w:id="3285" w:author="David Sant" w:date="2025-11-27T21:39:00Z" w16du:dateUtc="2025-11-27T21:39:00Z"/>
        </w:rPr>
      </w:pPr>
      <w:ins w:id="3286" w:author="David Sant" w:date="2025-11-27T21:39:00Z" w16du:dateUtc="2025-11-27T21:39:00Z">
        <w:r>
          <w:lastRenderedPageBreak/>
          <w:t xml:space="preserve">technical briefings on work performed and results </w:t>
        </w:r>
        <w:proofErr w:type="gramStart"/>
        <w:r>
          <w:t>achieved;</w:t>
        </w:r>
        <w:proofErr w:type="gramEnd"/>
      </w:ins>
    </w:p>
    <w:p w14:paraId="32F8A27C" w14:textId="3B73CEA8" w:rsidR="00F731EF" w:rsidRDefault="00F731EF" w:rsidP="00F731EF">
      <w:pPr>
        <w:pStyle w:val="ScheduleUntitledsubclause2"/>
        <w:rPr>
          <w:ins w:id="3287" w:author="David Sant" w:date="2025-11-27T21:39:00Z" w16du:dateUtc="2025-11-27T21:39:00Z"/>
        </w:rPr>
      </w:pPr>
      <w:ins w:id="3288" w:author="David Sant" w:date="2025-11-27T21:39:00Z" w16du:dateUtc="2025-11-27T21:39:00Z">
        <w:r>
          <w:t>training on methodologies, tools</w:t>
        </w:r>
        <w:r w:rsidR="00AD1C9B">
          <w:t xml:space="preserve"> and</w:t>
        </w:r>
        <w:r>
          <w:t xml:space="preserve"> processes </w:t>
        </w:r>
        <w:proofErr w:type="gramStart"/>
        <w:r>
          <w:t>developed;</w:t>
        </w:r>
        <w:proofErr w:type="gramEnd"/>
      </w:ins>
    </w:p>
    <w:p w14:paraId="077E3C01" w14:textId="77777777" w:rsidR="00F731EF" w:rsidRDefault="00F731EF" w:rsidP="00F731EF">
      <w:pPr>
        <w:pStyle w:val="ScheduleUntitledsubclause2"/>
        <w:rPr>
          <w:ins w:id="3289" w:author="David Sant" w:date="2025-11-27T21:39:00Z" w16du:dateUtc="2025-11-27T21:39:00Z"/>
        </w:rPr>
      </w:pPr>
      <w:ins w:id="3290" w:author="David Sant" w:date="2025-11-27T21:39:00Z" w16du:dateUtc="2025-11-27T21:39:00Z">
        <w:r>
          <w:t xml:space="preserve">demonstrations of prototypes and </w:t>
        </w:r>
        <w:proofErr w:type="gramStart"/>
        <w:r>
          <w:t>deliverables;</w:t>
        </w:r>
        <w:proofErr w:type="gramEnd"/>
      </w:ins>
    </w:p>
    <w:p w14:paraId="10D09462" w14:textId="77777777" w:rsidR="00F731EF" w:rsidRDefault="00F731EF" w:rsidP="00F731EF">
      <w:pPr>
        <w:pStyle w:val="ScheduleUntitledsubclause2"/>
        <w:rPr>
          <w:ins w:id="3291" w:author="David Sant" w:date="2025-11-27T21:39:00Z" w16du:dateUtc="2025-11-27T21:39:00Z"/>
        </w:rPr>
      </w:pPr>
      <w:ins w:id="3292" w:author="David Sant" w:date="2025-11-27T21:39:00Z" w16du:dateUtc="2025-11-27T21:39:00Z">
        <w:r>
          <w:t>workshops on technical capabilities developed; and</w:t>
        </w:r>
      </w:ins>
    </w:p>
    <w:p w14:paraId="2CD938E9" w14:textId="77777777" w:rsidR="00F731EF" w:rsidRDefault="00F731EF" w:rsidP="00F731EF">
      <w:pPr>
        <w:pStyle w:val="ScheduleUntitledsubclause2"/>
        <w:rPr>
          <w:ins w:id="3293" w:author="David Sant" w:date="2025-11-27T21:39:00Z" w16du:dateUtc="2025-11-27T21:39:00Z"/>
        </w:rPr>
      </w:pPr>
      <w:ins w:id="3294" w:author="David Sant" w:date="2025-11-27T21:39:00Z" w16du:dateUtc="2025-11-27T21:39:00Z">
        <w:r>
          <w:t>handover sessions for completed Work Packages.</w:t>
        </w:r>
      </w:ins>
    </w:p>
    <w:p w14:paraId="24691D29" w14:textId="1AECC9B7" w:rsidR="00F731EF" w:rsidRDefault="009B649C" w:rsidP="00F731EF">
      <w:pPr>
        <w:pStyle w:val="ScheduleUntitledsubclause1"/>
        <w:rPr>
          <w:ins w:id="3295" w:author="David Sant" w:date="2025-11-27T21:39:00Z" w16du:dateUtc="2025-11-27T21:39:00Z"/>
        </w:rPr>
      </w:pPr>
      <w:ins w:id="3296" w:author="David Sant" w:date="2025-11-27T21:54:00Z" w16du:dateUtc="2025-11-27T21:54:00Z">
        <w:r>
          <w:t>Norton</w:t>
        </w:r>
      </w:ins>
      <w:ins w:id="3297" w:author="David Sant" w:date="2025-11-27T21:39:00Z" w16du:dateUtc="2025-11-27T21:39:00Z">
        <w:r w:rsidR="00F731EF">
          <w:t xml:space="preserve"> shall have the right to observe work in progress and access the Supplier's facilities (subject to reasonable notice and security requirements) to facilitate knowledge transfer and understanding of the Services.</w:t>
        </w:r>
      </w:ins>
    </w:p>
    <w:p w14:paraId="6F90718D" w14:textId="77777777" w:rsidR="00F731EF" w:rsidRDefault="00F731EF" w:rsidP="00F731EF">
      <w:pPr>
        <w:pStyle w:val="ScheduleUntitledsubclause1"/>
        <w:rPr>
          <w:ins w:id="3298" w:author="David Sant" w:date="2025-11-27T21:39:00Z" w16du:dateUtc="2025-11-27T21:39:00Z"/>
        </w:rPr>
      </w:pPr>
      <w:ins w:id="3299" w:author="David Sant" w:date="2025-11-27T21:39:00Z" w16du:dateUtc="2025-11-27T21:39:00Z">
        <w:r>
          <w:t>The parties shall share relevant technical information and expertise openly to facilitate effective problem-solving and achievement of Project Objectives.</w:t>
        </w:r>
      </w:ins>
    </w:p>
    <w:p w14:paraId="13612F41" w14:textId="77777777" w:rsidR="00F731EF" w:rsidRDefault="00F731EF" w:rsidP="00F731EF">
      <w:pPr>
        <w:pStyle w:val="ScheduleTitleClause"/>
        <w:rPr>
          <w:ins w:id="3300" w:author="David Sant" w:date="2025-11-27T21:39:00Z" w16du:dateUtc="2025-11-27T21:39:00Z"/>
        </w:rPr>
      </w:pPr>
      <w:ins w:id="3301" w:author="David Sant" w:date="2025-11-27T21:39:00Z" w16du:dateUtc="2025-11-27T21:39:00Z">
        <w:r>
          <w:t>Joint Problem-Solving</w:t>
        </w:r>
      </w:ins>
    </w:p>
    <w:p w14:paraId="125E7C00" w14:textId="77777777" w:rsidR="00F731EF" w:rsidRDefault="00F731EF" w:rsidP="00F731EF">
      <w:pPr>
        <w:pStyle w:val="ScheduleUntitledsubclause1"/>
        <w:rPr>
          <w:ins w:id="3302" w:author="David Sant" w:date="2025-11-27T21:39:00Z" w16du:dateUtc="2025-11-27T21:39:00Z"/>
        </w:rPr>
      </w:pPr>
      <w:ins w:id="3303" w:author="David Sant" w:date="2025-11-27T21:39:00Z" w16du:dateUtc="2025-11-27T21:39:00Z">
        <w:r>
          <w:t>When technical challenges or obstacles arise, the parties shall work together in good faith to identify and implement solutions.</w:t>
        </w:r>
      </w:ins>
    </w:p>
    <w:p w14:paraId="4DC7C5FE" w14:textId="404082C6" w:rsidR="00F731EF" w:rsidRDefault="00F731EF" w:rsidP="00F731EF">
      <w:pPr>
        <w:pStyle w:val="ScheduleUntitledsubclause1"/>
        <w:rPr>
          <w:ins w:id="3304" w:author="David Sant" w:date="2025-11-27T21:39:00Z" w16du:dateUtc="2025-11-27T21:39:00Z"/>
        </w:rPr>
      </w:pPr>
      <w:ins w:id="3305" w:author="David Sant" w:date="2025-11-27T21:39:00Z" w16du:dateUtc="2025-11-27T21:39:00Z">
        <w:r>
          <w:t xml:space="preserve">The Supplier shall promptly notify </w:t>
        </w:r>
      </w:ins>
      <w:ins w:id="3306" w:author="David Sant" w:date="2025-11-27T21:54:00Z" w16du:dateUtc="2025-11-27T21:54:00Z">
        <w:r w:rsidR="009B649C">
          <w:t>Norton</w:t>
        </w:r>
      </w:ins>
      <w:ins w:id="3307" w:author="David Sant" w:date="2025-11-27T21:39:00Z" w16du:dateUtc="2025-11-27T21:39:00Z">
        <w:r>
          <w:t xml:space="preserve"> of any technical issues that may impact the delivery of a Work Package. The parties' Technical Leads shall meet promptly to assess the issue and agree on a resolution approach.</w:t>
        </w:r>
      </w:ins>
    </w:p>
    <w:p w14:paraId="040391BF" w14:textId="77777777" w:rsidR="00F731EF" w:rsidRDefault="00F731EF" w:rsidP="00F731EF">
      <w:pPr>
        <w:pStyle w:val="ScheduleUntitledsubclause1"/>
        <w:rPr>
          <w:ins w:id="3308" w:author="David Sant" w:date="2025-11-27T21:39:00Z" w16du:dateUtc="2025-11-27T21:39:00Z"/>
        </w:rPr>
      </w:pPr>
      <w:ins w:id="3309" w:author="David Sant" w:date="2025-11-27T21:39:00Z" w16du:dateUtc="2025-11-27T21:39:00Z">
        <w:r>
          <w:t>Each party shall make available appropriate technical resources and expertise to support problem-solving activities as reasonably required.</w:t>
        </w:r>
      </w:ins>
    </w:p>
    <w:p w14:paraId="17FAF227" w14:textId="77777777" w:rsidR="00F731EF" w:rsidRDefault="00F731EF" w:rsidP="00F731EF">
      <w:pPr>
        <w:pStyle w:val="ScheduleUntitledsubclause1"/>
        <w:rPr>
          <w:ins w:id="3310" w:author="David Sant" w:date="2025-11-27T21:39:00Z" w16du:dateUtc="2025-11-27T21:39:00Z"/>
        </w:rPr>
      </w:pPr>
      <w:ins w:id="3311" w:author="David Sant" w:date="2025-11-27T21:39:00Z" w16du:dateUtc="2025-11-27T21:39:00Z">
        <w:r>
          <w:t>Where a technical issue requires a change to Work Package scope, timeline, or budget, the change control process set out in this Schedule shall apply.</w:t>
        </w:r>
      </w:ins>
    </w:p>
    <w:p w14:paraId="11288AA0" w14:textId="77777777" w:rsidR="00475E7B" w:rsidRDefault="00475E7B" w:rsidP="00475E7B">
      <w:pPr>
        <w:pStyle w:val="ScheduleTitleClause"/>
        <w:rPr>
          <w:ins w:id="3312" w:author="David Sant" w:date="2025-11-27T21:39:00Z" w16du:dateUtc="2025-11-27T21:39:00Z"/>
        </w:rPr>
      </w:pPr>
      <w:ins w:id="3313" w:author="David Sant" w:date="2025-11-27T21:39:00Z" w16du:dateUtc="2025-11-27T21:39:00Z">
        <w:r>
          <w:t>Prototype Development and Testing</w:t>
        </w:r>
      </w:ins>
    </w:p>
    <w:p w14:paraId="5B5AE867" w14:textId="7C1BC639" w:rsidR="00475E7B" w:rsidRDefault="00475E7B" w:rsidP="00475E7B">
      <w:pPr>
        <w:pStyle w:val="ScheduleUntitledsubclause1"/>
        <w:rPr>
          <w:ins w:id="3314" w:author="David Sant" w:date="2025-11-27T21:39:00Z" w16du:dateUtc="2025-11-27T21:39:00Z"/>
        </w:rPr>
      </w:pPr>
      <w:ins w:id="3315" w:author="David Sant" w:date="2025-11-27T21:39:00Z" w16du:dateUtc="2025-11-27T21:39:00Z">
        <w:r>
          <w:t>Testing of prototypes and development outputs shall be conducted through iterative review cycles rather than rigid pass/fail acceptance gates. The parties shall agree the testing approach for each Work Package, which may include bench testing, simulated environment testing, field testing</w:t>
        </w:r>
        <w:r w:rsidR="00AD1C9B">
          <w:t xml:space="preserve"> and</w:t>
        </w:r>
        <w:r>
          <w:t xml:space="preserve"> performance validation.</w:t>
        </w:r>
      </w:ins>
    </w:p>
    <w:p w14:paraId="49928DCF" w14:textId="77777777" w:rsidR="00475E7B" w:rsidRDefault="00475E7B" w:rsidP="00475E7B">
      <w:pPr>
        <w:pStyle w:val="ScheduleUntitledsubclause1"/>
        <w:rPr>
          <w:ins w:id="3316" w:author="David Sant" w:date="2025-11-27T21:39:00Z" w16du:dateUtc="2025-11-27T21:39:00Z"/>
        </w:rPr>
      </w:pPr>
      <w:ins w:id="3317" w:author="David Sant" w:date="2025-11-27T21:39:00Z" w16du:dateUtc="2025-11-27T21:39:00Z">
        <w:r>
          <w:t>Test results shall be documented and reviewed jointly. Where testing reveals issues or opportunities for improvement, the parties shall agree whether to proceed with refinement, pursue alternative approaches, or conclude that aspect of the work.</w:t>
        </w:r>
      </w:ins>
    </w:p>
    <w:p w14:paraId="1657289A" w14:textId="77777777" w:rsidR="00475E7B" w:rsidRDefault="00475E7B" w:rsidP="00475E7B">
      <w:pPr>
        <w:pStyle w:val="ScheduleTitleClause"/>
        <w:rPr>
          <w:ins w:id="3318" w:author="David Sant" w:date="2025-11-27T21:39:00Z" w16du:dateUtc="2025-11-27T21:39:00Z"/>
        </w:rPr>
      </w:pPr>
      <w:ins w:id="3319" w:author="David Sant" w:date="2025-11-27T21:39:00Z" w16du:dateUtc="2025-11-27T21:39:00Z">
        <w:r>
          <w:lastRenderedPageBreak/>
          <w:t>Technical Documentation Requirements</w:t>
        </w:r>
      </w:ins>
    </w:p>
    <w:p w14:paraId="28BD4CBA" w14:textId="512DB7CF" w:rsidR="00475E7B" w:rsidRDefault="00475E7B" w:rsidP="00475E7B">
      <w:pPr>
        <w:pStyle w:val="ScheduleUntitledsubclause1"/>
        <w:rPr>
          <w:ins w:id="3320" w:author="David Sant" w:date="2025-11-27T21:39:00Z" w16du:dateUtc="2025-11-27T21:39:00Z"/>
        </w:rPr>
      </w:pPr>
      <w:ins w:id="3321" w:author="David Sant" w:date="2025-11-27T21:39:00Z" w16du:dateUtc="2025-11-27T21:39:00Z">
        <w:r>
          <w:t>For each Work Package, the Supplier shall deliver technical documentation appropriate to the nature and stage of the work, including design documentation, test results, materials specifications</w:t>
        </w:r>
        <w:r w:rsidR="00AD1C9B">
          <w:t xml:space="preserve"> and</w:t>
        </w:r>
        <w:r>
          <w:t xml:space="preserve"> recommendations for further development.</w:t>
        </w:r>
      </w:ins>
    </w:p>
    <w:p w14:paraId="01353891" w14:textId="3A572A07" w:rsidR="00475E7B" w:rsidRDefault="009B649C" w:rsidP="00475E7B">
      <w:pPr>
        <w:pStyle w:val="ScheduleUntitledsubclause1"/>
        <w:rPr>
          <w:ins w:id="3322" w:author="David Sant" w:date="2025-11-27T21:39:00Z" w16du:dateUtc="2025-11-27T21:39:00Z"/>
        </w:rPr>
      </w:pPr>
      <w:ins w:id="3323" w:author="David Sant" w:date="2025-11-27T21:54:00Z" w16du:dateUtc="2025-11-27T21:54:00Z">
        <w:r>
          <w:t>Norton</w:t>
        </w:r>
      </w:ins>
      <w:ins w:id="3324" w:author="David Sant" w:date="2025-11-27T21:39:00Z" w16du:dateUtc="2025-11-27T21:39:00Z">
        <w:r w:rsidR="00475E7B">
          <w:t xml:space="preserve"> shall have the right to use and modify all technical documentation for its internal purposes and for manufacturing and commercializing products incorporating the results of the Services. The Supplier shall provide knowledge transfer sessions to explain key technical findings.</w:t>
        </w:r>
      </w:ins>
    </w:p>
    <w:p w14:paraId="71C7C09B" w14:textId="77777777" w:rsidR="00475E7B" w:rsidRDefault="00475E7B" w:rsidP="00475E7B">
      <w:pPr>
        <w:pStyle w:val="ScheduleTitleClause"/>
        <w:rPr>
          <w:ins w:id="3325" w:author="David Sant" w:date="2025-11-27T21:39:00Z" w16du:dateUtc="2025-11-27T21:39:00Z"/>
        </w:rPr>
      </w:pPr>
      <w:ins w:id="3326" w:author="David Sant" w:date="2025-11-27T21:39:00Z" w16du:dateUtc="2025-11-27T21:39:00Z">
        <w:r>
          <w:t>Incremental Delivery and Acceptance</w:t>
        </w:r>
      </w:ins>
    </w:p>
    <w:p w14:paraId="1734E16A" w14:textId="02742AAE" w:rsidR="00475E7B" w:rsidRDefault="00475E7B" w:rsidP="00475E7B">
      <w:pPr>
        <w:pStyle w:val="ScheduleUntitledsubclause1"/>
        <w:rPr>
          <w:ins w:id="3327" w:author="David Sant" w:date="2025-11-27T21:39:00Z" w16du:dateUtc="2025-11-27T21:39:00Z"/>
        </w:rPr>
      </w:pPr>
      <w:ins w:id="3328" w:author="David Sant" w:date="2025-11-27T21:39:00Z" w16du:dateUtc="2025-11-27T21:39:00Z">
        <w:r>
          <w:t>Work Packages may be structured to allow incremental delivery and acceptance of outputs. The Work Package agreement shall specify the increments, deliverables and acceptance criteria for each increment, dependencies</w:t>
        </w:r>
        <w:r w:rsidR="00AD1C9B">
          <w:t xml:space="preserve"> and</w:t>
        </w:r>
        <w:r>
          <w:t xml:space="preserve"> the payment profile.</w:t>
        </w:r>
      </w:ins>
    </w:p>
    <w:p w14:paraId="62B85C1F" w14:textId="4EFE85AF" w:rsidR="00475E7B" w:rsidRDefault="009B649C" w:rsidP="00475E7B">
      <w:pPr>
        <w:pStyle w:val="ScheduleUntitledsubclause1"/>
        <w:rPr>
          <w:ins w:id="3329" w:author="David Sant" w:date="2025-11-27T21:39:00Z" w16du:dateUtc="2025-11-27T21:39:00Z"/>
        </w:rPr>
      </w:pPr>
      <w:ins w:id="3330" w:author="David Sant" w:date="2025-11-27T21:54:00Z" w16du:dateUtc="2025-11-27T21:54:00Z">
        <w:r>
          <w:t>Norton</w:t>
        </w:r>
      </w:ins>
      <w:ins w:id="3331" w:author="David Sant" w:date="2025-11-27T21:39:00Z" w16du:dateUtc="2025-11-27T21:39:00Z">
        <w:r w:rsidR="00475E7B">
          <w:t xml:space="preserve"> may accept completed increments while work </w:t>
        </w:r>
        <w:proofErr w:type="gramStart"/>
        <w:r w:rsidR="00475E7B">
          <w:t>continues on</w:t>
        </w:r>
        <w:proofErr w:type="gramEnd"/>
        <w:r w:rsidR="00475E7B">
          <w:t xml:space="preserve"> subsequent increments. Acceptance of an increment shall not preclude modifications if necessary to achieve the Project Objectives, managed through the Change Control process.</w:t>
        </w:r>
      </w:ins>
    </w:p>
    <w:p w14:paraId="55B30F71" w14:textId="77777777" w:rsidR="00475E7B" w:rsidRDefault="00475E7B" w:rsidP="00475E7B">
      <w:pPr>
        <w:pStyle w:val="ScheduleTitleClause"/>
        <w:rPr>
          <w:ins w:id="3332" w:author="David Sant" w:date="2025-11-27T21:39:00Z" w16du:dateUtc="2025-11-27T21:39:00Z"/>
        </w:rPr>
      </w:pPr>
      <w:ins w:id="3333" w:author="David Sant" w:date="2025-11-27T21:39:00Z" w16du:dateUtc="2025-11-27T21:39:00Z">
        <w:r>
          <w:t>Technical Feasibility Assessment</w:t>
        </w:r>
      </w:ins>
    </w:p>
    <w:p w14:paraId="51643765" w14:textId="407BF23E" w:rsidR="00475E7B" w:rsidRDefault="00475E7B" w:rsidP="00475E7B">
      <w:pPr>
        <w:pStyle w:val="ScheduleUntitledsubclause1"/>
        <w:rPr>
          <w:ins w:id="3334" w:author="David Sant" w:date="2025-11-27T21:39:00Z" w16du:dateUtc="2025-11-27T21:39:00Z"/>
        </w:rPr>
      </w:pPr>
      <w:ins w:id="3335" w:author="David Sant" w:date="2025-11-27T21:39:00Z" w16du:dateUtc="2025-11-27T21:39:00Z">
        <w:r>
          <w:t>Where a Work Package involves investigating technical feasibility, acceptance criteria shall focus on the quality and thoroughness of the assessment rather than achievement of a particular outcome. Feasibility assessments shall meet acceptance criteria where the Supplier has conducted the investigation in accordance with agreed methodology, used reasonable skill and care</w:t>
        </w:r>
        <w:r w:rsidR="00AD1C9B">
          <w:t xml:space="preserve"> and</w:t>
        </w:r>
        <w:r>
          <w:t xml:space="preserve"> provided properly documented findings and recommendations.</w:t>
        </w:r>
      </w:ins>
    </w:p>
    <w:p w14:paraId="0CADF343" w14:textId="77777777" w:rsidR="00475E7B" w:rsidRDefault="00475E7B" w:rsidP="00475E7B">
      <w:pPr>
        <w:pStyle w:val="ScheduleUntitledsubclause1"/>
        <w:rPr>
          <w:ins w:id="3336" w:author="David Sant" w:date="2025-11-27T21:39:00Z" w16du:dateUtc="2025-11-27T21:39:00Z"/>
        </w:rPr>
      </w:pPr>
      <w:ins w:id="3337" w:author="David Sant" w:date="2025-11-27T21:39:00Z" w16du:dateUtc="2025-11-27T21:39:00Z">
        <w:r>
          <w:t>A finding that a technical approach is not feasible shall constitute successful completion of a feasibility assessment, provided the above criteria are met.</w:t>
        </w:r>
      </w:ins>
    </w:p>
    <w:p w14:paraId="085A1574" w14:textId="77777777" w:rsidR="00475E7B" w:rsidRDefault="00475E7B" w:rsidP="00475E7B">
      <w:pPr>
        <w:pStyle w:val="ScheduleUntitledsubclause1"/>
        <w:numPr>
          <w:ilvl w:val="0"/>
          <w:numId w:val="0"/>
        </w:numPr>
        <w:rPr>
          <w:ins w:id="3338" w:author="David Sant" w:date="2025-11-27T21:39:00Z" w16du:dateUtc="2025-11-27T21:39:00Z"/>
        </w:rPr>
      </w:pPr>
    </w:p>
    <w:p w14:paraId="02F5BAE4" w14:textId="77777777" w:rsidR="00F731EF" w:rsidRDefault="00F731EF">
      <w:pPr>
        <w:spacing w:after="200" w:line="24" w:lineRule="auto"/>
        <w:rPr>
          <w:ins w:id="3339" w:author="David Sant" w:date="2025-11-27T21:39:00Z" w16du:dateUtc="2025-11-27T21:39:00Z"/>
        </w:rPr>
      </w:pPr>
      <w:ins w:id="3340" w:author="David Sant" w:date="2025-11-27T21:39:00Z" w16du:dateUtc="2025-11-27T21:39:00Z">
        <w:r>
          <w:br w:type="page"/>
        </w:r>
      </w:ins>
    </w:p>
    <w:p w14:paraId="280F75B3" w14:textId="77777777" w:rsidR="00826CFE" w:rsidRDefault="00826CFE"/>
    <w:tbl>
      <w:tblPr>
        <w:tblStyle w:val="TableGrid"/>
        <w:tblW w:w="5000" w:type="pct"/>
        <w:tblBorders>
          <w:top w:val="nil"/>
          <w:left w:val="nil"/>
          <w:bottom w:val="nil"/>
          <w:right w:val="nil"/>
          <w:insideH w:val="nil"/>
          <w:insideV w:val="nil"/>
        </w:tblBorders>
        <w:tblLook w:val="04A0" w:firstRow="1" w:lastRow="0" w:firstColumn="1" w:lastColumn="0" w:noHBand="0" w:noVBand="1"/>
      </w:tblPr>
      <w:tblGrid>
        <w:gridCol w:w="3120"/>
        <w:gridCol w:w="3121"/>
        <w:gridCol w:w="3119"/>
      </w:tblGrid>
      <w:tr w:rsidR="00826CFE" w14:paraId="3E6B34BB" w14:textId="77777777" w:rsidTr="00185144">
        <w:tc>
          <w:tcPr>
            <w:tcW w:w="1667" w:type="pct"/>
            <w:tcBorders>
              <w:top w:val="nil"/>
              <w:left w:val="nil"/>
              <w:bottom w:val="nil"/>
              <w:right w:val="nil"/>
            </w:tcBorders>
            <w:shd w:val="clear" w:color="DDD9C3" w:fill="EEECE1"/>
          </w:tcPr>
          <w:p w14:paraId="742328B2" w14:textId="77777777" w:rsidR="00E76087" w:rsidRDefault="00000000" w:rsidP="00185144">
            <w:pPr>
              <w:pStyle w:val="Paragraph"/>
              <w:jc w:val="left"/>
            </w:pPr>
            <w:r>
              <w:t>Signed by [NAME OF DIRECTOR] for and on behalf of [NAME OF SUPPLIER]</w:t>
            </w:r>
          </w:p>
        </w:tc>
        <w:tc>
          <w:tcPr>
            <w:tcW w:w="1667" w:type="pct"/>
            <w:tcBorders>
              <w:top w:val="nil"/>
              <w:left w:val="nil"/>
              <w:bottom w:val="nil"/>
              <w:right w:val="nil"/>
            </w:tcBorders>
            <w:shd w:val="clear" w:color="DDD9C3" w:fill="EEECE1"/>
          </w:tcPr>
          <w:p w14:paraId="03DD2F40" w14:textId="77777777" w:rsidR="00826CFE" w:rsidRDefault="00826CFE"/>
        </w:tc>
        <w:tc>
          <w:tcPr>
            <w:tcW w:w="1666" w:type="pct"/>
            <w:tcBorders>
              <w:top w:val="nil"/>
              <w:left w:val="nil"/>
              <w:bottom w:val="nil"/>
              <w:right w:val="nil"/>
            </w:tcBorders>
            <w:shd w:val="clear" w:color="DDD9C3" w:fill="EEECE1"/>
          </w:tcPr>
          <w:p w14:paraId="576A6405" w14:textId="77777777" w:rsidR="00E76087" w:rsidRDefault="00000000" w:rsidP="00185144">
            <w:pPr>
              <w:pStyle w:val="Paragraph"/>
              <w:jc w:val="left"/>
            </w:pPr>
            <w:r>
              <w:t>....................</w:t>
            </w:r>
          </w:p>
          <w:p w14:paraId="278BEF61" w14:textId="77777777" w:rsidR="00E76087" w:rsidRDefault="00000000" w:rsidP="00185144">
            <w:pPr>
              <w:pStyle w:val="Paragraph"/>
              <w:jc w:val="left"/>
            </w:pPr>
            <w:r>
              <w:t>Director</w:t>
            </w:r>
          </w:p>
        </w:tc>
      </w:tr>
      <w:tr w:rsidR="00826CFE" w14:paraId="7AE7548B" w14:textId="77777777" w:rsidTr="00185144">
        <w:trPr>
          <w:gridAfter w:val="2"/>
          <w:wAfter w:w="3333" w:type="dxa"/>
        </w:trPr>
        <w:tc>
          <w:tcPr>
            <w:tcW w:w="1667" w:type="pct"/>
            <w:tcBorders>
              <w:top w:val="nil"/>
              <w:left w:val="nil"/>
              <w:bottom w:val="nil"/>
              <w:right w:val="nil"/>
            </w:tcBorders>
            <w:shd w:val="clear" w:color="DDD9C3" w:fill="EEECE1"/>
          </w:tcPr>
          <w:p w14:paraId="31D2B144" w14:textId="77777777" w:rsidR="00826CFE" w:rsidRDefault="00826CFE"/>
        </w:tc>
      </w:tr>
      <w:tr w:rsidR="00826CFE" w14:paraId="6DCE5C88" w14:textId="77777777" w:rsidTr="00185144">
        <w:tc>
          <w:tcPr>
            <w:tcW w:w="5000" w:type="pct"/>
            <w:gridSpan w:val="3"/>
            <w:tcBorders>
              <w:top w:val="nil"/>
              <w:left w:val="nil"/>
              <w:bottom w:val="nil"/>
              <w:right w:val="nil"/>
            </w:tcBorders>
            <w:shd w:val="clear" w:color="DDD9C3" w:fill="EEECE1"/>
          </w:tcPr>
          <w:p w14:paraId="17A34658" w14:textId="77777777" w:rsidR="00826CFE" w:rsidRDefault="00826CFE"/>
        </w:tc>
      </w:tr>
      <w:tr w:rsidR="00826CFE" w14:paraId="3860621A" w14:textId="77777777" w:rsidTr="00185144">
        <w:tc>
          <w:tcPr>
            <w:tcW w:w="1667" w:type="pct"/>
            <w:tcBorders>
              <w:top w:val="nil"/>
              <w:left w:val="nil"/>
              <w:bottom w:val="nil"/>
              <w:right w:val="nil"/>
            </w:tcBorders>
            <w:shd w:val="clear" w:color="DDD9C3" w:fill="EEECE1"/>
          </w:tcPr>
          <w:p w14:paraId="20C0C0F3" w14:textId="77777777" w:rsidR="00E76087" w:rsidRDefault="00000000" w:rsidP="00185144">
            <w:pPr>
              <w:pStyle w:val="Paragraph"/>
              <w:jc w:val="left"/>
            </w:pPr>
            <w:r>
              <w:t>Signed by [NAME OF DIRECTOR] for and on behalf of [NAME OF CUSTOMER]</w:t>
            </w:r>
          </w:p>
        </w:tc>
        <w:tc>
          <w:tcPr>
            <w:tcW w:w="1667" w:type="pct"/>
            <w:tcBorders>
              <w:top w:val="nil"/>
              <w:left w:val="nil"/>
              <w:bottom w:val="nil"/>
              <w:right w:val="nil"/>
            </w:tcBorders>
            <w:shd w:val="clear" w:color="DDD9C3" w:fill="EEECE1"/>
          </w:tcPr>
          <w:p w14:paraId="1DB6E15A" w14:textId="77777777" w:rsidR="00826CFE" w:rsidRDefault="00826CFE"/>
        </w:tc>
        <w:tc>
          <w:tcPr>
            <w:tcW w:w="1666" w:type="pct"/>
            <w:tcBorders>
              <w:top w:val="nil"/>
              <w:left w:val="nil"/>
              <w:bottom w:val="nil"/>
              <w:right w:val="nil"/>
            </w:tcBorders>
            <w:shd w:val="clear" w:color="DDD9C3" w:fill="EEECE1"/>
          </w:tcPr>
          <w:p w14:paraId="0BF00095" w14:textId="77777777" w:rsidR="00E76087" w:rsidRDefault="00000000" w:rsidP="00185144">
            <w:pPr>
              <w:pStyle w:val="Paragraph"/>
              <w:jc w:val="left"/>
            </w:pPr>
            <w:r>
              <w:t>....................</w:t>
            </w:r>
          </w:p>
          <w:p w14:paraId="1153012A" w14:textId="77777777" w:rsidR="00E76087" w:rsidRDefault="00000000" w:rsidP="00185144">
            <w:pPr>
              <w:pStyle w:val="Paragraph"/>
              <w:jc w:val="left"/>
            </w:pPr>
            <w:r>
              <w:t>Director</w:t>
            </w:r>
          </w:p>
        </w:tc>
      </w:tr>
      <w:tr w:rsidR="00826CFE" w14:paraId="77DB8830" w14:textId="77777777" w:rsidTr="00185144">
        <w:trPr>
          <w:gridAfter w:val="2"/>
          <w:wAfter w:w="3333" w:type="dxa"/>
        </w:trPr>
        <w:tc>
          <w:tcPr>
            <w:tcW w:w="1667" w:type="pct"/>
            <w:tcBorders>
              <w:top w:val="nil"/>
              <w:left w:val="nil"/>
              <w:bottom w:val="nil"/>
              <w:right w:val="nil"/>
            </w:tcBorders>
            <w:shd w:val="clear" w:color="DDD9C3" w:fill="EEECE1"/>
          </w:tcPr>
          <w:p w14:paraId="64A061F9" w14:textId="77777777" w:rsidR="00826CFE" w:rsidRDefault="00826CFE"/>
        </w:tc>
      </w:tr>
      <w:tr w:rsidR="00826CFE" w14:paraId="14CF59A0" w14:textId="77777777" w:rsidTr="00185144">
        <w:tc>
          <w:tcPr>
            <w:tcW w:w="5000" w:type="pct"/>
            <w:gridSpan w:val="3"/>
            <w:tcBorders>
              <w:top w:val="nil"/>
              <w:left w:val="nil"/>
              <w:bottom w:val="nil"/>
              <w:right w:val="nil"/>
            </w:tcBorders>
            <w:shd w:val="clear" w:color="DDD9C3" w:fill="EEECE1"/>
          </w:tcPr>
          <w:p w14:paraId="3C048782" w14:textId="77777777" w:rsidR="00826CFE" w:rsidRDefault="00826CFE"/>
        </w:tc>
      </w:tr>
    </w:tbl>
    <w:p w14:paraId="71AE08F8" w14:textId="77777777" w:rsidR="00826CFE" w:rsidRDefault="00826CFE">
      <w:pPr>
        <w:rPr>
          <w:ins w:id="3341" w:author="David Sant" w:date="2025-11-27T21:39:00Z" w16du:dateUtc="2025-11-27T21:39:00Z"/>
        </w:rPr>
      </w:pPr>
    </w:p>
    <w:p w14:paraId="7DD054A5" w14:textId="77777777" w:rsidR="004740B3" w:rsidRDefault="004740B3"/>
    <w:sectPr w:rsidR="004740B3" w:rsidSect="0032518F">
      <w:footerReference w:type="default" r:id="rId18"/>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5" w:author="David Sant" w:date="2025-11-27T20:28:00Z" w:initials="DS">
    <w:p w14:paraId="6AEFE53D" w14:textId="77777777" w:rsidR="00577940" w:rsidRDefault="00577940" w:rsidP="00577940">
      <w:pPr>
        <w:pStyle w:val="CommentText"/>
      </w:pPr>
      <w:r>
        <w:rPr>
          <w:rStyle w:val="CommentReference"/>
        </w:rPr>
        <w:annotationRef/>
      </w:r>
      <w:r>
        <w:t>Is this the right entity?</w:t>
      </w:r>
    </w:p>
  </w:comment>
  <w:comment w:id="488" w:author="David Sant" w:date="2025-11-27T22:12:00Z" w:initials="DS">
    <w:p w14:paraId="38D9EA61" w14:textId="2FA0AAFF" w:rsidR="009525B5" w:rsidRDefault="009525B5">
      <w:pPr>
        <w:pStyle w:val="CommentText"/>
      </w:pPr>
      <w:r>
        <w:rPr>
          <w:rStyle w:val="CommentReference"/>
        </w:rPr>
        <w:annotationRef/>
      </w:r>
      <w:r>
        <w:t>Please check</w:t>
      </w:r>
    </w:p>
  </w:comment>
  <w:comment w:id="2814" w:author="David Sant" w:date="2025-11-27T21:28:00Z" w:initials="DS">
    <w:p w14:paraId="3751C9DE" w14:textId="786F0DFC" w:rsidR="00E31DFC" w:rsidRDefault="00E31DFC">
      <w:pPr>
        <w:pStyle w:val="CommentText"/>
      </w:pPr>
      <w:r>
        <w:rPr>
          <w:rStyle w:val="CommentReference"/>
        </w:rPr>
        <w:annotationRef/>
      </w:r>
      <w:r>
        <w:t>Please review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EFE53D" w15:done="0"/>
  <w15:commentEx w15:paraId="38D9EA61" w15:done="0"/>
  <w15:commentEx w15:paraId="3751C9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A9ADDE" w16cex:dateUtc="2025-11-27T20:28:00Z"/>
  <w16cex:commentExtensible w16cex:durableId="737CA9AD" w16cex:dateUtc="2025-11-27T22:12:00Z"/>
  <w16cex:commentExtensible w16cex:durableId="44825E5F" w16cex:dateUtc="2025-11-27T21: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EFE53D" w16cid:durableId="07A9ADDE"/>
  <w16cid:commentId w16cid:paraId="38D9EA61" w16cid:durableId="737CA9AD"/>
  <w16cid:commentId w16cid:paraId="3751C9DE" w16cid:durableId="44825E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DBB86" w14:textId="77777777" w:rsidR="008C5F33" w:rsidRDefault="008C5F33">
      <w:pPr>
        <w:spacing w:after="0" w:line="240" w:lineRule="auto"/>
      </w:pPr>
      <w:r>
        <w:separator/>
      </w:r>
    </w:p>
  </w:endnote>
  <w:endnote w:type="continuationSeparator" w:id="0">
    <w:p w14:paraId="41687B05" w14:textId="77777777" w:rsidR="008C5F33" w:rsidRDefault="008C5F33">
      <w:pPr>
        <w:spacing w:after="0" w:line="240" w:lineRule="auto"/>
      </w:pPr>
      <w:r>
        <w:continuationSeparator/>
      </w:r>
    </w:p>
  </w:endnote>
  <w:endnote w:type="continuationNotice" w:id="1">
    <w:p w14:paraId="38DD4D19" w14:textId="77777777" w:rsidR="008C5F33" w:rsidRDefault="008C5F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7F691" w14:textId="77777777" w:rsidR="0024543D" w:rsidRDefault="002454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B095E" w14:textId="77777777" w:rsidR="005B2510" w:rsidRDefault="00000000">
    <w:pPr>
      <w:jc w:val="center"/>
    </w:pPr>
    <w:r>
      <w:fldChar w:fldCharType="begin"/>
    </w:r>
    <w:r>
      <w:instrText>PAGE</w:instrText>
    </w:r>
    <w:r>
      <w:fldChar w:fldCharType="separate"/>
    </w:r>
    <w:r>
      <w:t>64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8535C" w14:textId="77777777" w:rsidR="00826CFE" w:rsidRDefault="00000000">
    <w:pPr>
      <w:jc w:val="center"/>
    </w:pPr>
    <w:r>
      <w:fldChar w:fldCharType="begin"/>
    </w:r>
    <w:r>
      <w:instrText>PAGE</w:instrText>
    </w:r>
    <w:r>
      <w:fldChar w:fldCharType="separate"/>
    </w:r>
    <w:r>
      <w:t>64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3A3E8" w14:textId="77777777" w:rsidR="008C5F33" w:rsidRDefault="008C5F33">
      <w:pPr>
        <w:spacing w:after="0" w:line="240" w:lineRule="auto"/>
      </w:pPr>
      <w:r>
        <w:separator/>
      </w:r>
    </w:p>
  </w:footnote>
  <w:footnote w:type="continuationSeparator" w:id="0">
    <w:p w14:paraId="57E9FD59" w14:textId="77777777" w:rsidR="008C5F33" w:rsidRDefault="008C5F33">
      <w:pPr>
        <w:spacing w:after="0" w:line="240" w:lineRule="auto"/>
      </w:pPr>
      <w:r>
        <w:continuationSeparator/>
      </w:r>
    </w:p>
  </w:footnote>
  <w:footnote w:type="continuationNotice" w:id="1">
    <w:p w14:paraId="621A68ED" w14:textId="77777777" w:rsidR="008C5F33" w:rsidRDefault="008C5F3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8A395" w14:textId="77777777" w:rsidR="0024543D" w:rsidRDefault="002454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40E34B7"/>
    <w:multiLevelType w:val="multilevel"/>
    <w:tmpl w:val="0C7EBD36"/>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53412"/>
    <w:multiLevelType w:val="hybridMultilevel"/>
    <w:tmpl w:val="960CC850"/>
    <w:lvl w:ilvl="0" w:tplc="F46EC382">
      <w:start w:val="1"/>
      <w:numFmt w:val="bullet"/>
      <w:pStyle w:val="DefinedTermBullet"/>
      <w:lvlText w:val=""/>
      <w:lvlJc w:val="left"/>
      <w:pPr>
        <w:ind w:left="1440" w:hanging="360"/>
      </w:pPr>
      <w:rPr>
        <w:rFonts w:ascii="Symbol" w:hAnsi="Symbol" w:hint="default"/>
        <w:color w:val="000000"/>
      </w:rPr>
    </w:lvl>
    <w:lvl w:ilvl="1" w:tplc="01C8AB68" w:tentative="1">
      <w:start w:val="1"/>
      <w:numFmt w:val="bullet"/>
      <w:lvlText w:val="o"/>
      <w:lvlJc w:val="left"/>
      <w:pPr>
        <w:ind w:left="2160" w:hanging="360"/>
      </w:pPr>
      <w:rPr>
        <w:rFonts w:ascii="Courier New" w:hAnsi="Courier New" w:cs="Courier New" w:hint="default"/>
      </w:rPr>
    </w:lvl>
    <w:lvl w:ilvl="2" w:tplc="3D8EE982" w:tentative="1">
      <w:start w:val="1"/>
      <w:numFmt w:val="bullet"/>
      <w:lvlText w:val=""/>
      <w:lvlJc w:val="left"/>
      <w:pPr>
        <w:ind w:left="2880" w:hanging="360"/>
      </w:pPr>
      <w:rPr>
        <w:rFonts w:ascii="Wingdings" w:hAnsi="Wingdings" w:hint="default"/>
      </w:rPr>
    </w:lvl>
    <w:lvl w:ilvl="3" w:tplc="9D0EBE82" w:tentative="1">
      <w:start w:val="1"/>
      <w:numFmt w:val="bullet"/>
      <w:lvlText w:val=""/>
      <w:lvlJc w:val="left"/>
      <w:pPr>
        <w:ind w:left="3600" w:hanging="360"/>
      </w:pPr>
      <w:rPr>
        <w:rFonts w:ascii="Symbol" w:hAnsi="Symbol" w:hint="default"/>
      </w:rPr>
    </w:lvl>
    <w:lvl w:ilvl="4" w:tplc="1742A2A8" w:tentative="1">
      <w:start w:val="1"/>
      <w:numFmt w:val="bullet"/>
      <w:lvlText w:val="o"/>
      <w:lvlJc w:val="left"/>
      <w:pPr>
        <w:ind w:left="4320" w:hanging="360"/>
      </w:pPr>
      <w:rPr>
        <w:rFonts w:ascii="Courier New" w:hAnsi="Courier New" w:cs="Courier New" w:hint="default"/>
      </w:rPr>
    </w:lvl>
    <w:lvl w:ilvl="5" w:tplc="9A6A6EEE" w:tentative="1">
      <w:start w:val="1"/>
      <w:numFmt w:val="bullet"/>
      <w:lvlText w:val=""/>
      <w:lvlJc w:val="left"/>
      <w:pPr>
        <w:ind w:left="5040" w:hanging="360"/>
      </w:pPr>
      <w:rPr>
        <w:rFonts w:ascii="Wingdings" w:hAnsi="Wingdings" w:hint="default"/>
      </w:rPr>
    </w:lvl>
    <w:lvl w:ilvl="6" w:tplc="178A70BC" w:tentative="1">
      <w:start w:val="1"/>
      <w:numFmt w:val="bullet"/>
      <w:lvlText w:val=""/>
      <w:lvlJc w:val="left"/>
      <w:pPr>
        <w:ind w:left="5760" w:hanging="360"/>
      </w:pPr>
      <w:rPr>
        <w:rFonts w:ascii="Symbol" w:hAnsi="Symbol" w:hint="default"/>
      </w:rPr>
    </w:lvl>
    <w:lvl w:ilvl="7" w:tplc="60BEC45E" w:tentative="1">
      <w:start w:val="1"/>
      <w:numFmt w:val="bullet"/>
      <w:lvlText w:val="o"/>
      <w:lvlJc w:val="left"/>
      <w:pPr>
        <w:ind w:left="6480" w:hanging="360"/>
      </w:pPr>
      <w:rPr>
        <w:rFonts w:ascii="Courier New" w:hAnsi="Courier New" w:cs="Courier New" w:hint="default"/>
      </w:rPr>
    </w:lvl>
    <w:lvl w:ilvl="8" w:tplc="F402B4CC" w:tentative="1">
      <w:start w:val="1"/>
      <w:numFmt w:val="bullet"/>
      <w:lvlText w:val=""/>
      <w:lvlJc w:val="left"/>
      <w:pPr>
        <w:ind w:left="7200" w:hanging="360"/>
      </w:pPr>
      <w:rPr>
        <w:rFonts w:ascii="Wingdings" w:hAnsi="Wingdings" w:hint="default"/>
      </w:rPr>
    </w:lvl>
  </w:abstractNum>
  <w:abstractNum w:abstractNumId="13" w15:restartNumberingAfterBreak="0">
    <w:nsid w:val="07D059AD"/>
    <w:multiLevelType w:val="hybridMultilevel"/>
    <w:tmpl w:val="340AB914"/>
    <w:lvl w:ilvl="0" w:tplc="25EC4E38">
      <w:start w:val="1"/>
      <w:numFmt w:val="lowerLetter"/>
      <w:lvlText w:val="%1)"/>
      <w:lvlJc w:val="left"/>
      <w:pPr>
        <w:ind w:left="1714" w:hanging="360"/>
      </w:pPr>
      <w:rPr>
        <w:color w:val="000000"/>
      </w:rPr>
    </w:lvl>
    <w:lvl w:ilvl="1" w:tplc="1D86130E" w:tentative="1">
      <w:start w:val="1"/>
      <w:numFmt w:val="lowerLetter"/>
      <w:lvlText w:val="%2."/>
      <w:lvlJc w:val="left"/>
      <w:pPr>
        <w:ind w:left="2434" w:hanging="360"/>
      </w:pPr>
    </w:lvl>
    <w:lvl w:ilvl="2" w:tplc="4EDA5B80" w:tentative="1">
      <w:start w:val="1"/>
      <w:numFmt w:val="lowerRoman"/>
      <w:lvlText w:val="%3."/>
      <w:lvlJc w:val="right"/>
      <w:pPr>
        <w:ind w:left="3154" w:hanging="180"/>
      </w:pPr>
    </w:lvl>
    <w:lvl w:ilvl="3" w:tplc="A9C69DDC" w:tentative="1">
      <w:start w:val="1"/>
      <w:numFmt w:val="decimal"/>
      <w:lvlText w:val="%4."/>
      <w:lvlJc w:val="left"/>
      <w:pPr>
        <w:ind w:left="3874" w:hanging="360"/>
      </w:pPr>
    </w:lvl>
    <w:lvl w:ilvl="4" w:tplc="959C2C9E" w:tentative="1">
      <w:start w:val="1"/>
      <w:numFmt w:val="lowerLetter"/>
      <w:lvlText w:val="%5."/>
      <w:lvlJc w:val="left"/>
      <w:pPr>
        <w:ind w:left="4594" w:hanging="360"/>
      </w:pPr>
    </w:lvl>
    <w:lvl w:ilvl="5" w:tplc="17D0FEA4" w:tentative="1">
      <w:start w:val="1"/>
      <w:numFmt w:val="lowerRoman"/>
      <w:lvlText w:val="%6."/>
      <w:lvlJc w:val="right"/>
      <w:pPr>
        <w:ind w:left="5314" w:hanging="180"/>
      </w:pPr>
    </w:lvl>
    <w:lvl w:ilvl="6" w:tplc="71D43806" w:tentative="1">
      <w:start w:val="1"/>
      <w:numFmt w:val="decimal"/>
      <w:lvlText w:val="%7."/>
      <w:lvlJc w:val="left"/>
      <w:pPr>
        <w:ind w:left="6034" w:hanging="360"/>
      </w:pPr>
    </w:lvl>
    <w:lvl w:ilvl="7" w:tplc="AC5AA590" w:tentative="1">
      <w:start w:val="1"/>
      <w:numFmt w:val="lowerLetter"/>
      <w:lvlText w:val="%8."/>
      <w:lvlJc w:val="left"/>
      <w:pPr>
        <w:ind w:left="6754" w:hanging="360"/>
      </w:pPr>
    </w:lvl>
    <w:lvl w:ilvl="8" w:tplc="0FA0E752" w:tentative="1">
      <w:start w:val="1"/>
      <w:numFmt w:val="lowerRoman"/>
      <w:lvlText w:val="%9."/>
      <w:lvlJc w:val="right"/>
      <w:pPr>
        <w:ind w:left="7474" w:hanging="180"/>
      </w:pPr>
    </w:lvl>
  </w:abstractNum>
  <w:abstractNum w:abstractNumId="14" w15:restartNumberingAfterBreak="0">
    <w:nsid w:val="08EE43E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lvlText w:val="%3."/>
      <w:lvlJc w:val="left"/>
      <w:pPr>
        <w:tabs>
          <w:tab w:val="num" w:pos="720"/>
        </w:tabs>
        <w:ind w:left="720" w:hanging="720"/>
      </w:pPr>
      <w:rPr>
        <w:rFonts w:hint="default"/>
        <w:color w:val="000000"/>
      </w:rPr>
    </w:lvl>
    <w:lvl w:ilvl="3">
      <w:start w:val="1"/>
      <w:numFmt w:val="decimal"/>
      <w:lvlText w:val="%3.%4"/>
      <w:lvlJc w:val="left"/>
      <w:pPr>
        <w:tabs>
          <w:tab w:val="num" w:pos="720"/>
        </w:tabs>
        <w:ind w:left="720" w:hanging="720"/>
      </w:pPr>
      <w:rPr>
        <w:rFonts w:hint="default"/>
        <w:color w:val="000000"/>
      </w:rPr>
    </w:lvl>
    <w:lvl w:ilvl="4">
      <w:start w:val="1"/>
      <w:numFmt w:val="lowerLetter"/>
      <w:lvlText w:val="(%5)"/>
      <w:lvlJc w:val="left"/>
      <w:pPr>
        <w:tabs>
          <w:tab w:val="num" w:pos="1555"/>
        </w:tabs>
        <w:ind w:left="1555" w:hanging="561"/>
      </w:pPr>
      <w:rPr>
        <w:rFonts w:hint="default"/>
        <w:color w:val="000000"/>
      </w:rPr>
    </w:lvl>
    <w:lvl w:ilvl="5">
      <w:start w:val="1"/>
      <w:numFmt w:val="lowerRoman"/>
      <w:lvlText w:val="(%6)"/>
      <w:lvlJc w:val="left"/>
      <w:pPr>
        <w:tabs>
          <w:tab w:val="num" w:pos="2419"/>
        </w:tabs>
        <w:ind w:left="2275" w:hanging="576"/>
      </w:pPr>
      <w:rPr>
        <w:rFonts w:hint="default"/>
        <w:color w:val="00000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3AE25F5"/>
    <w:multiLevelType w:val="hybridMultilevel"/>
    <w:tmpl w:val="A00E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64E63F9"/>
    <w:multiLevelType w:val="hybridMultilevel"/>
    <w:tmpl w:val="F9EEB024"/>
    <w:lvl w:ilvl="0" w:tplc="B9B26586">
      <w:start w:val="1"/>
      <w:numFmt w:val="decimal"/>
      <w:lvlText w:val="Schedule %1"/>
      <w:lvlJc w:val="left"/>
      <w:pPr>
        <w:ind w:left="720" w:hanging="360"/>
      </w:pPr>
      <w:rPr>
        <w:rFonts w:hint="default"/>
        <w:color w:val="000000"/>
      </w:rPr>
    </w:lvl>
    <w:lvl w:ilvl="1" w:tplc="4DE84E36" w:tentative="1">
      <w:start w:val="1"/>
      <w:numFmt w:val="lowerLetter"/>
      <w:lvlText w:val="%2."/>
      <w:lvlJc w:val="left"/>
      <w:pPr>
        <w:ind w:left="1440" w:hanging="360"/>
      </w:pPr>
    </w:lvl>
    <w:lvl w:ilvl="2" w:tplc="DFB0265E" w:tentative="1">
      <w:start w:val="1"/>
      <w:numFmt w:val="lowerRoman"/>
      <w:lvlText w:val="%3."/>
      <w:lvlJc w:val="right"/>
      <w:pPr>
        <w:ind w:left="2160" w:hanging="180"/>
      </w:pPr>
    </w:lvl>
    <w:lvl w:ilvl="3" w:tplc="32B0EADA" w:tentative="1">
      <w:start w:val="1"/>
      <w:numFmt w:val="decimal"/>
      <w:lvlText w:val="%4."/>
      <w:lvlJc w:val="left"/>
      <w:pPr>
        <w:ind w:left="2880" w:hanging="360"/>
      </w:pPr>
    </w:lvl>
    <w:lvl w:ilvl="4" w:tplc="2EF82F9A" w:tentative="1">
      <w:start w:val="1"/>
      <w:numFmt w:val="lowerLetter"/>
      <w:lvlText w:val="%5."/>
      <w:lvlJc w:val="left"/>
      <w:pPr>
        <w:ind w:left="3600" w:hanging="360"/>
      </w:pPr>
    </w:lvl>
    <w:lvl w:ilvl="5" w:tplc="ADAAF160" w:tentative="1">
      <w:start w:val="1"/>
      <w:numFmt w:val="lowerRoman"/>
      <w:lvlText w:val="%6."/>
      <w:lvlJc w:val="right"/>
      <w:pPr>
        <w:ind w:left="4320" w:hanging="180"/>
      </w:pPr>
    </w:lvl>
    <w:lvl w:ilvl="6" w:tplc="B3346D4A" w:tentative="1">
      <w:start w:val="1"/>
      <w:numFmt w:val="decimal"/>
      <w:lvlText w:val="%7."/>
      <w:lvlJc w:val="left"/>
      <w:pPr>
        <w:ind w:left="5040" w:hanging="360"/>
      </w:pPr>
    </w:lvl>
    <w:lvl w:ilvl="7" w:tplc="50C0552C" w:tentative="1">
      <w:start w:val="1"/>
      <w:numFmt w:val="lowerLetter"/>
      <w:lvlText w:val="%8."/>
      <w:lvlJc w:val="left"/>
      <w:pPr>
        <w:ind w:left="5760" w:hanging="360"/>
      </w:pPr>
    </w:lvl>
    <w:lvl w:ilvl="8" w:tplc="0644DC94" w:tentative="1">
      <w:start w:val="1"/>
      <w:numFmt w:val="lowerRoman"/>
      <w:lvlText w:val="%9."/>
      <w:lvlJc w:val="right"/>
      <w:pPr>
        <w:ind w:left="6480" w:hanging="180"/>
      </w:pPr>
    </w:lvl>
  </w:abstractNum>
  <w:abstractNum w:abstractNumId="19" w15:restartNumberingAfterBreak="0">
    <w:nsid w:val="20E82F3A"/>
    <w:multiLevelType w:val="hybridMultilevel"/>
    <w:tmpl w:val="1DF80854"/>
    <w:lvl w:ilvl="0" w:tplc="5ADE5CB0">
      <w:start w:val="1"/>
      <w:numFmt w:val="decimal"/>
      <w:pStyle w:val="ScheduleHeading-Single"/>
      <w:lvlText w:val="Schedule"/>
      <w:lvlJc w:val="left"/>
      <w:pPr>
        <w:tabs>
          <w:tab w:val="num" w:pos="720"/>
        </w:tabs>
        <w:ind w:left="720" w:hanging="720"/>
      </w:pPr>
      <w:rPr>
        <w:color w:val="000000"/>
      </w:rPr>
    </w:lvl>
    <w:lvl w:ilvl="1" w:tplc="2AEE34A6" w:tentative="1">
      <w:start w:val="1"/>
      <w:numFmt w:val="lowerLetter"/>
      <w:lvlText w:val="%2."/>
      <w:lvlJc w:val="left"/>
      <w:pPr>
        <w:tabs>
          <w:tab w:val="num" w:pos="1440"/>
        </w:tabs>
        <w:ind w:left="1440" w:hanging="360"/>
      </w:pPr>
    </w:lvl>
    <w:lvl w:ilvl="2" w:tplc="0B66A874" w:tentative="1">
      <w:start w:val="1"/>
      <w:numFmt w:val="lowerRoman"/>
      <w:lvlText w:val="%3."/>
      <w:lvlJc w:val="right"/>
      <w:pPr>
        <w:tabs>
          <w:tab w:val="num" w:pos="2160"/>
        </w:tabs>
        <w:ind w:left="2160" w:hanging="180"/>
      </w:pPr>
    </w:lvl>
    <w:lvl w:ilvl="3" w:tplc="FFDC5162" w:tentative="1">
      <w:start w:val="1"/>
      <w:numFmt w:val="decimal"/>
      <w:lvlText w:val="%4."/>
      <w:lvlJc w:val="left"/>
      <w:pPr>
        <w:tabs>
          <w:tab w:val="num" w:pos="2880"/>
        </w:tabs>
        <w:ind w:left="2880" w:hanging="360"/>
      </w:pPr>
    </w:lvl>
    <w:lvl w:ilvl="4" w:tplc="84146E5C" w:tentative="1">
      <w:start w:val="1"/>
      <w:numFmt w:val="lowerLetter"/>
      <w:lvlText w:val="%5."/>
      <w:lvlJc w:val="left"/>
      <w:pPr>
        <w:tabs>
          <w:tab w:val="num" w:pos="3600"/>
        </w:tabs>
        <w:ind w:left="3600" w:hanging="360"/>
      </w:pPr>
    </w:lvl>
    <w:lvl w:ilvl="5" w:tplc="30A0D19A" w:tentative="1">
      <w:start w:val="1"/>
      <w:numFmt w:val="lowerRoman"/>
      <w:lvlText w:val="%6."/>
      <w:lvlJc w:val="right"/>
      <w:pPr>
        <w:tabs>
          <w:tab w:val="num" w:pos="4320"/>
        </w:tabs>
        <w:ind w:left="4320" w:hanging="180"/>
      </w:pPr>
    </w:lvl>
    <w:lvl w:ilvl="6" w:tplc="8B3E3D42" w:tentative="1">
      <w:start w:val="1"/>
      <w:numFmt w:val="decimal"/>
      <w:lvlText w:val="%7."/>
      <w:lvlJc w:val="left"/>
      <w:pPr>
        <w:tabs>
          <w:tab w:val="num" w:pos="5040"/>
        </w:tabs>
        <w:ind w:left="5040" w:hanging="360"/>
      </w:pPr>
    </w:lvl>
    <w:lvl w:ilvl="7" w:tplc="76D8CE56" w:tentative="1">
      <w:start w:val="1"/>
      <w:numFmt w:val="lowerLetter"/>
      <w:lvlText w:val="%8."/>
      <w:lvlJc w:val="left"/>
      <w:pPr>
        <w:tabs>
          <w:tab w:val="num" w:pos="5760"/>
        </w:tabs>
        <w:ind w:left="5760" w:hanging="360"/>
      </w:pPr>
    </w:lvl>
    <w:lvl w:ilvl="8" w:tplc="572EE4AE" w:tentative="1">
      <w:start w:val="1"/>
      <w:numFmt w:val="lowerRoman"/>
      <w:lvlText w:val="%9."/>
      <w:lvlJc w:val="right"/>
      <w:pPr>
        <w:tabs>
          <w:tab w:val="num" w:pos="6480"/>
        </w:tabs>
        <w:ind w:left="6480" w:hanging="180"/>
      </w:pPr>
    </w:lvl>
  </w:abstractNum>
  <w:abstractNum w:abstractNumId="20" w15:restartNumberingAfterBreak="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21" w15:restartNumberingAfterBreak="0">
    <w:nsid w:val="23F230AE"/>
    <w:multiLevelType w:val="hybridMultilevel"/>
    <w:tmpl w:val="DC3EE75A"/>
    <w:lvl w:ilvl="0" w:tplc="E8B4EAF4">
      <w:start w:val="1"/>
      <w:numFmt w:val="decimal"/>
      <w:lvlText w:val="Part %1"/>
      <w:lvlJc w:val="left"/>
      <w:pPr>
        <w:ind w:left="720" w:hanging="360"/>
      </w:pPr>
      <w:rPr>
        <w:rFonts w:hint="default"/>
        <w:b/>
        <w:i w:val="0"/>
        <w:color w:val="000000"/>
      </w:rPr>
    </w:lvl>
    <w:lvl w:ilvl="1" w:tplc="50E6DF6A" w:tentative="1">
      <w:start w:val="1"/>
      <w:numFmt w:val="lowerLetter"/>
      <w:lvlText w:val="%2."/>
      <w:lvlJc w:val="left"/>
      <w:pPr>
        <w:ind w:left="1440" w:hanging="360"/>
      </w:pPr>
    </w:lvl>
    <w:lvl w:ilvl="2" w:tplc="9E9647BE" w:tentative="1">
      <w:start w:val="1"/>
      <w:numFmt w:val="lowerRoman"/>
      <w:lvlText w:val="%3."/>
      <w:lvlJc w:val="right"/>
      <w:pPr>
        <w:ind w:left="2160" w:hanging="180"/>
      </w:pPr>
    </w:lvl>
    <w:lvl w:ilvl="3" w:tplc="B920A6A8" w:tentative="1">
      <w:start w:val="1"/>
      <w:numFmt w:val="decimal"/>
      <w:lvlText w:val="%4."/>
      <w:lvlJc w:val="left"/>
      <w:pPr>
        <w:ind w:left="2880" w:hanging="360"/>
      </w:pPr>
    </w:lvl>
    <w:lvl w:ilvl="4" w:tplc="EE049E6A" w:tentative="1">
      <w:start w:val="1"/>
      <w:numFmt w:val="lowerLetter"/>
      <w:lvlText w:val="%5."/>
      <w:lvlJc w:val="left"/>
      <w:pPr>
        <w:ind w:left="3600" w:hanging="360"/>
      </w:pPr>
    </w:lvl>
    <w:lvl w:ilvl="5" w:tplc="BC8CB66C" w:tentative="1">
      <w:start w:val="1"/>
      <w:numFmt w:val="lowerRoman"/>
      <w:lvlText w:val="%6."/>
      <w:lvlJc w:val="right"/>
      <w:pPr>
        <w:ind w:left="4320" w:hanging="180"/>
      </w:pPr>
    </w:lvl>
    <w:lvl w:ilvl="6" w:tplc="D9F88912" w:tentative="1">
      <w:start w:val="1"/>
      <w:numFmt w:val="decimal"/>
      <w:lvlText w:val="%7."/>
      <w:lvlJc w:val="left"/>
      <w:pPr>
        <w:ind w:left="5040" w:hanging="360"/>
      </w:pPr>
    </w:lvl>
    <w:lvl w:ilvl="7" w:tplc="1A1C14BC" w:tentative="1">
      <w:start w:val="1"/>
      <w:numFmt w:val="lowerLetter"/>
      <w:lvlText w:val="%8."/>
      <w:lvlJc w:val="left"/>
      <w:pPr>
        <w:ind w:left="5760" w:hanging="360"/>
      </w:pPr>
    </w:lvl>
    <w:lvl w:ilvl="8" w:tplc="D2CA417A" w:tentative="1">
      <w:start w:val="1"/>
      <w:numFmt w:val="lowerRoman"/>
      <w:lvlText w:val="%9."/>
      <w:lvlJc w:val="right"/>
      <w:pPr>
        <w:ind w:left="6480" w:hanging="180"/>
      </w:pPr>
    </w:lvl>
  </w:abstractNum>
  <w:abstractNum w:abstractNumId="22" w15:restartNumberingAfterBreak="0">
    <w:nsid w:val="25B00E4C"/>
    <w:multiLevelType w:val="hybridMultilevel"/>
    <w:tmpl w:val="97C4AA26"/>
    <w:lvl w:ilvl="0" w:tplc="DD6AAE6A">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tplc="C0227BBE" w:tentative="1">
      <w:start w:val="1"/>
      <w:numFmt w:val="lowerLetter"/>
      <w:lvlText w:val="%2."/>
      <w:lvlJc w:val="left"/>
      <w:pPr>
        <w:ind w:left="1440" w:hanging="360"/>
      </w:pPr>
    </w:lvl>
    <w:lvl w:ilvl="2" w:tplc="BB6E22BE" w:tentative="1">
      <w:start w:val="1"/>
      <w:numFmt w:val="lowerRoman"/>
      <w:lvlText w:val="%3."/>
      <w:lvlJc w:val="right"/>
      <w:pPr>
        <w:ind w:left="2160" w:hanging="180"/>
      </w:pPr>
    </w:lvl>
    <w:lvl w:ilvl="3" w:tplc="268C4DF4" w:tentative="1">
      <w:start w:val="1"/>
      <w:numFmt w:val="decimal"/>
      <w:lvlText w:val="%4."/>
      <w:lvlJc w:val="left"/>
      <w:pPr>
        <w:ind w:left="2880" w:hanging="360"/>
      </w:pPr>
    </w:lvl>
    <w:lvl w:ilvl="4" w:tplc="F850B89A" w:tentative="1">
      <w:start w:val="1"/>
      <w:numFmt w:val="lowerLetter"/>
      <w:lvlText w:val="%5."/>
      <w:lvlJc w:val="left"/>
      <w:pPr>
        <w:ind w:left="3600" w:hanging="360"/>
      </w:pPr>
    </w:lvl>
    <w:lvl w:ilvl="5" w:tplc="6C6000F8" w:tentative="1">
      <w:start w:val="1"/>
      <w:numFmt w:val="lowerRoman"/>
      <w:lvlText w:val="%6."/>
      <w:lvlJc w:val="right"/>
      <w:pPr>
        <w:ind w:left="4320" w:hanging="180"/>
      </w:pPr>
    </w:lvl>
    <w:lvl w:ilvl="6" w:tplc="607CDD24" w:tentative="1">
      <w:start w:val="1"/>
      <w:numFmt w:val="decimal"/>
      <w:lvlText w:val="%7."/>
      <w:lvlJc w:val="left"/>
      <w:pPr>
        <w:ind w:left="5040" w:hanging="360"/>
      </w:pPr>
    </w:lvl>
    <w:lvl w:ilvl="7" w:tplc="276A6078" w:tentative="1">
      <w:start w:val="1"/>
      <w:numFmt w:val="lowerLetter"/>
      <w:lvlText w:val="%8."/>
      <w:lvlJc w:val="left"/>
      <w:pPr>
        <w:ind w:left="5760" w:hanging="360"/>
      </w:pPr>
    </w:lvl>
    <w:lvl w:ilvl="8" w:tplc="7A164264" w:tentative="1">
      <w:start w:val="1"/>
      <w:numFmt w:val="lowerRoman"/>
      <w:lvlText w:val="%9."/>
      <w:lvlJc w:val="right"/>
      <w:pPr>
        <w:ind w:left="6480" w:hanging="180"/>
      </w:pPr>
    </w:lvl>
  </w:abstractNum>
  <w:abstractNum w:abstractNumId="23" w15:restartNumberingAfterBreak="0">
    <w:nsid w:val="29C94F29"/>
    <w:multiLevelType w:val="hybridMultilevel"/>
    <w:tmpl w:val="4CBC2A34"/>
    <w:lvl w:ilvl="0" w:tplc="CA1E5E32">
      <w:start w:val="1"/>
      <w:numFmt w:val="decimal"/>
      <w:pStyle w:val="QuestionParagraph"/>
      <w:lvlText w:val="%1."/>
      <w:lvlJc w:val="left"/>
      <w:pPr>
        <w:ind w:left="720" w:hanging="360"/>
      </w:pPr>
      <w:rPr>
        <w:color w:val="000000"/>
      </w:rPr>
    </w:lvl>
    <w:lvl w:ilvl="1" w:tplc="109A385E" w:tentative="1">
      <w:start w:val="1"/>
      <w:numFmt w:val="lowerLetter"/>
      <w:lvlText w:val="%2."/>
      <w:lvlJc w:val="left"/>
      <w:pPr>
        <w:ind w:left="1440" w:hanging="360"/>
      </w:pPr>
    </w:lvl>
    <w:lvl w:ilvl="2" w:tplc="B810D9E2" w:tentative="1">
      <w:start w:val="1"/>
      <w:numFmt w:val="lowerRoman"/>
      <w:lvlText w:val="%3."/>
      <w:lvlJc w:val="right"/>
      <w:pPr>
        <w:ind w:left="2160" w:hanging="180"/>
      </w:pPr>
    </w:lvl>
    <w:lvl w:ilvl="3" w:tplc="61A2F0A2" w:tentative="1">
      <w:start w:val="1"/>
      <w:numFmt w:val="decimal"/>
      <w:lvlText w:val="%4."/>
      <w:lvlJc w:val="left"/>
      <w:pPr>
        <w:ind w:left="2880" w:hanging="360"/>
      </w:pPr>
    </w:lvl>
    <w:lvl w:ilvl="4" w:tplc="0FF6918A" w:tentative="1">
      <w:start w:val="1"/>
      <w:numFmt w:val="lowerLetter"/>
      <w:lvlText w:val="%5."/>
      <w:lvlJc w:val="left"/>
      <w:pPr>
        <w:ind w:left="3600" w:hanging="360"/>
      </w:pPr>
    </w:lvl>
    <w:lvl w:ilvl="5" w:tplc="00868DD2" w:tentative="1">
      <w:start w:val="1"/>
      <w:numFmt w:val="lowerRoman"/>
      <w:lvlText w:val="%6."/>
      <w:lvlJc w:val="right"/>
      <w:pPr>
        <w:ind w:left="4320" w:hanging="180"/>
      </w:pPr>
    </w:lvl>
    <w:lvl w:ilvl="6" w:tplc="54D26322" w:tentative="1">
      <w:start w:val="1"/>
      <w:numFmt w:val="decimal"/>
      <w:lvlText w:val="%7."/>
      <w:lvlJc w:val="left"/>
      <w:pPr>
        <w:ind w:left="5040" w:hanging="360"/>
      </w:pPr>
    </w:lvl>
    <w:lvl w:ilvl="7" w:tplc="6686C2F4" w:tentative="1">
      <w:start w:val="1"/>
      <w:numFmt w:val="lowerLetter"/>
      <w:lvlText w:val="%8."/>
      <w:lvlJc w:val="left"/>
      <w:pPr>
        <w:ind w:left="5760" w:hanging="360"/>
      </w:pPr>
    </w:lvl>
    <w:lvl w:ilvl="8" w:tplc="C4045A80" w:tentative="1">
      <w:start w:val="1"/>
      <w:numFmt w:val="lowerRoman"/>
      <w:lvlText w:val="%9."/>
      <w:lvlJc w:val="right"/>
      <w:pPr>
        <w:ind w:left="6480" w:hanging="180"/>
      </w:pPr>
    </w:lvl>
  </w:abstractNum>
  <w:abstractNum w:abstractNumId="24" w15:restartNumberingAfterBreak="0">
    <w:nsid w:val="2C53227B"/>
    <w:multiLevelType w:val="multilevel"/>
    <w:tmpl w:val="ECCAB5E8"/>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0416CA"/>
    <w:multiLevelType w:val="hybridMultilevel"/>
    <w:tmpl w:val="072EDEC8"/>
    <w:lvl w:ilvl="0" w:tplc="A970BE86">
      <w:start w:val="1"/>
      <w:numFmt w:val="bullet"/>
      <w:pStyle w:val="subclause2Bullet2"/>
      <w:lvlText w:val=""/>
      <w:lvlJc w:val="left"/>
      <w:pPr>
        <w:ind w:left="2279" w:hanging="360"/>
      </w:pPr>
      <w:rPr>
        <w:rFonts w:ascii="Symbol" w:hAnsi="Symbol" w:hint="default"/>
        <w:color w:val="000000"/>
      </w:rPr>
    </w:lvl>
    <w:lvl w:ilvl="1" w:tplc="9A54EE76" w:tentative="1">
      <w:start w:val="1"/>
      <w:numFmt w:val="bullet"/>
      <w:lvlText w:val="o"/>
      <w:lvlJc w:val="left"/>
      <w:pPr>
        <w:ind w:left="2999" w:hanging="360"/>
      </w:pPr>
      <w:rPr>
        <w:rFonts w:ascii="Courier New" w:hAnsi="Courier New" w:cs="Courier New" w:hint="default"/>
      </w:rPr>
    </w:lvl>
    <w:lvl w:ilvl="2" w:tplc="CF50BC7C" w:tentative="1">
      <w:start w:val="1"/>
      <w:numFmt w:val="bullet"/>
      <w:lvlText w:val=""/>
      <w:lvlJc w:val="left"/>
      <w:pPr>
        <w:ind w:left="3719" w:hanging="360"/>
      </w:pPr>
      <w:rPr>
        <w:rFonts w:ascii="Wingdings" w:hAnsi="Wingdings" w:hint="default"/>
      </w:rPr>
    </w:lvl>
    <w:lvl w:ilvl="3" w:tplc="8278D91C" w:tentative="1">
      <w:start w:val="1"/>
      <w:numFmt w:val="bullet"/>
      <w:lvlText w:val=""/>
      <w:lvlJc w:val="left"/>
      <w:pPr>
        <w:ind w:left="4439" w:hanging="360"/>
      </w:pPr>
      <w:rPr>
        <w:rFonts w:ascii="Symbol" w:hAnsi="Symbol" w:hint="default"/>
      </w:rPr>
    </w:lvl>
    <w:lvl w:ilvl="4" w:tplc="B28E6D82" w:tentative="1">
      <w:start w:val="1"/>
      <w:numFmt w:val="bullet"/>
      <w:lvlText w:val="o"/>
      <w:lvlJc w:val="left"/>
      <w:pPr>
        <w:ind w:left="5159" w:hanging="360"/>
      </w:pPr>
      <w:rPr>
        <w:rFonts w:ascii="Courier New" w:hAnsi="Courier New" w:cs="Courier New" w:hint="default"/>
      </w:rPr>
    </w:lvl>
    <w:lvl w:ilvl="5" w:tplc="72B0253A" w:tentative="1">
      <w:start w:val="1"/>
      <w:numFmt w:val="bullet"/>
      <w:lvlText w:val=""/>
      <w:lvlJc w:val="left"/>
      <w:pPr>
        <w:ind w:left="5879" w:hanging="360"/>
      </w:pPr>
      <w:rPr>
        <w:rFonts w:ascii="Wingdings" w:hAnsi="Wingdings" w:hint="default"/>
      </w:rPr>
    </w:lvl>
    <w:lvl w:ilvl="6" w:tplc="9DF08746" w:tentative="1">
      <w:start w:val="1"/>
      <w:numFmt w:val="bullet"/>
      <w:lvlText w:val=""/>
      <w:lvlJc w:val="left"/>
      <w:pPr>
        <w:ind w:left="6599" w:hanging="360"/>
      </w:pPr>
      <w:rPr>
        <w:rFonts w:ascii="Symbol" w:hAnsi="Symbol" w:hint="default"/>
      </w:rPr>
    </w:lvl>
    <w:lvl w:ilvl="7" w:tplc="0D62D238" w:tentative="1">
      <w:start w:val="1"/>
      <w:numFmt w:val="bullet"/>
      <w:lvlText w:val="o"/>
      <w:lvlJc w:val="left"/>
      <w:pPr>
        <w:ind w:left="7319" w:hanging="360"/>
      </w:pPr>
      <w:rPr>
        <w:rFonts w:ascii="Courier New" w:hAnsi="Courier New" w:cs="Courier New" w:hint="default"/>
      </w:rPr>
    </w:lvl>
    <w:lvl w:ilvl="8" w:tplc="3976D286" w:tentative="1">
      <w:start w:val="1"/>
      <w:numFmt w:val="bullet"/>
      <w:lvlText w:val=""/>
      <w:lvlJc w:val="left"/>
      <w:pPr>
        <w:ind w:left="8039" w:hanging="360"/>
      </w:pPr>
      <w:rPr>
        <w:rFonts w:ascii="Wingdings" w:hAnsi="Wingdings" w:hint="default"/>
      </w:rPr>
    </w:lvl>
  </w:abstractNum>
  <w:abstractNum w:abstractNumId="26" w15:restartNumberingAfterBreak="0">
    <w:nsid w:val="31E9741F"/>
    <w:multiLevelType w:val="hybridMultilevel"/>
    <w:tmpl w:val="0CAC7D4E"/>
    <w:lvl w:ilvl="0" w:tplc="A768CD6E">
      <w:start w:val="1"/>
      <w:numFmt w:val="bullet"/>
      <w:pStyle w:val="BulletList2"/>
      <w:lvlText w:val=""/>
      <w:lvlJc w:val="left"/>
      <w:pPr>
        <w:tabs>
          <w:tab w:val="num" w:pos="1077"/>
        </w:tabs>
        <w:ind w:left="1077" w:hanging="357"/>
      </w:pPr>
      <w:rPr>
        <w:rFonts w:ascii="Symbol" w:hAnsi="Symbol" w:hint="default"/>
        <w:color w:val="000000"/>
      </w:rPr>
    </w:lvl>
    <w:lvl w:ilvl="1" w:tplc="7866544C" w:tentative="1">
      <w:start w:val="1"/>
      <w:numFmt w:val="bullet"/>
      <w:lvlText w:val="o"/>
      <w:lvlJc w:val="left"/>
      <w:pPr>
        <w:tabs>
          <w:tab w:val="num" w:pos="1440"/>
        </w:tabs>
        <w:ind w:left="1440" w:hanging="360"/>
      </w:pPr>
      <w:rPr>
        <w:rFonts w:ascii="Courier New" w:hAnsi="Courier New" w:cs="Courier New" w:hint="default"/>
      </w:rPr>
    </w:lvl>
    <w:lvl w:ilvl="2" w:tplc="5614BCAA" w:tentative="1">
      <w:start w:val="1"/>
      <w:numFmt w:val="bullet"/>
      <w:lvlText w:val=""/>
      <w:lvlJc w:val="left"/>
      <w:pPr>
        <w:tabs>
          <w:tab w:val="num" w:pos="2160"/>
        </w:tabs>
        <w:ind w:left="2160" w:hanging="360"/>
      </w:pPr>
      <w:rPr>
        <w:rFonts w:ascii="Wingdings" w:hAnsi="Wingdings" w:hint="default"/>
      </w:rPr>
    </w:lvl>
    <w:lvl w:ilvl="3" w:tplc="37E8401A" w:tentative="1">
      <w:start w:val="1"/>
      <w:numFmt w:val="bullet"/>
      <w:lvlText w:val=""/>
      <w:lvlJc w:val="left"/>
      <w:pPr>
        <w:tabs>
          <w:tab w:val="num" w:pos="2880"/>
        </w:tabs>
        <w:ind w:left="2880" w:hanging="360"/>
      </w:pPr>
      <w:rPr>
        <w:rFonts w:ascii="Symbol" w:hAnsi="Symbol" w:hint="default"/>
      </w:rPr>
    </w:lvl>
    <w:lvl w:ilvl="4" w:tplc="8646ACE6" w:tentative="1">
      <w:start w:val="1"/>
      <w:numFmt w:val="bullet"/>
      <w:lvlText w:val="o"/>
      <w:lvlJc w:val="left"/>
      <w:pPr>
        <w:tabs>
          <w:tab w:val="num" w:pos="3600"/>
        </w:tabs>
        <w:ind w:left="3600" w:hanging="360"/>
      </w:pPr>
      <w:rPr>
        <w:rFonts w:ascii="Courier New" w:hAnsi="Courier New" w:cs="Courier New" w:hint="default"/>
      </w:rPr>
    </w:lvl>
    <w:lvl w:ilvl="5" w:tplc="68DE908A" w:tentative="1">
      <w:start w:val="1"/>
      <w:numFmt w:val="bullet"/>
      <w:lvlText w:val=""/>
      <w:lvlJc w:val="left"/>
      <w:pPr>
        <w:tabs>
          <w:tab w:val="num" w:pos="4320"/>
        </w:tabs>
        <w:ind w:left="4320" w:hanging="360"/>
      </w:pPr>
      <w:rPr>
        <w:rFonts w:ascii="Wingdings" w:hAnsi="Wingdings" w:hint="default"/>
      </w:rPr>
    </w:lvl>
    <w:lvl w:ilvl="6" w:tplc="7DDC07E4" w:tentative="1">
      <w:start w:val="1"/>
      <w:numFmt w:val="bullet"/>
      <w:lvlText w:val=""/>
      <w:lvlJc w:val="left"/>
      <w:pPr>
        <w:tabs>
          <w:tab w:val="num" w:pos="5040"/>
        </w:tabs>
        <w:ind w:left="5040" w:hanging="360"/>
      </w:pPr>
      <w:rPr>
        <w:rFonts w:ascii="Symbol" w:hAnsi="Symbol" w:hint="default"/>
      </w:rPr>
    </w:lvl>
    <w:lvl w:ilvl="7" w:tplc="F8E2BB6E" w:tentative="1">
      <w:start w:val="1"/>
      <w:numFmt w:val="bullet"/>
      <w:lvlText w:val="o"/>
      <w:lvlJc w:val="left"/>
      <w:pPr>
        <w:tabs>
          <w:tab w:val="num" w:pos="5760"/>
        </w:tabs>
        <w:ind w:left="5760" w:hanging="360"/>
      </w:pPr>
      <w:rPr>
        <w:rFonts w:ascii="Courier New" w:hAnsi="Courier New" w:cs="Courier New" w:hint="default"/>
      </w:rPr>
    </w:lvl>
    <w:lvl w:ilvl="8" w:tplc="05FE37A2"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3CC668D"/>
    <w:multiLevelType w:val="hybridMultilevel"/>
    <w:tmpl w:val="594C4DAE"/>
    <w:lvl w:ilvl="0" w:tplc="598E2B14">
      <w:start w:val="1"/>
      <w:numFmt w:val="bullet"/>
      <w:pStyle w:val="Bullet4"/>
      <w:lvlText w:val=""/>
      <w:lvlJc w:val="left"/>
      <w:pPr>
        <w:tabs>
          <w:tab w:val="num" w:pos="2676"/>
        </w:tabs>
        <w:ind w:left="2676" w:hanging="357"/>
      </w:pPr>
      <w:rPr>
        <w:rFonts w:ascii="Symbol" w:hAnsi="Symbol" w:hint="default"/>
        <w:color w:val="000000"/>
      </w:rPr>
    </w:lvl>
    <w:lvl w:ilvl="1" w:tplc="F18E9466" w:tentative="1">
      <w:start w:val="1"/>
      <w:numFmt w:val="bullet"/>
      <w:lvlText w:val="o"/>
      <w:lvlJc w:val="left"/>
      <w:pPr>
        <w:tabs>
          <w:tab w:val="num" w:pos="1440"/>
        </w:tabs>
        <w:ind w:left="1440" w:hanging="360"/>
      </w:pPr>
      <w:rPr>
        <w:rFonts w:ascii="Courier New" w:hAnsi="Courier New" w:cs="Courier New" w:hint="default"/>
      </w:rPr>
    </w:lvl>
    <w:lvl w:ilvl="2" w:tplc="BBB480D4" w:tentative="1">
      <w:start w:val="1"/>
      <w:numFmt w:val="bullet"/>
      <w:lvlText w:val=""/>
      <w:lvlJc w:val="left"/>
      <w:pPr>
        <w:tabs>
          <w:tab w:val="num" w:pos="2160"/>
        </w:tabs>
        <w:ind w:left="2160" w:hanging="360"/>
      </w:pPr>
      <w:rPr>
        <w:rFonts w:ascii="Wingdings" w:hAnsi="Wingdings" w:hint="default"/>
      </w:rPr>
    </w:lvl>
    <w:lvl w:ilvl="3" w:tplc="DE4ED1BE" w:tentative="1">
      <w:start w:val="1"/>
      <w:numFmt w:val="bullet"/>
      <w:lvlText w:val=""/>
      <w:lvlJc w:val="left"/>
      <w:pPr>
        <w:tabs>
          <w:tab w:val="num" w:pos="2880"/>
        </w:tabs>
        <w:ind w:left="2880" w:hanging="360"/>
      </w:pPr>
      <w:rPr>
        <w:rFonts w:ascii="Symbol" w:hAnsi="Symbol" w:hint="default"/>
      </w:rPr>
    </w:lvl>
    <w:lvl w:ilvl="4" w:tplc="145A41E2" w:tentative="1">
      <w:start w:val="1"/>
      <w:numFmt w:val="bullet"/>
      <w:lvlText w:val="o"/>
      <w:lvlJc w:val="left"/>
      <w:pPr>
        <w:tabs>
          <w:tab w:val="num" w:pos="3600"/>
        </w:tabs>
        <w:ind w:left="3600" w:hanging="360"/>
      </w:pPr>
      <w:rPr>
        <w:rFonts w:ascii="Courier New" w:hAnsi="Courier New" w:cs="Courier New" w:hint="default"/>
      </w:rPr>
    </w:lvl>
    <w:lvl w:ilvl="5" w:tplc="04324192" w:tentative="1">
      <w:start w:val="1"/>
      <w:numFmt w:val="bullet"/>
      <w:lvlText w:val=""/>
      <w:lvlJc w:val="left"/>
      <w:pPr>
        <w:tabs>
          <w:tab w:val="num" w:pos="4320"/>
        </w:tabs>
        <w:ind w:left="4320" w:hanging="360"/>
      </w:pPr>
      <w:rPr>
        <w:rFonts w:ascii="Wingdings" w:hAnsi="Wingdings" w:hint="default"/>
      </w:rPr>
    </w:lvl>
    <w:lvl w:ilvl="6" w:tplc="04569B88" w:tentative="1">
      <w:start w:val="1"/>
      <w:numFmt w:val="bullet"/>
      <w:lvlText w:val=""/>
      <w:lvlJc w:val="left"/>
      <w:pPr>
        <w:tabs>
          <w:tab w:val="num" w:pos="5040"/>
        </w:tabs>
        <w:ind w:left="5040" w:hanging="360"/>
      </w:pPr>
      <w:rPr>
        <w:rFonts w:ascii="Symbol" w:hAnsi="Symbol" w:hint="default"/>
      </w:rPr>
    </w:lvl>
    <w:lvl w:ilvl="7" w:tplc="366AE912" w:tentative="1">
      <w:start w:val="1"/>
      <w:numFmt w:val="bullet"/>
      <w:lvlText w:val="o"/>
      <w:lvlJc w:val="left"/>
      <w:pPr>
        <w:tabs>
          <w:tab w:val="num" w:pos="5760"/>
        </w:tabs>
        <w:ind w:left="5760" w:hanging="360"/>
      </w:pPr>
      <w:rPr>
        <w:rFonts w:ascii="Courier New" w:hAnsi="Courier New" w:cs="Courier New" w:hint="default"/>
      </w:rPr>
    </w:lvl>
    <w:lvl w:ilvl="8" w:tplc="D778B60A"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9" w15:restartNumberingAfterBreak="0">
    <w:nsid w:val="38130038"/>
    <w:multiLevelType w:val="hybridMultilevel"/>
    <w:tmpl w:val="FF8A0FAE"/>
    <w:lvl w:ilvl="0" w:tplc="5EBCD7CE">
      <w:start w:val="1"/>
      <w:numFmt w:val="bullet"/>
      <w:pStyle w:val="ClauseBullet2"/>
      <w:lvlText w:val=""/>
      <w:lvlJc w:val="left"/>
      <w:pPr>
        <w:ind w:left="1440" w:hanging="360"/>
      </w:pPr>
      <w:rPr>
        <w:rFonts w:ascii="Symbol" w:hAnsi="Symbol" w:hint="default"/>
        <w:color w:val="000000"/>
      </w:rPr>
    </w:lvl>
    <w:lvl w:ilvl="1" w:tplc="A42E2076" w:tentative="1">
      <w:start w:val="1"/>
      <w:numFmt w:val="bullet"/>
      <w:lvlText w:val="o"/>
      <w:lvlJc w:val="left"/>
      <w:pPr>
        <w:ind w:left="2160" w:hanging="360"/>
      </w:pPr>
      <w:rPr>
        <w:rFonts w:ascii="Courier New" w:hAnsi="Courier New" w:cs="Courier New" w:hint="default"/>
      </w:rPr>
    </w:lvl>
    <w:lvl w:ilvl="2" w:tplc="D928895E" w:tentative="1">
      <w:start w:val="1"/>
      <w:numFmt w:val="bullet"/>
      <w:lvlText w:val=""/>
      <w:lvlJc w:val="left"/>
      <w:pPr>
        <w:ind w:left="2880" w:hanging="360"/>
      </w:pPr>
      <w:rPr>
        <w:rFonts w:ascii="Wingdings" w:hAnsi="Wingdings" w:hint="default"/>
      </w:rPr>
    </w:lvl>
    <w:lvl w:ilvl="3" w:tplc="60F283F8" w:tentative="1">
      <w:start w:val="1"/>
      <w:numFmt w:val="bullet"/>
      <w:lvlText w:val=""/>
      <w:lvlJc w:val="left"/>
      <w:pPr>
        <w:ind w:left="3600" w:hanging="360"/>
      </w:pPr>
      <w:rPr>
        <w:rFonts w:ascii="Symbol" w:hAnsi="Symbol" w:hint="default"/>
      </w:rPr>
    </w:lvl>
    <w:lvl w:ilvl="4" w:tplc="470AD4E0" w:tentative="1">
      <w:start w:val="1"/>
      <w:numFmt w:val="bullet"/>
      <w:lvlText w:val="o"/>
      <w:lvlJc w:val="left"/>
      <w:pPr>
        <w:ind w:left="4320" w:hanging="360"/>
      </w:pPr>
      <w:rPr>
        <w:rFonts w:ascii="Courier New" w:hAnsi="Courier New" w:cs="Courier New" w:hint="default"/>
      </w:rPr>
    </w:lvl>
    <w:lvl w:ilvl="5" w:tplc="1BDE6D06" w:tentative="1">
      <w:start w:val="1"/>
      <w:numFmt w:val="bullet"/>
      <w:lvlText w:val=""/>
      <w:lvlJc w:val="left"/>
      <w:pPr>
        <w:ind w:left="5040" w:hanging="360"/>
      </w:pPr>
      <w:rPr>
        <w:rFonts w:ascii="Wingdings" w:hAnsi="Wingdings" w:hint="default"/>
      </w:rPr>
    </w:lvl>
    <w:lvl w:ilvl="6" w:tplc="07F218EA" w:tentative="1">
      <w:start w:val="1"/>
      <w:numFmt w:val="bullet"/>
      <w:lvlText w:val=""/>
      <w:lvlJc w:val="left"/>
      <w:pPr>
        <w:ind w:left="5760" w:hanging="360"/>
      </w:pPr>
      <w:rPr>
        <w:rFonts w:ascii="Symbol" w:hAnsi="Symbol" w:hint="default"/>
      </w:rPr>
    </w:lvl>
    <w:lvl w:ilvl="7" w:tplc="44D2B3AC" w:tentative="1">
      <w:start w:val="1"/>
      <w:numFmt w:val="bullet"/>
      <w:lvlText w:val="o"/>
      <w:lvlJc w:val="left"/>
      <w:pPr>
        <w:ind w:left="6480" w:hanging="360"/>
      </w:pPr>
      <w:rPr>
        <w:rFonts w:ascii="Courier New" w:hAnsi="Courier New" w:cs="Courier New" w:hint="default"/>
      </w:rPr>
    </w:lvl>
    <w:lvl w:ilvl="8" w:tplc="4EA0AFFE" w:tentative="1">
      <w:start w:val="1"/>
      <w:numFmt w:val="bullet"/>
      <w:lvlText w:val=""/>
      <w:lvlJc w:val="left"/>
      <w:pPr>
        <w:ind w:left="7200" w:hanging="360"/>
      </w:pPr>
      <w:rPr>
        <w:rFonts w:ascii="Wingdings" w:hAnsi="Wingdings" w:hint="default"/>
      </w:rPr>
    </w:lvl>
  </w:abstractNum>
  <w:abstractNum w:abstractNumId="30" w15:restartNumberingAfterBreak="0">
    <w:nsid w:val="402E6DC1"/>
    <w:multiLevelType w:val="hybridMultilevel"/>
    <w:tmpl w:val="8AAEB3E8"/>
    <w:lvl w:ilvl="0" w:tplc="1D1AB0DE">
      <w:start w:val="1"/>
      <w:numFmt w:val="bullet"/>
      <w:lvlText w:val=""/>
      <w:lvlJc w:val="left"/>
      <w:pPr>
        <w:ind w:left="720" w:hanging="360"/>
      </w:pPr>
      <w:rPr>
        <w:rFonts w:ascii="Symbol" w:hAnsi="Symbol" w:hint="default"/>
        <w:color w:val="000000"/>
      </w:rPr>
    </w:lvl>
    <w:lvl w:ilvl="1" w:tplc="AC84CF7E" w:tentative="1">
      <w:start w:val="1"/>
      <w:numFmt w:val="bullet"/>
      <w:lvlText w:val="o"/>
      <w:lvlJc w:val="left"/>
      <w:pPr>
        <w:ind w:left="1440" w:hanging="360"/>
      </w:pPr>
      <w:rPr>
        <w:rFonts w:ascii="Courier New" w:hAnsi="Courier New" w:cs="Courier New" w:hint="default"/>
      </w:rPr>
    </w:lvl>
    <w:lvl w:ilvl="2" w:tplc="ABB4C74C" w:tentative="1">
      <w:start w:val="1"/>
      <w:numFmt w:val="bullet"/>
      <w:lvlText w:val=""/>
      <w:lvlJc w:val="left"/>
      <w:pPr>
        <w:ind w:left="2160" w:hanging="360"/>
      </w:pPr>
      <w:rPr>
        <w:rFonts w:ascii="Wingdings" w:hAnsi="Wingdings" w:hint="default"/>
      </w:rPr>
    </w:lvl>
    <w:lvl w:ilvl="3" w:tplc="6400DB52" w:tentative="1">
      <w:start w:val="1"/>
      <w:numFmt w:val="bullet"/>
      <w:lvlText w:val=""/>
      <w:lvlJc w:val="left"/>
      <w:pPr>
        <w:ind w:left="2880" w:hanging="360"/>
      </w:pPr>
      <w:rPr>
        <w:rFonts w:ascii="Symbol" w:hAnsi="Symbol" w:hint="default"/>
      </w:rPr>
    </w:lvl>
    <w:lvl w:ilvl="4" w:tplc="8D022B54" w:tentative="1">
      <w:start w:val="1"/>
      <w:numFmt w:val="bullet"/>
      <w:lvlText w:val="o"/>
      <w:lvlJc w:val="left"/>
      <w:pPr>
        <w:ind w:left="3600" w:hanging="360"/>
      </w:pPr>
      <w:rPr>
        <w:rFonts w:ascii="Courier New" w:hAnsi="Courier New" w:cs="Courier New" w:hint="default"/>
      </w:rPr>
    </w:lvl>
    <w:lvl w:ilvl="5" w:tplc="9A9A8124" w:tentative="1">
      <w:start w:val="1"/>
      <w:numFmt w:val="bullet"/>
      <w:lvlText w:val=""/>
      <w:lvlJc w:val="left"/>
      <w:pPr>
        <w:ind w:left="4320" w:hanging="360"/>
      </w:pPr>
      <w:rPr>
        <w:rFonts w:ascii="Wingdings" w:hAnsi="Wingdings" w:hint="default"/>
      </w:rPr>
    </w:lvl>
    <w:lvl w:ilvl="6" w:tplc="DBBAFE7E" w:tentative="1">
      <w:start w:val="1"/>
      <w:numFmt w:val="bullet"/>
      <w:lvlText w:val=""/>
      <w:lvlJc w:val="left"/>
      <w:pPr>
        <w:ind w:left="5040" w:hanging="360"/>
      </w:pPr>
      <w:rPr>
        <w:rFonts w:ascii="Symbol" w:hAnsi="Symbol" w:hint="default"/>
      </w:rPr>
    </w:lvl>
    <w:lvl w:ilvl="7" w:tplc="B11AC658" w:tentative="1">
      <w:start w:val="1"/>
      <w:numFmt w:val="bullet"/>
      <w:lvlText w:val="o"/>
      <w:lvlJc w:val="left"/>
      <w:pPr>
        <w:ind w:left="5760" w:hanging="360"/>
      </w:pPr>
      <w:rPr>
        <w:rFonts w:ascii="Courier New" w:hAnsi="Courier New" w:cs="Courier New" w:hint="default"/>
      </w:rPr>
    </w:lvl>
    <w:lvl w:ilvl="8" w:tplc="B20ACEE6" w:tentative="1">
      <w:start w:val="1"/>
      <w:numFmt w:val="bullet"/>
      <w:lvlText w:val=""/>
      <w:lvlJc w:val="left"/>
      <w:pPr>
        <w:ind w:left="6480" w:hanging="360"/>
      </w:pPr>
      <w:rPr>
        <w:rFonts w:ascii="Wingdings" w:hAnsi="Wingdings" w:hint="default"/>
      </w:rPr>
    </w:lvl>
  </w:abstractNum>
  <w:abstractNum w:abstractNumId="31" w15:restartNumberingAfterBreak="0">
    <w:nsid w:val="44D67987"/>
    <w:multiLevelType w:val="hybridMultilevel"/>
    <w:tmpl w:val="EBD6FB80"/>
    <w:lvl w:ilvl="0" w:tplc="75244606">
      <w:start w:val="1"/>
      <w:numFmt w:val="bullet"/>
      <w:pStyle w:val="subclause1Bullet2"/>
      <w:lvlText w:val=""/>
      <w:lvlJc w:val="left"/>
      <w:pPr>
        <w:ind w:left="1440" w:hanging="360"/>
      </w:pPr>
      <w:rPr>
        <w:rFonts w:ascii="Symbol" w:hAnsi="Symbol" w:hint="default"/>
        <w:color w:val="000000"/>
      </w:rPr>
    </w:lvl>
    <w:lvl w:ilvl="1" w:tplc="A5B81536" w:tentative="1">
      <w:start w:val="1"/>
      <w:numFmt w:val="bullet"/>
      <w:lvlText w:val="o"/>
      <w:lvlJc w:val="left"/>
      <w:pPr>
        <w:ind w:left="2160" w:hanging="360"/>
      </w:pPr>
      <w:rPr>
        <w:rFonts w:ascii="Courier New" w:hAnsi="Courier New" w:cs="Courier New" w:hint="default"/>
      </w:rPr>
    </w:lvl>
    <w:lvl w:ilvl="2" w:tplc="1DD6121A" w:tentative="1">
      <w:start w:val="1"/>
      <w:numFmt w:val="bullet"/>
      <w:lvlText w:val=""/>
      <w:lvlJc w:val="left"/>
      <w:pPr>
        <w:ind w:left="2880" w:hanging="360"/>
      </w:pPr>
      <w:rPr>
        <w:rFonts w:ascii="Wingdings" w:hAnsi="Wingdings" w:hint="default"/>
      </w:rPr>
    </w:lvl>
    <w:lvl w:ilvl="3" w:tplc="B25C0668" w:tentative="1">
      <w:start w:val="1"/>
      <w:numFmt w:val="bullet"/>
      <w:lvlText w:val=""/>
      <w:lvlJc w:val="left"/>
      <w:pPr>
        <w:ind w:left="3600" w:hanging="360"/>
      </w:pPr>
      <w:rPr>
        <w:rFonts w:ascii="Symbol" w:hAnsi="Symbol" w:hint="default"/>
      </w:rPr>
    </w:lvl>
    <w:lvl w:ilvl="4" w:tplc="04B4E776" w:tentative="1">
      <w:start w:val="1"/>
      <w:numFmt w:val="bullet"/>
      <w:lvlText w:val="o"/>
      <w:lvlJc w:val="left"/>
      <w:pPr>
        <w:ind w:left="4320" w:hanging="360"/>
      </w:pPr>
      <w:rPr>
        <w:rFonts w:ascii="Courier New" w:hAnsi="Courier New" w:cs="Courier New" w:hint="default"/>
      </w:rPr>
    </w:lvl>
    <w:lvl w:ilvl="5" w:tplc="4934A7D6" w:tentative="1">
      <w:start w:val="1"/>
      <w:numFmt w:val="bullet"/>
      <w:lvlText w:val=""/>
      <w:lvlJc w:val="left"/>
      <w:pPr>
        <w:ind w:left="5040" w:hanging="360"/>
      </w:pPr>
      <w:rPr>
        <w:rFonts w:ascii="Wingdings" w:hAnsi="Wingdings" w:hint="default"/>
      </w:rPr>
    </w:lvl>
    <w:lvl w:ilvl="6" w:tplc="438CC43A" w:tentative="1">
      <w:start w:val="1"/>
      <w:numFmt w:val="bullet"/>
      <w:lvlText w:val=""/>
      <w:lvlJc w:val="left"/>
      <w:pPr>
        <w:ind w:left="5760" w:hanging="360"/>
      </w:pPr>
      <w:rPr>
        <w:rFonts w:ascii="Symbol" w:hAnsi="Symbol" w:hint="default"/>
      </w:rPr>
    </w:lvl>
    <w:lvl w:ilvl="7" w:tplc="82C65212" w:tentative="1">
      <w:start w:val="1"/>
      <w:numFmt w:val="bullet"/>
      <w:lvlText w:val="o"/>
      <w:lvlJc w:val="left"/>
      <w:pPr>
        <w:ind w:left="6480" w:hanging="360"/>
      </w:pPr>
      <w:rPr>
        <w:rFonts w:ascii="Courier New" w:hAnsi="Courier New" w:cs="Courier New" w:hint="default"/>
      </w:rPr>
    </w:lvl>
    <w:lvl w:ilvl="8" w:tplc="CD5AB60E" w:tentative="1">
      <w:start w:val="1"/>
      <w:numFmt w:val="bullet"/>
      <w:lvlText w:val=""/>
      <w:lvlJc w:val="left"/>
      <w:pPr>
        <w:ind w:left="7200" w:hanging="360"/>
      </w:pPr>
      <w:rPr>
        <w:rFonts w:ascii="Wingdings" w:hAnsi="Wingdings" w:hint="default"/>
      </w:rPr>
    </w:lvl>
  </w:abstractNum>
  <w:abstractNum w:abstractNumId="32" w15:restartNumberingAfterBreak="0">
    <w:nsid w:val="44E96665"/>
    <w:multiLevelType w:val="hybridMultilevel"/>
    <w:tmpl w:val="EF1E142A"/>
    <w:lvl w:ilvl="0" w:tplc="CCC2DF80">
      <w:start w:val="1"/>
      <w:numFmt w:val="bullet"/>
      <w:pStyle w:val="subclause3Bullet1"/>
      <w:lvlText w:val=""/>
      <w:lvlJc w:val="left"/>
      <w:pPr>
        <w:ind w:left="2988" w:hanging="360"/>
      </w:pPr>
      <w:rPr>
        <w:rFonts w:ascii="Symbol" w:hAnsi="Symbol" w:hint="default"/>
        <w:color w:val="000000"/>
      </w:rPr>
    </w:lvl>
    <w:lvl w:ilvl="1" w:tplc="E88867D8" w:tentative="1">
      <w:start w:val="1"/>
      <w:numFmt w:val="bullet"/>
      <w:lvlText w:val="o"/>
      <w:lvlJc w:val="left"/>
      <w:pPr>
        <w:ind w:left="3708" w:hanging="360"/>
      </w:pPr>
      <w:rPr>
        <w:rFonts w:ascii="Courier New" w:hAnsi="Courier New" w:cs="Courier New" w:hint="default"/>
      </w:rPr>
    </w:lvl>
    <w:lvl w:ilvl="2" w:tplc="21BEF8D8" w:tentative="1">
      <w:start w:val="1"/>
      <w:numFmt w:val="bullet"/>
      <w:lvlText w:val=""/>
      <w:lvlJc w:val="left"/>
      <w:pPr>
        <w:ind w:left="4428" w:hanging="360"/>
      </w:pPr>
      <w:rPr>
        <w:rFonts w:ascii="Wingdings" w:hAnsi="Wingdings" w:hint="default"/>
      </w:rPr>
    </w:lvl>
    <w:lvl w:ilvl="3" w:tplc="16B459B4" w:tentative="1">
      <w:start w:val="1"/>
      <w:numFmt w:val="bullet"/>
      <w:lvlText w:val=""/>
      <w:lvlJc w:val="left"/>
      <w:pPr>
        <w:ind w:left="5148" w:hanging="360"/>
      </w:pPr>
      <w:rPr>
        <w:rFonts w:ascii="Symbol" w:hAnsi="Symbol" w:hint="default"/>
      </w:rPr>
    </w:lvl>
    <w:lvl w:ilvl="4" w:tplc="BBE4ACAE" w:tentative="1">
      <w:start w:val="1"/>
      <w:numFmt w:val="bullet"/>
      <w:lvlText w:val="o"/>
      <w:lvlJc w:val="left"/>
      <w:pPr>
        <w:ind w:left="5868" w:hanging="360"/>
      </w:pPr>
      <w:rPr>
        <w:rFonts w:ascii="Courier New" w:hAnsi="Courier New" w:cs="Courier New" w:hint="default"/>
      </w:rPr>
    </w:lvl>
    <w:lvl w:ilvl="5" w:tplc="2E4EAE6E" w:tentative="1">
      <w:start w:val="1"/>
      <w:numFmt w:val="bullet"/>
      <w:lvlText w:val=""/>
      <w:lvlJc w:val="left"/>
      <w:pPr>
        <w:ind w:left="6588" w:hanging="360"/>
      </w:pPr>
      <w:rPr>
        <w:rFonts w:ascii="Wingdings" w:hAnsi="Wingdings" w:hint="default"/>
      </w:rPr>
    </w:lvl>
    <w:lvl w:ilvl="6" w:tplc="42BEC468" w:tentative="1">
      <w:start w:val="1"/>
      <w:numFmt w:val="bullet"/>
      <w:lvlText w:val=""/>
      <w:lvlJc w:val="left"/>
      <w:pPr>
        <w:ind w:left="7308" w:hanging="360"/>
      </w:pPr>
      <w:rPr>
        <w:rFonts w:ascii="Symbol" w:hAnsi="Symbol" w:hint="default"/>
      </w:rPr>
    </w:lvl>
    <w:lvl w:ilvl="7" w:tplc="85DCC5DA" w:tentative="1">
      <w:start w:val="1"/>
      <w:numFmt w:val="bullet"/>
      <w:lvlText w:val="o"/>
      <w:lvlJc w:val="left"/>
      <w:pPr>
        <w:ind w:left="8028" w:hanging="360"/>
      </w:pPr>
      <w:rPr>
        <w:rFonts w:ascii="Courier New" w:hAnsi="Courier New" w:cs="Courier New" w:hint="default"/>
      </w:rPr>
    </w:lvl>
    <w:lvl w:ilvl="8" w:tplc="C2E8CE96" w:tentative="1">
      <w:start w:val="1"/>
      <w:numFmt w:val="bullet"/>
      <w:lvlText w:val=""/>
      <w:lvlJc w:val="left"/>
      <w:pPr>
        <w:ind w:left="8748" w:hanging="360"/>
      </w:pPr>
      <w:rPr>
        <w:rFonts w:ascii="Wingdings" w:hAnsi="Wingdings" w:hint="default"/>
      </w:rPr>
    </w:lvl>
  </w:abstractNum>
  <w:abstractNum w:abstractNumId="33" w15:restartNumberingAfterBreak="0">
    <w:nsid w:val="46AC04C6"/>
    <w:multiLevelType w:val="hybridMultilevel"/>
    <w:tmpl w:val="E6C47700"/>
    <w:lvl w:ilvl="0" w:tplc="EB32833E">
      <w:start w:val="1"/>
      <w:numFmt w:val="bullet"/>
      <w:pStyle w:val="subclause2Bullet1"/>
      <w:lvlText w:val=""/>
      <w:lvlJc w:val="left"/>
      <w:pPr>
        <w:ind w:left="2279" w:hanging="360"/>
      </w:pPr>
      <w:rPr>
        <w:rFonts w:ascii="Symbol" w:hAnsi="Symbol" w:hint="default"/>
        <w:color w:val="000000"/>
      </w:rPr>
    </w:lvl>
    <w:lvl w:ilvl="1" w:tplc="43FED116" w:tentative="1">
      <w:start w:val="1"/>
      <w:numFmt w:val="bullet"/>
      <w:lvlText w:val="o"/>
      <w:lvlJc w:val="left"/>
      <w:pPr>
        <w:ind w:left="2999" w:hanging="360"/>
      </w:pPr>
      <w:rPr>
        <w:rFonts w:ascii="Courier New" w:hAnsi="Courier New" w:cs="Courier New" w:hint="default"/>
      </w:rPr>
    </w:lvl>
    <w:lvl w:ilvl="2" w:tplc="F70AC28E" w:tentative="1">
      <w:start w:val="1"/>
      <w:numFmt w:val="bullet"/>
      <w:lvlText w:val=""/>
      <w:lvlJc w:val="left"/>
      <w:pPr>
        <w:ind w:left="3719" w:hanging="360"/>
      </w:pPr>
      <w:rPr>
        <w:rFonts w:ascii="Wingdings" w:hAnsi="Wingdings" w:hint="default"/>
      </w:rPr>
    </w:lvl>
    <w:lvl w:ilvl="3" w:tplc="7C3A38D2" w:tentative="1">
      <w:start w:val="1"/>
      <w:numFmt w:val="bullet"/>
      <w:lvlText w:val=""/>
      <w:lvlJc w:val="left"/>
      <w:pPr>
        <w:ind w:left="4439" w:hanging="360"/>
      </w:pPr>
      <w:rPr>
        <w:rFonts w:ascii="Symbol" w:hAnsi="Symbol" w:hint="default"/>
      </w:rPr>
    </w:lvl>
    <w:lvl w:ilvl="4" w:tplc="55D41204" w:tentative="1">
      <w:start w:val="1"/>
      <w:numFmt w:val="bullet"/>
      <w:lvlText w:val="o"/>
      <w:lvlJc w:val="left"/>
      <w:pPr>
        <w:ind w:left="5159" w:hanging="360"/>
      </w:pPr>
      <w:rPr>
        <w:rFonts w:ascii="Courier New" w:hAnsi="Courier New" w:cs="Courier New" w:hint="default"/>
      </w:rPr>
    </w:lvl>
    <w:lvl w:ilvl="5" w:tplc="918E57AC" w:tentative="1">
      <w:start w:val="1"/>
      <w:numFmt w:val="bullet"/>
      <w:lvlText w:val=""/>
      <w:lvlJc w:val="left"/>
      <w:pPr>
        <w:ind w:left="5879" w:hanging="360"/>
      </w:pPr>
      <w:rPr>
        <w:rFonts w:ascii="Wingdings" w:hAnsi="Wingdings" w:hint="default"/>
      </w:rPr>
    </w:lvl>
    <w:lvl w:ilvl="6" w:tplc="CAB61C1A" w:tentative="1">
      <w:start w:val="1"/>
      <w:numFmt w:val="bullet"/>
      <w:lvlText w:val=""/>
      <w:lvlJc w:val="left"/>
      <w:pPr>
        <w:ind w:left="6599" w:hanging="360"/>
      </w:pPr>
      <w:rPr>
        <w:rFonts w:ascii="Symbol" w:hAnsi="Symbol" w:hint="default"/>
      </w:rPr>
    </w:lvl>
    <w:lvl w:ilvl="7" w:tplc="98A81260" w:tentative="1">
      <w:start w:val="1"/>
      <w:numFmt w:val="bullet"/>
      <w:lvlText w:val="o"/>
      <w:lvlJc w:val="left"/>
      <w:pPr>
        <w:ind w:left="7319" w:hanging="360"/>
      </w:pPr>
      <w:rPr>
        <w:rFonts w:ascii="Courier New" w:hAnsi="Courier New" w:cs="Courier New" w:hint="default"/>
      </w:rPr>
    </w:lvl>
    <w:lvl w:ilvl="8" w:tplc="2E42FF72" w:tentative="1">
      <w:start w:val="1"/>
      <w:numFmt w:val="bullet"/>
      <w:lvlText w:val=""/>
      <w:lvlJc w:val="left"/>
      <w:pPr>
        <w:ind w:left="8039" w:hanging="360"/>
      </w:pPr>
      <w:rPr>
        <w:rFonts w:ascii="Wingdings" w:hAnsi="Wingdings" w:hint="default"/>
      </w:rPr>
    </w:lvl>
  </w:abstractNum>
  <w:abstractNum w:abstractNumId="34" w15:restartNumberingAfterBreak="0">
    <w:nsid w:val="47F42723"/>
    <w:multiLevelType w:val="hybridMultilevel"/>
    <w:tmpl w:val="C5A02EE6"/>
    <w:lvl w:ilvl="0" w:tplc="A1F4940E">
      <w:start w:val="1"/>
      <w:numFmt w:val="bullet"/>
      <w:pStyle w:val="subclause1Bullet1"/>
      <w:lvlText w:val=""/>
      <w:lvlJc w:val="left"/>
      <w:pPr>
        <w:ind w:left="1440" w:hanging="360"/>
      </w:pPr>
      <w:rPr>
        <w:rFonts w:ascii="Symbol" w:hAnsi="Symbol" w:hint="default"/>
        <w:color w:val="000000"/>
      </w:rPr>
    </w:lvl>
    <w:lvl w:ilvl="1" w:tplc="73586DBA" w:tentative="1">
      <w:start w:val="1"/>
      <w:numFmt w:val="bullet"/>
      <w:lvlText w:val="o"/>
      <w:lvlJc w:val="left"/>
      <w:pPr>
        <w:ind w:left="2160" w:hanging="360"/>
      </w:pPr>
      <w:rPr>
        <w:rFonts w:ascii="Courier New" w:hAnsi="Courier New" w:cs="Courier New" w:hint="default"/>
      </w:rPr>
    </w:lvl>
    <w:lvl w:ilvl="2" w:tplc="16DAF6D8" w:tentative="1">
      <w:start w:val="1"/>
      <w:numFmt w:val="bullet"/>
      <w:lvlText w:val=""/>
      <w:lvlJc w:val="left"/>
      <w:pPr>
        <w:ind w:left="2880" w:hanging="360"/>
      </w:pPr>
      <w:rPr>
        <w:rFonts w:ascii="Wingdings" w:hAnsi="Wingdings" w:hint="default"/>
      </w:rPr>
    </w:lvl>
    <w:lvl w:ilvl="3" w:tplc="60B217F8" w:tentative="1">
      <w:start w:val="1"/>
      <w:numFmt w:val="bullet"/>
      <w:lvlText w:val=""/>
      <w:lvlJc w:val="left"/>
      <w:pPr>
        <w:ind w:left="3600" w:hanging="360"/>
      </w:pPr>
      <w:rPr>
        <w:rFonts w:ascii="Symbol" w:hAnsi="Symbol" w:hint="default"/>
      </w:rPr>
    </w:lvl>
    <w:lvl w:ilvl="4" w:tplc="D3782DFE" w:tentative="1">
      <w:start w:val="1"/>
      <w:numFmt w:val="bullet"/>
      <w:lvlText w:val="o"/>
      <w:lvlJc w:val="left"/>
      <w:pPr>
        <w:ind w:left="4320" w:hanging="360"/>
      </w:pPr>
      <w:rPr>
        <w:rFonts w:ascii="Courier New" w:hAnsi="Courier New" w:cs="Courier New" w:hint="default"/>
      </w:rPr>
    </w:lvl>
    <w:lvl w:ilvl="5" w:tplc="BE2E6DC0" w:tentative="1">
      <w:start w:val="1"/>
      <w:numFmt w:val="bullet"/>
      <w:lvlText w:val=""/>
      <w:lvlJc w:val="left"/>
      <w:pPr>
        <w:ind w:left="5040" w:hanging="360"/>
      </w:pPr>
      <w:rPr>
        <w:rFonts w:ascii="Wingdings" w:hAnsi="Wingdings" w:hint="default"/>
      </w:rPr>
    </w:lvl>
    <w:lvl w:ilvl="6" w:tplc="00D43AF0" w:tentative="1">
      <w:start w:val="1"/>
      <w:numFmt w:val="bullet"/>
      <w:lvlText w:val=""/>
      <w:lvlJc w:val="left"/>
      <w:pPr>
        <w:ind w:left="5760" w:hanging="360"/>
      </w:pPr>
      <w:rPr>
        <w:rFonts w:ascii="Symbol" w:hAnsi="Symbol" w:hint="default"/>
      </w:rPr>
    </w:lvl>
    <w:lvl w:ilvl="7" w:tplc="917000E0" w:tentative="1">
      <w:start w:val="1"/>
      <w:numFmt w:val="bullet"/>
      <w:lvlText w:val="o"/>
      <w:lvlJc w:val="left"/>
      <w:pPr>
        <w:ind w:left="6480" w:hanging="360"/>
      </w:pPr>
      <w:rPr>
        <w:rFonts w:ascii="Courier New" w:hAnsi="Courier New" w:cs="Courier New" w:hint="default"/>
      </w:rPr>
    </w:lvl>
    <w:lvl w:ilvl="8" w:tplc="EFFAC8C0" w:tentative="1">
      <w:start w:val="1"/>
      <w:numFmt w:val="bullet"/>
      <w:lvlText w:val=""/>
      <w:lvlJc w:val="left"/>
      <w:pPr>
        <w:ind w:left="7200" w:hanging="360"/>
      </w:pPr>
      <w:rPr>
        <w:rFonts w:ascii="Wingdings" w:hAnsi="Wingdings" w:hint="default"/>
      </w:rPr>
    </w:lvl>
  </w:abstractNum>
  <w:abstractNum w:abstractNumId="35" w15:restartNumberingAfterBreak="0">
    <w:nsid w:val="55CB0AF0"/>
    <w:multiLevelType w:val="hybridMultilevel"/>
    <w:tmpl w:val="EB98B43A"/>
    <w:lvl w:ilvl="0" w:tplc="00121E54">
      <w:start w:val="1"/>
      <w:numFmt w:val="decimal"/>
      <w:pStyle w:val="LongQuestionPara"/>
      <w:lvlText w:val="%1."/>
      <w:lvlJc w:val="left"/>
      <w:pPr>
        <w:ind w:left="360" w:hanging="360"/>
      </w:pPr>
      <w:rPr>
        <w:rFonts w:hint="default"/>
        <w:b/>
        <w:i w:val="0"/>
        <w:color w:val="000000"/>
        <w:sz w:val="24"/>
      </w:rPr>
    </w:lvl>
    <w:lvl w:ilvl="1" w:tplc="DF126DE6" w:tentative="1">
      <w:start w:val="1"/>
      <w:numFmt w:val="lowerLetter"/>
      <w:lvlText w:val="%2."/>
      <w:lvlJc w:val="left"/>
      <w:pPr>
        <w:ind w:left="1440" w:hanging="360"/>
      </w:pPr>
    </w:lvl>
    <w:lvl w:ilvl="2" w:tplc="98F0B898" w:tentative="1">
      <w:start w:val="1"/>
      <w:numFmt w:val="lowerRoman"/>
      <w:lvlText w:val="%3."/>
      <w:lvlJc w:val="right"/>
      <w:pPr>
        <w:ind w:left="2160" w:hanging="180"/>
      </w:pPr>
    </w:lvl>
    <w:lvl w:ilvl="3" w:tplc="132AA662" w:tentative="1">
      <w:start w:val="1"/>
      <w:numFmt w:val="decimal"/>
      <w:lvlText w:val="%4."/>
      <w:lvlJc w:val="left"/>
      <w:pPr>
        <w:ind w:left="2880" w:hanging="360"/>
      </w:pPr>
    </w:lvl>
    <w:lvl w:ilvl="4" w:tplc="92B84028" w:tentative="1">
      <w:start w:val="1"/>
      <w:numFmt w:val="lowerLetter"/>
      <w:lvlText w:val="%5."/>
      <w:lvlJc w:val="left"/>
      <w:pPr>
        <w:ind w:left="3600" w:hanging="360"/>
      </w:pPr>
    </w:lvl>
    <w:lvl w:ilvl="5" w:tplc="8F90F29C" w:tentative="1">
      <w:start w:val="1"/>
      <w:numFmt w:val="lowerRoman"/>
      <w:lvlText w:val="%6."/>
      <w:lvlJc w:val="right"/>
      <w:pPr>
        <w:ind w:left="4320" w:hanging="180"/>
      </w:pPr>
    </w:lvl>
    <w:lvl w:ilvl="6" w:tplc="ECF61C56" w:tentative="1">
      <w:start w:val="1"/>
      <w:numFmt w:val="decimal"/>
      <w:lvlText w:val="%7."/>
      <w:lvlJc w:val="left"/>
      <w:pPr>
        <w:ind w:left="5040" w:hanging="360"/>
      </w:pPr>
    </w:lvl>
    <w:lvl w:ilvl="7" w:tplc="6F98B77A" w:tentative="1">
      <w:start w:val="1"/>
      <w:numFmt w:val="lowerLetter"/>
      <w:lvlText w:val="%8."/>
      <w:lvlJc w:val="left"/>
      <w:pPr>
        <w:ind w:left="5760" w:hanging="360"/>
      </w:pPr>
    </w:lvl>
    <w:lvl w:ilvl="8" w:tplc="61B85A4A" w:tentative="1">
      <w:start w:val="1"/>
      <w:numFmt w:val="lowerRoman"/>
      <w:lvlText w:val="%9."/>
      <w:lvlJc w:val="right"/>
      <w:pPr>
        <w:ind w:left="6480" w:hanging="180"/>
      </w:pPr>
    </w:lvl>
  </w:abstractNum>
  <w:abstractNum w:abstractNumId="36"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7" w15:restartNumberingAfterBreak="0">
    <w:nsid w:val="5D206610"/>
    <w:multiLevelType w:val="hybridMultilevel"/>
    <w:tmpl w:val="31700046"/>
    <w:lvl w:ilvl="0" w:tplc="28B89394">
      <w:start w:val="1"/>
      <w:numFmt w:val="lowerLetter"/>
      <w:lvlText w:val="(%1)"/>
      <w:lvlJc w:val="left"/>
      <w:pPr>
        <w:ind w:left="1440" w:hanging="360"/>
      </w:pPr>
      <w:rPr>
        <w:rFonts w:hint="default"/>
        <w:color w:val="000000"/>
      </w:rPr>
    </w:lvl>
    <w:lvl w:ilvl="1" w:tplc="3BAC8D0C" w:tentative="1">
      <w:start w:val="1"/>
      <w:numFmt w:val="lowerLetter"/>
      <w:lvlText w:val="%2."/>
      <w:lvlJc w:val="left"/>
      <w:pPr>
        <w:ind w:left="2160" w:hanging="360"/>
      </w:pPr>
    </w:lvl>
    <w:lvl w:ilvl="2" w:tplc="723609AC" w:tentative="1">
      <w:start w:val="1"/>
      <w:numFmt w:val="lowerRoman"/>
      <w:lvlText w:val="%3."/>
      <w:lvlJc w:val="right"/>
      <w:pPr>
        <w:ind w:left="2880" w:hanging="180"/>
      </w:pPr>
    </w:lvl>
    <w:lvl w:ilvl="3" w:tplc="5450D3FA" w:tentative="1">
      <w:start w:val="1"/>
      <w:numFmt w:val="decimal"/>
      <w:lvlText w:val="%4."/>
      <w:lvlJc w:val="left"/>
      <w:pPr>
        <w:ind w:left="3600" w:hanging="360"/>
      </w:pPr>
    </w:lvl>
    <w:lvl w:ilvl="4" w:tplc="DA769C7E" w:tentative="1">
      <w:start w:val="1"/>
      <w:numFmt w:val="lowerLetter"/>
      <w:lvlText w:val="%5."/>
      <w:lvlJc w:val="left"/>
      <w:pPr>
        <w:ind w:left="4320" w:hanging="360"/>
      </w:pPr>
    </w:lvl>
    <w:lvl w:ilvl="5" w:tplc="101E9B00" w:tentative="1">
      <w:start w:val="1"/>
      <w:numFmt w:val="lowerRoman"/>
      <w:lvlText w:val="%6."/>
      <w:lvlJc w:val="right"/>
      <w:pPr>
        <w:ind w:left="5040" w:hanging="180"/>
      </w:pPr>
    </w:lvl>
    <w:lvl w:ilvl="6" w:tplc="B5669FEE" w:tentative="1">
      <w:start w:val="1"/>
      <w:numFmt w:val="decimal"/>
      <w:lvlText w:val="%7."/>
      <w:lvlJc w:val="left"/>
      <w:pPr>
        <w:ind w:left="5760" w:hanging="360"/>
      </w:pPr>
    </w:lvl>
    <w:lvl w:ilvl="7" w:tplc="1EB69B0E" w:tentative="1">
      <w:start w:val="1"/>
      <w:numFmt w:val="lowerLetter"/>
      <w:lvlText w:val="%8."/>
      <w:lvlJc w:val="left"/>
      <w:pPr>
        <w:ind w:left="6480" w:hanging="360"/>
      </w:pPr>
    </w:lvl>
    <w:lvl w:ilvl="8" w:tplc="0EF87CB4" w:tentative="1">
      <w:start w:val="1"/>
      <w:numFmt w:val="lowerRoman"/>
      <w:lvlText w:val="%9."/>
      <w:lvlJc w:val="right"/>
      <w:pPr>
        <w:ind w:left="7200" w:hanging="180"/>
      </w:pPr>
    </w:lvl>
  </w:abstractNum>
  <w:abstractNum w:abstractNumId="38" w15:restartNumberingAfterBreak="0">
    <w:nsid w:val="61071422"/>
    <w:multiLevelType w:val="hybridMultilevel"/>
    <w:tmpl w:val="59B858D8"/>
    <w:lvl w:ilvl="0" w:tplc="2146C9FE">
      <w:start w:val="1"/>
      <w:numFmt w:val="bullet"/>
      <w:pStyle w:val="ClauseBullet1"/>
      <w:lvlText w:val=""/>
      <w:lvlJc w:val="left"/>
      <w:pPr>
        <w:ind w:left="1080" w:hanging="360"/>
      </w:pPr>
      <w:rPr>
        <w:rFonts w:ascii="Symbol" w:hAnsi="Symbol" w:hint="default"/>
        <w:color w:val="000000"/>
      </w:rPr>
    </w:lvl>
    <w:lvl w:ilvl="1" w:tplc="D0B2D05A" w:tentative="1">
      <w:start w:val="1"/>
      <w:numFmt w:val="bullet"/>
      <w:lvlText w:val="o"/>
      <w:lvlJc w:val="left"/>
      <w:pPr>
        <w:ind w:left="1800" w:hanging="360"/>
      </w:pPr>
      <w:rPr>
        <w:rFonts w:ascii="Courier New" w:hAnsi="Courier New" w:cs="Courier New" w:hint="default"/>
      </w:rPr>
    </w:lvl>
    <w:lvl w:ilvl="2" w:tplc="9AD204E0" w:tentative="1">
      <w:start w:val="1"/>
      <w:numFmt w:val="bullet"/>
      <w:lvlText w:val=""/>
      <w:lvlJc w:val="left"/>
      <w:pPr>
        <w:ind w:left="2520" w:hanging="360"/>
      </w:pPr>
      <w:rPr>
        <w:rFonts w:ascii="Wingdings" w:hAnsi="Wingdings" w:hint="default"/>
      </w:rPr>
    </w:lvl>
    <w:lvl w:ilvl="3" w:tplc="4052032E" w:tentative="1">
      <w:start w:val="1"/>
      <w:numFmt w:val="bullet"/>
      <w:lvlText w:val=""/>
      <w:lvlJc w:val="left"/>
      <w:pPr>
        <w:ind w:left="3240" w:hanging="360"/>
      </w:pPr>
      <w:rPr>
        <w:rFonts w:ascii="Symbol" w:hAnsi="Symbol" w:hint="default"/>
      </w:rPr>
    </w:lvl>
    <w:lvl w:ilvl="4" w:tplc="439C4846" w:tentative="1">
      <w:start w:val="1"/>
      <w:numFmt w:val="bullet"/>
      <w:lvlText w:val="o"/>
      <w:lvlJc w:val="left"/>
      <w:pPr>
        <w:ind w:left="3960" w:hanging="360"/>
      </w:pPr>
      <w:rPr>
        <w:rFonts w:ascii="Courier New" w:hAnsi="Courier New" w:cs="Courier New" w:hint="default"/>
      </w:rPr>
    </w:lvl>
    <w:lvl w:ilvl="5" w:tplc="F9086932" w:tentative="1">
      <w:start w:val="1"/>
      <w:numFmt w:val="bullet"/>
      <w:lvlText w:val=""/>
      <w:lvlJc w:val="left"/>
      <w:pPr>
        <w:ind w:left="4680" w:hanging="360"/>
      </w:pPr>
      <w:rPr>
        <w:rFonts w:ascii="Wingdings" w:hAnsi="Wingdings" w:hint="default"/>
      </w:rPr>
    </w:lvl>
    <w:lvl w:ilvl="6" w:tplc="177AFB76" w:tentative="1">
      <w:start w:val="1"/>
      <w:numFmt w:val="bullet"/>
      <w:lvlText w:val=""/>
      <w:lvlJc w:val="left"/>
      <w:pPr>
        <w:ind w:left="5400" w:hanging="360"/>
      </w:pPr>
      <w:rPr>
        <w:rFonts w:ascii="Symbol" w:hAnsi="Symbol" w:hint="default"/>
      </w:rPr>
    </w:lvl>
    <w:lvl w:ilvl="7" w:tplc="6068DA6C" w:tentative="1">
      <w:start w:val="1"/>
      <w:numFmt w:val="bullet"/>
      <w:lvlText w:val="o"/>
      <w:lvlJc w:val="left"/>
      <w:pPr>
        <w:ind w:left="6120" w:hanging="360"/>
      </w:pPr>
      <w:rPr>
        <w:rFonts w:ascii="Courier New" w:hAnsi="Courier New" w:cs="Courier New" w:hint="default"/>
      </w:rPr>
    </w:lvl>
    <w:lvl w:ilvl="8" w:tplc="04E2CCD0" w:tentative="1">
      <w:start w:val="1"/>
      <w:numFmt w:val="bullet"/>
      <w:lvlText w:val=""/>
      <w:lvlJc w:val="left"/>
      <w:pPr>
        <w:ind w:left="6840" w:hanging="360"/>
      </w:pPr>
      <w:rPr>
        <w:rFonts w:ascii="Wingdings" w:hAnsi="Wingdings" w:hint="default"/>
      </w:rPr>
    </w:lvl>
  </w:abstractNum>
  <w:abstractNum w:abstractNumId="39" w15:restartNumberingAfterBreak="0">
    <w:nsid w:val="642371CD"/>
    <w:multiLevelType w:val="hybridMultilevel"/>
    <w:tmpl w:val="3B76A654"/>
    <w:lvl w:ilvl="0" w:tplc="350A3C7E">
      <w:start w:val="1"/>
      <w:numFmt w:val="bullet"/>
      <w:pStyle w:val="subclause3Bullet2"/>
      <w:lvlText w:val=""/>
      <w:lvlJc w:val="left"/>
      <w:pPr>
        <w:ind w:left="3748" w:hanging="360"/>
      </w:pPr>
      <w:rPr>
        <w:rFonts w:ascii="Symbol" w:hAnsi="Symbol" w:hint="default"/>
        <w:color w:val="000000"/>
      </w:rPr>
    </w:lvl>
    <w:lvl w:ilvl="1" w:tplc="252EB0C0" w:tentative="1">
      <w:start w:val="1"/>
      <w:numFmt w:val="bullet"/>
      <w:lvlText w:val="o"/>
      <w:lvlJc w:val="left"/>
      <w:pPr>
        <w:ind w:left="4468" w:hanging="360"/>
      </w:pPr>
      <w:rPr>
        <w:rFonts w:ascii="Courier New" w:hAnsi="Courier New" w:cs="Courier New" w:hint="default"/>
      </w:rPr>
    </w:lvl>
    <w:lvl w:ilvl="2" w:tplc="63AE863A" w:tentative="1">
      <w:start w:val="1"/>
      <w:numFmt w:val="bullet"/>
      <w:lvlText w:val=""/>
      <w:lvlJc w:val="left"/>
      <w:pPr>
        <w:ind w:left="5188" w:hanging="360"/>
      </w:pPr>
      <w:rPr>
        <w:rFonts w:ascii="Wingdings" w:hAnsi="Wingdings" w:hint="default"/>
      </w:rPr>
    </w:lvl>
    <w:lvl w:ilvl="3" w:tplc="D64A7B70" w:tentative="1">
      <w:start w:val="1"/>
      <w:numFmt w:val="bullet"/>
      <w:lvlText w:val=""/>
      <w:lvlJc w:val="left"/>
      <w:pPr>
        <w:ind w:left="5908" w:hanging="360"/>
      </w:pPr>
      <w:rPr>
        <w:rFonts w:ascii="Symbol" w:hAnsi="Symbol" w:hint="default"/>
      </w:rPr>
    </w:lvl>
    <w:lvl w:ilvl="4" w:tplc="EA2C3224" w:tentative="1">
      <w:start w:val="1"/>
      <w:numFmt w:val="bullet"/>
      <w:lvlText w:val="o"/>
      <w:lvlJc w:val="left"/>
      <w:pPr>
        <w:ind w:left="6628" w:hanging="360"/>
      </w:pPr>
      <w:rPr>
        <w:rFonts w:ascii="Courier New" w:hAnsi="Courier New" w:cs="Courier New" w:hint="default"/>
      </w:rPr>
    </w:lvl>
    <w:lvl w:ilvl="5" w:tplc="FA0C4DD0" w:tentative="1">
      <w:start w:val="1"/>
      <w:numFmt w:val="bullet"/>
      <w:lvlText w:val=""/>
      <w:lvlJc w:val="left"/>
      <w:pPr>
        <w:ind w:left="7348" w:hanging="360"/>
      </w:pPr>
      <w:rPr>
        <w:rFonts w:ascii="Wingdings" w:hAnsi="Wingdings" w:hint="default"/>
      </w:rPr>
    </w:lvl>
    <w:lvl w:ilvl="6" w:tplc="ACF26940" w:tentative="1">
      <w:start w:val="1"/>
      <w:numFmt w:val="bullet"/>
      <w:lvlText w:val=""/>
      <w:lvlJc w:val="left"/>
      <w:pPr>
        <w:ind w:left="8068" w:hanging="360"/>
      </w:pPr>
      <w:rPr>
        <w:rFonts w:ascii="Symbol" w:hAnsi="Symbol" w:hint="default"/>
      </w:rPr>
    </w:lvl>
    <w:lvl w:ilvl="7" w:tplc="58FC3E38" w:tentative="1">
      <w:start w:val="1"/>
      <w:numFmt w:val="bullet"/>
      <w:lvlText w:val="o"/>
      <w:lvlJc w:val="left"/>
      <w:pPr>
        <w:ind w:left="8788" w:hanging="360"/>
      </w:pPr>
      <w:rPr>
        <w:rFonts w:ascii="Courier New" w:hAnsi="Courier New" w:cs="Courier New" w:hint="default"/>
      </w:rPr>
    </w:lvl>
    <w:lvl w:ilvl="8" w:tplc="59348E10" w:tentative="1">
      <w:start w:val="1"/>
      <w:numFmt w:val="bullet"/>
      <w:lvlText w:val=""/>
      <w:lvlJc w:val="left"/>
      <w:pPr>
        <w:ind w:left="9508" w:hanging="360"/>
      </w:pPr>
      <w:rPr>
        <w:rFonts w:ascii="Wingdings" w:hAnsi="Wingdings" w:hint="default"/>
      </w:rPr>
    </w:lvl>
  </w:abstractNum>
  <w:abstractNum w:abstractNumId="40" w15:restartNumberingAfterBreak="0">
    <w:nsid w:val="64FF4975"/>
    <w:multiLevelType w:val="multilevel"/>
    <w:tmpl w:val="8F2299F0"/>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2" w15:restartNumberingAfterBreak="0">
    <w:nsid w:val="6A14466B"/>
    <w:multiLevelType w:val="hybridMultilevel"/>
    <w:tmpl w:val="2402A666"/>
    <w:lvl w:ilvl="0" w:tplc="9C865080">
      <w:start w:val="1"/>
      <w:numFmt w:val="bullet"/>
      <w:pStyle w:val="BulletList1"/>
      <w:lvlText w:val="·"/>
      <w:lvlJc w:val="left"/>
      <w:pPr>
        <w:tabs>
          <w:tab w:val="num" w:pos="360"/>
        </w:tabs>
        <w:ind w:left="360" w:hanging="360"/>
      </w:pPr>
      <w:rPr>
        <w:rFonts w:ascii="Symbol" w:hAnsi="Symbol" w:hint="default"/>
        <w:color w:val="000000"/>
      </w:rPr>
    </w:lvl>
    <w:lvl w:ilvl="1" w:tplc="9DE601BC" w:tentative="1">
      <w:start w:val="1"/>
      <w:numFmt w:val="bullet"/>
      <w:lvlText w:val="·"/>
      <w:lvlJc w:val="left"/>
      <w:pPr>
        <w:tabs>
          <w:tab w:val="num" w:pos="1440"/>
        </w:tabs>
        <w:ind w:left="1440" w:hanging="360"/>
      </w:pPr>
      <w:rPr>
        <w:rFonts w:ascii="Symbol" w:hAnsi="Symbol" w:hint="default"/>
      </w:rPr>
    </w:lvl>
    <w:lvl w:ilvl="2" w:tplc="C43486AC" w:tentative="1">
      <w:start w:val="1"/>
      <w:numFmt w:val="bullet"/>
      <w:lvlText w:val="·"/>
      <w:lvlJc w:val="left"/>
      <w:pPr>
        <w:tabs>
          <w:tab w:val="num" w:pos="2160"/>
        </w:tabs>
        <w:ind w:left="2160" w:hanging="360"/>
      </w:pPr>
      <w:rPr>
        <w:rFonts w:ascii="Symbol" w:hAnsi="Symbol" w:hint="default"/>
      </w:rPr>
    </w:lvl>
    <w:lvl w:ilvl="3" w:tplc="E70E91BC" w:tentative="1">
      <w:start w:val="1"/>
      <w:numFmt w:val="bullet"/>
      <w:lvlText w:val="·"/>
      <w:lvlJc w:val="left"/>
      <w:pPr>
        <w:tabs>
          <w:tab w:val="num" w:pos="2880"/>
        </w:tabs>
        <w:ind w:left="2880" w:hanging="360"/>
      </w:pPr>
      <w:rPr>
        <w:rFonts w:ascii="Symbol" w:hAnsi="Symbol" w:hint="default"/>
      </w:rPr>
    </w:lvl>
    <w:lvl w:ilvl="4" w:tplc="876EEFA6" w:tentative="1">
      <w:start w:val="1"/>
      <w:numFmt w:val="bullet"/>
      <w:lvlText w:val="o"/>
      <w:lvlJc w:val="left"/>
      <w:pPr>
        <w:tabs>
          <w:tab w:val="num" w:pos="3600"/>
        </w:tabs>
        <w:ind w:left="3600" w:hanging="360"/>
      </w:pPr>
      <w:rPr>
        <w:rFonts w:ascii="Courier New" w:hAnsi="Courier New" w:hint="default"/>
      </w:rPr>
    </w:lvl>
    <w:lvl w:ilvl="5" w:tplc="38A43F46" w:tentative="1">
      <w:start w:val="1"/>
      <w:numFmt w:val="bullet"/>
      <w:lvlText w:val="§"/>
      <w:lvlJc w:val="left"/>
      <w:pPr>
        <w:tabs>
          <w:tab w:val="num" w:pos="4320"/>
        </w:tabs>
        <w:ind w:left="4320" w:hanging="360"/>
      </w:pPr>
      <w:rPr>
        <w:rFonts w:ascii="Wingdings" w:hAnsi="Wingdings" w:hint="default"/>
      </w:rPr>
    </w:lvl>
    <w:lvl w:ilvl="6" w:tplc="B57000CA" w:tentative="1">
      <w:start w:val="1"/>
      <w:numFmt w:val="bullet"/>
      <w:lvlText w:val="·"/>
      <w:lvlJc w:val="left"/>
      <w:pPr>
        <w:tabs>
          <w:tab w:val="num" w:pos="5040"/>
        </w:tabs>
        <w:ind w:left="5040" w:hanging="360"/>
      </w:pPr>
      <w:rPr>
        <w:rFonts w:ascii="Symbol" w:hAnsi="Symbol" w:hint="default"/>
      </w:rPr>
    </w:lvl>
    <w:lvl w:ilvl="7" w:tplc="B41C0A42" w:tentative="1">
      <w:start w:val="1"/>
      <w:numFmt w:val="bullet"/>
      <w:lvlText w:val="o"/>
      <w:lvlJc w:val="left"/>
      <w:pPr>
        <w:tabs>
          <w:tab w:val="num" w:pos="5760"/>
        </w:tabs>
        <w:ind w:left="5760" w:hanging="360"/>
      </w:pPr>
      <w:rPr>
        <w:rFonts w:ascii="Courier New" w:hAnsi="Courier New" w:hint="default"/>
      </w:rPr>
    </w:lvl>
    <w:lvl w:ilvl="8" w:tplc="E886E8E0"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6" w15:restartNumberingAfterBreak="0">
    <w:nsid w:val="78C31C79"/>
    <w:multiLevelType w:val="hybridMultilevel"/>
    <w:tmpl w:val="0BBA56BC"/>
    <w:lvl w:ilvl="0" w:tplc="E7649936">
      <w:start w:val="1"/>
      <w:numFmt w:val="decimal"/>
      <w:lvlText w:val="%1."/>
      <w:lvlJc w:val="left"/>
      <w:pPr>
        <w:ind w:left="1440" w:hanging="360"/>
      </w:pPr>
      <w:rPr>
        <w:color w:val="000000"/>
      </w:rPr>
    </w:lvl>
    <w:lvl w:ilvl="1" w:tplc="5A62BE2A" w:tentative="1">
      <w:start w:val="1"/>
      <w:numFmt w:val="lowerLetter"/>
      <w:lvlText w:val="%2."/>
      <w:lvlJc w:val="left"/>
      <w:pPr>
        <w:ind w:left="2160" w:hanging="360"/>
      </w:pPr>
    </w:lvl>
    <w:lvl w:ilvl="2" w:tplc="F4DAF482" w:tentative="1">
      <w:start w:val="1"/>
      <w:numFmt w:val="lowerRoman"/>
      <w:lvlText w:val="%3."/>
      <w:lvlJc w:val="right"/>
      <w:pPr>
        <w:ind w:left="2880" w:hanging="180"/>
      </w:pPr>
    </w:lvl>
    <w:lvl w:ilvl="3" w:tplc="DE642DB8" w:tentative="1">
      <w:start w:val="1"/>
      <w:numFmt w:val="decimal"/>
      <w:lvlText w:val="%4."/>
      <w:lvlJc w:val="left"/>
      <w:pPr>
        <w:ind w:left="3600" w:hanging="360"/>
      </w:pPr>
    </w:lvl>
    <w:lvl w:ilvl="4" w:tplc="61D236FA" w:tentative="1">
      <w:start w:val="1"/>
      <w:numFmt w:val="lowerLetter"/>
      <w:lvlText w:val="%5."/>
      <w:lvlJc w:val="left"/>
      <w:pPr>
        <w:ind w:left="4320" w:hanging="360"/>
      </w:pPr>
    </w:lvl>
    <w:lvl w:ilvl="5" w:tplc="A50A033E" w:tentative="1">
      <w:start w:val="1"/>
      <w:numFmt w:val="lowerRoman"/>
      <w:lvlText w:val="%6."/>
      <w:lvlJc w:val="right"/>
      <w:pPr>
        <w:ind w:left="5040" w:hanging="180"/>
      </w:pPr>
    </w:lvl>
    <w:lvl w:ilvl="6" w:tplc="DEA6FFE0" w:tentative="1">
      <w:start w:val="1"/>
      <w:numFmt w:val="decimal"/>
      <w:lvlText w:val="%7."/>
      <w:lvlJc w:val="left"/>
      <w:pPr>
        <w:ind w:left="5760" w:hanging="360"/>
      </w:pPr>
    </w:lvl>
    <w:lvl w:ilvl="7" w:tplc="E30A963C" w:tentative="1">
      <w:start w:val="1"/>
      <w:numFmt w:val="lowerLetter"/>
      <w:lvlText w:val="%8."/>
      <w:lvlJc w:val="left"/>
      <w:pPr>
        <w:ind w:left="6480" w:hanging="360"/>
      </w:pPr>
    </w:lvl>
    <w:lvl w:ilvl="8" w:tplc="E612CAEC" w:tentative="1">
      <w:start w:val="1"/>
      <w:numFmt w:val="lowerRoman"/>
      <w:lvlText w:val="%9."/>
      <w:lvlJc w:val="right"/>
      <w:pPr>
        <w:ind w:left="7200" w:hanging="180"/>
      </w:pPr>
    </w:lvl>
  </w:abstractNum>
  <w:abstractNum w:abstractNumId="47" w15:restartNumberingAfterBreak="0">
    <w:nsid w:val="7DB5644F"/>
    <w:multiLevelType w:val="hybridMultilevel"/>
    <w:tmpl w:val="8BCC9C08"/>
    <w:lvl w:ilvl="0" w:tplc="DC5A0046">
      <w:start w:val="1"/>
      <w:numFmt w:val="bullet"/>
      <w:pStyle w:val="BulletList3"/>
      <w:lvlText w:val=""/>
      <w:lvlJc w:val="left"/>
      <w:pPr>
        <w:tabs>
          <w:tab w:val="num" w:pos="1945"/>
        </w:tabs>
        <w:ind w:left="1945" w:hanging="357"/>
      </w:pPr>
      <w:rPr>
        <w:rFonts w:ascii="Symbol" w:hAnsi="Symbol" w:hint="default"/>
        <w:color w:val="000000"/>
      </w:rPr>
    </w:lvl>
    <w:lvl w:ilvl="1" w:tplc="DFF8AF8A" w:tentative="1">
      <w:start w:val="1"/>
      <w:numFmt w:val="bullet"/>
      <w:lvlText w:val="o"/>
      <w:lvlJc w:val="left"/>
      <w:pPr>
        <w:tabs>
          <w:tab w:val="num" w:pos="1440"/>
        </w:tabs>
        <w:ind w:left="1440" w:hanging="360"/>
      </w:pPr>
      <w:rPr>
        <w:rFonts w:ascii="Courier New" w:hAnsi="Courier New" w:cs="Courier New" w:hint="default"/>
      </w:rPr>
    </w:lvl>
    <w:lvl w:ilvl="2" w:tplc="BEE4A0EA" w:tentative="1">
      <w:start w:val="1"/>
      <w:numFmt w:val="bullet"/>
      <w:lvlText w:val=""/>
      <w:lvlJc w:val="left"/>
      <w:pPr>
        <w:tabs>
          <w:tab w:val="num" w:pos="2160"/>
        </w:tabs>
        <w:ind w:left="2160" w:hanging="360"/>
      </w:pPr>
      <w:rPr>
        <w:rFonts w:ascii="Wingdings" w:hAnsi="Wingdings" w:hint="default"/>
      </w:rPr>
    </w:lvl>
    <w:lvl w:ilvl="3" w:tplc="9F10A354" w:tentative="1">
      <w:start w:val="1"/>
      <w:numFmt w:val="bullet"/>
      <w:lvlText w:val=""/>
      <w:lvlJc w:val="left"/>
      <w:pPr>
        <w:tabs>
          <w:tab w:val="num" w:pos="2880"/>
        </w:tabs>
        <w:ind w:left="2880" w:hanging="360"/>
      </w:pPr>
      <w:rPr>
        <w:rFonts w:ascii="Symbol" w:hAnsi="Symbol" w:hint="default"/>
      </w:rPr>
    </w:lvl>
    <w:lvl w:ilvl="4" w:tplc="76540042" w:tentative="1">
      <w:start w:val="1"/>
      <w:numFmt w:val="bullet"/>
      <w:lvlText w:val="o"/>
      <w:lvlJc w:val="left"/>
      <w:pPr>
        <w:tabs>
          <w:tab w:val="num" w:pos="3600"/>
        </w:tabs>
        <w:ind w:left="3600" w:hanging="360"/>
      </w:pPr>
      <w:rPr>
        <w:rFonts w:ascii="Courier New" w:hAnsi="Courier New" w:cs="Courier New" w:hint="default"/>
      </w:rPr>
    </w:lvl>
    <w:lvl w:ilvl="5" w:tplc="4BB82F1C" w:tentative="1">
      <w:start w:val="1"/>
      <w:numFmt w:val="bullet"/>
      <w:lvlText w:val=""/>
      <w:lvlJc w:val="left"/>
      <w:pPr>
        <w:tabs>
          <w:tab w:val="num" w:pos="4320"/>
        </w:tabs>
        <w:ind w:left="4320" w:hanging="360"/>
      </w:pPr>
      <w:rPr>
        <w:rFonts w:ascii="Wingdings" w:hAnsi="Wingdings" w:hint="default"/>
      </w:rPr>
    </w:lvl>
    <w:lvl w:ilvl="6" w:tplc="8F08A3BC" w:tentative="1">
      <w:start w:val="1"/>
      <w:numFmt w:val="bullet"/>
      <w:lvlText w:val=""/>
      <w:lvlJc w:val="left"/>
      <w:pPr>
        <w:tabs>
          <w:tab w:val="num" w:pos="5040"/>
        </w:tabs>
        <w:ind w:left="5040" w:hanging="360"/>
      </w:pPr>
      <w:rPr>
        <w:rFonts w:ascii="Symbol" w:hAnsi="Symbol" w:hint="default"/>
      </w:rPr>
    </w:lvl>
    <w:lvl w:ilvl="7" w:tplc="F600E402" w:tentative="1">
      <w:start w:val="1"/>
      <w:numFmt w:val="bullet"/>
      <w:lvlText w:val="o"/>
      <w:lvlJc w:val="left"/>
      <w:pPr>
        <w:tabs>
          <w:tab w:val="num" w:pos="5760"/>
        </w:tabs>
        <w:ind w:left="5760" w:hanging="360"/>
      </w:pPr>
      <w:rPr>
        <w:rFonts w:ascii="Courier New" w:hAnsi="Courier New" w:cs="Courier New" w:hint="default"/>
      </w:rPr>
    </w:lvl>
    <w:lvl w:ilvl="8" w:tplc="D1040A02"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DB56450"/>
    <w:multiLevelType w:val="multilevel"/>
    <w:tmpl w:val="B5EA651E"/>
    <w:lvl w:ilvl="0">
      <w:start w:val="1"/>
      <w:numFmt w:val="decimal"/>
      <w:lvlText w:val="Schedule %1"/>
      <w:lvlJc w:val="left"/>
      <w:pPr>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9" w15:restartNumberingAfterBreak="0">
    <w:nsid w:val="7DB56451"/>
    <w:multiLevelType w:val="multilevel"/>
    <w:tmpl w:val="7DB56451"/>
    <w:styleLink w:val="ScheduleListStyle"/>
    <w:lvl w:ilvl="0">
      <w:start w:val="1"/>
      <w:numFmt w:val="decimal"/>
      <w:pStyle w:val="Schedule"/>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0" w15:restartNumberingAfterBreak="0">
    <w:nsid w:val="7DB56452"/>
    <w:multiLevelType w:val="multilevel"/>
    <w:tmpl w:val="7DB56451"/>
    <w:numStyleLink w:val="ScheduleListStyle"/>
  </w:abstractNum>
  <w:abstractNum w:abstractNumId="51" w15:restartNumberingAfterBreak="0">
    <w:nsid w:val="7DB56453"/>
    <w:multiLevelType w:val="multilevel"/>
    <w:tmpl w:val="7DB56451"/>
    <w:numStyleLink w:val="ScheduleListStyle"/>
  </w:abstractNum>
  <w:abstractNum w:abstractNumId="52" w15:restartNumberingAfterBreak="0">
    <w:nsid w:val="7DB56454"/>
    <w:multiLevelType w:val="multilevel"/>
    <w:tmpl w:val="B5EA651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3" w15:restartNumberingAfterBreak="0">
    <w:nsid w:val="7DB56455"/>
    <w:multiLevelType w:val="multilevel"/>
    <w:tmpl w:val="7DB56455"/>
    <w:styleLink w:val="ClauseListStyle"/>
    <w:lvl w:ilvl="0">
      <w:start w:val="1"/>
      <w:numFmt w:val="decimal"/>
      <w:pStyle w:val="ScheduleTitleClause"/>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pStyle w:val="ScheduleUntitledsubclause2"/>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4" w15:restartNumberingAfterBreak="0">
    <w:nsid w:val="7DB56456"/>
    <w:multiLevelType w:val="multilevel"/>
    <w:tmpl w:val="7DB56455"/>
    <w:numStyleLink w:val="ClauseListStyle"/>
  </w:abstractNum>
  <w:abstractNum w:abstractNumId="55" w15:restartNumberingAfterBreak="0">
    <w:nsid w:val="7DB56457"/>
    <w:multiLevelType w:val="multilevel"/>
    <w:tmpl w:val="7DB56455"/>
    <w:numStyleLink w:val="ClauseListStyle"/>
  </w:abstractNum>
  <w:abstractNum w:abstractNumId="56" w15:restartNumberingAfterBreak="0">
    <w:nsid w:val="7DB56458"/>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7" w15:restartNumberingAfterBreak="0">
    <w:nsid w:val="7DB56459"/>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8" w15:restartNumberingAfterBreak="0">
    <w:nsid w:val="7DB5645A"/>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9" w15:restartNumberingAfterBreak="0">
    <w:nsid w:val="7DB5645B"/>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544489883">
    <w:abstractNumId w:val="41"/>
  </w:num>
  <w:num w:numId="2" w16cid:durableId="718434717">
    <w:abstractNumId w:val="42"/>
  </w:num>
  <w:num w:numId="3" w16cid:durableId="1421676560">
    <w:abstractNumId w:val="26"/>
  </w:num>
  <w:num w:numId="4" w16cid:durableId="265119380">
    <w:abstractNumId w:val="47"/>
  </w:num>
  <w:num w:numId="5" w16cid:durableId="834104674">
    <w:abstractNumId w:val="44"/>
  </w:num>
  <w:num w:numId="6" w16cid:durableId="6489176">
    <w:abstractNumId w:val="19"/>
  </w:num>
  <w:num w:numId="7" w16cid:durableId="1625114846">
    <w:abstractNumId w:val="28"/>
  </w:num>
  <w:num w:numId="8" w16cid:durableId="269167736">
    <w:abstractNumId w:val="27"/>
  </w:num>
  <w:num w:numId="9" w16cid:durableId="2046710761">
    <w:abstractNumId w:val="23"/>
  </w:num>
  <w:num w:numId="10" w16cid:durableId="957881285">
    <w:abstractNumId w:val="36"/>
  </w:num>
  <w:num w:numId="11" w16cid:durableId="1381126630">
    <w:abstractNumId w:val="22"/>
  </w:num>
  <w:num w:numId="12" w16cid:durableId="85393637">
    <w:abstractNumId w:val="35"/>
  </w:num>
  <w:num w:numId="13" w16cid:durableId="747459734">
    <w:abstractNumId w:val="38"/>
  </w:num>
  <w:num w:numId="14" w16cid:durableId="2124685968">
    <w:abstractNumId w:val="29"/>
  </w:num>
  <w:num w:numId="15" w16cid:durableId="462041516">
    <w:abstractNumId w:val="34"/>
  </w:num>
  <w:num w:numId="16" w16cid:durableId="309093599">
    <w:abstractNumId w:val="32"/>
  </w:num>
  <w:num w:numId="17" w16cid:durableId="352607560">
    <w:abstractNumId w:val="33"/>
  </w:num>
  <w:num w:numId="18" w16cid:durableId="10958078">
    <w:abstractNumId w:val="31"/>
  </w:num>
  <w:num w:numId="19" w16cid:durableId="592856360">
    <w:abstractNumId w:val="25"/>
  </w:num>
  <w:num w:numId="20" w16cid:durableId="602499638">
    <w:abstractNumId w:val="39"/>
  </w:num>
  <w:num w:numId="21" w16cid:durableId="1869559455">
    <w:abstractNumId w:val="12"/>
  </w:num>
  <w:num w:numId="22" w16cid:durableId="1261714435">
    <w:abstractNumId w:val="16"/>
  </w:num>
  <w:num w:numId="23" w16cid:durableId="46926492">
    <w:abstractNumId w:val="43"/>
  </w:num>
  <w:num w:numId="24" w16cid:durableId="547184377">
    <w:abstractNumId w:val="10"/>
  </w:num>
  <w:num w:numId="25" w16cid:durableId="2095781404">
    <w:abstractNumId w:val="10"/>
  </w:num>
  <w:num w:numId="26" w16cid:durableId="49958691">
    <w:abstractNumId w:val="45"/>
  </w:num>
  <w:num w:numId="27" w16cid:durableId="1943488367">
    <w:abstractNumId w:val="18"/>
  </w:num>
  <w:num w:numId="28" w16cid:durableId="1550458400">
    <w:abstractNumId w:val="21"/>
  </w:num>
  <w:num w:numId="29" w16cid:durableId="2145653774">
    <w:abstractNumId w:val="37"/>
  </w:num>
  <w:num w:numId="30" w16cid:durableId="1616327230">
    <w:abstractNumId w:val="9"/>
  </w:num>
  <w:num w:numId="31" w16cid:durableId="749618975">
    <w:abstractNumId w:val="7"/>
  </w:num>
  <w:num w:numId="32" w16cid:durableId="1411928461">
    <w:abstractNumId w:val="6"/>
  </w:num>
  <w:num w:numId="33" w16cid:durableId="1121533815">
    <w:abstractNumId w:val="5"/>
  </w:num>
  <w:num w:numId="34" w16cid:durableId="142544395">
    <w:abstractNumId w:val="4"/>
  </w:num>
  <w:num w:numId="35" w16cid:durableId="1457481762">
    <w:abstractNumId w:val="8"/>
  </w:num>
  <w:num w:numId="36" w16cid:durableId="1726022420">
    <w:abstractNumId w:val="3"/>
  </w:num>
  <w:num w:numId="37" w16cid:durableId="1858696406">
    <w:abstractNumId w:val="2"/>
  </w:num>
  <w:num w:numId="38" w16cid:durableId="1276135038">
    <w:abstractNumId w:val="1"/>
  </w:num>
  <w:num w:numId="39" w16cid:durableId="1948463493">
    <w:abstractNumId w:val="0"/>
  </w:num>
  <w:num w:numId="40" w16cid:durableId="134096101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2021160">
    <w:abstractNumId w:val="15"/>
  </w:num>
  <w:num w:numId="42" w16cid:durableId="1640763631">
    <w:abstractNumId w:val="46"/>
  </w:num>
  <w:num w:numId="43" w16cid:durableId="750857913">
    <w:abstractNumId w:val="13"/>
  </w:num>
  <w:num w:numId="44" w16cid:durableId="368191193">
    <w:abstractNumId w:val="20"/>
  </w:num>
  <w:num w:numId="45" w16cid:durableId="134474678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40935966">
    <w:abstractNumId w:val="40"/>
  </w:num>
  <w:num w:numId="47" w16cid:durableId="1312101030">
    <w:abstractNumId w:val="10"/>
  </w:num>
  <w:num w:numId="48" w16cid:durableId="147793989">
    <w:abstractNumId w:val="10"/>
  </w:num>
  <w:num w:numId="49" w16cid:durableId="1298341050">
    <w:abstractNumId w:val="10"/>
  </w:num>
  <w:num w:numId="50" w16cid:durableId="1951039038">
    <w:abstractNumId w:val="30"/>
  </w:num>
  <w:num w:numId="51" w16cid:durableId="9983135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46059452">
    <w:abstractNumId w:val="24"/>
  </w:num>
  <w:num w:numId="53" w16cid:durableId="246501590">
    <w:abstractNumId w:val="11"/>
  </w:num>
  <w:num w:numId="54" w16cid:durableId="1071394435">
    <w:abstractNumId w:val="48"/>
  </w:num>
  <w:num w:numId="55" w16cid:durableId="1937787130">
    <w:abstractNumId w:val="49"/>
  </w:num>
  <w:num w:numId="56" w16cid:durableId="1159270727">
    <w:abstractNumId w:val="50"/>
  </w:num>
  <w:num w:numId="57" w16cid:durableId="379524779">
    <w:abstractNumId w:val="51"/>
  </w:num>
  <w:num w:numId="58" w16cid:durableId="1846820487">
    <w:abstractNumId w:val="52"/>
  </w:num>
  <w:num w:numId="59" w16cid:durableId="1631476873">
    <w:abstractNumId w:val="53"/>
  </w:num>
  <w:num w:numId="60" w16cid:durableId="2021001473">
    <w:abstractNumId w:val="54"/>
  </w:num>
  <w:num w:numId="61" w16cid:durableId="2122336043">
    <w:abstractNumId w:val="55"/>
  </w:num>
  <w:num w:numId="62" w16cid:durableId="1634210178">
    <w:abstractNumId w:val="56"/>
  </w:num>
  <w:num w:numId="63" w16cid:durableId="138807189">
    <w:abstractNumId w:val="57"/>
  </w:num>
  <w:num w:numId="64" w16cid:durableId="1391612968">
    <w:abstractNumId w:val="58"/>
  </w:num>
  <w:num w:numId="65" w16cid:durableId="1331643603">
    <w:abstractNumId w:val="59"/>
  </w:num>
  <w:num w:numId="66" w16cid:durableId="2023434656">
    <w:abstractNumId w:val="17"/>
  </w:num>
  <w:num w:numId="67" w16cid:durableId="1811245119">
    <w:abstractNumId w:val="54"/>
  </w:num>
  <w:num w:numId="68" w16cid:durableId="1366953659">
    <w:abstractNumId w:val="54"/>
  </w:num>
  <w:num w:numId="69" w16cid:durableId="1802067136">
    <w:abstractNumId w:val="14"/>
  </w:num>
  <w:num w:numId="70" w16cid:durableId="220287671">
    <w:abstractNumId w:val="50"/>
  </w:num>
  <w:num w:numId="71" w16cid:durableId="1912542778">
    <w:abstractNumId w:val="54"/>
  </w:num>
  <w:num w:numId="72" w16cid:durableId="997615863">
    <w:abstractNumId w:val="5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PartsVariable" w:val="&lt;docParts&gt;_x000d__x000a_  &lt;Precedent&gt;agreement&lt;/Precedent&gt;_x000d__x000a_  &lt;Operative&gt;clause&lt;/Operative&gt;_x000d__x000a_  &lt;TemplateType&gt;null&lt;/TemplateType&gt;_x000d__x000a_  &lt;SignaturePageBreakType&gt;Yes without message&lt;/SignaturePageBreakType&gt;_x000d__x000a_&lt;/docParts&gt;"/>
    <w:docVar w:name="gentXMLPartID" w:val="{1D5CFD58-61B3-40AA-AE63-0FE7FE82E303}"/>
  </w:docVars>
  <w:rsids>
    <w:rsidRoot w:val="00826CFE"/>
    <w:rsid w:val="001E1D2B"/>
    <w:rsid w:val="001F166A"/>
    <w:rsid w:val="00206865"/>
    <w:rsid w:val="0024543D"/>
    <w:rsid w:val="002B0485"/>
    <w:rsid w:val="00333C92"/>
    <w:rsid w:val="003448EB"/>
    <w:rsid w:val="003E2798"/>
    <w:rsid w:val="00410374"/>
    <w:rsid w:val="004740B3"/>
    <w:rsid w:val="00475E7B"/>
    <w:rsid w:val="00482D18"/>
    <w:rsid w:val="00487845"/>
    <w:rsid w:val="004C54B8"/>
    <w:rsid w:val="00510014"/>
    <w:rsid w:val="00533AF9"/>
    <w:rsid w:val="00571880"/>
    <w:rsid w:val="00577940"/>
    <w:rsid w:val="005B2510"/>
    <w:rsid w:val="005D343B"/>
    <w:rsid w:val="00673191"/>
    <w:rsid w:val="006E040A"/>
    <w:rsid w:val="006F7A10"/>
    <w:rsid w:val="007B6660"/>
    <w:rsid w:val="007F27DE"/>
    <w:rsid w:val="00826CFE"/>
    <w:rsid w:val="008C5F33"/>
    <w:rsid w:val="008E45EB"/>
    <w:rsid w:val="009525B5"/>
    <w:rsid w:val="00955647"/>
    <w:rsid w:val="00964874"/>
    <w:rsid w:val="009B649C"/>
    <w:rsid w:val="00A165A0"/>
    <w:rsid w:val="00A43097"/>
    <w:rsid w:val="00A57C8B"/>
    <w:rsid w:val="00A72FFC"/>
    <w:rsid w:val="00A95907"/>
    <w:rsid w:val="00AB0AAE"/>
    <w:rsid w:val="00AB10DD"/>
    <w:rsid w:val="00AD1C9B"/>
    <w:rsid w:val="00B72F7F"/>
    <w:rsid w:val="00B814B8"/>
    <w:rsid w:val="00BB72CE"/>
    <w:rsid w:val="00BC3B0E"/>
    <w:rsid w:val="00C3321D"/>
    <w:rsid w:val="00C6375B"/>
    <w:rsid w:val="00C8679F"/>
    <w:rsid w:val="00C93928"/>
    <w:rsid w:val="00CC1887"/>
    <w:rsid w:val="00E121B8"/>
    <w:rsid w:val="00E31DFC"/>
    <w:rsid w:val="00E50EE5"/>
    <w:rsid w:val="00E76087"/>
    <w:rsid w:val="00F731EF"/>
    <w:rsid w:val="00F754D3"/>
    <w:rsid w:val="00FC0BE8"/>
    <w:rsid w:val="00FF67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94257"/>
  <w15:docId w15:val="{A54F9FB7-D9E1-4C0B-AAA3-4D875C032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3321D"/>
    <w:pPr>
      <w:spacing w:after="160" w:line="259" w:lineRule="auto"/>
    </w:pPr>
    <w:rPr>
      <w:rFonts w:eastAsiaTheme="minorHAnsi"/>
      <w:kern w:val="2"/>
      <w:lang w:eastAsia="en-US"/>
      <w14:ligatures w14:val="standardContextual"/>
    </w:rPr>
  </w:style>
  <w:style w:type="paragraph" w:styleId="Heading1">
    <w:name w:val="heading 1"/>
    <w:basedOn w:val="Normal"/>
    <w:next w:val="Normal"/>
    <w:link w:val="Heading1Char"/>
    <w:uiPriority w:val="9"/>
    <w:qFormat/>
    <w:rsid w:val="001D31C5"/>
    <w:pPr>
      <w:keepNext/>
      <w:keepLines/>
      <w:numPr>
        <w:numId w:val="10"/>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1D31C5"/>
    <w:pPr>
      <w:keepNext/>
      <w:keepLines/>
      <w:numPr>
        <w:ilvl w:val="1"/>
        <w:numId w:val="10"/>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1D31C5"/>
    <w:pPr>
      <w:keepNext/>
      <w:keepLines/>
      <w:numPr>
        <w:ilvl w:val="2"/>
        <w:numId w:val="10"/>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1D31C5"/>
    <w:pPr>
      <w:keepNext/>
      <w:keepLines/>
      <w:numPr>
        <w:ilvl w:val="3"/>
        <w:numId w:val="10"/>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1D31C5"/>
    <w:pPr>
      <w:keepNext/>
      <w:keepLines/>
      <w:numPr>
        <w:ilvl w:val="4"/>
        <w:numId w:val="10"/>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1D31C5"/>
    <w:pPr>
      <w:keepNext/>
      <w:keepLines/>
      <w:numPr>
        <w:ilvl w:val="5"/>
        <w:numId w:val="10"/>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1D31C5"/>
    <w:pPr>
      <w:keepNext/>
      <w:keepLines/>
      <w:numPr>
        <w:ilvl w:val="6"/>
        <w:numId w:val="10"/>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1D31C5"/>
    <w:pPr>
      <w:keepNext/>
      <w:keepLines/>
      <w:numPr>
        <w:ilvl w:val="7"/>
        <w:numId w:val="10"/>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1D31C5"/>
    <w:pPr>
      <w:keepNext/>
      <w:keepLines/>
      <w:numPr>
        <w:ilvl w:val="8"/>
        <w:numId w:val="10"/>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C332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321D"/>
  </w:style>
  <w:style w:type="paragraph" w:customStyle="1" w:styleId="Abstract">
    <w:name w:val="Abstract"/>
    <w:link w:val="AbstractChar"/>
    <w:rsid w:val="001D31C5"/>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1D31C5"/>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24543D"/>
    <w:pPr>
      <w:numPr>
        <w:numId w:val="11"/>
      </w:numPr>
      <w:spacing w:before="240" w:after="240"/>
      <w:ind w:left="0" w:firstLine="0"/>
    </w:pPr>
    <w:rPr>
      <w:b/>
    </w:rPr>
  </w:style>
  <w:style w:type="paragraph" w:customStyle="1" w:styleId="AuthoringGroup">
    <w:name w:val="Authoring Group"/>
    <w:link w:val="AuthoringGroupChar"/>
    <w:rsid w:val="001D31C5"/>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1D31C5"/>
    <w:rPr>
      <w:rFonts w:ascii="Arial" w:eastAsia="Arial Unicode MS" w:hAnsi="Arial" w:cs="Arial"/>
      <w:color w:val="000000"/>
      <w:sz w:val="24"/>
      <w:lang w:val="en-US" w:eastAsia="en-US"/>
    </w:rPr>
  </w:style>
  <w:style w:type="paragraph" w:customStyle="1" w:styleId="Background">
    <w:name w:val="Background"/>
    <w:aliases w:val="(A) Background"/>
    <w:basedOn w:val="Normal"/>
    <w:rsid w:val="001D31C5"/>
    <w:pPr>
      <w:numPr>
        <w:numId w:val="1"/>
      </w:numPr>
      <w:spacing w:before="120" w:after="120" w:line="300" w:lineRule="atLeast"/>
      <w:jc w:val="both"/>
    </w:pPr>
    <w:rPr>
      <w:rFonts w:ascii="Arial" w:eastAsia="Arial Unicode MS" w:hAnsi="Arial" w:cs="Arial"/>
      <w:color w:val="000000"/>
      <w:szCs w:val="20"/>
    </w:rPr>
  </w:style>
  <w:style w:type="paragraph" w:customStyle="1" w:styleId="BulletList1">
    <w:name w:val="Bullet List 1"/>
    <w:aliases w:val="Bullet1"/>
    <w:basedOn w:val="Normal"/>
    <w:link w:val="BulletList1Char"/>
    <w:rsid w:val="001D31C5"/>
    <w:pPr>
      <w:numPr>
        <w:numId w:val="2"/>
      </w:numPr>
      <w:spacing w:after="240" w:line="300" w:lineRule="atLeast"/>
      <w:jc w:val="both"/>
    </w:pPr>
    <w:rPr>
      <w:rFonts w:ascii="Arial" w:eastAsia="Arial Unicode MS" w:hAnsi="Arial" w:cs="Arial"/>
      <w:color w:val="000000"/>
      <w:szCs w:val="20"/>
    </w:rPr>
  </w:style>
  <w:style w:type="paragraph" w:customStyle="1" w:styleId="BulletList2">
    <w:name w:val="Bullet List 2"/>
    <w:aliases w:val="Bullet2"/>
    <w:basedOn w:val="Normal"/>
    <w:rsid w:val="001D31C5"/>
    <w:pPr>
      <w:numPr>
        <w:numId w:val="3"/>
      </w:numPr>
      <w:spacing w:after="120" w:line="240" w:lineRule="auto"/>
      <w:ind w:left="1080" w:hanging="720"/>
      <w:jc w:val="both"/>
    </w:pPr>
    <w:rPr>
      <w:rFonts w:ascii="Arial" w:eastAsia="Arial Unicode MS" w:hAnsi="Arial" w:cs="Arial"/>
      <w:color w:val="000000"/>
      <w:szCs w:val="20"/>
    </w:rPr>
  </w:style>
  <w:style w:type="paragraph" w:customStyle="1" w:styleId="BulletList3">
    <w:name w:val="Bullet List 3"/>
    <w:aliases w:val="Bullet3"/>
    <w:basedOn w:val="Normal"/>
    <w:rsid w:val="001D31C5"/>
    <w:pPr>
      <w:numPr>
        <w:numId w:val="4"/>
      </w:numPr>
      <w:spacing w:after="240" w:line="240" w:lineRule="auto"/>
      <w:jc w:val="both"/>
    </w:pPr>
    <w:rPr>
      <w:rFonts w:ascii="Arial" w:eastAsia="Arial Unicode MS" w:hAnsi="Arial" w:cs="Arial"/>
      <w:color w:val="000000"/>
      <w:szCs w:val="20"/>
    </w:rPr>
  </w:style>
  <w:style w:type="paragraph" w:customStyle="1" w:styleId="TitleClause">
    <w:name w:val="Title Clause"/>
    <w:basedOn w:val="Normal"/>
    <w:rsid w:val="001D31C5"/>
    <w:pPr>
      <w:keepNext/>
      <w:numPr>
        <w:numId w:val="51"/>
      </w:numPr>
      <w:spacing w:before="240" w:after="240" w:line="300" w:lineRule="atLeast"/>
      <w:jc w:val="both"/>
      <w:outlineLvl w:val="0"/>
    </w:pPr>
    <w:rPr>
      <w:rFonts w:ascii="Arial" w:eastAsia="Arial Unicode MS" w:hAnsi="Arial" w:cs="Arial"/>
      <w:b/>
      <w:color w:val="000000"/>
      <w:kern w:val="28"/>
      <w:szCs w:val="20"/>
    </w:rPr>
  </w:style>
  <w:style w:type="paragraph" w:customStyle="1" w:styleId="ClauseNoTitle">
    <w:name w:val="Clause No Title"/>
    <w:basedOn w:val="TitleClause"/>
    <w:rsid w:val="0024543D"/>
    <w:rPr>
      <w:b w:val="0"/>
      <w:smallCaps/>
    </w:rPr>
  </w:style>
  <w:style w:type="paragraph" w:customStyle="1" w:styleId="ClosingPara">
    <w:name w:val="Closing Para"/>
    <w:basedOn w:val="Normal"/>
    <w:rsid w:val="001D31C5"/>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1D31C5"/>
    <w:pPr>
      <w:spacing w:after="120" w:line="300" w:lineRule="atLeast"/>
      <w:jc w:val="both"/>
    </w:pPr>
    <w:rPr>
      <w:rFonts w:ascii="Arial" w:eastAsia="Arial Unicode MS" w:hAnsi="Arial" w:cs="Arial"/>
      <w:color w:val="000000"/>
      <w:szCs w:val="20"/>
    </w:rPr>
  </w:style>
  <w:style w:type="paragraph" w:customStyle="1" w:styleId="CoversheetTitle">
    <w:name w:val="Coversheet Title"/>
    <w:basedOn w:val="Normal"/>
    <w:autoRedefine/>
    <w:rsid w:val="001D31C5"/>
    <w:pPr>
      <w:spacing w:before="480" w:after="480" w:line="300" w:lineRule="atLeast"/>
      <w:jc w:val="center"/>
    </w:pPr>
    <w:rPr>
      <w:rFonts w:ascii="Arial" w:eastAsia="Arial Unicode MS" w:hAnsi="Arial" w:cs="Arial"/>
      <w:b/>
      <w:smallCaps/>
      <w:color w:val="000000"/>
      <w:sz w:val="28"/>
      <w:szCs w:val="20"/>
    </w:rPr>
  </w:style>
  <w:style w:type="paragraph" w:customStyle="1" w:styleId="CoverSheetHeading">
    <w:name w:val="Cover Sheet Heading"/>
    <w:aliases w:val="Coversheet Title2"/>
    <w:basedOn w:val="CoversheetTitle"/>
    <w:rsid w:val="0024543D"/>
  </w:style>
  <w:style w:type="paragraph" w:customStyle="1" w:styleId="CoverSheetSubjectText">
    <w:name w:val="Cover Sheet Subject Text"/>
    <w:basedOn w:val="Normal"/>
    <w:rsid w:val="001D31C5"/>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1D31C5"/>
    <w:pPr>
      <w:spacing w:after="0" w:line="300" w:lineRule="atLeast"/>
      <w:jc w:val="center"/>
    </w:pPr>
    <w:rPr>
      <w:rFonts w:ascii="Arial" w:eastAsia="Arial Unicode MS" w:hAnsi="Arial" w:cs="Arial"/>
      <w:color w:val="000000"/>
      <w:szCs w:val="20"/>
    </w:rPr>
  </w:style>
  <w:style w:type="paragraph" w:customStyle="1" w:styleId="DefinedTermPara">
    <w:name w:val="Defined Term Para"/>
    <w:basedOn w:val="Paragraph"/>
    <w:qFormat/>
    <w:rsid w:val="0024543D"/>
    <w:pPr>
      <w:numPr>
        <w:numId w:val="23"/>
      </w:numPr>
    </w:pPr>
  </w:style>
  <w:style w:type="paragraph" w:customStyle="1" w:styleId="DescriptiveHeading">
    <w:name w:val="DescriptiveHeading"/>
    <w:next w:val="Paragraph"/>
    <w:link w:val="DescriptiveHeadingChar"/>
    <w:rsid w:val="001D31C5"/>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1D31C5"/>
    <w:rPr>
      <w:rFonts w:ascii="Arial" w:eastAsia="Arial Unicode MS" w:hAnsi="Arial" w:cs="Arial"/>
      <w:b/>
      <w:color w:val="000000"/>
      <w:lang w:val="en-US" w:eastAsia="en-US"/>
    </w:rPr>
  </w:style>
  <w:style w:type="paragraph" w:customStyle="1" w:styleId="DraftingnoteSection1Para">
    <w:name w:val="Draftingnote Section1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1D31C5"/>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1D31C5"/>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1D31C5"/>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1D31C5"/>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1D31C5"/>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1D31C5"/>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1D31C5"/>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1D31C5"/>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1D31C5"/>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1D31C5"/>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1D31C5"/>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1D31C5"/>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1D31C5"/>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1D31C5"/>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1D31C5"/>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1D31C5"/>
    <w:rPr>
      <w:rFonts w:ascii="Arial" w:eastAsia="Arial Unicode MS" w:hAnsi="Arial" w:cs="Arial"/>
      <w:color w:val="000000"/>
      <w:sz w:val="24"/>
      <w:lang w:val="en-US" w:eastAsia="en-US"/>
    </w:rPr>
  </w:style>
  <w:style w:type="paragraph" w:customStyle="1" w:styleId="MaintenanceEditor">
    <w:name w:val="Maintenance Editor"/>
    <w:link w:val="MaintenanceEditorChar"/>
    <w:rsid w:val="001D31C5"/>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1D31C5"/>
    <w:rPr>
      <w:rFonts w:ascii="Arial" w:eastAsia="Arial Unicode MS" w:hAnsi="Arial" w:cs="Arial"/>
      <w:color w:val="000000"/>
      <w:sz w:val="24"/>
      <w:lang w:val="en-US" w:eastAsia="en-US"/>
    </w:rPr>
  </w:style>
  <w:style w:type="paragraph" w:customStyle="1" w:styleId="ParaClause">
    <w:name w:val="Para Clause"/>
    <w:basedOn w:val="Normal"/>
    <w:rsid w:val="001D31C5"/>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1D31C5"/>
    <w:pPr>
      <w:spacing w:before="240" w:after="120" w:line="300" w:lineRule="atLeast"/>
      <w:ind w:left="720"/>
      <w:jc w:val="both"/>
    </w:pPr>
    <w:rPr>
      <w:rFonts w:ascii="Arial" w:eastAsia="Arial Unicode MS" w:hAnsi="Arial" w:cs="Arial"/>
      <w:color w:val="000000"/>
      <w:szCs w:val="20"/>
    </w:rPr>
  </w:style>
  <w:style w:type="paragraph" w:customStyle="1" w:styleId="Untitledsubclause1">
    <w:name w:val="Untitled subclause 1"/>
    <w:basedOn w:val="Normal"/>
    <w:rsid w:val="001D31C5"/>
    <w:pPr>
      <w:numPr>
        <w:ilvl w:val="1"/>
        <w:numId w:val="51"/>
      </w:numPr>
      <w:spacing w:before="280" w:after="120" w:line="300" w:lineRule="atLeast"/>
      <w:jc w:val="both"/>
      <w:outlineLvl w:val="1"/>
    </w:pPr>
    <w:rPr>
      <w:rFonts w:ascii="Arial" w:eastAsia="Arial Unicode MS" w:hAnsi="Arial" w:cs="Arial"/>
      <w:color w:val="000000"/>
      <w:szCs w:val="20"/>
    </w:rPr>
  </w:style>
  <w:style w:type="paragraph" w:customStyle="1" w:styleId="Parasubclause2">
    <w:name w:val="Para subclause 2"/>
    <w:aliases w:val="BIWS Heading 3"/>
    <w:basedOn w:val="Normal"/>
    <w:rsid w:val="001D31C5"/>
    <w:pPr>
      <w:spacing w:after="240" w:line="300" w:lineRule="atLeast"/>
      <w:ind w:left="1559"/>
      <w:jc w:val="both"/>
    </w:pPr>
    <w:rPr>
      <w:rFonts w:ascii="Arial" w:eastAsia="Arial Unicode MS" w:hAnsi="Arial" w:cs="Arial"/>
      <w:color w:val="000000"/>
      <w:szCs w:val="20"/>
    </w:rPr>
  </w:style>
  <w:style w:type="paragraph" w:customStyle="1" w:styleId="Untitledsubclause2">
    <w:name w:val="Untitled subclause 2"/>
    <w:basedOn w:val="Normal"/>
    <w:rsid w:val="001D31C5"/>
    <w:pPr>
      <w:numPr>
        <w:ilvl w:val="2"/>
        <w:numId w:val="51"/>
      </w:numPr>
      <w:spacing w:after="120" w:line="300" w:lineRule="atLeast"/>
      <w:jc w:val="both"/>
      <w:outlineLvl w:val="2"/>
    </w:pPr>
    <w:rPr>
      <w:rFonts w:ascii="Arial" w:eastAsia="Arial Unicode MS" w:hAnsi="Arial" w:cs="Arial"/>
      <w:color w:val="000000"/>
      <w:szCs w:val="20"/>
    </w:rPr>
  </w:style>
  <w:style w:type="paragraph" w:customStyle="1" w:styleId="Parasubclause3">
    <w:name w:val="Para subclause 3"/>
    <w:aliases w:val="BIWS Heading 4"/>
    <w:basedOn w:val="Normal"/>
    <w:next w:val="Untitledsubclause2"/>
    <w:rsid w:val="001D31C5"/>
    <w:pPr>
      <w:spacing w:after="120" w:line="300" w:lineRule="atLeast"/>
      <w:ind w:left="2268"/>
      <w:jc w:val="both"/>
    </w:pPr>
    <w:rPr>
      <w:rFonts w:ascii="Arial" w:eastAsia="Arial Unicode MS" w:hAnsi="Arial" w:cs="Arial"/>
      <w:color w:val="000000"/>
      <w:szCs w:val="20"/>
    </w:rPr>
  </w:style>
  <w:style w:type="paragraph" w:customStyle="1" w:styleId="Untitledsubclause3">
    <w:name w:val="Untitled subclause 3"/>
    <w:basedOn w:val="Normal"/>
    <w:rsid w:val="001D31C5"/>
    <w:pPr>
      <w:numPr>
        <w:ilvl w:val="3"/>
        <w:numId w:val="51"/>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Parasubclause4">
    <w:name w:val="Para subclause 4"/>
    <w:aliases w:val="BIWS Heading 5"/>
    <w:basedOn w:val="Parasubclause3"/>
    <w:rsid w:val="0024543D"/>
    <w:pPr>
      <w:spacing w:after="240"/>
      <w:ind w:left="3028"/>
    </w:pPr>
  </w:style>
  <w:style w:type="paragraph" w:customStyle="1" w:styleId="Untitledsubclause4">
    <w:name w:val="Untitled subclause 4"/>
    <w:basedOn w:val="Normal"/>
    <w:rsid w:val="001D31C5"/>
    <w:pPr>
      <w:numPr>
        <w:ilvl w:val="4"/>
        <w:numId w:val="51"/>
      </w:numPr>
      <w:spacing w:after="120" w:line="300" w:lineRule="atLeast"/>
      <w:jc w:val="both"/>
      <w:outlineLvl w:val="4"/>
    </w:pPr>
    <w:rPr>
      <w:rFonts w:ascii="Arial" w:eastAsia="Arial Unicode MS" w:hAnsi="Arial" w:cs="Arial"/>
      <w:color w:val="000000"/>
      <w:szCs w:val="20"/>
    </w:rPr>
  </w:style>
  <w:style w:type="paragraph" w:customStyle="1" w:styleId="Para">
    <w:name w:val="Para"/>
    <w:aliases w:val="PLC Style - Normal"/>
    <w:basedOn w:val="Normal"/>
    <w:rsid w:val="001D31C5"/>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1D31C5"/>
    <w:pPr>
      <w:numPr>
        <w:numId w:val="5"/>
      </w:numPr>
      <w:spacing w:before="120" w:after="120" w:line="300" w:lineRule="atLeast"/>
      <w:jc w:val="both"/>
    </w:pPr>
    <w:rPr>
      <w:rFonts w:ascii="Arial" w:eastAsia="Arial Unicode MS" w:hAnsi="Arial" w:cs="Arial"/>
      <w:color w:val="000000"/>
      <w:szCs w:val="20"/>
    </w:rPr>
  </w:style>
  <w:style w:type="paragraph" w:customStyle="1" w:styleId="ResourceHistoryAuthor">
    <w:name w:val="Resource History Author"/>
    <w:link w:val="ResourceHistoryAuthorChar"/>
    <w:rsid w:val="001D31C5"/>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1D31C5"/>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1D31C5"/>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1D31C5"/>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1D31C5"/>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1D31C5"/>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1D31C5"/>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1D31C5"/>
    <w:rPr>
      <w:rFonts w:ascii="Arial" w:eastAsia="Arial Unicode MS" w:hAnsi="Arial" w:cs="Arial"/>
      <w:b/>
      <w:bCs/>
      <w:color w:val="000000"/>
      <w:sz w:val="24"/>
      <w:lang w:val="en-US" w:eastAsia="en-US"/>
    </w:rPr>
  </w:style>
  <w:style w:type="paragraph" w:customStyle="1" w:styleId="ResourceType">
    <w:name w:val="Resource Type"/>
    <w:link w:val="ResourceTypeChar"/>
    <w:rsid w:val="001D31C5"/>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1D31C5"/>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1D31C5"/>
    <w:pPr>
      <w:numPr>
        <w:numId w:val="6"/>
      </w:numPr>
      <w:spacing w:before="240" w:after="360" w:line="300" w:lineRule="atLeast"/>
      <w:jc w:val="both"/>
    </w:pPr>
    <w:rPr>
      <w:rFonts w:ascii="Arial" w:eastAsia="Arial Unicode MS" w:hAnsi="Arial" w:cs="Arial"/>
      <w:b/>
      <w:color w:val="000000"/>
      <w:kern w:val="28"/>
      <w:szCs w:val="20"/>
    </w:rPr>
  </w:style>
  <w:style w:type="paragraph" w:customStyle="1" w:styleId="ScheduleHeading">
    <w:name w:val="Schedule Heading"/>
    <w:aliases w:val="Sch   main head"/>
    <w:basedOn w:val="Normal"/>
    <w:next w:val="Normal"/>
    <w:autoRedefine/>
    <w:rsid w:val="001D31C5"/>
    <w:pPr>
      <w:keepNext/>
      <w:pageBreakBefore/>
      <w:numPr>
        <w:numId w:val="7"/>
      </w:numPr>
      <w:spacing w:before="240" w:after="360" w:line="300" w:lineRule="atLeast"/>
      <w:jc w:val="center"/>
      <w:outlineLvl w:val="0"/>
    </w:pPr>
    <w:rPr>
      <w:rFonts w:ascii="Arial" w:eastAsia="Arial Unicode MS" w:hAnsi="Arial" w:cs="Arial"/>
      <w:b/>
      <w:color w:val="000000"/>
      <w:kern w:val="28"/>
      <w:szCs w:val="20"/>
    </w:rPr>
  </w:style>
  <w:style w:type="paragraph" w:customStyle="1" w:styleId="SectionHeading">
    <w:name w:val="Section Heading"/>
    <w:aliases w:val="1stIntroHeadings"/>
    <w:basedOn w:val="Normal"/>
    <w:next w:val="Normal"/>
    <w:rsid w:val="001D31C5"/>
    <w:pPr>
      <w:tabs>
        <w:tab w:val="left" w:pos="709"/>
      </w:tabs>
      <w:spacing w:before="120" w:after="120" w:line="300" w:lineRule="atLeast"/>
      <w:jc w:val="both"/>
    </w:pPr>
    <w:rPr>
      <w:rFonts w:ascii="Arial" w:eastAsia="Arial Unicode MS" w:hAnsi="Arial" w:cs="Arial"/>
      <w:b/>
      <w:smallCaps/>
      <w:color w:val="000000"/>
      <w:sz w:val="24"/>
      <w:szCs w:val="20"/>
    </w:rPr>
  </w:style>
  <w:style w:type="paragraph" w:customStyle="1" w:styleId="Shortquestion">
    <w:name w:val="Shortquestion"/>
    <w:basedOn w:val="Normal"/>
    <w:rsid w:val="001D31C5"/>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1D31C5"/>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1D31C5"/>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1D31C5"/>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1D31C5"/>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1D31C5"/>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1D31C5"/>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1D31C5"/>
    <w:rPr>
      <w:rFonts w:ascii="Arial" w:eastAsia="Arial Unicode MS" w:hAnsi="Arial" w:cs="Arial"/>
      <w:color w:val="000000"/>
      <w:sz w:val="24"/>
      <w:szCs w:val="24"/>
      <w:lang w:val="en-US" w:eastAsia="en-US"/>
    </w:rPr>
  </w:style>
  <w:style w:type="paragraph" w:styleId="Title">
    <w:name w:val="Title"/>
    <w:link w:val="TitleChar"/>
    <w:rsid w:val="001D31C5"/>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1D31C5"/>
    <w:rPr>
      <w:rFonts w:ascii="Arial" w:eastAsia="Arial Unicode MS" w:hAnsi="Arial" w:cs="Arial"/>
      <w:color w:val="000000"/>
      <w:sz w:val="24"/>
      <w:lang w:val="en-US" w:eastAsia="en-US"/>
    </w:rPr>
  </w:style>
  <w:style w:type="paragraph" w:styleId="Footer">
    <w:name w:val="footer"/>
    <w:basedOn w:val="Normal"/>
    <w:link w:val="FooterChar"/>
    <w:rsid w:val="001D31C5"/>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character" w:customStyle="1" w:styleId="FooterChar">
    <w:name w:val="Footer Char"/>
    <w:basedOn w:val="DefaultParagraphFont"/>
    <w:link w:val="Footer"/>
    <w:rsid w:val="001D31C5"/>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1D31C5"/>
    <w:rPr>
      <w:i/>
      <w:color w:val="000000"/>
      <w:u w:val="single"/>
    </w:rPr>
  </w:style>
  <w:style w:type="paragraph" w:customStyle="1" w:styleId="Bullet4">
    <w:name w:val="Bullet4"/>
    <w:basedOn w:val="Normal"/>
    <w:rsid w:val="001D31C5"/>
    <w:pPr>
      <w:numPr>
        <w:numId w:val="8"/>
      </w:numPr>
      <w:spacing w:after="240" w:line="240" w:lineRule="auto"/>
      <w:jc w:val="both"/>
    </w:pPr>
    <w:rPr>
      <w:rFonts w:ascii="Times New Roman" w:eastAsia="Times New Roman" w:hAnsi="Times New Roman" w:cs="Times New Roman"/>
      <w:color w:val="000000"/>
      <w:szCs w:val="20"/>
    </w:rPr>
  </w:style>
  <w:style w:type="paragraph" w:customStyle="1" w:styleId="Paragraph">
    <w:name w:val="Paragraph"/>
    <w:basedOn w:val="Normal"/>
    <w:link w:val="ParagraphChar"/>
    <w:qFormat/>
    <w:rsid w:val="001D31C5"/>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1D31C5"/>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1D31C5"/>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1D31C5"/>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1D31C5"/>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1D31C5"/>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1D31C5"/>
    <w:pPr>
      <w:keepNext/>
      <w:spacing w:after="120" w:line="300" w:lineRule="atLeast"/>
      <w:jc w:val="both"/>
      <w:outlineLvl w:val="3"/>
    </w:pPr>
    <w:rPr>
      <w:rFonts w:ascii="Arial" w:eastAsia="Arial Unicode MS" w:hAnsi="Arial" w:cs="Arial"/>
      <w:b/>
      <w:i/>
      <w:color w:val="000000"/>
      <w:sz w:val="28"/>
      <w:szCs w:val="20"/>
    </w:rPr>
  </w:style>
  <w:style w:type="paragraph" w:styleId="Header">
    <w:name w:val="header"/>
    <w:basedOn w:val="Normal"/>
    <w:link w:val="HeaderChar"/>
    <w:uiPriority w:val="99"/>
    <w:unhideWhenUsed/>
    <w:rsid w:val="001D31C5"/>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1D31C5"/>
    <w:rPr>
      <w:color w:val="000000"/>
    </w:rPr>
  </w:style>
  <w:style w:type="character" w:styleId="PlaceholderText">
    <w:name w:val="Placeholder Text"/>
    <w:basedOn w:val="DefaultParagraphFont"/>
    <w:uiPriority w:val="99"/>
    <w:rsid w:val="001D31C5"/>
    <w:rPr>
      <w:color w:val="000000"/>
    </w:rPr>
  </w:style>
  <w:style w:type="paragraph" w:styleId="BalloonText">
    <w:name w:val="Balloon Text"/>
    <w:basedOn w:val="Normal"/>
    <w:link w:val="BalloonTextChar"/>
    <w:uiPriority w:val="99"/>
    <w:semiHidden/>
    <w:unhideWhenUsed/>
    <w:rsid w:val="001D31C5"/>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1D31C5"/>
    <w:rPr>
      <w:rFonts w:ascii="Tahoma" w:hAnsi="Tahoma" w:cs="Tahoma"/>
      <w:color w:val="000000"/>
      <w:sz w:val="16"/>
      <w:szCs w:val="16"/>
    </w:rPr>
  </w:style>
  <w:style w:type="paragraph" w:customStyle="1" w:styleId="PinPointRef">
    <w:name w:val="PinPoint Ref"/>
    <w:link w:val="PinPointRefChar"/>
    <w:qFormat/>
    <w:rsid w:val="001D31C5"/>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1D31C5"/>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1D31C5"/>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1D31C5"/>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1D31C5"/>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1D31C5"/>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1D31C5"/>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1D31C5"/>
    <w:rPr>
      <w:rFonts w:ascii="Arial" w:eastAsia="Arial Unicode MS" w:hAnsi="Arial" w:cs="Arial"/>
      <w:color w:val="000000"/>
      <w:szCs w:val="24"/>
      <w:lang w:val="en-US" w:eastAsia="en-US"/>
    </w:rPr>
  </w:style>
  <w:style w:type="paragraph" w:customStyle="1" w:styleId="IntroDefault">
    <w:name w:val="Intro Default"/>
    <w:basedOn w:val="Paragraph"/>
    <w:qFormat/>
    <w:rsid w:val="0024543D"/>
  </w:style>
  <w:style w:type="paragraph" w:customStyle="1" w:styleId="IntroCustom">
    <w:name w:val="Intro Custom"/>
    <w:basedOn w:val="Paragraph"/>
    <w:qFormat/>
    <w:rsid w:val="0024543D"/>
  </w:style>
  <w:style w:type="paragraph" w:customStyle="1" w:styleId="PrecedentType">
    <w:name w:val="Precedent Type"/>
    <w:basedOn w:val="IgnoredSpacing"/>
    <w:qFormat/>
    <w:rsid w:val="0024543D"/>
  </w:style>
  <w:style w:type="paragraph" w:customStyle="1" w:styleId="Operative">
    <w:name w:val="Operative"/>
    <w:basedOn w:val="IgnoredSpacing"/>
    <w:qFormat/>
    <w:rsid w:val="0024543D"/>
    <w:rPr>
      <w:vanish/>
    </w:rPr>
  </w:style>
  <w:style w:type="paragraph" w:customStyle="1" w:styleId="SpeedreadBulletList1">
    <w:name w:val="Speedread Bullet List 1"/>
    <w:basedOn w:val="BulletList1"/>
    <w:qFormat/>
    <w:rsid w:val="0024543D"/>
  </w:style>
  <w:style w:type="paragraph" w:customStyle="1" w:styleId="PartiesTitle">
    <w:name w:val="Parties Title"/>
    <w:basedOn w:val="Paragraph"/>
    <w:qFormat/>
    <w:rsid w:val="0024543D"/>
    <w:rPr>
      <w:b/>
    </w:rPr>
  </w:style>
  <w:style w:type="table" w:styleId="TableGrid">
    <w:name w:val="Table Grid"/>
    <w:basedOn w:val="TableNormal"/>
    <w:rsid w:val="001D31C5"/>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1D31C5"/>
    <w:pPr>
      <w:numPr>
        <w:numId w:val="9"/>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24543D"/>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1D31C5"/>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24543D"/>
    <w:pPr>
      <w:shd w:val="clear" w:color="auto" w:fill="D9D9D9" w:themeFill="background1" w:themeFillShade="D9"/>
      <w:ind w:left="1077"/>
    </w:pPr>
  </w:style>
  <w:style w:type="paragraph" w:customStyle="1" w:styleId="TestimoniumContract">
    <w:name w:val="Testimonium Contract"/>
    <w:basedOn w:val="Paragraph"/>
    <w:qFormat/>
    <w:rsid w:val="0024543D"/>
  </w:style>
  <w:style w:type="paragraph" w:customStyle="1" w:styleId="TestimoniumDeed">
    <w:name w:val="Testimonium Deed"/>
    <w:basedOn w:val="Paragraph"/>
    <w:qFormat/>
    <w:rsid w:val="0024543D"/>
  </w:style>
  <w:style w:type="paragraph" w:customStyle="1" w:styleId="Titlesubclause2">
    <w:name w:val="Title subclause2"/>
    <w:basedOn w:val="Untitledsubclause2"/>
    <w:qFormat/>
    <w:rsid w:val="0024543D"/>
    <w:rPr>
      <w:b/>
    </w:rPr>
  </w:style>
  <w:style w:type="paragraph" w:customStyle="1" w:styleId="Titlesubclause3">
    <w:name w:val="Title subclause3"/>
    <w:basedOn w:val="Untitledsubclause3"/>
    <w:qFormat/>
    <w:rsid w:val="0024543D"/>
    <w:rPr>
      <w:b/>
    </w:rPr>
  </w:style>
  <w:style w:type="paragraph" w:customStyle="1" w:styleId="Titlesubclause4">
    <w:name w:val="Title subclause4"/>
    <w:basedOn w:val="Untitledsubclause4"/>
    <w:qFormat/>
    <w:rsid w:val="0024543D"/>
    <w:rPr>
      <w:b/>
    </w:rPr>
  </w:style>
  <w:style w:type="paragraph" w:customStyle="1" w:styleId="UntitledClause">
    <w:name w:val="Untitled Clause"/>
    <w:basedOn w:val="TitleClause"/>
    <w:qFormat/>
    <w:rsid w:val="0024543D"/>
    <w:pPr>
      <w:spacing w:before="120"/>
    </w:pPr>
    <w:rPr>
      <w:b w:val="0"/>
    </w:rPr>
  </w:style>
  <w:style w:type="paragraph" w:customStyle="1" w:styleId="Titlesubclause1">
    <w:name w:val="Title subclause1"/>
    <w:basedOn w:val="Untitledsubclause1"/>
    <w:qFormat/>
    <w:rsid w:val="0024543D"/>
    <w:pPr>
      <w:spacing w:before="120"/>
    </w:pPr>
    <w:rPr>
      <w:b/>
    </w:rPr>
  </w:style>
  <w:style w:type="paragraph" w:customStyle="1" w:styleId="Schedule">
    <w:name w:val="Schedule"/>
    <w:qFormat/>
    <w:rsid w:val="0024543D"/>
    <w:pPr>
      <w:numPr>
        <w:numId w:val="56"/>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1D31C5"/>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semiHidden/>
    <w:rsid w:val="001D31C5"/>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1D31C5"/>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1D31C5"/>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1D31C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1D31C5"/>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1D31C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1D31C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1D31C5"/>
    <w:rPr>
      <w:rFonts w:asciiTheme="majorHAnsi" w:eastAsiaTheme="majorEastAsia" w:hAnsiTheme="majorHAnsi" w:cstheme="majorBidi"/>
      <w:i/>
      <w:iCs/>
      <w:color w:val="000000"/>
      <w:sz w:val="20"/>
      <w:szCs w:val="20"/>
    </w:rPr>
  </w:style>
  <w:style w:type="paragraph" w:customStyle="1" w:styleId="ScheduleTitle">
    <w:name w:val="Schedule Title"/>
    <w:basedOn w:val="Paragraph"/>
    <w:qFormat/>
    <w:rsid w:val="0024543D"/>
    <w:rPr>
      <w:b/>
    </w:rPr>
  </w:style>
  <w:style w:type="paragraph" w:customStyle="1" w:styleId="Part">
    <w:name w:val="Part"/>
    <w:basedOn w:val="Paragraph"/>
    <w:qFormat/>
    <w:rsid w:val="0024543D"/>
    <w:pPr>
      <w:numPr>
        <w:ilvl w:val="1"/>
        <w:numId w:val="22"/>
      </w:numPr>
      <w:spacing w:before="240" w:after="240"/>
      <w:jc w:val="left"/>
    </w:pPr>
    <w:rPr>
      <w:b/>
    </w:rPr>
  </w:style>
  <w:style w:type="paragraph" w:customStyle="1" w:styleId="AnnexTitle">
    <w:name w:val="Annex Title"/>
    <w:basedOn w:val="Paragraph"/>
    <w:next w:val="Paragraph"/>
    <w:qFormat/>
    <w:rsid w:val="0024543D"/>
    <w:pPr>
      <w:spacing w:before="240" w:after="240"/>
    </w:pPr>
    <w:rPr>
      <w:b/>
    </w:rPr>
  </w:style>
  <w:style w:type="paragraph" w:customStyle="1" w:styleId="PartTitle">
    <w:name w:val="Part Title"/>
    <w:basedOn w:val="Paragraph"/>
    <w:qFormat/>
    <w:rsid w:val="0024543D"/>
    <w:rPr>
      <w:b/>
    </w:rPr>
  </w:style>
  <w:style w:type="paragraph" w:customStyle="1" w:styleId="Testimonium">
    <w:name w:val="Testimonium"/>
    <w:basedOn w:val="Paragraph"/>
    <w:qFormat/>
    <w:rsid w:val="0024543D"/>
  </w:style>
  <w:style w:type="character" w:customStyle="1" w:styleId="apple-converted-space">
    <w:name w:val="apple-converted-space"/>
    <w:basedOn w:val="DefaultParagraphFont"/>
    <w:rsid w:val="001D31C5"/>
    <w:rPr>
      <w:color w:val="000000"/>
    </w:rPr>
  </w:style>
  <w:style w:type="character" w:styleId="Emphasis">
    <w:name w:val="Emphasis"/>
    <w:basedOn w:val="DefaultParagraphFont"/>
    <w:uiPriority w:val="20"/>
    <w:qFormat/>
    <w:rsid w:val="001D31C5"/>
    <w:rPr>
      <w:i/>
      <w:iCs/>
      <w:color w:val="000000"/>
    </w:rPr>
  </w:style>
  <w:style w:type="paragraph" w:customStyle="1" w:styleId="NoNumTitle-Clause">
    <w:name w:val="No Num Title - Clause"/>
    <w:basedOn w:val="TitleClause"/>
    <w:qFormat/>
    <w:rsid w:val="0024543D"/>
    <w:pPr>
      <w:numPr>
        <w:numId w:val="0"/>
      </w:numPr>
      <w:ind w:left="720"/>
    </w:pPr>
  </w:style>
  <w:style w:type="paragraph" w:customStyle="1" w:styleId="NoNumTitlesubclause1">
    <w:name w:val="No Num Title subclause1"/>
    <w:basedOn w:val="Titlesubclause1"/>
    <w:qFormat/>
    <w:rsid w:val="0024543D"/>
    <w:pPr>
      <w:numPr>
        <w:ilvl w:val="0"/>
        <w:numId w:val="0"/>
      </w:numPr>
      <w:ind w:left="720"/>
    </w:pPr>
  </w:style>
  <w:style w:type="paragraph" w:customStyle="1" w:styleId="AddressLine">
    <w:name w:val="Address Line"/>
    <w:basedOn w:val="Paragraph"/>
    <w:qFormat/>
    <w:rsid w:val="0024543D"/>
  </w:style>
  <w:style w:type="paragraph" w:styleId="Date">
    <w:name w:val="Date"/>
    <w:basedOn w:val="Paragraph"/>
    <w:qFormat/>
    <w:rsid w:val="0024543D"/>
  </w:style>
  <w:style w:type="paragraph" w:customStyle="1" w:styleId="SalutationPara">
    <w:name w:val="Salutation Para"/>
    <w:basedOn w:val="Paragraph"/>
    <w:next w:val="Paragraph"/>
    <w:qFormat/>
    <w:rsid w:val="0024543D"/>
    <w:pPr>
      <w:spacing w:before="240"/>
    </w:pPr>
  </w:style>
  <w:style w:type="character" w:styleId="FollowedHyperlink">
    <w:name w:val="FollowedHyperlink"/>
    <w:basedOn w:val="DefaultParagraphFont"/>
    <w:uiPriority w:val="99"/>
    <w:semiHidden/>
    <w:unhideWhenUsed/>
    <w:rsid w:val="001D31C5"/>
    <w:rPr>
      <w:i/>
      <w:color w:val="000000"/>
      <w:u w:val="single"/>
    </w:rPr>
  </w:style>
  <w:style w:type="character" w:customStyle="1" w:styleId="DefTerm">
    <w:name w:val="DefTerm"/>
    <w:basedOn w:val="DefaultParagraphFont"/>
    <w:uiPriority w:val="1"/>
    <w:qFormat/>
    <w:rsid w:val="001D31C5"/>
    <w:rPr>
      <w:b/>
      <w:color w:val="000000"/>
    </w:rPr>
  </w:style>
  <w:style w:type="table" w:customStyle="1" w:styleId="ShadedTable">
    <w:name w:val="Shaded Table"/>
    <w:basedOn w:val="TableNormal"/>
    <w:uiPriority w:val="99"/>
    <w:rsid w:val="001D31C5"/>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24543D"/>
    <w:rPr>
      <w:i/>
    </w:rPr>
  </w:style>
  <w:style w:type="paragraph" w:customStyle="1" w:styleId="LetterTitle">
    <w:name w:val="Letter Title"/>
    <w:basedOn w:val="Paragraph"/>
    <w:qFormat/>
    <w:rsid w:val="0024543D"/>
    <w:rPr>
      <w:b/>
    </w:rPr>
  </w:style>
  <w:style w:type="paragraph" w:customStyle="1" w:styleId="LongQuestionPara">
    <w:name w:val="Long Question Para"/>
    <w:basedOn w:val="Paragraph"/>
    <w:link w:val="LongQuestionParaChar"/>
    <w:rsid w:val="0024543D"/>
    <w:pPr>
      <w:numPr>
        <w:numId w:val="12"/>
      </w:numPr>
      <w:spacing w:before="240" w:after="240" w:line="240" w:lineRule="auto"/>
      <w:outlineLvl w:val="1"/>
    </w:pPr>
    <w:rPr>
      <w:sz w:val="20"/>
      <w:lang w:val="en-US"/>
    </w:rPr>
  </w:style>
  <w:style w:type="character" w:customStyle="1" w:styleId="LongQuestionParaChar">
    <w:name w:val="Long Question Para Char"/>
    <w:basedOn w:val="DefaultParagraphFont"/>
    <w:link w:val="LongQuestionPara"/>
    <w:rsid w:val="001D31C5"/>
    <w:rPr>
      <w:rFonts w:ascii="Arial" w:eastAsia="Arial Unicode MS" w:hAnsi="Arial" w:cs="Arial"/>
      <w:color w:val="000000"/>
      <w:kern w:val="2"/>
      <w:sz w:val="20"/>
      <w:szCs w:val="20"/>
      <w:lang w:val="en-US" w:eastAsia="en-US"/>
      <w14:ligatures w14:val="standardContextual"/>
    </w:rPr>
  </w:style>
  <w:style w:type="paragraph" w:customStyle="1" w:styleId="ShortQuestionPara">
    <w:name w:val="Short Question Para"/>
    <w:basedOn w:val="Paragraph"/>
    <w:link w:val="ShortQuestionParaChar"/>
    <w:rsid w:val="0024543D"/>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1D31C5"/>
    <w:rPr>
      <w:rFonts w:ascii="Arial" w:eastAsia="Arial Unicode MS" w:hAnsi="Arial" w:cs="Arial"/>
      <w:bCs/>
      <w:color w:val="000000"/>
      <w:kern w:val="2"/>
      <w:sz w:val="20"/>
      <w:szCs w:val="20"/>
      <w:shd w:val="clear" w:color="auto" w:fill="D9D9D9" w:themeFill="background1" w:themeFillShade="D9"/>
      <w:lang w:val="en-US" w:eastAsia="en-US"/>
      <w14:ligatures w14:val="standardContextual"/>
    </w:rPr>
  </w:style>
  <w:style w:type="character" w:customStyle="1" w:styleId="ParagraphChar">
    <w:name w:val="Paragraph Char"/>
    <w:basedOn w:val="DefaultParagraphFont"/>
    <w:link w:val="Paragraph"/>
    <w:rsid w:val="001D31C5"/>
    <w:rPr>
      <w:rFonts w:ascii="Arial" w:eastAsia="Arial Unicode MS" w:hAnsi="Arial" w:cs="Arial"/>
      <w:color w:val="000000"/>
      <w:szCs w:val="20"/>
      <w:lang w:eastAsia="en-US"/>
    </w:rPr>
  </w:style>
  <w:style w:type="paragraph" w:customStyle="1" w:styleId="811D3A974D454A258B71E3C4DE24C4F210">
    <w:name w:val="811D3A974D454A258B71E3C4DE24C4F210"/>
    <w:rsid w:val="00F0772C"/>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1D31C5"/>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24543D"/>
    <w:pPr>
      <w:jc w:val="center"/>
    </w:pPr>
    <w:rPr>
      <w:sz w:val="28"/>
    </w:rPr>
  </w:style>
  <w:style w:type="paragraph" w:customStyle="1" w:styleId="Title-Clause">
    <w:name w:val="Title - Clause"/>
    <w:aliases w:val="BIWS Heading 1"/>
    <w:basedOn w:val="Normal"/>
    <w:rsid w:val="001D31C5"/>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1D31C5"/>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24543D"/>
    <w:pPr>
      <w:spacing w:before="120"/>
    </w:pPr>
    <w:rPr>
      <w:b w:val="0"/>
    </w:rPr>
  </w:style>
  <w:style w:type="paragraph" w:customStyle="1" w:styleId="CoversheetParagraph">
    <w:name w:val="Coversheet Paragraph"/>
    <w:basedOn w:val="Normal"/>
    <w:autoRedefine/>
    <w:rsid w:val="001D31C5"/>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24543D"/>
    <w:rPr>
      <w:smallCaps w:val="0"/>
      <w:sz w:val="22"/>
    </w:rPr>
  </w:style>
  <w:style w:type="paragraph" w:customStyle="1" w:styleId="CoversheetStaticText">
    <w:name w:val="Coversheet Static Text"/>
    <w:basedOn w:val="CoversheetIntro"/>
    <w:qFormat/>
    <w:rsid w:val="0024543D"/>
    <w:rPr>
      <w:b w:val="0"/>
    </w:rPr>
  </w:style>
  <w:style w:type="paragraph" w:customStyle="1" w:styleId="CoversheetParty">
    <w:name w:val="Coversheet Party"/>
    <w:basedOn w:val="CoversheetIntro"/>
    <w:qFormat/>
    <w:rsid w:val="0024543D"/>
  </w:style>
  <w:style w:type="paragraph" w:customStyle="1" w:styleId="NoNumUntitledClause">
    <w:name w:val="No Num Untitled Clause"/>
    <w:basedOn w:val="UntitledClause"/>
    <w:qFormat/>
    <w:rsid w:val="0024543D"/>
    <w:pPr>
      <w:numPr>
        <w:numId w:val="0"/>
      </w:numPr>
      <w:ind w:left="720"/>
    </w:pPr>
  </w:style>
  <w:style w:type="paragraph" w:customStyle="1" w:styleId="BackgroundSubclause1">
    <w:name w:val="Background Subclause1"/>
    <w:basedOn w:val="Background"/>
    <w:qFormat/>
    <w:rsid w:val="0024543D"/>
    <w:pPr>
      <w:numPr>
        <w:ilvl w:val="1"/>
      </w:numPr>
    </w:pPr>
  </w:style>
  <w:style w:type="paragraph" w:customStyle="1" w:styleId="BackgroundSubclause2">
    <w:name w:val="Background Subclause2"/>
    <w:basedOn w:val="Background"/>
    <w:qFormat/>
    <w:rsid w:val="0024543D"/>
    <w:pPr>
      <w:numPr>
        <w:ilvl w:val="3"/>
      </w:numPr>
    </w:pPr>
  </w:style>
  <w:style w:type="paragraph" w:customStyle="1" w:styleId="HeadingLevel2CQA">
    <w:name w:val="Heading Level 2 CQA"/>
    <w:basedOn w:val="HeadingLevel2"/>
    <w:qFormat/>
    <w:rsid w:val="0024543D"/>
  </w:style>
  <w:style w:type="paragraph" w:customStyle="1" w:styleId="ClauseBullet1">
    <w:name w:val="Clause Bullet 1"/>
    <w:basedOn w:val="ParaClause"/>
    <w:qFormat/>
    <w:rsid w:val="0024543D"/>
    <w:pPr>
      <w:numPr>
        <w:numId w:val="13"/>
      </w:numPr>
      <w:ind w:left="1077" w:hanging="357"/>
      <w:outlineLvl w:val="0"/>
    </w:pPr>
  </w:style>
  <w:style w:type="paragraph" w:customStyle="1" w:styleId="ClauseBullet2">
    <w:name w:val="Clause Bullet 2"/>
    <w:basedOn w:val="ParaClause"/>
    <w:qFormat/>
    <w:rsid w:val="0024543D"/>
    <w:pPr>
      <w:numPr>
        <w:numId w:val="14"/>
      </w:numPr>
      <w:ind w:left="1434" w:hanging="357"/>
      <w:outlineLvl w:val="1"/>
    </w:pPr>
  </w:style>
  <w:style w:type="paragraph" w:customStyle="1" w:styleId="subclause1Bullet1">
    <w:name w:val="subclause 1 Bullet 1"/>
    <w:basedOn w:val="Parasubclause1"/>
    <w:qFormat/>
    <w:rsid w:val="0024543D"/>
    <w:pPr>
      <w:numPr>
        <w:numId w:val="15"/>
      </w:numPr>
      <w:ind w:left="1077" w:hanging="357"/>
    </w:pPr>
  </w:style>
  <w:style w:type="paragraph" w:customStyle="1" w:styleId="subclause2Bullet1">
    <w:name w:val="subclause 2 Bullet 1"/>
    <w:basedOn w:val="Parasubclause2"/>
    <w:qFormat/>
    <w:rsid w:val="0024543D"/>
    <w:pPr>
      <w:numPr>
        <w:numId w:val="17"/>
      </w:numPr>
      <w:ind w:left="1434" w:hanging="357"/>
    </w:pPr>
  </w:style>
  <w:style w:type="paragraph" w:customStyle="1" w:styleId="subclause3Bullet1">
    <w:name w:val="subclause 3 Bullet 1"/>
    <w:basedOn w:val="Parasubclause3"/>
    <w:qFormat/>
    <w:rsid w:val="0024543D"/>
    <w:pPr>
      <w:numPr>
        <w:numId w:val="16"/>
      </w:numPr>
      <w:ind w:left="2273" w:hanging="357"/>
    </w:pPr>
  </w:style>
  <w:style w:type="paragraph" w:customStyle="1" w:styleId="subclause1Bullet2">
    <w:name w:val="subclause 1 Bullet 2"/>
    <w:basedOn w:val="Parasubclause1"/>
    <w:qFormat/>
    <w:rsid w:val="0024543D"/>
    <w:pPr>
      <w:numPr>
        <w:numId w:val="18"/>
      </w:numPr>
      <w:ind w:left="1434" w:hanging="357"/>
    </w:pPr>
  </w:style>
  <w:style w:type="paragraph" w:customStyle="1" w:styleId="subclause2Bullet2">
    <w:name w:val="subclause 2 Bullet 2"/>
    <w:basedOn w:val="Parasubclause2"/>
    <w:qFormat/>
    <w:rsid w:val="0024543D"/>
    <w:pPr>
      <w:numPr>
        <w:numId w:val="19"/>
      </w:numPr>
      <w:ind w:left="2273" w:hanging="357"/>
    </w:pPr>
  </w:style>
  <w:style w:type="paragraph" w:customStyle="1" w:styleId="subclause3Bullet2">
    <w:name w:val="subclause 3 Bullet 2"/>
    <w:basedOn w:val="Parasubclause3"/>
    <w:qFormat/>
    <w:rsid w:val="0024543D"/>
    <w:pPr>
      <w:numPr>
        <w:numId w:val="20"/>
      </w:numPr>
      <w:ind w:left="2982" w:hanging="357"/>
    </w:pPr>
  </w:style>
  <w:style w:type="paragraph" w:customStyle="1" w:styleId="DefinedTermBullet">
    <w:name w:val="Defined Term Bullet"/>
    <w:basedOn w:val="DefinedTermPara"/>
    <w:qFormat/>
    <w:rsid w:val="0024543D"/>
    <w:pPr>
      <w:numPr>
        <w:numId w:val="21"/>
      </w:numPr>
    </w:pPr>
  </w:style>
  <w:style w:type="paragraph" w:customStyle="1" w:styleId="DefinedTermNumber">
    <w:name w:val="Defined Term Number"/>
    <w:basedOn w:val="DefinedTermPara"/>
    <w:qFormat/>
    <w:rsid w:val="0024543D"/>
    <w:pPr>
      <w:numPr>
        <w:ilvl w:val="1"/>
      </w:numPr>
    </w:pPr>
  </w:style>
  <w:style w:type="paragraph" w:customStyle="1" w:styleId="AdditionalTitle">
    <w:name w:val="Additional Title"/>
    <w:basedOn w:val="Paragraph"/>
    <w:qFormat/>
    <w:rsid w:val="0024543D"/>
    <w:pPr>
      <w:jc w:val="left"/>
    </w:pPr>
    <w:rPr>
      <w:b/>
      <w:sz w:val="24"/>
    </w:rPr>
  </w:style>
  <w:style w:type="character" w:customStyle="1" w:styleId="error">
    <w:name w:val="error"/>
    <w:basedOn w:val="DefaultParagraphFont"/>
    <w:rsid w:val="001D31C5"/>
    <w:rPr>
      <w:color w:val="000000"/>
    </w:rPr>
  </w:style>
  <w:style w:type="paragraph" w:customStyle="1" w:styleId="NoNumUntitledsubclause1">
    <w:name w:val="No Num Untitled subclause 1"/>
    <w:basedOn w:val="Untitledsubclause1"/>
    <w:qFormat/>
    <w:rsid w:val="0024543D"/>
    <w:pPr>
      <w:numPr>
        <w:ilvl w:val="0"/>
        <w:numId w:val="0"/>
      </w:numPr>
      <w:ind w:left="720"/>
    </w:pPr>
  </w:style>
  <w:style w:type="paragraph" w:customStyle="1" w:styleId="BackgroundParaClause">
    <w:name w:val="Background Para Clause"/>
    <w:basedOn w:val="Background"/>
    <w:qFormat/>
    <w:rsid w:val="0024543D"/>
    <w:pPr>
      <w:numPr>
        <w:numId w:val="0"/>
      </w:numPr>
    </w:pPr>
  </w:style>
  <w:style w:type="paragraph" w:customStyle="1" w:styleId="BackgroundParaSubclause1">
    <w:name w:val="Background Para Subclause1"/>
    <w:basedOn w:val="BackgroundSubclause1"/>
    <w:qFormat/>
    <w:rsid w:val="0024543D"/>
    <w:pPr>
      <w:numPr>
        <w:ilvl w:val="0"/>
        <w:numId w:val="0"/>
      </w:numPr>
      <w:ind w:left="994"/>
    </w:pPr>
    <w:rPr>
      <w:lang w:val="en-US"/>
    </w:rPr>
  </w:style>
  <w:style w:type="paragraph" w:customStyle="1" w:styleId="BackgroundParaSubclause2">
    <w:name w:val="Background Para Subclause2"/>
    <w:basedOn w:val="BackgroundSubclause2"/>
    <w:qFormat/>
    <w:rsid w:val="0024543D"/>
    <w:pPr>
      <w:numPr>
        <w:ilvl w:val="0"/>
        <w:numId w:val="0"/>
      </w:numPr>
      <w:ind w:left="1701"/>
    </w:pPr>
    <w:rPr>
      <w:lang w:val="en-US"/>
    </w:rPr>
  </w:style>
  <w:style w:type="paragraph" w:customStyle="1" w:styleId="ClauseBulletPara">
    <w:name w:val="Clause Bullet Para"/>
    <w:basedOn w:val="ClauseBullet1"/>
    <w:qFormat/>
    <w:rsid w:val="0024543D"/>
    <w:pPr>
      <w:numPr>
        <w:numId w:val="0"/>
      </w:numPr>
      <w:ind w:left="1080"/>
    </w:pPr>
    <w:rPr>
      <w:lang w:val="en-US"/>
    </w:rPr>
  </w:style>
  <w:style w:type="paragraph" w:customStyle="1" w:styleId="ClauseBullet2Para">
    <w:name w:val="Clause Bullet 2 Para"/>
    <w:basedOn w:val="ClauseBullet2"/>
    <w:qFormat/>
    <w:rsid w:val="0024543D"/>
    <w:pPr>
      <w:numPr>
        <w:numId w:val="0"/>
      </w:numPr>
      <w:ind w:left="1440"/>
    </w:pPr>
    <w:rPr>
      <w:lang w:val="en-US"/>
    </w:rPr>
  </w:style>
  <w:style w:type="paragraph" w:customStyle="1" w:styleId="ACTJurisdictionCheckList">
    <w:name w:val="ACTJurisdictionCheckList"/>
    <w:basedOn w:val="Normal"/>
    <w:rsid w:val="001D31C5"/>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24543D"/>
  </w:style>
  <w:style w:type="paragraph" w:customStyle="1" w:styleId="ScheduleTitleClause">
    <w:name w:val="Schedule Title Clause"/>
    <w:basedOn w:val="Normal"/>
    <w:rsid w:val="0024543D"/>
    <w:pPr>
      <w:keepNext/>
      <w:numPr>
        <w:numId w:val="60"/>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1D31C5"/>
    <w:pPr>
      <w:numPr>
        <w:ilvl w:val="1"/>
        <w:numId w:val="60"/>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1D31C5"/>
    <w:pPr>
      <w:numPr>
        <w:ilvl w:val="2"/>
        <w:numId w:val="60"/>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1D31C5"/>
    <w:pPr>
      <w:numPr>
        <w:ilvl w:val="3"/>
        <w:numId w:val="60"/>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1D31C5"/>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List1"/>
    <w:qFormat/>
    <w:rsid w:val="0024543D"/>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24543D"/>
    <w:pPr>
      <w:shd w:val="clear" w:color="auto" w:fill="D9D9D9" w:themeFill="background1" w:themeFillShade="D9"/>
      <w:ind w:left="1077"/>
    </w:pPr>
  </w:style>
  <w:style w:type="paragraph" w:customStyle="1" w:styleId="ScheduleUntitledClause">
    <w:name w:val="Schedule Untitled Clause"/>
    <w:basedOn w:val="ScheduleTitleClause"/>
    <w:qFormat/>
    <w:rsid w:val="0024543D"/>
    <w:pPr>
      <w:spacing w:before="120"/>
    </w:pPr>
    <w:rPr>
      <w:b w:val="0"/>
    </w:rPr>
  </w:style>
  <w:style w:type="paragraph" w:customStyle="1" w:styleId="EmptyClausePara">
    <w:name w:val="Empty Clause Para"/>
    <w:basedOn w:val="IgnoredSpacing"/>
    <w:qFormat/>
    <w:rsid w:val="0024543D"/>
  </w:style>
  <w:style w:type="paragraph" w:styleId="ListParagraph">
    <w:name w:val="List Paragraph"/>
    <w:basedOn w:val="Normal"/>
    <w:uiPriority w:val="34"/>
    <w:qFormat/>
    <w:rsid w:val="001D31C5"/>
    <w:pPr>
      <w:ind w:left="720"/>
      <w:contextualSpacing/>
    </w:pPr>
    <w:rPr>
      <w:color w:val="000000"/>
    </w:rPr>
  </w:style>
  <w:style w:type="paragraph" w:customStyle="1" w:styleId="ScheduleTitlesubclause1">
    <w:name w:val="Schedule Title subclause1"/>
    <w:basedOn w:val="ScheduleUntitledsubclause1"/>
    <w:qFormat/>
    <w:rsid w:val="0024543D"/>
    <w:pPr>
      <w:spacing w:before="120"/>
    </w:pPr>
    <w:rPr>
      <w:b/>
    </w:rPr>
  </w:style>
  <w:style w:type="paragraph" w:customStyle="1" w:styleId="835FF0B0D5344FE4A8EE41F54AA7E17C16">
    <w:name w:val="835FF0B0D5344FE4A8EE41F54AA7E17C16"/>
    <w:rsid w:val="004D62FD"/>
    <w:pPr>
      <w:spacing w:after="120" w:line="240" w:lineRule="auto"/>
    </w:pPr>
    <w:rPr>
      <w:rFonts w:ascii="Arial" w:eastAsia="Times New Roman" w:hAnsi="Arial" w:cs="Times New Roman"/>
      <w:color w:val="000000"/>
      <w:sz w:val="24"/>
      <w:szCs w:val="24"/>
      <w:lang w:val="en-US" w:eastAsia="en-US"/>
    </w:rPr>
  </w:style>
  <w:style w:type="character" w:styleId="Strong">
    <w:name w:val="Strong"/>
    <w:basedOn w:val="DefaultParagraphFont"/>
    <w:uiPriority w:val="22"/>
    <w:qFormat/>
    <w:rsid w:val="00AC5E1F"/>
    <w:rPr>
      <w:b/>
      <w:bCs/>
      <w:color w:val="000000"/>
    </w:rPr>
  </w:style>
  <w:style w:type="character" w:customStyle="1" w:styleId="cohidesearchterm">
    <w:name w:val="co_hidesearchterm"/>
    <w:basedOn w:val="DefaultParagraphFont"/>
    <w:rsid w:val="002034EB"/>
    <w:rPr>
      <w:color w:val="000000"/>
    </w:rPr>
  </w:style>
  <w:style w:type="character" w:customStyle="1" w:styleId="UnresolvedMention1">
    <w:name w:val="Unresolved Mention1"/>
    <w:basedOn w:val="DefaultParagraphFont"/>
    <w:uiPriority w:val="99"/>
    <w:semiHidden/>
    <w:unhideWhenUsed/>
    <w:rsid w:val="00A743C0"/>
    <w:rPr>
      <w:color w:val="000000"/>
      <w:shd w:val="clear" w:color="auto" w:fill="E6E6E6"/>
    </w:rPr>
  </w:style>
  <w:style w:type="paragraph" w:customStyle="1" w:styleId="SectorSpecificNoteTitle">
    <w:name w:val="Sector Specific Note Title"/>
    <w:basedOn w:val="JurisdictionDraftingnoteTitle"/>
    <w:qFormat/>
    <w:rsid w:val="0024543D"/>
  </w:style>
  <w:style w:type="table" w:customStyle="1" w:styleId="ShadedTable1">
    <w:name w:val="Shaded Table1"/>
    <w:basedOn w:val="TableNormal"/>
    <w:uiPriority w:val="99"/>
    <w:rsid w:val="001D31C5"/>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IgnoredEmptysubclause">
    <w:name w:val="Ignored Empty subclause"/>
    <w:basedOn w:val="Normal"/>
    <w:link w:val="IgnoredEmptysubclauseChar"/>
    <w:qFormat/>
    <w:rsid w:val="001D31C5"/>
    <w:rPr>
      <w:color w:val="000000"/>
    </w:rPr>
  </w:style>
  <w:style w:type="character" w:customStyle="1" w:styleId="codocumentid">
    <w:name w:val="co_documentid"/>
    <w:basedOn w:val="DefaultParagraphFont"/>
    <w:rsid w:val="008F43AE"/>
    <w:rPr>
      <w:color w:val="000000"/>
    </w:rPr>
  </w:style>
  <w:style w:type="character" w:customStyle="1" w:styleId="IgnoredEmptysubclauseChar">
    <w:name w:val="Ignored Empty subclause Char"/>
    <w:basedOn w:val="DefaultParagraphFont"/>
    <w:link w:val="IgnoredEmptysubclause"/>
    <w:rsid w:val="001D31C5"/>
    <w:rPr>
      <w:color w:val="000000"/>
    </w:rPr>
  </w:style>
  <w:style w:type="character" w:customStyle="1" w:styleId="BulletList1Char">
    <w:name w:val="Bullet List 1 Char"/>
    <w:basedOn w:val="DefaultParagraphFont"/>
    <w:link w:val="BulletList1"/>
    <w:rsid w:val="00275520"/>
    <w:rPr>
      <w:rFonts w:ascii="Arial" w:eastAsia="Arial Unicode MS" w:hAnsi="Arial" w:cs="Arial"/>
      <w:color w:val="000000"/>
      <w:szCs w:val="20"/>
      <w:lang w:eastAsia="en-US"/>
    </w:rPr>
  </w:style>
  <w:style w:type="paragraph" w:customStyle="1" w:styleId="6B1115FCC3DC4C6AB2CF846F0C50B663">
    <w:name w:val="6B1115FCC3DC4C6AB2CF846F0C50B663"/>
    <w:rsid w:val="00572E2E"/>
    <w:pPr>
      <w:spacing w:line="276" w:lineRule="auto"/>
    </w:pPr>
    <w:rPr>
      <w:color w:val="000000"/>
    </w:rPr>
  </w:style>
  <w:style w:type="paragraph" w:styleId="Revision">
    <w:name w:val="Revision"/>
    <w:hidden/>
    <w:uiPriority w:val="99"/>
    <w:semiHidden/>
    <w:rsid w:val="00C4474A"/>
    <w:pPr>
      <w:spacing w:after="0" w:line="240" w:lineRule="auto"/>
    </w:pPr>
    <w:rPr>
      <w:color w:val="000000"/>
    </w:rPr>
  </w:style>
  <w:style w:type="character" w:styleId="CommentReference">
    <w:name w:val="annotation reference"/>
    <w:basedOn w:val="DefaultParagraphFont"/>
    <w:uiPriority w:val="99"/>
    <w:semiHidden/>
    <w:unhideWhenUsed/>
    <w:rsid w:val="0010259C"/>
    <w:rPr>
      <w:color w:val="000000"/>
      <w:sz w:val="16"/>
      <w:szCs w:val="16"/>
    </w:rPr>
  </w:style>
  <w:style w:type="paragraph" w:styleId="CommentText">
    <w:name w:val="annotation text"/>
    <w:basedOn w:val="Normal"/>
    <w:link w:val="CommentTextChar"/>
    <w:uiPriority w:val="99"/>
    <w:unhideWhenUsed/>
    <w:rsid w:val="0010259C"/>
    <w:pPr>
      <w:spacing w:line="240" w:lineRule="auto"/>
    </w:pPr>
    <w:rPr>
      <w:color w:val="000000"/>
      <w:sz w:val="20"/>
      <w:szCs w:val="20"/>
    </w:rPr>
  </w:style>
  <w:style w:type="character" w:customStyle="1" w:styleId="CommentTextChar">
    <w:name w:val="Comment Text Char"/>
    <w:basedOn w:val="DefaultParagraphFont"/>
    <w:link w:val="CommentText"/>
    <w:uiPriority w:val="99"/>
    <w:rsid w:val="0010259C"/>
    <w:rPr>
      <w:color w:val="000000"/>
      <w:sz w:val="20"/>
      <w:szCs w:val="20"/>
    </w:rPr>
  </w:style>
  <w:style w:type="paragraph" w:styleId="CommentSubject">
    <w:name w:val="annotation subject"/>
    <w:basedOn w:val="CommentText"/>
    <w:next w:val="CommentText"/>
    <w:link w:val="CommentSubjectChar"/>
    <w:uiPriority w:val="99"/>
    <w:semiHidden/>
    <w:unhideWhenUsed/>
    <w:rsid w:val="0024543D"/>
    <w:rPr>
      <w:b/>
      <w:bCs/>
    </w:rPr>
  </w:style>
  <w:style w:type="character" w:customStyle="1" w:styleId="CommentSubjectChar">
    <w:name w:val="Comment Subject Char"/>
    <w:basedOn w:val="CommentTextChar"/>
    <w:link w:val="CommentSubject"/>
    <w:uiPriority w:val="99"/>
    <w:semiHidden/>
    <w:rsid w:val="0010259C"/>
    <w:rPr>
      <w:rFonts w:eastAsiaTheme="minorHAnsi"/>
      <w:b/>
      <w:bCs/>
      <w:color w:val="000000"/>
      <w:kern w:val="2"/>
      <w:sz w:val="20"/>
      <w:szCs w:val="20"/>
      <w:lang w:eastAsia="en-US"/>
      <w14:ligatures w14:val="standardContextual"/>
    </w:rPr>
  </w:style>
  <w:style w:type="numbering" w:customStyle="1" w:styleId="ScheduleListStyle">
    <w:name w:val="ScheduleListStyle"/>
    <w:pPr>
      <w:numPr>
        <w:numId w:val="55"/>
      </w:numPr>
    </w:pPr>
  </w:style>
  <w:style w:type="numbering" w:customStyle="1" w:styleId="ClauseListStyle">
    <w:name w:val="ClauseListStyle"/>
    <w:pPr>
      <w:numPr>
        <w:numId w:val="59"/>
      </w:numPr>
    </w:p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1/relationships/commentsExtended" Target="commentsExtended.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n-document xmlns:xsd="http://www.w3.org/2001/XMLSchema" xmlns:xsi="http://www.w3.org/2001/XMLSchema-instance" guid="0" synced="true" validated="true">
  <n-docbody>
    <standard.doc precedenttype="agreement">
      <prelim>
        <product.name>product.name0</product.name>
        <title>
          <lang val="en-GB">Services agreement (pro-customer)</lang>
        </title>
        <author>
          <link href="http://uk.practicallaw.com/about/our-team/uk-commercial" style="ACTLinkURL">
            <ital>Practical Law Commercial</ital>
          </link>
          <ital> </ital>
        </author>
        <resource.type>Standard documents</resource.type>
        <juris>juris0</juris>
        <juris>juris1</juris>
      </prelim>
      <abstract>
        <para>
          <paratext>A supply of services agreement for use in business-to-business transactions. It is drafted from the customer's perspective.</paratext>
        </para>
      </abstract>
      <toc.identifier hasToc="true"/>
      <body>
        <drafting.note id="a780117" jurisdiction="">
          <head align="left" preservecase="true">
            <headtext>About this document</headtext>
          </head>
          <division id="a000002" level="1">
            <para>
              <paratext>This document is an agreement for the supply of services in a business-to-business (b2b) context. The relevant services may be provided over a long period (for example, catering services for several years) or a shorter period (a few weeks of training).</paratext>
            </para>
            <para>
              <paratext>All the services to be provided are agreed upfront and set out in a schedule to the agreement, subject to any changes the parties later agree.</paratext>
            </para>
            <para>
              <paratext>The agreement is drafted from the customer's perspective.</paratext>
            </para>
          </division>
          <division id="a728978" level="1">
            <head align="left" preservecase="true">
              <headtext>Legal issues</headtext>
            </head>
            <para>
              <paratext>
                The key legal issues to consider when drafting a supply of services agreement are set out below. For a detailed discussion, see 
                <link href="w-027-7394" style="ACTLinkPLCtoPLC">
                  <ital>Practice note, Supply of services contracts: overview</ital>
                </link>
                .
              </paratext>
            </para>
            <division id="a837780" level="2">
              <head align="left" preservecase="true">
                <headtext>Implied terms</headtext>
              </head>
              <para>
                <paratext>
                  Part II of the 
                  <link href="3-507-0623" style="ACTLinkPLCtoPLC">
                    <ital>Supply of Goods and Services Act 1982</ital>
                  </link>
                   (SGSA) implies three terms into contracts for services:
                </paratext>
              </para>
              <list type="bulleted">
                <list.item>
                  <para>
                    <paratext>
                      The supplier will carry out the services with reasonable care and skill (
                      <link href="2-507-0628" style="ACTLinkPLCtoPLC">
                        <ital>section 13</ital>
                      </link>
                      ).
                    </paratext>
                  </para>
                </list.item>
                <list.item>
                  <para>
                    <paratext>
                      If the time for carrying out the services is not fixed by the contract, left to be fixed in a manner agreed in the contract or determined by the parties' course of dealing, there is an implied term that the supplier will carry out the services within a reasonable time. What is reasonable is a question of fact (
                      <link href="0-508-2613" style="ACTLinkPLCtoPLC">
                        <ital>section 14</ital>
                      </link>
                      ).
                    </paratext>
                  </para>
                </list.item>
                <list.item>
                  <para>
                    <paratext>
                      If the price of the services is not determined by the contract, left to be determined in a manner agreed in the contract or determined by the course of dealing between the parties, there is an implied term that the customer will pay the supplier a reasonable charge. What is reasonable is a question of fact (
                      <link href="7-507-2922" style="ACTLinkPLCtoPLC">
                        <ital>section 15</ital>
                      </link>
                      ).
                    </paratext>
                  </para>
                </list.item>
              </list>
              <para>
                <paratext>In addition, Part I of the SGSA implies the following terms in relation to goods transferred under a contract for services (for example, spare parts or materials used as part of the services):</paratext>
              </para>
              <list type="bulleted">
                <list.item>
                  <para>
                    <paratext>
                      The supplier has title to the goods, the customer will enjoy quiet possession of them and the goods are free from encumbrances (
                      <link href="9-507-2935" style="ACTLinkPLCtoPLC">
                        <ital>section 2</ital>
                      </link>
                      ).
                    </paratext>
                  </para>
                </list.item>
                <list.item>
                  <para>
                    <paratext>
                      The goods will correspond with their description (
                      <link href="4-508-2593" style="ACTLinkPLCtoPLC">
                        <ital>section 3</ital>
                      </link>
                      ).
                    </paratext>
                  </para>
                </list.item>
                <list.item>
                  <para>
                    <paratext>
                      The goods will be of satisfactory quality and fit for purpose (
                      <link href="3-508-2598" style="ACTLinkPLCtoPLC">
                        <ital>section 4</ital>
                      </link>
                      ).
                    </paratext>
                  </para>
                </list.item>
                <list.item>
                  <para>
                    <paratext>
                      The goods will correspond with their sample (
                      <link href="7-508-2600" style="ACTLinkPLCtoPLC">
                        <ital>section 5</ital>
                      </link>
                      ).
                    </paratext>
                  </para>
                </list.item>
              </list>
              <para>
                <paratext>
                  The implied terms in Part I of the SGSA apply to materials used in the services but may not apply to the finished product of the services, such as deliverables (see 
                  <link anchor="a753134" href="2-501-7221" style="ACTLinkPLCtoPLC">
                    <ital>Practice note, Drafting standard terms and conditions for the supply of services: Supply of Goods and Services Act 1982</ital>
                  </link>
                  ). A customer wanting to ensure that the finished product is fit for purpose, meets a particular quality and specification, and is free from defects should include express provisions to this effect in its contracts (see 
                  <internal.reference refid="a706810">
                    <ital>clause 4.1(b)</ital>
                  </internal.reference>
                   and 
                  <internal.reference refid="a218575">
                    <ital>clause 4.1(d)</ital>
                  </internal.reference>
                  ).
                </paratext>
              </para>
              <para>
                <paratext>
                  The 
                  <link href="7-505-7728" style="ACTLinkPLCtoPLC">
                    <ital>Unfair Contract Terms Act 1977</ital>
                  </link>
                   (UCTA) controls attempts to exclude the SGSA's implied terms or limit liability for their breach as follows:
                </paratext>
              </para>
              <list type="bulleted">
                <list.item>
                  <para>
                    <paratext>
                      Exclusions or limitations in relation to the implied terms as to reasonable skill and care, correspondence with description, satisfactory quality, fitness for purpose and correspondence with sample must be reasonable (
                      <link href="4-506-5560" style="ACTLinkPLCtoPLC">
                        <ital>section 2</ital>
                      </link>
                      <ital> and </ital>
                      <link href="6-507-2871" style="ACTLinkPLCtoPLC">
                        <ital>section 7(1A)</ital>
                      </link>
                      ).
                    </paratext>
                  </para>
                </list.item>
                <list.item>
                  <para>
                    <paratext>
                      Exclusions or limitations in relation to the implied terms as to title, quiet possession and freedom from encumbrances are void (
                      <ital>section 7(3A)</ital>
                      ).
                    </paratext>
                  </para>
                </list.item>
              </list>
              <para>
                <paratext>
                  Subject to the application of UCTA, the parties to a services agreement can negate or vary these implied terms by express agreement (
                  <link href="5-507-2937" style="ACTLinkPLCtoPLC">
                    <ital>sections 11(1)</ital>
                  </link>
                  <ital>and</ital>
                  <link href="3-507-2938" style="ACTLinkPLCtoPLC">
                    <ital>16(1)</ital>
                  </link>
                  <ital>,</ital>
                  <ital>SGSA</ital>
                  ). In a customer-friendly services agreement, the customer will often look to include tougher requirements than these implied terms (for example, by requiring the supplier to perform the services to a higher standard than reasonable skill and care).
                </paratext>
              </para>
            </division>
            <division id="a489341" level="2">
              <head align="left" preservecase="true">
                <headtext>Limitation of liability</headtext>
              </head>
              <para>
                <paratext>Limitation of liability (especially the supplier's) is always a key area for negotiation in a supply of services agreement. The supplier is usually at greater risk of facing a damages claim from the customer than vice versa.</paratext>
              </para>
              <para>
                <paratext>
                  As such, the supplier will generally seek to restrict its liability to the customer by inserting a limitation of liability clause. Without a limitation clause, there are no limits on the damages the customer can recover other than common law restrictions on recovery of damages (see 
                  <link anchor="a935601" href="6-533-8545" style="ACTLinkPLCtoPLC">
                    <ital>Practice note, Damages for breach of contract: an overview: Restrictions on recovery of damages</ital>
                  </link>
                  ).
                </paratext>
              </para>
              <para>
                <paratext>
                  Despite this document being a pro-customer agreement, we have included mutual limitations and exclusions of liability at 
                  <internal.reference refid="a101610">
                    <ital>clause 18</ital>
                  </internal.reference>
                   because it is unusual for a supplier to accept an agreement with no limitations or exclusions of liability.
                </paratext>
              </para>
              <para>
                <paratext>For information on limiting liability in b2b contracts, see Practice notes:</paratext>
              </para>
              <list type="bulleted">
                <list.item>
                  <para>
                    <paratext>
                      <link href="2-520-5359" style="ACTLinkPLCtoPLC">
                        <ital>Limiting liability: drafting and negotiating</ital>
                      </link>
                      .
                    </paratext>
                  </para>
                </list.item>
                <list.item>
                  <para>
                    <paratext>
                      <link href="w-006-5549" style="ACTLinkPLCtoPLC">
                        <ital>Limiting liability: interpretation</ital>
                      </link>
                      .
                    </paratext>
                  </para>
                </list.item>
                <list.item>
                  <para>
                    <paratext>
                      <link href="9-617-5230" style="ACTLinkPLCtoPLC">
                        <ital>Limiting liability: statutory and common law controls on limitation clauses</ital>
                      </link>
                      .
                    </paratext>
                  </para>
                </list.item>
              </list>
            </division>
            <division id="a269079" level="2">
              <head align="left" preservecase="true">
                <headtext>Transfer of employees under TUPE</headtext>
              </head>
              <para>
                <paratext>
                  Under the 
                  <link href="2-505-5915" style="ACTLinkPLCtoPLC">
                    <ital>Transfer of Undertakings (Protection of Employment) Regulations 2006 (SI 2006/246)</ital>
                  </link>
                   (TUPE), if there is a "service provision change" (essentially a change in the entity responsible for providing the services), any employees assigned to an organised group whose main purpose is performing those services will automatically transfer to the new service provider on their current employment terms. A service provision change includes the following scenarios:
                </paratext>
              </para>
              <list type="bulleted">
                <list.item>
                  <para>
                    <paratext>A customer engages a supplier for the first time to work on its behalf.</paratext>
                  </para>
                </list.item>
                <list.item>
                  <para>
                    <paratext>A customer appoints a replacement supplier to perform the relevant services on its behalf.</paratext>
                  </para>
                </list.item>
                <list.item>
                  <para>
                    <paratext>A customer brings the services back "in-house".</paratext>
                  </para>
                </list.item>
              </list>
              <para>
                <paratext>
                  (
                  <link href="3-508-2621" style="ACTLinkPLCtoPLC">
                    <ital>Regulation 3(1)(b)</ital>
                  </link>
                  <ital>, TUPE</ital>
                  .)
                </paratext>
              </para>
              <para>
                <paratext>There is no service provision change where:</paratext>
              </para>
              <list type="bulleted">
                <list.item>
                  <para>
                    <paratext>
                      The contract is wholly or mainly for the supply of goods for the customer's use (
                      <ital>regulation 3(3)(b)</ital>
                      ).
                    </paratext>
                  </para>
                </list.item>
                <list.item>
                  <para>
                    <paratext>
                      The activities are carried out in connection with a single specific event or a task of short-term duration (
                      <ital>regulation 3(3)(a)(ii)</ital>
                      ).
                    </paratext>
                  </para>
                </list.item>
                <list.item>
                  <para>
                    <paratext>
                      The services are not fundamentally the same before and after the change of service provider (
                      <ital>regulation 3(2A)</ital>
                      ).
                    </paratext>
                  </para>
                </list.item>
              </list>
              <para>
                <paratext>
                  For more information on when TUPE will apply on a service provision change, see 
                  <link href="8-204-4041" style="ACTLinkPLCtoPLC">
                    <ital>Practice note, TUPE (3): service provision changes</ital>
                  </link>
                  .
                </paratext>
              </para>
              <para>
                <paratext>TUPE is an issue for consideration when services start (TUPE on entry) and when they end (TUPE on exit):</paratext>
              </para>
              <list type="bulleted">
                <list.item>
                  <para>
                    <paratext>
                      <bold>TUPE on entry.</bold>
                       Will any of the customer's employees (or employees of the customer's former supplier) transfer from the customer (or its former supplier) to the supplier when the services start? If so, the supplier may want to seek contractual warranties and indemnities from the customer to cover the liabilities which arise from those TUPE transfers.
                    </paratext>
                  </para>
                </list.item>
                <list.item>
                  <para>
                    <paratext>
                      <bold>TUPE on exit.</bold>
                       When the services come to an end, will any employees transfer from the supplier to either the customer or to a replacement supplier? If so, what contractual protection is the supplier willing to provide to the customer (or the replacement supplier) to cover the liabilities arising from those TUPE transfers?
                    </paratext>
                  </para>
                </list.item>
              </list>
              <para>
                <paratext>
                  As this is a pro-customer agreement, the TUPE on exit provisions are more comprehensive than the TUPE on entry provisions which are usually more likely to benefit the supplier (see 
                  <internal.reference refid="a902539">
                    <ital>Schedule 6</ital>
                  </internal.reference>
                  ). A customer in a strong bargaining position may choose to omit any TUPE on entry provisions, although including some protection for the supplier may reduce the scope for negotiation.
                </paratext>
              </para>
              <para>
                <paratext>
                  For more information on contractual protection to cover TUPE transfers on entry and exit, see 
                  <link href="4-384-9856" style="ACTLinkPLCtoPLC">
                    <ital>Practice note, Outsourcing agreements: drafting and negotiating employment indemnities and warranties</ital>
                  </link>
                  .
                </paratext>
              </para>
            </division>
            <division id="a275398" level="2">
              <head align="left" preservecase="true">
                <headtext>Data protection</headtext>
              </head>
              <para>
                <paratext>
                  This agreement assumes that the provision of services involves the supplier processing personal data for the customer. It includes data processing provisions at 
                  <internal.reference refid="a683454">
                    <ital>clause 13</ital>
                  </internal.reference>
                  . The clause is drafted to facilitate compliance with the 
                  <link href="w-026-8528" style="ACTLinkPLCtoPLC">
                    <ital>UK GDPR</ital>
                  </link>
                  <ital> </ital>
                  and, if applicable, the 
                  <link href="w-026-8527" style="ACTLinkPLCtoPLC">
                    <ital>EU GDPR</ital>
                  </link>
                  .
                </paratext>
              </para>
              <para>
                <paratext>Under these rules, a processor (the supplier in most cases):</paratext>
              </para>
              <list type="bulleted">
                <list.item>
                  <para>
                    <paratext>Is subject to direct compliance obligations and may be liable to fines or penalties for breaches. The legislation also specifies the contractual terms that customers, in their capacity as controllers, must include in their contracts with suppliers (as processors).</paratext>
                  </para>
                </list.item>
                <list.item>
                  <para>
                    <paratext>Cannot engage a subprocessor to carry out the processing activities without the controller's prior written consent. If a subprocessor is appointed, the legislation requires that the data protection obligations in the subprocessing arrangement must mirror those in the main agreement (that is, the agreement between the controller and the processor).</paratext>
                  </para>
                </list.item>
              </list>
              <para>
                <paratext>
                  For more information on processor obligations, see 
                  <link href="w-025-2861" style="ACTLinkPLCtoPLC">
                    <ital>Practice note, Processor obligations under UK GDPR</ital>
                  </link>
                  .
                </paratext>
              </para>
              <para>
                <paratext>
                  The UK GDPR also prohibits the transfer of personal data outside the UK unless certain conditions are met. The conditions include the UK making an adequacy decision on the recipient country's data protection regime, or appropriate safeguards being put in place (for example, the use by the controller and processor of standard data protection clauses adopted by the 
                  <link href="3-107-6262" style="ACTLinkPLCtoPLC">
                    <ital>Information Commissioner's Office</ital>
                  </link>
                  ). There are similar restrictions on transfers outside the EU under the EU GDPR. For more information on cross-border data transfers, see 
                  <link href="w-013-9203" style="ACTLinkPLCtoPLC">
                    <ital>Practice note, Overview of data transfers (UK)</ital>
                  </link>
                  .
                </paratext>
              </para>
            </division>
            <division id="a923890" level="2">
              <head align="left" preservecase="true">
                <headtext>Supply chain issues</headtext>
              </head>
              <para>
                <paratext>A customer may be subject to various regulatory compliance obligations, which it needs to "flow down" to suppliers within its supply chain. A customer may also be keen to ensure that its supply chain practices are ethical (for example, on issues in relation to human rights or climate change).</paratext>
              </para>
              <para>
                <paratext>The most common legal frameworks that could give rise to compliance obligations are:</paratext>
              </para>
              <list type="bulleted">
                <list.item>
                  <para>
                    <paratext>
                      <link href="2-607-4606" style="ACTLinkPLCtoPLC">
                        <bold>
                          <ital>Modern Slavery Act 2015</ital>
                        </bold>
                      </link>
                      <bold> (MSA). </bold>
                      The MSA is aimed at combating crimes of slavery and human trafficking. Commercial organisations with a global turnover of £36 million or more must publish an annual slavery and human trafficking statement (
                      <link href="7-608-3825" style="ACTLinkPLCtoPLC">
                        <ital>section 54</ital>
                      </link>
                      ). The statement must disclose what steps the organisation has taken to ensure that human trafficking is not taking place in any of its supply chains or its business, or state that it has taken no steps. A customer may therefore want to include wording in its services agreements to prohibit the use of forced or trafficked labour by suppliers and require adherence to its anti-slavery policies. For more information, see 
                      <link href="6-606-9165" style="ACTLinkPLCtoPLC">
                        <ital>Practice note, Modern Slavery Act 2015: slavery and human trafficking statement</ital>
                      </link>
                      .
                    </paratext>
                  </para>
                </list.item>
                <list.item>
                  <para>
                    <paratext>
                      <link href="1-503-8422" style="ACTLinkPLCtoPLC">
                        <bold>
                          <ital>Bribery Act 2010</ital>
                        </bold>
                      </link>
                      <bold> (BA 2010). </bold>
                      Of particular concern to businesses in a commercial context is the corporate offence of failure to prevent bribery by an associated person. A commercial organisation will be guilty of the offence if a person associated with it bribes another person intending to obtain or retain business or a business advantage for the commercial organisation (
                      <link href="2-505-7405" style="ACTLinkPLCtoPLC">
                        <ital>section 7</ital>
                      </link>
                      , 
                      <ital>BA 2010</ital>
                      ). A person is "associated" with a commercial organisation if it performs services for or on behalf of that organisation. The commercial organisation has a defence if it can show that it had adequate procedures in place to prevent bribery by its associated persons. For more information, see 
                      <link href="4-506-7875" style="ACTLinkPLCtoPLC">
                        <ital>Practice note, Bribery Act 2010: application to commercial agreements</ital>
                      </link>
                      .
                    </paratext>
                  </para>
                </list.item>
                <list.item>
                  <para>
                    <paratext>
                      <link href="w-008-5510" style="ACTLinkPLCtoPLC">
                        <bold>
                          <ital>Criminal Finances Act 2017</ital>
                        </bold>
                      </link>
                      <bold> (CFA).</bold>
                       A relevant body may be criminally liable for failing to prevent the facilitation of tax evasion by its associated persons (
                      <link href="w-010-6075" style="ACTLinkPLCtoPLC">
                        <ital>Part 3</ital>
                      </link>
                      <ital>, CFA</ital>
                      ). A customer's associated persons could include suppliers. A customer may therefore require the inclusion of anti-facilitation of tax evasion provisions in its contracts with suppliers. For more information, see 
                      <link href="w-007-8822" style="ACTLinkPLCtoPLC">
                        <ital>Practice note, Tax offences: failure to prevent facilitation of tax evasion</ital>
                      </link>
                      .
                    </paratext>
                  </para>
                </list.item>
                <list.item>
                  <para>
                    <paratext>
                      <link href="w-041-1867" style="ACTLinkPLCtoPLC">
                        <bold>
                          <ital>Economic Crime and Corporate Transparency Act 2023</ital>
                        </bold>
                      </link>
                      <bold> (ECCTA). </bold>
                      From 1 September 2025, an in-scope organisation (broadly, a large body corporate or partnership formed or incorporated anywhere in the world) may be criminally liable where it fails to prevent an associated person from committing a fraud offence intending to benefit the organisation
                      <bold> </bold>
                      (
                      <link href="w-041-2335" style="ACTLinkPLCtoPLC">
                        <ital>section 199</ital>
                      </link>
                      , 
                      <ital>ECCTA</ital>
                      ). An in-scope organisation has a defence if it can show that it had in place reasonable fraud prevention procedures. For more information, see 
                      <link href="w-046-8564" style="ACTLinkPLCtoPLC">
                        <ital>Practice note, ECCTA 2023: failure to prevent fraud offence: application to commercial relationships</ital>
                      </link>
                      .
                    </paratext>
                  </para>
                </list.item>
              </list>
              <para>
                <paratext>
                  This document includes a generic provision at 
                  <internal.reference refid="a970716">
                    <ital>clause 12</ital>
                  </internal.reference>
                   that requires the supplier to comply with applicable laws and the various legal and ethical obligations that are identified as the customer's "Mandatory Policies". The customer should assess if a generic clause is sufficient or whether it also wants to include additional duties to comply with specific laws that represent a high risk to the customer. For instance, if the supplier operates in a sector or country that is deemed high risk for bribery and corruption, the customer may want to include a bespoke anti-bribery clause to address this. Optional wording in 
                  <internal.reference refid="a970716">
                    <ital>clause 12</ital>
                  </internal.reference>
                   requires the supplier to adhere to specific obligations in relation to bribery, fraud and modern slavery.
                </paratext>
              </para>
            </division>
          </division>
          <division id="a961021" level="1">
            <head align="left" preservecase="true">
              <headtext>Document structure</headtext>
            </head>
            <list type="bulleted">
              <list.item>
                <para>
                  <paratext>
                    <bold>Main body of the agreement.</bold>
                     This sets out the terms which govern the parties' general relationship such as:
                  </paratext>
                </para>
                <list type="bulleted">
                  <list.item>
                    <para>
                      <paratext>standard of services;</paratext>
                    </para>
                  </list.item>
                  <list.item>
                    <para>
                      <paratext>charges and payment;</paratext>
                    </para>
                  </list.item>
                  <list.item>
                    <para>
                      <paratext>ownership of intellectual property rights (IPRs);</paratext>
                    </para>
                  </list.item>
                  <list.item>
                    <para>
                      <paratext>confidentiality;</paratext>
                    </para>
                  </list.item>
                  <list.item>
                    <para>
                      <paratext>limitations of liability; and</paratext>
                    </para>
                  </list.item>
                  <list.item>
                    <para>
                      <paratext>termination.</paratext>
                    </para>
                  </list.item>
                </list>
              </list.item>
            </list>
            <list type="bulleted">
              <list.item>
                <para>
                  <paratext>
                    <internal.reference refid="a326473">
                      <bold>
                        <ital>Schedule 1</ital>
                      </bold>
                    </internal.reference>
                     sets out the details of the services to be provided, including:
                  </paratext>
                </para>
                <list type="bulleted">
                  <list.item>
                    <para>
                      <paratext>timetable;</paratext>
                    </para>
                  </list.item>
                  <list.item>
                    <para>
                      <paratext>milestones;</paratext>
                    </para>
                  </list.item>
                  <list.item>
                    <para>
                      <paratext>deliverables; and</paratext>
                    </para>
                  </list.item>
                  <list.item>
                    <para>
                      <paratext>acceptance criteria (if any).</paratext>
                    </para>
                  </list.item>
                </list>
              </list.item>
            </list>
            <list type="bulleted">
              <list.item>
                <para>
                  <paratext>
                    <internal.reference refid="a879950">
                      <bold>
                        <ital>Schedule 2</ital>
                      </bold>
                    </internal.reference>
                     sets out the charges payable for the services.
                  </paratext>
                </para>
              </list.item>
              <list.item>
                <para>
                  <paratext>
                    <internal.reference refid="a544626">
                      <bold>
                        <ital>Schedule 3</ital>
                      </bold>
                    </internal.reference>
                    <bold> </bold>
                    sets out key members of the supplier's team who are involved in providing the services.
                  </paratext>
                </para>
              </list.item>
              <list.item>
                <para>
                  <paratext>
                    <internal.reference refid="a387902">
                      <bold>
                        <ital>Schedule 4</ital>
                      </bold>
                    </internal.reference>
                     sets out the customer's mandatory policies which the supplier must comply with.
                  </paratext>
                </para>
              </list.item>
              <list.item>
                <para>
                  <paratext>
                    <internal.reference refid="a393604">
                      <bold>
                        <ital>Schedule 5</ital>
                      </bold>
                    </internal.reference>
                     sets out the data processing details.
                  </paratext>
                </para>
              </list.item>
              <list.item>
                <para>
                  <paratext>
                    <internal.reference refid="a902539">
                      <bold>
                        <ital>Schedule 6</ital>
                      </bold>
                    </internal.reference>
                     sets out the TUPE provisions, including warranties and indemnities, to cover the liabilities associated with any TUPE transfers.
                  </paratext>
                </para>
              </list.item>
            </list>
          </division>
          <division id="a752013" level="1">
            <head align="left" preservecase="true">
              <headtext>Drafting assumptions</headtext>
            </head>
            <para>
              <paratext>This agreement is drafted on the following assumptions:</paratext>
            </para>
            <list type="bulleted">
              <list.item>
                <para>
                  <paratext>
                    <bold>Services agreed upfront.</bold>
                     This agreement is for the provision of an agreed set of services. It does not provide for the procurement and provision of future work through statements of work (SOWs) under its terms. If this is required, see 
                    <link href="0-350-9991" style="ACTLinkPLCtoPLC">
                      <ital>Standard document, Simple framework services agreement (pro-customer)</ital>
                    </link>
                    .
                  </paratext>
                </para>
              </list.item>
              <list.item>
                <para>
                  <paratext>
                    <bold>B2b.</bold>
                     The parties are dealing with each other in the course of their respective businesses, so rules protecting consumers do not apply. This agreement is therefore not suitable for use in business-to-consumer transactions. For resources on consumer law, including business-to-consumer terms and conditions, see 
                    <link href="7-525-0330" style="ACTLinkPLCtoPLC">
                      <ital>Consumer law toolkit</ital>
                    </link>
                    .
                  </paratext>
                </para>
              </list.item>
              <list.item>
                <para>
                  <paratext>
                    <bold>Pro-customer. </bold>
                    The agreement favours the customer. The drafting notes explain where a clause is particularly one-sided and may meet resistance from the supplier. For supplier-friendly drafting, see 
                    <link href="7-623-0751" style="ACTLinkPLCtoPLC">
                      <ital>Standard document, Services agreement (pro-supplier)</ital>
                    </link>
                    .
                  </paratext>
                </para>
              </list.item>
              <list.item>
                <para>
                  <paratext>
                    <bold>One contract.</bold>
                     The customer party signing the agreement is the only party contracting with the supplier. This is not a master services agreement or framework agreement under which each party and its affiliates can contract with each other for services, although there is optional drafting in 
                    <internal.reference refid="a278903">
                      <ital>clause 3</ital>
                    </internal.reference>
                     that could be used to enable customer affiliates to benefit from the services. For a framework agreement in which the main customer's affiliates can order services by entering into call-off contracts with the supplier, see 
                    <link href="3-505-3727" style="ACTLinkPLCtoPLC">
                      <ital>Standard document, Complex framework services agreement</ital>
                    </link>
                    .
                  </paratext>
                </para>
              </list.item>
              <list.item>
                <para>
                  <paratext>
                    <bold>Terms not industry specific.</bold>
                     This agreement does not account for any industry-specific laws or rules that may apply to certain transactions.
                  </paratext>
                </para>
              </list.item>
              <list.item>
                <para>
                  <paratext>
                    <bold>UK companies, not public bodies.</bold>
                     The parties are companies incorporated in England and Wales. This agreement is not for use by public bodies procuring services. The procurement of services by public bodies is subject to specific procurement rules. For a services agreement that can be used by a public sector body, see 
                    <link href="2-501-1525" style="ACTLinkPLCtoPLC">
                      <ital>Standard document, Services agreement for use by public sector bodies</ital>
                    </link>
                    .
                  </paratext>
                </para>
              </list.item>
              <list.item>
                <para>
                  <paratext>
                    <bold>English law.</bold>
                     The agreement is subject to English law.
                  </paratext>
                </para>
              </list.item>
            </list>
          </division>
          <division id="a997671" level="1">
            <head align="left" preservecase="true">
              <headtext>Alternative services agreements</headtext>
            </head>
            <para>
              <paratext>
                Practical Law offers a range of b2b services agreements. See 
                <link href="w-003-2270" style="ACTLinkPLCtoPLC">
                  <ital>Practice note, Which Practical Law services agreement template should I use?</ital>
                </link>
                .
              </paratext>
            </para>
            <para>
              <paratext>
                See also 
                <link href="5-201-9043" style="ACTLinkPLCtoPLC">
                  <ital>Checklist, Preliminary considerations when entering services arrangements</ital>
                </link>
                .
              </paratext>
            </para>
          </division>
        </drafting.note>
        <cover.sheet>
          <head align="left" preservecase="true">
            <headtext>Services agreement (pro-customer)</headtext>
          </head>
          <subject.intro/>
          <party.name>Party 1</party.name>
          <AdditionalPartyType>
            <static.and>and</static.and>
            <party.name>Party 2</party.name>
          </AdditionalPartyType>
        </cover.sheet>
        <intro default="true">
          <intro.date>This agreement is dated [DATE]</intro.date>
        </intro>
        <parties>
          <head align="left" preservecase="true">
            <headtext>PARTIES</headtext>
          </head>
          <party executionmethod="contract" id="a159824" status="individual">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544071" status="individual">
            <identifier>(2)</identifier>
            <defn.item>
              <defn>
                <para>
                  <paratext>[FULL COMPANY NAME] incorporated and registered in England and Wales with company number [NUMBER] whose registered office is at [REGISTERED OFFICE ADDRESS]</paratext>
                </para>
              </defn>
              <defn.term>Customer</defn.term>
            </defn.item>
          </party>
        </parties>
        <recitals>
          <head align="left" preservecase="true">
            <headtext>BACKGROUND</headtext>
          </head>
          <clause id="a404553">
            <identifier>(A)</identifier>
            <para>
              <paratext>The Supplier is in the business of providing [DESCRIBE SERVICES].</paratext>
            </para>
          </clause>
          <clause id="a624863">
            <identifier>(B)</identifier>
            <para>
              <paratext>The Customer agrees to obtain and the Supplier agrees to provide services on the terms set out in this agreement.</paratext>
            </para>
          </clause>
        </recitals>
        <operative xrefname="clause">
          <head align="left" preservecase="true">
            <headtext>Agreed terms</headtext>
          </head>
          <clause id="a431732">
            <identifier>1.</identifier>
            <head align="left" preservecase="true">
              <headtext>Interpretation</headtext>
            </head>
            <drafting.note id="a268288" jurisdiction="">
              <head align="left" preservecase="true">
                <headtext>Interpretation</headtext>
              </head>
              <division id="a000003" level="1">
                <para>
                  <paratext>
                    For a discussion on interpretation clauses and more information on many of the definitions used in this agreement, see the drafting notes to 
                    <link href="5-107-3795" style="ACTLinkPLCtoPLC">
                      <ital>Standard clause, Interpretation</ital>
                    </link>
                    .
                  </paratext>
                </para>
              </division>
            </drafting.note>
            <para>
              <paratext>The following definitions and rules of interpretation apply in this agreement.</paratext>
            </para>
            <subclause1 id="a443682">
              <identifier>1.1</identifier>
              <para>
                <paratext>Definitions.</paratext>
              </para>
              <defn.item condition="optional" id="a501175">
                <defn.term>Affiliate</defn.term>
                <defn>
                  <para>
                    <paratext>
                      in relation to a party, any entity that directly or indirectly controls, is controlled by, or is under common control with that party [from time to time 
                      <bold>OR</bold>
                       at the Effective Date].
                    </paratext>
                  </para>
                </defn>
                <drafting.note id="a683705" jurisdiction="">
                  <head align="left" preservecase="true">
                    <headtext>Affiliate (optional definition)</headtext>
                  </head>
                  <division id="a000004" level="1">
                    <para>
                      <paratext>This definition is used optionally throughout the agreement, including in:</paratext>
                    </para>
                    <list type="bulleted">
                      <list.item>
                        <para>
                          <paratext>
                            The definition of 
                            <internal.reference refid="a393531">
                              <ital>Confidential Information</ital>
                            </internal.reference>
                             so that information can be disclosed by and to affiliates of the parties and kept confidential.
                          </paratext>
                        </para>
                      </list.item>
                      <list.item>
                        <para>
                          <paratext>
                            <internal.reference refid="a278903">
                              <ital>Clause 3</ital>
                            </internal.reference>
                             which is an optional clause under which the supplier provides services to customer affiliates.
                          </paratext>
                        </para>
                      </list.item>
                      <list.item>
                        <para>
                          <paratext>
                            <internal.reference refid="a812379">
                              <ital>Clause 10</ital>
                            </internal.reference>
                            , which gives the customer the right to sub-license supplier-owned deliverables to its affiliates.
                          </paratext>
                        </para>
                      </list.item>
                      <list.item>
                        <para>
                          <paratext>
                            <internal.reference refid="a762105">
                              <ital>Clause 15</ital>
                            </internal.reference>
                             under which the supplier and its affiliates are prevented from servicing the customer's competitors.
                          </paratext>
                        </para>
                      </list.item>
                      <list.item>
                        <para>
                          <paratext>
                            <internal.reference refid="a755543">
                              <ital>Clause 16</ital>
                            </internal.reference>
                             to extend the benefit of the indemnities to the customer's affiliates.
                          </paratext>
                        </para>
                      </list.item>
                    </list>
                    <para>
                      <paratext>Delete this definition and the references to the term in this agreement if the term does not need to be used.</paratext>
                    </para>
                  </division>
                </drafting.note>
              </defn.item>
              <defn.item id="a343554">
                <defn.term>Applicable Data Protection Laws</defn.term>
                <defn>
                  <para>
                    <paratext>
                      all Applicable Laws relating to the protection of personal data and the privacy of individuals, including the UK GDPR, the Data Protection Act 2018 and the Privacy and Electronic Communications Regulations 2003 (
                      <ital>SI 2003/2426</ital>
                      ) [and the guidance issued by the Information Commissioner or any other relevant regulatory authority and applicable to the Services].
                    </paratext>
                  </para>
                </defn>
              </defn.item>
              <defn.item id="a424730">
                <defn.term>Applicable Laws</defn.term>
                <defn>
                  <para>
                    <paratext>all applicable laws, statutes, regulations [and codes] from time to time in force.</paratext>
                  </para>
                </defn>
                <drafting.note id="a706705" jurisdiction="">
                  <head align="left" preservecase="true">
                    <headtext>Applicable Laws</headtext>
                  </head>
                  <division id="a000005" level="1">
                    <para>
                      <paratext>Consider if there are any mandatory standards or voluntary codes of conduct that the supplier should comply with, in addition to laws and regulations.</paratext>
                    </para>
                    <para>
                      <paratext>
                        For example, the government has published a voluntary code of practice for AI cybersecurity together with an accompanying implementation guide. If the supplier uses AI to perform the services, the customer may want the supplier to attest to and comply with the relevant requirements of this code. For more information, see 
                        <link anchor="a863739" href="w-045-4512" style="ACTLinkPLCtoPLC">
                          <ital>Practice note, Use of AI to deliver non-AI services: contractual issues (UK): Compliance with laws and standards</ital>
                        </link>
                        .
                      </paratext>
                    </para>
                  </division>
                </drafting.note>
              </defn.item>
              <defn.item id="a804400">
                <defn.term>Business Day</defn.term>
                <defn>
                  <para>
                    <paratext>a day, other than a Saturday, Sunday or public holiday in England, when banks in London are open for business.</paratext>
                  </para>
                </defn>
              </defn.item>
              <defn.item id="a858369">
                <defn.term>Business Hours</defn.term>
                <defn>
                  <para>
                    <paratext>the period from [9.00 am to 5.00 pm] on any Business Day.</paratext>
                  </para>
                </defn>
                <drafting.note id="a985288" jurisdiction="">
                  <head align="left" preservecase="true">
                    <headtext>Business Hours</headtext>
                  </head>
                  <division id="a000006" level="1">
                    <para>
                      <paratext>Check that these suggested hours are suitable.</paratext>
                    </para>
                  </division>
                </drafting.note>
              </defn.item>
              <defn.item id="a384149">
                <defn.term>Change</defn.term>
                <defn>
                  <para>
                    <paratext>a change to the scope, nature, volume or execution of the Services under this agreement.</paratext>
                  </para>
                </defn>
              </defn.item>
              <defn.item id="a508151">
                <defn.term>Change Control Note</defn.term>
                <defn>
                  <para>
                    <paratext>
                      the written record of any Change agreed or to be agreed by the parties under 
                      <internal.reference refid="a906795">
                        <ital>clause 7</ital>
                      </internal.reference>
                      .
                    </paratext>
                  </para>
                </defn>
              </defn.item>
              <defn.item id="a545092">
                <defn.term>Charges</defn.term>
                <defn>
                  <para>
                    <paratext>
                      the fees payable for the Services, as set out in 
                      <internal.reference refid="a879950">
                        <ital>Schedule 2</ital>
                      </internal.reference>
                      .
                    </paratext>
                  </para>
                </defn>
              </defn.item>
              <defn.item id="a393531">
                <defn.term>Confidential Information</defn.term>
                <defn>
                  <para>
                    <paratext>
                      all information (however recorded or preserved) that one party [or any of its Affiliates] (
                      <bold>discloser</bold>
                      ) discloses or makes available to the other party [or any of its Affiliates] (
                      <bold>recipient</bold>
                      ) in connection with this agreement and which is designated as confidential or would be regarded as confidential by a reasonable business person. It includes the terms of this agreement[, the Customer Materials][, Customer Personal Data, Shared Personal Data] and any information of a confidential nature relating to the business, operations, customers, suppliers, plans, processes, products, trade secrets or know-how of the discloser. It does not include information that:
                    </paratext>
                  </para>
                  <list type="loweralpha">
                    <list.item>
                      <para>
                        <paratext>is or becomes generally available to the public (other than as a result of the recipient's breach);</paratext>
                      </para>
                    </list.item>
                    <list.item>
                      <para>
                        <paratext>
                          [can be shown by the recipient to have been known to it 
                          <bold>OR</bold>
                           was available to the recipient] on a non-confidential basis before disclosure by the discloser;
                        </paratext>
                      </para>
                    </list.item>
                    <list.item>
                      <para>
                        <paratext>was, is or becomes available to the recipient on a non-confidential basis from a person who, to the recipient's knowledge, is not bound by a confidentiality agreement with the discloser or otherwise prohibited from disclosing the information to the recipient; [or]</paratext>
                      </para>
                    </list.item>
                    <list.item>
                      <para>
                        <paratext>[is developed by or for the recipient independently of the information disclosed by the discloser; or]</paratext>
                      </para>
                    </list.item>
                    <list.item>
                      <para>
                        <paratext>the parties agree in writing is not confidential or may be disclosed.</paratext>
                      </para>
                    </list.item>
                  </list>
                </defn>
                <drafting.note id="a554720" jurisdiction="">
                  <head align="left" preservecase="true">
                    <headtext>Confidential Information</headtext>
                  </head>
                  <division id="a000007" level="1">
                    <para>
                      <paratext>If the customer is disclosing the bulk of the confidential information, it wants to minimise carve-outs from what constitutes confidential information. In this case, use the first option in (b) and omit (d).</paratext>
                    </para>
                  </division>
                </drafting.note>
              </defn.item>
              <defn.item id="a104296">
                <defn.term>Contract Manager</defn.term>
                <defn>
                  <para>
                    <paratext>the Customer Contract Manager or Supplier Contract Manager, as the case may be.</paratext>
                  </para>
                </defn>
              </defn.item>
              <defn.item condition="optional" id="a208212">
                <defn.term>Contract Year</defn.term>
                <defn>
                  <para>
                    <paratext>each 12-month period starting on the Effective Date or an anniversary of it.</paratext>
                  </para>
                </defn>
                <drafting.note id="a922894" jurisdiction="">
                  <head align="left" preservecase="true">
                    <headtext>Contract Year (optional definition)</headtext>
                  </head>
                  <division id="a000008" level="1">
                    <para>
                      <paratext>
                        This optional definition is used in 
                        <internal.reference refid="a874879">
                          <ital>clause 9.5</ital>
                        </internal.reference>
                         to regulate the frequency of audits and in 
                        <internal.reference refid="a101610">
                          <ital>clause 18</ital>
                        </internal.reference>
                         where there are annual liability caps. It can be removed if there are no limits on audit frequency or liability is capped at a single fixed amount for the life of the agreement.
                      </paratext>
                    </para>
                  </division>
                </drafting.note>
              </defn.item>
              <defn.item id="a886540">
                <defn.term>control</defn.term>
                <defn>
                  <para>
                    <paratext>
                      has the meaning given in section 1124 of the Corporation Tax Act 2010, and 
                      <bold>controls</bold>
                      , 
                      <bold>controlled</bold>
                       and the expression 
                      <bold>change of control</bold>
                       shall be interpreted accordingly.
                      <defn.term> </defn.term>
                    </paratext>
                  </para>
                </defn>
              </defn.item>
              <defn.item id="a704915">
                <defn.term>Customer Contract Manager</defn.term>
                <defn>
                  <para>
                    <paratext>
                      the Customer's principal point(s) of contact for managing the Services on behalf of the Customer, being the (or each) individual identified as such in 
                      <internal.reference refid="a544626">
                        <ital>Schedule 3</ital>
                      </internal.reference>
                       or any replacement individual(s) appointed under 
                      <internal.reference refid="a225453">
                        <ital>clause 11.1</ital>
                      </internal.reference>
                      .
                    </paratext>
                  </para>
                </defn>
              </defn.item>
              <defn.item id="a877556">
                <defn.term>Customer Equipment</defn.term>
                <defn>
                  <para>
                    <paratext>
                      any equipment, including tools, systems, cabling or facilities, provided by or on behalf of the Customer to the Supplier and which is used directly or indirectly in the supply of the Services, including any items specified in 
                      <internal.reference refid="a326473">
                        <ital>Schedule 1</ital>
                      </internal.reference>
                      .
                    </paratext>
                  </para>
                </defn>
                <drafting.note id="a585450" jurisdiction="">
                  <head align="left" preservecase="true">
                    <headtext>Customer Equipment</headtext>
                  </head>
                  <division id="a000009" level="1">
                    <para>
                      <paratext>
                        This definition is drafted to catch both items specified in 
                        <internal.reference refid="a326473">
                          <ital>Schedule 1</ital>
                        </internal.reference>
                         and any other equipment the customer may provide to the supplier.
                      </paratext>
                    </para>
                    <para>
                      <paratext>It is used in the following contexts:</paratext>
                    </para>
                    <list type="bulleted">
                      <list.item>
                        <para>
                          <paratext>
                            The customer will provide the customer's equipment as specified and in the manner prescribed in 
                            <internal.reference refid="a326473">
                              <ital>Schedule 1</ital>
                            </internal.reference>
                             (see 
                            <internal.reference refid="a848091">
                              <ital>clause 6.1(d)</ital>
                            </internal.reference>
                            ).
                          </paratext>
                        </para>
                      </list.item>
                      <list.item>
                        <para>
                          <paratext>
                            The supplier is obliged to take good care of any of the customer's equipment in its possession (see 
                            <internal.reference refid="a440369">
                              <ital>clause 4.1(i)</ital>
                            </internal.reference>
                            ).
                          </paratext>
                        </para>
                      </list.item>
                      <list.item>
                        <para>
                          <paratext>
                            The supplier is obliged to return the customer's equipment in its possession on termination or expiry of the agreement (see 
                            <internal.reference refid="a391990">
                              <ital>clause 20.1</ital>
                            </internal.reference>
                            ).
                          </paratext>
                        </para>
                      </list.item>
                    </list>
                  </division>
                </drafting.note>
              </defn.item>
              <defn.item id="a388766">
                <defn.term>Customer Materials</defn.term>
                <defn>
                  <para>
                    <paratext>
                      all documents, information, [software,] items and materials in any form (whether owned by the Customer or a third party), which are provided by the Customer to the Supplier in connection with the Services[, including the items provided pursuant to 
                      <internal.reference refid="a651503">
                        <ital>clause 6.1(c)</ital>
                      </internal.reference>
                      ].
                    </paratext>
                  </para>
                </defn>
                <drafting.note id="a846008" jurisdiction="">
                  <head align="left" preservecase="true">
                    <headtext>Customer Materials</headtext>
                  </head>
                  <division id="a000010" level="1">
                    <para>
                      <paratext>This term is used in the following contexts:</paratext>
                    </para>
                    <list type="bulleted">
                      <list.item>
                        <para>
                          <paratext>
                            The customer retains ownership of the IPRs in the customer materials and licenses them to the supplier for use in the provision of the services (see 
                            <internal.reference refid="a481386">
                              <ital>clause 10.1</ital>
                            </internal.reference>
                            ).
                          </paratext>
                        </para>
                      </list.item>
                      <list.item>
                        <para>
                          <paratext>
                            The supplier is obliged to return all the customer materials on termination (see 
                            <internal.reference refid="a391990">
                              <ital>clause 20.1</ital>
                            </internal.reference>
                            ).
                          </paratext>
                        </para>
                      </list.item>
                      <list.item>
                        <para>
                          <paratext>
                            The supplier must keep all customer materials in safe custody at its own risk and keep them in good condition and not dispose of or use them other than in accordance with the customer's instructions (see 
                            <internal.reference refid="a824594">
                              <ital>clause 4.1(h)</ital>
                            </internal.reference>
                            ).
                          </paratext>
                        </para>
                      </list.item>
                    </list>
                  </division>
                </drafting.note>
              </defn.item>
              <defn.item id="a698781">
                <defn.term>Customer Personal Data</defn.term>
                <defn>
                  <para>
                    <paratext>any personal data which the Supplier processes in connection with this agreement on behalf of the Customer.</paratext>
                  </para>
                </defn>
              </defn.item>
              <defn.item id="a481270">
                <defn.term>Deliverables</defn.term>
                <defn>
                  <para>
                    <paratext>
                      all documents, products[, designs][, software][, reports][, specifications][, plans] and other materials or items of any kind provided or to be provided as part of or in connection with the Services, including any deliverables specified in 
                      <internal.reference refid="a326473">
                        <ital>Schedule 1</ital>
                      </internal.reference>
                      .
                    </paratext>
                  </para>
                </defn>
                <drafting.note id="a644221" jurisdiction="">
                  <head align="left" preservecase="true">
                    <headtext>Deliverables</headtext>
                  </head>
                  <division id="a000011" level="1">
                    <para>
                      <paratext>
                        This definition refers to the results of the services. It is in the customer's interest that this definition is drafted widely. It includes the deliverables listed in 
                        <internal.reference refid="a326473">
                          <ital>Schedule 1</ital>
                        </internal.reference>
                         and any other materials that aren't specifically named but are provided as part of the services. Adapt the definition to include materials particularly relevant to the services being provided.
                      </paratext>
                    </para>
                    <para>
                      <paratext>Deliverables is used in the following contexts:</paratext>
                    </para>
                    <list type="bulleted">
                      <list.item>
                        <para>
                          <paratext>
                            The supplier will deliver the deliverables and ensure that these will conform in all respects with 
                            <internal.reference refid="a326473">
                              <ital>Schedule 1</ital>
                            </internal.reference>
                             and that they are of best quality and free from defects (see 
                            <internal.reference refid="a735943">
                              <ital>clause 4.1</ital>
                            </internal.reference>
                            ).
                          </paratext>
                        </para>
                      </list.item>
                      <list.item>
                        <para>
                          <paratext>
                            Either the supplier retains ownership of the IPRs in the deliverables (excluding the customer materials) and licenses the customer to use them or the supplier assigns the IPRs in the deliverables to the customer (see 
                            <internal.reference refid="a812379">
                              <ital>clause 10</ital>
                            </internal.reference>
                            ).
                          </paratext>
                        </para>
                      </list.item>
                      <list.item>
                        <para>
                          <paratext>
                            The supplier indemnifies the customer should the deliverables infringe any third party IPRs (see 
                            <internal.reference refid="a981149">
                              <ital>clause 16.5</ital>
                            </internal.reference>
                            ).
                          </paratext>
                        </para>
                      </list.item>
                    </list>
                  </division>
                </drafting.note>
              </defn.item>
              <defn.item id="a144185">
                <defn.term>Effective Date</defn.term>
                <defn>
                  <para>
                    <paratext>
                      has the meaning given in 
                      <internal.reference refid="a158252">
                        <ital>clause 2.1</ital>
                      </internal.reference>
                      .
                    </paratext>
                  </para>
                </defn>
              </defn.item>
              <defn.item id="a382884">
                <defn.term>Employment Regulations</defn.term>
                <defn>
                  <para>
                    <paratext>
                      the Transfer of Undertakings (Protection of Employment) Regulations 2006 (
                      <ital>SI 2006/246</ital>
                      ) [and all other Applicable Laws in any applicable jurisdiction regulating the automatic transfer of employment on a service provision change].
                    </paratext>
                  </para>
                </defn>
              </defn.item>
              <defn.item id="a975687">
                <defn.term>Intellectual Property Rights</defn.term>
                <defn>
                  <para>
                    <paratext>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or to claim priority from, those rights and all similar or equivalent rights or forms of protection which subsist or will subsist now or in the future in any part of the world.</paratext>
                  </para>
                </defn>
              </defn.item>
              <defn.item condition="optional" id="a828017">
                <defn.term>Key Milestone Date</defn.term>
                <defn>
                  <para>
                    <paratext>
                      a Milestone Date which is identified as "key" in 
                      <internal.reference refid="a326473">
                        <ital>Schedule 1</ital>
                      </internal.reference>
                       [or by the written agreement of the parties].
                    </paratext>
                  </para>
                </defn>
                <drafting.note id="a564945" jurisdiction="">
                  <head align="left" preservecase="true">
                    <headtext>Key Milestone Date (optional definition)</headtext>
                  </head>
                  <division id="a000012" level="1">
                    <para>
                      <paratext>
                        Include this definition if using the second option in 
                        <internal.reference refid="a794145">
                          <ital>clause 4.2</ital>
                        </internal.reference>
                        . See 
                        <internal.reference refid="a220774">
                          <ital>Drafting note, Time for performance</ital>
                        </internal.reference>
                        .
                      </paratext>
                    </para>
                  </division>
                </drafting.note>
              </defn.item>
              <defn.item id="a782732">
                <defn.term>Key Personnel</defn.term>
                <defn>
                  <para>
                    <paratext>
                      the individuals identified as key personnel in 
                      <internal.reference refid="a544626">
                        <ital>Schedule 3</ital>
                      </internal.reference>
                       or any replacement individuals appointed by the Supplier pursuant to 
                      <internal.reference refid="a190192">
                        <ital>clause 5.3</ital>
                      </internal.reference>
                      .
                    </paratext>
                  </para>
                </defn>
              </defn.item>
              <defn.item id="a205410">
                <defn.term>Losses</defn.term>
                <defn>
                  <para>
                    <paratext>all liabilities, damages, losses (including loss of profits, loss of business, loss of reputation, loss of savings and loss of opportunity), fines, awards, expenses and costs (including all interest, penalties, legal costs (calculated on a full indemnity basis) and [reasonable] professional costs and expenses).</paratext>
                  </para>
                </defn>
              </defn.item>
              <defn.item id="a260412">
                <defn.term>Mandatory Policies</defn.term>
                <defn>
                  <para>
                    <paratext>
                      the Customer's business policies [and codes] [attached 
                      <bold>OR</bold>
                       listed] in 
                      <internal.reference refid="a387902">
                        <ital>Schedule 4</ital>
                      </internal.reference>
                      [, as updated by notification to the Supplier from time to time].
                    </paratext>
                  </para>
                </defn>
                <drafting.note id="a307431" jurisdiction="">
                  <head align="left" preservecase="true">
                    <headtext>Mandatory Policies</headtext>
                  </head>
                  <division id="a000013" level="1">
                    <para>
                      <paratext>
                        <internal.reference refid="a114289">
                          <ital>Clause 12.1</ital>
                        </internal.reference>
                         obliges the supplier to comply with the customer's mandatory policies, for example, its code of conduct for suppliers.
                      </paratext>
                    </para>
                    <para>
                      <paratext>The wording in brackets allows the customer to update the policies that the supplier must comply with. The supplier usually wants to restrict the circumstances in which the customer can change policies without the supplier having the chance to increase the charges if the changes increase its compliance costs.</paratext>
                    </para>
                  </division>
                </drafting.note>
              </defn.item>
              <defn.item id="a847891">
                <defn.term>Milestone</defn.term>
                <defn>
                  <para>
                    <paratext>
                      any event, task or phase of the Services described as a milestone in 
                      <internal.reference refid="a326473">
                        <ital>Schedule 1</ital>
                      </internal.reference>
                      .
                    </paratext>
                  </para>
                </defn>
              </defn.item>
              <defn.item id="a373380">
                <defn.term>Milestone Date</defn.term>
                <defn>
                  <para>
                    <paratext>
                      a date by which a Milestone is to be completed, as set out in 
                      <internal.reference refid="a326473">
                        <ital>Schedule 1</ital>
                      </internal.reference>
                       [or agreed by the parties in writing from time to time].
                    </paratext>
                  </para>
                </defn>
              </defn.item>
              <defn.item id="a619578">
                <defn.term>Regulator</defn.term>
                <defn>
                  <para>
                    <paratext>each person having regulatory or supervisory authority over all or any part of this agreement or the Customer's [or any Affiliate's] business.</paratext>
                  </para>
                </defn>
              </defn.item>
              <defn.item condition="optional" id="a431330">
                <defn.term>Relevant Requirements</defn.term>
                <defn>
                  <para>
                    <paratext>
                      all Applicable Laws relating to the prevention of bribery and corruption, fraud [and 
                      <bold>OR</bold>
                       ,] modern slavery and human trafficking[, and [OTHER]], including the Bribery Act 2010, the Modern Slavery Act 2015 and the Economic Crime and Corporate Transparency Act 2023.
                    </paratext>
                  </para>
                </defn>
                <drafting.note id="a861870" jurisdiction="">
                  <head align="left" preservecase="true">
                    <headtext>Relevant Requirements (optional definition)</headtext>
                  </head>
                  <division id="a000014" level="1">
                    <para>
                      <paratext>
                        For information on where this optional definition is used, see 
                        <internal.reference refid="a174804">
                          <ital>clause 12.3</ital>
                        </internal.reference>
                        .
                      </paratext>
                    </para>
                  </division>
                </drafting.note>
              </defn.item>
              <defn.item id="a211453">
                <defn.term>Replacement Services</defn.term>
                <defn>
                  <para>
                    <paratext>any services which are identical or substantially similar to any of the Services and which the Customer receives in substitution for any of the Services following the termination or expiry of this agreement, whether those services are provided by the Customer internally or by any Replacement Supplier.</paratext>
                  </para>
                </defn>
              </defn.item>
              <defn.item id="a511182">
                <defn.term>Replacement Supplier</defn.term>
                <defn>
                  <para>
                    <paratext>any third party supplier of Replacement Services appointed by the Customer from time to time.</paratext>
                  </para>
                </defn>
              </defn.item>
              <defn.item id="a184699">
                <defn.term>Services</defn.term>
                <defn>
                  <para>
                    <paratext>
                      the services set out in 
                      <internal.reference refid="a326473">
                        <ital>Schedule 1</ital>
                      </internal.reference>
                      [, including all services, functions and responsibilities which are incidental or ancillary to those services or required for their proper and lawful performance].
                    </paratext>
                  </para>
                </defn>
                <drafting.note id="a262717" jurisdiction="">
                  <head align="left" preservecase="true">
                    <headtext>Services</headtext>
                  </head>
                  <division id="a000015" level="1">
                    <para>
                      <paratext>The scope of services should be drafted as precisely as possible. Even so, it may not be possible to prescribe every single aspect of the services that the supplier should provide, particularly where the services are focused on outcomes that the supplier should achieve rather than how the supplier gets there. The optional wording in brackets widens the definition of services to include services that are not specifically described in the agreement but which are incidental or ancillary to the services described.</paratext>
                    </para>
                    <para>
                      <paratext>
                        From the customer's perspective, the advantage of including these words is that those incidental and ancillary services will be subject to the same performance obligations as the services described in 
                        <internal.reference refid="a326473">
                          <ital>Schedule 1</ital>
                        </internal.reference>
                         and covered by the charges set out in 
                        <internal.reference refid="a879950">
                          <ital>Schedule 2</ital>
                        </internal.reference>
                        .
                      </paratext>
                    </para>
                    <para>
                      <paratext>By contrast, the supplier is likely to see this drafting as "scope-creep". The supplier will want to be able to charge extra for any ancillary or incidental services.</paratext>
                    </para>
                    <para>
                      <paratext>
                        An argument in favour of the supplier accepting this wording is that the supplier's liability for those incidental and ancillary services will be subject to the supplier's liability cap at 
                        <internal.reference refid="a226786">
                          <ital>clause 18.3(c)</ital>
                        </internal.reference>
                        .
                      </paratext>
                    </para>
                  </division>
                </drafting.note>
              </defn.item>
              <defn.item condition="optional" id="a704191">
                <defn.term>Shared Personal Data</defn.term>
                <defn>
                  <para>
                    <paratext>
                      has the meaning given in 
                      <internal.reference refid="a349936">
                        <ital>clause 13.4</ital>
                      </internal.reference>
                      .
                    </paratext>
                  </para>
                </defn>
                <drafting.note id="a105751" jurisdiction="">
                  <head align="left" preservecase="true">
                    <headtext>Shared Personal Data (optional definition)</headtext>
                  </head>
                  <division id="a000016" level="1">
                    <para>
                      <paratext>
                        For information on how this optional definition is used, see 
                        <internal.reference refid="a436170">
                          <ital>Drafting note, Data protection</ital>
                        </internal.reference>
                        .
                      </paratext>
                    </para>
                  </division>
                </drafting.note>
              </defn.item>
              <defn.item id="a263379">
                <defn.term>Supplier Equipment</defn.term>
                <defn>
                  <para>
                    <paratext>
                      the hardware, tools, systems, cabling, devices or other equipment used by the Supplier or its subcontractors in the supply of the Services, including any items specified in 
                      <internal.reference refid="a326473">
                        <ital>Schedule 1</ital>
                      </internal.reference>
                       but excluding any items which are provided by the Customer.
                    </paratext>
                  </para>
                </defn>
                <drafting.note id="a316376" jurisdiction="">
                  <head align="left" preservecase="true">
                    <headtext>Supplier Equipment (optional definition)</headtext>
                  </head>
                  <division id="a000017" level="1">
                    <para>
                      <paratext>
                        Under 
                        <internal.reference refid="a424143">
                          <ital>clause 4.9</ital>
                        </internal.reference>
                        , supplier equipment generally remains at the supplier's risk, although the customer is liable if supplier equipment is damaged due to the customer's negligence. 
                        <internal.reference refid="a391990">
                          <ital>Clause 20.1</ital>
                        </internal.reference>
                         imposes an obligation on the supplier to remove supplier equipment when the agreement ends.
                      </paratext>
                    </para>
                  </division>
                </drafting.note>
              </defn.item>
              <defn.item id="a112768">
                <defn.term>Supplier Contract Manager</defn.term>
                <defn>
                  <para>
                    <paratext>
                      the principal point(s) of contact for managing the Services on behalf of the Supplier, being the (or each) individual identified in 
                      <internal.reference refid="a544626">
                        <ital>Schedule 3</ital>
                      </internal.reference>
                       or any replacement individual(s) appointed by the Supplier under 
                      <internal.reference refid="a225453">
                        <ital>clause 11.1</ital>
                      </internal.reference>
                      .
                    </paratext>
                  </para>
                </defn>
              </defn.item>
              <defn.item condition="optional" id="a545139">
                <defn.term>Supplier Materials</defn.term>
                <defn>
                  <para>
                    <paratext>all documents, information[, software], items and other materials in any form created prior to the Effective Date or wholly outside the scope of this agreement by the Supplier or its suppliers or licensors and which are used to perform the Services or provided or made available to the Customer in connection with this agreement.</paratext>
                  </para>
                </defn>
                <drafting.note id="a345098" jurisdiction="">
                  <head align="left" preservecase="true">
                    <headtext>Supplier Materials (optional definition)</headtext>
                  </head>
                  <division id="a000018" level="1">
                    <para>
                      <paratext>
                        This optional definition is needed if option 2 in 
                        <internal.reference refid="a812379">
                          <ital>clause 10</ital>
                        </internal.reference>
                         is used.
                      </paratext>
                    </para>
                  </division>
                </drafting.note>
              </defn.item>
              <defn.item id="a131873">
                <defn.term>Supplier Personnel</defn.term>
                <defn>
                  <para>
                    <paratext>
                      all employees, workers, agents, consultants, contractors and other representatives of the Supplier, or any of its subcontractors, who are engaged in the performance of this agreement from time to time, and 
                      <defn.term>Supplier Person</defn.term>
                       means any of them.
                    </paratext>
                  </para>
                </defn>
              </defn.item>
              <defn.item id="a993432">
                <defn.term>Term</defn.term>
                <defn>
                  <para>
                    <paratext>
                      has the meaning given in 
                      <internal.reference refid="a158252">
                        <ital>clause 2.1</ital>
                      </internal.reference>
                      .
                    </paratext>
                  </para>
                </defn>
              </defn.item>
              <defn.item id="a698610">
                <defn.term>Termination Assistance Period</defn.term>
                <defn>
                  <para>
                    <paratext>the period starting on the earlier of [six] months before the expiry of this agreement or the date of notice of termination of this agreement by either party and ending [six] months after expiry or termination.</paratext>
                  </para>
                </defn>
              </defn.item>
              <defn.item condition="optional" id="a793301">
                <defn.term>Third Party Materials</defn.term>
                <defn>
                  <para>
                    <paratext>all documents, information[, software], items and other materials in any form belonging to a third party [(other than an Affiliate of either party)] which the Supplier uses or wants to use in connection with the Services [and which are only made commercially available on standard terms that are not typically negotiated].</paratext>
                  </para>
                </defn>
                <drafting.note id="a812569" jurisdiction="">
                  <head align="left" preservecase="true">
                    <headtext>Third Party Materials (optional definition)</headtext>
                  </head>
                  <division id="a000019" level="1">
                    <para>
                      <paratext>
                        For information on this definition and the optional clauses it relates to, see 
                        <internal.reference refid="a254295">
                          <ital>Drafting note, Third party materials</ital>
                        </internal.reference>
                        . The wording in brackets can be used to narrow the definition of what constitutes third party materials.
                      </paratext>
                    </para>
                  </division>
                </drafting.note>
              </defn.item>
              <defn.item id="a399678">
                <defn.term>UK GDPR</defn.term>
                <defn>
                  <para>
                    <paratext>has the meaning given in section 3(10) (as supplemented by section 205(4)) of the Data Protection Act 2018.</paratext>
                  </para>
                </defn>
              </defn.item>
              <defn.item id="a944824">
                <defn.term>VAT</defn.term>
                <defn>
                  <para>
                    <paratext>value added tax [or any equivalent tax] chargeable in the UK [or elsewhere].</paratext>
                  </para>
                </defn>
              </defn.item>
            </subclause1>
            <subclause1 id="a948609">
              <identifier>1.2</identifier>
              <para>
                <paratext>Clause, Schedule and paragraph headings do not affect the interpretation of this agreement.</paratext>
              </para>
            </subclause1>
            <subclause1 id="a208110">
              <identifier>1.3</identifier>
              <para>
                <paratext>
                  A 
                  <defn.term>person</defn.term>
                   includes a natural person, corporate or unincorporated body (whether or not having separate legal personality).
                </paratext>
              </para>
            </subclause1>
            <subclause1 id="a850858">
              <identifier>1.4</identifier>
              <para>
                <paratext>The Schedules form part of this agreement and have effect as if set out in full in the body of this agreement. Any reference to this agreement includes the Schedules.</paratext>
              </para>
            </subclause1>
            <subclause1 id="a348948">
              <identifier>1.5</identifier>
              <para>
                <paratext>
                  A reference to a 
                  <defn.term>company</defn.term>
                   includes any company, corporation or other body corporate, wherever and however incorporated or established.
                </paratext>
              </para>
            </subclause1>
            <subclause1 id="a793613">
              <identifier>1.6</identifier>
              <para>
                <paratext>Unless the context otherwise requires, words in the singular include the plural and in the plural include the singular.</paratext>
              </para>
            </subclause1>
            <subclause1 id="a141434">
              <identifier>1.7</identifier>
              <para>
                <paratext>This agreement is binding on, and enures to the benefit of, the parties to this agreement and their respective personal representatives, successors and permitted assigns, and references to any party include that party's personal representatives, successors and permitted assigns.</paratext>
              </para>
            </subclause1>
            <subclause1 id="a156945">
              <identifier>1.8</identifier>
              <para>
                <paratext>
                  [Unless expressly provided otherwise in this agreement, a 
                  <bold>OR </bold>
                  A] reference to legislation or a legislative provision:
                </paratext>
              </para>
              <subclause2 id="a851508">
                <identifier>(a)</identifier>
                <para>
                  <paratext>
                    is a reference to it as [amended, extended or re-enacted from time to time 
                    <bold>OR</bold>
                     it is in force as at the date of this agreement]; and
                  </paratext>
                </para>
              </subclause2>
              <subclause2 id="a714047">
                <identifier>(b)</identifier>
                <para>
                  <paratext>
                    includes all subordinate legislation made [from time to time 
                    <bold>OR</bold>
                     as at the date of this agreement] under that legislation or legislative provision.
                  </paratext>
                </para>
              </subclause2>
            </subclause1>
            <subclause1 id="a346828">
              <identifier>1.9</identifier>
              <para>
                <paratext>
                  A reference to 
                  <bold>writing</bold>
                   or 
                  <bold>written</bold>
                   excludes fax but not email.
                </paratext>
              </para>
              <drafting.note id="a192597" jurisdiction="">
                <head align="left" preservecase="true">
                  <headtext>In writing</headtext>
                </head>
                <division id="a000020" level="1">
                  <para>
                    <paratext>
                      On the meaning of "in writing" in commercial contracts, see 
                      <link anchor="a674860" href="w-014-8695" style="ACTLinkPLCtoPLC">
                        <ital>Practice note, What does "in writing" mean?: Contractual requirements for communications in writing</ital>
                      </link>
                      .
                    </paratext>
                  </para>
                  <para>
                    <paratext>
                      In this standard document, email will constitute a form of writing. Check that the drafting relating to email notices in 
                      <internal.reference refid="a452205">
                        <ital>clause 32</ital>
                      </internal.reference>
                       is consistent with the position in 
                      <internal.reference refid="a346828">
                        <ital>clause 1.9</ital>
                      </internal.reference>
                      .
                    </paratext>
                  </para>
                </division>
              </drafting.note>
            </subclause1>
            <subclause1 id="a532956">
              <identifier>1.10</identifier>
              <para>
                <paratext>Any obligation on a party not to do something includes an obligation not to allow that thing to be done.</paratext>
              </para>
            </subclause1>
            <subclause1 id="a567833">
              <identifier>1.11</identifier>
              <para>
                <paratext>
                  A reference to 
                  <bold>this agreement</bold>
                   or to any other agreement or document is a reference to this agreement or that other agreement or document, in each case as varied from time to time.
                </paratext>
              </para>
            </subclause1>
            <subclause1 id="a665573">
              <identifier>1.12</identifier>
              <para>
                <paratext>References to clauses and Schedules are to the clauses and Schedules of this agreement and references to paragraphs are to paragraphs of the relevant Schedule.</paratext>
              </para>
            </subclause1>
            <subclause1 id="a383456">
              <identifier>1.13</identifier>
              <para>
                <paratext>
                  Any words following the terms 
                  <bold>including</bold>
                  , 
                  <bold>include</bold>
                  , 
                  <bold>in particular</bold>
                  , 
                  <bold>for example</bold>
                   or any similar expression shall be interpreted as illustrative and shall not limit the sense of the words preceding those terms.
                </paratext>
              </para>
            </subclause1>
          </clause>
          <clause id="a233985">
            <identifier>2.</identifier>
            <head align="left" preservecase="true">
              <headtext>Commencement and duration</headtext>
            </head>
            <drafting.note id="a775621" jurisdiction="">
              <head align="left" preservecase="true">
                <headtext>Commencement and duration</headtext>
              </head>
              <division id="a000021" level="1">
                <para>
                  <paratext>
                    Amend this 
                    <internal.reference refid="a233985">
                      <ital>clause 2</ital>
                    </internal.reference>
                     to reflect the commencement date, term or notice period agreed between the parties. Always ensure that the provisions of this clause are consistent with the termination provisions at 
                    <internal.reference refid="a725802">
                      <ital>clause 19</ital>
                    </internal.reference>
                    .
                  </paratext>
                </para>
                <para>
                  <paratext>
                    The approach taken in this clause is that the agreement will continue for a fixed term, unless it is terminated earlier under 
                    <internal.reference refid="a725802">
                      <ital>clause 19</ital>
                    </internal.reference>
                    .
                  </paratext>
                </para>
                <para>
                  <paratext>
                    For a discussion of commencement and duration clauses and other options, see 
                    <link href="2-381-1963" style="ACTLinkPLCtoPLC">
                      <ital>Standard clause, Commencement and duration</ital>
                    </link>
                     and its integrated drafting notes.
                  </paratext>
                </para>
              </division>
            </drafting.note>
            <subclause1 id="a158252">
              <identifier>2.1</identifier>
              <para>
                <paratext>
                  This agreement [starts on [DATE] 
                  <bold>OR</bold>
                   the date when it has been signed by all the parties 
                  <bold>OR</bold>
                   is deemed to have started on [DATE]] (
                  <defn.term>Effective Date</defn.term>
                  ) and continues, unless terminated earlier in accordance with 
                  <internal.reference refid="a725802">
                    <ital>clause 19</ital>
                  </internal.reference>
                   (Termination), until [[DATE] 
                  <bold>OR</bold>
                   the [NUMBER] anniversary of the Effective Date] (
                  <defn.term>Term</defn.term>
                  ) when it terminates automatically without notice.
                </paratext>
              </para>
            </subclause1>
            <subclause1 id="a447276">
              <identifier>2.2</identifier>
              <para>
                <paratext>
                  The Supplier shall provide the Services to the Customer in accordance with this agreement [from [DATE] 
                  <bold>OR</bold>
                   the Effective Date].
                </paratext>
              </para>
              <drafting.note id="a871759" jurisdiction="">
                <head align="left" preservecase="true">
                  <headtext>Service commencement date</headtext>
                </head>
                <division id="a000022" level="1">
                  <para>
                    <paratext>
                      The agreement may come into force before the key contracted for services are due to start. The actual service commencement date could be specified here or in the description of the services in 
                      <internal.reference refid="a326473">
                        <ital>Schedule 1</ital>
                      </internal.reference>
                      .
                    </paratext>
                  </para>
                </division>
              </drafting.note>
            </subclause1>
          </clause>
          <clause condition="optional" id="a278903">
            <identifier>3.</identifier>
            <head align="left" preservecase="true">
              <headtext>Non-exclusivity and Customer Affiliates</headtext>
            </head>
            <drafting.note id="a477823" jurisdiction="">
              <head align="left" preservecase="true">
                <headtext>Non-exclusivity and customer affiliates (optional clause)</headtext>
              </head>
              <division id="a000023" level="1">
                <division id="a344666" level="2">
                  <head align="left" preservecase="true">
                    <headtext>Non-exclusivity</headtext>
                  </head>
                  <para>
                    <paratext>
                      Optional 
                      <internal.reference refid="a133939">
                        <ital>clause 3.1</ital>
                      </internal.reference>
                       confirms that the customer is free to purchase similar services from anyone else or supply them itself. If there are no other provisions requiring the customer to buy a certain volume of services from the supplier, then there is no need to include a non-exclusivity provision like this. However, some customers prefer to avoid any misunderstandings on this point.
                    </paratext>
                  </para>
                  <para>
                    <paratext>
                      If the customer has agreed to buy certain services exclusively from the supplier (for example, in return for favourable pricing), replace this wording with an exclusive purchasing clause. See 
                      <link href="w-036-5452" style="ACTLinkPLCtoPLC">
                        <ital>Standard clause, Exclusive purchasing and supply clause: long form</ital>
                      </link>
                      .
                    </paratext>
                  </para>
                  <para>
                    <paratext>This clause includes carve-outs from an exclusive purchasing commitment enabling the customer to use an alternative supplier where the supplier cannot deliver (for example, due to a force majeure event).</paratext>
                  </para>
                </division>
                <division id="a988684" level="2">
                  <head align="left" preservecase="true">
                    <headtext>Customer affiliates</headtext>
                  </head>
                  <para>
                    <paratext>
                      The customer may want its affiliates to receive services from the supplier. 
                      <internal.reference refid="a779103">
                        <ital>Clause 3.2</ital>
                      </internal.reference>
                       to 
                      <internal.reference refid="a153004">
                        <ital>clause 3.3(a)</ital>
                      </internal.reference>
                       provide optional wording to extend the services to customer affiliates. They can be deleted if the parties do not envisage that customer affiliates will ever need to receive the services.
                    </paratext>
                  </para>
                  <para>
                    <paratext>The clause allows the customer to:</paratext>
                  </para>
                  <list type="bulleted">
                    <list.item>
                      <para>
                        <paratext>
                          Extend the services to customer affiliates (see 
                          <internal.reference refid="a779103">
                            <ital>clause 3.2</ital>
                          </internal.reference>
                          ).
                        </paratext>
                      </para>
                    </list.item>
                    <list.item>
                      <para>
                        <paratext>
                          Require the supplier to enter into a direct contractual relationship with any customer affiliate which adopts the terms of this agreement (see 
                          <internal.reference refid="a241814">
                            <ital>clause 3.3</ital>
                          </internal.reference>
                          ). For an example of an adoption agreement which could be included as a schedule to this agreement, see 
                          <link href="w-036-5145" style="ACTLinkPLCtoPLC">
                            <ital>Standard document, Adoption agreement</ital>
                          </link>
                          .
                        </paratext>
                      </para>
                    </list.item>
                    <list.item>
                      <para>
                        <paratext>Require the supplier, alternatively, to service the customer affiliate without a direct contractual relationship being created but with the customer liable for the customer affiliate's acts or omissions.</paratext>
                      </para>
                    </list.item>
                  </list>
                </division>
              </division>
            </drafting.note>
            <subclause1 id="a133939">
              <identifier>3.1</identifier>
              <para>
                <paratext>The supply of Services under this agreement is not an exclusive arrangement. The Customer may purchase services that are the same as or similar to the Services from any third party or provide them itself.</paratext>
              </para>
            </subclause1>
            <subclause1 id="a779103">
              <identifier>3.2</identifier>
              <para>
                <paratext>The Customer's Affiliates may receive Services under this agreement.</paratext>
              </para>
            </subclause1>
            <subclause1 id="a241814">
              <identifier>3.3</identifier>
              <para>
                <paratext>
                  The Customer may require the Supplier to enter into a written agreement with any of its Affiliates that incorporates the terms of this agreement and creates a direct relationship between the Supplier and the Affiliate (
                  <defn.term>Adoption Agreement</defn.term>
                  ). Alternatively, the Customer may require the Supplier to provide Services to an Affiliate without an Adoption Agreement in which case:
                </paratext>
              </para>
              <subclause2 id="a843634">
                <identifier>(a)</identifier>
                <para>
                  <paratext>the Customer shall procure that the Affiliate complies with the terms of this agreement as if it were a party to this agreement in place of the Customer;</paratext>
                </para>
              </subclause2>
              <subclause2 id="a452337">
                <identifier>(b)</identifier>
                <para>
                  <paratext>the Customer shall be liable for the acts and omissions of the Affiliate as if they were its own acts and omissions;</paratext>
                </para>
              </subclause2>
              <subclause2 id="a760812">
                <identifier>(c)</identifier>
                <para>
                  <paratext>the Supplier shall invoice the Affiliate for the Charges and other costs and expenses incurred in relation to the Services provided to the Affiliate;</paratext>
                </para>
                <drafting.note id="a302441" jurisdiction="">
                  <head align="left" preservecase="true">
                    <headtext>Invoicing</headtext>
                  </head>
                  <division id="a000024" level="1">
                    <para>
                      <paratext>
                        Under 
                        <internal.reference refid="a760812">
                          <ital>clause 3.3(c)</ital>
                        </internal.reference>
                        , the supplier invoices the customer affiliate for the services it receives. The customer procures that the customer affiliate pays invoices in line with the terms of this agreement.
                      </paratext>
                    </para>
                    <para>
                      <paratext>If the customer pays invoices for services received by a customer affiliate, it may struggle to recover the VAT included in those invoices as it is not the recipient of the services. In that scenario, the VAT is a cost to the customer.</paratext>
                    </para>
                    <para>
                      <paratext>
                        For a general overview of VAT, see 
                        <link href="2-107-3725" style="ACTLinkPLCtoPLC">
                          <ital>Practice note, VAT: overview</ital>
                        </link>
                        .
                      </paratext>
                    </para>
                  </division>
                </drafting.note>
              </subclause2>
              <subclause2 id="a736475">
                <identifier>(d)</identifier>
                <para>
                  <paratext>the Supplier shall deal with the Affiliate as if it were a party to this agreement in place of the Customer. The Affiliate shall have the same rights as the Customer under this agreement and may enforce its terms against the Supplier; and</paratext>
                </para>
              </subclause2>
              <subclause2 id="a730466">
                <identifier>(e)</identifier>
                <para>
                  <paratext>
                    the Customer may, as agent and trustee, enforce the terms of this agreement on behalf of any of its Affiliates and for this purpose the Customer may recover the Affiliate's Losses as if they were its own. In any case in which the Customer does enforce any term in this agreement on behalf of an Affiliate under this 
                    <internal.reference refid="a730466">
                      <ital>clause 3.3(e)</ital>
                    </internal.reference>
                    , that Affiliate may not exercise its rights under 
                    <internal.reference refid="a736475">
                      <ital>clause 3.3(d)</ital>
                    </internal.reference>
                    .
                  </paratext>
                </para>
                <drafting.note id="a240251" jurisdiction="">
                  <head align="left" preservecase="true">
                    <headtext>Third party rights</headtext>
                  </head>
                  <division id="a000025" level="1">
                    <para>
                      <paratext>
                        <internal.reference refid="a736475">
                          <ital>Clause 3.3(d)</ital>
                        </internal.reference>
                         gives customer affiliates rights in relation to the services they receive. If this clause is included it should be referenced in 
                        <internal.reference refid="a309028">
                          <ital>clause 31.1</ital>
                        </internal.reference>
                         as a clause under which third party rights have been created.
                      </paratext>
                    </para>
                    <para>
                      <paratext>
                        Under 
                        <internal.reference refid="a730466">
                          <ital>clause 3.3(e)</ital>
                        </internal.reference>
                        , the customer can enforce the agreement on behalf of its affiliates against the supplier. This is designed to allow the customer to bring claims for itself and its affiliates where they have all suffered loss through the supplier's breach.
                      </paratext>
                    </para>
                    <para>
                      <paratext>There is a general principle in law that a party can only recover loss which it has itself suffered. The drafting attempts to solve this problem by making it clear that the customer is recovering an affiliate's losses as its agent. However, there may still be a risk of a no loss argument for the customer.</paratext>
                    </para>
                    <para>
                      <paratext>If the customer does enforce on behalf of its affiliates, those affiliates cannot also claim directly against the supplier, which is reasonable.</paratext>
                    </para>
                  </division>
                </drafting.note>
              </subclause2>
            </subclause1>
          </clause>
          <clause id="a779361">
            <identifier>4.</identifier>
            <head align="left" preservecase="true">
              <headtext>Supplier's responsibilities</headtext>
            </head>
            <drafting.note id="a586392" jurisdiction="">
              <head align="left" preservecase="true">
                <headtext>Supplier's responsibilities</headtext>
              </head>
              <division id="a000026" level="1">
                <para>
                  <paratext>
                    This 
                    <internal.reference refid="a779361">
                      <ital>clause 4</ital>
                    </internal.reference>
                     sets out the supplier's principal obligations relating to the services. It includes commitments from the supplier to deliver services on time and to a high standard and remedies for the customer if the supplier fails to do so.
                  </paratext>
                </para>
                <para>
                  <paratext>
                    For information on terms implied by law into b2b services agreements, see 
                    <internal.reference refid="a837780">
                      <ital>Drafting note, Implied terms</ital>
                    </internal.reference>
                     above.
                  </paratext>
                </para>
              </division>
            </drafting.note>
            <subclause1 id="a735943">
              <identifier>4.1</identifier>
              <para>
                <paratext>The Supplier shall:</paratext>
              </para>
              <subclause2 id="a475991">
                <identifier>(a)</identifier>
                <para>
                  <paratext>provide the Services and Deliverables in accordance with the terms and conditions of this agreement;</paratext>
                </para>
              </subclause2>
              <subclause2 id="a706810">
                <identifier>(b)</identifier>
                <para>
                  <paratext>
                    ensure that the Services and Deliverables conform to the specifications, requirements and standards set out in 
                    <internal.reference refid="a326473">
                      <ital>Schedule 1</ital>
                    </internal.reference>
                     and that the Deliverables are fit for any purpose expressly or implicitly made known to the Supplier by the Customer;
                  </paratext>
                </para>
                <drafting.note id="a625603" jurisdiction="">
                  <head align="left" preservecase="true">
                    <headtext>Compliance with description in Schedule 1</headtext>
                  </head>
                  <division id="a000027" level="1">
                    <para>
                      <paratext>
                        <internal.reference refid="a706810">
                          <ital>Clause 4.1(b)</ital>
                        </internal.reference>
                         requires the supplier to ensure that the services and deliverables conform with the standards and requirements in 
                        <internal.reference refid="a326473">
                          <ital>Schedule 1</ital>
                        </internal.reference>
                        .
                      </paratext>
                    </para>
                    <division id="a705935" level="2">
                      <head align="left" preservecase="true">
                        <headtext>Service levels</headtext>
                      </head>
                      <para>
                        <paratext>
                          This agreement does not commit the supplier to meeting service levels. If the parties have agreed to include service levels (which could be set out in either the specification of the available services or in a separate schedule), then the agreement needs to expressly commit the supplier to meeting those service levels and deal with reporting against them and the consequences of them not being met. For an example of a service level clause, see 
                          <link anchor="a113713" href="5-213-3958" style="ACTLinkPLCtoPLC">
                            <ital>Standard document, Outsourcing agreement: shorter form: clause 7</ital>
                          </link>
                          .
                        </paratext>
                      </para>
                    </division>
                  </division>
                </drafting.note>
              </subclause2>
              <subclause2 id="a222126">
                <identifier>(c)</identifier>
                <para>
                  <paratext>
                    perform the Services with [the highest level of care, skill and diligence in accordance with best practice in the Supplier's industry, profession or trade 
                    <bold>OR</bold>
                     the care, skill and diligence expected from a supplier [highly 
                    <bold>OR</bold>
                     reasonably and suitably] skilled and experienced in providing services similar to the Services];
                  </paratext>
                </para>
                <drafting.note id="a536216" jurisdiction="">
                  <head align="left" preservecase="true">
                    <headtext>Care and skill in provision of services</headtext>
                  </head>
                  <division id="a000028" level="1">
                    <para>
                      <paratext>
                        The SGSA implies a term that the supplier will carry out the services with reasonable care and skill (
                        <link href="2-507-0628" style="ACTLinkPLCtoPLC">
                          <ital>section 13</ital>
                        </link>
                        ). This term can, as here, be varied by appropriate wording to introduce a higher or more industry-specific standard.
                      </paratext>
                    </para>
                    <para>
                      <paratext>The first option sets the highest standard for the supplier to meet. Many suppliers may object to meeting such an onerous standard. The second option is less demanding.</paratext>
                    </para>
                  </division>
                </drafting.note>
              </subclause2>
              <subclause2 id="a218575">
                <identifier>(d)</identifier>
                <para>
                  <paratext>
                    ensure that the Deliverables, and all goods, materials, standards and techniques used in providing the Services, are of the [best quality 
                    <bold>OR</bold>
                     standard expected of a market-leading provider of similar services] and are free from defects in workmanship, installation and design [in all material respects];
                  </paratext>
                </para>
                <drafting.note id="a973090" jurisdiction="">
                  <head align="left" preservecase="true">
                    <headtext>Quality of materials and deliverables</headtext>
                  </head>
                  <division id="a000029" level="1">
                    <para>
                      <paratext>
                        Any goods, such as materials or spare parts, used in the services will be subject to the terms implied by Part 1 of the 
                        <link href="3-507-0623" style="ACTLinkPLCtoPLC">
                          <ital>SGSA</ital>
                        </link>
                         in respect of quality, fitness for purpose and conformance with any description or sample (see 
                        <internal.reference refid="a837780">
                          <ital>Drafting note, Implied terms</ital>
                        </internal.reference>
                         above).
                      </paratext>
                    </para>
                    <para>
                      <paratext>
                        This 
                        <internal.reference refid="a218575">
                          <ital>clause 4.1(d)</ital>
                        </internal.reference>
                         builds on those implied terms. It sets the standards required for materials used in the services and for the finished product of the services (that is, the deliverables). The second option is designed to be less onerous for the supplier, while still customer friendly.
                      </paratext>
                    </para>
                  </division>
                </drafting.note>
              </subclause2>
              <subclause2 id="a406431">
                <identifier>(e)</identifier>
                <para>
                  <paratext>co-operate with the Customer in all matters relating to the Services, and comply with the Customer's [reasonable] instructions [as to the performance of the Services];</paratext>
                </para>
                <drafting.note id="a287637" jurisdiction="">
                  <head align="left" preservecase="true">
                    <headtext>Compliance with customer's instructions</headtext>
                  </head>
                  <division id="a000030" level="1">
                    <para>
                      <paratext>The obligation on the supplier to comply with the customer's instructions is broad. A supplier may object to it, on the basis that it could allow the customer to increase the scope of, or change, the agreed services without allowing the supplier any input on this. The wording in brackets can be used to soften the clause for the supplier.</paratext>
                    </para>
                    <para>
                      <paratext>
                        While this 
                        <internal.reference refid="a406431">
                          <ital>clause 4.1(e)</ital>
                        </internal.reference>
                         is intended to give the customer some flexibility to modify aspects of the services, ideally the customer should be confident that the description of the services in 
                        <internal.reference refid="a326473">
                          <ital>Schedule 1</ital>
                        </internal.reference>
                         captures what the supplier must do, and how it must be done. For tips on drafting a services description, see 
                        <internal.reference refid="a244631">
                          <ital>Drafting note, Services</ital>
                        </internal.reference>
                        .
                      </paratext>
                    </para>
                  </division>
                </drafting.note>
              </subclause2>
              <subclause2 condition="optional" id="a820257">
                <identifier>(f)</identifier>
                <para>
                  <paratext>provide the Customer with information, advice and training as reasonably required by the Customer to make effective use of the Services;</paratext>
                </para>
                <drafting.note id="a365690" jurisdiction="">
                  <head align="left" preservecase="true">
                    <headtext>Information, advice and training (optional clause)</headtext>
                  </head>
                  <division id="a000031" level="1">
                    <para>
                      <paratext>
                        The supplier may object to 
                        <internal.reference refid="a820257">
                          <ital>clause 4.1(f)</ital>
                        </internal.reference>
                         and require that any training, for example, is only provided if specifically listed in 
                        <internal.reference refid="a326473">
                          <ital>Schedule 1</ital>
                        </internal.reference>
                         and included in the charges in 
                        <internal.reference refid="a879950">
                          <ital>Schedule 2</ital>
                        </internal.reference>
                        .
                      </paratext>
                    </para>
                  </division>
                </drafting.note>
              </subclause2>
              <subclause2 id="a508523">
                <identifier>(g)</identifier>
                <para>
                  <paratext>maintain all licences, consents and permissions needed to supply the Services in accordance with this agreement[, excluding any licences, consents and permissions that the Customer has agreed in writing to maintain];</paratext>
                </para>
              </subclause2>
              <subclause2 id="a824594">
                <identifier>(h)</identifier>
                <para>
                  <paratext>hold all Customer Materials in safe custody at its own risk and maintain the Customer Materials in good condition until returned to the Customer, and not dispose of or use the Customer Materials other than in accordance with the Customer's written instructions or authorisations;</paratext>
                </para>
              </subclause2>
              <subclause2 id="a440369">
                <identifier>(i)</identifier>
                <para>
                  <paratext>take good care of the Customer Equipment in its possession or control;</paratext>
                </para>
              </subclause2>
              <subclause2 id="a240611">
                <identifier>(j)</identifier>
                <para>
                  <paratext>not do or omit to do anything which may cause the Customer to lose any licence, authority, consent or permission on which it relies for the purposes of conducting its business;</paratext>
                </para>
              </subclause2>
              <subclause2 id="a685878">
                <identifier>(k)</identifier>
                <para>
                  <paratext>notify the Customer in writing immediately on the occurrence of a change of control of the Supplier; and</paratext>
                </para>
                <drafting.note id="a582390" jurisdiction="">
                  <head align="left" preservecase="true">
                    <headtext>Notice of change of control</headtext>
                  </head>
                  <division id="a000032" level="1">
                    <para>
                      <paratext>
                        <internal.reference refid="a685878">
                          <ital>Clause 4.1(k)</ital>
                        </internal.reference>
                         obliges the supplier to tell the customer if it undergoes a change of control and 
                        <internal.reference refid="a618136">
                          <ital>clause 19.3(d)</ital>
                        </internal.reference>
                         gives the customer a right to terminate on a change of control of the supplier.
                      </paratext>
                    </para>
                  </division>
                </drafting.note>
              </subclause2>
              <subclause2 id="a359369">
                <identifier>(l)</identifier>
                <para>
                  <paratext>[ANY OTHER GENERAL OBLIGATIONS].</paratext>
                </para>
              </subclause2>
            </subclause1>
            <subclause1 id="a526366">
              <identifier>4.2</identifier>
              <para>
                <paratext>
                  [Time is of the essence in relation to the Milestone Dates for the Supplier 
                  <bold>OR</bold>
                   The Supplier shall perform the Services and deliver the Deliverables in accordance with the Milestone Dates.] If the Supplier fails to meet a Milestone Date, then (without prejudice to [the Customer's right to terminate this agreement and] any other rights or remedies that the Customer may have):
                </paratext>
              </para>
              <subclause2 id="a994481">
                <identifier>(a)</identifier>
                <para>
                  <paratext>
                    the Supplier shall, until the Customer exercises its rights under 
                    <internal.reference refid="a640358">
                      <ital>clause 4.2(d)(i)</ital>
                    </internal.reference>
                    , take all additional steps necessary to perform the Services and deliver the Deliverables as soon as possible after the missed Milestone Date and at no additional cost to the Customer;
                  </paratext>
                </para>
              </subclause2>
              <subclause2 id="a961641">
                <identifier>(b)</identifier>
                <para>
                  <paratext>the Customer may withhold payment for the delayed Services or Deliverables until the Supplier remedies the delay; [and]</paratext>
                </para>
              </subclause2>
              <subclause2 condition="optional" id="a897887">
                <identifier>(c)</identifier>
                <para>
                  <paratext>
                    the Supplier shall pay the Customer, as liquidated damages, [[PERCENTAGE]% of the Charges for the delayed Services or Deliverables (
                    <defn.term>Relevant Charges</defn.term>
                    ) 
                    <bold>OR</bold>
                     £[AMOUNT]] for each [day's 
                    <bold>OR</bold>
                     [PERIOD]'s] delay, [up to a maximum of [[100]% of the Relevant Charges 
                    <bold>OR</bold>
                     £[AMOUNT]]; and]
                  </paratext>
                </para>
              </subclause2>
              <subclause2 id="a317811">
                <identifier>(d)</identifier>
                <para>
                  <paratext>[if the Milestone Date is a Key Milestone Date, or the Supplier fails to perform any Services or deliver any Deliverables within [five] Business Days of the missed Milestone Date,] the Customer may:</paratext>
                </para>
                <subclause3 id="a640358">
                  <identifier>(i)</identifier>
                  <para>
                    <paratext>refuse to accept any subsequent performance of the delayed Services or supply of the delayed Deliverables which the Supplier attempts to make;</paratext>
                  </para>
                </subclause3>
                <subclause3 id="a446024">
                  <identifier>(ii)</identifier>
                  <para>
                    <paratext>purchase substitute services or deliverables from elsewhere [and reclaim from the Supplier any additional costs it incurs]; and</paratext>
                  </para>
                </subclause3>
                <subclause3 id="a940809">
                  <identifier>(iii)</identifier>
                  <para>
                    <paratext>require the Supplier to immediately refund any sums previously paid by the Customer in respect of the delayed Services or Deliverables.</paratext>
                  </para>
                  <drafting.note id="a220774" jurisdiction="">
                    <head align="left" preservecase="true">
                      <headtext>Time for performance</headtext>
                    </head>
                    <division id="a000033" level="1">
                      <para>
                        <paratext>In English law, it is possible to make time of the essence in relation to contract deadlines. Making time of the essence means that if a deadline is missed, the customer can terminate the agreement.</paratext>
                      </para>
                      <para>
                        <paratext>
                          <internal.reference refid="a526366">
                            <ital>Clause 4.2</ital>
                          </internal.reference>
                           includes two drafting options:
                        </paratext>
                      </para>
                      <list type="bulleted">
                        <list.item>
                          <para>
                            <paratext>
                              <bold>Time of the essence for all milestone dates.</bold>
                               This is the most customer-friendly option, but a supplier may object to a single minor delay allowing the customer to terminate the agreement and institute other remedies, such as sourcing replacement services at the supplier's cost. If choosing this option:
                            </paratext>
                          </para>
                          <list type="bulleted">
                            <list.item>
                              <para>
                                <paratext>
                                  select the first option in the first set of brackets in 
                                  <internal.reference refid="a526366">
                                    <ital>clause 4.2</ital>
                                  </internal.reference>
                                  ;
                                </paratext>
                              </para>
                            </list.item>
                            <list.item>
                              <para>
                                <paratext>include the wording "the Customer's right to terminate this agreement and"; and</paratext>
                              </para>
                            </list.item>
                            <list.item>
                              <para>
                                <paratext>
                                  omit the wording in brackets in 
                                  <internal.reference refid="a317811">
                                    <ital>clause 4.2(d)</ital>
                                  </internal.reference>
                                  .
                                </paratext>
                              </para>
                            </list.item>
                          </list>
                        </list.item>
                      </list>
                      <list type="bulleted">
                        <list.item>
                          <para>
                            <paratext>
                              <bold>Cure periods and cumulative lateness before termination rights.</bold>
                               An alternative, but still customer-friendly, option is to allow the supplier a chance to remedy lateness, unless the milestone is a key milestone. If the supplier is late on a specified number of occasions, then this amounts to a material breach and the customer can terminate the whole agreement. If choosing this option:
                            </paratext>
                          </para>
                          <list type="bulleted">
                            <list.item>
                              <para>
                                <paratext>
                                  select the second option in the first set of brackets in 
                                  <internal.reference refid="a526366">
                                    <ital>clause 4.2</ital>
                                  </internal.reference>
                                  ;
                                </paratext>
                              </para>
                            </list.item>
                            <list.item>
                              <para>
                                <paratext>delete the wording "the Customer's right to terminate this agreement and"; and</paratext>
                              </para>
                            </list.item>
                            <list.item>
                              <para>
                                <paratext>
                                  include the wording in brackets in 
                                  <internal.reference refid="a317811">
                                    <ital>clause 4.2(d)</ital>
                                  </internal.reference>
                                  .
                                </paratext>
                              </para>
                            </list.item>
                          </list>
                        </list.item>
                      </list>
                      <para>
                        <paratext>
                          Consider whether to limit the repayment required under 
                          <internal.reference refid="a940809">
                            <ital>clause 4.2(d)(iii)</ital>
                          </internal.reference>
                           to advance payments for services not yet rendered.
                        </paratext>
                      </para>
                      <para>
                        <paratext>
                          Where no dates for performance have been agreed, then the implied term in 
                          <link href="0-508-2613" style="ACTLinkPLCtoPLC">
                            <ital>section 14</ital>
                          </link>
                           of the SGSA would probably take effect, so that the supplier would only have to carry out the services within a reasonable time. As such, it is better to specify the timing for the performance of any obligations.
                        </paratext>
                      </para>
                      <para>
                        <paratext>
                          For further information on time of the essence provisions, see 
                          <link href="3-107-3819" style="ACTLinkPLCtoPLC">
                            <ital>Practice note, Time of the essence</ital>
                          </link>
                          .
                        </paratext>
                      </para>
                    </division>
                  </drafting.note>
                </subclause3>
              </subclause2>
            </subclause1>
            <subclause1 condition="optional" id="a570785">
              <identifier>4.3</identifier>
              <para>
                <paratext>
                  The Supplier shall pay the liquidated damages under 
                  <internal.reference refid="a897887">
                    <ital>clause 4.2(c)</ital>
                  </internal.reference>
                   on demand or the Customer may deduct them from its payments to the Supplier. The liquidated damages payable under 
                  <internal.reference refid="a897887">
                    <ital>clause 4.2(c)</ital>
                  </internal.reference>
                   shall start to accrue on the day after the missed Milestone Date and shall continue to accrue until:
                </paratext>
              </para>
              <subclause2 id="a174171">
                <identifier>(a)</identifier>
                <para>
                  <paratext>the Supplier completes the performance of the delayed Services or delivers the delayed Deliverables;</paratext>
                </para>
              </subclause2>
              <subclause2 id="a171496">
                <identifier>(b)</identifier>
                <para>
                  <paratext>
                    the Customer exercises its rights under 
                    <internal.reference refid="a640358">
                      <ital>clause 4.2(d)(i)</ital>
                    </internal.reference>
                     or terminates this agreement;
                  </paratext>
                </para>
              </subclause2>
              <subclause2 id="a762555">
                <identifier>(c)</identifier>
                <para>
                  <paratext>
                    the accrued liquidated damages equal the maximum sum set out in 
                    <internal.reference refid="a897887">
                      <ital>clause 4.2(c)</ital>
                    </internal.reference>
                    ; or
                  </paratext>
                </para>
              </subclause2>
              <subclause2 id="a157669">
                <identifier>(d)</identifier>
                <para>
                  <paratext>this agreement expires,</paratext>
                </para>
              </subclause2>
              <para>
                <paratext>whichever is earlier. The parties confirm that these liquidated damages are reasonable and proportionate to protect the Customer's legitimate interest in timely performance.</paratext>
              </para>
              <drafting.note id="a665441" jurisdiction="">
                <head align="left" preservecase="true">
                  <headtext>Liquidated damages (optional clause)</headtext>
                </head>
                <division id="a000034" level="1">
                  <para>
                    <paratext>
                      <internal.reference refid="a897887">
                        <ital>Clause 4.2(c)</ital>
                      </internal.reference>
                       and 
                      <internal.reference refid="a570785">
                        <ital>clause 4.3</ital>
                      </internal.reference>
                       allow the customer to recover liquidated damages if the supplier is late in performing the services.
                    </paratext>
                  </para>
                  <para>
                    <paratext>
                      For information on liquidated damages and alternative drafting, see 
                      <link href="5-378-7443" style="ACTLinkPLCtoPLC">
                        <ital>Standard clause, Liquidated damages</ital>
                      </link>
                       and its drafting notes.
                    </paratext>
                  </para>
                </division>
              </drafting.note>
            </subclause1>
            <subclause1 condition="optional" id="a497502">
              <identifier>4.4</identifier>
              <para>
                <paratext>
                  The Supplier shall inform the Customer Contract Manager in writing on completion of each Milestone[, 
                  <bold>OR</bold>
                   or] Deliverable [or [OTHER TRIGGER FOR THE APPROVAL PROCEDURE] (each a 
                  <bold>Work Item</bold>
                  ). The Customer [may 
                  <bold>OR</bold>
                   shall] review the Work Item to determine if it conforms [in all material respects] to the requirements of this agreement, including any specifications or acceptance criteria set out in 
                  <internal.reference refid="a326473">
                    <ital>Schedule 1</ital>
                  </internal.reference>
                  , and provide the Supplier with written approval of the Work Item or a written statement of errors to be corrected.
                </paratext>
              </para>
              <drafting.note id="a271687" jurisdiction="">
                <head align="left" preservecase="true">
                  <headtext>Reviewing results of services (optional clause)</headtext>
                </head>
                <division id="a000035" level="1">
                  <para>
                    <paratext>
                      <internal.reference refid="a742289">
                        <ital>clause 4.4</ital>
                      </internal.reference>
                       to 
                      <internal.reference refid="a622681">
                        <ital>clause 4.8</ital>
                      </internal.reference>
                       include an optional procedure for the customer to:
                    </paratext>
                  </para>
                  <list type="bulleted">
                    <list.item>
                      <para>
                        <paratext>Review each part of the services (including deliverables).</paratext>
                      </para>
                    </list.item>
                    <list.item>
                      <para>
                        <paratext>Refuse to pay for services until errors are corrected.</paratext>
                      </para>
                    </list.item>
                    <list.item>
                      <para>
                        <paratext>Ultimately source them from elsewhere if the supplier fails to correct the errors.</paratext>
                      </para>
                    </list.item>
                  </list>
                  <para>
                    <paratext>
                      This type of procedure is generally customer-friendly although we have included optional, pro-supplier drafting in 
                      <internal.reference refid="a224701">
                        <ital>clause 4.5</ital>
                      </internal.reference>
                       so that the services will be taken to be approved where the customer starts using them or fails to review them promptly.
                    </paratext>
                  </para>
                  <para>
                    <paratext>Once the customer has approved a part of the services and paid for it, the customer should still be able to claim damages in relation to any defects that later arise.</paratext>
                  </para>
                  <para>
                    <paratext>
                      Whether the procedure in 
                      <internal.reference refid="a742289">
                        <ital>clause 4.4</ital>
                      </internal.reference>
                       to 
                      <internal.reference refid="a622681">
                        <ital>clause 4.8</ital>
                      </internal.reference>
                       is appropriate will depend on the nature of the services provided. Where they can be performed independently of each other (for example, renovation of multiple different properties or producing marketing materials for separate campaigns), this clause should be suitable as rejection of some elements of the services should not impact on the provision of the remainder. Where the customer wants to make payment of the charges contingent on approval of the services, this clause can also be useful.
                    </paratext>
                  </para>
                  <para>
                    <paratext>However, where each part of the services builds on the previous parts (for example organising, publicising and holding an event), then rejecting one part of the services may make performance of the remainder difficult if not impossible.</paratext>
                  </para>
                  <para>
                    <paratext>Where the same service is provided on an ongoing basis, the customer may decide that service levels are more appropriate than this procedure. With service levels, performance can be measured across a month (for example) and service credits applied to reduce the monthly charges where service levels are not achieved.</paratext>
                  </para>
                  <para>
                    <paratext>
                      For more information, see 
                      <link href="1-211-9964" style="ACTLinkPLCtoPLC">
                        <ital>Practice note, Service levels and service credit schemes in outsourcing</ital>
                      </link>
                      .
                    </paratext>
                  </para>
                </division>
              </drafting.note>
            </subclause1>
            <subclause1 condition="optional" id="a224701">
              <identifier>4.5</identifier>
              <para>
                <paratext>
                  The Customer shall not unreasonably withhold or delay its approval of a Work Item. [If the Customer puts any Work Item into commercial use or does not inform the Supplier in writing of any errors within [NUMBER] Business Days of being informed that that Work Item is complete under 
                  <internal.reference refid="a570785">
                    <ital>clause 4.3</ital>
                  </internal.reference>
                  , the Work Item is deemed to be approved by the Customer.] If the Customer approves the Work Item with minor errors, the Supplier shall correct those minor errors promptly [and in any event in accordance with any timescales reasonably specified by the Customer].
                </paratext>
              </para>
            </subclause1>
            <subclause1 condition="optional" id="a656380">
              <identifier>4.6</identifier>
              <para>
                <paratext>
                  If the Customer provides a written statement of errors, the Supplier shall correct the errors in the Work Item at no additional cost to the Customer. The Supplier shall do so within [[25]% of the duration of the original timeframe for provision of the Work Item 
                  <bold>OR</bold>
                   [five] Business Days after receiving the Customer's statement of errors 
                  <bold>OR</bold>
                   the timeframe reasonably specified by the Customer] (
                  <defn.term>Deadline</defn.term>
                  ) and inform the Customer Contract Manager in writing when the corrections are complete. The approval process in 
                  <internal.reference refid="a742289">
                    <ital>clause 4.4</ital>
                  </internal.reference>
                   and 
                  <internal.reference refid="a224701">
                    <ital>clause 4.5</ital>
                  </internal.reference>
                   shall then be repeated. If the Supplier fails to correct the errors by the Deadline, the Customer may (without prejudice to any other rights or remedies it may have):
                </paratext>
              </para>
              <subclause2 id="a414380">
                <identifier>(a)</identifier>
                <para>
                  <paratext>
                    require the Supplier to repeat the process to correct errors in this 
                    <internal.reference refid="a656380">
                      <ital>clause 4.6</ital>
                    </internal.reference>
                    ;
                  </paratext>
                </para>
              </subclause2>
              <subclause2 id="a594741">
                <identifier>(b)</identifier>
                <para>
                  <paratext>
                    approve the Work Item subject to [a reasonable deduction from the Charges to reflect the errors in the Work Item and the delays caused by the Work Item not being compliant when first completed 
                    <bold>OR</bold>
                     any conditions that the Customer reasonably determines [provided that the conditions may not, without the Supplier's prior written consent, increase its obligations or restrict its rights or remedies under this agreement]. If all the relevant conditions have not been met within the period specified by the Customer, the Customer may exercise its rights in 
                    <internal.reference refid="a359141">
                      <ital>clause 4.6(c)</ital>
                    </internal.reference>
                     and 
                    <internal.reference refid="a195818">
                      <ital>clause 4.7</ital>
                    </internal.reference>
                    ]; or
                  </paratext>
                </para>
              </subclause2>
              <subclause2 id="a359141">
                <identifier>(c)</identifier>
                <para>
                  <paratext>finally refuse to approve the Work Item and refuse any subsequent performance which the Supplier attempts to make.</paratext>
                </para>
              </subclause2>
            </subclause1>
            <subclause1 condition="optional" id="a195818">
              <identifier>4.7</identifier>
              <para>
                <paratext>
                  If the Customer finally refuses to approve a Work Item under 
                  <internal.reference refid="a359141">
                    <ital>clause 4.6(c)</ital>
                  </internal.reference>
                  , it may (without prejudice to any other rights or remedies it may have) do one or more of the following:
                </paratext>
              </para>
              <subclause2 id="a413726">
                <identifier>(a)</identifier>
                <para>
                  <paratext>refuse to pay for the Work Item and require the Supplier to immediately refund any sums previously paid to the Supplier for that Work Item; and</paratext>
                </para>
              </subclause2>
              <subclause2 id="a509930">
                <identifier>(b)</identifier>
                <para>
                  <paratext>purchase substitute services or deliverables from elsewhere [and reclaim from the Supplier any additional costs it incurs].</paratext>
                </para>
                <drafting.note id="a649727" jurisdiction="">
                  <head align="left" preservecase="true">
                    <headtext>Remedies for rejecting non-compliant services (optional clause)</headtext>
                  </head>
                  <division id="a000036" level="1">
                    <para>
                      <paratext>
                        Under 
                        <internal.reference refid="a195818">
                          <ital>clause 4.7</ital>
                        </internal.reference>
                        , the customer does not have to pay for services it does not approve and can purchase substitute services elsewhere with any additional costs of doing so recoverable. There is also an optional termination right in 
                        <internal.reference refid="a333497">
                          <ital>Drafting note, Termination for missed milestone dates (optional clause)</ital>
                        </internal.reference>
                        .
                      </paratext>
                    </para>
                  </division>
                </drafting.note>
              </subclause2>
            </subclause1>
            <subclause1 condition="optional" id="a622681">
              <identifier>4.8</identifier>
              <para>
                <paratext>Approval by the Customer of any Work Item does not mean that the Customer has varied or waived its requirements for any part of the Services. Approval is without prejudice to any rights or remedies of the Customer under the terms of this agreement or in law.</paratext>
              </para>
            </subclause1>
            <subclause1 condition="optional" id="a424143">
              <identifier>4.9</identifier>
              <para>
                <paratext>All Supplier property, including Supplier Equipment, shall remain at the sole risk and responsibility of the Supplier, except that the Customer shall be liable for damage to any of the Supplier's property located on the Customer's premises [(with the Customer's prior written consent)] which is due to the negligent act or omission of the Customer.</paratext>
              </para>
            </subclause1>
          </clause>
          <clause id="a791943">
            <identifier>5.</identifier>
            <head align="left" preservecase="true">
              <headtext>Supplier Personnel</headtext>
            </head>
            <drafting.note id="a747524" jurisdiction="">
              <head align="left" preservecase="true">
                <headtext>Supplier Personnel</headtext>
              </head>
              <division id="a000037" level="1">
                <para>
                  <paratext>
                    This 
                    <internal.reference refid="a791943">
                      <ital>clause 5</ital>
                    </internal.reference>
                     requires the supplier to provide suitable personnel to perform the services and ensure key individuals service the customer.
                  </paratext>
                </para>
              </division>
            </drafting.note>
            <subclause1 id="a519992">
              <identifier>5.1</identifier>
              <para>
                <paratext>The Supplier shall ensure that the Supplier Personnel:</paratext>
              </para>
              <subclause2 id="a792245">
                <identifier>(a)</identifier>
                <para>
                  <paratext>have suitable skills and experience to enable them to perform the tasks assigned to them [and have been adequately trained in the provision of the Services];</paratext>
                </para>
              </subclause2>
              <subclause2 condition="optional" id="a309577">
                <identifier>(b)</identifier>
                <para>
                  <paratext>hold all licences, permits, visas and consents required for the proper performance of this agreement, including the right to work in all relevant jurisdictions, and have been properly screened and vetted by the Supplier to ensure they are fit for the positions that they are in;</paratext>
                </para>
              </subclause2>
              <subclause2 id="a481508">
                <identifier>(c)</identifier>
                <para>
                  <paratext>
                    observe all health and safety rules and regulations and all reasonable security requirements that apply from time to time at the Customer's premises they access [and that have been communicated to the Supplier under 
                    <internal.reference refid="a283933">
                      <ital>clause 6.1(e)</ital>
                    </internal.reference>
                    ]; and
                  </paratext>
                </para>
              </subclause2>
              <subclause2 id="a745168">
                <identifier>(d)</identifier>
                <para>
                  <paratext>are in sufficient number to enable the Supplier to fulfil its obligations under this agreement.</paratext>
                </para>
                <drafting.note id="a133357" jurisdiction="">
                  <head align="left" preservecase="true">
                    <headtext>Supplier personnel</headtext>
                  </head>
                  <division id="a000038" level="1">
                    <para>
                      <paratext>The quality of the supplier's services depends on the people it uses to perform them. The customer will want the supplier to make sure the right volume of people, with the right mix of skills, are used to provide the services.</paratext>
                    </para>
                    <para>
                      <paratext>
                        With 
                        <internal.reference refid="a481508">
                          <ital>clause 5.1(c)</ital>
                        </internal.reference>
                        , the customer should be aware that the supplier may want to review these rules and requirements before committing to them and may also want the right to increase its charges if there is a change which impacts on its costs.
                      </paratext>
                    </para>
                    <para>
                      <paratext>
                        For a clause requiring compliance with the customer's security policy and dealing with how it may be changed and the cost implications of this, see 
                        <link anchor="a145328" href="5-213-3958" style="ACTLinkPLCtoPLC">
                          <ital>Standard document, Outsourcing agreement: shorter form: clause 25</ital>
                        </link>
                        .
                      </paratext>
                    </para>
                    <para>
                      <paratext>
                        For a more detailed example of a clause requiring compliance with health and safety laws and policies, see 
                        <link anchor="a352340" href="2-501-1525" style="ACTLinkPLCtoPLC">
                          <ital>Standard document, Services agreement for use by public sector bodies: clause 6.2</ital>
                        </link>
                        .
                      </paratext>
                    </para>
                  </division>
                </drafting.note>
              </subclause2>
            </subclause1>
            <subclause1 condition="optional" id="a324549">
              <identifier>5.2</identifier>
              <para>
                <paratext>If the Customer (acting reasonably) believes that any Supplier Person is not performing the Services properly or effectively or is disruptive to the Customer's business, the Customer may require the Supplier to remove that Supplier Person from the Customer's account and ensure they cease to be involved in the Services. The Supplier shall promptly do so at its cost and without [any material] interruption to the Services.</paratext>
              </para>
              <drafting.note id="a581767" jurisdiction="">
                <head align="left" preservecase="true">
                  <headtext>Removal of supplier personnel (optional clause)</headtext>
                </head>
                <division id="a000039" level="1">
                  <para>
                    <paratext>
                      The supplier may object to this optional 
                      <internal.reference refid="a324549">
                        <ital>clause 5.2</ital>
                      </internal.reference>
                       allowing the customer to remove supplier personnel from the services.
                    </paratext>
                  </para>
                  <para>
                    <paratext>The customer could soften the clause by including a duty for the customer to consider any representations from the supplier as to why someone should not be removed.</paratext>
                  </para>
                </division>
              </drafting.note>
            </subclause1>
            <subclause1 condition="optional" id="a190192">
              <identifier>5.3</identifier>
              <para>
                <paratext>The Supplier shall:</paratext>
              </para>
              <subclause2 id="a277765">
                <identifier>(a)</identifier>
                <para>
                  <paratext>
                    use the Key Personnel in the provision of the Services [and procure that the Key Personnel spend the percentage of their working hours set out in 
                    <internal.reference refid="a544626">
                      <ital>Schedule 3</ital>
                    </internal.reference>
                     in the provision of the Services];
                  </paratext>
                </para>
              </subclause2>
              <subclause2 id="a852315">
                <identifier>(b)</identifier>
                <para>
                  <paratext>promptly inform the Customer of the absence (or the anticipated absence) of any of the Key Personnel [(other than for short-term absences of [two] weeks or less)] and, if required by the Customer, provide a suitably qualified, temporary replacement for that individual;</paratext>
                </para>
              </subclause2>
              <subclause2 id="a835644">
                <identifier>(c)</identifier>
                <para>
                  <paratext>
                    [not remove or replace 
                    <bold>OR</bold>
                     use its [best 
                    <bold>OR</bold>
                     reasonable] endeavours not to remove or replace] any Key Personnel during the Term provided that the Supplier may do so if:
                  </paratext>
                </para>
                <subclause3 id="a213466">
                  <identifier>(i)</identifier>
                  <para>
                    <paratext>
                      [requested to do so by the Customer under 
                      <internal.reference refid="a324549">
                        <ital>clause 5.2</ital>
                      </internal.reference>
                      ;]
                    </paratext>
                  </para>
                </subclause3>
                <subclause3 id="a748760">
                  <identifier>(ii)</identifier>
                  <para>
                    <paratext>the person is on maternity leave, paternity leave, shared parental leave, or long-term sick leave;</paratext>
                  </para>
                </subclause3>
                <subclause3 id="a603134">
                  <identifier>(iii)</identifier>
                  <para>
                    <paratext>the person is suspended for misconduct;</paratext>
                  </para>
                </subclause3>
                <subclause3 id="a450854">
                  <identifier>(iv)</identifier>
                  <para>
                    <paratext>[the element of the Services in respect of which the Key Person was engaged has been completed [to the Customer's reasonable satisfaction];]</paratext>
                  </para>
                </subclause3>
                <subclause3 id="a259152">
                  <identifier>(v)</identifier>
                  <para>
                    <paratext>the person [resigns from their employment with the Supplier or] ceases to be employed by the Supplier; or</paratext>
                  </para>
                </subclause3>
                <subclause3 id="a990234">
                  <identifier>(vi)</identifier>
                  <para>
                    <paratext>the Supplier obtains the prior [written] approval of the Customer [(not to be unreasonably withheld or delayed)];</paratext>
                  </para>
                </subclause3>
              </subclause2>
              <subclause2 id="a914705">
                <identifier>(d)</identifier>
                <para>
                  <paratext>
                    [obtain the prior [written] approval of the Customer [(approval not to be unreasonably withheld or delayed)] to any replacement for a Key Personnel member 
                    <bold>OR</bold>
                     ensure that any replacement for a Key Personnel member has the qualifications and experience to carry out the tasks assigned to the Key Personnel member being replaced];
                  </paratext>
                </para>
              </subclause2>
              <subclause2 id="a514191">
                <identifier>(e)</identifier>
                <para>
                  <paratext>[use [all] reasonable endeavours to] ensure that the role of each of its Key Personnel is not vacant (in terms of a permanent representative) for more than [ten] Business Days]; and</paratext>
                </para>
              </subclause2>
              <subclause2 id="a457688">
                <identifier>(f)</identifier>
                <para>
                  <paratext>bear all costs and expenses associated with the appointment, removal or replacement of Key Personnel, including time spent by any replacement familiarising themselves with the Supplier's duties under this agreement.</paratext>
                </para>
                <drafting.note id="a702987" jurisdiction="">
                  <head align="left" preservecase="true">
                    <headtext>Key personnel (optional clause)</headtext>
                  </head>
                  <division id="a000040" level="1">
                    <para>
                      <paratext>
                        Key personnel is defined to include the individuals identified (by both name and job title) as key personnel in 
                        <internal.reference refid="a544626">
                          <ital>Schedule 3</ital>
                        </internal.reference>
                        . Providing for these individuals to be identified in the schedule means that the customer approves their appointment. The impact of an individual being identified as key personnel is that the supplier must:
                      </paratext>
                    </para>
                    <list type="bulleted">
                      <list.item>
                        <para>
                          <paratext>Ensure that the key personnel are used in providing the services and spend all or a minimum amount of their time on them.</paratext>
                        </para>
                      </list.item>
                      <list.item>
                        <para>
                          <paratext>Notify the customer of their absence (and, if so required, provide a replacement for them).</paratext>
                        </para>
                      </list.item>
                      <list.item>
                        <para>
                          <paratext>Try to ensure they continue to provide the services throughout the term of the agreement.</paratext>
                        </para>
                      </list.item>
                      <list.item>
                        <para>
                          <paratext>
                            Allow the customer to approve replacements to key personnel if the first option in 
                            <internal.reference refid="a914705">
                              <ital>clause 5.3(d)</ital>
                            </internal.reference>
                             is selected.
                          </paratext>
                        </para>
                      </list.item>
                    </list>
                    <para>
                      <paratext>Whether the supplier accepts key personnel provisions depends on factors such as:</paratext>
                    </para>
                    <list type="bulleted">
                      <list.item>
                        <para>
                          <paratext>
                            <bold>The nature of the services.</bold>
                             If the services are general in nature, the supplier may be unable to make key personnel exclusively available for the customer as it may be providing similar services to other customers. If the services are bespoke to the customer, then the supplier may be able to meet this requirement as it is unlikely that another customer will be seeking those exact same services.
                          </paratext>
                        </para>
                      </list.item>
                      <list.item>
                        <para>
                          <paratext>
                            <bold>The importance of the services to the customer.</bold>
                             If the services are critical to the operation of the customer's business, the customer may insist on including this clause to ensure that the supplier personnel are not distracted by other customers that they are working for. If the services are particularly confidential, the customer may not want key supplier staff servicing other customers as it could increase the chances of confidential information being leaked. If the customer is unable to negotiate the exclusive use of key personnel, it may be able to include restrictions on specific customer staff from working for the customer's competitors (see 
                            <link anchor="a833475" href="w-036-5452" style="ACTLinkPLCtoPLC">
                              <ital>Standard clause, Exclusive purchasing and supply clause: long form: clause 1.6</ital>
                            </link>
                            ).
                          </paratext>
                        </para>
                      </list.item>
                      <list.item>
                        <para>
                          <paratext>
                            <bold>The organisational structure of the supplier. </bold>
                            The supplier may have insufficient resources to meet these requirements, or the employees involved with providing the services may work across more than one business unit within its business.
                          </paratext>
                        </para>
                      </list.item>
                    </list>
                    <para>
                      <paratext>
                        <internal.reference refid="a835644">
                          <ital>Clause 5.3(c)</ital>
                        </internal.reference>
                         includes various options that allow the customer to dilute these requirements for a supplier unwilling to accept them.
                      </paratext>
                    </para>
                  </division>
                </drafting.note>
              </subclause2>
            </subclause1>
            <subclause1 condition="optional" id="a479764">
              <identifier>5.4</identifier>
              <para>
                <paratext>During the Term, the Supplier shall provide, within [NUMBER] days of the Customer's request, any information reasonably requested by the Customer relating to the way in which the Services are organised, including:</paratext>
              </para>
              <subclause2 id="a931623">
                <identifier>(a)</identifier>
                <para>
                  <paratext>the number of Supplier Personnel engaged in providing the Services;</paratext>
                </para>
              </subclause2>
              <subclause2 id="a735340">
                <identifier>(b)</identifier>
                <para>
                  <paratext>the [average weekly] percentage of their working hours spent by each Supplier Person on the Services; and</paratext>
                </para>
              </subclause2>
              <subclause2 id="a865822">
                <identifier>(c)</identifier>
                <para>
                  <paratext>a description of the nature of work undertaken by each Supplier Person.</paratext>
                </para>
                <drafting.note id="a217390" jurisdiction="">
                  <head align="left" preservecase="true">
                    <headtext>Information on resourcing (optional clause)</headtext>
                  </head>
                  <division id="a000041" level="1">
                    <para>
                      <paratext>
                        The information provided under 
                        <internal.reference refid="a479764">
                          <ital>clause 5.4</ital>
                        </internal.reference>
                         should help the customer understand how the supplier resources the services. That information can be useful in transitioning services to a new supplier or understanding if TUPE will be applicable on termination.
                      </paratext>
                    </para>
                  </division>
                </drafting.note>
              </subclause2>
            </subclause1>
            <subclause1 id="a736855">
              <identifier>5.5</identifier>
              <para>
                <paratext>
                  Each party shall comply with its obligations in 
                  <internal.reference refid="a902539">
                    <ital>Schedule 6</ital>
                  </internal.reference>
                  .
                </paratext>
              </para>
              <drafting.note id="a807879" jurisdiction="">
                <head align="left" preservecase="true">
                  <headtext>TUPE (optional clause)</headtext>
                </head>
                <division id="a000042" level="1">
                  <para>
                    <paratext>
                      For more information, see 
                      <internal.reference refid="a269079">
                        <ital>Drafting note, Transfer of employees under TUPE</ital>
                      </internal.reference>
                       above and the integrated drafting notes at 
                      <internal.reference refid="a902539">
                        <ital>Schedule 6</ital>
                      </internal.reference>
                      .
                    </paratext>
                  </para>
                </division>
              </drafting.note>
            </subclause1>
          </clause>
          <clause id="a990629">
            <identifier>6.</identifier>
            <head align="left" preservecase="true">
              <headtext>Customer's obligations</headtext>
            </head>
            <drafting.note id="a823341" jurisdiction="">
              <head align="left" preservecase="true">
                <headtext>Customer's obligations</headtext>
              </head>
              <division id="a000043" level="1">
                <para>
                  <paratext>The supplier usually needs a degree of co-operation from the customer to provide the services. As this is a pro-customer agreement, the customer's obligations are relatively few and general in nature. They include basic commitments about co-operation, access and information.</paratext>
                </para>
              </division>
            </drafting.note>
            <subclause1 id="a509419">
              <identifier>6.1</identifier>
              <para>
                <paratext>The Customer shall:</paratext>
              </para>
              <subclause2 id="a182482">
                <identifier>(a)</identifier>
                <para>
                  <paratext>co-operate with the Supplier in all matters relating to the Services;</paratext>
                </para>
              </subclause2>
              <subclause2 id="a778841">
                <identifier>(b)</identifier>
                <para>
                  <paratext>provide access to the Customer's premises and other facilities as may reasonably be requested by the Supplier[, and agreed with the Customer [in writing] in advance,] for the purposes of the Services;</paratext>
                </para>
                <drafting.note id="a622622" jurisdiction="">
                  <head align="left" preservecase="true">
                    <headtext>Access to premises and facilities</headtext>
                  </head>
                  <division id="a000044" level="1">
                    <para>
                      <paratext>
                        <internal.reference refid="a778841">
                          <ital>Clause 6.1(b)</ital>
                        </internal.reference>
                         obliges the customer to provide access to its premises and facilities. It is expressed in general terms, but if the services require specific facilities which are unusual but necessary (for example, a dedicated telephone line or access for large vehicles at any time of the day or night), these should be set out in the agreement.
                      </paratext>
                    </para>
                  </division>
                </drafting.note>
              </subclause2>
              <subclause2 id="a651503">
                <identifier>(c)</identifier>
                <para>
                  <paratext>
                    provide to the Supplier all documents, information, items and materials required under 
                    <internal.reference refid="a326473">
                      <ital>Schedule 1</ital>
                    </internal.reference>
                     [or otherwise reasonably required by the Supplier for the purpose of providing the Services];
                  </paratext>
                </para>
                <drafting.note id="a970308" jurisdiction="">
                  <head align="left" preservecase="true">
                    <headtext>Customer materials</headtext>
                  </head>
                  <division id="a000045" level="1">
                    <para>
                      <paratext>The wording in brackets can be used where the parties cannot be certain, at the outset, which materials will be needed.</paratext>
                    </para>
                    <para>
                      <paratext>
                        The supplier may want to include a provision that the customer materials are provided by a deadline and that they are accurate and complete (see 
                        <link anchor="a500466" href="7-623-0751" style="ACTLinkPLCtoPLC">
                          <ital>Standard document, Services agreement (pro-supplier): clause 5</ital>
                        </link>
                        ). From the customer's perspective, obligations like this should be qualified, for example, by reference to "reasonable endeavours".
                      </paratext>
                    </para>
                    <para>
                      <paratext>
                        For information on best and reasonable endeavours, see 
                        <link href="6-380-0482" style="ACTLinkPLCtoPLC">
                          <ital>Practice note, Best or reasonable endeavours?</ital>
                        </link>
                        <ital>.</ital>
                      </paratext>
                    </para>
                  </division>
                </drafting.note>
              </subclause2>
              <subclause2 condition="optional" id="a848091">
                <identifier>(d)</identifier>
                <para>
                  <paratext>
                    provide the Customer Equipment to the Supplier by the dates and in the manner prescribed in 
                    <internal.reference refid="a326473">
                      <ital>Schedule 1</ital>
                    </internal.reference>
                    ;
                  </paratext>
                </para>
              </subclause2>
              <subclause2 id="a283933">
                <identifier>(e)</identifier>
                <para>
                  <paratext>
                    inform the Supplier of all health and safety and security requirements that apply from time to time at [any of] the Customer's premises which the Supplier will require access to. [The Customer's requirements as at the Effective Date are set out in 
                    <internal.reference refid="a387902">
                      <ital>Schedule 4</ital>
                    </internal.reference>
                    ]; and
                  </paratext>
                </para>
              </subclause2>
              <subclause2 id="a704964">
                <identifier>(f)</identifier>
                <para>
                  <paratext>[ANY OTHER RELEVANT OBLIGATIONS].</paratext>
                </para>
                <drafting.note id="a598188" jurisdiction="">
                  <head align="left" preservecase="true">
                    <headtext>Other obligations</headtext>
                  </head>
                  <division id="a000046" level="1">
                    <para>
                      <paratext>Consider whether it is sensible for the customer to offer further obligations, such as:</paratext>
                    </para>
                    <list type="bulleted">
                      <list.item>
                        <para>
                          <paratext>Providing timely approvals or feedback.</paratext>
                        </para>
                      </list.item>
                      <list.item>
                        <para>
                          <paratext>Taking care of the supplier's equipment.</paratext>
                        </para>
                      </list.item>
                      <list.item>
                        <para>
                          <paratext>Obtaining and maintaining appropriate licences and consents to enable the supplier to provide the services.</paratext>
                        </para>
                      </list.item>
                      <list.item>
                        <para>
                          <paratext>
                            Not soliciting the supplier's staff for employment by the customer. For an example of this clause and information on it, see 
                            <link anchor="a578846" href="7-623-0751" style="ACTLinkPLCtoPLC">
                              <ital>Standard document, Services agreement (pro-supplier): clause 7</ital>
                            </link>
                             and its drafting notes.
                          </paratext>
                        </para>
                      </list.item>
                    </list>
                  </division>
                </drafting.note>
              </subclause2>
            </subclause1>
            <subclause1 id="a947136">
              <identifier>6.2</identifier>
              <para>
                <paratext>The Supplier cannot rely on the Customer's breach of this agreement to excuse any failure in the Supplier's performance unless:</paratext>
              </para>
              <subclause2 id="a642933">
                <identifier>(a)</identifier>
                <para>
                  <paratext>the Supplier promptly notifies the Customer in writing [and in reasonable detail] of the Customer breach and its effect or anticipated effect on the Services;</paratext>
                </para>
              </subclause2>
              <subclause2 id="a566188">
                <identifier>(b)</identifier>
                <para>
                  <paratext>the obligations that the Supplier cannot perform are directly [and materially] impacted by the Customer's breach; and</paratext>
                </para>
              </subclause2>
              <subclause2 id="a236615">
                <identifier>(c)</identifier>
                <para>
                  <paratext>the Supplier uses all reasonable endeavours to continue to provide the affected obligations in accordance with this agreement.</paratext>
                </para>
                <drafting.note id="a742425" jurisdiction="">
                  <head align="left" preservecase="true">
                    <headtext>Default by the customer</headtext>
                  </head>
                  <division id="a000047" level="1">
                    <para>
                      <paratext>
                        When things start to go wrong, the first manifestation of this is often delay, and the supplier will often try and blame the customer. This 
                        <internal.reference refid="a947136">
                          <ital>clause 6.2</ital>
                        </internal.reference>
                         is intended to make the supplier's right to relief contingent on notifying the customer of the issue and taking steps to mitigate its effects.
                      </paratext>
                    </para>
                    <para>
                      <paratext>Relief only applies to obligations directly impacted by the customer's breach. There is optional wording so that supplier performance needs to be materially impacted. As this is customer-friendly, the customer should expect push back from the supplier if including this.</paratext>
                    </para>
                  </division>
                </drafting.note>
              </subclause2>
            </subclause1>
            <subclause1 condition="optional" id="a523496">
              <identifier>6.3</identifier>
              <para>
                <paratext>
                  The Supplier cannot rely on a notice given under 
                  <internal.reference refid="a642933">
                    <ital>clause 6.2(a)</ital>
                  </internal.reference>
                   in respect of any failure in the Supplier's performance which occurs before the Customer's receipt of that notice.
                </paratext>
              </para>
              <drafting.note id="a982350" jurisdiction="">
                <head align="left" preservecase="true">
                  <headtext>No relief until notice (optional clause)</headtext>
                </head>
                <division id="a000048" level="1">
                  <para>
                    <paratext>
                      <internal.reference refid="a523496">
                        <ital>Clause 6.3</ital>
                      </internal.reference>
                       restricts the supplier's ability to excuse its own poor performance by pointing to a long-past failure by the customer which the supplier did not comment on at the time.
                    </paratext>
                  </para>
                  <para>
                    <paratext>
                      Some suppliers may push back on this clause, arguing that it may not be operationally possible to notify the customer straight away of a relief event and that it would be unreasonable to deny the supplier relief in these circumstances. Given the obligation in 
                      <internal.reference refid="a642933">
                        <ital>clause 6.2(a)</ital>
                      </internal.reference>
                       to notify the customer "promptly" of any relief event, the customer may decide that this clause can be omitted.
                    </paratext>
                  </para>
                </division>
              </drafting.note>
            </subclause1>
            <subclause1 id="a664964">
              <identifier>6.4</identifier>
              <para>
                <paratext>
                  The Customer may challenge any notice received from the Supplier under 
                  <internal.reference refid="a642933">
                    <ital>clause 6.2(a)</ital>
                  </internal.reference>
                   if it believes, in its reasonable opinion, that the breach notified to it should not have [an 
                  <bold>OR</bold>
                   a material] adverse effect on the Supplier performing its obligations in accordance with this agreement. Any resulting dispute regarding the occurrence or impact of the notified breach may be referred by either party for resolution in accordance with 
                  <internal.reference refid="a120176">
                    <ital>clause 34</ital>
                  </internal.reference>
                  . Any failure by the Customer to challenge a notice from the Supplier under 
                  <internal.reference refid="a642933">
                    <ital>clause 6.2(a)</ital>
                  </internal.reference>
                  <ital> </ital>
                  does not mean that the Customer accepts that it is in breach or that any breach excuses any failure in the Supplier's performance.
                </paratext>
              </para>
            </subclause1>
          </clause>
          <clause id="a906795">
            <identifier>7.</identifier>
            <head align="left" preservecase="true">
              <headtext>Change control</headtext>
            </head>
            <drafting.note id="a298873" jurisdiction="">
              <head align="left" preservecase="true">
                <headtext>Change control</headtext>
              </head>
              <division id="a000049" level="1">
                <para>
                  <paratext>
                    <internal.reference refid="a906795">
                      <ital>Clause 7</ital>
                    </internal.reference>
                     sets out the process to request a change to the scope or execution of the services. The process is relatively customer friendly as it obliges the supplier to engage with customer change requests. For a more supplier-friendly change control clause that obliges the customer to accept supplier change requests in certain circumstances, see 
                    <link anchor="a170137" href="7-623-0751" style="ACTLinkPLCtoPLC">
                      <ital>Standard document, Services agreement (pro-supplier): clause 9</ital>
                    </link>
                    .
                  </paratext>
                </para>
                <para>
                  <paratext>The procedure in this clause is straightforward and should be suitable where the services are not too complex.</paratext>
                </para>
                <para>
                  <paratext>Where the likelihood of significant change to the services is low (for example, because the term of the agreement is short), the parties may decide that a change control procedure is not necessary. If that is the case, delete this clause.</paratext>
                </para>
                <division id="a463529" level="2">
                  <head align="left" preservecase="true">
                    <headtext>More complex change control provisions</headtext>
                  </head>
                  <para>
                    <paratext>
                      For more complex services or if the agreement has a long term, "change" may need to be dealt with more comprehensively. Of particular relevance is whether the services and the charges are defined in such a way as to accommodate a degree of change during the life of the agreement. For example, can the price for any particular level of usage of the services be ascertained from 
                      <internal.reference refid="a879950">
                        <ital>Schedule 2</ital>
                      </internal.reference>
                      ? Or would any change in usage always require reference to this procedure?
                    </paratext>
                  </para>
                  <para>
                    <paratext>
                      For a more detailed change control procedure, see 
                      <link anchor="a518054" href="5-213-3958" style="ACTLinkPLCtoPLC">
                        <ital>Standard document, Outsourcing agreement shorter form: Schedule 13</ital>
                      </link>
                      .
                    </paratext>
                  </para>
                </division>
                <division id="a541154" level="2">
                  <head align="left" preservecase="true">
                    <headtext>Template change control note</headtext>
                  </head>
                  <para>
                    <paratext>The parties may also want to agree a template change control note, which can be attached as a schedule to the agreement. In some organisations, change requests will be prepared and managed by non-legal staff (commercial managers or operational personnel), so having a clear template may make the process more efficient. It would also ensure consistency across all change control notes, making it easier to keep track of all the changes made during the term of the agreement.</paratext>
                  </para>
                  <para>
                    <paratext>
                      For a change control note template, see 
                      <link href="w-012-9297" style="ACTLinkPLCtoPLC">
                        <ital>Standard clause, Change control</ital>
                      </link>
                      .
                    </paratext>
                  </para>
                </division>
              </division>
            </drafting.note>
            <subclause1 id="a223585">
              <identifier>7.1</identifier>
              <para>
                <paratext>
                  Either party may submit a written request for Change to the other party in accordance with this 
                  <internal.reference refid="a906795">
                    <ital>clause 7</ital>
                  </internal.reference>
                  , but no proposed Change will come into effect until a Change Control Note has been signed by the authorised representatives of both parties.
                </paratext>
              </para>
            </subclause1>
            <subclause1 id="a377752">
              <identifier>7.2</identifier>
              <para>
                <paratext>If the Customer wishes to make a Change:</paratext>
              </para>
              <subclause2 id="a193859">
                <identifier>(a)</identifier>
                <para>
                  <paratext>the Customer shall submit a written request to the Supplier, providing as much detail as is reasonably necessary to enable the Supplier to prepare the draft Change Control Note; and</paratext>
                </para>
              </subclause2>
              <subclause2 id="a817003">
                <identifier>(b)</identifier>
                <para>
                  <paratext>
                    the Supplier shall, within [NUMBER] Business Days of receiving the Customer's request at 
                    <internal.reference refid="a193859">
                      <ital>clause 7.2(a)</ital>
                    </internal.reference>
                    , provide a Change Control Note to the Customer.
                  </paratext>
                </para>
              </subclause2>
            </subclause1>
            <subclause1 id="a412481">
              <identifier>7.3</identifier>
              <para>
                <paratext>If the Supplier wishes to make a Change, it shall send a Change Control Note to the Customer.</paratext>
              </para>
            </subclause1>
            <subclause1 id="a377952">
              <identifier>7.4</identifier>
              <para>
                <paratext>A Change Control Note must contain sufficient information to enable the Customer to assess the Change, including as a minimum:</paratext>
              </para>
              <subclause2 id="a746167">
                <identifier>(a)</identifier>
                <para>
                  <paratext>the title of the Change;</paratext>
                </para>
              </subclause2>
              <subclause2 id="a879344">
                <identifier>(b)</identifier>
                <para>
                  <paratext>a description of the Change;</paratext>
                </para>
              </subclause2>
              <subclause2 id="a243554">
                <identifier>(c)</identifier>
                <para>
                  <paratext>details of the effect of the proposed Change on:</paratext>
                </para>
                <subclause3 id="a516669">
                  <identifier>(i)</identifier>
                  <para>
                    <paratext>the Services;</paratext>
                  </para>
                </subclause3>
                <subclause3 id="a591136">
                  <identifier>(ii)</identifier>
                  <para>
                    <paratext>the Charges;</paratext>
                  </para>
                </subclause3>
                <subclause3 id="a366849">
                  <identifier>(iii)</identifier>
                  <para>
                    <paratext>the timetable for the Services; and</paratext>
                  </para>
                </subclause3>
                <subclause3 id="a768345">
                  <identifier>(iv)</identifier>
                  <para>
                    <paratext>any other term of this agreement.</paratext>
                  </para>
                </subclause3>
              </subclause2>
            </subclause1>
            <subclause1 id="a769833">
              <identifier>7.5</identifier>
              <para>
                <paratext>
                  The Supplier may only reject a request for Change from the Customer under 
                  <internal.reference refid="a193859">
                    <ital>clause 7.2(a)</ital>
                  </internal.reference>
                   if the Supplier can demonstrate to the Customer's reasonable satisfaction that:
                </paratext>
              </para>
              <subclause2 id="a834068">
                <identifier>(a)</identifier>
                <para>
                  <paratext>the proposed Change would require this agreement to be delivered in a way that infringes any Applicable Law; or</paratext>
                </para>
              </subclause2>
              <subclause2 id="a489804">
                <identifier>(b)</identifier>
                <para>
                  <paratext>it does not have the technical skill or capacity to implement the proposed Change.</paratext>
                </para>
              </subclause2>
            </subclause1>
            <subclause1 id="a147339">
              <identifier>7.6</identifier>
              <para>
                <paratext>If the parties:</paratext>
              </para>
              <subclause2 id="a156803">
                <identifier>(a)</identifier>
                <para>
                  <paratext>agree to the terms of a Change Control Note, they shall sign it and that Change Control Note will amend this agreement; or</paratext>
                </para>
              </subclause2>
              <subclause2 id="a590842">
                <identifier>(b)</identifier>
                <para>
                  <paratext>
                    are unable to agree a Change Control Note, either party may require the disagreement to be dealt with in accordance with 
                    <internal.reference refid="a120176">
                      <ital>clause 34</ital>
                    </internal.reference>
                    .
                  </paratext>
                </para>
              </subclause2>
            </subclause1>
            <subclause1 id="a197257">
              <identifier>7.7</identifier>
              <para>
                <paratext>
                  [Each party bears its own costs in relation to compliance with the procedure in this 
                  <internal.reference refid="a906795">
                    <ital>clause 7</ital>
                  </internal.reference>
                  .
                </paratext>
              </para>
              <para>
                <paratext>
                  <bold>OR</bold>
                </paratext>
              </para>
              <para>
                <paratext>
                  The Supplier may charge for the time it spends on preparing and negotiating Change Control Notes where the Customer has requested the Change under 
                  <internal.reference refid="a193859">
                    <ital>clause 7.2(a)</ital>
                  </internal.reference>
                  . The Supplier shall charge for its time on a time and materials basis at the Supplier's daily rates specified in 
                  <internal.reference refid="a879950">
                    <ital>Schedule 2</ital>
                  </internal.reference>
                  .]
                </paratext>
              </para>
              <drafting.note id="a632825" jurisdiction="">
                <head align="left" preservecase="true">
                  <headtext>Charging for change requests</headtext>
                </head>
                <division id="a000050" level="1">
                  <para>
                    <paratext>The first option clarifies that neither party can charge the other for compliance with change control. If the customer is willing to pay for the supplier's time spent in dealing with change requests which the customer originates, use the second option.</paratext>
                  </para>
                </division>
              </drafting.note>
            </subclause1>
          </clause>
          <clause id="a602761">
            <identifier>8.</identifier>
            <head align="left" preservecase="true">
              <headtext>Charges and payment</headtext>
            </head>
            <drafting.note id="a975217" jurisdiction="">
              <head align="left" preservecase="true">
                <headtext>Charges and payment</headtext>
              </head>
              <division id="a000051" level="1">
                <division id="a385270" level="2">
                  <head align="left" preservecase="true">
                    <headtext>Calculating the charges</headtext>
                  </head>
                  <para>
                    <paratext>There are several options for pricing services agreements, including:</paratext>
                  </para>
                  <list type="bulleted">
                    <list.item>
                      <para>
                        <paratext>Time and materials.</paratext>
                      </para>
                    </list.item>
                    <list.item>
                      <para>
                        <paratext>Fixed price.</paratext>
                      </para>
                    </list.item>
                    <list.item>
                      <para>
                        <paratext>Hybrid arrangements such as ceiling pricing (time and materials fixed up to an agreed level) and staged pricing, with one or more stages being based on time and materials and one or more other stages on a fixed price.</paratext>
                      </para>
                    </list.item>
                  </list>
                  <para>
                    <paratext>
                      This 
                      <internal.reference refid="a602761">
                        <ital>clause 8</ital>
                      </internal.reference>
                       assumes that the parties will agree the pricing and payment terms for the services upfront.
                    </paratext>
                  </para>
                </division>
                <division id="a416517" level="2">
                  <head align="left" preservecase="true">
                    <headtext>Time and materials</headtext>
                  </head>
                  <para>
                    <paratext>
                      <internal.reference refid="a343149">
                        <ital>Clause 8.2</ital>
                      </internal.reference>
                       provides some detail on how the supplier's rates work, which should be amended to reflect the actual position (and could alternatively be set out in 
                      <internal.reference refid="a879950">
                        <ital>Schedule 2</ital>
                      </internal.reference>
                      ).
                    </paratext>
                  </para>
                  <para>
                    <paratext>A time and materials fee approach can benefit the customer so that it only pays for work actually done. However, it can be risky because the customer does not have control over the total price for the services. If the supplier is charging on a time and materials basis, consider whether to include a cap on the total fees that can be charged.</paratext>
                  </para>
                </division>
                <division id="a567054" level="2">
                  <head align="left" preservecase="true">
                    <headtext>Milestones and acceptance</headtext>
                  </head>
                  <para>
                    <paratext>
                      If payment is linked to milestones, draft the milestones (which could be set out in 
                      <internal.reference refid="a326473">
                        <ital>Schedule 1</ital>
                      </internal.reference>
                       or 
                      <internal.reference refid="a879950">
                        <ital>Schedule 2</ital>
                      </internal.reference>
                      ) so as to minimise disputes over whether a milestone has been achieved (and subsequently, whether payment is due).
                    </paratext>
                  </para>
                  <para>
                    <paratext>When drafting milestone provisions for the customer:</paratext>
                  </para>
                  <list type="bulleted">
                    <list.item>
                      <para>
                        <paratext>Make it as clear as possible what achievement involves, and ensure that general statements are broken down into specific detail.</paratext>
                      </para>
                    </list.item>
                    <list.item>
                      <para>
                        <paratext>Make sure that it is clear when a milestone is achieved, so that payment is triggered. A customer may want the trigger for payment to be completion of the milestone to the customer's satisfaction. The supplier will at least want to stipulate "reasonable" satisfaction and is likely to push for more objective criteria.</paratext>
                      </para>
                    </list.item>
                  </list>
                  <para>
                    <paratext>
                      If appropriate to the services, consider making invoicing and payment contingent on services being approved or accepted (see 
                      <internal.reference refid="a271687">
                        <ital>Drafting note, Reviewing results of services (optional clause)</ital>
                      </internal.reference>
                      ). For an example of a detailed acceptance testing process, see 
                      <link anchor="a521694" href="0-202-4551" style="ACTLinkPLCtoPLC">
                        <ital>Standard document, Outsourcing agreement: long form: clause 8</ital>
                      </link>
                      .
                    </paratext>
                  </para>
                </division>
                <division id="a814754" level="2">
                  <head align="left" preservecase="true">
                    <headtext>Increase in charges</headtext>
                  </head>
                  <para>
                    <paratext>As this is a pro-customer agreement, there is no clause permitting the supplier to increase the charges unilaterally. From a negotiating perspective, the customer may not want to offer this type of clause in the initial draft provided to the supplier, but note that the supplier may ask for it to be included.</paratext>
                  </para>
                  <para>
                    <paratext>
                      For a clause which permits the supplier to increase the charges, see 
                      <link anchor="a602830" href="7-623-0751" style="ACTLinkPLCtoPLC">
                        <ital>Standard document, Services agreement (pro-supplier): clause 10.4</ital>
                      </link>
                      .
                    </paratext>
                  </para>
                </division>
              </division>
            </drafting.note>
            <subclause1 id="a236799">
              <identifier>8.1</identifier>
              <para>
                <paratext>In consideration of the provision of the Services by the Supplier, the Customer shall pay the Charges.</paratext>
              </para>
            </subclause1>
            <subclause1 id="a343149">
              <identifier>8.2</identifier>
              <para>
                <paratext>Where the Charges are calculated on a time and materials basis:</paratext>
              </para>
              <subclause2 id="a289198">
                <identifier>(a)</identifier>
                <para>
                  <paratext>
                    the Supplier's fee rates for each individual person are set out in 
                    <internal.reference refid="a879950">
                      <ital>Schedule 2</ital>
                    </internal.reference>
                    ;
                  </paratext>
                </para>
              </subclause2>
              <subclause2 id="a311843">
                <identifier>(b)</identifier>
                <para>
                  <paratext>daily fee rates are calculated on the basis of an eight-hour day, worked during Business Hours; [and]</paratext>
                </para>
              </subclause2>
              <subclause2 condition="optional" id="a883471">
                <identifier>(c)</identifier>
                <para>
                  <paratext>the Supplier shall not be entitled to charge on a pro rata basis for part days worked by the Supplier Personnel during Business Hours, unless it has the Customer's prior written consent to do so; [and]</paratext>
                </para>
                <drafting.note id="a919194" jurisdiction="">
                  <head align="left" preservecase="true">
                    <headtext>Less than a day's work (optional clause)</headtext>
                  </head>
                  <division id="a000052" level="1">
                    <para>
                      <paratext>
                        <internal.reference refid="a883471">
                          <ital>Clause 8.2(c)</ital>
                        </internal.reference>
                         ensures the supplier cannot charge where it works less than a day without the customer's approval.
                      </paratext>
                    </para>
                  </division>
                </drafting.note>
              </subclause2>
              <subclause2 condition="optional" id="a901082">
                <identifier>(d)</identifier>
                <para>
                  <paratext>
                    if the Customer has agreed in writing in advance, the Supplier may charge for specific work outside Business Hours by Supplier Personnel at the overtime rates set out in 
                    <internal.reference refid="a879950">
                      <ital>Schedule 2</ital>
                    </internal.reference>
                    [, pro-rated to reflect the hours worked]. The Supplier may not charge for work done outside Business Hours in any other circumstances; and
                  </paratext>
                </para>
                <drafting.note id="a791756" jurisdiction="">
                  <head align="left" preservecase="true">
                    <headtext>Overtime work (optional clause)</headtext>
                  </head>
                  <division id="a000053" level="1">
                    <para>
                      <paratext>
                        This 
                        <internal.reference refid="a700859">
                          <ital>clause 8.2(d)</ital>
                        </internal.reference>
                         includes optional wording so that the customer can pre-approve overtime. While this could be onerous to administer, in practice the customer is free to give a wide permission.
                      </paratext>
                    </para>
                  </division>
                </drafting.note>
              </subclause2>
              <subclause2 id="a459812">
                <identifier>(e)</identifier>
                <para>
                  <paratext>the Supplier shall ensure that all Supplier Personnel complete time sheets to record time spent on the Services, and the Supplier shall indicate the time spent per individual in its invoices.</paratext>
                </para>
              </subclause2>
            </subclause1>
            <subclause1 id="a968263">
              <identifier>8.3</identifier>
              <para>
                <paratext>The Customer shall reimburse the Supplier for the following costs and expenses which are excluded from the Charges:</paratext>
              </para>
              <subclause2 id="a958896">
                <identifier>(a)</identifier>
                <para>
                  <paratext>the cost of hotel, subsistence, travelling and any other ancillary expenses reasonably incurred by the Supplier Personnel in connection with the Services, provided that:</paratext>
                </para>
                <subclause3 id="a501088">
                  <identifier>(i)</identifier>
                  <para>
                    <paratext>
                      the Supplier obtains the Customer's prior written approval before incurring [any expenses 
                      <bold>OR</bold>
                       any individual expense item exceeding £[AMOUNT] 
                      <bold>OR</bold>
                       any expenses over £[AMOUNT] in any calendar month]; [and]
                    </paratext>
                  </para>
                </subclause3>
                <subclause3 condition="optional" id="a528763">
                  <identifier>(ii)</identifier>
                  <para>
                    <paratext>
                      any expenses are incurred in accordance with the Customer's expenses policy, as set out in 
                      <internal.reference refid="a387902">
                        <ital>Schedule 4</ital>
                      </internal.reference>
                       and updated from time to time on written notice to the Supplier; and
                    </paratext>
                  </para>
                </subclause3>
              </subclause2>
              <subclause2 id="a834499">
                <identifier>(b)</identifier>
                <para>
                  <paratext>
                    the cost to the Supplier of any materials or services procured by the Supplier from third parties for the provision of the Services provided that those items and their cost are specified in 
                    <internal.reference refid="a879950">
                      <ital>Schedule 2</ital>
                    </internal.reference>
                     or approved by the Customer in writing before being incurred by the Supplier.
                  </paratext>
                </para>
                <drafting.note id="a657826" jurisdiction="">
                  <head align="left" preservecase="true">
                    <headtext>Costs and expenses</headtext>
                  </head>
                  <division id="a000054" level="1">
                    <para>
                      <paratext>
                        <internal.reference refid="a968263">
                          <ital>Clause 8.3</ital>
                        </internal.reference>
                         provides for travel and related expenses and the costs of third party services and materials to be payable in addition to the charges specified in 
                        <internal.reference refid="a879950">
                          <ital>Schedule 2</ital>
                        </internal.reference>
                        .
                      </paratext>
                    </para>
                    <para>
                      <paratext>
                        <internal.reference refid="a958896">
                          <ital>Clause 8.3(a)</ital>
                        </internal.reference>
                         deals with the travel and subsistence costs of personnel engaged in providing the services. There is optional wording requiring the supplier to:
                      </paratext>
                    </para>
                    <list type="bulleted">
                      <list.item>
                        <para>
                          <paratext>Obtain the customer's approval for any expenses or just expenses over a specified amount. Where the nature of the services means that the supplier will regularly incur expenses, the customer may conclude that there are administrative benefits to not needing to approve every expense request.</paratext>
                        </para>
                      </list.item>
                      <list.item>
                        <para>
                          <paratext>Comply with the customer's expenses policy.</paratext>
                        </para>
                      </list.item>
                    </list>
                    <para>
                      <paratext>Alternatively, the customer may want to book the supplier's hotel and travel itself.</paratext>
                    </para>
                    <para>
                      <paratext>
                        <internal.reference refid="a834499">
                          <ital>Clause 8.3(b)</ital>
                        </internal.reference>
                         covers sums paid to third parties. If the items and their cost are not specified in 
                        <internal.reference refid="a879950">
                          <ital>Schedule 2</ital>
                        </internal.reference>
                        , the supplier must get the customer's advance approval before incurring them. Given the potential size of third party costs, the customer is often less willing to allow the supplier to incur third party costs without prior approval, although the parties could adapt the clause so that it is only costs over a certain amount that need prior approval.
                      </paratext>
                    </para>
                  </division>
                </drafting.note>
              </subclause2>
            </subclause1>
            <subclause1 id="a570139">
              <identifier>8.4</identifier>
              <para>
                <paratext>Except as otherwise provided in this agreement, the Supplier shall bear its own costs and expenses incurred in performing its obligations under this agreement.</paratext>
              </para>
            </subclause1>
            <subclause1 id="a537765">
              <identifier>8.5</identifier>
              <para>
                <paratext>
                  The Supplier shall invoice the Customer for the Charges on the schedule specified in 
                  <internal.reference refid="a879950">
                    <ital>Schedule 2</ital>
                  </internal.reference>
                  . If no schedule is specified, the Supplier shall invoice the Customer at the end of each month for Services [performed 
                  <bold>OR</bold>
                   approved by the Customer under 
                  <internal.reference refid="a779361">
                    <ital>clause 4</ital>
                  </internal.reference>
                  ] during that month. [Each invoice must:
                </paratext>
              </para>
              <subclause2 id="a825619">
                <identifier>(a)</identifier>
                <para>
                  <paratext>set out how any Charges which are not fixed price have been calculated;</paratext>
                </para>
              </subclause2>
              <subclause2 id="a454633">
                <identifier>(b)</identifier>
                <para>
                  <paratext>be accompanied by management information to verify the accuracy of the invoice;</paratext>
                </para>
              </subclause2>
              <subclause2 id="a530467">
                <identifier>(c)</identifier>
                <para>
                  <paratext>explicitly refer to the Customer's purchase order number (if any); and</paratext>
                </para>
              </subclause2>
              <subclause2 id="a151796">
                <identifier>(d)</identifier>
                <para>
                  <paratext>contain any other information reasonably requested by the Customer.]</paratext>
                </para>
              </subclause2>
            </subclause1>
            <subclause1 id="a299339">
              <identifier>8.6</identifier>
              <para>
                <paratext>The Supplier shall invoice the Customer monthly in arrears for expenses and third party costs. [The Supplier shall ensure that expenses and third party costs are passed through to the Customer at cost, with no mark-up.]</paratext>
              </para>
              <drafting.note id="a468268" jurisdiction="">
                <head align="left" preservecase="true">
                  <headtext>No mark-up</headtext>
                </head>
                <division id="a000055" level="1">
                  <para>
                    <paratext>
                      This 
                      <internal.reference refid="a299339">
                        <ital>clause 8.6</ital>
                      </internal.reference>
                       assumes that the supplier cannot mark-up expenses and third party costs that it passes through to the customer. This is usually the position in services agreements although a supplier in a strong position may be able to impose a mark-up on expenses and costs passed through to the customer. If that is the case, remove the second sentence and include details of the mark-up in this clause or 
                      <internal.reference refid="a879950">
                        <ital>Schedule 2</ital>
                      </internal.reference>
                      .
                    </paratext>
                  </para>
                </division>
              </drafting.note>
            </subclause1>
            <subclause1 condition="optional" id="a972590">
              <identifier>8.7</identifier>
              <para>
                <paratext>The Customer has no obligation to:</paratext>
              </para>
              <subclause2 id="a466693">
                <identifier>(a)</identifier>
                <para>
                  <paratext>pay any Charges invoiced more than [NUMBER] months after they should have been invoiced under this agreement; or</paratext>
                </para>
              </subclause2>
              <subclause2 id="a491507">
                <identifier>(b)</identifier>
                <para>
                  <paratext>reimburse the Supplier for any expenses or third party costs invoiced to the Customer more than [NUMBER] months after they were incurred.</paratext>
                </para>
                <drafting.note id="a567707" jurisdiction="">
                  <head align="left" preservecase="true">
                    <headtext>Late invoicing (optional clause)</headtext>
                  </head>
                  <division id="a000056" level="1">
                    <para>
                      <paratext>The customer will expect the supplier to submit invoices for the charges on time and for expenses and third party costs promptly once they have been incurred. Receiving late invoices long after work has been done can create an administrative burden for the customer to reconcile, particularly if it has closed the books on a financial year.</paratext>
                    </para>
                    <para>
                      <paratext>
                        However, the customer should bear in mind that the courts may be reluctant to deny the supplier any payment purely on the basis that it has invoiced late. For more information, see 
                        <link anchor="a101359" href="w-038-0145" style="ACTLinkPLCtoPLC">
                          <ital>Practice note, Invoices in commercial contracts: common issues: Late invoicing and waiver of debt</ital>
                        </link>
                        .
                      </paratext>
                    </para>
                  </division>
                </drafting.note>
              </subclause2>
            </subclause1>
            <subclause1 id="a373970">
              <identifier>8.8</identifier>
              <para>
                <paratext>The Supplier shall provide the Customer with any documents and other information reasonably requested by the Customer to verify the accuracy of the Supplier's invoices. This includes time sheets for Supplier Personnel and invoices and receipts for expenses and third party costs.</paratext>
              </para>
            </subclause1>
            <subclause1 id="a696110">
              <identifier>8.9</identifier>
              <para>
                <paratext>The Customer shall pay each undisputed invoice submitted to it by the Supplier within [30] days of receipt to a bank account nominated in writing by the Supplier. [The Customer may reduce its payment of the invoiced amount by [PERCENTAGE]% if it pays the invoice within [NUMBER] days of receipt.]</paratext>
              </para>
              <drafting.note id="a488310" jurisdiction="">
                <head align="left" preservecase="true">
                  <headtext>Early payment discount</headtext>
                </head>
                <division id="a000057" level="1">
                  <para>
                    <paratext>
                      Consider whether the customer can receive an early payment discount by paying within a shorter period after the invoice. If so, use the optional wording. For alternative early payment discount wording, see 
                      <link anchor="a353058" href="w-037-3547" style="ACTLinkPLCtoPLC">
                        <ital>Standard clause, Software development agreement (pro-customer): clause 10.8</ital>
                      </link>
                      .
                    </paratext>
                  </para>
                </division>
              </drafting.note>
            </subclause1>
            <subclause1 id="a255884">
              <identifier>8.10</identifier>
              <para>
                <paratext>If the Customer receives an invoice which it reasonably believes includes a sum which is not valid and properly due:</paratext>
              </para>
              <subclause2 id="a807066">
                <identifier>(a)</identifier>
                <para>
                  <paratext>the Customer shall notify the Supplier in writing of the disputed amount(s) as soon as reasonably practicable;</paratext>
                </para>
              </subclause2>
              <subclause2 id="a810697">
                <identifier>(b)</identifier>
                <para>
                  <paratext>the Supplier shall provide all evidence as may be reasonably necessary to verify the disputed invoice;</paratext>
                </para>
              </subclause2>
              <subclause2 id="a379104">
                <identifier>(c)</identifier>
                <para>
                  <paratext>the Customer's failure to pay the disputed amount(s) shall not be deemed to be a breach of this agreement;</paratext>
                </para>
              </subclause2>
              <subclause2 id="a680203">
                <identifier>(d)</identifier>
                <para>
                  <paratext>the Customer shall pay the balance of the invoice which is not in dispute by the due date for payment of the invoice;</paratext>
                </para>
              </subclause2>
              <subclause2 id="a169332">
                <identifier>(e)</identifier>
                <para>
                  <paratext>
                    the parties shall [seek to resolve the items in dispute in accordance with 
                    <internal.reference refid="a120176">
                      <ital>clause 34</ital>
                    </internal.reference>
                    <bold>OR</bold>
                     use reasonable endeavours to resolve the items in dispute promptly];
                  </paratext>
                </para>
              </subclause2>
              <subclause2 id="a188753">
                <identifier>(f)</identifier>
                <para>
                  <paratext>
                    to the extent that the Customer is obliged, following resolution of the dispute, to pay an amount, then the Supplier may charge interest on that amount at the rate specified in 
                    <internal.reference refid="a324359">
                      <ital>clause 8.11</ital>
                    </internal.reference>
                     from the [original due date for payment 
                    <bold>OR</bold>
                     date that the dispute is resolved] until the date of payment; and
                  </paratext>
                </para>
                <drafting.note id="a534323" jurisdiction="">
                  <head align="left" preservecase="true">
                    <headtext>Interest on disputed invoices</headtext>
                  </head>
                  <division id="a000058" level="1">
                    <para>
                      <paratext>The second option in brackets favours the customer, although the supplier may insist on the first option (not unreasonably).</paratext>
                    </para>
                  </division>
                </drafting.note>
              </subclause2>
              <subclause2 id="a995872">
                <identifier>(g)</identifier>
                <para>
                  <paratext>once the dispute has been resolved, where either party is required to make a balancing payment or issue a credit note, it shall do so within [NUMBER] Business Days of the resolution of the dispute.</paratext>
                </para>
              </subclause2>
            </subclause1>
            <subclause1 id="a324359">
              <identifier>8.11</identifier>
              <para>
                <paratext>
                  If the Customer fails to make a payment due to the Supplier under this agreement by the due date, then, without limiting the Supplier's remedies under 
                  <internal.reference refid="a725802">
                    <ital>clause 19</ital>
                  </internal.reference>
                  , the Supplier may [charge (and the Customer shall pay) interest on the overdue sum from the due date until payment of the overdue sum 
                  <bold>OR</bold>
                   notify the Customer of its intention to charge interest on that overdue sum. If the Customer fails to pay the overdue sum within [NUMBER] Business Days of receiving that notice, the Supplier may charge (and the Customer shall pay) interest on the overdue sum from the due date until the date of actual payment]. Interest under this 
                  <internal.reference refid="a324359">
                    <ital>clause 8.11</ital>
                  </internal.reference>
                   will accrue each day at [4]% a year above the [Bank of England's] base rate from time to time, but at [4]% a year for any period when that base rate is below 0%.
                </paratext>
              </para>
              <drafting.note id="a615585" jurisdiction="">
                <head align="left" preservecase="true">
                  <headtext>Interest on late payment</headtext>
                </head>
                <division id="a000059" level="1">
                  <para>
                    <paratext>
                      This 
                      <internal.reference refid="a324359">
                        <ital>clause 8.11</ital>
                      </internal.reference>
                       allows the supplier to charge interest for late payment by the customer.
                    </paratext>
                  </para>
                  <para>
                    <paratext>
                      Suppliers usually expect to have a right to charge interest where the customer is late paying. It can also be in the customer's interests to include a late payment interest clause so that it displaces the higher, statutory interest rate that would otherwise apply under the 
                      <link href="5-505-5706" style="ACTLinkPLCtoPLC">
                        <ital>Late Payment of Commercial Debts (Interest) Act 1998</ital>
                      </link>
                      .
                    </paratext>
                  </para>
                  <para>
                    <paratext>
                      The second option in this clause is pro-customer wording as it gives the customer time to cure the late payment before the supplier can charge late payment interest. If the customer uses this option, it should avoid making the cure period so long that the clause fails to provide a substantial remedy for the supplier and therefore statutory interest applies. See 
                      <link anchor="a82679" href="5-532-8306" style="ACTLinkPLCtoPLC">
                        <ital>Practice note, Interest under the Late Payment of Commercial Debts (Interest) Act 1998: Contracting out of the Late Payment Act</ital>
                      </link>
                      .
                    </paratext>
                  </para>
                  <para>
                    <paratext>
                      For a discussion on interest clauses generally, see the integrated drafting notes to 
                      <link href="3-107-3800" style="ACTLinkPLCtoPLC">
                        <ital>Standard clause, Interest</ital>
                      </link>
                      .
                    </paratext>
                  </para>
                </division>
              </drafting.note>
            </subclause1>
            <subclause1 condition="optional" id="a799378">
              <identifier>8.12</identifier>
              <para>
                <paratext>All sums payable to the Supplier under this agreement are exclusive of VAT, and the Customer shall, in addition, pay an amount equal to any VAT chargeable on those sums subject to receipt of a valid VAT invoice.</paratext>
              </para>
              <drafting.note id="a907035" jurisdiction="">
                <head align="left" preservecase="true">
                  <headtext>VAT (optional clause)</headtext>
                </head>
                <division id="a000060" level="1">
                  <para>
                    <paratext>A customer in a strong bargaining position may leave this clause out so that the charges are deemed to be inclusive of VAT. However, most b2b suppliers price their services on a VAT-exclusive basis and the customer is usually responsible for paying VAT in addition to the supplier's fees.</paratext>
                  </para>
                </division>
              </drafting.note>
            </subclause1>
            <subclause1 id="a800080">
              <identifier>8.13</identifier>
              <para>
                <paratext>The Customer may, at any time[, without notice to the Supplier,] set off any liability of the Supplier to the Customer against any liability of the Customer to the Supplier, whether either liability is present or future, liquidated or unliquidated, and whether or not either liability arises under this agreement. If the liabilities to be set off are expressed in different currencies, the Customer may convert either liability at a market rate of exchange for the purpose of set-off. Any exercise by the Customer of its rights under this clause shall not limit or affect any other rights or remedies available to it under this agreement or otherwise.</paratext>
              </para>
              <drafting.note id="a810936" jurisdiction="">
                <head align="left" preservecase="true">
                  <headtext>Set-off</headtext>
                </head>
                <division id="a000061" level="1">
                  <para>
                    <paratext>
                      For a discussion on set-off clauses, see the integrated drafting notes to 
                      <link href="9-107-3802" style="ACTLinkPLCtoPLC">
                        <ital>Standard clause, Set-off</ital>
                      </link>
                      .
                    </paratext>
                  </para>
                </division>
              </drafting.note>
            </subclause1>
          </clause>
          <clause condition="optional" id="a655713">
            <identifier>9.</identifier>
            <head align="left" preservecase="true">
              <headtext>Audit</headtext>
            </head>
            <drafting.note id="a162079" jurisdiction="">
              <head align="left" preservecase="true">
                <headtext>Audit (optional clause)</headtext>
              </head>
              <division id="a000062" level="1">
                <para>
                  <paratext>
                    This optional 
                    <internal.reference refid="a655713">
                      <ital>clause 9</ital>
                    </internal.reference>
                     requires the supplier to maintain records and allow the customer and its auditors to audit the supplier to check it is charging the customer accurately and, optionally, complying with its other contractual obligations. The customer will be particularly keen to audit the supplier's charges where the supplier is working on a time and materials or similar variable basis, or incurring significant pass-through costs.
                  </paratext>
                </para>
                <para>
                  <paratext>If the services are high value and complex, a limited audit right in relation to the charges only is unlikely to be enough for the customer. In this scenario, the customer usually wants a wide audit clause to enable it to:</paratext>
                </para>
                <list type="bulleted">
                  <list.item>
                    <para>
                      <paratext>Examine the supplier's performance of the services, as well as the charges for them.</paratext>
                    </para>
                  </list.item>
                  <list.item>
                    <para>
                      <paratext>Identify suspected fraud.</paratext>
                    </para>
                  </list.item>
                  <list.item>
                    <para>
                      <paratext>
                        Verify the supplier's compliance with the customer's mandatory policies as required by 
                        <internal.reference refid="a970716">
                          <ital>clause 12</ital>
                        </internal.reference>
                        .
                      </paratext>
                    </para>
                  </list.item>
                  <list.item>
                    <para>
                      <paratext>Verify that the supplier is handling the customer's data in a compliant manner.</paratext>
                    </para>
                  </list.item>
                </list>
                <para>
                  <paratext>If the services are relatively simple or low value, or charged on a flat fee or fixed price basis. the supplier may challenge the need for an audit clause. The customer would argue that audit rights are the only way to accurately check that the supplier is complying with the agreement. If the supplier has done so, there should be no issue with the supplier being open to audits.</paratext>
                </para>
                <para>
                  <paratext>If the supplier agrees to an audit provision, it usually wants the customer's audit rights to be subject to:</paratext>
                </para>
                <list type="bulleted">
                  <list.item>
                    <para>
                      <paratext>A requirement that audits be performed during normal business hours and on reasonable prior notice.</paratext>
                    </para>
                  </list.item>
                  <list.item>
                    <para>
                      <paratext>A limitation on the frequency of audits.</paratext>
                    </para>
                  </list.item>
                  <list.item>
                    <para>
                      <paratext>Confidentiality restrictions.</paratext>
                    </para>
                  </list.item>
                </list>
                <para>
                  <paratext>This audit clause includes optional wording for these restrictions. The customer may want to use this wording to placate a supplier who objects to audit rights. Adapt the clause for any other limitations on audit rights (for example, suppliers sometimes only allow audits to be carried out by professional third party auditors).</paratext>
                </para>
                <para>
                  <paratext>The audit clause also sets out:</paratext>
                </para>
                <list type="bulleted">
                  <list.item>
                    <para>
                      <paratext>Which party bears the costs of audits.</paratext>
                    </para>
                  </list.item>
                  <list.item>
                    <para>
                      <paratext>The consequences of what happens if the audit reveals non-compliance.</paratext>
                    </para>
                  </list.item>
                </list>
                <para>
                  <paratext>
                    For more information on audit clauses and alternative drafting, see 
                    <link href="w-008-9824" style="ACTLinkPLCtoPLC">
                      <ital>Standard clause, Audit</ital>
                    </link>
                    .
                  </paratext>
                </para>
              </division>
            </drafting.note>
            <subclause1 id="a362756">
              <identifier>9.1</identifier>
              <para>
                <paratext>The Supplier shall maintain complete and accurate records of, and supporting documents for:</paratext>
              </para>
              <subclause2 id="a974997">
                <identifier>(a)</identifier>
                <para>
                  <paratext>all amounts chargeable to the Customer[; and</paratext>
                </para>
              </subclause2>
              <subclause2 id="a132621">
                <identifier>(b)</identifier>
                <para>
                  <paratext>all activities carried out,]</paratext>
                </para>
              </subclause2>
              <para>
                <paratext>under this agreement. [These records shall be retained for access by the Customer during the Term and for [12] months afterwards.]</paratext>
              </para>
              <drafting.note id="a537452" jurisdiction="">
                <head align="left" preservecase="true">
                  <headtext>Scope of records maintenance and audit</headtext>
                </head>
                <division id="a000063" level="1">
                  <para>
                    <paratext>If it is only the charges that can be audited:</paratext>
                  </para>
                  <list type="bulleted">
                    <list.item>
                      <para>
                        <paratext>
                          Delete 
                          <internal.reference refid="a132621">
                            <ital>clause 9.1(b)</ital>
                          </internal.reference>
                          , 
                          <internal.reference refid="a136586">
                            <ital>clause 9.2(b)</ital>
                          </internal.reference>
                           and 
                          <internal.reference refid="a451487">
                            <ital>clause 9.7(b)</ital>
                          </internal.reference>
                          .
                        </paratext>
                      </para>
                    </list.item>
                    <list.item>
                      <para>
                        <paratext>
                          Merge 
                          <internal.reference refid="a974997">
                            <ital>clause 9.1(a)</ital>
                          </internal.reference>
                          , 
                          <internal.reference refid="a961883">
                            <ital>clause 9.2(a)</ital>
                          </internal.reference>
                           and 
                          <internal.reference refid="a491963">
                            <ital>clause 9.7(a)</ital>
                          </internal.reference>
                           with the main part of the clause so that there is no (a) or (b).
                        </paratext>
                      </para>
                    </list.item>
                  </list>
                </division>
              </drafting.note>
            </subclause1>
            <subclause1 id="a559649">
              <identifier>9.2</identifier>
              <para>
                <paratext>
                  [During the Term and for up to [12] months afterwards, the 
                  <bold>OR</bold>
                   The] Supplier shall allow the Customer (and its auditors and professional advisers) access to the Supplier's premises, personnel, systems and relevant records as may reasonably be required to verify that:
                </paratext>
              </para>
              <subclause2 condition="optional" id="a961883">
                <identifier>(a)</identifier>
                <para>
                  <paratext>the Charges and any other sums charged to the Customer under this agreement are accurate[; and</paratext>
                </para>
              </subclause2>
              <subclause2 id="a136586">
                <identifier>(b)</identifier>
                <para>
                  <paratext>the Services are being provided, and all obligations of the Supplier are being performed, in accordance with this agreement].</paratext>
                </para>
              </subclause2>
            </subclause1>
            <subclause1 condition="optional" id="a762957">
              <identifier>9.3</identifier>
              <para>
                <paratext>The Supplier shall provide the Customer (and its auditors and professional advisers) with all reasonable co-operation, access and assistance in relation to each audit. The Customer and its auditors and professional advisers may take copies of any records which they reasonably require for the audit.</paratext>
              </para>
            </subclause1>
            <subclause1 id="a937459">
              <identifier>9.4</identifier>
              <para>
                <paratext>[The Customer shall use reasonable endeavours to ensure that the conduct of each audit does not unreasonably disrupt the Supplier or delay the provision of the Services.]</paratext>
              </para>
            </subclause1>
            <subclause1 condition="optional" id="a874879">
              <identifier>9.5</identifier>
              <para>
                <paratext>
                  [Subject to 
                  <internal.reference refid="a627112">
                    <ital>clause 9.8</ital>
                  </internal.reference>
                  , the 
                  <bold>OR</bold>
                   The] Customer shall provide at least [NUMBER] Business Days' notice of its intention to conduct an audit, and may not audit the Supplier more than once in a Contract Year[, unless the Customer has reasonable grounds to suspect fraud or a material problem with the provision of the Services or the calculation of amounts charged to the Customer.] Any audit shall be conducted during Business Hours.
                </paratext>
              </para>
            </subclause1>
            <subclause1 id="a316607">
              <identifier>9.6</identifier>
              <para>
                <paratext>
                  If any audit reveals that the Customer has been overcharged, the Supplier shall immediately refund the amount of the overcharge to the Customer. If any audit reveals that the Customer has been undercharged, the Supplier may invoice the Customer for the amount of the undercharge and the Customer shall pay that invoice in accordance with 
                  <internal.reference refid="a696110">
                    <ital>clause 8.9</ital>
                  </internal.reference>
                  .
                </paratext>
              </para>
            </subclause1>
            <subclause1 id="a845149">
              <identifier>9.7</identifier>
              <para>
                <paratext>Each party shall bear its own costs and expenses of any audit unless the audit reveals:</paratext>
              </para>
              <subclause2 id="a491963">
                <identifier>(a)</identifier>
                <para>
                  <paratext>an overcharge of more than [five] percent ([5]%) of the amounts being audited[; or</paratext>
                </para>
              </subclause2>
              <subclause2 id="a451487">
                <identifier>(b)</identifier>
                <para>
                  <paratext>material non-compliance by the Supplier with any of its obligations under this agreement],</paratext>
                </para>
              </subclause2>
              <para>
                <paratext>in which case the Supplier shall reimburse the Customer, on demand, for all its reasonable costs incurred in the course of the audit.</paratext>
              </para>
            </subclause1>
            <subclause1 id="a627112">
              <identifier>9.8</identifier>
              <para>
                <paratext>
                  If any audit results in the Supplier bearing the costs under 
                  <internal.reference refid="a845149">
                    <ital>clause 9.7</ital>
                  </internal.reference>
                   (a 
                  <defn.term>materially non-compliant audit</defn.term>
                  ), the restrictions on the frequency of audits in 
                  <internal.reference refid="a874879">
                    <ital>clause 9.5</ital>
                  </internal.reference>
                   shall no longer apply and the Customer may audit the Supplier as frequently as it chooses [for a period of [NUMBER] months after the last day of the materially non-compliant audit 
                  <bold>OR</bold>
                   until the completion of an audit that is not a materially non-compliant audit].
                </paratext>
              </para>
            </subclause1>
            <subclause1 id="a195646">
              <identifier>9.9</identifier>
              <para>
                <paratext>
                  The Supplier is not obliged to grant access to any third party auditor or professional adviser until that third party signs a confidentiality agreement with the Supplier in which it undertakes to protect the Supplier's Confidential Information on substantially the same terms and conditions as set out in 
                  <internal.reference refid="a908829">
                    <ital>clause 14</ital>
                  </internal.reference>
                   of this agreement. All information obtained by the auditor may be disclosed to the Customer.
                </paratext>
              </para>
            </subclause1>
            <subclause1 id="a971500">
              <identifier>9.10</identifier>
              <para>
                <paratext>
                  The Customer may, in addition to or instead of requiring rights of access under 
                  <internal.reference refid="a559649">
                    <ital>clause 9.2</ital>
                  </internal.reference>
                  , require the Supplier to provide detailed answers to queries in relation to the Services, the Charges, or any other amounts charged to the Customer under this agreement and copies of any associated documents or materials. The Supplier shall provide the information requested under this 
                  <internal.reference refid="a971500">
                    <ital>clause 9.10</ital>
                  </internal.reference>
                   promptly following the Customer's request.
                </paratext>
              </para>
            </subclause1>
          </clause>
          <clause id="a812379">
            <identifier>10.</identifier>
            <head align="left" preservecase="true">
              <headtext>Intellectual Property Rights</headtext>
            </head>
            <drafting.note id="a251829" jurisdiction="">
              <head align="left" preservecase="true">
                <headtext>Intellectual property rights</headtext>
              </head>
              <division id="a690390" level="1">
                <head align="left" preservecase="true">
                  <headtext>Options for treatment of IPRs</headtext>
                </head>
                <para>
                  <paratext>There are generally three categories of material used and provided in connection with services, as set out below. The results of the services (namely, the deliverables) are likely to contain elements from at least two of these categories:</paratext>
                </para>
                <list type="bulleted">
                  <list.item>
                    <para>
                      <paratext>
                        <bold>Materials owned by each party which are or have been developed independently of the services.</bold>
                         Each party will want to retain ownership of these background materials but may need to license them to the other party as necessary for the provision or receipt of the services. From the customer's perspective, these materials might be plans, specifications or branding that the supplier needs for the services. From the supplier's perspective, these might be software and other materials it uses with (and licenses to) all its clients.
                      </paratext>
                    </para>
                  </list.item>
                  <list.item>
                    <para>
                      <paratext>
                        <bold>Materials owned by a third party and supplied either by the customer to the supplier, or by the supplier to the customer.</bold>
                         Each party may need to supply third party materials to the other. For example, the supplier may need to provide some third party software or the customer may need to supply research data licensed from third parties to the supplier. Normally the party providing the third party-owned material will be responsible for procuring a licence to enable the other party to use it as necessary. In some cases (for example, where the supplier is using off-the-shelf software), it might make more sense for the customer to acquire a licence directly from the licensor. If so, this would need to be specifically addressed in the agreement.
                      </paratext>
                    </para>
                  </list.item>
                  <list.item>
                    <para>
                      <paratext>
                        <bold>Materials created by the supplier specifically for the customer in the provision of the services. </bold>
                        These can either be licensed by the supplier to the customer on a non-exclusive basis or assigned to the customer so that the customer owns them. The customer usually wants to own the IPRs in all deliverables created for it.
                      </paratext>
                    </para>
                    <para>
                      <paratext>In practice, it may not be obvious which parts of a deliverable have been specifically developed for the customer (and so are being assigned to the customer) and which are the supplier's pre-existing materials or third party materials (and are merely being licensed). The customer may want to seek clarity on this, perhaps requiring that materials not being assigned cannot be included in a deliverable without the customer's prior approval.</paratext>
                    </para>
                  </list.item>
                </list>
                <para>
                  <paratext>The benefits for the customer of owning the IPRs in materials developed for it are:</paratext>
                </para>
                <list type="bulleted">
                  <list.item>
                    <para>
                      <paratext>
                        <bold>Exclusivity.</bold>
                         The customer can prevent others from using the deliverables it has paid for and from which it expects to gain a competitive advantage.
                      </paratext>
                    </para>
                  </list.item>
                  <list.item>
                    <para>
                      <paratext>
                        <bold>Enforcement.</bold>
                         The customer has the right to enforce the relevant IPRs.
                      </paratext>
                    </para>
                  </list.item>
                </list>
                <para>
                  <paratext>However, where exclusivity is not an issue and the supplier's business model is such that improvements made for one client are shared with all clients, then it may be appropriate for the customer to just receive a non-exclusive licence. Where the supplier is willing to give the customer a limited period of exclusivity, this could be achieved by granting an exclusive licence which later becomes non-exclusive.</paratext>
                </para>
              </division>
              <division id="a249659" level="1">
                <head align="left" preservecase="true">
                  <headtext>Approach in this document</headtext>
                </head>
                <para>
                  <paratext>
                    <internal.reference refid="a812379">
                      <ital>Clause 10</ital>
                    </internal.reference>
                     offers two options:
                  </paratext>
                </para>
                <list type="bulleted">
                  <list.item>
                    <para>
                      <paratext>
                        <bold>Licence of IPR in deliverables. </bold>
                        The supplier retains ownership of all IPRs in the deliverables (excluding any customer materials, ownership of which is retained by the customer) (see 
                        <internal.reference refid="a103441">
                          <ital>clause 10.2</ital>
                        </internal.reference>
                        ). The supplier grants the customer a non-exclusive licence of the IPRs which it owns in the deliverables. Options for the duration of the licence and whether sub-licensing is permitted are included in square brackets (see 
                        <internal.reference refid="a829745">
                          <ital>clause 10.3</ital>
                        </internal.reference>
                         and 
                        <internal.reference refid="a352416">
                          <ital>clause 10.4</ital>
                        </internal.reference>
                        ).
                      </paratext>
                    </para>
                  </list.item>
                  <list.item>
                    <para>
                      <paratext>
                        <bold>Assignment of IPR in</bold>
                        <bold>deliverables.</bold>
                         The supplier assigns ownership of the IPRs in the deliverables to the customer (see 
                        <internal.reference refid="a261654">
                          <ital>clause 10.6</ital>
                        </internal.reference>
                        ). There is optional drafting so that the supplier retains ownership of its proprietary materials and licenses the customer to use them instead of assigning them (see 
                        <internal.reference refid="a429428">
                          <ital>clause 10.7</ital>
                        </internal.reference>
                        ). The customer licenses the supplier to use the deliverables that are assigned to the customer (see 
                        <internal.reference refid="a884258">
                          <ital>clause 10.9</ital>
                        </internal.reference>
                        ). The supplier needs to continue to use those materials to service the customer.
                      </paratext>
                    </para>
                  </list.item>
                </list>
                <division id="a254295" level="2">
                  <head align="left" preservecase="true">
                    <headtext>Third party materials</headtext>
                  </head>
                  <para>
                    <paratext>
                      With each of these options, there is optional drafting (see 
                      <internal.reference refid="a392302">
                        <ital>clause 10.5</ital>
                      </internal.reference>
                       and 
                      <internal.reference refid="a398971">
                        <ital>clause 10.8</ital>
                      </internal.reference>
                      ), which provides for the inclusion in the deliverables of third party-owned materials (such as music, images or off-the-shelf software). These materials are often only available on standard licence terms and so it may not be possible to assign them to the customer or license them on the same terms as the supplier's proprietary materials. There is drafting so that third party materials cannot be included in the deliverables without the customer's approval of the licence terms.
                    </paratext>
                  </para>
                  <para>
                    <paratext>There are benefits to this drafting for both parties:</paratext>
                  </para>
                  <list type="bulleted">
                    <list.item>
                      <para>
                        <paratext>The supplier can (assuming it obtains customer approval) use third party materials that cannot be assigned to the customer or licensed on a perpetual or royalty-free basis. For example, this may be the case where the supplier wants to use software or data that is only licensed on standard terms for a limited period and for a fee.</paratext>
                      </para>
                    </list.item>
                    <list.item>
                      <para>
                        <paratext>For the customer, the clause allows it to retain a degree of control over the inclusion of any third party IPRs in the deliverables.</paratext>
                      </para>
                    </list.item>
                  </list>
                </division>
                <division id="a588494" level="2">
                  <head align="left" preservecase="true">
                    <headtext>Warranty and indemnity</headtext>
                  </head>
                  <para>
                    <paratext>
                      The supplier warrants to the customer that the deliverables do not infringe any third party's IPRs (see 
                      <internal.reference refid="a513036">
                        <ital>clause 16.4(a)</ital>
                      </internal.reference>
                      ) and indemnifies the customer against any third party claims if they do (see 
                      <internal.reference refid="a879888">
                        <ital>clause 16.5(a)</ital>
                      </internal.reference>
                      ).
                    </paratext>
                  </para>
                </division>
              </division>
            </drafting.note>
            <subclause1 id="a481386">
              <identifier>10.1</identifier>
              <para>
                <paratext>
                  The Customer and its licensors shall retain ownership of all Intellectual Property Rights in the Customer Materials. The Customer grants to the Supplier a non-exclusive, royalty-free, non-transferable (except in accordance with 
                  <internal.reference refid="a437042">
                    <ital>clause 22.1</ital>
                  </internal.reference>
                  ) licence to use, copy and modify the Customer Materials during the Term for the sole purpose of providing the Services to the Customer in accordance with this agreement. The Supplier cannot sublicense the Customer Materials to any third party [(other than permitted subcontractors under 
                  <internal.reference refid="a788248">
                    <ital>clause 22</ital>
                  </internal.reference>
                  )] without the Customer's prior written consent.
                </paratext>
              </para>
              <para>
                <paratext>
                  <ital>Option 1: licensing of IPRs in Deliverables (</ital>
                  <internal.reference refid="a103441">
                    <ital>clause 10.2</ital>
                  </internal.reference>
                  <ital> to </ital>
                  <internal.reference refid="a392302">
                    <ital>clause 10.5</ital>
                  </internal.reference>
                  <ital> inclusive)</ital>
                </paratext>
              </para>
            </subclause1>
            <subclause1 id="a103441">
              <identifier>10.2</identifier>
              <para>
                <paratext>[The Supplier and its licensors shall retain ownership of all Intellectual Property Rights in the Deliverables, excluding any Customer Materials contained within them.</paratext>
              </para>
            </subclause1>
            <subclause1 id="a829745">
              <identifier>10.3</identifier>
              <para>
                <paratext>
                  [Subject to 
                  <internal.reference refid="a392302">
                    <ital>clause 10.5</ital>
                  </internal.reference>
                  , the 
                  <bold>OR</bold>
                   The] Supplier grants to the Customer a non-exclusive, royalty-free, transferable, [perpetual and irrevocable licence 
                  <bold>OR</bold>
                   licence during the Term] (with the right to grant sublicences [in accordance with 
                  <internal.reference refid="a352416">
                    <ital>clause 10.4</ital>
                  </internal.reference>
                  ]) to use, copy and modify the Deliverables (excluding the Customer Materials) for the purpose of receiving and using the Services and Deliverables in its business.
                </paratext>
              </para>
              <drafting.note id="a230274" jurisdiction="">
                <head align="left" preservecase="true">
                  <headtext>Scope of licence</headtext>
                </head>
                <division id="a000064" level="1">
                  <para>
                    <paratext>The customer will want the licence to be perpetual and ideally irrevocable. If there are any elements of the deliverables that the supplier cannot license perpetually (for example, because they are proprietary tools that can only be used by existing customers), those items could be carved out from a perpetual licence to the customer and licensed only during the term.</paratext>
                  </para>
                  <division id="a914880" level="2">
                    <head align="left" preservecase="true">
                      <headtext>Sublicensing</headtext>
                    </head>
                    <para>
                      <paratext>
                        The best position for the customer is to have a right to sublicense to anyone. If using this option, delete 
                        <internal.reference refid="a352416">
                          <ital>clause 10.4</ital>
                        </internal.reference>
                         and delete the words "in accordance with 
                        <internal.reference refid="a352416">
                          <ital>clause 10.4</ital>
                        </internal.reference>
                        " in 
                        <internal.reference refid="a829745">
                          <ital>clause 10.3</ital>
                        </internal.reference>
                        .
                      </paratext>
                    </para>
                  </division>
                </division>
              </drafting.note>
            </subclause1>
            <subclause1 condition="optional" id="a352416">
              <identifier>10.4</identifier>
              <para>
                <paratext>
                  The Customer may sub-license the rights granted in 
                  <internal.reference refid="a829745">
                    <ital>clause 10.3</ital>
                  </internal.reference>
                   to its Affiliates[, customers][, suppliers] and [OTHER THIRD PARTIES].
                </paratext>
              </para>
            </subclause1>
            <subclause1 condition="optional" id="a392302">
              <identifier>10.5</identifier>
              <para>
                <paratext>
                  The Supplier shall not include in the Deliverables any Third Party Materials that cannot be licensed to the Customer on the terms of 
                  <internal.reference refid="a829745">
                    <ital>clause 10.3</ital>
                  </internal.reference>
                   unless their inclusion and licence terms are approved in writing in advance by the Customer. The Supplier shall grant to the Customer a licence to use any Third Party Materials approved by the Customer for inclusion in the Deliverables on the terms (including parties, costs and restrictions on use) approved by the Customer.]
                </paratext>
              </para>
              <drafting.note id="a668187" jurisdiction="">
                <head align="left" preservecase="true">
                  <headtext>Third party IPRs (optional clause)</headtext>
                </head>
                <division id="a000065" level="1">
                  <para>
                    <paratext>
                      Under this optional 
                      <internal.reference refid="a392302">
                        <ital>clause 10.5</ital>
                      </internal.reference>
                      , the supplier cannot include in the deliverables third party materials that cannot be licensed on the terms of 
                      <internal.reference refid="a829745">
                        <ital>clause 10.3</ital>
                      </internal.reference>
                       without customer approval.
                    </paratext>
                  </para>
                  <para>
                    <paratext>
                      For more information, see 
                      <internal.reference refid="a254295">
                        <ital>Drafting note, Third party materials</ital>
                      </internal.reference>
                      .
                    </paratext>
                  </para>
                </division>
              </drafting.note>
              <para>
                <paratext>
                  <bold>OR</bold>
                </paratext>
              </para>
              <para>
                <paratext>
                  <ital>Option 2: assignment of IPRs in Deliverables (</ital>
                  <internal.reference refid="a261654">
                    <ital>clause 10.6</ital>
                  </internal.reference>
                  <ital> to </ital>
                  <internal.reference refid="a884258">
                    <ital>clause 10.9</ital>
                  </internal.reference>
                  <ital> inclusive)</ital>
                </paratext>
              </para>
            </subclause1>
            <subclause1 id="a261654">
              <identifier>10.6</identifier>
              <para>
                <paratext>The Supplier assigns to the Customer, immediately on creation, with full title guarantee, all Intellectual Property Rights in the Deliverables (excluding any Customer Materials[, Supplier Materials] [or Third Party Materials] contained within the Deliverables [with the Customer's prior written approval].</paratext>
              </para>
              <drafting.note id="a810978" jurisdiction="">
                <head align="left" preservecase="true">
                  <headtext>Carve outs from the assignment</headtext>
                </head>
                <division id="a000066" level="1">
                  <para>
                    <paratext>The supplier cannot assign IPRs in those parts of the deliverables that comprise customer materials.</paratext>
                  </para>
                  <para>
                    <paratext>
                      Supplier materials are defined as materials created before this agreement started or independently of this agreement by the supplier or its suppliers. The supplier may argue that these materials should not be assigned to the customer because they have been and will be used for the benefit of other customers. In this case, it is reasonable to exclude supplier materials from the assignment of IPRs in the deliverables. These items will continue to be owned by the supplier but the supplier licences the customer to use them so that the customer can fully benefit from the deliverables (see 
                      <internal.reference refid="a429428">
                        <ital>clause 10.7</ital>
                      </internal.reference>
                      ).
                    </paratext>
                  </para>
                  <para>
                    <paratext>
                      If it is important to the customer to receive an assignment of and own all or at least the key parts of the deliverables (and so benefit from the exclusive rights ownership brings), the customer may want to pre-approve the inclusion of any supplier materials in the deliverables. There is optional wording for this in 
                      <internal.reference refid="a429428">
                        <ital>clause 10.7</ital>
                      </internal.reference>
                      .
                    </paratext>
                  </para>
                  <para>
                    <paratext>Alternative approaches include:</paratext>
                  </para>
                  <list type="bulleted">
                    <list.item>
                      <para>
                        <paratext>Identifying the supplier materials pre-contract and listing them in a schedule, so that the customer knows which parts of the deliverables it will own from the beginning.</paratext>
                      </para>
                    </list.item>
                    <list.item>
                      <para>
                        <paratext>The supplier agreeing not to license the supplier materials to the customer's competitors for a specified period.</paratext>
                      </para>
                    </list.item>
                  </list>
                  <para>
                    <paratext>
                      Third party materials are defined as materials owned by a third party but not an affiliate of the supplier or a subcontractor. These are likely to be off-the-shelf materials that the third party licenses to multiple customers and are not made available for assignment to the customer. If the customer is, in principle, willing to allow the inclusion of third party materials in the deliverables, it should make their inclusion and the terms on which they are licensed subject to the customer's approval (see 
                      <internal.reference refid="a150824">
                        <ital>Drafting note, Supplier licence of third party materials (optional clause)</ital>
                      </internal.reference>
                      ).
                    </paratext>
                  </para>
                </division>
              </drafting.note>
            </subclause1>
            <subclause1 condition="optional" id="a429428">
              <identifier>10.7</identifier>
              <para>
                <paratext>The Supplier and its licensors shall retain ownership of all Supplier Materials. [The Supplier shall not include any Supplier Materials in the Deliverables unless their inclusion has been approved by the Customer in writing in advance.] The Supplier grants to the Customer a non-exclusive, royalty-free, transferable, perpetual and irrevocable licence (with the right to grant sublicences) to use, copy and modify the Supplier Materials for the purpose of receiving and using the Services and the Deliverables.</paratext>
              </para>
              <drafting.note id="a304950" jurisdiction="">
                <head align="left" preservecase="true">
                  <headtext>Supplier licence of proprietary materials (optional clause)</headtext>
                </head>
                <division id="a000067" level="1">
                  <para>
                    <paratext>
                      Include this clause if the supplier is not assigning rights in its proprietary materials to the customer but is licensing them instead (see 
                      <internal.reference refid="a810978">
                        <ital>Drafting note, Carve outs from the assignment</ital>
                      </internal.reference>
                      ). The drafting assumes that the licence will be perpetual and irrevocable so that the customer can use the supplier materials as part of the deliverables permanently.
                    </paratext>
                  </para>
                  <para>
                    <paratext>If there are any supplier materials that the supplier cannot license perpetually (for example, because they are proprietary tools that can only be used by existing customers), those items could be carved out from the perpetual licence to the customer and licensed only during the term of this agreement.</paratext>
                  </para>
                </division>
              </drafting.note>
            </subclause1>
            <subclause1 condition="optional" id="a398971">
              <identifier>10.8</identifier>
              <para>
                <paratext>
                  The Supplier shall not include in the Deliverables any Third Party Materials that cannot be assigned to the Customer under 
                  <internal.reference refid="a261654">
                    <ital>clause 10.6</ital>
                  </internal.reference>
                  [, or licensed to the Customer on the terms of 
                  <internal.reference refid="a429428">
                    <ital>clause 10.7</ital>
                  </internal.reference>
                  ,] unless their inclusion and licence terms are approved in writing in advance by the Customer. The Supplier grants to the Customer a licence to use any Third Party Materials approved by the Customer for inclusion in the Deliverables on the terms (including parties, costs and restrictions on use) approved by the Customer.
                </paratext>
              </para>
              <drafting.note id="a150824" jurisdiction="">
                <head align="left" preservecase="true">
                  <headtext>Supplier licence of third party materials (optional clause)</headtext>
                </head>
                <division id="a000068" level="1">
                  <para>
                    <paratext>
                      Include this 
                      <internal.reference refid="a398971">
                        <ital>clause 10.8</ital>
                      </internal.reference>
                       if the supplier wants to include third party-owned materials in the deliverables that it cannot assign to the customer or license to the customer on the terms of 
                      <internal.reference refid="a429428">
                        <ital>clause 10.7</ital>
                      </internal.reference>
                       (namely, on a perpetual, irrevocable and royalty-free basis). The supplier needs the customer's approval to include these third party materials in the deliverables and for the terms on which they are licensed.
                    </paratext>
                  </para>
                </division>
              </drafting.note>
            </subclause1>
            <subclause1 id="a884258">
              <identifier>10.9</identifier>
              <para>
                <paratext>
                  The Customer grants the Supplier a non-exclusive, royalty-free, non-transferable (except in accordance with 
                  <internal.reference refid="a437042">
                    <ital>clause 22.1</ital>
                  </internal.reference>
                  ) licence to use, copy and modify, during the Term, the Deliverables assigned to the Customer under 
                  <internal.reference refid="a261654">
                    <ital>clause 10.6</ital>
                  </internal.reference>
                   (
                  <defn.term>Assigned Materials</defn.term>
                  ) for the sole purpose of providing the Services to the Customer in accordance with this agreement. The Supplier cannot sublicense the Assigned Materials without the Customer's prior written consent. [The Customer consents to the Supplier granting sublicences to the Assigned Materials to the Supplier's permitted subcontractors under 
                  <internal.reference refid="a788248">
                    <ital>clause 22</ital>
                  </internal.reference>
                  ].]
                </paratext>
              </para>
            </subclause1>
            <subclause1 id="a839110">
              <identifier>10.10</identifier>
              <para>
                <paratext>The Supplier shall, to the maximum extent permitted by Applicable Law, obtain waivers of all moral rights in the Deliverables [(excluding any Third Party Materials contained within them)] to which any person is now, or may at any future time be, entitled to under the Copyright, Designs and Patents Act 1988 as amended from time to time or under any similar legislation from time to time in force anywhere in the world. [The Supplier shall obtain the Customer's prior written approval before incorporating into the Deliverables any Third Party Materials in which moral rights cannot be waived.]</paratext>
              </para>
            </subclause1>
            <subclause1 id="a273181">
              <identifier>10.11</identifier>
              <para>
                <paratext>The Supplier shall, promptly at the Customer's request, do (or procure to be done) all further acts and things and execute (or procure the execution of) all other documents as the Customer may from time to time require for the purpose of securing for the Customer all right, title and interest in and to the Intellectual Property Rights [assigned or] licensed to the Customer under this agreement.</paratext>
              </para>
            </subclause1>
          </clause>
          <clause id="a399334">
            <identifier>11.</identifier>
            <head align="left" preservecase="true">
              <headtext>Contract managers and governance</headtext>
            </head>
            <drafting.note id="a678374" jurisdiction="">
              <head align="left" preservecase="true">
                <headtext>Contract managers and governance</headtext>
              </head>
              <division id="a000069" level="1">
                <division id="a437716" level="2">
                  <head align="left" preservecase="true">
                    <headtext>Contract managers</headtext>
                  </head>
                  <para>
                    <paratext>Both parties can benefit from appointing contract managers who:</paratext>
                  </para>
                  <list type="bulleted">
                    <list.item>
                      <para>
                        <paratext>Manage the overall relationship between the parties.</paratext>
                      </para>
                    </list.item>
                    <list.item>
                      <para>
                        <paratext>Act as a first point of contact in case of a problem, with the aim of resolving the problem before it rises to the level of a dispute or breach.</paratext>
                      </para>
                    </list.item>
                    <list.item>
                      <para>
                        <paratext>Have authority to legally bind the parties regarding some aspects of the services, including solutions to problems.</paratext>
                      </para>
                    </list.item>
                  </list>
                  <para>
                    <paratext>
                      The customer may want the right to approve the supplier's contract manager, in which case it will seek to include the second set of optional language in 
                      <internal.reference refid="a929662">
                        <ital>clause 11.3</ital>
                      </internal.reference>
                      .
                    </paratext>
                  </para>
                  <para>
                    <paratext>
                      <internal.reference refid="a755908">
                        <ital>Clause 11.4</ital>
                      </internal.reference>
                      <ital> </ital>
                      and
                      <ital> </ital>
                      <internal.reference refid="a372272">
                        <ital>clause 11.5</ital>
                      </internal.reference>
                       contain optional wording to prevent the supplier from acting on any instructions that do not come from a customer contract manager.
                    </paratext>
                  </para>
                </division>
                <division id="a281492" level="2">
                  <head align="left" preservecase="true">
                    <headtext>Governance</headtext>
                  </head>
                  <para>
                    <paratext>
                      <internal.reference refid="a812309">
                        <ital>Clause 11.6</ital>
                      </internal.reference>
                       and 
                      <internal.reference refid="a512181">
                        <ital>clause 11.7</ital>
                      </internal.reference>
                       include basic governance drafting around review meetings and transparency.
                    </paratext>
                  </para>
                  <para>
                    <paratext>
                      <internal.reference refid="a388219">
                        <ital>Clause 11.8</ital>
                      </internal.reference>
                       is pro-customer wording that requires the supplier to resolve an issue even where the issue may have been caused by the customer.
                    </paratext>
                  </para>
                  <para>
                    <paratext>
                      For a more comprehensive governance clause, see 
                      <link href="w-012-6160" style="ACTLinkPLCtoPLC">
                        <ital>Standard clause, Governance</ital>
                      </link>
                      .
                    </paratext>
                  </para>
                </division>
              </division>
            </drafting.note>
            <subclause1 id="a225453">
              <identifier>11.1</identifier>
              <para>
                <paratext>Each party shall appoint its Contract Manager(s) to:</paratext>
              </para>
              <subclause2 id="a397827">
                <identifier>(a)</identifier>
                <para>
                  <paratext>oversee the delivery and receipt of the Services on a day-to-day basis; [and]</paratext>
                </para>
              </subclause2>
              <subclause2 id="a136493">
                <identifier>(b)</identifier>
                <para>
                  <paratext>
                    be the principal point(s) of contact for the other party in connection with managing the relationship between the parties[; and 
                    <bold>OR</bold>
                     .]
                  </paratext>
                </para>
              </subclause2>
              <subclause2 condition="optional" id="a412076">
                <identifier>(c)</identifier>
                <para>
                  <paratext>[OTHER RESPONSIBILITIES].</paratext>
                </para>
              </subclause2>
            </subclause1>
            <subclause1 id="a940781">
              <identifier>11.2</identifier>
              <para>
                <paratext>Each party's Contract Manager(s) shall have the authority to make decisions and act on its behalf in connection with the operation of this agreement (including by signing Change Control Notes).</paratext>
              </para>
            </subclause1>
            <subclause1 id="a929662">
              <identifier>11.3</identifier>
              <para>
                <paratext>
                  Each party shall designate its Contract Manager(s) in writing to the other party. [Each party may replace its Contract Manager(s) at any time by giving [reasonable prior] written notice to the other party of the replacement(s) 
                  <bold>OR</bold>
                   The Customer may replace its Customer Contract Manager(s) at any time by giving [reasonable prior] written notice to the Supplier of the replacement(s). The Supplier shall not change the identity of the Supplier Contract Manager(s) without the Customer's prior written consent (not to be unreasonably withheld or delayed)]. [The Supplier shall use [all] reasonable endeavours to ensure continuity in its Supplier Contract Manager(s).]
                </paratext>
              </para>
            </subclause1>
            <subclause1 condition="optional" id="a755908">
              <identifier>11.4</identifier>
              <para>
                <paratext>Unless otherwise stated in this agreement, the Customer Contract Manager(s) shall be the only person(s) authorised to make decisions and enter into binding commitments on behalf of the Customer in connection with this agreement.</paratext>
              </para>
            </subclause1>
            <subclause1 condition="optional" id="a372272">
              <identifier>11.5</identifier>
              <para>
                <paratext>
                  If any person that is not identified as a Customer Contract Manager gives any instruction or endeavours to make any commitment that purports to bind the Customer in connection with this agreement, the Supplier shall not carry out that instruction or take any steps to meet that commitment unless authorisation is obtained from a Customer Contract Manager. Any costs, expenses or liabilities arising from the Supplier's failure to comply with this 
                  <internal.reference refid="a372272">
                    <ital>clause 11.5</ital>
                  </internal.reference>
                   shall be borne by the Supplier.
                </paratext>
              </para>
            </subclause1>
            <subclause1 id="a812309">
              <identifier>11.6</identifier>
              <para>
                <paratext>The parties will hold review meetings at least once every [quarter] (or on any other frequency as may be agreed in writing) to discuss the operation of this agreement and the performance of the Services at which they will be represented by their Contract Managers.</paratext>
              </para>
            </subclause1>
            <subclause1 id="a512181">
              <identifier>11.7</identifier>
              <para>
                <paratext>The parties agree to be transparent with each other in connection with this agreement and accordingly will raise any issue without delay.</paratext>
              </para>
            </subclause1>
            <subclause1 id="a388219">
              <identifier>11.8</identifier>
              <para>
                <paratext>If a service or performance issue arises, the Supplier shall promptly work to remedy the issue even where it considers that the issue may have been caused in whole or in part by the Customer or a third party and shall not seek to obtain any admission from the Customer as a pre-condition to rectifying the relevant issue.</paratext>
              </para>
            </subclause1>
          </clause>
          <clause id="a970716">
            <identifier>12.</identifier>
            <head align="left" preservecase="true">
              <headtext>Compliance with laws and policies</headtext>
            </head>
            <drafting.note id="a311991" jurisdiction="">
              <head align="left" preservecase="true">
                <headtext>Compliance with laws and policies</headtext>
              </head>
              <division id="a000070" level="1">
                <para>
                  <paratext>The customer usually requires the supplier to comply with relevant laws and the customer's supply chain policies. These policies typically reflect the customer's own legal obligations, such as in relation to anti-bribery or data protection, where it may be required to flow down obligations to its suppliers. Other policies, such as a general supplier code of conduct or an environmental, social and governance policy, may set out the behaviours and minimum standards expected by the customer from its suppliers. Failure to adhere to those standards could cause reputational as well as legal harm to the customer.</paratext>
                </para>
                <para>
                  <paratext>If the supplier will be using AI to perform the services, the customer may want to specify that the supplier complies with policies and procedures to:</paratext>
                </para>
                <list type="bulleted">
                  <list.item>
                    <para>
                      <paratext>Use AI responsibly.</paratext>
                    </para>
                  </list.item>
                  <list.item>
                    <para>
                      <paratext>Help establish ownership of IPRs in AI outputs and avoid the risk of third-party IPR infringement.</paratext>
                    </para>
                  </list.item>
                </list>
                <para>
                  <paratext>
                    If the customer does not have a standalone AI policy, consider including AI-specific requirements in a general supplier code of conduct. For example, see 
                    <link anchor="a850122" href="w-030-3119" style="ACTLinkPLCtoPLC">
                      <ital>Standard document, Supplier code of conduct (UK): section 5 (Artificial intelligence (AI))</ital>
                    </link>
                    .
                  </paratext>
                </para>
                <para>
                  <paratext>
                    For more information on this 
                    <internal.reference refid="a970716">
                      <ital>clause 12</ital>
                    </internal.reference>
                    , see 
                    <internal.reference refid="a923890">
                      <ital>Drafting note, Supply chain issues</ital>
                    </internal.reference>
                     and the drafting notes to 
                    <link href="6-618-9498" style="ACTLinkPLCtoPLC">
                      <ital>Standard clause, Compliance with laws and policies</ital>
                    </link>
                    .
                  </paratext>
                </para>
              </division>
            </drafting.note>
            <subclause1 id="a114289">
              <identifier>12.1</identifier>
              <para>
                <paratext>In performing its obligations under this agreement, the Supplier shall comply with:</paratext>
              </para>
              <subclause2 id="a127286">
                <identifier>(a)</identifier>
                <para>
                  <paratext>all Applicable Laws; and</paratext>
                </para>
                <drafting.note id="a832719" jurisdiction="">
                  <head align="left" preservecase="true">
                    <headtext>Applicable laws</headtext>
                  </head>
                  <division id="a000071" level="1">
                    <para>
                      <paratext>
                        The term "Applicable Laws" is defined to include all legislation in force from time to time, not just legislation that is in force when the agreement is signed. The supplier is therefore obliged to adapt to and comply with changes in law during the agreement as part of its obligations. Apart from the change control procedure in 
                        <internal.reference refid="a906795">
                          <ital>clause 7</ital>
                        </internal.reference>
                        , there is no mechanism for the supplier to increase its charges to comply with changes in law.
                      </paratext>
                    </para>
                  </division>
                </drafting.note>
              </subclause2>
              <subclause2 id="a571012">
                <identifier>(b)</identifier>
                <para>
                  <paratext>the Mandatory Policies.</paratext>
                </para>
              </subclause2>
            </subclause1>
            <subclause1 id="a477985">
              <identifier>12.2</identifier>
              <para>
                <paratext>
                  The Customer shall give the Supplier not less than [NUMBER] days' notice of any change to the Mandatory Policies, including the introduction of any new Mandatory Policy, before the change takes effect. The Supplier shall comply with the change from the date it takes effect [provided that if any change to the Mandatory Policies would materially increase the Supplier's obligations or costs under this agreement, the Supplier may, within [NUMBER] days of the Customer's notice, [request a proportionate increase to the Charges in accordance with the procedure in 
                  <internal.reference refid="a906795">
                    <ital>clause 7</ital>
                  </internal.reference>
                  <bold>OR</bold>
                   notify the Customer that it objects to the change in which case the change shall not take effect with regard to the Supplier]. [The Customer shall not unreasonably withhold or delay its consent to the Supplier's request to increase the Charges 
                  <bold>OR</bold>
                   The Customer may, within [NUMBER] days of receipt of the Supplier's notice objecting to a change, terminate this agreement [with immediate effect by notifying the Supplier 
                  <bold>OR</bold>
                   by giving the Supplier not less than [NUMBER] days' notice]]. [The Supplier cannot exercise its rights under this 
                  <internal.reference refid="a477985">
                    <ital>clause 12.2</ital>
                  </internal.reference>
                   where the change to the Mandatory Policies reflects a change in Applicable Law that:
                </paratext>
              </para>
              <subclause2 id="a279833">
                <identifier>(a)</identifier>
                <para>
                  <paratext>generally affects the supply of services similar to the Services; or</paratext>
                </para>
              </subclause2>
              <subclause2 condition="optional" id="a467924">
                <identifier>(b)</identifier>
                <para>
                  <paratext>would have been reasonably foreseeable on the Effective Date by an experienced supplier performing services similar to the Services.]</paratext>
                </para>
                <drafting.note id="a788394" jurisdiction="">
                  <head align="left" preservecase="true">
                    <headtext>Changes to mandatory policies (optional clause)</headtext>
                  </head>
                  <division id="a000072" level="1">
                    <para>
                      <paratext>
                        The supplier may not accept that the customer can change policies at any time on notice to the supplier, introducing new obligations unilaterally. To soften the clause for the supplier, the customer could include optional 
                        <internal.reference refid="a477985">
                          <ital>clause 12.2</ital>
                        </internal.reference>
                         which requires the customer to give a period of notice before changes take effect.
                      </paratext>
                    </para>
                    <para>
                      <paratext>The first set of optional wording allows the supplier to request an increase in the charges if the policy change will materially increase its obligations or costs. The second set of optional wording allows the supplier to object to the change but also allows the customer to terminate if the supplier does so. The final sentence is optional wording that obliges the supplier to accept the policy change where it reflects changes in law applicable to suppliers in a similar position or that were reasonably foreseeable.</paratext>
                    </para>
                  </division>
                </drafting.note>
              </subclause2>
            </subclause1>
            <subclause1 condition="optional" id="a174804">
              <identifier>12.3</identifier>
              <para>
                <paratext>
                  The Supplier warrants and represents that neither it, nor to the best of its knowledge any of the Supplier Personnel or any of its suppliers involved in performing the Services (
                  <defn.term>Associated Persons</defn.term>
                  ):
                </paratext>
              </para>
              <subclause2 id="a726522">
                <identifier>(a)</identifier>
                <para>
                  <paratext>has committed an offence under any of the Relevant Requirements; or</paratext>
                </para>
              </subclause2>
              <subclause2 id="a102830">
                <identifier>(b)</identifier>
                <para>
                  <paratext>has been or is the subject of any investigation, inquiry, or enforcement proceedings by any governmental, administrative, or regulatory body regarding any offence or alleged offence under any of the Relevant Requirements.</paratext>
                </para>
                <drafting.note id="a820706" jurisdiction="">
                  <head align="left" preservecase="true">
                    <headtext>Specific compliance obligations (optional clauses)</headtext>
                  </head>
                  <division id="a000073" level="1">
                    <para>
                      <paratext>
                        <internal.reference refid="a174804">
                          <ital>Clause 12.3</ital>
                        </internal.reference>
                         to 
                        <internal.reference refid="a716227">
                          <ital>clause 12.9</ital>
                        </internal.reference>
                         include additional, optional obligations that the customer may want to impose on the supplier in relation to specific laws under which the customer may be responsible for the actions of the supplier, such as laws against bribery and human trafficking (see 
                        <internal.reference refid="a923890">
                          <ital>Drafting note, Supply chain issues</ital>
                        </internal.reference>
                        ).
                      </paratext>
                    </para>
                    <para>
                      <paratext>
                        There is also an optional indemnity in 
                        <internal.reference refid="a981149">
                          <ital>clause 16.5</ital>
                        </internal.reference>
                         under which the supplier indemnifies the customer if its breach of these specific laws causes the customer loss.
                      </paratext>
                    </para>
                    <para>
                      <paratext>
                        For a range of more detailed supply chain compliance clauses, see 
                        <link anchor="a483682" href="w-031-0618" style="ACTLinkPLCtoPLC">
                          <ital>Supply chain compliance toolkit: Specific compliance issues</ital>
                        </link>
                        .
                      </paratext>
                    </para>
                  </division>
                </drafting.note>
              </subclause2>
            </subclause1>
            <subclause1 condition="optional" id="a909437">
              <identifier>12.4</identifier>
              <para>
                <paratext>
                  The Supplier shall promptly notify the Customer if, at any time during the Term, its circumstances, knowledge, or awareness changes such that it would not be able to repeat the warranties set out in 
                  <internal.reference refid="a174804">
                    <ital>clause 12.3</ital>
                  </internal.reference>
                   at the relevant time.
                </paratext>
              </para>
            </subclause1>
            <subclause1 condition="optional" id="a816497">
              <identifier>12.5</identifier>
              <para>
                <paratext>The Supplier shall not do or omit to do any act which would cause the Customer to contravene any of the Relevant Requirements or otherwise incur any liability in relation to the Relevant Requirements.</paratext>
              </para>
            </subclause1>
            <subclause1 condition="optional" id="a284713">
              <identifier>12.6</identifier>
              <para>
                <paratext>
                  The Supplier shall maintain and enforce its own policies and procedures which are adequate to ensure compliance with the Relevant Requirements. The Supplier shall ensure that its subcontractors are required to comply with [terms that are at least as onerous as those in this 
                  <internal.reference refid="a970716">
                    <ital>clause 12</ital>
                  </internal.reference>
                  <bold>OR</bold>
                   policies and procedures which are adequate to ensure compliance with the Relevant Requirements]. The Supplier shall be directly liable to the Customer for any failure to do so by any of those subcontractors.
                </paratext>
              </para>
              <drafting.note id="a612355" jurisdiction="">
                <head align="left" preservecase="true">
                  <headtext>Compliance by subcontractors (optional clause)</headtext>
                </head>
                <division id="a000074" level="1">
                  <para>
                    <paratext>
                      The first option in this 
                      <internal.reference refid="a284713">
                        <ital>clause 12.6</ital>
                      </internal.reference>
                       requires the supplier to ensure that its subcontractors comply with equivalent terms. This is the best outcome for the customer but the most difficult for the supplier. The supplier may already have terms in place with its subcontractors and may be unable to amend them to comply with this requirement.
                    </paratext>
                  </para>
                  <para>
                    <paratext>The second option is easier for the supplier to comply with. Many of its subcontractors should already have policies and procedures in place to ensure they do not breach laws against bribery, human trafficking or fraud.</paratext>
                  </para>
                </division>
              </drafting.note>
            </subclause1>
            <subclause1 condition="optional" id="a782049">
              <identifier>12.7</identifier>
              <para>
                <paratext>The Supplier shall immediately notify the Customer if it has reason to believe that it or any of its Associated Persons is in receipt of a request or demand:</paratext>
              </para>
              <subclause2 id="a859624">
                <identifier>(a)</identifier>
                <para>
                  <paratext>for any undue financial or other advantage of any kind; or</paratext>
                </para>
              </subclause2>
              <subclause2 id="a757637">
                <identifier>(b)</identifier>
                <para>
                  <paratext>to commit a fraud offence within the meaning of section 199(6) of the Economic Crime and Corporate Transparency Act 2023,</paratext>
                </para>
              </subclause2>
              <para>
                <paratext>in connection with the performance of this agreement.</paratext>
              </para>
            </subclause1>
            <subclause1 condition="optional" id="a913017">
              <identifier>12.8</identifier>
              <para>
                <paratext>The Supplier shall co-operate with and provide reasonable assistance to the Customer, at the Customer's [reasonable] cost, to enable the Customer to investigate, or respond to any requests from a governmental, administrative, or regulatory body to investigate, an alleged offence under any of the Relevant Requirements.</paratext>
              </para>
            </subclause1>
            <subclause1 condition="optional" id="a716227">
              <identifier>12.9</identifier>
              <para>
                <paratext>Within [NUMBER] months of the Effective Date, and annually thereafter, the Supplier shall provide the Customer with a written statement, signed by an officer of the Supplier, certifying compliance with the Relevant Requirements by the Supplier and all its Associated Persons [to the best of its knowledge].</paratext>
              </para>
              <drafting.note id="a855674" jurisdiction="">
                <head align="left" preservecase="true">
                  <headtext>Certification (optional clause)</headtext>
                </head>
                <division id="a000075" level="1">
                  <para>
                    <paratext>
                      Some customers like to have the comfort of an annual compliance statement from their suppliers. To shorten the drafting and make it less onerous for the supplier, the customer could remove this 
                      <internal.reference refid="a716227">
                        <ital>clause 12.9</ital>
                      </internal.reference>
                       and rely solely on the supplier's positive duty to flag issues in 
                      <internal.reference refid="a909437">
                        <ital>clause 12.4</ital>
                      </internal.reference>
                      .
                    </paratext>
                  </para>
                </division>
              </drafting.note>
            </subclause1>
          </clause>
          <clause id="a683454">
            <identifier>13.</identifier>
            <head align="left" preservecase="true">
              <headtext>Data protection</headtext>
            </head>
            <drafting.note id="a436170" jurisdiction="">
              <head align="left" preservecase="true">
                <headtext>Data protection</headtext>
              </head>
              <division id="a000076" level="1">
                <para>
                  <paratext>Many services agreements involve the supplier processing personal data in connection with supplying the services.</paratext>
                </para>
                <para>
                  <paratext>The customer could face significant financial and reputational damage if the supplier 's failings result in unauthorised access to personal data or other breaches of data protection laws.</paratext>
                </para>
                <division id="a973338" level="2">
                  <head align="left" preservecase="true">
                    <headtext>Approach in this clause</headtext>
                  </head>
                  <para>
                    <paratext>It is assumed for the purposes of this agreement that:</paratext>
                  </para>
                  <list type="bulleted">
                    <list.item>
                      <para>
                        <paratext>Both parties are subject to the UK GDPR and may also be subject to the EU GDPR.</paratext>
                      </para>
                    </list.item>
                    <list.item>
                      <para>
                        <paratext>The supplier will process personal data in connection with the provision of the services to the customer, and in particular:</paratext>
                      </para>
                      <list type="bulleted">
                        <list.item>
                          <para>
                            <paratext>
                              the supplier will process personal data as a processor, on behalf of the customer, in respect of certain processing activities to be specified in 
                              <internal.reference refid="a973760">
                                <ital>paragraph 1</ital>
                              </internal.reference>
                               of 
                              <internal.reference refid="a393604">
                                <ital>Schedule 5</ital>
                              </internal.reference>
                              ;
                            </paratext>
                          </para>
                        </list.item>
                        <list.item>
                          <para>
                            <paratext>
                              the supplier may process personal data as an independent controller in respect of certain processing activities to be specified in 
                              <internal.reference refid="a921624">
                                <ital>paragraph 2</ital>
                              </internal.reference>
                               of 
                              <internal.reference refid="a393604">
                                <ital>Schedule 5</ital>
                              </internal.reference>
                              ; and
                            </paratext>
                          </para>
                        </list.item>
                        <list.item>
                          <para>
                            <paratext>
                              the supplier may process personal data as a joint controller in respect of certain processing activities to be specified in 
                              <internal.reference refid="a707870">
                                <ital>paragraph 3</ital>
                              </internal.reference>
                               of 
                              <internal.reference refid="a393604">
                                <ital>Schedule 5</ital>
                              </internal.reference>
                              .
                            </paratext>
                          </para>
                        </list.item>
                      </list>
                      <para>
                        <paratext>
                          If any of these processing activities will not take place, 
                          <internal.reference refid="a120741">
                            <ital>clause 13.3</ital>
                          </internal.reference>
                           and 
                          <internal.reference refid="a393604">
                            <ital>Schedule 5</ital>
                          </internal.reference>
                           should be amended accordingly.
                        </paratext>
                      </para>
                    </list.item>
                  </list>
                  <list type="bulleted">
                    <list.item>
                      <para>
                        <paratext>The customer will not act as a processor on behalf of the supplier at any point. This is likely to be the case for most types of supply relationships.</paratext>
                      </para>
                    </list.item>
                    <list.item>
                      <para>
                        <paratext>The processing of personal data does not require any approval from a regulator nor is it subject to any ongoing regulatory compliance regime other than data protection compliance.</paratext>
                      </para>
                    </list.item>
                    <list.item>
                      <para>
                        <paratext>
                          There is a financial cap on data processing breaches that is separate from, and in addition to, the contract's overall liability cap (see 
                          <internal.reference refid="a249329">
                            <ital>clause 18.3(b)</ital>
                          </internal.reference>
                          ). As this is a pro-customer agreement, there is also an optional indemnity from the supplier (see 
                          <internal.reference refid="a542349">
                            <ital>clause 16.5(c)</ital>
                          </internal.reference>
                          ).
                        </paratext>
                      </para>
                    </list.item>
                  </list>
                </division>
                <division id="a310513" level="2">
                  <head align="left" preservecase="true">
                    <headtext>Interface with other clauses</headtext>
                  </head>
                  <para>
                    <paratext>
                      Certain provisions in this 
                      <internal.reference refid="a683454">
                        <ital>clause 13</ital>
                      </internal.reference>
                       could overlap with other clauses in the agreement. For instance:
                    </paratext>
                  </para>
                  <list type="bulleted">
                    <list.item>
                      <para>
                        <paratext>
                          The confidentiality requirements in 
                          <internal.reference refid="a756067">
                            <ital>clause 13.7(c)</ital>
                          </internal.reference>
                           and the general confidentiality provisions in 
                          <internal.reference refid="a908829">
                            <ital>clause 14</ital>
                          </internal.reference>
                          . Consider whether the definition of "Confidential Information" should include "Customer Personal Data" and "Shared Personal Data".
                        </paratext>
                      </para>
                    </list.item>
                    <list.item>
                      <para>
                        <paratext>
                          The sub-processing requirements in 
                          <internal.reference refid="a997377">
                            <ital>clause 13.8</ital>
                          </internal.reference>
                           and the general subcontracting provisions at 
                          <internal.reference refid="a788248">
                            <ital>clause 22</ital>
                          </internal.reference>
                          .
                        </paratext>
                      </para>
                    </list.item>
                    <list.item>
                      <para>
                        <paratext>
                          The supplier's obligation to delete or return the personal data on termination or expiry of the agreement in 
                          <internal.reference refid="a828725">
                            <ital>clause 13.7(f)</ital>
                          </internal.reference>
                           and the supplier's general obligation on termination or expiry in relation to returning the customer's materials and deliverables in 
                          <internal.reference refid="a391990">
                            <ital>clause 20.1</ital>
                          </internal.reference>
                          .
                        </paratext>
                      </para>
                    </list.item>
                    <list.item>
                      <para>
                        <paratext>
                          The audit provisions in 
                          <internal.reference refid="a952048">
                            <ital>clause 13.7(g)</ital>
                          </internal.reference>
                           and the general audit rights in 
                          <internal.reference refid="a547405">
                            <ital>clause 9</ital>
                          </internal.reference>
                          .
                        </paratext>
                      </para>
                    </list.item>
                  </list>
                  <para>
                    <paratext>
                      Check that the approach taken in this 
                      <internal.reference refid="a683454">
                        <ital>clause 13</ital>
                      </internal.reference>
                       is consistent with the other clauses in this agreement.
                    </paratext>
                  </para>
                  <para>
                    <paratext>The parties could decide to address related issues within the same clause. For example, the sub-processing provisions could be included in the general subcontracting clause. However, the parties may find it easier if all data processing-related provisions are in the same clause, as opposed to being dotted throughout the agreement.</paratext>
                  </para>
                </division>
                <division id="a669965" level="2">
                  <head align="left" preservecase="true">
                    <headtext>Further drafting options</headtext>
                  </head>
                  <para>
                    <paratext>
                      The drafting in this 
                      <internal.reference refid="a683454">
                        <ital>clause 13</ital>
                      </internal.reference>
                       is partly based on the following standard clauses which provide background information and further drafting if necessary:
                    </paratext>
                  </para>
                  <list type="bulleted">
                    <list.item>
                      <para>
                        <paratext>
                          <link href="w-027-8411" style="ACTLinkPLCtoPLC">
                            <ital>Data processing clauses (UK)</ital>
                          </link>
                          .
                        </paratext>
                      </para>
                    </list.item>
                    <list.item>
                      <para>
                        <paratext>
                          <link href="w-011-7560" style="ACTLinkPLCtoPLC">
                            <ital>Personal data sharing clauses (controller to controller, short-form) (UK)</ital>
                          </link>
                          .
                        </paratext>
                      </para>
                    </list.item>
                    <list.item>
                      <para>
                        <paratext>
                          <link href="w-027-4499" style="ACTLinkPLCtoPLC">
                            <ital>Personal data processing clauses for IT agreements (UK) (pro-customer)</ital>
                          </link>
                          .
                        </paratext>
                      </para>
                    </list.item>
                  </list>
                </division>
              </division>
            </drafting.note>
            <subclause1 id="a683350">
              <identifier>13.1</identifier>
              <para>
                <paratext>
                  For the purposes of this 
                  <internal.reference refid="a683454">
                    <ital>clause 13</ital>
                  </internal.reference>
                  , the terms 
                  <bold>Commissioner, controller</bold>
                  , 
                  <bold>data subject</bold>
                  , 
                  <bold>personal data</bold>
                  , 
                  <bold>personal data breach, processor </bold>
                  and 
                  <bold>processing</bold>
                   shall have the meaning given to them in Applicable Data Protection Law.
                </paratext>
              </para>
            </subclause1>
            <subclause1 id="a978477">
              <identifier>13.2</identifier>
              <para>
                <paratext>
                  Each party shall comply with all Applicable Data Protection Laws in its processing of personal data under or in connection with this agreement. This 
                  <internal.reference refid="a683454">
                    <ital>clause 13</ital>
                  </internal.reference>
                   is in addition to, and does not relieve, remove or replace, a party's obligations or rights under Applicable Data Protection Laws.
                </paratext>
              </para>
            </subclause1>
            <subclause1 id="a120741">
              <identifier>13.3</identifier>
              <para>
                <paratext>The parties have determined that, for the purposes of Applicable Data Protection Laws:</paratext>
              </para>
              <subclause2 id="a749902">
                <identifier>(a)</identifier>
                <para>
                  <paratext>
                    the Supplier shall process the personal data set out in 
                    <internal.reference refid="a973760">
                      <ital>paragraph 1</ital>
                    </internal.reference>
                     of 
                    <internal.reference refid="a393604">
                      <ital>Schedule 5</ital>
                    </internal.reference>
                     as a processor on behalf of the Customer[; and 
                    <bold>OR</bold>
                     .]
                  </paratext>
                </para>
              </subclause2>
              <subclause2 condition="optional" id="a879564">
                <identifier>(b)</identifier>
                <para>
                  <paratext>
                    the Supplier and Customer shall act as independent controllers in respect of the personal data and processing activities set out in 
                    <internal.reference refid="a921624">
                      <ital>paragraph 2</ital>
                    </internal.reference>
                     of 
                    <internal.reference refid="a393604">
                      <ital>Schedule 5</ital>
                    </internal.reference>
                    [; and 
                    <bold>OR</bold>
                     .]
                  </paratext>
                </para>
              </subclause2>
              <subclause2 id="a691780">
                <identifier>(c)</identifier>
                <para>
                  <paratext>
                    the Supplier and Customer shall act as joint controllers in respect of the personal data and processing activities set out in 
                    <internal.reference refid="a707870">
                      <ital>paragraph 3</ital>
                    </internal.reference>
                    <ital> </ital>
                    of 
                    <internal.reference refid="a393604">
                      <ital>Schedule 5</ital>
                    </internal.reference>
                    .
                  </paratext>
                </para>
              </subclause2>
            </subclause1>
            <subclause1 condition="optional" id="a349936">
              <identifier>13.4</identifier>
              <para>
                <paratext>
                  Without prejudice to 
                  <internal.reference refid="a978477">
                    <ital>clause 13.2</ital>
                  </internal.reference>
                  , where one party (
                  <defn.term>Data Discloser</defn.term>
                  ) shares personal data with the other party (
                  <defn.term>Data Recipient</defn.term>
                  ) as controllers (
                  <defn.term>Shared Personal Data</defn.term>
                  ), the Data Recipient shall:
                </paratext>
              </para>
              <subclause2 id="a823115">
                <identifier>(a)</identifier>
                <para>
                  <paratext>
                    only process the Shared Personal Data for the purposes set out in 
                    <internal.reference refid="a393604">
                      <ital>Schedule 5</ital>
                    </internal.reference>
                     or otherwise agreed in writing by the parties (
                    <defn.term>Agreed Purposes</defn.term>
                    ); and
                  </paratext>
                </para>
              </subclause2>
              <subclause2 id="a725322">
                <identifier>(b)</identifier>
                <para>
                  <paratext>not retain or process the Shared Personal Data for longer than is necessary to carry out the Agreed Purposes.</paratext>
                </para>
              </subclause2>
            </subclause1>
            <subclause1 condition="optional" id="a620831">
              <identifier>13.5</identifier>
              <para>
                <paratext>
                  Without prejudice to 
                  <internal.reference refid="a978477">
                    <ital>clause 13.2</ital>
                  </internal.reference>
                  , each party shall:
                </paratext>
              </para>
              <subclause2 id="a956315">
                <identifier>(a)</identifier>
                <para>
                  <paratext>ensure that it has all necessary notices and lawful bases in place to process the Shared Personal Data for the Agreed Purposes;</paratext>
                </para>
              </subclause2>
              <subclause2 id="a136534">
                <identifier>(b)</identifier>
                <para>
                  <paratext>give full information to any data subject whose Shared Personal Data may be processed under this agreement of the nature of that processing;</paratext>
                </para>
              </subclause2>
              <subclause2 id="a856971">
                <identifier>(c)</identifier>
                <para>
                  <paratext>ensure that it has in place appropriate technical and organisational measures to protect against unauthorised or unlawful processing of Shared Personal Data and against accidental loss or destruction of, or damage to, Shared Personal Data; and</paratext>
                </para>
              </subclause2>
              <subclause2 id="a106391">
                <identifier>(d)</identifier>
                <para>
                  <paratext>provide reasonable assistance to the other party in complying with Applicable Data Protection Laws in relation to the Shared Personal Data, including by:</paratext>
                </para>
                <subclause3 id="a288921">
                  <identifier>(i)</identifier>
                  <para>
                    <paratext>promptly informing the other party about the receipt of any data subject rights request that relates to the other party's processing;</paratext>
                  </para>
                </subclause3>
                <subclause3 id="a856714">
                  <identifier>(ii)</identifier>
                  <para>
                    <paratext>providing the other party with reasonable assistance in complying with any data subject rights request; and</paratext>
                  </para>
                </subclause3>
                <subclause3 id="a343517">
                  <identifier>(iii)</identifier>
                  <para>
                    <paratext>notifying the other party without undue delay on becoming aware of any personal data breach in relation to the Shared Personal Data [and doing all things reasonably necessary to assist the other party in mitigating the effects of the personal data breach].</paratext>
                  </para>
                  <drafting.note id="a702167" jurisdiction="">
                    <head align="left" preservecase="true">
                      <headtext>Data sharing (optional clauses)</headtext>
                    </head>
                    <division id="a000077" level="1">
                      <para>
                        <paratext>
                          Use optional 
                          <internal.reference refid="a349936">
                            <ital>clause 13.4</ital>
                          </internal.reference>
                           and 
                          <internal.reference refid="a620831">
                            <ital>clause 13.5</ital>
                          </internal.reference>
                           if the parties will be sharing any data as independent controllers or joint controllers.
                        </paratext>
                      </para>
                      <para>
                        <paratext>
                          To ensure that shared personal data is kept confidential under 
                          <internal.reference refid="a908829">
                            <ital>clause 14</ital>
                          </internal.reference>
                          , include shared personal data within the definition of 
                          <internal.reference refid="a393531">
                            <ital>Confidential Information</ital>
                          </internal.reference>
                          .
                        </paratext>
                      </para>
                      <para>
                        <paratext>For comprehensive data sharing provisions, see Standard documents:</paratext>
                      </para>
                      <list type="bulleted">
                        <list.item>
                          <para>
                            <paratext>
                              <link href="w-014-5640" style="ACTLinkPLCtoPLC">
                                <ital>Data sharing agreement (controller to controller) (UK)</ital>
                              </link>
                              .
                            </paratext>
                          </para>
                        </list.item>
                        <list.item>
                          <para>
                            <paratext>
                              <link href="w-027-1079" style="ACTLinkPLCtoPLC">
                                <ital>Data sharing agreement (joint controllers) (UK)</ital>
                              </link>
                              .
                            </paratext>
                          </para>
                        </list.item>
                      </list>
                    </division>
                  </drafting.note>
                </subclause3>
              </subclause2>
            </subclause1>
            <subclause1 id="a921347">
              <identifier>13.6</identifier>
              <para>
                <paratext>
                  In relation to the Customer Personal Data, 
                  <internal.reference refid="a249770">
                    <ital>paragraph 1</ital>
                  </internal.reference>
                   of 
                  <internal.reference refid="a393604">
                    <ital>Schedule 5</ital>
                  </internal.reference>
                  <ital> </ital>
                  sets out the scope, nature and purpose of processing by the Supplier, the duration of the processing and the types of personal data and categories of data subject.
                </paratext>
              </para>
            </subclause1>
            <subclause1 id="a889979">
              <identifier>13.7</identifier>
              <para>
                <paratext>
                  Without prejudice to 
                  <internal.reference refid="a978477">
                    <ital>clause 13.2</ital>
                  </internal.reference>
                  , the Supplier shall, in relation to Customer Personal Data:
                </paratext>
              </para>
              <subclause2 id="a362912">
                <identifier>(a)</identifier>
                <para>
                  <paratext>
                    process that Customer Personal Data only on the documented written instructions of the Customer, which are set out in 
                    <internal.reference refid="a513262">
                      <ital>paragraph 1</ital>
                    </internal.reference>
                     of 
                    <internal.reference refid="a393604">
                      <ital>Schedule 5</ital>
                    </internal.reference>
                    , unless the Supplier is required by Applicable Laws to otherwise process that Customer Personal Data. Where the Supplier is relying on Applicable Laws as the basis for processing Customer Personal Data, the Supplier shall promptly notify the Customer of this before performing the processing unless prohibited from doing so by those Applicable Laws. The Supplier shall immediately inform the Customer if, in the opinion of the Supplier, the instructions of the Customer infringe Applicable Data Protection Laws;
                  </paratext>
                </para>
              </subclause2>
              <subclause2 id="a554968">
                <identifier>(b)</identifier>
                <para>
                  <paratext>
                    ensure that it has in place appropriate technical and organisational measures[, including those in 
                    <internal.reference refid="a843369">
                      <ital>paragraph 1.1(g)</ital>
                    </internal.reference>
                     of 
                    <internal.reference refid="a393604">
                      <ital>Schedule 5</ital>
                    </internal.reference>
                    ,] to protect against unauthorised or unlawful processing of Customer Personal Data and against its accidental loss, damage or destruction, including as appropriate:
                  </paratext>
                </para>
                <subclause3 id="a222623">
                  <identifier>(i)</identifier>
                  <para>
                    <paratext>the pseudonymisation and encryption of Customer Personal Data;</paratext>
                  </para>
                </subclause3>
                <subclause3 id="a577120">
                  <identifier>(ii)</identifier>
                  <para>
                    <paratext>the ability to ensure the ongoing confidentiality, integrity, availability and resilience of its processing systems and services;</paratext>
                  </para>
                </subclause3>
                <subclause3 id="a227055">
                  <identifier>(iii)</identifier>
                  <para>
                    <paratext>the ability to restore the availability of and access to Customer Personal Data in a timely manner in the event of a physical or technical incident; and</paratext>
                  </para>
                </subclause3>
                <subclause3 id="a595578">
                  <identifier>(iv)</identifier>
                  <para>
                    <paratext>a process for regularly assessing and evaluating the effectiveness of technical and organisational measures for ensuring the security of the processing;</paratext>
                  </para>
                </subclause3>
              </subclause2>
              <subclause2 id="a756067">
                <identifier>(c)</identifier>
                <para>
                  <paratext>ensure that:</paratext>
                </para>
                <subclause3 id="a417307">
                  <identifier>(i)</identifier>
                  <para>
                    <paratext>access to Customer Personnel Data is restricted only to those Supplier Personnel who need access to perform the Services; and</paratext>
                  </para>
                </subclause3>
                <subclause3 id="a973857">
                  <identifier>(ii)</identifier>
                  <para>
                    <paratext>all Supplier Personnel who have access to or process Customer Personal Data are obliged to keep the personal data confidential;</paratext>
                  </para>
                </subclause3>
              </subclause2>
              <subclause2 id="a656043">
                <identifier>(d)</identifier>
                <para>
                  <paratext>promptly assist the Customer[, at the Supplier's expense,] in responding to any request from a data subject and in ensuring compliance with the Customer's obligations under Applicable Data Protection Laws with respect to security, breach notifications, impact assessments and consultations with the Commissioner or other Regulators. In particular, the Supplier shall promptly notify the Customer if it receives any complaint, notice or communication (whether from a data subject, the Commissioner or any other Regulator or third party) which relates to processing of Customer Personal Data;</paratext>
                </para>
              </subclause2>
              <subclause2 id="a956633">
                <identifier>(e)</identifier>
                <para>
                  <paratext>notify the Customer without undue delay (and no later than [TIMESCALE]) after becoming aware of a personal data breach;</paratext>
                </para>
              </subclause2>
              <subclause2 id="a828725">
                <identifier>(f)</identifier>
                <para>
                  <paratext>
                    at the written direction of the Customer, delete or return to the Customer all Customer Personal Data when it is no longer needed to perform the Services and in any event on termination or expiry of this agreement, unless the Supplier is required by Applicable Law to continue to process that Customer Personal Data. The Supplier shall procure that any third party to which the Supplier has disclosed the Customer Personal Data does the same and shall certify to the Customer in writing that it has complied with this 
                    <internal.reference refid="a828725">
                      <ital>clause 13.7(f)</ital>
                    </internal.reference>
                    . [If the Supplier is required by Applicable Law to continue to process any Customer Personal Data, the Supplier shall promptly notify the Customer of what that Applicable Law is and shall only be permitted to process that Customer Personal Data for that specific purpose. All requirements set out in this 
                    <internal.reference refid="a683454">
                      <ital>clause 13</ital>
                    </internal.reference>
                     shall continue to apply to any Customer Personal Data for as long as that Customer Personal Data is processed by the Supplier.] For the purposes of this 
                    <internal.reference refid="a828725">
                      <ital>clause 13.7(f)</ital>
                    </internal.reference>
                     the obligation to "delete" data includes the obligation to delete data from back-up systems as well as live systems; and
                  </paratext>
                </para>
              </subclause2>
              <subclause2 id="a952048">
                <identifier>(g)</identifier>
                <para>
                  <paratext>
                    maintain complete and accurate records and information to demonstrate its compliance with Applicable Data Protection Laws and this 
                    <internal.reference refid="a683454">
                      <ital>clause 13</ital>
                    </internal.reference>
                     and make them available to the Customer on request. The Supplier shall allow for and submit its premises and operations to audits, including inspections, by the Customer or the Customer's designated auditor to demonstrate its compliance with Applicable Data Protection Laws and this 
                    <internal.reference refid="a683454">
                      <ital>clause 13</ital>
                    </internal.reference>
                    . [The requirements of 
                    <internal.reference refid="a592417">
                      <ital>clause 9</ital>
                    </internal.reference>
                     apply to any audits under this 
                    <internal.reference refid="a683454">
                      <ital>clause 13</ital>
                    </internal.reference>
                    .]
                  </paratext>
                </para>
              </subclause2>
            </subclause1>
            <subclause1 id="a997377">
              <identifier>13.8</identifier>
              <para>
                <paratext>The Supplier shall not engage a third party to process any Customer Personal Data without the prior written consent of the Customer [(not to be unreasonably withheld or delayed)]. The Supplier shall:</paratext>
              </para>
              <subclause2 id="a101478">
                <identifier>(a)</identifier>
                <para>
                  <paratext>
                    ensure that the terms on which it appoints any third party processor comply with Applicable Data Protection Laws and are consistent with the obligations imposed on the Supplier in this 
                    <internal.reference refid="a683454">
                      <ital>clause 13</ital>
                    </internal.reference>
                    ; and
                  </paratext>
                </para>
              </subclause2>
              <subclause2 id="a444322">
                <identifier>(b)</identifier>
                <para>
                  <paratext>remain responsible for the acts and omissions of that third party as if they were the acts and omissions of the Supplier.</paratext>
                </para>
              </subclause2>
            </subclause1>
            <subclause1 id="a443935">
              <identifier>13.9</identifier>
              <para>
                <paratext>The Supplier shall not carry out, via itself or via any other processor, any processing of Customer Personal Data, or transfer any Customer Personal Data, outside of the UK [or EEA], including processing Customer Personal Data on equipment situated outside of the UK [or EEA] unless the prior written consent of the Customer has been obtained and the Supplier:</paratext>
              </para>
              <subclause2 id="a854241">
                <identifier>(a)</identifier>
                <para>
                  <paratext>ensures that the processing is compliant with Applicable Data Protection Laws, including by ensuring an adequate level of protection for the Customer Personal Data; and</paratext>
                </para>
              </subclause2>
              <subclause2 id="a550271">
                <identifier>(b)</identifier>
                <para>
                  <paratext>complies with any reasonable instructions notified to it by the Customer with respect to the processing of the Customer Personal Data.</paratext>
                </para>
              </subclause2>
            </subclause1>
            <subclause1 id="a728082">
              <identifier>13.10</identifier>
              <para>
                <paratext>The Supplier shall not do anything which may cause the Customer to be in breach of Applicable Data Protection Laws or damage its reputation with data subjects.</paratext>
              </para>
            </subclause1>
          </clause>
          <clause id="a908829">
            <identifier>14.</identifier>
            <head align="left" preservecase="true">
              <headtext>Confidentiality</headtext>
            </head>
            <drafting.note id="a483022" jurisdiction="">
              <head align="left" preservecase="true">
                <headtext>Confidentiality</headtext>
              </head>
              <division id="a000078" level="1">
                <para>
                  <paratext>A confidentiality clause aims to ensure that:</paratext>
                </para>
                <list type="bulleted">
                  <list.item>
                    <para>
                      <paratext>Confidential information disclosed by one party to the other is kept secret.</paratext>
                    </para>
                  </list.item>
                  <list.item>
                    <para>
                      <paratext>The party receiving the confidential information only uses the information in connection with the purpose of the agreement and not for any other purpose.</paratext>
                    </para>
                  </list.item>
                </list>
                <para>
                  <paratext>These confidentiality provisions are mutual. A customer with sufficient leverage may seek to make this a unilateral confidentiality obligation for the supplier but both parties are likely to have information they want to protect. Depending on the nature of the services:</paratext>
                </para>
                <list type="bulleted">
                  <list.item>
                    <para>
                      <paratext>The supplier may be using proprietary techniques or methodologies to perform the services. Details of these may need to be shared with the customer. The supplier's pricing may also be bespoke to the customer and therefore confidential.</paratext>
                    </para>
                  </list.item>
                  <list.item>
                    <para>
                      <paratext>The customer typically discloses proprietary business information that the supplier needs to be able to perform the services. If supplier personnel are on-site at the customer's offices, they may observe a variety of confidential information.</paratext>
                    </para>
                  </list.item>
                </list>
                <para>
                  <paratext>
                    For further information on confidentiality and alternative drafting, see 
                    <link href="2-107-3829" style="ACTLinkPLCtoPLC">
                      <ital>Standard clause, Confidentiality</ital>
                    </link>
                     and its drafting notes.
                  </paratext>
                </para>
                <para>
                  <paratext>
                    For further protection for the customer's confidential information, the customer could consider restricting the supplier from working for the customer's competitors. See optional 
                    <internal.reference refid="a762105">
                      <ital>clause 15</ital>
                    </internal.reference>
                    .
                  </paratext>
                </para>
              </division>
            </drafting.note>
            <subclause1 id="a476586">
              <identifier>14.1</identifier>
              <para>
                <paratext>Each party shall keep the other party's Confidential Information secret and confidential and shall not:</paratext>
              </para>
              <subclause2 id="a680273">
                <identifier>(a)</identifier>
                <para>
                  <paratext>
                    use that Confidential Information except for the purpose of exercising or performing its rights and obligations under or in connection with this agreement (
                    <defn.term>Permitted Purpose</defn.term>
                    ); or
                  </paratext>
                </para>
              </subclause2>
              <subclause2 id="a997589">
                <identifier>(b)</identifier>
                <para>
                  <paratext>
                    disclose that Confidential Information in whole or in part to any person, except as permitted by 
                    <internal.reference refid="a284115">
                      <ital>clause 14.2</ital>
                    </internal.reference>
                     [or 
                    <internal.reference refid="a575820">
                      <ital>clause 14.3</ital>
                    </internal.reference>
                    ].
                  </paratext>
                </para>
              </subclause2>
            </subclause1>
            <subclause1 id="a284115">
              <identifier>14.2</identifier>
              <para>
                <paratext>Each party may disclose the other party's Confidential Information:</paratext>
              </para>
              <subclause2 id="a295665">
                <identifier>(a)</identifier>
                <para>
                  <paratext>
                    to [those of] its [and its Affiliates'] employees, officers, representatives, independent contractors, subcontractors and advisers who need to know that information for the Permitted Purpose (
                    <defn.term>Representatives</defn.term>
                    ). Each party shall ensure that its Representatives comply with confidentiality obligations which are substantially equivalent to those set out in this 
                    <internal.reference refid="a908829">
                      <ital>clause 14</ital>
                    </internal.reference>
                    ; and
                  </paratext>
                </para>
              </subclause2>
              <subclause2 id="a328397">
                <identifier>(b)</identifier>
                <para>
                  <paratext>as may be required by law, a court of competent jurisdiction or any governmental or regulatory authority, provided that, to the extent it is legally permitted to do so, it gives the other party as much notice of the disclosure as possible [and, where notice of disclosure is not prohibited, it takes into account the reasonable requests of the other party in relation to the content of the disclosure].</paratext>
                </para>
              </subclause2>
            </subclause1>
            <subclause1 id="a575820">
              <identifier>14.3</identifier>
              <para>
                <paratext>
                  The Customer may disclose the Supplier's Confidential Information [(excluding Confidential Information concerning the Charges and [OTHER RESTRICTED INFORMATION])] to any actual or potential Replacement Supplier to the extent reasonably necessary to plan for an exit from this agreement or to facilitate the smooth transition of the Services to a new supplier, provided that the Customer ensures any recipient of Confidential Information under this 
                  <internal.reference refid="a575820">
                    <ital>clause 14.3</ital>
                  </internal.reference>
                   complies with confidentiality obligations which are substantially equivalent to those set out in this 
                  <internal.reference refid="a908829">
                    <ital>clause 14</ital>
                  </internal.reference>
                  .
                </paratext>
              </para>
              <drafting.note id="a925076" jurisdiction="">
                <head align="left" preservecase="true">
                  <headtext>Sharing confidential information with replacement suppliers</headtext>
                </head>
                <division id="a000079" level="1">
                  <para>
                    <paratext>
                      The customer is likely to want the supplier to co-operate in transferring services to a new supplier when the agreement ends (see 
                      <internal.reference refid="a587954">
                        <ital>clause 20.2</ital>
                      </internal.reference>
                      ). This requirement is fairly common in services agreements and therefore something that the supplier may have to accept.
                    </paratext>
                  </para>
                  <para>
                    <paratext>If the supplier objects to the clause, consider specifying the sensitive information, such as pricing information, that the customer should not be able to share with a new supplier who may be a competitor of the existing supplier.</paratext>
                  </para>
                </division>
              </drafting.note>
            </subclause1>
            <subclause1 condition="optional" id="a709836">
              <identifier>14.4</identifier>
              <para>
                <paratext>
                  The Supplier shall [not process the Customer's Confidential Information in any way using machine learning or artificial intelligence (AI) models 
                  <bold>OR</bold>
                   only process the Customer's Confidential Information using machine learning or artificial intelligence (AI) models where those models will not be:
                </paratext>
              </para>
              <subclause2 id="a442116">
                <identifier>(a)</identifier>
                <para>
                  <paratext>trained on the Customer's Confidential Information; and</paratext>
                </para>
              </subclause2>
              <subclause2 id="a895826">
                <identifier>(b)</identifier>
                <para>
                  <paratext>lawfully available to or accessible for use by any person or entity except the Supplier or its Representatives.</paratext>
                </para>
                <drafting.note id="a823300" jurisdiction="">
                  <head align="left" preservecase="true">
                    <headtext>Confidentiality and AI (optional clause)</headtext>
                  </head>
                  <division id="a000080" level="1">
                    <para>
                      <paratext>With AI use becoming ever more prevalent in a commercial context, the customer should consider expressly addressing the supplier's potential use of AI and machine learning to perform the services, including how this interfaces with the need to protect the confidential information disclosed.</paratext>
                    </para>
                    <para>
                      <paratext>
                        If including this optional 
                        <internal.reference refid="a709836">
                          <ital>clause 14.4</ital>
                        </internal.reference>
                        , choose from the following two drafting options:
                      </paratext>
                    </para>
                    <list type="bulleted">
                      <list.item>
                        <para>
                          <paratext>
                            <bold>Option 1.</bold>
                             Unless there is a transaction-specific reason to permit it, the customer should consider prohibiting the use of its confidential information by AI or machine learning models (whether private or public facing) in the supply of the services. This broad prohibition also prevents use of the disclosed confidential information to train those models. Particularly with a public facing AI model (for example, Chat GPT), this helps address the risk that the customer's confidential information may be used to train the model to respond to future queries by members of the public, and so lead to potential data leakage (unauthorised disclosure to third parties). The first drafting option at 
                            <internal.reference refid="a442116">
                              <ital>clause 14.4(a)</ital>
                            </internal.reference>
                             reflects this approach.
                          </paratext>
                        </para>
                      </list.item>
                      <list.item>
                        <para>
                          <paratext>
                            <bold>Option 2.</bold>
                             If the supplier intends to use AI to provide the services and the customer accepts that, the customer should consider imposing a condition on the supplier that any customer confidential information fed into the AI model will not be used to train it, and that the AI model is not accessible to or available for use by anyone that is not already allowed to access the confidential information under the agreement. Choose the second drafting option at 
                            <internal.reference refid="a895826">
                              <ital>clause 14.4(b)</ital>
                            </internal.reference>
                            , if taking this approach.
                          </paratext>
                        </para>
                      </list.item>
                    </list>
                    <para>
                      <paratext>
                        For further information on AI and confidentiality, see 
                        <link anchor="a402318" href="8-384-4456" style="ACTLinkPLCtoPLC">
                          <ital>Practice note, Protecting confidential information: overview: Artificial intelligence (AI) and confidentiality</ital>
                        </link>
                        .
                      </paratext>
                    </para>
                  </division>
                </drafting.note>
              </subclause2>
            </subclause1>
            <subclause1 id="a847780">
              <identifier>14.5</identifier>
              <para>
                <paratext>
                  The provisions of this 
                  <internal.reference refid="a908829">
                    <ital>clause 14</ital>
                  </internal.reference>
                   shall continue to apply [after termination or expiry of this agreement 
                  <bold>OR</bold>
                   for a period of [five] years after termination or expiry of this agreement 
                  <bold>OR</bold>
                   indefinitely after termination or expiry of this agreement in relation to [CONFIDENTIAL INFORMATION TO BE PROTECTED INDEFINITELY] and for a period of [five] years after termination or expiry for all other Confidential Information].
                </paratext>
              </para>
              <drafting.note id="a253506" jurisdiction="">
                <head align="left" preservecase="true">
                  <headtext>Duration of confidentiality obligations</headtext>
                </head>
                <division id="a000081" level="1">
                  <para>
                    <paratext>
                      In 
                      <internal.reference refid="a847780">
                        <ital>clause 14.5</ital>
                      </internal.reference>
                      , there are three options for how long the confidentiality commitments should continue after the agreement ends:
                    </paratext>
                  </para>
                  <list type="bulleted">
                    <list.item>
                      <para>
                        <paratext>The first option says that the confidentiality commitments continue indefinitely, although information may naturally lose the qualities of being confidential as time goes by. Where the customer is disclosing particularly sensitive confidential information, it may want to choose this option.</paratext>
                      </para>
                    </list.item>
                    <list.item>
                      <para>
                        <paratext>The second option puts a time limit on post-termination confidentiality commitments.</paratext>
                      </para>
                    </list.item>
                    <list.item>
                      <para>
                        <paratext>The third option is a mix of options one and two. The confidentiality commitments can continue indefinitely for some highly sensitive information and for a fixed period of time for other information. This is a compromise between the first two options.</paratext>
                      </para>
                    </list.item>
                  </list>
                </division>
              </drafting.note>
            </subclause1>
          </clause>
          <clause condition="optional" id="a762105">
            <identifier>15.</identifier>
            <head align="left" preservecase="true">
              <headtext>Working with competitors</headtext>
            </head>
            <drafting.note id="a546190" jurisdiction="">
              <head align="left" preservecase="true">
                <headtext>Working with competitors (optional clause)</headtext>
              </head>
              <division id="a000082" level="1">
                <para>
                  <paratext>The customer may want to include a non-compete clause that prevents the supplier from supplying the same or similar services to the customer's competitors. The customer may see this clause as being necessary to reduce the risk of its confidential information being disclosed to a competitor, resulting in a loss of competitive advantage. For example, if a marketing services supplier is working on the launch of a new product for one customer, with access to highly confidential information, that customer is unlikely to accept that supplier also working for its main competitor due to the risk of secret information leaking from the supplier to the competitor.</paratext>
                </para>
                <para>
                  <paratext>This kind of provision may be unenforceable or against public policy if its scope is held to be unreasonable. Unless the customer is providing substantial business to the supplier or the supplier is gaining access to particularly important confidential information belonging to the customer, the supplier is likely to object to its inclusion.</paratext>
                </para>
                <para>
                  <paratext>
                    For more information on non-compete provisions in supply agreements and alternative drafting, see 
                    <link href="w-035-9068" style="ACTLinkPLCtoPLC">
                      <ital>Standard clauses, Exclusive purchasing and supply clause: short form</ital>
                    </link>
                     and 
                    <link href="w-036-5452" style="ACTLinkPLCtoPLC">
                      <ital>Exclusive purchasing and supply clause: long form</ital>
                    </link>
                    . The long-form clause includes drafting requiring the supplier to put in place ethical walls between teams where it is allowed to service competitors.
                  </paratext>
                </para>
              </division>
            </drafting.note>
            <subclause1 id="a710426">
              <para>
                <paratext>
                  During the Term [and for [DURATION] months after termination or expiry of this agreement], the Supplier shall not supply[, and shall procure that none of its Affiliates supplies,] services which are the same as or substantially similar to the Services to any Competitor in the Territory without the Customer's prior written approval [(not to be unreasonably withheld, conditioned or delayed)]. 
                  <defn.term>Competitor</defn.term>
                   means any business whose products or services are [directly] in competition with the Customer's [CUSTOMER'S PRODUCTS, SERVICES OR INDUSTRY OR THE RELEVANT PART THAT THE SUPPLIER WILL BE SUPPLYING] in the Territory[, including [COMPETITOR NAMES]]. 
                  <defn.term>Territory</defn.term>
                   means [DESCRIBE].
                </paratext>
              </para>
            </subclause1>
          </clause>
          <clause id="a755543">
            <identifier>16.</identifier>
            <head align="left" preservecase="true">
              <headtext>Warranties and indemnities</headtext>
            </head>
            <drafting.note id="a547342" jurisdiction="">
              <head align="left" preservecase="true">
                <headtext>Warranties and indemnities</headtext>
              </head>
              <division id="a000083" level="1">
                <division id="a206229" level="2">
                  <head align="left" preservecase="true">
                    <headtext>IPR warranty and indemnity</headtext>
                  </head>
                  <para>
                    <paratext>
                      Generally, the supplier should bear the risk that its services infringe third party rights. The supplier should ensure that no part of the services or deliverables has been copied or extracted from a third party source without permission. As such, it is common for the supplier to give a warranty that the IPRs in the services and deliverables do not infringe any third party's IPRs (see 
                      <internal.reference refid="a513036">
                        <ital>clause 16.4(a)</ital>
                      </internal.reference>
                      ) and to indemnify the customer for any losses if there is a third party infringement claim (see 
                      <internal.reference refid="a879888">
                        <ital>clause 16.5(a)</ital>
                      </internal.reference>
                      ).
                    </paratext>
                  </para>
                  <para>
                    <paratext>
                      The supplier is not liable to the extent that the infringement is caused by the customer's actions or materials (see 
                      <internal.reference refid="a942938">
                        <ital>clause 16.6</ital>
                      </internal.reference>
                      ). The customer can limit this carve-out so that it only applies where customer materials are used in accordance with the customer's instructions.
                    </paratext>
                  </para>
                  <para>
                    <paratext>As this is a pro-customer agreement:</paratext>
                  </para>
                  <list type="bulleted">
                    <list.item>
                      <para>
                        <paratext>
                          The supplier's indemnity is not subject to the limitations or exclusions of liability in 
                          <internal.reference refid="a101610">
                            <ital>clause 18</ital>
                          </internal.reference>
                          .
                        </paratext>
                      </para>
                    </list.item>
                    <list.item>
                      <para>
                        <paratext>
                          There is a basic warranty that customer materials licensed to the supplier under 
                          <internal.reference refid="a481386">
                            <ital>clause 10.1</ital>
                          </internal.reference>
                           do not infringe third party IPRs but there is no corresponding IPR indemnity from the customer to the supplier against third party infringement claims.
                        </paratext>
                      </para>
                    </list.item>
                  </list>
                  <para>
                    <paratext>
                      Where the supplier is working with materials provided by the customer to a significant extent, the supplier may insist on the customer providing an indemnity against those materials infringing third party rights. For an indemnity from the customer that could be included in this agreement, see 
                      <link anchor="a575137" href="7-623-0751" style="ACTLinkPLCtoPLC">
                        <ital>Standard document, Services agreement (pro-supplier): clause 11.9(b)</ital>
                      </link>
                      .
                    </paratext>
                  </para>
                  <para>
                    <paratext>
                      An indemnity for infringement of IPRs is sometimes accompanied by a right or an obligation for the indemnifying party to try to avoid the claim by procuring a licence to use the infringing item or modifying it so that it ceases to infringe. If the indemnifying party fails to do so, the indemnified party can terminate the agreement and receive a refund of charges in relation to the infringing items. For this drafting, see 
                      <link anchor="a954385" href="w-018-3537" style="ACTLinkPLCtoPLC">
                        <ital>Standard document, Outsourcing agreement: long form: clause 34.3</ital>
                      </link>
                      .
                    </paratext>
                  </para>
                  <division id="a851421" level="3">
                    <head align="left" preservecase="true">
                      <headtext>Warranty, indemnity or both</headtext>
                    </head>
                    <para>
                      <paratext>
                        A supplier with sufficient negotiating leverage may refuse to give the warranty and representation in 
                        <internal.reference refid="a513036">
                          <ital>clause 16.4(a)</ital>
                        </internal.reference>
                         and require the customer to rely on the intellectual property indemnity in 
                        <internal.reference refid="a879888">
                          <ital>clause 16.5(a)</ital>
                        </internal.reference>
                         as its sole remedy for third-party infringement claims. Customers often want a warranty and representation, as well as an indemnity, so that they can:
                      </paratext>
                    </para>
                    <list type="bulleted">
                      <list.item>
                        <para>
                          <paratext>Claim damages from the supplier where it creates infringing material but there is no third party claim.</paratext>
                        </para>
                      </list.item>
                      <list.item>
                        <para>
                          <paratext>Terminate the agreement for breach.</paratext>
                        </para>
                      </list.item>
                      <list.item>
                        <para>
                          <paratext>
                            Potentially 
                            <link href="7-107-7151" style="ACTLinkPLCtoPLC">
                              <ital>rescind</ital>
                            </link>
                             the agreement for misrepresentation.
                          </paratext>
                        </para>
                      </list.item>
                    </list>
                  </division>
                </division>
                <division id="a525161" level="2">
                  <head align="left" preservecase="true">
                    <headtext>Data protection indemnity</headtext>
                  </head>
                  <para>
                    <paratext>
                      The indemnity in 
                      <internal.reference refid="a542349">
                        <ital>clause 16.5(c)</ital>
                      </internal.reference>
                       is designed to protect the customer from third party claims that result from the failure of the supplier to comply with data protection law or 
                      <internal.reference refid="a683454">
                        <ital>clause 13</ital>
                      </internal.reference>
                      .
                    </paratext>
                  </para>
                  <para>
                    <paratext>
                      This situation might arise where, for example, the supplier is processing personal data about the customer's customers on behalf of the customer and the supplier loses that data. The customer may then suffer claims by individuals that their rights under data protection law have been infringed and regulatory action. This indemnity is subject to a separate liability cap in 
                      <internal.reference refid="a101610">
                        <ital>clause 18</ital>
                      </internal.reference>
                      .
                    </paratext>
                  </para>
                  <para>
                    <paratext>A customer in a particularly strong bargaining position may try to make liability under this indemnity unlimited.</paratext>
                  </para>
                </division>
                <division id="a993833" level="2">
                  <head align="left" preservecase="true">
                    <headtext>General regulatory indemnity</headtext>
                  </head>
                  <para>
                    <paratext>
                      If the supplier fails to comply with applicable laws or, more narrowly, key regulatory obligations (for example, anti-bribery laws) and that results in action against the customer, the optional indemnity in 
                      <internal.reference refid="a247051">
                        <ital>clause 16.5(b)</ital>
                      </internal.reference>
                       allows the customer to pass through the fines, penalties and any other resulting losses to the supplier.
                    </paratext>
                  </para>
                </division>
              </division>
            </drafting.note>
            <subclause1 id="a562256">
              <identifier>16.1</identifier>
              <para>
                <paratext>Each party warrants and represents to the other party that:</paratext>
              </para>
              <subclause2 id="a717921">
                <identifier>(a)</identifier>
                <para>
                  <paratext>it has full power and authority to enter into this agreement and fulfil its obligations under it;</paratext>
                </para>
              </subclause2>
              <subclause2 id="a693892">
                <identifier>(b)</identifier>
                <para>
                  <paratext>this agreement is executed by its duly authorised representative;</paratext>
                </para>
              </subclause2>
              <subclause2 id="a465921">
                <identifier>(c)</identifier>
                <para>
                  <paratex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paratext>
                </para>
              </subclause2>
              <subclause2 id="a994389">
                <identifier>(d)</identifier>
                <para>
                  <paratext>its obligations under this agreement constitute its legal, valid, and binding obligations.</paratext>
                </para>
              </subclause2>
            </subclause1>
            <subclause1 condition="optional" id="a773272">
              <identifier>16.2</identifier>
              <para>
                <paratext>The Supplier warrants and represents that all written statements and representations made by the Supplier as part of the procurement process are true and accurate except to the extent that the Supplier has otherwise disclosed to the Customer in writing before the date of this agreement.</paratext>
              </para>
              <drafting.note id="a623452" jurisdiction="">
                <head align="left" preservecase="true">
                  <headtext>Procurement warranty (optional clause)</headtext>
                </head>
                <division id="a000084" level="1">
                  <para>
                    <paratext>A customer in a strong bargaining position may be able to commit the supplier to promises made as part of any pre-contract procurement process or at least force the supplier to disclose any areas where it has misrepresented its capabilities.</paratext>
                  </para>
                  <para>
                    <paratext>The supplier may argue that statements made during the procurement process were not drafted with the intention that they should be legally binding and are insufficiently specific.</paratext>
                  </para>
                </division>
              </drafting.note>
            </subclause1>
            <subclause1 id="a954836">
              <identifier>16.3</identifier>
              <para>
                <paratext>
                  The Customer warrants and represents that the Customer Materials do not infringe the Intellectual Property Rights or any other rights of any third party. The Customer shall not be liable under this 
                  <internal.reference refid="a954836">
                    <ital>clause 16.3</ital>
                  </internal.reference>
                   to the extent that the infringement arises from:
                </paratext>
              </para>
              <subclause2 id="a128309">
                <identifier>(a)</identifier>
                <para>
                  <paratext>changes made to the Customer Materials without the Customer's prior written consent; or</paratext>
                </para>
              </subclause2>
              <subclause2 id="a821873">
                <identifier>(b)</identifier>
                <para>
                  <paratext>the use of the Customer Materials for a purpose or in a manner not authorised by the Customer in writing.</paratext>
                </para>
              </subclause2>
            </subclause1>
            <subclause1 id="a692211">
              <identifier>16.4</identifier>
              <para>
                <paratext>The Supplier warrants, represents and undertakes that:</paratext>
              </para>
              <subclause2 id="a513036">
                <identifier>(a)</identifier>
                <para>
                  <paratext>
                    subject to 
                    <internal.reference refid="a942938">
                      <ital>clause 16.6</ital>
                    </internal.reference>
                    , the supply, receipt, and use of the Services and Deliverables shall not infringe the Intellectual Property Rights or any other rights of any third party;
                  </paratext>
                </para>
              </subclause2>
              <subclause2 id="a252149">
                <identifier>(b)</identifier>
                <para>
                  <paratext>it is not, and shall not become, subject to any contractual obligation which is likely to have a material adverse effect on its ability to perform its obligations under this agreement; and</paratext>
                </para>
              </subclause2>
              <subclause2 id="a251896">
                <identifier>(c)</identifier>
                <para>
                  <paratext>it shall not do anything that could reasonably be considered to bring the Customer into disrepute or damage its reputation.</paratext>
                </para>
                <drafting.note id="a293265" jurisdiction="">
                  <head align="left" preservecase="true">
                    <headtext>Supplier warranties, representations and undertakings</headtext>
                  </head>
                  <division id="a000085" level="1">
                    <para>
                      <paratext>These statements are drafted as undertakings, as well as warranties and representations, as they also relate to future duties.</paratext>
                    </para>
                    <para>
                      <paratext>
                        The customer should consider whether the additional warranties, representations and undertakings in 
                        <internal.reference refid="a692211">
                          <ital>clause 16.4</ital>
                        </internal.reference>
                         are appropriate for the specific services being provided. For example, if the services include providing software, whether assigned or licensed to the customer, the customer may consider including warranties specifying that the software will not include any viruses or other harmful code or disabling mechanisms or any open-source software. For customer-friendly warranties when licensing software, see 
                        <link anchor="a996779" href="7-107-4812" style="ACTLinkPLCtoPLC">
                          <ital>Standard document, Software licence agreement (pro-customer): clause 8</ital>
                        </link>
                        .
                      </paratext>
                    </para>
                    <para>
                      <paratext>From the supplier's perspective, it should consider:</paratext>
                    </para>
                    <list type="bulleted">
                      <list.item>
                        <para>
                          <paratext>
                            Expanding the carve-outs from 
                            <internal.reference refid="a513036">
                              <ital>clause 16.4(a)</ital>
                            </internal.reference>
                            . See 
                            <internal.reference refid="a942938">
                              <ital>clause 16.6</ital>
                            </internal.reference>
                            .
                          </paratext>
                        </para>
                      </list.item>
                      <list.item>
                        <para>
                          <paratext>
                            Deleting or diluting 
                            <internal.reference refid="a251896">
                              <ital>clause 16.4(c)</ital>
                            </internal.reference>
                            . For example, an advertising agency could be asked to run a campaign for the customer that is deliberately provocative. It should not be in breach of this clause where it does so on the customer's instructions.
                          </paratext>
                        </para>
                      </list.item>
                    </list>
                  </division>
                </drafting.note>
              </subclause2>
            </subclause1>
            <subclause1 id="a981149">
              <identifier>16.5</identifier>
              <para>
                <paratext>
                  The Supplier shall indemnify [the Customer 
                  <bold>OR</bold>
                   each Indemnified Person] against all Losses incurred by the [Customer 
                  <bold>OR</bold>
                   Indemnified Person] as a result of:
                </paratext>
              </para>
              <subclause2 id="a879888">
                <identifier>(a)</identifier>
                <para>
                  <paratext>any claim that the supply, receipt or use of any of the Services or Deliverables infringes the Intellectual Property Rights or any other rights of any third party; [and]</paratext>
                </para>
                <drafting.note id="a825771" jurisdiction="">
                  <head align="left" preservecase="true">
                    <headtext>IPR indemnity</headtext>
                  </head>
                  <division id="a000086" level="1">
                    <para>
                      <paratext>
                        This 
                        <internal.reference refid="a879888">
                          <ital>clause 16.5(a)</ital>
                        </internal.reference>
                         is a fairly typical IPR indemnity. The customer should consider whether it is necessary to extend the indemnity to other claims that may be triggered by the deliverables, such as claims that the deliverables are defamatory or discriminatory.
                      </paratext>
                    </para>
                    <para>
                      <paratext>
                        For example, a customer may engage a supplier to undertake a recruitment exercise. The supplier may deploy an AI system that has been trained on datasets that have an inherent bias against one or more categories of candidate. The customer may then receive claims from candidates and be liable under 
                        <link href="2-509-0669" style="ACTLinkPLCtoPLC">
                          <ital>section 109(2)</ital>
                        </link>
                         of the Equality Act 2010.
                      </paratext>
                    </para>
                  </division>
                </drafting.note>
              </subclause2>
              <subclause2 condition="optional" id="a247051">
                <identifier>(b)</identifier>
                <para>
                  <paratext>
                    any claim by any person, or any action (including any investigation) by a Regulator or governmental authority, arising out of or in connection with the Supplier's failure to comply with [Applicable Laws 
                    <bold>OR</bold>
                     the Relevant Requirements] or breach of 
                    <internal.reference refid="a816497">
                      <ital>clause 12.5</ital>
                    </internal.reference>
                    ; and
                  </paratext>
                </para>
              </subclause2>
              <subclause2 id="a542349">
                <identifier>(c)</identifier>
                <para>
                  <paratext>
                    any claim by any person, or any action or investigation by a Regulator, arising out of or in connection with the Supplier's failure to comply with Applicable Data Protection Laws or breach of 
                    <internal.reference refid="a683454">
                      <ital>clause 13</ital>
                    </internal.reference>
                    .
                  </paratext>
                </para>
              </subclause2>
              <para>
                <paratext>
                  [In this 
                  <internal.reference refid="a981149">
                    <ital>clause 16.5</ital>
                  </internal.reference>
                  , 
                  <defn.term>Indemnified Persons</defn.term>
                   mean the Customer and each of its Affiliates [and each of its and their directors, officers, employees, agents and licensees], and 
                  <defn.term>Indemnified Person</defn.term>
                   means any of them.]
                </paratext>
              </para>
              <drafting.note id="a579529" jurisdiction="">
                <head align="left" preservecase="true">
                  <headtext>Supplier indemnity: beneficiaries</headtext>
                </head>
                <division id="a000087" level="1">
                  <para>
                    <paratext>
                      <internal.reference refid="a981149">
                        <ital>Clause 16.5</ital>
                      </internal.reference>
                       includes optional wording to extend the indemnity protection from the customer to its affiliates and other related parties.
                    </paratext>
                  </para>
                  <para>
                    <paratext>The supplier may argue that this extended indemnity protection is unnecessary given the nature of the services and that the customer should be the sole beneficiary. Even if there is an argument for extended protection (for example, because customer affiliates are beneficiaries of the services), the supplier may still object to multiple parties being able to bring different claims against it under the indemnity over the same issue.</paratext>
                  </para>
                  <para>
                    <paratext>One solution is to allow the customer to recover losses for itself and on behalf of its related parties, such as affiliates, but with only the customer able to bring claims against the supplier.</paratext>
                  </para>
                </division>
              </drafting.note>
            </subclause1>
            <subclause1 id="a942938">
              <identifier>16.6</identifier>
              <para>
                <paratext>
                  The Supplier shall not be liable under the warranty in 
                  <internal.reference refid="a513036">
                    <ital>clause 16.4(a)</ital>
                  </internal.reference>
                   or the indemnity in 
                  <internal.reference refid="a879888">
                    <ital>clause 16.5(a)</ital>
                  </internal.reference>
                   to the extent that the actual or alleged infringement arises directly from:
                </paratext>
              </para>
              <subclause2 id="a399912">
                <identifier>(a)</identifier>
                <para>
                  <paratext>any changes made to the Deliverables by the Customer [or any of its licensees] without the Supplier's prior written consent, which shall not be unreasonably conditioned, withheld or delayed; or</paratext>
                </para>
              </subclause2>
              <subclause2 id="a527670">
                <identifier>(b)</identifier>
                <para>
                  <paratext>the [use of the] Customer Materials [in accordance with the Customer's instructions][, provided that the Supplier shall not be relieved of liability where it knew or suspected (or should have known or suspected) that the use of any Customer Materials may result in infringement but did not notify the Customer].</paratext>
                </para>
                <drafting.note id="a841486" jurisdiction="">
                  <head align="left" preservecase="true">
                    <headtext>Exceptions to IPR warranties and indemnities</headtext>
                  </head>
                  <division id="a000088" level="1">
                    <para>
                      <paratext>The supplier will want exceptions to its IPR warranties and indemnities so that they do not apply where the supplier is not the source of the infringement.</paratext>
                    </para>
                    <para>
                      <paratext>
                        The supplier may want to expand the exceptions in 
                        <internal.reference refid="a942938">
                          <ital>clause 16.6</ital>
                        </internal.reference>
                         so that it is not liable, for example, where the infringement is caused by the customer's instructions or by the customer using the deliverables for a purpose or in a manner that is not authorised by the supplier.
                      </paratext>
                    </para>
                    <para>
                      <paratext>
                        For an expanded set of exceptions, see 
                        <link anchor="a812842" href="1-107-3797" style="ACTLinkPLCtoPLC">
                          <ital>Standard clause, Indemnity: clause 1.3</ital>
                        </link>
                        .
                      </paratext>
                    </para>
                    <para>
                      <paratext>
                        The drafting in brackets in 
                        <internal.reference refid="a527670">
                          <ital>clause 16.6(b)</ital>
                        </internal.reference>
                         benefits the customer. It has the effect that the supplier is still liable under the indemnity if the infringement results from the supplier misusing the customer materials.
                      </paratext>
                    </para>
                  </division>
                </drafting.note>
              </subclause2>
            </subclause1>
            <subclause1 condition="optional" id="a148781">
              <identifier>16.7</identifier>
              <para>
                <paratext>
                  If a third party brings a claim against [the Customer 
                  <bold>OR</bold>
                   any Indemnified Person], or notifies [the Customer 
                  <bold>OR</bold>
                   any Indemnified Person] of its intention to do so, and that claim may reasonably be considered likely to give rise to a liability under an indemnity in this 
                  <internal.reference refid="a755543">
                    <ital>clause 16</ital>
                  </internal.reference>
                   (
                  <defn.term>Claim</defn.term>
                  ), the Customer shall[, or shall procure that the Indemnified Person shall]:
                </paratext>
              </para>
              <subclause2 id="a946206">
                <identifier>(a)</identifier>
                <para>
                  <paratext>as soon as reasonably practicable, give written notice of the Claim to the Supplier, specifying the nature of the Claim in reasonable detail;</paratext>
                </para>
              </subclause2>
              <subclause2 id="a803126">
                <identifier>(b)</identifier>
                <para>
                  <paratext>
                    subject to 
                    <internal.reference refid="a345933">
                      <ital>clause 16.8</ital>
                    </internal.reference>
                    , allow the Supplier, at its own cost, to conduct all negotiations and proceedings in relation to the Claim and to settle or compromise the Claim, provided that the Supplier may not settle or compromise the Claim [without the prior written consent of the [Customer 
                    <bold>OR</bold>
                     Indemnified Person] (consent not to be unreasonably withheld) 
                    <bold>OR</bold>
                     unless it involves only the payment of money by the Supplier and includes a complete release of the [Customer 
                    <bold>OR</bold>
                     Indemnified Person]];
                  </paratext>
                </para>
              </subclause2>
              <subclause2 id="a166619">
                <identifier>(c)</identifier>
                <para>
                  <paratext>
                    provide the Supplier with reasonable information, assistance and co-operation in responding to and defending the Claim, subject to the Supplier's compliance with 
                    <internal.reference refid="a125110">
                      <ital>clause 16.9(c)</ital>
                    </internal.reference>
                    ; and
                  </paratext>
                </para>
              </subclause2>
              <subclause2 id="a505858">
                <identifier>(d)</identifier>
                <para>
                  <paratext>
                    not, subject to 
                    <internal.reference refid="a345933">
                      <ital>clause 16.8</ital>
                    </internal.reference>
                     and the Supplier's full compliance with 
                    <internal.reference refid="a896979">
                      <ital>clause 16.9</ital>
                    </internal.reference>
                    , make any admission of liability, settlement or compromise relating to the Claim without the Supplier's prior written consent (not to be unreasonably conditioned, withheld or delayed)[, provided that the [Customer 
                    <bold>OR</bold>
                     Indemnified Person] may settle the Claim (after giving prior written notice of the terms of settlement (to the extent legally possible) to the Supplier), but without obtaining the Supplier's consent, if [the full and final settlement of the Claim comprises only the payment of money and] the [Customer 
                    <bold>OR</bold>
                     Indemnified Person] [reasonably] believes that failure to settle the Claim would be prejudicial to it in any material respect].
                  </paratext>
                </para>
                <drafting.note id="a386950" jurisdiction="">
                  <head align="left" preservecase="true">
                    <headtext>Conduct of claims: customer's duties (optional clause)</headtext>
                  </head>
                  <division id="a000089" level="1">
                    <para>
                      <paratext>It is reasonable to expect that if the supplier is giving an indemnity to the customer in relation to third party claims, it will want to have some control over those claims. Otherwise, the risk for the supplier is that the customer may agree to a large settlement or run up disproportionate costs in defending the claims, and the supplier will have to pick up the bill. On the other hand, the customer may argue that the supplier should not have control over the conduct of third party claims on the grounds that the customer needs to keep control over claims against it for reputational reasons.</paratext>
                    </para>
                    <para>
                      <paratext>
                        The customer may want to see evidence that the supplier can competently dispose of third party claims before allowing it to control the conduct of claims. If the customer is unconvinced that the supplier can handle third party claims, it will not want it to have any say in how they are dealt with and will not include 
                        <internal.reference refid="a148781">
                          <ital>clause 16.7</ital>
                        </internal.reference>
                        .
                      </paratext>
                    </para>
                    <para>
                      <paratext>Where the customer accepts that the supplier is best placed to handle third party claims (which will often be the case with third party IPR infringement claims), it may still want to retain as much control as possible over claims which could damage its brand. In this situation, the customer may insist on wording that:</paratext>
                    </para>
                    <list type="bulleted">
                      <list.item>
                        <para>
                          <paratext>
                            Requires the supplier to obtain the customer's consent to settlement or at least obtain a complete release for the customer in any settlement (
                            <internal.reference refid="a803126">
                              <ital>clause 16.7(b)</ital>
                            </internal.reference>
                            ).
                          </paratext>
                        </para>
                      </list.item>
                      <list.item>
                        <para>
                          <paratext>
                            Gives the customer the right to settle claims prejudicial to it (
                            <internal.reference refid="a505858">
                              <ital>clause 16.7(d)</ital>
                            </internal.reference>
                            ). However, it may be that the supplier simply cannot agree to the optional wording in 
                            <internal.reference refid="a505858">
                              <ital>clause 16.7(d)</ital>
                            </internal.reference>
                             because it could result in an excessively high indemnity bill for the supplier or bind the supplier to take certain action in respect of its IPR which the supplier is unwilling to take.
                          </paratext>
                        </para>
                      </list.item>
                    </list>
                    <para>
                      <paratext>
                        For more information on conduct of claims provisions generally, see the drafting notes to 
                        <link href="1-107-3797" style="ACTLinkPLCtoPLC">
                          <ital>Standard clause, Indemnity</ital>
                        </link>
                        .
                      </paratext>
                    </para>
                  </division>
                </drafting.note>
              </subclause2>
            </subclause1>
            <subclause1 condition="optional" id="a345933">
              <identifier>16.8</identifier>
              <para>
                <paratext>
                  If the Supplier does not assume control over the defence of a Claim within [NUMBER] days of receipt of the notice under 
                  <internal.reference refid="a946206">
                    <ital>clause 16.7(a)</ital>
                  </internal.reference>
                  , the [Customer 
                  <bold>OR</bold>
                   Indemnified Person] may defend the Claim in any way it deems appropriate at the Supplier's expense.
                </paratext>
              </para>
            </subclause1>
            <subclause1 condition="optional" id="a896979">
              <identifier>16.9</identifier>
              <para>
                <paratext>If the Supplier assumes control over the defence of a Claim, the Supplier shall:</paratext>
              </para>
              <subclause2 id="a337705">
                <identifier>(a)</identifier>
                <para>
                  <paratext>defend the Claim diligently, using competent counsel and in such a way as not to bring the reputation of the Customer [or any of its Affiliates] into disrepute;</paratext>
                </para>
              </subclause2>
              <subclause2 id="a102819">
                <identifier>(b)</identifier>
                <para>
                  <paratext>
                    have regard to the interests and reputation of the [Customer 
                    <bold>OR</bold>
                     Indemnified Person] in its conduct of the Claim;
                  </paratext>
                </para>
              </subclause2>
              <subclause2 id="a125110">
                <identifier>(c)</identifier>
                <para>
                  <paratext>
                    reimburse the [Customer 
                    <bold>OR</bold>
                     Indemnified Person] for any costs incurred under 
                    <internal.reference refid="a166619">
                      <ital>clause 16.7(c)</ital>
                    </internal.reference>
                    ;
                  </paratext>
                </para>
              </subclause2>
              <subclause2 id="a734247">
                <identifier>(d)</identifier>
                <para>
                  <paratext>
                    ensure that the [Customer
                    <bold> OR</bold>
                     Indemnified Person] is granted access to all relevant documents connected with the Claim and keep the [Customer 
                    <bold>OR</bold>
                     Indemnified Person] informed, at regular intervals, regarding negotiations, litigation and other material matters concerning the Claim; and
                  </paratext>
                </para>
              </subclause2>
              <subclause2 id="a446572">
                <identifier>(e)</identifier>
                <para>
                  <paratext>
                    allow the [Customer
                    <bold> OR</bold>
                     Indemnified Person] to join in the defence of the Claim with counsel of its choice at its own expense.
                  </paratext>
                </para>
                <drafting.note id="a765100" jurisdiction="">
                  <head align="left" preservecase="true">
                    <headtext>Conduct of claims: supplier's duties (optional clauses)</headtext>
                  </head>
                  <division id="a000090" level="1">
                    <para>
                      <paratext>
                        The provisions in 
                        <internal.reference refid="a896979">
                          <ital>clause 16.9</ital>
                        </internal.reference>
                         assume that the customer has agreed to allow the supplier some control over the conduct of third party claims against the customer. They are drafted to be customer-friendly, for example, by requiring the supplier to handle claims in a way that minimises reputational damage to the customer.
                      </paratext>
                    </para>
                  </division>
                </drafting.note>
              </subclause2>
            </subclause1>
            <subclause1 condition="optional" id="a782692">
              <identifier>16.10</identifier>
              <para>
                <paratext>
                  The failure of the Customer to comply with the indemnification procedures in 
                  <internal.reference refid="a148781">
                    <ital>clause 16.7</ital>
                  </internal.reference>
                   does not relieve the Supplier of any obligation to indemnify the [Customer 
                  <bold>OR</bold>
                   Indemnified Person].
                </paratext>
              </para>
              <drafting.note id="a314351" jurisdiction="">
                <head align="left" preservecase="true">
                  <headtext>Conduct of claims: consequences of non-compliance (optional clause)</headtext>
                </head>
                <division id="a000091" level="1">
                  <para>
                    <paratext>
                      Failure by the customer to comply with conduct of claims requirements does not relieve the supplier of its duty to indemnify the customer. This favours the customer, although the supplier may still have a damages claim against the customer for breach of 
                      <internal.reference refid="a148781">
                        <ital>clause 16.7</ital>
                      </internal.reference>
                      .
                    </paratext>
                  </para>
                  <para>
                    <paratext>
                      If the supplier objects to this 
                      <internal.reference refid="a782692">
                        <ital>clause 16.10</ital>
                      </internal.reference>
                      , the customer could include a compromise position where liability under the indemnity is reduced to the extent that any losses are caused by its non-compliance with the conduct of claims requirements (see 
                      <link anchor="a109358" href="1-107-3797" style="ACTLinkPLCtoPLC">
                        <ital>Standard clause, Indemnity: clause 1.8</ital>
                      </link>
                      ).
                    </paratext>
                  </para>
                </division>
              </drafting.note>
            </subclause1>
            <subclause1 id="a103200">
              <identifier>16.11</identifier>
              <para>
                <paratext>
                  If a payment due from the Supplier under 
                  <internal.reference refid="a981149">
                    <ital>clause 16.5</ital>
                  </internal.reference>
                   is subject to tax (whether by way of direct assessment or withholding at its source), the amount of the payment shall be increased to ensure that the net receipt, after tax, to the beneficiary of the indemnity is the same as it would have been were the payment not subject to tax.
                </paratext>
              </para>
            </subclause1>
          </clause>
          <clause condition="optional" id="a510841">
            <identifier>17.</identifier>
            <head align="left" preservecase="true">
              <headtext>Insurance</headtext>
            </head>
            <drafting.note id="a672211" jurisdiction="">
              <head align="left" preservecase="true">
                <headtext>Insurance (optional clause)</headtext>
              </head>
              <division id="a000092" level="1">
                <para>
                  <paratext>Insurance is generally optional in services agreements. If the customer is concerned about the supplier's ability to meet any liabilities it may incur under this agreement, insurance is one way to address that concern.</paratext>
                </para>
                <para>
                  <paratext>This insurance obligation is suitable for low-risk or low-value contracts. For higher risk or higher value contracts, more detailed provisions may be necessary, such as clauses that require the supplier to:</paratext>
                </para>
                <list type="bulleted">
                  <list.item>
                    <para>
                      <paratext>Put in place insurance which is specific to the services in question.</paratext>
                    </para>
                  </list.item>
                  <list.item>
                    <para>
                      <paratext>Take out other types of insurance, such as employer's liability insurance or product liability insurance.</paratext>
                    </para>
                  </list.item>
                  <list.item>
                    <para>
                      <paratext>Ensure the customer's interest is noted on the policies.</paratext>
                    </para>
                  </list.item>
                  <list.item>
                    <para>
                      <paratext>Provide evidence that policies have been renewed.</paratext>
                    </para>
                  </list.item>
                </list>
                <para>
                  <paratext>
                    For an example of a more detailed insurance clause, see 
                    <link href="w-008-9817" style="ACTLinkPLCtoPLC">
                      <ital>Standard clause, Insurance</ital>
                    </link>
                     and its drafting notes.
                  </paratext>
                </para>
                <para>
                  <paratext>
                    The level of insurance cover should be considered when negotiating the limitation of the supplier's liability at 
                    <internal.reference refid="a101610">
                      <ital>clause 18</ital>
                    </internal.reference>
                    . See 
                    <link anchor="a110168" href="2-520-5359" style="ACTLinkPLCtoPLC">
                      <ital>Practice note, Limiting liability: drafting and negotiating: Consider what insurance is available</ital>
                    </link>
                    .
                  </paratext>
                </para>
              </division>
            </drafting.note>
            <subclause1 id="a373559">
              <identifier>17.1</identifier>
              <para>
                <paratext>During the Term [and for a period of [PERIOD] after the expiry or termination of this agreement,] the Supplier shall maintain in force adequate insurance, with reputable insurance companies, to cover its potential liabilities under or in connection with this agreement[, including:</paratext>
              </para>
              <subclause2 id="a883608">
                <identifier>(a)</identifier>
                <para>
                  <paratext>public liability insurance with a limit of no less than £[AMOUNT] per claim; and</paratext>
                </para>
              </subclause2>
              <subclause2 id="a512039">
                <identifier>(b)</identifier>
                <para>
                  <paratext>professional indemnity insurance with a limit of no less than £[AMOUNT] for claims arising from a single event or series of related events in a single calendar year].</paratext>
                </para>
              </subclause2>
            </subclause1>
            <subclause1 id="a557687">
              <identifier>17.2</identifier>
              <para>
                <paratext>The Supplier shall produce to the Customer on request a certificate of insurance from each of its insurers evidencing the insurance required by this agreement [and a receipt for the current year's premium in respect of each insurance].</paratext>
              </para>
            </subclause1>
          </clause>
          <clause id="a101610">
            <identifier>18.</identifier>
            <head align="left" preservecase="true">
              <headtext>Limitation of liability</headtext>
            </head>
            <drafting.note id="a568840" jurisdiction="">
              <head align="left" preservecase="true">
                <headtext>Limitation of liability</headtext>
              </head>
              <division id="a000093" level="1">
                <para>
                  <paratext>
                    Limitation of liability is a key issue in a services contract and is likely to be the subject of heavy negotiation between the parties. Tailor this 
                    <internal.reference refid="a101610">
                      <ital>clause 18</ital>
                    </internal.reference>
                     for your particular transaction.
                  </paratext>
                </para>
                <division id="a565039" level="2">
                  <head align="left" preservecase="true">
                    <headtext>Reasons for a limitation clause in a pro-customer contract</headtext>
                  </head>
                  <para>
                    <paratext>Sometimes pro-customer agreements do not contain any limitation or exclusion of liability for breach of contract for either party. This approach generally favours the customer, as it is the supplier, as the performing party, who usually takes on the greater risk under the contract. While the customer's own liability under the contract is unlimited, the customer may be prepared to accept this risk if its principal obligation is only to pay the charges.</paratext>
                  </para>
                  <para>
                    <paratext>In practice, it is unusual for a supplier to accept this approach. The supplier may argue that to remain in business and continue serving the customer it needs to cap its liability in a sensible way. Without limits on its liability, the risk of potential liability may outweigh the value of the contract for the supplier.</paratext>
                  </para>
                  <para>
                    <paratext>A customer may therefore prefer to include a limitation clause which benefits both parties but is more favourable to the customer.</paratext>
                  </para>
                </division>
                <division id="a830537" level="2">
                  <head align="left" preservecase="true">
                    <headtext>Approach in this document</headtext>
                  </head>
                  <para>
                    <paratext>This clause sets out a typical structure for a limitation of liability clause which is commonly found in services agreements. It is divided into the following sections:</paratext>
                  </para>
                  <list type="bulleted">
                    <list.item>
                      <para>
                        <paratext>
                          <bold>Unlimited liabilities.</bold>
                           Neither party limits those liabilities which cannot be limited as a matter of law. There is also the option to leave other potential liabilities unlimited, such as those arising under indemnities.
                        </paratext>
                      </para>
                    </list.item>
                    <list.item>
                      <para>
                        <paratext>
                          <bold>Excluded liabilities.</bold>
                          <internal.reference refid="a636740">
                            <ital>Clause 18.6</ital>
                          </internal.reference>
                           provides wording to exclude certain categories of loss, such as indirect and consequential loss. There is also wording to clarify that certain losses are not subject to these exclusions.
                        </paratext>
                      </para>
                    </list.item>
                    <list.item>
                      <para>
                        <paratext>
                          <bold>Capped liabilities.</bold>
                           Each party limits all other liabilities which might arise to a capped amount. The drafting clarifies whether or not certain payments under the agreement count towards and reduce the available cap.
                        </paratext>
                      </para>
                    </list.item>
                  </list>
                  <para>
                    <paratext>
                      For more information on limitations of liability and alternative drafting, see 
                      <link href="w-010-2114" style="ACTLinkPLCtoPLC">
                        <ital>Standard clause, Limitation of liability</ital>
                      </link>
                      .
                    </paratext>
                  </para>
                </division>
              </division>
            </drafting.note>
            <subclause1 id="a677161">
              <identifier>18.1</identifier>
              <para>
                <paratext>
                  The following definitions apply in this 
                  <internal.reference refid="a101610">
                    <ital>clause 18</ital>
                  </internal.reference>
                  :
                </paratext>
              </para>
              <subclause2 id="a188577">
                <identifier>(a)</identifier>
                <para>
                  <paratext>
                    <defn.term>default</defn.term>
                    <bold>:</bold>
                     any act or omission resulting in one party incurring liability to the other; and
                  </paratext>
                </para>
              </subclause2>
              <subclause2 id="a978345">
                <identifier>(b)</identifier>
                <para>
                  <paratext>
                    <defn.term>liability</defn.term>
                    <bold>:</bold>
                     every kind of liability arising under or in connection with this agreement including liability in contract, tort (including negligence), or otherwise.
                  </paratext>
                </para>
                <drafting.note id="a104992" jurisdiction="">
                  <head align="left" preservecase="true">
                    <headtext>Scope of limitations in this clause</headtext>
                  </head>
                  <division id="a000094" level="1">
                    <para>
                      <paratext>
                        This 
                        <internal.reference refid="a677161">
                          <ital>clause 18.1</ital>
                        </internal.reference>
                         is designed to ensure that the caps and exclusions capture not just liability for breach of contract but also other liabilities "in connection with" the contract. These could include liability for breach of confidence, misrepresentation, undue influence, or torts such as negligence, conversion and breach of statutory duty.
                      </paratext>
                    </para>
                    <para>
                      <paratext>Some liabilities need clear words to limit them, namely:</paratext>
                    </para>
                    <list type="bulleted">
                      <list.item>
                        <para>
                          <paratext>
                            Negligence: expressly limited in 
                            <internal.reference refid="a677161">
                              <ital>clause 18.1</ital>
                            </internal.reference>
                            . For more information, see 
                            <link anchor="a544238" href="9-617-5230" style="ACTLinkPLCtoPLC">
                              <ital>Practice note, Limiting liability: statutory and common law controls on limitation clauses: Negligence: express reference safest for exclusion</ital>
                            </link>
                            .
                          </paratext>
                        </para>
                      </list.item>
                      <list.item>
                        <para>
                          <paratext>
                            Deliberate breach: not included in 
                            <internal.reference refid="a677161">
                              <ital>clause 18.1</ital>
                            </internal.reference>
                             because this is a pro-customer agreement but it could be expressly limited by inserting "deliberate default" after "(including negligence)" in 
                            <internal.reference refid="a677161">
                              <ital>clause 18.1</ital>
                            </internal.reference>
                            . If this is done, delete the reference in 
                            <internal.reference refid="a225248">
                              <ital>clause 18.2(a)(i)</ital>
                            </internal.reference>
                             to liability for deliberate default being unlimited.
                          </paratext>
                        </para>
                      </list.item>
                    </list>
                    <para>
                      <paratext>
                        For more information about this clause, see 
                        <link anchor="a828907" href="w-010-2114" style="ACTLinkPLCtoPLC">
                          <ital>Standard clause, Limitation of liability: Drafting note: Scope of this clause (long form)</ital>
                        </link>
                        .
                      </paratext>
                    </para>
                  </division>
                </drafting.note>
              </subclause2>
            </subclause1>
            <subclause1 id="a626699">
              <identifier>18.2</identifier>
              <para>
                <paratext>Nothing in this agreement limits or excludes:</paratext>
              </para>
              <subclause2 id="a908482">
                <identifier>(a)</identifier>
                <para>
                  <paratext>either party's liability for:</paratext>
                </para>
                <subclause3 id="a225248">
                  <identifier>(i)</identifier>
                  <para>
                    <paratext>deliberate [or wilful] default;</paratext>
                  </para>
                  <drafting.note id="a566162" jurisdiction="">
                    <head align="left" preservecase="true">
                      <headtext>No limitations in respect of deliberate default</headtext>
                    </head>
                    <division id="a000095" level="1">
                      <para>
                        <paratext>
                          Where a party's liability is limited, there is a risk that it will decide that it is cheaper to walk away from a contract, or simply not perform part of it, and incur the limited liability rather than the costs of complying with the contract. This 
                          <internal.reference refid="a225248">
                            <ital>clause 18.2(a)(i)</ital>
                          </internal.reference>
                           is intended to deter a party from doing this by disapplying the limits and exclusions where liability arises from deliberate default.
                        </paratext>
                      </para>
                      <para>
                        <paratext>
                          While the clause could help to stop the supplier from abandoning the contract, it may also help the supplier by making the customer's liability unlimited if the customer deliberately refuses to pay invoices. If the supplier insists on an express carve-out of payment obligations from limitations of liability, see 
                          <link anchor="a958089" href="w-010-2114" style="ACTLinkPLCtoPLC">
                            <ital>Standard clause, Limitation of liability: clause 1.2(f)</ital>
                          </link>
                          .
                        </paratext>
                      </para>
                      <para>
                        <paratext>Customers often want to make wilful (that is, reckless) defaults unlimited, as well as intentional acts. There is optional drafting for this.</paratext>
                      </para>
                      <para>
                        <paratext>
                          For the meaning of deliberate default and wilful misconduct, see 
                          <link anchor="a391278" href="w-006-5549" style="ACTLinkPLCtoPLC">
                            <ital>Practice note, Limiting liability: interpretation: "Deliberate default"</ital>
                          </link>
                           and 
                          <link anchor="a831322" href="w-006-5549" style="ACTLinkPLCtoPLC">
                            <ital>"Wilful misconduct" and "wilful default"</ital>
                          </link>
                          .
                        </paratext>
                      </para>
                    </division>
                  </drafting.note>
                </subclause3>
                <subclause3 id="a720769">
                  <identifier>(ii)</identifier>
                  <para>
                    <paratext>death or personal injury caused by negligence to the extent preserved by section 2(1) of the Unfair Contract Terms Act 1977;</paratext>
                  </para>
                </subclause3>
                <subclause3 id="a669139">
                  <identifier>(iii)</identifier>
                  <para>
                    <paratext>fraud or fraudulent misrepresentation;</paratext>
                  </para>
                </subclause3>
                <subclause3 id="a747684">
                  <identifier>(iv)</identifier>
                  <para>
                    <paratext>breach of the terms implied by section 2 of the Supply of Goods and Services Act 1982;</paratext>
                  </para>
                </subclause3>
                <subclause3 id="a662794">
                  <identifier>(v)</identifier>
                  <para>
                    <paratext>any liability that cannot legally be limited or excluded;</paratext>
                  </para>
                  <drafting.note id="a927769" jurisdiction="">
                    <head align="left" preservecase="true">
                      <headtext>Liabilities parties cannot limit</headtext>
                    </head>
                    <division id="a000096" level="1">
                      <para>
                        <paratext>
                          Statute prohibits the limitation or exclusion of the claims listed in 
                          <internal.reference refid="a720769">
                            <ital>clause 18.2(a)(ii)</ital>
                          </internal.reference>
                           and 
                          <internal.reference refid="a747684">
                            <ital>clause 18.2(a)(iv)</ital>
                          </internal.reference>
                           (see 
                          <link anchor="a1018838" href="9-617-5230" style="ACTLinkPLCtoPLC">
                            <ital>Practice note, Limiting liability: statutory and common law controls on limitation clauses: Liabilities parties cannot limit</ital>
                          </link>
                          ).
                        </paratext>
                      </para>
                      <para>
                        <paratext>
                          Case law establishes that, as a matter of public policy, a party cannot exclude liability for its own fraudulent misrepresentation inducing contract formation. It is not entirely clear whether a party can exclude its liability for other types of fraud (particularly by a party's agents). However, in practice, parties generally want losses resulting from fraud to be uncapped and 
                          <internal.reference refid="a669139">
                            <ital>clause 18.2(a)(iii)</ital>
                          </internal.reference>
                           aims to achieve this.
                        </paratext>
                      </para>
                      <para>
                        <paratext>
                          See 
                          <link anchor="a194244" href="9-617-5230" style="ACTLinkPLCtoPLC">
                            <ital>Practice note, Limiting liability: statutory and common law controls on limitation clauses: Public policy against fraud (dishonesty)</ital>
                          </link>
                          .
                        </paratext>
                      </para>
                    </division>
                  </drafting.note>
                </subclause3>
              </subclause2>
              <subclause2 id="a367414">
                <identifier>(b)</identifier>
                <para>
                  <paratext>
                    the Supplier's liability under 
                    <internal.reference refid="a879888">
                      <ital>clause 16.5(a)</ital>
                    </internal.reference>
                     [or 
                    <internal.reference refid="a825771">
                      <ital>Drafting note, IPR indemnity</ital>
                    </internal.reference>
                    ] of this agreement; or
                  </paratext>
                </para>
              </subclause2>
              <subclause2 id="a336502">
                <identifier>(c)</identifier>
                <para>
                  <paratext>
                    [the Supplier's 
                    <bold>OR</bold>
                     either party's] liability under the indemnities in 
                    <internal.reference refid="a902539">
                      <ital>Schedule 6</ital>
                    </internal.reference>
                    .
                  </paratext>
                </para>
                <drafting.note id="a708903" jurisdiction="">
                  <head align="left" preservecase="true">
                    <headtext>Liability under identified clauses</headtext>
                  </head>
                  <division id="a000097" level="1">
                    <para>
                      <paratext>
                        The purpose of 
                        <internal.reference refid="a367414">
                          <ital>clause 18.2(b)</ital>
                        </internal.reference>
                         and 
                        <internal.reference refid="a336502">
                          <ital>clause 18.2(c)</ital>
                        </internal.reference>
                         is to ensure that certain liabilities arising under the terms of the agreement are not subject to the limitations of liability.
                      </paratext>
                    </para>
                    <para>
                      <paratext>
                        As this is a pro-customer agreement, the approach here is that the supplier's liability under the IPR indemnity in 
                        <internal.reference refid="a879888">
                          <ital>clause 16.5(a)</ital>
                        </internal.reference>
                         and the regulatory indemnity in 
                        <internal.reference refid="a825771">
                          <ital>Drafting note, IPR indemnity</ital>
                        </internal.reference>
                         (if included) are uncapped.
                      </paratext>
                    </para>
                    <para>
                      <paratext>The customer's rationale is that these are key areas where the customer may incur significant liability, or suffer serious reputational damage, due to the supplier's misconduct and that the customer has no control over the relevant risks.</paratext>
                    </para>
                    <para>
                      <paratext>
                        If the supplier objects to unlimited liability, an alternative option is to have a separate cap (or caps) for these risks, set at a level significantly above the general liability cap. This is the approach taken with the data protection indemnity in 
                        <internal.reference refid="a542349">
                          <ital>clause 16.5(c)</ital>
                        </internal.reference>
                         (see the separate cap for this in 
                        <internal.reference refid="a249329">
                          <ital>clause 18.3(b)</ital>
                        </internal.reference>
                        ).
                      </paratext>
                    </para>
                    <para>
                      <paratext>TUPE indemnities are usually excluded from limitations of liability.</paratext>
                    </para>
                    <para>
                      <paratext>
                        For more on the interaction between indemnity clauses and liability caps, see 
                        <link anchor="a682541" href="2-520-5359" style="ACTLinkPLCtoPLC">
                          <ital>Practice note, Limiting liability: drafting and negotiating: Check interaction with indemnities</ital>
                        </link>
                        .
                      </paratext>
                    </para>
                  </division>
                </drafting.note>
              </subclause2>
            </subclause1>
            <subclause1 id="a795230">
              <identifier>18.3</identifier>
              <para>
                <paratext>
                  Subject to 
                  <internal.reference refid="a626699">
                    <ital>clause 18.2</ital>
                  </internal.reference>
                  , the Supplier's total liability:
                </paratext>
              </para>
              <subclause2 id="a275330">
                <identifier>(a)</identifier>
                <para>
                  <paratext>
                    for damage to customer property shall not exceed £[AMOUNT]
                    <bold> </bold>
                    for any one default or series of connected defaults. 
                    <defn.term>Customer property</defn.term>
                     means premises, equipment or other property (but excluding data) owned, controlled or occupied by the Customer [or any of its Affiliates] and which are made available for use by the Supplier or any of its suppliers;
                  </paratext>
                </para>
              </subclause2>
              <subclause2 id="a249329">
                <identifier>(b)</identifier>
                <para>
                  <paratext>
                    [under 
                    <bold>OR</bold>
                     for each breach of] 
                    <internal.reference refid="a683454">
                      <ital>clause 13</ital>
                    </internal.reference>
                     and [under 
                    <bold>OR</bold>
                     for each claim [by the Customer 
                    <bold>OR</bold>
                     any Indemnified Person] under] the indemnity in 
                    <internal.reference refid="a542349">
                      <ital>clause 16.5(c)</ital>
                    </internal.reference>
                     shall not exceed £[AMOUNT]; and
                  </paratext>
                </para>
              </subclause2>
              <subclause2 id="a226786">
                <identifier>(c)</identifier>
                <para>
                  <paratext>
                    for all other loss or damage [arising from defaults occurring within any Contract Year] shall not exceed [£[AMOUNT] 
                    <bold>OR</bold>
                     the greater of £[AMOUNT] and [150]% of the Charges paid or payable under this agreement] [in that Contract Year].
                  </paratext>
                </para>
                <drafting.note id="a559016" jurisdiction="">
                  <head align="left" preservecase="true">
                    <headtext>Cap on the supplier's liability</headtext>
                  </head>
                  <division id="a000098" level="1">
                    <para>
                      <paratext>
                        There are various ways to structure a liability cap (see 
                        <link anchor="a1037329" href="2-520-5359" style="ACTLinkPLCtoPLC">
                          <ital>Practice note, Limiting liability: drafting and negotiating: Ways to structure a cap</ital>
                        </link>
                        ).
                      </paratext>
                    </para>
                    <para>
                      <paratext>
                        The approach in this 
                        <internal.reference refid="a795230">
                          <ital>clause 18.3</ital>
                        </internal.reference>
                         is for the supplier to have separate liability caps for:
                      </paratext>
                    </para>
                    <list type="bulleted">
                      <list.item>
                        <para>
                          <paratext>
                            <bold>Property damage.</bold>
                             This would be relevant if there is a risk that the supplier's staff may cause damage to the customer's property (or vice versa). The property damage cap is drafted on a per event basis. Additional wording clarifies what is meant by property. As a pro-customer agreement, this is drafted broadly to include items such as equipment and other assets, as well as premises. If the risk of property damage is minimal, the customer may choose not to include a separate cap for property damage.
                          </paratext>
                        </para>
                      </list.item>
                      <list.item>
                        <para>
                          <paratext>
                            <bold>Liability for data processing breaches.</bold>
                             Given the potentially high fines for data processing breaches under the UK GDPR, it is more likely that suppliers will seek some sort of financial cap on their liability to the customer for data processing breaches which is separate from, and in addition to, the contract's overall liability cap. Having a separate cap for this avoids the risk of data protection liabilities exhausting all or most of a general cap, so that there is none left for other liabilities that are subsequently incurred. The drafting provides options for an overall cap or a cap per breach or indemnity claim.
                          </paratext>
                        </para>
                      </list.item>
                      <list.item>
                        <para>
                          <paratext>
                            <bold>All other losses that do not come under any of the first two headings.</bold>
                             This general cap is drafted as either:
                          </paratext>
                        </para>
                        <list type="bulleted">
                          <list.item>
                            <para>
                              <paratext>a fixed amount. This may be most appropriate where the value of the contract is clear from the start. The fixed amount could simply be a multiple of the total sums payable over the full term of the agreement; or</paratext>
                            </para>
                          </list.item>
                          <list.item>
                            <para>
                              <paratext>the greater of a fixed amount and a percentage of charges. This may be most appropriate where the parties are uncertain of what the charges will be and also want to ensure that a minimum amount is recoverable in the early days of the contract, where few services have been supplied and so the charges are low.</paratext>
                            </para>
                          </list.item>
                        </list>
                      </list.item>
                    </list>
                    <para>
                      <paratext>The general cap provides two options:</paratext>
                    </para>
                    <list type="bulleted">
                      <list.item>
                        <para>
                          <paratext>A single cap for the duration of the contract. This option is likely to be best where the contract is short term.</paratext>
                        </para>
                      </list.item>
                      <list.item>
                        <para>
                          <paratext>An annual cap. This option is often used where services are provided over several years. For the customer, an annual cap avoids a situation in which the supplier, having paid out compensation once, has little or no liability for the remainder of the contract term. There are also benefits for the supplier. An annual cap prevents a situation in which the supplier's liability, being linked to the charges, increases year on year in a long term contract.</paratext>
                        </para>
                      </list.item>
                    </list>
                    <para>
                      <paratext>
                        To add an additional liability cap for other specific issues (for example, liability under the indemnity in 
                        <internal.reference refid="a825771">
                          <ital>Drafting note, IPR indemnity</ital>
                        </internal.reference>
                        ), copy the wording in 
                        <internal.reference refid="a367414">
                          <ital>clause 18.2(b)</ital>
                        </internal.reference>
                         for the data protection cap but replace references to data protection with the issues that you do want to cap.
                      </paratext>
                    </para>
                    <para>
                      <paratext>
                        For other drafting options, see 
                        <link anchor="a585596" href="w-010-2114" style="ACTLinkPLCtoPLC">
                          <ital>Standard clause, Limitation of liability: clause 1.3</ital>
                        </link>
                        .
                      </paratext>
                    </para>
                    <division id="a634576" level="2">
                      <head align="left" preservecase="true">
                        <headtext>Amount of the general cap</headtext>
                      </head>
                      <para>
                        <paratext>The supplier may argue that capping its liability at 150% of the charges is excessive. It may claim that its liability should be capped at 100% of the charges like the customer's.</paratext>
                      </para>
                      <para>
                        <paratext>From the customer's perspective, the supplier carries the bulk of the responsibilities under the agreement and has significant scope to cause the customer loss. The customer wants to have headroom to recover losses in excess of the charges.</paratext>
                      </para>
                    </division>
                  </division>
                </drafting.note>
              </subclause2>
            </subclause1>
            <subclause1 id="a214787">
              <identifier>18.4</identifier>
              <para>
                <paratext>
                  Subject to 
                  <internal.reference refid="a626699">
                    <ital>clause 18.2</ital>
                  </internal.reference>
                  , the Customer's total liability [arising from defaults occurring within any Contract Year] shall not exceed [£[AMOUNT] 
                  <bold>OR</bold>
                   the greater of £[AMOUNT] and [100]% of the Charges paid or payable under this agreement] [in that Contract Year].
                </paratext>
              </para>
              <drafting.note id="a395688" jurisdiction="">
                <head align="left" preservecase="true">
                  <headtext>Cap on the Customer's liability</headtext>
                </head>
                <division id="a000099" level="1">
                  <para>
                    <paratext>
                      This 
                      <internal.reference refid="a214787">
                        <ital>clause 18.4</ital>
                      </internal.reference>
                       places a separate (generally lower) cap on the customer's liability. While the customer's main liability will be to pay, it will also be required to co-operate in the provision of the services. Failure to do this could result in claims for lost time or increased costs. The customer could also incur liability for wrongful termination if it seeks to terminate the agreement without justification.
                    </paratext>
                  </para>
                  <para>
                    <paratext>The argument for setting the customer's liability lower is that the customer has fewer obligations. However, from a negotiating point of view, it is generally easier to agree a mutual cap.</paratext>
                  </para>
                  <division id="a327997" level="2">
                    <head align="left" preservecase="true">
                      <headtext>Property and data processing liability</headtext>
                    </head>
                    <para>
                      <paratext>As this agreement is customer-friendly, it does not include separate caps for property damage or data protection breaches. The customer would argue that these separate caps are not needed because it does not have the same potential to cause the supplier loss in these areas as the supplier has to cause the customer loss.</paratext>
                    </para>
                    <para>
                      <paratext>However, if the customer's breaches of data protection law could potentially cause the supplier significant loss (for example, where the supplier is reliant on the customer to obtain permissions to process personal data), the supplier may insist on a separate data protection cap.</paratext>
                    </para>
                    <para>
                      <paratext>
                        For alternative drafting options, including a data protection cap, see 
                        <link anchor="a277726" href="w-010-2114" style="ACTLinkPLCtoPLC">
                          <ital>Standard clause, Limitation of liability: clause 1.4</ital>
                        </link>
                        .
                      </paratext>
                    </para>
                  </division>
                </division>
              </drafting.note>
            </subclause1>
            <subclause1 id="a576329">
              <identifier>18.5</identifier>
              <para>
                <paratext>The caps on each party's liabilities shall not be reduced by:</paratext>
              </para>
              <subclause2 id="a532096">
                <identifier>(a)</identifier>
                <para>
                  <paratext>payment of an uncapped liability; [or]</paratext>
                </para>
              </subclause2>
              <subclause2 condition="optional" id="a727699">
                <identifier>(b)</identifier>
                <para>
                  <paratext>
                    amounts paid under 
                    <internal.reference refid="a897887">
                      <ital>clause 4.2(c)</ital>
                    </internal.reference>
                     or [OTHER CLAUSE]; or
                  </paratext>
                </para>
              </subclause2>
              <subclause2 id="a254110">
                <identifier>(c)</identifier>
                <para>
                  <paratext>amounts awarded by a court or arbitrator, using their procedural or statutory powers in respect of costs of proceedings or interest for late payment.</paratext>
                </para>
                <drafting.note id="a957876" jurisdiction="">
                  <head align="left" preservecase="true">
                    <headtext>Payments reducing the caps</headtext>
                  </head>
                  <division id="a000100" level="1">
                    <para>
                      <paratext>
                        This 
                        <internal.reference refid="a576329">
                          <ital>clause 18.5</ital>
                        </internal.reference>
                         clarifies that certain sums paid do not count towards using up the supplier's liability cap(s). These are:
                      </paratext>
                    </para>
                    <list type="bulleted">
                      <list.item>
                        <para>
                          <paratext>
                            Payments of uncapped liabilities. See the uncapped liabilities in 
                            <internal.reference refid="a626699">
                              <ital>clause 18.2</ital>
                            </internal.reference>
                            .
                          </paratext>
                        </para>
                      </list.item>
                      <list.item>
                        <para>
                          <paratext>
                            Payments due under specific clauses. For example, if the supplier has to pay liquidated damages for delay under 
                            <internal.reference refid="a897887">
                              <ital>clause 4.2(c)</ital>
                            </internal.reference>
                            , the customer will not want those payments to count towards using up the liability cap. If the supplier is required to make other payments under the terms of the agreement, such as service credits, then this clause could be adapted to clarify that those payments do not use up the liability cap(s).
                          </paratext>
                        </para>
                      </list.item>
                      <list.item>
                        <para>
                          <paratext>Payments awarded at the discretion of the courts or an arbitrator. For example, payments incurred as a result of proceedings, such as costs and interest.</paratext>
                        </para>
                      </list.item>
                    </list>
                    <para>
                      <paratext>
                        For more information, see 
                        <link anchor="a82646" href="2-520-5359" style="ACTLinkPLCtoPLC">
                          <ital>Practice note, Limiting liability: drafting and negotiating: What counts towards the cap?</ital>
                        </link>
                        .
                      </paratext>
                    </para>
                  </division>
                </drafting.note>
              </subclause2>
            </subclause1>
            <subclause1 id="a636740">
              <identifier>18.6</identifier>
              <para>
                <paratext>
                  Subject to 
                  <internal.reference refid="a626699">
                    <ital>clause 18.2</ital>
                  </internal.reference>
                   and 
                  <internal.reference refid="a543457">
                    <ital>clause 18.7</ital>
                  </internal.reference>
                  , neither party shall have any liability for [loss of profits or] indirect or consequential loss.
                </paratext>
              </para>
              <drafting.note id="a488518" jurisdiction="">
                <head align="left" preservecase="true">
                  <headtext>Losses which are excluded</headtext>
                </head>
                <division id="a000101" level="1">
                  <para>
                    <paratext>
                      This 
                      <internal.reference refid="a636740">
                        <ital>clause 18.6</ital>
                      </internal.reference>
                       sets out types of losses that are excluded. As the bulk of the obligations under the agreement sit with the supplier, the supplier is more likely to incur liability and want a long list of excluded losses.
                    </paratext>
                  </para>
                  <para>
                    <paratext>The customer is more likely to prefer a short or no list of excluded losses. The drafting above is fairly customer-friendly while attempting to give some comfort to the supplier (namely via the exclusion of loss of profits).</paratext>
                  </para>
                  <para>
                    <paratext>
                      An exclusion of indirect loss alone is unlikely to provide much protection for the supplier. It does not exclude losses that are the natural result of a breach of contract, including most financial losses. For more information, see 
                      <link anchor="a464456" href="w-006-5549" style="ACTLinkPLCtoPLC">
                        <ital>Practice note, Limiting liability: interpretation: "Indirect and consequential loss"</ital>
                      </link>
                      .
                    </paratext>
                  </para>
                  <para>
                    <paratext>
                      For an extended list of losses to exclude, including loss of business, loss of goodwill and loss of data, see 
                      <link anchor="a491066" href="w-010-2114" style="ACTLinkPLCtoPLC">
                        <ital>Standard clause, Limitation of liability: clause 1.6</ital>
                      </link>
                      .
                    </paratext>
                  </para>
                </division>
              </drafting.note>
            </subclause1>
            <subclause1 id="a801516">
              <identifier>18.7</identifier>
              <para>
                <paratext>
                  <internal.reference refid="a636740">
                    <ital>Clause 18.6</ital>
                  </internal.reference>
                   does not exclude any liability the Supplier may have for:
                </paratext>
              </para>
              <subclause2 id="a597778">
                <identifier>(a)</identifier>
                <para>
                  <paratext>sums paid by the Customer to the Supplier pursuant to this agreement in respect of any Services not provided in accordance with this agreement;</paratext>
                </para>
              </subclause2>
              <subclause2 id="a940817">
                <identifier>(b)</identifier>
                <para>
                  <paratext>wasted expenditure;</paratext>
                </para>
              </subclause2>
              <subclause2 id="a556412">
                <identifier>(c)</identifier>
                <para>
                  <paratext>[reasonable] costs and expenses [necessarily] incurred by the Customer in remedying the Supplier's default[. These include consultancy costs, additional costs of management time and other personnel costs, and costs of equipment and materials];</paratext>
                </para>
              </subclause2>
              <subclause2 id="a668771">
                <identifier>(d)</identifier>
                <para>
                  <paratext>[reasonable] costs incurred by the Customer in procuring and implementing replacements for, or alternatives to, Services not provided in accordance with this agreement;</paratext>
                </para>
              </subclause2>
              <subclause2 id="a891987">
                <identifier>(e)</identifier>
                <para>
                  <paratext>losses incurred by the Customer arising out of or in connection with any third party claim against the Customer which has been caused by the Supplier's default. For these purposes, third party claims include demands, fines, penalties, actions, regulatory investigations or proceedings;</paratext>
                </para>
              </subclause2>
              <subclause2 id="a194336">
                <identifier>(f)</identifier>
                <para>
                  <paratext>the loss of anticipated savings [in respect of [INDICATE SOURCE OF SAVINGS]]; and</paratext>
                </para>
              </subclause2>
              <subclause2 id="a899860">
                <identifier>(g)</identifier>
                <para>
                  <paratext>[OTHER SPECIFIC LOSSES].</paratext>
                </para>
                <drafting.note id="a268084" jurisdiction="">
                  <head align="left" preservecase="true">
                    <headtext>Losses which are not excluded</headtext>
                  </head>
                  <division id="a000102" level="1">
                    <para>
                      <paratext>
                        It may be in the customer's interests to list types of loss that are recoverable, despite the exclusion of certain categories of loss in 
                        <internal.reference refid="a636740">
                          <ital>clause 18.6</ital>
                        </internal.reference>
                        . The intention is to reduce uncertainty about what the customer can recover.
                      </paratext>
                    </para>
                    <para>
                      <paratext>The customer may consider expanding this list, for example, by adding the costs of restoring damaged or lost data and advertising costs incurred to limit damage to reputation.</paratext>
                    </para>
                    <para>
                      <paratext>
                        The supplier may argue that it is for a court to decide which losses are recoverable and whether a loss is direct or indirect. Where the supplier objects to the inclusion of this 
                        <internal.reference refid="a312424">
                          <ital>clause 18.7</ital>
                        </internal.reference>
                        , the customer could consider narrowing down the list of losses that are not excluded or qualifying those losses by reference to their reasonableness. In 
                        <internal.reference refid="a194336">
                          <ital>clause 18.7(f)</ital>
                        </internal.reference>
                        , the supplier may insist on the source of the anticipated savings being expressly referred to.
                      </paratext>
                    </para>
                  </division>
                </drafting.note>
              </subclause2>
            </subclause1>
          </clause>
          <clause id="a725802">
            <identifier>19.</identifier>
            <head align="left" preservecase="true">
              <headtext>Termination</headtext>
            </head>
            <drafting.note id="a195960" jurisdiction="">
              <head align="left" preservecase="true">
                <headtext>Termination</headtext>
              </head>
              <division id="a000103" level="1">
                <para>
                  <paratext>
                    The wording from this 
                    <internal.reference refid="a725802">
                      <ital>clause 19</ital>
                    </internal.reference>
                     is largely taken from 
                    <link href="3-107-4673" style="ACTLinkPLCtoPLC">
                      <ital>Standard clause, Termination</ital>
                    </link>
                    . For more information on the termination provisions in this agreement and alternative, short-form drafting, see the drafting notes to 
                    <link href="3-107-4673" style="ACTLinkPLCtoPLC">
                      <ital>Standard clause, Termination</ital>
                    </link>
                    .
                  </paratext>
                </para>
                <para>
                  <paratext>The clause provides three sets of termination rights:</paratext>
                </para>
                <list type="bulleted">
                  <list.item>
                    <para>
                      <paratext>
                        <internal.reference refid="a175430">
                          <ital>Clause 19.1</ital>
                        </internal.reference>
                         is a mutual termination clause enabling either party to terminate for material breach or insolvency-related events. However, a supplier's right to terminate for a customer's insolvency is severely restricted due to the effects of the 
                        <link href="w-026-3565" style="ACTLinkPLCtoPLC">
                          <ital>Corporate Insolvency and Governance Act 2020</ital>
                        </link>
                         (CIGA 2020), as discussed in 
                        <internal.reference refid="a135008">
                          <ital>Drafting note, Termination for customer's insolvency: effects of CIGA 2020</ital>
                        </internal.reference>
                        .
                      </paratext>
                    </para>
                  </list.item>
                  <list.item>
                    <para>
                      <paratext>
                        <internal.reference refid="a861276">
                          <ital>Clause 19.3</ital>
                        </internal.reference>
                         is a one-way termination clause giving the customer additional rights to terminate the contract if the supplier experiences a change of control or, optionally, breaches particularly critical clauses for the customer. Additional triggers permitting the customer to terminate may be added to the list.
                      </paratext>
                    </para>
                  </list.item>
                  <list.item>
                    <para>
                      <paratext>
                        <internal.reference refid="a390931">
                          <ital>Clause 19.4</ital>
                        </internal.reference>
                         allows the customer to terminate for convenience by giving a minimum notice period.
                      </paratext>
                    </para>
                    <para>
                      <paratext>
                        The supplier may ask for compensation where the customer terminates the contract early for convenience. The commercial justification for termination compensation is that the supplier may have invested a significant sum to set up the service provision for the customer, and a customer's exit before the expiry of an initial minimum term might prevent the supplier recouping those costs via the charges or fees. Determining the amount of compensation is a subject for negotiation. For further information, see 
                        <link anchor="a761323" href="0-202-4551" style="ACTLinkPLCtoPLC">
                          <ital>Standard document, Outsourcing agreement: long form: Drafting note: Compensation for early termination (or termination for convenience)</ital>
                        </link>
                        . For termination payment drafting, see 
                        <link anchor="a124471" href="w-012-5111" style="ACTLinkPLCtoPLC">
                          <ital>Standard clause, Consequences of termination or expiry: clause 1.2</ital>
                        </link>
                        .
                      </paratext>
                    </para>
                  </list.item>
                </list>
                <division id="a135008" level="2">
                  <head align="left" preservecase="true">
                    <headtext>Termination for customer's insolvency: effects of CIGA 2020</headtext>
                  </head>
                  <para>
                    <paratext>
                      With effect from 26 June 2020, CIGA 2020 introduced 
                      <link href="w-026-3710" style="ACTLinkPLCtoPLC">
                        <ital>section 233B</ital>
                      </link>
                       to the Insolvency Act 1986 (IA 1986). Broadly, this section makes it difficult for a supplier to terminate many contracts for the supply of goods or (non-financial) services once a customer has entered a formal corporate insolvency procedure. At this point:
                    </paratext>
                  </para>
                  <list type="bulleted">
                    <list.item>
                      <para>
                        <paratext>
                          Termination rights arising before the start of the insolvency period cannot be exercised (
                          <ital>section 233B(4)</ital>
                          ).
                        </paratext>
                      </para>
                    </list.item>
                    <list.item>
                      <para>
                        <paratext>
                          A termination provision triggered by entry into the insolvency process has no effect (
                          <ital>section 233B(3)</ital>
                          ).
                        </paratext>
                      </para>
                    </list.item>
                  </list>
                  <para>
                    <paratext>To terminate the contract unilaterally, a supplier needs one of the following:</paratext>
                  </para>
                  <list type="bulleted">
                    <list.item>
                      <para>
                        <paratext>A new termination right, arising after the start of the insolvency process and not triggered by the process.</paratext>
                      </para>
                    </list.item>
                    <list.item>
                      <para>
                        <paratext>Consent from the officer appointed to run the company or the insolvency process, such as an administrator.</paratext>
                      </para>
                    </list.item>
                    <list.item>
                      <para>
                        <paratext>Court permission, granted due to the financial hardship caused to the supplier.</paratext>
                      </para>
                    </list.item>
                  </list>
                  <para>
                    <paratext>
                      For a detailed discussion about the effects of CIGA 2020 on termination of contracts, see 
                      <link anchor="a317331" href="w-025-9457" style="ACTLinkPLCtoPLC">
                        <ital>Practice note, Restrictions on terminating supply contracts in insolvency proceedings: Section 233B: no termination of supplies of goods and services generally</ital>
                      </link>
                      .
                    </paratext>
                  </para>
                </division>
                <division id="a651556" level="2">
                  <head align="left" preservecase="true">
                    <headtext>Supplier-friendly termination rights</headtext>
                  </head>
                  <para>
                    <paratext>
                      A supplier affected by the restrictions on terminating for the customer's insolvency may want to include a clause enabling it to terminate at an early stage in the customer's financial problems (that is, before the customer enters insolvency). A sample of this is included in optional 
                      <internal.reference refid="a497547">
                        <ital>clause 19.1(m)</ital>
                      </internal.reference>
                       but the customer could choose to omit it from the initial draft provided to the supplier. For more information about this subclause and other pre-insolvency termination triggers, see 
                      <link anchor="a477738" href="3-107-4673" style="ACTLinkPLCtoPLC">
                        <ital>Standard clause, Termination: Drafting note: Financial difficulties (optional clause)</ital>
                      </link>
                      .
                    </paratext>
                  </para>
                  <para>
                    <paratext>
                      The supplier may want to include a specific termination right for late payment. The customer can point out that the supplier has a right to terminate for material breach and possibly persistant breach if 
                      <internal.reference refid="a466717">
                        <ital>clause 19.1(b)</ital>
                      </internal.reference>
                       is included. Even so, the supplier may insist on a less ambiguous right to terminate for late payment. If the customer agrees to a right to terminate for late payment, it may want to:
                    </paratext>
                  </para>
                  <list type="bulleted">
                    <list.item>
                      <para>
                        <paratext>Include an opportunity for the customer to fix the late payments before the termination right applies.</paratext>
                      </para>
                    </list.item>
                    <list.item>
                      <para>
                        <paratext>State that the right only applies if invoices over a certain amount are overdue.</paratext>
                      </para>
                    </list.item>
                    <list.item>
                      <para>
                        <paratext>
                          Make the right mutual. This way, if the supplier owes money to the customer (for example, delay payments under 
                          <internal.reference refid="a897887">
                            <ital>clause 4.2(c)</ital>
                          </internal.reference>
                          ), the customer can terminate if the supplier is late paying.
                        </paratext>
                      </para>
                    </list.item>
                  </list>
                  <para>
                    <paratext>
                      For a clause allowing termination for late payment, see 
                      <link anchor="a540719" href="3-107-4673" style="ACTLinkPLCtoPLC">
                        <ital>Standard clause, Termination: clause 1.1(a)</ital>
                      </link>
                      .
                    </paratext>
                  </para>
                </division>
              </division>
            </drafting.note>
            <subclause1 id="a175430">
              <identifier>19.1</identifier>
              <para>
                <paratext>Without affecting any other right or remedy available to it, either party may terminate this agreement with immediate effect by notifying the other party if:</paratext>
              </para>
              <subclause2 id="a243427">
                <identifier>(a)</identifier>
                <para>
                  <paratext>the other party commits a material breach of any term of this agreement that:</paratext>
                </para>
                <subclause3 id="a435709">
                  <identifier>(i)</identifier>
                  <para>
                    <paratext>is not capable of remedy, or</paratext>
                  </para>
                </subclause3>
                <subclause3 id="a664655">
                  <identifier>(ii)</identifier>
                  <para>
                    <paratext>if capable of remedy, is not remedied within a period of [NUMBER] days by the other party after being notified to do so;</paratext>
                  </para>
                </subclause3>
              </subclause2>
              <subclause2 condition="optional" id="a188378">
                <identifier>(b)</identifier>
                <para>
                  <paratext>the other party repeatedly breaches any of the terms of this agreement in such a manner as to reasonably justify the opinion that its conduct is inconsistent with it having the intention or ability to give effect to the terms of this agreement;</paratext>
                </para>
              </subclause2>
              <subclause2 id="a336709">
                <identifier>(c)</identifier>
                <para>
                  <paratex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paratext>
                </para>
              </subclause2>
              <subclause2 id="a408357">
                <identifier>(d)</identifier>
                <para>
                  <paratext>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party];</paratext>
                </para>
              </subclause2>
              <subclause2 id="a874823">
                <identifier>(e)</identifier>
                <para>
                  <paratext>the other party applies to court for, or obtains, a moratorium under Part A1 of the Insolvency Act 1986;</paratext>
                </para>
              </subclause2>
              <subclause2 id="a109823">
                <identifier>(f)</identifier>
                <para>
                  <paratext>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party];</paratext>
                </para>
              </subclause2>
              <subclause2 id="a930462">
                <identifier>(g)</identifier>
                <para>
                  <paratext>an application is made to court, or an order is made, for the appointment of an administrator, or a notice of intention to appoint an administrator is given or an administrator is appointed, over the other party;</paratext>
                </para>
              </subclause2>
              <subclause2 id="a715749">
                <identifier>(h)</identifier>
                <para>
                  <paratext>the holder of a qualifying floating charge over the assets of that other party has become entitled to appoint or has appointed an administrative receiver;</paratext>
                </para>
              </subclause2>
              <subclause2 id="a381472">
                <identifier>(i)</identifier>
                <para>
                  <paratext>a person becomes entitled to appoint a receiver over all or any of the assets of the other party or a receiver is appointed over all or any of the assets of the other party;</paratext>
                </para>
              </subclause2>
              <subclause2 id="a776993">
                <identifier>(j)</identifier>
                <para>
                  <paratext>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days;</paratext>
                </para>
              </subclause2>
              <subclause2 id="a150369">
                <identifier>(k)</identifier>
                <para>
                  <paratext>
                    any event occurs, or proceeding is taken, with respect to the other party in any jurisdiction to which it is subject that has an effect equivalent or similar to any of the events mentioned in 
                    <internal.reference refid="a336709">
                      <ital>clause 19.1(c)</ital>
                    </internal.reference>
                     to 
                    <internal.reference refid="a776993">
                      <ital>clause 19.1(j)</ital>
                    </internal.reference>
                     (inclusive); [or]
                  </paratext>
                </para>
              </subclause2>
              <subclause2 id="a476385">
                <identifier>(l)</identifier>
                <para>
                  <paratext>the other party suspends or ceases, or threatens to suspend or cease, carrying on all or a substantial part of its business[; or]</paratext>
                </para>
              </subclause2>
              <subclause2 condition="optional" id="a497547">
                <identifier>(m)</identifier>
                <para>
                  <paratext>the other party's financial position deteriorates so far as to reasonably justify the opinion that its ability to give effect to the terms of this agreement is in jeopardy.</paratext>
                </para>
              </subclause2>
            </subclause1>
            <subclause1 condition="optional" id="a412051">
              <identifier>19.2</identifier>
              <para>
                <paratext>
                  For the purposes of 
                  <internal.reference refid="a243427">
                    <ital>clause 19.1(a)</ital>
                  </internal.reference>
                  , 
                  <defn.term>material breach</defn.term>
                   includes:
                </paratext>
              </para>
              <subclause2 id="a762891">
                <identifier>(a)</identifier>
                <para>
                  <paratext>
                    a breach of any of the obligations set out in 
                    <internal.reference refid="a970716">
                      <ital>clause 12</ital>
                    </internal.reference>
                    , 
                    <internal.reference refid="a683454">
                      <ital>clause 13</ital>
                    </internal.reference>
                     or [CLAUSE NUMBER]; and
                  </paratext>
                </para>
              </subclause2>
              <subclause2 id="a132399">
                <identifier>(b)</identifier>
                <para>
                  <paratext>a breach that has a serious effect on the benefit the terminating party would otherwise derive from this agreement.</paratext>
                </para>
                <drafting.note id="a359165" jurisdiction="">
                  <head align="left" preservecase="true">
                    <headtext>Material breach (optional clause)</headtext>
                  </head>
                  <division id="a000104" level="1">
                    <para>
                      <paratext>This optional definition of "material breach" seeks to add certainty by:</paratext>
                    </para>
                    <list type="bulleted">
                      <list.item>
                        <para>
                          <paratext>Identifying clauses whose breach is automatically material.</paratext>
                        </para>
                      </list.item>
                      <list.item>
                        <para>
                          <paratext>Stating what is material, in terms that focus on the effect on the terminating party (and not, for example, on the defaulting party's intention).</paratext>
                        </para>
                      </list.item>
                    </list>
                    <para>
                      <paratext>
                        Where one party is in material breach, it has the chance to remedy the breach where the breach is remediable. The customer may feel that it should be able to terminate immediately (with no chance to remedy) if the supplier breaches some or all of the clauses mentioned in 
                        <internal.reference refid="a762891">
                          <ital>clause 19.2(a)</ital>
                        </internal.reference>
                        . If so, the customer should instead list those clauses in 
                        <internal.reference refid="a140131">
                          <ital>clause 19.3(c)</ital>
                        </internal.reference>
                        .
                      </paratext>
                    </para>
                  </division>
                </drafting.note>
              </subclause2>
            </subclause1>
            <subclause1 id="a861276">
              <identifier>19.3</identifier>
              <para>
                <paratext>Without affecting any other right or remedy available to it, the Customer may terminate this agreement with immediate effect by notifying the Supplier if:</paratext>
              </para>
              <subclause2 condition="optional" id="a429990">
                <identifier>(a)</identifier>
                <para>
                  <paratext>
                    the Supplier fails to meet any [Milestone Date 
                    <bold>OR</bold>
                     any Milestone Dates on [NUMBER] or more occasions];
                  </paratext>
                </para>
                <drafting.note id="a333497" jurisdiction="">
                  <head align="left" preservecase="true">
                    <headtext>Termination for missed milestone dates (optional clause)</headtext>
                  </head>
                  <division id="a000105" level="1">
                    <para>
                      <paratext>
                        Use the first option in 
                        <internal.reference refid="a429990">
                          <ital>clause 19.3(a)</ital>
                        </internal.reference>
                         if time is of the essence for all milestone dates. Use the second option if time is not of the essence but the customer can terminate if the supplier is late performing on multiple occasions.
                      </paratext>
                    </para>
                  </division>
                </drafting.note>
              </subclause2>
              <subclause2 condition="optional" id="a152984">
                <identifier>(b)</identifier>
                <para>
                  <paratext>
                    the Customer finally refuses to approve any Work Item under 
                    <internal.reference refid="a359141">
                      <ital>clause 4.6(c)</ital>
                    </internal.reference>
                    ) [on [NUMBER] or more occasions [in any [NUMBER] month period];
                  </paratext>
                </para>
                <drafting.note id="a780089" jurisdiction="">
                  <head align="left" preservecase="true">
                    <headtext>Termination for non-compliant services (optional clause)</headtext>
                  </head>
                  <division id="a000106" level="1">
                    <para>
                      <paratext>If the customer should have the right to terminate the whole agreement if the supplier fails to cure defective services after one attempt, remove the wording in brackets. In some circumstances, this may be appropriate but in others, this may be an excessive remedy for what may be a relatively small issue in the context of the whole agreement.</paratext>
                    </para>
                    <para>
                      <paratext>The wording in brackets allows the customer to terminate only if there are repeated failures to provide compliant services.</paratext>
                    </para>
                  </division>
                </drafting.note>
              </subclause2>
              <subclause2 condition="optional" id="a140131">
                <identifier>(c)</identifier>
                <para>
                  <paratext>the Supplier commits a breach of [CLAUSE NUMBER]; or</paratext>
                </para>
                <drafting.note id="a838543" jurisdiction="">
                  <head align="left" preservecase="true">
                    <headtext>Immediate termination (optional clause)</headtext>
                  </head>
                  <division id="a000107" level="1">
                    <para>
                      <paratext>
                        Add any provisions to this 
                        <internal.reference refid="a140131">
                          <ital>clause 19.3(c)</ital>
                        </internal.reference>
                         that entitle the customer to terminate immediately with no cure period.
                      </paratext>
                    </para>
                  </division>
                </drafting.note>
              </subclause2>
              <subclause2 id="a618136">
                <identifier>(d)</identifier>
                <para>
                  <paratext>there is a change of control of the Supplier [provided that:</paratext>
                </para>
                <subclause3 id="a564323">
                  <identifier>(i)</identifier>
                  <para>
                    <paratext>the Customer has a bona fide concern that the Supplier will not be able to continue to provide the Services and perform its other obligations under this agreement in accordance with its terms after the change of control; and</paratext>
                  </para>
                </subclause3>
                <subclause3 id="a154993">
                  <identifier>(ii)</identifier>
                  <para>
                    <paratext>the Customer gives notice to terminate within [three] months of the later of the date on which the change of control takes place and the date on which the Customer becomes aware of the change of control having taken place].</paratext>
                  </para>
                  <drafting.note id="a326924" jurisdiction="">
                    <head align="left" preservecase="true">
                      <headtext>Change of control</headtext>
                    </head>
                    <division id="a000108" level="1">
                      <para>
                        <paratext>A customer termination right for change of control is fairly common in services agreements. Some suppliers may see it as disproportionate given that many changes of ownership have no impact on the stability of the supplier or the quality of its services.</paratext>
                      </para>
                      <para>
                        <paratext>If the supplier objects to this provision, the customer could use the optional wording to soften it. Through this optional drafting, the customer must have reasonable grounds to object to the change of control and must exercise its termination rights within a specific period.</paratext>
                      </para>
                    </division>
                  </drafting.note>
                </subclause3>
              </subclause2>
            </subclause1>
            <subclause1 id="a390931">
              <identifier>19.4</identifier>
              <para>
                <paratext>
                  The Customer may terminate this agreement for convenience[, in whole or in part,] by giving not less than [NUMBER] months' notice to the Supplier [provided that the Customer may not give notice to terminate under this 
                  <internal.reference refid="a390931">
                    <ital>clause 19.4</ital>
                  </internal.reference>
                   during the initial [NUMBER] months of the Term].
                </paratext>
              </para>
              <drafting.note id="a908773" jurisdiction="">
                <head align="left" preservecase="true">
                  <headtext>Termination for convenience</headtext>
                </head>
                <division id="a000109" level="1">
                  <para>
                    <paratext>
                      If the customer wants the right to terminate for convenience, the supplier may ask for compensation (see 
                      <internal.reference refid="a195960">
                        <ital>Drafting note, Termination</ital>
                      </internal.reference>
                      ). The customer could use the optional drafting in this 
                      <internal.reference refid="a390931">
                        <ital>clause 19.4</ital>
                      </internal.reference>
                       as a compromise so that notice of termination cannot be given during an initial period. This would allow the supplier time to recover set-up costs through the charges and hone its service provision before the customer is able to end the relationship without cause.
                    </paratext>
                  </para>
                  <para>
                    <paratext>The supplier may try to include its own right to terminate for convenience, arguing that:</paratext>
                  </para>
                  <list type="bulleted">
                    <list.item>
                      <para>
                        <paratext>It should not be locked in to a relationship if it is not working.</paratext>
                      </para>
                    </list.item>
                    <list.item>
                      <para>
                        <paratext>If the customer has a right to terminate for convenience, it is only fair that it should have one too.</paratext>
                      </para>
                    </list.item>
                  </list>
                  <para>
                    <paratext>The customer would argue that the supplier is not locked into the contract indefinitely because of the contract term and can terminate for material breach or insolvency-related events if there are serious issues.</paratext>
                  </para>
                  <para>
                    <paratext>If the supplier insists on a right to terminate for convenience, the customer should make sure that the amount of notice that the supplier has to give is sufficient to enable the customer to source an alternative supplier.</paratext>
                  </para>
                </division>
              </drafting.note>
            </subclause1>
            <subclause1 id="a118827">
              <identifier>19.5</identifier>
              <para>
                <paratext>
                  Either party may terminate this agreement where it has the right to do so under [
                  <internal.reference refid="a477985">
                    <ital>clause 12.2</ital>
                  </internal.reference>
                   or] 
                  <internal.reference refid="a752831">
                    <ital>clause 21.7</ital>
                  </internal.reference>
                  .
                </paratext>
              </para>
            </subclause1>
          </clause>
          <clause id="a360680">
            <identifier>20.</identifier>
            <head align="left" preservecase="true">
              <headtext>Obligations on termination and survival</headtext>
            </head>
            <drafting.note id="a676440" jurisdiction="">
              <head align="left" preservecase="true">
                <headtext>Obligations on termination and survival</headtext>
              </head>
              <division id="a000110" level="1">
                <division id="a500898" level="2">
                  <head align="left" preservecase="true">
                    <headtext>Obligations on termination</headtext>
                  </head>
                  <para>
                    <paratext>
                      <internal.reference refid="a391990">
                        <ital>Clause 20.1</ital>
                      </internal.reference>
                       deals with the supplier's obligations on termination or expiry of the agreement in relation to delivery up of the customer's equipment, materials and deliverables.
                    </paratext>
                  </para>
                  <para>
                    <paratext>
                      <internal.reference refid="a587954">
                        <ital>Clause 20.2</ital>
                      </internal.reference>
                       requires the supplier to help the customer transition the services to the customer or a new supplier when the agreement is coming to an end.
                    </paratext>
                  </para>
                </division>
                <division id="a388669" level="2">
                  <head align="left" preservecase="true">
                    <headtext>Survival</headtext>
                  </head>
                  <para>
                    <paratext>
                      <internal.reference refid="a775841">
                        <ital>Clause 20.5</ital>
                      </internal.reference>
                       is a survival clause that deals with the effect of termination or expiry on the provisions of the agreement. It identifies the rights and obligations that continue after the termination of the agreement. The parties should ensure the clause includes the specific provisions applicable to their circumstances. For example, confidentiality and indemnification clauses are commonly included in the survival clause.
                    </paratext>
                  </para>
                  <para>
                    <paratext>
                      For more information on survival clauses, see 
                      <link href="3-203-1593" style="ACTLinkPLCtoPLC">
                        <ital>Standard clause, Survival</ital>
                      </link>
                      .
                    </paratext>
                  </para>
                </division>
              </division>
            </drafting.note>
            <subclause1 id="a391990">
              <identifier>20.1</identifier>
              <para>
                <paratext>
                  On termination or expiry of this agreement, the Supplier shall immediately (or on any alternative timeframe specified by the Customer for the purposes of 
                  <internal.reference refid="a587954">
                    <ital>clause 20.2</ital>
                  </internal.reference>
                  ):
                </paratext>
              </para>
              <subclause2 id="a589454">
                <identifier>(a)</identifier>
                <para>
                  <paratext>deliver to the Customer all Deliverables, whether or not then complete;</paratext>
                </para>
              </subclause2>
              <subclause2 id="a869498">
                <identifier>(b)</identifier>
                <para>
                  <paratext>return to the Customer all of the Customer Equipment and other customer property in the possession or control of the Supplier or any Supplier Personnel;</paratext>
                </para>
              </subclause2>
              <subclause2 id="a400031">
                <identifier>(c)</identifier>
                <para>
                  <paratext>cease using (and return or destroy if required by the Customer) all Customer Materials and Customer Confidential Information in the possession or control of the Supplier or any Supplier Personnel;</paratext>
                </para>
              </subclause2>
              <subclause2 id="a180161">
                <identifier>(d)</identifier>
                <para>
                  <paratext>
                    comply with the requirements of 
                    <internal.reference refid="a828725">
                      <ital>clause 13.7(f)</ital>
                    </internal.reference>
                     in relation to Customer Personal Data; and
                  </paratext>
                </para>
              </subclause2>
              <subclause2 id="a926691">
                <identifier>(e)</identifier>
                <para>
                  <paratext>remove any Supplier Equipment from the Customer's premises.</paratext>
                </para>
              </subclause2>
            </subclause1>
            <subclause1 id="a587954">
              <identifier>20.2</identifier>
              <para>
                <paratext>During the Termination Assistance Period, the Supplier shall provide all information and assistance reasonably required by the Customer to facilitate the smooth transition of the Services to the Customer or any Replacement Supplier appointed by it[, including by:</paratext>
              </para>
              <subclause2 id="a110355">
                <identifier>(a)</identifier>
                <para>
                  <paratext>providing access to materials, data and personnel used in the performance of the Services;</paratext>
                </para>
              </subclause2>
              <subclause2 id="a840661">
                <identifier>(b)</identifier>
                <para>
                  <paratext>providing reasonable assistance in support of any market testing or proposed procurement that the Customer may wish to carry out in relation to Replacement Services; and</paratext>
                </para>
              </subclause2>
              <subclause2 id="a387299">
                <identifier>(c)</identifier>
                <para>
                  <paratext>co-operating with the Customer and any Replacement Supplier to enable an orderly handover of the Services].</paratext>
                </para>
                <drafting.note id="a214993" jurisdiction="">
                  <head align="left" preservecase="true">
                    <headtext>Exit assistance</headtext>
                  </head>
                  <division id="a000111" level="1">
                    <para>
                      <paratext>
                        <internal.reference refid="a587954">
                          <ital>Clause 20.2</ital>
                        </internal.reference>
                         places a general obligation on the supplier to help the customer with any exit assistance as is reasonably required by the customer. The aim is to minimise disruption to the services and preserve the continuity of the customer's business operations.
                      </paratext>
                    </para>
                    <para>
                      <paratext>
                        Some customers take the view that providing reasonable exit assistance is an integral part of the supplier's scope of work and remunerated by the margin earned by the supplier during the life of the contract. If the supplier insists on payment for termination assistance and the customer agrees to this, the customer could use the optional wording in 
                        <internal.reference refid="a660635">
                          <ital>clause 20.3</ital>
                        </internal.reference>
                         and 
                        <internal.reference refid="a163561">
                          <ital>clause 20.4</ital>
                        </internal.reference>
                         so that:
                      </paratext>
                    </para>
                    <list type="bulleted">
                      <list.item>
                        <para>
                          <paratext>There is a cap on the costs that the supplier can claim for providing exit assistance.</paratext>
                        </para>
                      </list.item>
                      <list.item>
                        <para>
                          <paratext>The supplier is not paid for exit assistance if the customer terminates for cause.</paratext>
                        </para>
                      </list.item>
                    </list>
                    <para>
                      <paratext>The customer should also consider whether to include:</paratext>
                    </para>
                    <list type="bulleted">
                      <list.item>
                        <para>
                          <paratext>A schedule setting out the specific exit assistance that the customer requires.</paratext>
                        </para>
                      </list.item>
                      <list.item>
                        <para>
                          <paratext>A requirement for the supplier to develop an exit plan explaining how it will transition services back to the customer or a new supplier when the agreement expires or terminates.</paratext>
                        </para>
                      </list.item>
                    </list>
                    <para>
                      <paratext>
                        For an example exit plan, see 
                        <link href="w-012-6266" style="ACTLinkPLCtoPLC">
                          <ital>Standard clause, Exit management</ital>
                        </link>
                         and 
                        <link anchor="a687221" href="5-213-3958" style="ACTLinkPLCtoPLC">
                          <ital>Standard document, Outsourcing agreement: Shorter form: Schedule 14</ital>
                        </link>
                        <ital>.</ital>
                      </paratext>
                    </para>
                    <para>
                      <paratext>
                        For a discussion of exit management generally, see 
                        <link anchor="a931236" href="6-107-4775" style="ACTLinkPLCtoPLC">
                          <ital>Practice note, Main issues in outsourcing contracts: Exit management</ital>
                        </link>
                        .
                      </paratext>
                    </para>
                  </division>
                </drafting.note>
              </subclause2>
            </subclause1>
            <subclause1 condition="optional" id="a660635">
              <identifier>20.3</identifier>
              <para>
                <paratext>
                  Subject to 
                  <internal.reference refid="a163561">
                    <ital>clause 20.4</ital>
                  </internal.reference>
                  , the Customer shall reimburse the Supplier's reasonable, additional costs of carrying out its obligations under 
                  <internal.reference refid="a587954">
                    <ital>clause 20.2</ital>
                  </internal.reference>
                   provided that:
                </paratext>
              </para>
              <subclause2 id="a717949">
                <identifier>(a)</identifier>
                <para>
                  <paratext>the Supplier shall not charge the Customer for supplying reports or information already within its possession or control;</paratext>
                </para>
              </subclause2>
              <subclause2 id="a502312">
                <identifier>(b)</identifier>
                <para>
                  <paratext>
                    [any costs are incurred at the rates set out in 
                    <internal.reference refid="a879950">
                      <ital>Schedule 2</ital>
                    </internal.reference>
                    ];
                  </paratext>
                </para>
              </subclause2>
              <subclause2 id="a856032">
                <identifier>(c)</identifier>
                <para>
                  <paratext>any costs [over £[AMOUNT]] are approved in advance in writing by the Customer before being incurred by the Supplier; and</paratext>
                </para>
              </subclause2>
              <subclause2 id="a962909">
                <identifier>(d)</identifier>
                <para>
                  <paratext>the Supplier provides the Customer on request with any information needed to verify the costs to the Customer's reasonable satisfaction.</paratext>
                </para>
              </subclause2>
            </subclause1>
            <subclause1 id="a163561">
              <identifier>20.4</identifier>
              <para>
                <paratext>
                  If the Customer terminates this agreement under 
                  <internal.reference refid="a175430">
                    <ital>clause 19.1</ital>
                  </internal.reference>
                  [, 
                  <internal.reference refid="a429990">
                    <ital>clause 19.3(a)</ital>
                  </internal.reference>
                  , 
                  <internal.reference refid="a333497">
                    <ital>Drafting note, Termination for missed milestone dates (optional clause)</ital>
                  </internal.reference>
                   or 
                  <internal.reference refid="a140131">
                    <ital>clause 19.3(c)</ital>
                  </internal.reference>
                  ], the Supplier shall bear its own costs in carrying out its obligations under 
                  <internal.reference refid="a587954">
                    <ital>clause 20.2</ital>
                  </internal.reference>
                  .
                </paratext>
              </para>
            </subclause1>
            <subclause1 id="a775841">
              <identifier>20.5</identifier>
              <para>
                <paratext>
                  <bold>Survival</bold>
                </paratext>
              </para>
              <subclause2 id="a790278">
                <identifier>(a)</identifier>
                <para>
                  <paratext>
                    Any provision of this agreement that expressly or by implication is intended to come into or continue in force on or after termination or expiry of this agreement shall remain in full force and effect, including 
                    <internal.reference refid="a736855">
                      <ital>clause 5.5</ital>
                    </internal.reference>
                    , [
                    <internal.reference refid="a547405">
                      <ital>clause 9</ital>
                    </internal.reference>
                    ,] 
                    <internal.reference refid="a812379">
                      <ital>clause 10</ital>
                    </internal.reference>
                    , 
                    <internal.reference refid="a828725">
                      <ital>clause 13.7(f)</ital>
                    </internal.reference>
                    , 
                    <internal.reference refid="a952048">
                      <ital>clause 13.7(g)</ital>
                    </internal.reference>
                    , 
                    <internal.reference refid="a908829">
                      <ital>clause 14</ital>
                    </internal.reference>
                    , [
                    <internal.reference refid="a762105">
                      <ital>clause 15</ital>
                    </internal.reference>
                    ,] 
                    <internal.reference refid="a981149">
                      <ital>clause 16.5</ital>
                    </internal.reference>
                     to 
                    <internal.reference refid="a103200">
                      <ital>clause 16.11</ital>
                    </internal.reference>
                    , [
                    <internal.reference refid="a510841">
                      <ital>clause 17</ital>
                    </internal.reference>
                    ], 
                    <internal.reference refid="a101610">
                      <ital>clause 18</ital>
                    </internal.reference>
                    , 
                    <internal.reference refid="a360680">
                      <ital>clause 20</ital>
                    </internal.reference>
                     and 
                    <internal.reference refid="a120176">
                      <ital>clause 34</ital>
                    </internal.reference>
                    .
                  </paratext>
                </para>
              </subclause2>
              <subclause2 id="a745438">
                <identifier>(b)</identifier>
                <para>
                  <paratext>Termination or expiry of this agreement shall not affect any rights, remedies, obligations or liabilities of the parties that have accrued up to the date of termination or expiry, including the right to claim damages in respect of any breach of this agreement which existed at or before the date of termination or expiry.</paratext>
                </para>
              </subclause2>
            </subclause1>
          </clause>
          <clause id="a816830">
            <identifier>21.</identifier>
            <head align="left" preservecase="true">
              <headtext>Force majeure</headtext>
            </head>
            <drafting.note id="a655619" jurisdiction="">
              <head align="left" preservecase="true">
                <headtext>Force majeure</headtext>
              </head>
              <division id="a000112" level="1">
                <para>
                  <paratext>
                    This 
                    <internal.reference refid="a816830">
                      <ital>clause 21</ital>
                    </internal.reference>
                     is a standard force majeure clause which relieves both parties from their contractual obligations if a force majeure event occurs. It also sets out the actions that need to be taken to minimise the impact of the force majeure event and explains when the party not affected by force majeure can terminate.
                  </paratext>
                </para>
                <para>
                  <paratext>The clause is drafted to favour the customer, as the party with fewer obligations and therefore less likely to invoke force majeure, while acknowledging that most suppliers expect some protection from the effects of force majeure.</paratext>
                </para>
                <para>
                  <paratext>
                    For information on force majeure clauses and alternative drafting, see 
                    <link href="6-107-3808" style="ACTLinkPLCtoPLC">
                      <ital>Standard clause, Force majeure</ital>
                    </link>
                    .
                  </paratext>
                </para>
                <division id="a624523" level="2">
                  <head align="left" preservecase="true">
                    <headtext>Business continuity plan and force majeure clauses</headtext>
                  </head>
                  <para>
                    <paratext>This agreement does not include obligations on the supplier to produce a business continuity plan specifically for the customer. Those obligations are not necessary in all services agreements.</paratext>
                  </para>
                  <para>
                    <paratext>
                      However, it is reasonable for the customer to expect the supplier to have general plans to minimise disruption within its operations due to force majeure events. In 
                      <internal.reference refid="a934584">
                        <ital>clause 21.4(b)</ital>
                      </internal.reference>
                      , the supplier can only benefit from force majeure protection if it took reasonable steps to prevent or minimise the impact of force majeure, including by implementing business continuity plans.
                    </paratext>
                  </para>
                  <para>
                    <paratext>
                      For obligations on a supplier to produce a business continuity plan specific to the customer in an outsourcing, see 
                      <link anchor="a977951" href="0-202-4551" style="ACTLinkPLCtoPLC">
                        <ital>Standard document, Outsourcing agreement: long form: clause 42</ital>
                      </link>
                      .
                    </paratext>
                  </para>
                </division>
              </division>
            </drafting.note>
            <subclause1 id="a285135">
              <identifier>21.1</identifier>
              <para>
                <paratext>
                  <defn.term>Force Majeure Event</defn.term>
                   means [any circumstance not within a party's reasonable control including]:
                </paratext>
              </para>
              <drafting.note id="a772384" jurisdiction="">
                <head align="left" preservecase="true">
                  <headtext>Defining Force Majeure Event</headtext>
                </head>
                <division id="a000113" level="1">
                  <para>
                    <paratext>The customer is likely to want to make this list exhaustive, so that only events falling within the categories listed are treated as force majeure events. If so, omit the words in square brackets.</paratext>
                  </para>
                </division>
              </drafting.note>
              <subclause2 id="a353363">
                <identifier>(a)</identifier>
                <para>
                  <paratext>acts of God, flood, drought, earthquake or other natural disaster;</paratext>
                </para>
              </subclause2>
              <subclause2 id="a647898">
                <identifier>(b)</identifier>
                <para>
                  <paratext>epidemic or pandemic;</paratext>
                </para>
              </subclause2>
              <subclause2 id="a718891">
                <identifier>(c)</identifier>
                <para>
                  <paratext>terrorist attack, civil war, civil commotion or riots, war, threat of or preparation for war, armed conflict, imposition of sanctions, embargo, or breaking off of diplomatic relations;</paratext>
                </para>
              </subclause2>
              <subclause2 id="a121688">
                <identifier>(d)</identifier>
                <para>
                  <paratext>nuclear, chemical or biological contamination, or sonic boom;</paratext>
                </para>
              </subclause2>
              <subclause2 id="a696922">
                <identifier>(e)</identifier>
                <para>
                  <paratext>any law or action taken by a government or public authority, including imposing an export or import restriction, quota, or prohibition;</paratext>
                </para>
              </subclause2>
              <subclause2 id="a120791">
                <identifier>(f)</identifier>
                <para>
                  <paratext>collapse of buildings, fire, explosion or accident; [and]</paratext>
                </para>
              </subclause2>
              <subclause2 condition="optional" id="a200553">
                <identifier>(g)</identifier>
                <para>
                  <paratext>any labour or trade dispute, strikes, industrial action or lockouts (other than by the staff of the party seeking to rely on this clause or those of its subcontractors [or Affiliates]); [and]</paratext>
                </para>
              </subclause2>
              <subclause2 id="a649469">
                <identifier>(h)</identifier>
                <para>
                  <paratext>interruption or failure of utility service.</paratext>
                </para>
              </subclause2>
            </subclause1>
            <subclause1 id="a187715">
              <identifier>21.2</identifier>
              <para>
                <paratext>
                  Subject to 
                  <internal.reference refid="a732366">
                    <ital>clause 21.4</ital>
                  </internal.reference>
                  , a party (
                  <defn.term>Affected Party</defn.term>
                  ) shall not be liable for any failure or delay in performing any of its obligations under this agreement for so long as, and to the extent that, its performance is [directly] prevented, hindered or delayed by a Force Majeure Event.
                </paratext>
              </para>
              <drafting.note id="a205557" jurisdiction="">
                <head align="left" preservecase="true">
                  <headtext>Relying on force majeure</headtext>
                </head>
                <division id="a000114" level="1">
                  <para>
                    <paratext>Consider whether to include "directly", which may make it harder to invoke the clause. For example, if there was some intervening cause between the force majeure event and the adverse impact, then the affected party would not be able to rely on it.</paratext>
                  </para>
                  <para>
                    <paratext>
                      However, even if "directly" is omitted it may be implied (see 
                      <link anchor="a409033" href="7-380-6134" style="ACTLinkPLCtoPLC">
                        <ital>Practice note, Contracts: force majeure: Only effective cause of default</ital>
                      </link>
                      ).
                    </paratext>
                  </para>
                </division>
              </drafting.note>
            </subclause1>
            <subclause1 condition="optional" id="a822596">
              <identifier>21.3</identifier>
              <para>
                <paratext>
                  For so long as the Affected Party's liability in relation to any of its obligations is suspended under 
                  <internal.reference refid="a187715">
                    <ital>clause 21.2</ital>
                  </internal.reference>
                  , the other party shall not be liable for any failure or delay in performing its corresponding obligations. To the extent that Services are not provided during a Force Majeure Event, the Supplier shall not charge the relevant Charges for those Services.
                </paratext>
              </para>
              <drafting.note id="a893391" jurisdiction="">
                <head align="left" preservecase="true">
                  <headtext>Effect of force majeure on other party's obligations (optional clause)</headtext>
                </head>
                <division id="a000115" level="1">
                  <para>
                    <paratext>
                      Consider whether this 
                      <internal.reference refid="a508635">
                        <ital>clause 21.3</ital>
                      </internal.reference>
                       is needed. It may not be necessary if the contract is structured so that completion and acceptance of services triggers the customer's payment obligation and the customer will therefore not be required to pay for as long as the supplier is unable to complete any services due to force majeure.
                    </paratext>
                  </para>
                  <para>
                    <paratext>
                      For more information on this provision, including the chances of it being implied if not included, see 
                      <link anchor="a443859" href="7-380-6134" style="ACTLinkPLCtoPLC">
                        <ital>Practice note, Contracts: force majeure: Effect on unaffected party's obligations</ital>
                      </link>
                      .
                    </paratext>
                  </para>
                </division>
              </drafting.note>
            </subclause1>
            <subclause1 id="a732366">
              <identifier>21.4</identifier>
              <para>
                <paratext>
                  <internal.reference refid="a187715">Clause 21.2</internal.reference>
                   shall only apply if the Affected Party:
                </paratext>
              </para>
              <subclause2 id="a279004">
                <identifier>(a)</identifier>
                <para>
                  <paratext>as soon as reasonably practicable after the start of the Force Majeure Event [but no later than [NUMBER] days from its start], notifies the other party of the Force Majeure Event, the date on which it started, its likely or potential duration, and the effect of the Force Majeure Event on its ability to perform any of its obligations under this agreement;</paratext>
                </para>
              </subclause2>
              <subclause2 id="a934584">
                <identifier>(b)</identifier>
                <para>
                  <paratext>took reasonable precautions to prevent or minimise the Force Majeure Event, including by implementing and complying with an effective business continuity plan, except where compliance with the business continuity plan is itself affected by the Force Majeure Event; and</paratext>
                </para>
              </subclause2>
              <subclause2 id="a842035">
                <identifier>(c)</identifier>
                <para>
                  <paratext>uses all reasonable endeavours to mitigate the effect of the Force Majeure Event on the performance of its obligations (including by accepting non-contractual performance by the other party, provided this causes no material commercial detriment to the Affected Party and can achieve the same result as contractual performance would have done in all material respects).</paratext>
                </para>
              </subclause2>
            </subclause1>
            <subclause1 id="a416241">
              <identifier>21.5</identifier>
              <para>
                <paratext>
                  The Affected Party shall keep the other party informed of its endeavours under 
                  <internal.reference refid="a842035">
                    <ital>clause 21.4(c)</ital>
                  </internal.reference>
                   and their outcome [promptly on request 
                  <bold>OR</bold>
                   in weekly written reports].
                </paratext>
              </para>
            </subclause1>
            <subclause1 id="a939426">
              <identifier>21.6</identifier>
              <para>
                <paratext>
                  If the Supplier is relieved from providing any Services under this 
                  <internal.reference refid="a816830">
                    <ital>clause 21</ital>
                  </internal.reference>
                  , it shall co-operate with any efforts that the Customer may make to obtain alternative supplies of those Services.
                </paratext>
              </para>
            </subclause1>
            <subclause1 id="a752831">
              <identifier>21.7</identifier>
              <para>
                <paratext>
                  If the Affected Party has not resumed full performance of any obligations suspended under 
                  <internal.reference refid="a187715">
                    <ital>clause 21.2</ital>
                  </internal.reference>
                   within [NUMBER] days after the start of the Force Majeure Event, the other party may terminate this agreement by giving [not less than [NUMBER] days'] notice to the Affected Party.
                </paratext>
              </para>
            </subclause1>
          </clause>
          <clause id="a788248">
            <identifier>22.</identifier>
            <head align="left" preservecase="true">
              <headtext>Assignment and other dealings</headtext>
            </head>
            <drafting.note id="a903687" jurisdiction="">
              <head align="left" preservecase="true">
                <headtext>Assignment and other dealings</headtext>
              </head>
              <division id="a000116" level="1">
                <para>
                  <paratext>
                    This 
                    <internal.reference refid="a788248">
                      <ital>clause 22</ital>
                    </internal.reference>
                     addresses:
                  </paratext>
                </para>
                <list type="bulleted">
                  <list.item>
                    <para>
                      <paratext>Each party's ability to transfer its rights and obligations under the agreement to a third party.</paratext>
                    </para>
                  </list.item>
                  <list.item>
                    <para>
                      <paratext>The supplier's ability to subcontract its obligations.</paratext>
                    </para>
                  </list.item>
                </list>
                <para>
                  <paratext>As a customer-friendly agreement, the clause restricts the supplier's ability to deal with its rights and obligations under the agreement without the customer's prior consent, whereas the customer is not subject to the same restrictions. The clause also contains drafting:</paratext>
                </para>
                <list type="bulleted">
                  <list.item>
                    <para>
                      <paratext>Making the supplier liable for its subcontractors.</paratext>
                    </para>
                  </list.item>
                  <list.item>
                    <para>
                      <paratext>Allowing the customer to withdraw its consent to subcontractors.</paratext>
                    </para>
                  </list.item>
                  <list.item>
                    <para>
                      <paratext>Requiring the supplier to "flow down" certain requirements of this agreement into its contracts with subcontractors.</paratext>
                    </para>
                  </list.item>
                </list>
                <para>
                  <paratext>
                    For more information on assignment and other dealings clauses and alternative drafting, see 
                    <link href="5-107-3823" style="ACTLinkPLCtoPLC">
                      <ital>Standard clause, Assignment and other dealings</ital>
                    </link>
                     and its drafting notes.
                  </paratext>
                </para>
                <para>
                  <paratext>
                    For more information on supply chain flow-down terms and more detailed drafting, see 
                    <link href="w-018-3846" style="ACTLinkPLCtoPLC">
                      <ital>Standard clause, Supply chain flow-down terms</ital>
                    </link>
                    .
                  </paratext>
                </para>
              </division>
            </drafting.note>
            <subclause1 id="a437042">
              <identifier>22.1</identifier>
              <para>
                <paratext>The Supplier shall not assign, novate, transfer, mortgage, charge, subcontract, delegate, declare a trust over or deal in any other manner with any or all of its rights and obligations under this agreement without the prior written consent of the Customer [(not to be unreasonably withheld or delayed)].</paratext>
              </para>
            </subclause1>
            <subclause1 id="a824610">
              <identifier>22.2</identifier>
              <para>
                <paratext>The Customer may at any time assign, novate, transfer, mortgage, charge, subcontract, delegate, declare a trust over or deal in any other manner with any or all of its rights and obligations under this agreement[, provided that it gives prior notice to the Supplier].</paratext>
              </para>
            </subclause1>
            <subclause1 condition="optional" id="a534898">
              <identifier>22.3</identifier>
              <para>
                <paratext>
                  The Customer consents to the Supplier subcontracting the elements of the Services identified in 
                  <internal.reference refid="a544626">
                    <ital>Schedule 3</ital>
                  </internal.reference>
                   to the subcontractors identified in 
                  <internal.reference refid="a544626">
                    <ital>Schedule 3</ital>
                  </internal.reference>
                  .
                </paratext>
              </para>
              <drafting.note id="a945863" jurisdiction="">
                <head align="left" preservecase="true">
                  <headtext>Permission to subcontract (optional clause)</headtext>
                </head>
                <division id="a000117" level="1">
                  <para>
                    <paratext>The customer generally wants to have control over who is performing the services. It wants to avoid work being subcontracted to organisations that it does not want in its supply chain. That could be for a number of reasons, for example, because they are competitors or due to concerns about past performance.</paratext>
                  </para>
                  <para>
                    <paratext>
                      Under this 
                      <internal.reference refid="a534898">
                        <ital>clause 22.3</ital>
                      </internal.reference>
                      , the customer consents to the supplier using certain pre-approved subcontractors. Approval is required under 
                      <internal.reference refid="a437042">
                        <ital>clause 22.1</ital>
                      </internal.reference>
                      .
                    </paratext>
                  </para>
                  <para>
                    <paratext>Where the customer allows the supplier to subcontract, it will expect the supplier to remain responsible for the performance of the agreement.</paratext>
                  </para>
                </division>
              </drafting.note>
            </subclause1>
            <subclause1 id="a955264">
              <identifier>22.4</identifier>
              <para>
                <paratext>Where the Supplier subcontracts any of its obligations under this agreement, the Supplier remains responsible for the performance of this agreement and liable for all acts and omissions of its subcontractors as if they were its own.</paratext>
              </para>
            </subclause1>
            <subclause1 condition="optional" id="a584838">
              <identifier>22.5</identifier>
              <para>
                <paratext>The Customer may withdraw its consent to using a subcontractor, by giving [reasonable prior] notice to the Supplier, where, in the Customer's reasonable opinion:</paratext>
              </para>
              <subclause2 id="a886161">
                <identifier>(a)</identifier>
                <para>
                  <paratext>
                    the acts or omissions of the relevant subcontractor have caused or materially contributed to the [Supplier being in breach of this agreement 
                    <bold>OR</bold>
                     Customer having the right to terminate this agreement under 
                    <internal.reference refid="a243427">
                      <ital>clause 19.1(a)</ital>
                    </internal.reference>
                    [, 
                    <internal.reference refid="a364956">
                      <ital>clause 19.1(b)</ital>
                    </internal.reference>
                    ][, 
                    <internal.reference refid="a429990">
                      <ital>clause 19.3(a)</ital>
                    </internal.reference>
                    ] [or 
                    <internal.reference refid="a152984">
                      <ital>clause 19.3(b)</ital>
                    </internal.reference>
                    ];
                  </paratext>
                </para>
              </subclause2>
              <subclause2 id="a755459">
                <identifier>(b)</identifier>
                <para>
                  <paratext>the acts or omissions of the subcontractor have brought the Customer into public disrepute, whether or not those acts or omissions relate to the Services; or</paratext>
                </para>
              </subclause2>
              <subclause2 condition="optional" id="a571838">
                <identifier>(c)</identifier>
                <para>
                  <paratext>the continued use of that subcontractor will have a material adverse effect on the provision of the Services or the Customer's business or reputation.</paratext>
                </para>
                <drafting.note id="a736369" jurisdiction="">
                  <head align="left" preservecase="true">
                    <headtext>Withdrawal of consent to subcontracting (optional clause)</headtext>
                  </head>
                  <division id="a000118" level="1">
                    <para>
                      <paratext>From the customer's perspective, its consent to any subcontracting is contingent on the suitability and performance of the supplier's subcontractors. If a subcontractor is having a detrimental effect on the customer, then the customer will want the supplier to stop using that subcontractor.</paratext>
                    </para>
                    <para>
                      <paratext>
                        Under 
                        <internal.reference refid="a886161">
                          <ital>clause 22.5(a)</ital>
                        </internal.reference>
                         and 
                        <internal.reference refid="a755459">
                          <ital>clause 22.5(b)</ital>
                        </internal.reference>
                        , the customer can withdraw consent where the subcontractor has:
                      </paratext>
                    </para>
                    <list type="bulleted">
                      <list.item>
                        <para>
                          <paratext>Caused the supplier to be in breach (first option) or material breach entitling the customer to terminate (second option).</paratext>
                        </para>
                      </list.item>
                      <list.item>
                        <para>
                          <paratext>Done something that brings the customer into public disrepute.</paratext>
                        </para>
                      </list.item>
                    </list>
                    <para>
                      <paratext>
                        The optional drafting in 
                        <internal.reference refid="a571838">
                          <ital>clause 22.5(c)</ital>
                        </internal.reference>
                         is broader, allowing the customer to withdraw consent before any adverse event has happened, and may therefore be harder to negotiate.
                      </paratext>
                    </para>
                    <para>
                      <paratext>
                        The supplier may object to this 
                        <internal.reference refid="a584838">
                          <ital>clause 22.5</ital>
                        </internal.reference>
                        , pointing out that it remains responsible for the performance of the agreement and should therefore be free to decide how to manage its subcontractors. If the supplier accepts the premise of the clause, it may argue that it should only be obliged to stop using a subcontractor where an act or omission of the subcontractor has put the supplier in material breach of its contract with the customer. The supplier may argue that it should be indemnified for any costs or claims it incurs if it is obliged to stop using a subcontractor in any other situation. These might include costs of paying off the subcontractor and engaging an alternative subcontractor at a higher price.
                      </paratext>
                    </para>
                  </division>
                </drafting.note>
              </subclause2>
            </subclause1>
            <subclause1 condition="optional" id="a964929">
              <identifier>22.6</identifier>
              <para>
                <paratext>Unless otherwise agreed by the Customer in writing, the Supplier shall ensure that each subcontract includes:</paratext>
              </para>
              <subclause2 condition="optional" id="a684363">
                <identifier>(a)</identifier>
                <para>
                  <paratext>
                    equivalent obligations and restrictions on the subcontractor to those imposed on the Supplier under this agreement by [
                    <internal.reference refid="a970716">
                      <ital>clause 12</ital>
                    </internal.reference>
                    <ital> </ital>
                    <bold>OR</bold>
                    <ital> </ital>
                    <internal.reference refid="a114289">
                      <ital>clause 12.1</ital>
                    </internal.reference>
                    ,] [
                    <internal.reference refid="a683454">
                      <ital>clause 13</ital>
                    </internal.reference>
                    <bold>OR</bold>
                    <internal.reference refid="a889979">
                      <ital>clause 13.7</ital>
                    </internal.reference>
                    , 
                    <internal.reference refid="a997377">
                      <ital>clause 13.8</ital>
                    </internal.reference>
                     and 
                    <internal.reference refid="a443935">
                      <ital>clause 13.9</ital>
                    </internal.reference>
                    ,] [
                    <internal.reference refid="a908829">
                      <ital>clause 14</ital>
                    </internal.reference>
                    ] and [OTHER CLAUSES TO FLOW DOWN];
                  </paratext>
                </para>
              </subclause2>
              <subclause2 id="a627645">
                <identifier>(b)</identifier>
                <para>
                  <paratext>a prohibition on any further subcontracting without the Supplier's prior written consent. The Supplier must obtain the Customer's prior written consent (not to be unreasonably withheld or delayed) before granting its consent to further subcontracting; and</paratext>
                </para>
              </subclause2>
              <subclause2 id="a826797">
                <identifier>(c)</identifier>
                <para>
                  <paratext>any additional terms that the Customer reasonably requires as a condition of granting its consent to any subcontract.</paratext>
                </para>
                <drafting.note id="a378792" jurisdiction="">
                  <head align="left" preservecase="true">
                    <headtext>Flow down of terms (optional clause)</headtext>
                  </head>
                  <division id="a000119" level="1">
                    <para>
                      <paratext>The customer may want the supplier to flow down certain obligations in the agreement to its subcontractors. From the customer's perspective, this could be an important part of mitigating its risk of breaching laws that require it to police its supply chains (for example, by ensuring that bribery or modern slavery is not taking place within it).</paratext>
                    </para>
                    <para>
                      <paratext>By contrast, the supplier may see this as excessive and impractical.</paratext>
                    </para>
                    <para>
                      <paratext>
                        Choose the first options in 
                        <internal.reference refid="a684363">
                          <ital>clause 22.6(a)</ital>
                        </internal.reference>
                         to make the obligations that the supplier must flow-down broader. Use the second options to make them narrower and easier for the supplier to comply with.
                      </paratext>
                    </para>
                  </division>
                </drafting.note>
              </subclause2>
            </subclause1>
          </clause>
          <clause id="a869062">
            <identifier>23.</identifier>
            <head align="left" preservecase="true">
              <headtext>Variation</headtext>
            </head>
            <drafting.note id="a988665" jurisdiction="">
              <head align="left" preservecase="true">
                <headtext>Variation</headtext>
              </head>
              <division id="a000120" level="1">
                <para>
                  <paratext>A variation clause (sometimes called an amendments clause, a no variation clause, or a no oral modification clause) sets out a prescribed procedure for the parties to follow to vary the agreement. It is intended to exclude the possibility of informal, and perhaps inadvertent, oral variations being made to an agreement.</paratext>
                </para>
                <para>
                  <paratext>
                    For more information on variation clauses, see the drafting notes to 
                    <link href="3-107-3838" style="ACTLinkPLCtoPLC">
                      <ital>Standard clause, Variation</ital>
                    </link>
                    .
                  </paratext>
                </para>
                <para>
                  <paratext>
                    This 
                    <internal.reference refid="a869062">
                      <ital>clause 23</ital>
                    </internal.reference>
                     also includes optional wording to require a valid variation to expressly state that it is amending the agreement in question. This extra layer of formality may help to prevent variations being agreed inadvertently (for example, by email) before a proper amendment agreement has been drafted and reviewed by lawyers.
                  </paratext>
                </para>
              </division>
            </drafting.note>
            <subclause1 id="a243739">
              <para>
                <paratext>No variation of this agreement shall be effective unless it is in writing and signed by the parties (or their authorised representatives) [and expressly states that it is amending this agreement].</paratext>
              </para>
            </subclause1>
          </clause>
          <clause id="a366507">
            <identifier>24.</identifier>
            <head align="left" preservecase="true">
              <headtext>Waiver</headtext>
            </head>
            <drafting.note id="a114439" jurisdiction="">
              <head align="left" preservecase="true">
                <headtext>Waiver</headtext>
              </head>
              <division id="a000121" level="1">
                <para>
                  <paratext>
                    A waiver occurs when a party indicates that it will not exercise a right or remedy under a contract. This 
                    <internal.reference refid="a366507">
                      <ital>clause 24</ital>
                    </internal.reference>
                    , sometimes known as a "no waiver" clause, seeks to ensure that:
                  </paratext>
                </para>
                <list type="bulleted">
                  <list.item>
                    <para>
                      <paratext>A party's inadvertent failure to enforce its contractual rights or remedies does not result in losing those rights or remedies.</paratext>
                    </para>
                  </list.item>
                  <list.item>
                    <para>
                      <paratext>A waiver of a breach on one occasion does not affect the rights of the waiving party if there is a further breach.</paratext>
                    </para>
                  </list.item>
                </list>
                <para>
                  <paratext>
                    For more information on waiver clauses and alternative drafting, see 
                    <link href="0-107-3806" style="ACTLinkPLCtoPLC">
                      <ital>Standard clause, Waiver</ital>
                    </link>
                     and its drafting notes.
                  </paratext>
                </para>
              </division>
            </drafting.note>
            <subclause1 id="a111165">
              <identifier>24.1</identifier>
              <para>
                <paratext>A waiver of any right or remedy under this agreement or by law is only effective if given in writing and shall not be deemed to be a waiver of any subsequent right or remedy.</paratext>
              </para>
            </subclause1>
            <subclause1 id="a630234">
              <identifier>24.2</identifier>
              <para>
                <paratex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paratext>
              </para>
            </subclause1>
          </clause>
          <clause id="a396754">
            <identifier>25.</identifier>
            <head align="left" preservecase="true">
              <headtext>Rights and remedies</headtext>
            </head>
            <drafting.note id="a133435" jurisdiction="">
              <head align="left" preservecase="true">
                <headtext>Rights and remedies</headtext>
              </head>
              <division id="a000122" level="1">
                <para>
                  <paratext>
                    For information on rights and remedies clauses, see the drafting notes to 
                    <link href="2-203-0725" style="ACTLinkPLCtoPLC">
                      <ital>Standard clause, Rights and remedies</ital>
                    </link>
                    .
                  </paratext>
                </para>
              </division>
            </drafting.note>
            <subclause1 id="a169517">
              <para>
                <paratext>The rights and remedies provided under this agreement are in addition to, and not exclusive of, any rights or remedies provided by law.</paratext>
              </para>
            </subclause1>
          </clause>
          <clause id="a431193">
            <identifier>26.</identifier>
            <head align="left" preservecase="true">
              <headtext>Severance</headtext>
            </head>
            <drafting.note id="a596836" jurisdiction="">
              <head align="left" preservecase="true">
                <headtext>Severance</headtext>
              </head>
              <division id="a000123" level="1">
                <para>
                  <paratext>The purpose of a severance clause is to clarify that if a term is invalid or unenforceable, the parties intend the rest of the agreement to continue without the invalid or unenforceable term.</paratext>
                </para>
                <para>
                  <paratext>
                    This short-form severance clause does not include an obligation on the parties to negotiate in good faith to agree a replacement term. For drafting to that effect and for information on severance clauses generally, see 
                    <link href="9-107-3840" style="ACTLinkPLCtoPLC">
                      <ital>Standard clause, Severance</ital>
                    </link>
                     and its drafting notes.
                  </paratext>
                </para>
              </division>
            </drafting.note>
            <subclause1 id="a855693">
              <para>
                <paratext>If any provision or part-provision of this agreement is or becomes invalid, illegal or unenforceable, it shall be deemed deleted, but that shall not affect the validity and enforceability of the rest of this agreement.</paratext>
              </para>
            </subclause1>
          </clause>
          <clause id="a903402">
            <identifier>27.</identifier>
            <head align="left" preservecase="true">
              <headtext>Entire agreement</headtext>
            </head>
            <drafting.note id="a500588" jurisdiction="">
              <head align="left" preservecase="true">
                <headtext>Entire agreement</headtext>
              </head>
              <division id="a000124" level="1">
                <para>
                  <paratext>An entire agreement clause confirms that the contract concerned contains the entire agreement between the parties and supersedes any previous agreements.</paratext>
                </para>
                <para>
                  <paratext>
                    It can also be used to dissuade the courts from finding that statements or representations made outside of the contract form part of it. The customer is usually more likely to receive representations from the supplier during the lead-up to signing the contract than vice versa. The customer should therefore consider omitting 
                    <internal.reference refid="a871691">
                      <ital>clause 27.2</ital>
                    </internal.reference>
                     and 
                    <internal.reference refid="a496885">
                      <ital>clause 27.3</ital>
                    </internal.reference>
                     which are intended to:
                  </paratext>
                </para>
                <list type="bulleted">
                  <list.item>
                    <para>
                      <paratext>Prevent liability in misrepresentation from arising in respect of pre-contractual statements that are not included in the agreement.</paratext>
                    </para>
                  </list.item>
                  <list.item>
                    <para>
                      <paratext>Exclude remedies for innocent and negligent misrepresentation that might otherwise be based on statements contained in the agreement</paratext>
                    </para>
                  </list.item>
                </list>
                <para>
                  <paratext>However, these elements are a common feature of entire agreement clauses and the supplier may insist on their inclusion and the customer's reliance on contract terms and contractual remedies.</paratext>
                </para>
                <para>
                  <paratext>
                    For more information on entire agreement clauses and alternative drafting, see 
                    <link href="2-107-3834" style="ACTLinkPLCtoPLC">
                      <ital>Standard clause, Entire agreement</ital>
                    </link>
                     and its drafting notes.
                  </paratext>
                </para>
              </division>
            </drafting.note>
            <subclause1 id="a716192">
              <identifier>27.1</identifier>
              <para>
                <paratext>This agreement constitutes the entire agreement between the parties and supersedes and extinguishes all previous and contemporaneous agreements, promises, assurances, and understandings between them, whether written or oral, relating to its subject matter.</paratext>
              </para>
            </subclause1>
            <subclause1 condition="optional" id="a871691">
              <identifier>27.2</identifier>
              <para>
                <paratext>
                  [Subject to 
                  <internal.reference refid="a773272">
                    <ital>clause 16.2</ital>
                  </internal.reference>
                  , each 
                  <bold>OR</bold>
                   Each] party acknowledges that in entering into this agreement it does not rely on, and shall have no remedies in respect of, any statement, representation, assurance or warranty (whether made innocently or negligently) that is not set out in this agreement.
                </paratext>
              </para>
            </subclause1>
            <subclause1 condition="optional" id="a496885">
              <identifier>27.3</identifier>
              <para>
                <paratext>Each party agrees that it shall have no claim for innocent or negligent misrepresentation [or negligent misstatement] based on any statement in this agreement.</paratext>
              </para>
            </subclause1>
          </clause>
          <clause id="a868696">
            <identifier>28.</identifier>
            <head align="left" preservecase="true">
              <headtext>Conflict</headtext>
            </head>
            <drafting.note id="a916319" jurisdiction="">
              <head align="left" preservecase="true">
                <headtext>Conflict</headtext>
              </head>
              <division id="a000125" level="1">
                <para>
                  <paratext>
                    For information on conflict clauses and alternative drafting, see 
                    <link href="7-107-3836" style="ACTLinkPLCtoPLC">
                      <ital>Standard clause, Conflict</ital>
                    </link>
                     and its drafting notes.
                  </paratext>
                </para>
              </division>
            </drafting.note>
            <subclause1 id="a823286">
              <para>
                <paratext>If there is an inconsistency between any of the provisions in the main body of this agreement and the Schedules, the provisions in the main body of this agreement prevail.</paratext>
              </para>
            </subclause1>
          </clause>
          <clause id="a283992">
            <identifier>29.</identifier>
            <head align="left" preservecase="true">
              <headtext>Announcements</headtext>
            </head>
            <drafting.note id="a175824" jurisdiction="">
              <head align="left" preservecase="true">
                <headtext>Announcements</headtext>
              </head>
              <division id="a000126" level="1">
                <para>
                  <paratext>An announcements clause prevents either party from making a public announcement about their agreement without the prior written consent of the other party. It is often the customer who wants to include this clause to stop the supplier publicly announcing the deal without the customer's permission.</paratext>
                </para>
                <para>
                  <paratext>
                    For more information on announcement clauses and alternative drafting, see 
                    <link href="8-107-3826" style="ACTLinkPLCtoPLC">
                      <ital>Standard clause, Announcements</ital>
                    </link>
                     and its drafting notes.
                  </paratext>
                </para>
              </division>
            </drafting.note>
            <subclause1 id="a741656">
              <para>
                <paratext>No party shall make, or permit any person to make, any public announcement concerning the existence, subject matter or terms of this agreement, the wider transactions contemplated by it, or the relationship between the parties, without the prior written consent of the other party [(consent not to be unreasonably withheld or delayed)], except as required by law, any governmental or regulatory authority (including any relevant securities exchange), any court or other authority of competent jurisdiction.</paratext>
              </para>
            </subclause1>
          </clause>
          <clause id="a535952">
            <identifier>30.</identifier>
            <head align="left" preservecase="true">
              <headtext>No partnership or agency</headtext>
            </head>
            <drafting.note id="a314391" jurisdiction="">
              <head align="left" preservecase="true">
                <headtext>No partnership or agency</headtext>
              </head>
              <division id="a000127" level="1">
                <para>
                  <paratext>
                    The purpose of this 
                    <internal.reference refid="a535952">
                      <ital>clause 30</ital>
                    </internal.reference>
                     is to minimise the risk of an agreement creating an unwanted joint venture, partnership, employer-employee, or agency relationship between the parties.
                  </paratext>
                </para>
                <para>
                  <paratext>
                    If provisions are added to this agreement under which one party is permitted to act as the agent of the other, add a carve out to the end of 
                    <internal.reference refid="a894009">
                      <ital>clause 30.1</ital>
                    </internal.reference>
                     such as "except as expressly provided in clauses [NUMBERS]".
                  </paratext>
                </para>
                <para>
                  <paratext>
                    For more information on partnership and agency clauses, see the drafting notes to 
                    <link href="4-107-3814" style="ACTLinkPLCtoPLC">
                      <ital>Standard clause, No partnership or agency</ital>
                    </link>
                    .
                  </paratext>
                </para>
              </division>
            </drafting.note>
            <subclause1 id="a894009">
              <identifier>30.1</identifier>
              <para>
                <paratext>Nothing in this agreement is intended to, or shall be deemed to, establish any partnership or joint venture between the parties, constitute either party as the agent of the other party, or authorise any party to make or enter into any commitments for or on behalf of the other party.</paratext>
              </para>
            </subclause1>
            <subclause1 id="a615876">
              <identifier>30.2</identifier>
              <para>
                <paratext>Each party confirms it is acting on its own behalf and not for the benefit of any other person.</paratext>
              </para>
            </subclause1>
          </clause>
          <clause id="a469187">
            <identifier>31.</identifier>
            <head align="left" preservecase="true">
              <headtext>Third party rights</headtext>
            </head>
            <drafting.note id="a857665" jurisdiction="">
              <head align="left" preservecase="true">
                <headtext>Third party rights</headtext>
              </head>
              <division id="a000128" level="1">
                <para>
                  <paratext>Sometimes an entity which is not itself a party to a contract needs the right to enforce the terms of that contract against one of the contracting parties. For example, indemnities are sometimes drafted so that non-parties, such as affiliates, can benefit from the indemnity.</paratext>
                </para>
                <para>
                  <paratext>
                    Use the optional opening words in 
                    <internal.reference refid="a309028">
                      <ital>clause 31.1</ital>
                    </internal.reference>
                     if a third party is given rights under the Contracts (Rights of Third Parties) Act 1999 (CROTPA) to enforce any terms in this agreement. There is also optional wording to name clauses where third party rights are created, such as:
                  </paratext>
                </para>
                <list type="bulleted">
                  <list.item>
                    <para>
                      <paratext>
                        <internal.reference refid="a736475">
                          <ital>Clause 3.3(d)</ital>
                        </internal.reference>
                         under which customer affiliates can receive services.
                      </paratext>
                    </para>
                  </list.item>
                  <list.item>
                    <para>
                      <paratext>
                        The indemnity in 
                        <internal.reference refid="a981149">
                          <ital>clause 16.5</ital>
                        </internal.reference>
                        .
                      </paratext>
                    </para>
                  </list.item>
                </list>
                <para>
                  <paratext>If no third party is meant to benefit from any right or defence in the agreement, delete the optional opening words.</paratext>
                </para>
                <para>
                  <paratext>
                    <internal.reference refid="a204720">
                      <ital>Clause 31.2</ital>
                    </internal.reference>
                     should only be used if third party rights have been granted. Delete it if all rights under CROTPA have been excluded.
                  </paratext>
                </para>
                <para>
                  <paratext>
                    For more information on third party rights clauses, see 
                    <link href="6-107-3846" style="ACTLinkPLCtoPLC">
                      <ital>Standard clause, Third party rights</ital>
                    </link>
                     and its drafting notes.
                  </paratext>
                </para>
              </division>
            </drafting.note>
            <subclause1 id="a309028">
              <identifier>31.1</identifier>
              <para>
                <paratext>
                  [Unless it expressly states otherwise [(including in 
                  <internal.reference refid="a736475">
                    <ital>clause 3.3(d)</ital>
                  </internal.reference>
                   and 
                  <internal.reference refid="a981149">
                    <ital>clause 16.5</ital>
                  </internal.reference>
                  )],] this agreement does not give rise to any rights under the Contracts (Rights of Third Parties) Act 1999 to enforce any term of this agreement.
                </paratext>
              </para>
            </subclause1>
            <subclause1 condition="optional" id="a204720">
              <identifier>31.2</identifier>
              <para>
                <paratext>The rights of the parties to rescind or vary this agreement are not subject to the consent of any other person.</paratext>
              </para>
            </subclause1>
          </clause>
          <clause id="a452205">
            <identifier>32.</identifier>
            <head align="left" preservecase="true">
              <headtext>Notices</headtext>
            </head>
            <drafting.note id="a655791" jurisdiction="">
              <head align="left" preservecase="true">
                <headtext>Notices</headtext>
              </head>
              <division id="a000129" level="1">
                <para>
                  <paratext>
                    This 
                    <internal.reference refid="a452205">
                      <ital>clause 32</ital>
                    </internal.reference>
                     governs how any notice under this agreement must be given and the time when the notice is deemed to have been formally received.
                  </paratext>
                </para>
                <para>
                  <paratext>
                    <internal.reference refid="a795686">
                      <ital>Clause 32.1(b)</ital>
                    </internal.reference>
                     allows notices to be given by email. If removing this option, see also 
                    <internal.reference refid="a346828">
                      <ital>clause 1.9</ital>
                    </internal.reference>
                     and make sure the two provisions are consistent.
                  </paratext>
                </para>
                <para>
                  <paratext>
                    For more information on notices clauses and alternative drafting, see 
                    <link href="5-107-3842" style="ACTLinkPLCtoPLC">
                      <ital>Standard clause, Notices</ital>
                    </link>
                     and its drafting notes.
                  </paratext>
                </para>
              </division>
            </drafting.note>
            <subclause1 id="a972971">
              <identifier>32.1</identifier>
              <para>
                <paratext>Any notice given to a party under or in connection with this agreement shall be in writing and shall be:</paratext>
              </para>
              <subclause2 id="a427574">
                <identifier>(a)</identifier>
                <para>
                  <paratext>delivered by hand or by pre-paid first-class post or other next working day delivery service at its registered office (if a company) or its principal place of business (in any other case); or</paratext>
                </para>
              </subclause2>
              <subclause2 id="a795686">
                <identifier>(b)</identifier>
                <para>
                  <paratext>sent by email to the following address (or an address substituted in writing by the party to be served):</paratext>
                </para>
                <subclause3 id="a486323">
                  <identifier>(i)</identifier>
                  <para>
                    <paratext>for notices to the Customer: [ADDRESS].</paratext>
                  </para>
                </subclause3>
                <subclause3 id="a773808">
                  <identifier>(ii)</identifier>
                  <para>
                    <paratext>for notices to the Supplier: [ADDRESS].</paratext>
                  </para>
                </subclause3>
              </subclause2>
            </subclause1>
            <subclause1 id="a892521">
              <identifier>32.2</identifier>
              <para>
                <paratext>Any notice shall be deemed to have been received:</paratext>
              </para>
              <subclause2 id="a806807">
                <identifier>(a)</identifier>
                <para>
                  <paratext>if delivered by hand, at the time the notice is left at the proper address;</paratext>
                </para>
              </subclause2>
              <subclause2 id="a527856">
                <identifier>(b)</identifier>
                <para>
                  <paratext>if sent by [pre-paid first-class post or other] next working day delivery service, at [9.00 am] on the [second] Business Day after posting; or</paratext>
                </para>
              </subclause2>
              <subclause2 id="a501462">
                <identifier>(c)</identifier>
                <para>
                  <paratext>if sent by email, at the time of transmission or, if this time falls outside Business Hours, when Business Hours resume.</paratext>
                </para>
              </subclause2>
            </subclause1>
            <subclause1 id="a876345">
              <identifier>32.3</identifier>
              <para>
                <paratext>
                  This 
                  <internal.reference refid="a452205">
                    <ital>clause 32</ital>
                  </internal.reference>
                   does not apply to the service of any proceedings or any documents in any legal action or, where applicable, any arbitration or other method of dispute resolution.
                </paratext>
              </para>
            </subclause1>
          </clause>
          <clause id="a624070">
            <identifier>33.</identifier>
            <head align="left" preservecase="true">
              <headtext>Counterparts</headtext>
            </head>
            <drafting.note id="a988000" jurisdiction="">
              <head align="left" preservecase="true">
                <headtext>Counterparts</headtext>
              </head>
              <division id="a000130" level="1">
                <para>
                  <paratext>
                    For information on counterparts clauses and alternative drafting, see 
                    <link href="1-107-3844" style="ACTLinkPLCtoPLC">
                      <ital>Standard document, Counterparts</ital>
                    </link>
                     and its drafting notes.
                  </paratext>
                </para>
              </division>
            </drafting.note>
            <subclause1 id="a130467">
              <identifier>33.1</identifier>
              <para>
                <paratext>This agreement may be executed in any number of counterparts, each of which constitutes a duplicate original, but all the counterparts together constitute the one agreement.</paratext>
              </para>
            </subclause1>
            <subclause1 condition="optional" id="a852055">
              <identifier>33.2</identifier>
              <para>
                <paratext>
                  Transmission of [an executed counterpart of this agreement (but for the avoidance of doubt not just a signature page) 
                  <bold>OR</bold>
                   the executed signature page of a counterpart of this agreement] by email (in PDF, JPEG or other agreed format) takes effect as the transmission of an executed "wet ink" counterpart of this agreement. [If this method of transmission is adopted, without prejudice to the validity of the agreement made, each party shall on request provide the other with the "wet ink" hard copy original[s] of their counterpart.]
                </paratext>
              </para>
              <drafting.note id="a171249" jurisdiction="">
                <head align="left" preservecase="true">
                  <headtext>Virtual signing process (optional clause)</headtext>
                </head>
                <division id="a000131" level="1">
                  <para>
                    <paratext>
                      For information on the drafting options in this 
                      <internal.reference refid="a852055">
                        <ital>clause 33.2</ital>
                      </internal.reference>
                      , see 
                      <link anchor="a409259" href="1-107-3844" style="ACTLinkPLCtoPLC">
                        <ital>Standard clause, Counterparts: Drafting note: Virtual signing process (optional clause)</ital>
                      </link>
                      .
                    </paratext>
                  </para>
                </division>
              </drafting.note>
            </subclause1>
          </clause>
          <clause id="a120176">
            <identifier>34.</identifier>
            <head align="left" preservecase="true">
              <headtext>Dispute resolution procedure</headtext>
            </head>
            <drafting.note id="a193238" jurisdiction="">
              <head align="left" preservecase="true">
                <headtext>Dispute resolution procedure</headtext>
              </head>
              <division id="a000132" level="1">
                <para>
                  <paratext>The ongoing nature of a commercial agreement means that, if a dispute arises, formal dispute resolution proceedings should be a last resort. By providing for the parties to undertake some less formal stages of dispute resolution before beginning litigation or arbitration, a dispute resolution procedure can help to protect the relationship between the parties and save them significant amounts of time and money, when compared with litigation or arbitration.</paratext>
                </para>
                <para>
                  <paratext>
                    This 
                    <internal.reference refid="a120176">
                      <ital>clause 34</ital>
                    </internal.reference>
                     provides a basic framework for the parties to try to resolve disputes through negotiation and mediation either before or in parallel to court or arbitration proceedings.
                  </paratext>
                </para>
                <para>
                  <paratext>For information on dispute resolution clauses and alternative procedures, see the following Standard clauses and their drafting notes:</paratext>
                </para>
                <list type="bulleted">
                  <list.item>
                    <para>
                      <paratext>
                        <link href="3-369-3959" style="ACTLinkPLCtoPLC">
                          <ital>Multi-tiered dispute resolution procedure</ital>
                        </link>
                        .
                      </paratext>
                    </para>
                  </list.item>
                  <list.item>
                    <para>
                      <paratext>
                        <link href="2-101-6424" style="ACTLinkPLCtoPLC">
                          <ital>Expert determination</ital>
                        </link>
                        .
                      </paratext>
                    </para>
                  </list.item>
                </list>
                <para>
                  <paratext>Expert determination is typically used where a contract could raise a narrow technical question that an independent expert could resolve, such as a valuation or technical or professional opinion. As most services agreements do not need expert determination provisions, we have not included them in this draft.</paratext>
                </para>
              </division>
            </drafting.note>
            <subclause1 id="a287477">
              <identifier>34.1</identifier>
              <para>
                <paratext>
                  If a dispute arises out of or in connection with this agreement or its performance, validity or enforceability (
                  <defn.term>Dispute</defn.term>
                  ), then[, except as expressly provided in this agreement,] the parties shall follow the procedure set out in this clause:
                </paratext>
              </para>
              <subclause2 id="a758948">
                <identifier>(a)</identifier>
                <para>
                  <paratext>
                    either party shall notify the other of the Dispute, setting out its nature and full particulars (
                    <defn.term>Dispute notice</defn.term>
                    ), together with relevant supporting documents. On service of the Dispute notice, the [EMPLOYEE TITLE] of the Customer and [EMPLOYEE TITLE] of the Supplier shall attempt in good faith to resolve the Dispute;
                  </paratext>
                </para>
              </subclause2>
              <subclause2 id="a910476">
                <identifier>(b)</identifier>
                <para>
                  <paratext>if the [EMPLOYEE TITLE] of the Customer and [EMPLOYEE TITLE] of the Supplier are for any reason unable to resolve the Dispute within [30] days of service of the Dispute notice, the Dispute shall be referred to the [SENIOR OFFICER TITLE] of the Customer and [SENIOR OFFICER TITLE] of the Supplier who shall attempt in good faith to resolve it; and</paratext>
                </para>
              </subclause2>
              <subclause2 id="a555505">
                <identifier>(c)</identifier>
                <para>
                  <paratext>
                    if the [SENIOR OFFICER TITLE] of the Customer and [SENIOR OFFICER TITLE] of the Supplier are for any reason unable to resolve the Dispute within [30] days of it being referred to them, the parties agree to enter into mediation in good faith to settle the Dispute and will do so in accordance with the [CEDR Model Mediation Procedure 
                    <bold>OR</bold>
                     [PROCEDURE]]. Unless otherwise agreed between the parties within [NUMBER] days of service of the Dispute notice, the mediator shall be nominated by [CEDR 
                    <bold>OR</bold>
                     [OTHER]]. To initiate the mediation, a party must serve notice in writing (
                    <defn.term>ADR notice</defn.term>
                    ) to the other party to the Dispute, referring the Dispute to mediation. A copy of the ADR notice should be sent to [CEDR
                    <bold> OR</bold>
                     [OTHER]]; and
                  </paratext>
                </para>
              </subclause2>
              <subclause2 id="a685069">
                <identifier>(d)</identifier>
                <para>
                  <paratext>unless otherwise agreed between the parties, the mediation will start not later than [NUMBER] days after the date of the ADR notice.</paratext>
                </para>
              </subclause2>
            </subclause1>
            <subclause1 id="a912841">
              <identifier>34.2</identifier>
              <para>
                <paratext>[The start of mediation shall not prevent the parties starting or continuing court proceedings in relation to the Dispute.</paratext>
              </para>
              <para>
                <paratext>
                  <bold>OR</bold>
                </paratext>
              </para>
              <para>
                <paratext>
                  Subject to 
                  <internal.reference refid="a830554">
                    <ital>clause 34.3</ital>
                  </internal.reference>
                  , no party may commence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
                </paratext>
              </para>
              <drafting.note id="a502082" jurisdiction="">
                <head align="left" preservecase="true">
                  <headtext>Permitting or prohibiting parallel formal proceedings</headtext>
                </head>
                <division id="a000133" level="1">
                  <para>
                    <paratext>The first option allows the dispute to be referred to court proceedings in parallel to the mediation.</paratext>
                  </para>
                  <para>
                    <paratext>The second option expressly prohibits court proceedings until after the mediation.</paratext>
                  </para>
                  <para>
                    <paratext>
                      For more information on the drafting options in this clause, see 
                      <link anchor="a902526" href="3-369-3959" style="ACTLinkPLCtoPLC">
                        <ital>Standard clause, Multi-tiered dispute resolution procedure: Drafting note: Permitting or prohibiting parallel formal proceedings</ital>
                      </link>
                      .
                    </paratext>
                  </para>
                </division>
              </drafting.note>
            </subclause1>
            <subclause1 id="a830554">
              <identifier>34.3</identifier>
              <para>
                <paratext>
                  If for any reason the Dispute is not resolved within [NUMBER] days of the start of the mediation, the Dispute shall be finally resolved by the courts of England and Wales in accordance with 
                  <internal.reference refid="a927566">
                    <ital>clause 36</ital>
                  </internal.reference>
                  .
                </paratext>
              </para>
            </subclause1>
          </clause>
          <clause id="a800047">
            <identifier>35.</identifier>
            <head align="left" preservecase="true">
              <headtext>Governing law</headtext>
            </head>
            <drafting.note id="a217155" jurisdiction="">
              <head align="left" preservecase="true">
                <headtext>Governing law</headtext>
              </head>
              <division id="a000134" level="1">
                <para>
                  <paratext>
                    For information on governing law clauses, see the drafting notes to 
                    <link href="8-107-3850" style="ACTLinkPLCtoPLC">
                      <ital>Standard clause, Governing law</ital>
                    </link>
                    .
                  </paratext>
                </para>
              </division>
            </drafting.note>
            <subclause1 id="a114357">
              <para>
                <paratext>This agreement and any dispute or claim (including non-contractual disputes or claims) arising out of or in connection with it or its subject matter or formation shall be governed by and construed in accordance with the law of England and Wales.</paratext>
              </para>
            </subclause1>
          </clause>
          <clause id="a927566">
            <identifier>36.</identifier>
            <head align="left" preservecase="true">
              <headtext>Jurisdiction</headtext>
            </head>
            <drafting.note id="a275769" jurisdiction="">
              <head align="left" preservecase="true">
                <headtext>Jurisdiction</headtext>
              </head>
              <division id="a000135" level="1">
                <para>
                  <paratext>
                    For information on jurisdiction clauses and additional and alternative drafting (including for the appointment of a process agent in England and Wales where one of the parties is based overseas), see 
                    <link href="9-522-6848" style="ACTLinkPLCtoPLC">
                      <ital>Standard clause, Jurisdiction</ital>
                    </link>
                     and its drafting notes.
                  </paratext>
                </para>
              </division>
            </drafting.note>
            <subclause1 id="a860488">
              <para>
                <paratext>
                  Each party irrevocably agrees that the courts of England and Wales shall have [exclusive 
                  <bold>OR</bold>
                   non-exclusive] jurisdiction to settle any dispute or claim (including non-contractual disputes or claims) arising out of or in connection with this agreement or its subject matter or formation.
                </paratext>
              </para>
            </subclause1>
          </clause>
        </operative>
        <testimonium default="true" wording="contract">
          <para>
            <paratext>This agreement has been entered into on the date stated at the beginning of it.</paratext>
          </para>
        </testimonium>
        <disclosure.schedule>
          <schedule id="a326473">
            <identifier>Schedule 1</identifier>
            <head align="left" preservecase="true">
              <headtext>Services</headtext>
            </head>
            <drafting.note id="a244631" jurisdiction="">
              <head align="left" preservecase="true">
                <headtext>Services</headtext>
              </head>
              <division id="a000136" level="1">
                <para>
                  <paratext>Tips for drafting the description of the services and deliverables include:</paratext>
                </para>
                <list type="bulleted">
                  <list.item>
                    <para>
                      <paratext>Avoid relying on just the supplier's standard service description. Instead ensure that the services schedule reflects the customer's requirements and commits the supplier to any particular outcome which is important to the customer (for example, the achievement of a particular goal or a particular level of savings). Where there is both a customer's requirements document and a supplier's standard description of the services, avoid relying on both and specifying that one will take precedence. Any conflicts should be identified and the correct position stated in a single document.</paratext>
                    </para>
                  </list.item>
                  <list.item>
                    <para>
                      <paratext>Consider the services and deliverables to be provided in detail from end to end, step by step. Also consider how the supplier should respond to unusual events. For example, in the context of delivery services, the provision by the customer of an incorrect address.</paratext>
                    </para>
                  </list.item>
                  <list.item>
                    <para>
                      <paratext>Obtain input from the individuals involved in the operational aspects of the services so that the drafting reflects the realities of the provision of those services.</paratext>
                    </para>
                  </list.item>
                  <list.item>
                    <para>
                      <paratext>Consider the division of responsibilities between the parties and be clear on who is doing what. As part of the process, it may be helpful to insert each step of the services into a table and allocate it to one of the parties. This will help identify any areas where the supplier's performance is dependent on something the customer must do first. The wording should create clearly enforceable obligations so make clear who is doing each obligation, when they must do it and what needs to be done.</paratext>
                    </para>
                  </list.item>
                  <list.item>
                    <para>
                      <paratext>Avoid the use of subjective descriptions such as "good" or "satisfactorily" where possible as these may result in disputes as to whether those standards have been met. Instead, define the standards by measurable criteria. If you do use the term "satisfactory", make it clear that this is to be done to someone's satisfaction (ideally, the customer's although the supplier will want the customer to act reasonably).</paratext>
                    </para>
                  </list.item>
                  <list.item>
                    <para>
                      <paratext>Avoid leaving matters to be agreed by the parties as this will cause issues if the parties cannot subsequently agree. If something cannot be agreed upfront, try to include a detailed mechanism or formula for working out the relevant issue.</paratext>
                    </para>
                  </list.item>
                  <list.item>
                    <para>
                      <paratext>Consider including a reporting obligation. For example, the supplier must provide periodic reports on key information, as well as reporting on any specific events (for example, complaints from end-users or failure to comply with the description of the services).</paratext>
                    </para>
                  </list.item>
                </list>
              </division>
            </drafting.note>
            <clause id="a299902">
              <identifier>1.</identifier>
              <head align="left" preservecase="true">
                <headtext>Services</headtext>
              </head>
            </clause>
            <para>
              <paratext>[SERVICES TO BE PROVIDED]</paratext>
            </para>
            <clause id="a930430">
              <identifier>2.</identifier>
              <head align="left" preservecase="true">
                <headtext>Deliverables</headtext>
              </head>
            </clause>
            <para>
              <paratext>[DELIVERABLES TO BE PROVIDED]</paratext>
            </para>
            <clause id="a173014">
              <identifier>3.</identifier>
              <head align="left" preservecase="true">
                <headtext>Milestones and Milestone Dates</headtext>
              </head>
            </clause>
            <para>
              <paratext>[MILESTONES AND MILESTONE DATES]</paratext>
            </para>
            <clause condition="optional" id="a920505">
              <identifier>4.</identifier>
              <head align="left" preservecase="true">
                <headtext>Key Milestone Dates</headtext>
              </head>
            </clause>
            <para>
              <paratext>[DATE]</paratext>
            </para>
            <clause id="a723075">
              <identifier>5.</identifier>
              <head align="left" preservecase="true">
                <headtext>Requirements, specifications and standards</headtext>
              </head>
            </clause>
            <para>
              <paratext>[REQUIREMENTS, SPECIFICATIONS AND STANDARDS FOR THE SERVICES]</paratext>
            </para>
            <clause condition="optional" id="a976173">
              <identifier>6.</identifier>
              <head align="left" preservecase="true">
                <headtext>Acceptance criteria</headtext>
              </head>
            </clause>
            <para>
              <paratext>[ACCEPTANCE CRITERIA]</paratext>
            </para>
            <clause id="a395430">
              <identifier>7.</identifier>
              <head align="left" preservecase="true">
                <headtext>Customer Materials</headtext>
              </head>
            </clause>
            <para>
              <paratext>[SPECIFY]</paratext>
            </para>
            <clause id="a737422">
              <identifier>8.</identifier>
              <head align="left" preservecase="true">
                <headtext>Customer Equipment</headtext>
              </head>
            </clause>
            <para>
              <paratext>[SPECIFY]</paratext>
            </para>
            <clause condition="optional" id="a462491">
              <identifier>9.</identifier>
              <head align="left" preservecase="true">
                <headtext>Supplier Equipment</headtext>
              </head>
            </clause>
            <para>
              <paratext>[SPECIFY]</paratext>
            </para>
          </schedule>
          <schedule id="a879950">
            <identifier>Schedule 2</identifier>
            <head align="left" preservecase="true">
              <headtext>Charges, costs and payment</headtext>
            </head>
            <clause id="a547950">
              <identifier>1.</identifier>
              <head align="left" preservecase="true">
                <headtext>Charges</headtext>
              </head>
              <drafting.note id="a523768" jurisdiction="">
                <head align="left" preservecase="true">
                  <headtext>Charges</headtext>
                </head>
                <division id="a000142" level="1">
                  <para>
                    <paratext>
                      Specify whether the Charges for the Services will be fixed price, time and materials or mixed. See 
                      <internal.reference refid="a975217">
                        <ital>Drafting note, Charges and payment</ital>
                      </internal.reference>
                      .
                    </paratext>
                  </para>
                </division>
              </drafting.note>
              <subclause1 id="a332565">
                <identifier>1.1</identifier>
                <head align="left" preservecase="true">
                  <headtext>Fixed price</headtext>
                </head>
                <subclause2 id="a911423">
                  <identifier>(a)</identifier>
                  <para>
                    <paratext>
                      The total charges for the [Services 
                      <bold>OR</bold>
                       [PART OF THE SERVICES CHARGED ON A FIXED PRICE BASIS]] are £[AMOUNT].
                    </paratext>
                  </para>
                </subclause2>
                <subclause2 id="a559832">
                  <identifier>(b)</identifier>
                  <para>
                    <paratext>The[se] charges are calculated as follows: [CALCULATION METHOD].</paratext>
                  </para>
                </subclause2>
              </subclause1>
              <subclause1 id="a884403">
                <identifier>1.2</identifier>
                <head align="left" preservecase="true">
                  <headtext>Time and materials</headtext>
                </head>
                <subclause2 id="a432678">
                  <identifier>(a)</identifier>
                  <para>
                    <paratext>
                      The [Services 
                      <bold>OR</bold>
                       [RELEVANT PART OF THE SERVICES]] shall be charged on a time and materials basis as follows:
                    </paratext>
                  </para>
                  <subclause3 id="a177609">
                    <identifier>(i)</identifier>
                    <para>
                      <paratext>
                        The [daily 
                        <bold>OR</bold>
                         hourly] rates for the Supplier Personnel are: [SPECIFY]
                      </paratext>
                    </para>
                  </subclause3>
                  <subclause3 id="a859250">
                    <identifier>(ii)</identifier>
                    <para>
                      <paratext>The weekend and overtime rates for the Supplier Personnel are: [SPECIFY]</paratext>
                    </para>
                  </subclause3>
                </subclause2>
              </subclause1>
            </clause>
            <clause id="a283923">
              <identifier>2.</identifier>
              <head align="left" preservecase="true">
                <headtext>Invoicing schedule</headtext>
              </head>
              <subclause1 id="a589696">
                <identifier>2.1</identifier>
                <para>
                  <paratext>The Supplier shall invoice the Customer for the Charges on the following schedule: [SPECIFY].</paratext>
                </para>
              </subclause1>
            </clause>
            <clause id="a141954">
              <identifier>3.</identifier>
              <head align="left" preservecase="true">
                <headtext>Third party materials and services</headtext>
              </head>
              <subclause1 id="a835209">
                <identifier>3.1</identifier>
                <para>
                  <paratext>The following materials and services procured from third parties shall be invoiced to the Customer in addition to the Charges: [DETAILS].</paratext>
                </para>
              </subclause1>
            </clause>
          </schedule>
          <schedule id="a544626">
            <identifier>Schedule 3</identifier>
            <head align="left" preservecase="true">
              <headtext>Supplier's Key Personnel, Subcontractors and Contract Managers</headtext>
            </head>
            <clause condition="optional" id="a449010">
              <identifier>1.</identifier>
              <head align="left" preservecase="true">
                <headtext>Supplier's Key Personnel</headtext>
              </head>
              <para>
                <paratext>
                  <table frame="all" pgwide="1">
                    <tgroup cols="2">
                      <colspec colname="1" colnum="1" colwidth="50"/>
                      <colspec colname="2" colnum="2" colwidth="50"/>
                      <tbody>
                        <row>
                          <entry valign="top">
                            <para align="left">
                              <paratext>
                                <bold>Key Personnel member</bold>
                              </paratext>
                            </para>
                          </entry>
                          <entry valign="top">
                            <para align="left">
                              <paratext>
                                <bold>Minimum percentage of working hours allocated to Services</bold>
                              </paratext>
                            </para>
                          </entry>
                        </row>
                        <row>
                          <entry valign="top">
                            <para align="left">
                              <paratext>[NAMES AND TITLES OF RELEVANT EMPLOYEES]</paratext>
                            </para>
                          </entry>
                          <entry valign="top">
                            <para align="left">
                              <paratext>[SPECIFY]</paratext>
                            </para>
                          </entry>
                        </row>
                      </tbody>
                    </tgroup>
                  </table>
                </paratext>
              </para>
              <drafting.note id="a764427" jurisdiction="">
                <head align="left" preservecase="true">
                  <headtext>Key personnel (optional)</headtext>
                </head>
                <division id="a000143" level="1">
                  <para>
                    <paratext>
                      For the background to this section, see 
                      <internal.reference refid="a190192">
                        <ital>clause 5.3</ital>
                      </internal.reference>
                      . Delete this section if there are no key personnel.
                    </paratext>
                  </para>
                </division>
              </drafting.note>
            </clause>
            <clause id="a121550">
              <identifier>2.</identifier>
              <head align="left" preservecase="true">
                <headtext>Supplier Contract Manager(s)</headtext>
              </head>
              <list type="bulleted">
                <list.item>
                  <para>
                    <paratext>[NAME]</paratext>
                  </para>
                </list.item>
              </list>
            </clause>
            <clause condition="optional" id="a445770">
              <identifier>3.</identifier>
              <head align="left" preservecase="true">
                <headtext>Subcontractors</headtext>
              </head>
              <para>
                <paratext>
                  <table frame="all" pgwide="1">
                    <tgroup cols="2">
                      <colspec colname="1" colnum="1" colwidth="50"/>
                      <colspec colname="2" colnum="2" colwidth="50"/>
                      <tbody>
                        <row>
                          <entry valign="top">
                            <para align="left">
                              <paratext>
                                <bold>Permitted subcontractors</bold>
                              </paratext>
                            </para>
                          </entry>
                          <entry valign="top">
                            <para align="left">
                              <paratext>
                                <bold>Services subcontracted</bold>
                              </paratext>
                            </para>
                          </entry>
                        </row>
                        <row>
                          <entry valign="top">
                            <para align="left">
                              <paratext>[NAMES OF PERMITTED SUBCONTRACTORS]</paratext>
                            </para>
                          </entry>
                          <entry valign="top">
                            <para align="left">
                              <paratext>[SPECIFY]</paratext>
                            </para>
                          </entry>
                        </row>
                      </tbody>
                    </tgroup>
                  </table>
                </paratext>
              </para>
              <drafting.note id="a541728" jurisdiction="">
                <head align="left" preservecase="true">
                  <headtext>Subcontractors (optional)</headtext>
                </head>
                <division id="a000144" level="1">
                  <para>
                    <paratext>
                      For the background to this section, see 
                      <internal.reference refid="a534898">
                        <ital>clause 22.3</ital>
                      </internal.reference>
                      . This section can be removed if there are no subcontractors approved upfront.
                    </paratext>
                  </para>
                </division>
              </drafting.note>
            </clause>
            <clause id="a200286">
              <identifier>4.</identifier>
              <head align="left" preservecase="true">
                <headtext>Customer Contract Manager(s)</headtext>
              </head>
            </clause>
            <para>
              <paratext>[NAME]</paratext>
            </para>
          </schedule>
          <schedule id="a387902">
            <identifier>Schedule 4</identifier>
            <head align="left" preservecase="true">
              <headtext>Mandatory Policies</headtext>
            </head>
            <drafting.note id="a514732" jurisdiction="">
              <head align="left" preservecase="true">
                <headtext>Mandatory Policies</headtext>
              </head>
              <division id="a000145" level="1">
                <para>
                  <paratext>
                    For the background to this schedule, see 
                    <internal.reference refid="a311991">
                      <ital>Drafting note, Compliance with laws and policies</ital>
                    </internal.reference>
                    .
                  </paratext>
                </para>
                <para>
                  <paratext>If the customer does not have mandatory polices that must be adhered to by the supplier, delete this schedule and the references in the main body of the agreement to "Mandatory Policies".</paratext>
                </para>
              </division>
            </drafting.note>
            <para>
              <paratext>The Mandatory Policies are:</paratext>
            </para>
            <list type="bulleted">
              <list.item>
                <para>
                  <paratext>[Supplier Code of Conduct.]</paratext>
                </para>
              </list.item>
              <list.item>
                <para>
                  <paratext>[Modern Slavery and Human Trafficking Policy.]</paratext>
                </para>
              </list.item>
              <list.item>
                <para>
                  <paratext>[Environmental, Social and Governance Policy.]</paratext>
                </para>
              </list.item>
              <list.item>
                <para>
                  <paratext>[Ethics and Anti-Bribery Policy.]</paratext>
                </para>
              </list.item>
              <list.item>
                <para>
                  <paratext>[Expenses Policy.]</paratext>
                </para>
              </list.item>
              <list.item>
                <para>
                  <paratext>[Health and Safety Policy.]</paratext>
                </para>
              </list.item>
              <list.item>
                <para>
                  <paratext>[Security Policy.]</paratext>
                </para>
              </list.item>
              <list.item>
                <para>
                  <paratext>[AI Usage Policy.]</paratext>
                </para>
              </list.item>
            </list>
          </schedule>
          <schedule id="a393604">
            <identifier>Schedule 5</identifier>
            <head align="left" preservecase="true">
              <headtext>Personal Data</headtext>
            </head>
            <drafting.note id="a655768" jurisdiction="">
              <head align="left" preservecase="true">
                <headtext>Personal data</headtext>
              </head>
              <division id="a000146" level="1">
                <para>
                  <paratext>
                    For the background to this schedule, see 
                    <internal.reference refid="a436170">
                      <ital>Drafting note, Data protection</ital>
                    </internal.reference>
                    .
                  </paratext>
                </para>
              </division>
            </drafting.note>
            <clause id="a249770">
              <identifier>1.</identifier>
              <head align="left" preservecase="true">
                <headtext>Particulars of processing</headtext>
              </head>
              <subclause1 id="a747405">
                <identifier>1.1</identifier>
                <para>
                  <paratext>The following sets out the details of the Supplier's processing as a processor:</paratext>
                </para>
                <subclause2 id="a768348">
                  <identifier>(a)</identifier>
                  <para>
                    <paratext>
                      <bold>Scope.</bold>
                       [SUBJECT MATTER OF THE PROCESSING. FOR EXAMPLE, NAME OF THE SPECIFIC SERVICE THAT INVOLVES PROCESSING.]
                    </paratext>
                  </para>
                </subclause2>
                <subclause2 id="a792450">
                  <identifier>(b)</identifier>
                  <para>
                    <paratext>
                      <bold>Nature.</bold>
                       [DESCRIPTION OF THE TYPE OF PROCESSING, FOR EXAMPLE, DATA COLLECTION, STORAGE, SHARING AND SO ON.]
                    </paratext>
                  </para>
                </subclause2>
                <subclause2 id="a600288">
                  <identifier>(c)</identifier>
                  <para>
                    <paratext>
                      <bold>Purpose of processing.</bold>
                       [DESCRPTION OF THE PURPOSES OF THE PROCESSING. FOR EXAMPLE, RECRUITMENT, DIRECT MARKETING AND SO ON.]
                    </paratext>
                  </para>
                </subclause2>
                <subclause2 id="a325693">
                  <identifier>(d)</identifier>
                  <para>
                    <paratext>
                      <bold>Duration of processing. </bold>
                      [PERIODS FOR WHICH THE DATA WILL BE PROCESSED. THIS IS LIKELY TO BE THE DURATION OF THE SERVICES.]
                    </paratext>
                  </para>
                </subclause2>
                <subclause2 id="a115857">
                  <identifier>(e)</identifier>
                  <para>
                    <paratext>
                      <bold>Types of personal data. </bold>
                      [TYPES OF PERSONAL DATA TO BE PROCESSED SUCH AS NAMES, CONTACT DETAILS AND SO ON.]
                    </paratext>
                  </para>
                </subclause2>
                <subclause2 id="a397597">
                  <identifier>(f)</identifier>
                  <para>
                    <paratext>
                      <bold>Categories of data subject. </bold>
                      [CATEGORIES OF DATA SUBJECTS SUCH AS EMPLOYEES, CUSTOMERS AND SO ON.]
                    </paratext>
                  </para>
                </subclause2>
                <subclause2 condition="optional" id="a843369">
                  <identifier>(g)</identifier>
                  <para>
                    <paratext>
                      <bold>Technical and organisational measures</bold>
                      . [SPECIFY.]
                    </paratext>
                  </para>
                  <drafting.note id="a830564" jurisdiction="">
                    <head align="left" preservecase="true">
                      <headtext>Technical and organisation measures (optional)</headtext>
                    </head>
                    <division id="a000147" level="1">
                      <para>
                        <paratext>
                          For the background to this section, see 
                          <internal.reference refid="a554968">
                            <ital>clause 13.7(b)</ital>
                          </internal.reference>
                          .
                        </paratext>
                      </para>
                    </division>
                  </drafting.note>
                </subclause2>
              </subclause1>
            </clause>
            <clause condition="optional" id="a921624">
              <identifier>2.</identifier>
              <head align="left" preservecase="true">
                <headtext>Independent controllers</headtext>
              </head>
              <subclause1 id="a289206">
                <identifier>2.1</identifier>
                <para>
                  <paratext>The following sets out details of personal data shared between the parties as independent controllers:</paratext>
                </para>
                <subclause2 id="a998234">
                  <identifier>(a)</identifier>
                  <para>
                    <paratext>
                      <bold>Shared personal data. </bold>
                      [TYPES OF PERSONAL DATA SHARED AS INDEPENDENT CONTROLLERS. FOR EXAMPLE, NAMES AND CONTACT DETAILS OF STAFF INVOLVED IN MANAGING THE SERVICES.]
                    </paratext>
                  </para>
                </subclause2>
                <subclause2 id="a199670">
                  <identifier>(b)</identifier>
                  <para>
                    <paratext>
                      <bold>Agreed purposes.</bold>
                       [THE PURPOSES FOR WHICH THIS PERSONAL DATA CAN BE PROCESSED.]
                    </paratext>
                  </para>
                </subclause2>
              </subclause1>
            </clause>
            <clause condition="optional" id="a707870">
              <identifier>3.</identifier>
              <head align="left" preservecase="true">
                <headtext>Joint controllers</headtext>
              </head>
              <subclause1 id="a761681">
                <identifier>3.1</identifier>
                <para>
                  <paratext>The following sets out details of personal data shared between the parties as joint controllers.</paratext>
                </para>
                <subclause2 id="a773594">
                  <identifier>(a)</identifier>
                  <para>
                    <paratext>
                      <bold>Shared personal data.</bold>
                       [TYPES OF PERSONAL DATA SHARED AS JOINT CONTROLLERS.]
                    </paratext>
                  </para>
                </subclause2>
                <subclause2 id="a782773">
                  <identifier>(b)</identifier>
                  <para>
                    <paratext>
                      <bold>Agreed purposes and means.</bold>
                       [THE PURPOSES AND MEANS OF PROCESSING FOR THIS PERSONAL DATA.]
                    </paratext>
                  </para>
                </subclause2>
                <subclause2 condition="optional" id="a800965">
                  <identifier>(c)</identifier>
                  <para>
                    <paratext>
                      <bold>Allocation of responsibilities.</bold>
                       The parties have agreed to allocate responsibility for their controller obligations under Applicable Data Protection Laws as follows:
                    </paratext>
                  </para>
                  <subclause3 id="a822617">
                    <identifier>(i)</identifier>
                    <para>
                      <paratext>[SPECIFY]</paratext>
                    </para>
                    <drafting.note id="a260074" jurisdiction="">
                      <head align="left" preservecase="true">
                        <headtext>Allocation of responsibilities (optional)</headtext>
                      </head>
                      <division id="a000148" level="1">
                        <para>
                          <paratext>
                            Under 
                            <link href="w-034-7076" style="ACTLinkPLCtoPLC">
                              <ital>Article 26(1)</ital>
                            </link>
                             of the UK GDPR, joint controllers are required to:
                          </paratext>
                        </para>
                        <list type="bulleted">
                          <list.item>
                            <para>
                              <paratext>Decide who will carry out which controller obligations.</paratext>
                            </para>
                          </list.item>
                          <list.item>
                            <para>
                              <paratext>Have a transparent arrangement which sets out agreed roles and responsibilities for applicable UK GDPR compliance, particularly transparency obligations and individual rights (including rights relating to subject access requests, accuracy and data minimisation).</paratext>
                            </para>
                          </list.item>
                        </list>
                        <para>
                          <paratext>
                            All joint controllers remain responsible for compliance with controller obligations under the UK GDPR (
                            <ital>Article 26(3)</ital>
                            ). Each controller will be liable for the entire damage caused by the processing unless it can prove it is not in any way responsible for the event giving rise to the damage.
                          </paratext>
                        </para>
                      </division>
                    </drafting.note>
                  </subclause3>
                </subclause2>
              </subclause1>
            </clause>
          </schedule>
          <schedule id="a902539">
            <identifier>Schedule 6</identifier>
            <head align="left" preservecase="true">
              <headtext>TUPE</headtext>
            </head>
            <drafting.note id="a713363" jurisdiction="">
              <head align="left" preservecase="true">
                <headtext>TUPE</headtext>
              </head>
              <division id="a000149" level="1">
                <para>
                  <paratext>
                    As mentioned in 
                    <internal.reference refid="a269079">
                      <ital>Drafting note, Transfer of employees under TUPE</ital>
                    </internal.reference>
                    , TUPE can apply where there is a "service provision change". In a supply of services context, TUPE should be considered at the start (TUPE on entry) and the end (TUPE on exit) of any part of the services:
                  </paratext>
                </para>
                <list type="bulleted">
                  <list.item>
                    <para>
                      <paratext>
                        <bold>TUPE on entry.</bold>
                         At the start of the services, if TUPE applies, then employees of the customer or a former supplier who have been allocated to providing substantially equivalent services transfer from the customer or former supplier to the supplier. As the supplier will be taking on these individuals, it may want contractual protection (in the form of warranties and indemnities) to cover any losses arising from those transfers. In a pro-customer agreement, the customer may choose to include no TUPE on entry provisions and leave it to the supplier to request them. However, the customer should bear in mind that the supplier is likely to ask for TUPE on entry protections where the supplier is being asked to provide TUPE on exit protections. Providing some TUPE on entry provisions may help the customer to obtain the TUPE on exit provisions that it wants and minimise negotiations.
                      </paratext>
                    </para>
                  </list.item>
                  <list.item>
                    <para>
                      <paratext>
                        <bold>TUPE on exit.</bold>
                         At the end of the services, if TUPE applies, then the supplier's employees who were allocated to providing those services may transfer either back to the customer or to a replacement supplier. The customer will want to seek appropriate TUPE warranties and indemnities for its own benefit and the benefit of any replacement supplier. A replacement supplier may look to the customer to secure protection for it against any liabilities it inherits under TUPE.
                      </paratext>
                    </para>
                  </list.item>
                </list>
                <para>
                  <paratext>
                    For more information on TUPE provisions on entry and exit, see 
                    <link href="4-384-9856" style="ACTLinkPLCtoPLC">
                      <ital>Practice note, Outsourcing agreements: drafting and negotiating employment indemnities and warranties</ital>
                    </link>
                    .
                  </paratext>
                </para>
                <division id="a384496" level="2">
                  <head align="left" preservecase="true">
                    <headtext>Approach in this schedule</headtext>
                  </head>
                  <para>
                    <paratext>This schedule includes two options:</paratext>
                  </para>
                  <list type="bulleted">
                    <list.item>
                      <para>
                        <paratext>
                          <bold>Option 1.</bold>
                           This option assumes that TUPE is unlikely to apply on entry or exit, for example, because there is no organised grouping of employees dedicated to providing the services. This option includes customer-friendly drafting so that the supplier has to redeploy staff to avoid TUPE applying on exit. If any supplier personnel claim to have transferred to the customer or a replacement supplier on exit, the customer (or replacement supplier) can terminate their employment and the supplier indemnifies them against any resulting liabilities. The customer effectively transfers the risk of TUPE applying onto the supplier.
                        </paratext>
                      </para>
                    </list.item>
                    <list.item>
                      <para>
                        <paratext>
                          <bold>Option 2.</bold>
                           This option assumes that TUPE is likely to apply on entry and exit. The TUPE on entry provisions are basic as they generally protect the supplier. The TUPE on exit provisions are more detailed as the customer or a replacement supplier is likely to inherit staff on exit and want protection from the supplier.
                        </paratext>
                      </para>
                    </list.item>
                  </list>
                  <para>
                    <paratext>
                      As a standard services agreement (rather than an outsourcing), the provisions in option 2 are relatively short form. For more information about them, and a more comprehensive set of TUPE provisions on entry and exit, see 
                      <link anchor="a837209" href="4-204-5009" style="ACTLinkPLCtoPLC">
                        <ital>Standard clause, Outsourcing agreement: employment provisions: Schedule 2</ital>
                      </link>
                      <ital>. </ital>
                      This standard clause includes:
                    </paratext>
                  </para>
                  <list type="bulleted">
                    <list.item>
                      <para>
                        <paratext>An extensive set of customer undertakings, warranties and indemnities on entry.</paratext>
                      </para>
                    </list.item>
                    <list.item>
                      <para>
                        <paratext>Clauses giving the customer or replacement supplier the option to offer employment to employees who are not in-scope to transfer on exit under TUPE.</paratext>
                      </para>
                    </list.item>
                  </list>
                </division>
              </division>
            </drafting.note>
            <para>
              <paratext>
                <ital>Option 1: Terms for when TUPE is not expected to apply</ital>
              </paratext>
            </para>
            <clause id="a382603">
              <identifier>1.</identifier>
              <para>
                <paratext>Each party agrees that neither the start nor the termination of the Services (or any part of them) is expected to constitute a relevant transfer for the purposes of the Employment Regulations.</paratext>
              </para>
            </clause>
            <clause id="a616124">
              <identifier>2.</identifier>
              <para>
                <paratext>
                  The Supplier shall, if requested to do so by the Customer at any time during the period of [three] months before the termination or expiry of any of the Services (
                  <defn.term>Rundown Period</defn.term>
                  ), [use all reasonable endeavours to] organise the Supplier Personnel in such a way that none of them transfer to the Customer or a Replacement Supplier on termination or expiry of the Services.
                </paratext>
              </para>
            </clause>
            <clause id="a175200">
              <identifier>3.</identifier>
              <para>
                <paratext>
                  If, despite 
                  <internal.reference refid="a616124">
                    <ital>paragraph 2</ital>
                  </internal.reference>
                  , the employment or engagement of any Supplier Person is found or alleged to have transferred to the Customer or a Replacement Supplier by virtue of this agreement or the Employment Regulations on the termination or expiry of this agreement, then:
                </paratext>
              </para>
              <subclause1 id="a569729">
                <identifier>3.1</identifier>
                <para>
                  <paratext>the Customer shall notify the Supplier within [NUMBER] days of becoming aware of that fact;</paratext>
                </para>
              </subclause1>
              <subclause1 id="a578555">
                <identifier>3.2</identifier>
                <para>
                  <paratext>
                    the Supplier may, within [NUMBER] days after the date of the notice in 
                    <internal.reference refid="a569729">
                      <ital>paragraph 3.1</ital>
                    </internal.reference>
                    , make an offer of employment or engagement to the relevant person (or procure that a subcontractor does);
                  </paratext>
                </para>
              </subclause1>
              <subclause1 id="a511340">
                <identifier>3.3</identifier>
                <para>
                  <paratext>
                    the Customer shall release, or procure that the Replacement Supplier releases, the relevant person from their employment or engagement if the offer is accepted or, if no offer is made or accepted, terminate (or procure the termination of) their employment or engagement within [NUMBER] days of the expiry of the [NUMBER] day period referred to in 
                    <internal.reference refid="a578555">
                      <ital>paragraph 3.2</ital>
                    </internal.reference>
                    ; and
                  </paratext>
                </para>
              </subclause1>
              <subclause1 id="a838937">
                <identifier>3.4</identifier>
                <para>
                  <paratext>the Supplier shall indemnify the Customer and Replacement Supplier against all Losses incurred by them as a result of the employment or engagement of the relevant person until that relationship is terminated and all Losses arising out of the termination itself[, provided that the Customer takes, or procures that the Replacement Supplier takes, reasonable steps to minimise those Losses].</paratext>
                </para>
                <drafting.note id="a880701" jurisdiction="">
                  <head align="left" preservecase="true">
                    <headtext>Indemnity</headtext>
                  </head>
                  <division id="a000150" level="1">
                    <para>
                      <paratext>
                        The supplier may want the indemnity to not apply where losses are caused by the customer's or replacement supplier's acts or omissions, for example, discrimination or failure to follow a fair dismissal procedure. In this case, use the wording in brackets in 
                        <internal.reference refid="a838937">
                          <ital>paragraph 3.4</ital>
                        </internal.reference>
                        .
                      </paratext>
                    </para>
                  </division>
                </drafting.note>
              </subclause1>
            </clause>
            <para>
              <paratext>
                <ital>Option 2: short-form Customer-friendly terms for when TUPE may apply at the start and the end of the services.</ital>
              </paratext>
            </para>
            <clause id="a702901">
              <identifier>4.</identifier>
              <para>
                <paratext>
                  In this 
                  <internal.reference refid="a902539">
                    <ital>Schedule 6</ital>
                  </internal.reference>
                  , the following definitions apply (in addition to those in 
                  <internal.reference refid="a443682">
                    <ital>clause 1.1</ital>
                  </internal.reference>
                  ):
                </paratext>
              </para>
            </clause>
            <para>
              <paratext>
                <defn.term>Employees</defn.term>
                : those employees [and workers] whose contracts transfer to the Supplier from the Customer or a Former Supplier, pursuant to the Employment Regulations, as at the Effective Date, and whose names appear in 
                <internal.reference refid="a798847">
                  <ital>ANNEX A</ital>
                </internal.reference>
                .
              </paratext>
            </para>
            <para>
              <paratext>
                <defn.term>Exit Transferring Employees</defn.term>
                : those employees [and workers] whose contracts transfer to the Customer or a Replacement Supplier pursuant to the Employment Regulations on termination of the Services (in whole or in part).
              </paratext>
            </para>
            <para>
              <paratext>
                <defn.term>Former Supplier</defn.term>
                : a supplier supplying services to the Customer before the Effective Date that are the same as or substantially similar to the Services (or any part of the Services).
              </paratext>
            </para>
            <para>
              <paratext>
                <defn.term>Service Transfer</defn.term>
                : 
                <defn.term>has the meaning given in </defn.term>
                <internal.reference refid="a814351">
                  <ital>paragraph 6.1</ital>
                </internal.reference>
                .
              </paratext>
            </para>
            <para>
              <paratext>
                <defn.term>Service Transfer Date</defn.term>
                : the date on which the Services (or the relevant part of the Services) transfer from the Supplier to the Customer or a Replacement Supplier.
              </paratext>
            </para>
            <para>
              <paratext>
                <defn.term>Staffing Information</defn.term>
                : any information that the Customer may reasonably request in relation to persons detailed on the Supplier's Provisional Staff List or Supplier's Final Staff List, as the case may be, including:
              </paratext>
            </para>
            <para>
              <paratext>
                <defn.term>Supplier's Final Staff List</defn.term>
                : the list of all Supplier Personnel wholly or mainly engaged in or assigned to the provision of the Services (or the relevant part of the Services subject to a Service Transfer) at the Service Transfer Date.
              </paratext>
            </para>
            <para>
              <paratext>
                <defn.term>Supplier's Provisional Staff List</defn.term>
                : a list prepared and updated by the Supplier of all the Supplier Personnel wholly or mainly engaged in or assigned to the provision of the Services (or the relevant part of the Services subject to a Service Transfer) at the date of preparation of the list.
              </paratext>
            </para>
            <clause id="a740762">
              <identifier>5.</identifier>
              <head align="left" preservecase="true">
                <headtext>Transfer of Employees to the Supplier at the Effective Date</headtext>
              </head>
              <subclause1 id="a940210">
                <identifier>5.1</identifier>
                <para>
                  <paratext>The Customer and the Supplier believe that, pursuant to the Employment Regulations, at the Effective Date, the Supplier will become the employer of the Employees.</paratext>
                </para>
                <drafting.note id="a485361" jurisdiction="">
                  <head align="left" preservecase="true">
                    <headtext>Effective date</headtext>
                  </head>
                  <division id="a000151" level="1">
                    <para>
                      <paratext>If the services transfer to the supplier on a date other than the effective date (for example, where services actually start and transfer on a date after this contract is signed), include a definition for that date (for example, "Services Commencement Date") and replace references to the Effective Date with references to this date.</paratext>
                    </para>
                  </division>
                </drafting.note>
              </subclause1>
              <subclause1 id="a801367">
                <identifier>5.2</identifier>
                <para>
                  <paratext>The Customer shall be responsible for all salaries and other compensation and benefits, including holiday pay, taxation and National Insurance contributions and contributions to retirement benefit schemes, relating to the Employees up to the Effective Date and the Supplier shall be responsible for them from and including the Effective Date.</paratext>
                </para>
              </subclause1>
              <subclause1 id="a109107">
                <identifier>5.3</identifier>
                <para>
                  <paratext>The Customer shall indemnify the Supplier against all Losses incurred by the Supplier as a result of anything done or omitted to be done by the Customer [or the Former Supplier] in respect of any of the Employees before the Effective Date. [The Customer shall not be liable under this indemnity to the extent that any Losses result from an act or omission of the Supplier, including any failure to comply with its obligations under the Employment Regulations.]</paratext>
                </para>
                <drafting.note id="a373165" jurisdiction="">
                  <head align="left" preservecase="true">
                    <headtext>Customer indemnity on entry</headtext>
                  </head>
                  <division id="a000152" level="1">
                    <para>
                      <paratext>If staff transfer from a former supplier to the new supplier, the customer should make sure it has indemnity protection from the former supplier in relation to its acts or omissions before indemnifying the supplier against the former supplier's acts or omissions. If the customer does not have this indemnity protection, the best position for the customer is to omit references to the former supplier in this indemnity, although the supplier may see that as inadequate.</paratext>
                    </para>
                  </division>
                </drafting.note>
              </subclause1>
              <subclause1 id="a457636">
                <identifier>5.4</identifier>
                <para>
                  <paratext>The Supplier shall indemnify the Customer [and Former Supplier] against all Losses incurred by the Customer [or Former Supplier] as a result of:</paratext>
                </para>
                <subclause2 id="a700165">
                  <identifier>(a)</identifier>
                  <para>
                    <paratext>any failure by the Supplier to comply with its obligations under the Employment Regulations in relation to the transfer of the Employees; or</paratext>
                  </para>
                </subclause2>
                <subclause2 id="a322720">
                  <identifier>(b)</identifier>
                  <para>
                    <paratext>anything done or omitted to be done by the Supplier in respect of any of the Employees whether before, on or after the Effective Date.</paratext>
                  </para>
                </subclause2>
              </subclause1>
            </clause>
            <clause id="a121733">
              <identifier>6.</identifier>
              <head align="left" preservecase="true">
                <headtext>Exit provisions</headtext>
              </head>
              <subclause1 id="a814351">
                <identifier>6.1</identifier>
                <para>
                  <paratext>
                    The parties acknowledge and agree that the identity of the provider of the Services (or any part of the Services) may change (whether as a result of the expiry or termination of this agreement, in whole or in part, or otherwise) resulting in a transfer of the Services in whole or in part (
                    <defn.term>Service Transfer</defn.term>
                    ). If a Service Transfer is a relevant transfer for the purposes of the Employment Regulations, each party shall comply [(and the Customer shall use reasonable endeavours to procure that any Replacement Supplier complies)] with its respective obligations under the Employment Regulations in respect of the Exit Transferring Employees.
                  </paratext>
                </para>
              </subclause1>
              <subclause1 id="a276918">
                <identifier>6.2</identifier>
                <para>
                  <paratext>The Supplier shall provide the Supplier's Provisional Staff List and the Staffing Information (in a suitably anonymised format where necessary to comply with Applicable Data Protection Laws) to the Customer or, at the direction of the Customer, to a Replacement Supplier within [14] days of:</paratext>
                </para>
                <subclause2 id="a516895">
                  <identifier>(a)</identifier>
                  <para>
                    <paratext>the date which is [six] months before the expiry of the Term;</paratext>
                  </para>
                </subclause2>
                <subclause2 id="a240467">
                  <identifier>(b)</identifier>
                  <para>
                    <paratext>giving or receiving notice of termination of this agreement (in whole or in part); or</paratext>
                  </para>
                </subclause2>
                <subclause2 id="a730948">
                  <identifier>(c)</identifier>
                  <para>
                    <paratext>receipt of a written request from the Customer to do so.</paratext>
                  </para>
                </subclause2>
              </subclause1>
              <subclause1 id="a379096">
                <identifier>6.3</identifier>
                <para>
                  <paratext>The Supplier shall provide an updated Supplier's Provisional Staff List and Staffing Information [if any of the information [materially] changes or] when reasonably requested by the Customer or any Replacement Supplier.</paratext>
                </para>
              </subclause1>
              <subclause1 id="a439953">
                <identifier>6.4</identifier>
                <para>
                  <paratext>At least 28 days before the Service Transfer Date (or, if special circumstances make this not reasonably practicable, as soon as reasonably practicable thereafter), the Supplier shall provide the Supplier's Final Staff List and Staffing Information to the Customer or, at the direction of the Customer, to a Replacement Supplier. The Supplier's Final Staff List shall identify which of the Supplier Personnel are Exit Transferring Employees.</paratext>
                </para>
              </subclause1>
              <subclause1 id="a572769">
                <identifier>6.5</identifier>
                <para>
                  <paratext>
                    The Supplier warrants and represents that all information provided under 
                    <internal.reference refid="a276918">
                      <ital>paragraph 6.2</ital>
                    </internal.reference>
                    , 
                    <internal.reference refid="a379096">
                      <ital>paragraph 6.3</ital>
                    </internal.reference>
                     and 
                    <internal.reference refid="a439953">
                      <ital>paragraph 6.4</ital>
                    </internal.reference>
                     shall be complete and accurate in all material respects at the time it is provided.
                  </paratext>
                </para>
              </subclause1>
              <subclause1 id="a878271">
                <identifier>6.6</identifier>
                <para>
                  <paratext>
                    Subject to 
                    <internal.reference refid="a908829">
                      <ital>clause 14</ital>
                    </internal.reference>
                    , the Customer may use and disclose the Supplier's Provisional Staff List, the Supplier's Final Staff List and the Staffing Information for informing any tenderer or other prospective supplier of Replacement Services.
                  </paratext>
                </para>
              </subclause1>
              <subclause1 id="a815085">
                <identifier>6.7</identifier>
                <para>
                  <paratext>From the date which is [six] months before the expiry of the Term or immediately following giving or receiving notice to terminate this agreement (whichever is earlier), the Supplier shall not [(and shall procure that its subcontractors shall not)], without the prior written consent of the Customer:</paratext>
                </para>
                <subclause2 id="a581966">
                  <identifier>(a)</identifier>
                  <para>
                    <paratext>assign any person to the provision of the Services (or the relevant part which is the subject of a Service Transfer) who is not listed in the Supplier's Provisional Staff List;</paratext>
                  </para>
                </subclause2>
                <subclause2 id="a483904">
                  <identifier>(b)</identifier>
                  <para>
                    <paratext>increase the number of persons on the Supplier's Provisional Staff List save for fulfilling assignments and projects previously scheduled and agreed with the Customer;</paratext>
                  </para>
                </subclause2>
                <subclause2 id="a856538">
                  <identifier>(c)</identifier>
                  <para>
                    <paratext>make, propose or permit any [material] changes to the terms and conditions of any of the people listed on the Supplier's Provisional Staff List [other than salary increases in the ordinary course of business];</paratext>
                  </para>
                </subclause2>
                <subclause2 id="a464932">
                  <identifier>(d)</identifier>
                  <para>
                    <paratext>increase the proportion of working time spent on the Services (or the relevant part) by any Supplier Personnel save for fulfilling assignments and projects previously scheduled and agreed with the Customer;</paratext>
                  </para>
                </subclause2>
                <subclause2 id="a445704">
                  <identifier>(e)</identifier>
                  <para>
                    <paratext>introduce any new contractual or customary practice concerning the making of any lump sum payment on the termination of employment of any employees listed on the Supplier's Provisional Staff List; and</paratext>
                  </para>
                </subclause2>
                <subclause2 id="a529743">
                  <identifier>(f)</identifier>
                  <para>
                    <paratext>replace any of the Supplier Personnel listed on the Supplier's Provisional Staff List or deploy any other person to perform the Services (or the relevant part) or terminate or give notice to terminate the employment or contracts of any persons on the Supplier's Provisional Staff List[, except as a result of a disciplinary process properly carried out].</paratext>
                  </para>
                </subclause2>
              </subclause1>
              <subclause1 id="a564508">
                <identifier>6.8</identifier>
                <para>
                  <paratext>The Supplier shall promptly notify the Customer or, at the direction of the Customer, the Replacement Supplier, of any notice to terminate employment or engagement given by the Supplier or any subcontractor to, or received by the Supplier or any subcontractor from, any persons listed on the Supplier's Provisional Staff List regardless of when that notice takes effect.</paratext>
                </para>
              </subclause1>
              <subclause1 id="a678021">
                <identifier>6.9</identifier>
                <para>
                  <paratext>Each party shall co-operate [(and the Customer shall use reasonable endeavours to procure that the Replacement Supplier co-operates)] to fulfil any requirement to inform and consult appropriate representatives in relation to any relevant transfer under the Employment Regulations that results from a Service Transfer.</paratext>
                </para>
              </subclause1>
              <subclause1 id="a262765">
                <identifier>6.10</identifier>
                <para>
                  <paratext>
                    [At least [NUMBER] days before 
                    <bold>OR</bold>
                     within [NUMBER] days after] the Service Transfer Date, the Supplier shall provide to the Customer, or any Replacement Supplier nominated by the Customer, in respect of each person on the Supplier's Final Staff List who is an Exit Transferring Employee:
                  </paratext>
                </para>
                <subclause2 id="a954871">
                  <identifier>(a)</identifier>
                  <para>
                    <paratext>pay slip data for the most recent month;</paratext>
                  </para>
                </subclause2>
                <subclause2 id="a123338">
                  <identifier>(b)</identifier>
                  <para>
                    <paratext>cumulative pay for tax and pension purposes;</paratext>
                  </para>
                </subclause2>
                <subclause2 id="a329216">
                  <identifier>(c)</identifier>
                  <para>
                    <paratext>cumulative tax paid;</paratext>
                  </para>
                </subclause2>
                <subclause2 id="a454783">
                  <identifier>(d)</identifier>
                  <para>
                    <paratext>tax code;</paratext>
                  </para>
                </subclause2>
                <subclause2 id="a381788">
                  <identifier>(e)</identifier>
                  <para>
                    <paratext>details of voluntary deductions from pay;</paratext>
                  </para>
                </subclause2>
                <subclause2 id="a317705">
                  <identifier>(f)</identifier>
                  <para>
                    <paratext>a copy of the personnel file or other records regarding the service of the Exit Transferring Employee; and</paratext>
                  </para>
                </subclause2>
                <subclause2 id="a962138">
                  <identifier>(g)</identifier>
                  <para>
                    <paratext>bank or building society account details for payroll purposes.</paratext>
                  </para>
                </subclause2>
              </subclause1>
              <subclause1 id="a259404">
                <identifier>6.11</identifier>
                <para>
                  <paratext>The Supplier shall, and shall procure that each subcontractor shall, perform and discharge all its obligations in respect of all the Exit Transferring Employees arising in the period up to and including the Service Transfer Date.</paratext>
                </para>
              </subclause1>
              <subclause1 id="a257166">
                <identifier>6.12</identifier>
                <para>
                  <paratext>The Supplier shall indemnify the Customer and Replacement Supplier against all Losses incurred by the Customer or Replacement Supplier as a result of:</paratext>
                </para>
                <subclause2 id="a856912">
                  <identifier>(a)</identifier>
                  <para>
                    <paratext>
                      any failure by the Supplier or any subcontractor to comply with 
                      <internal.reference refid="a259404">
                        <ital>paragraph 6.11</ital>
                      </internal.reference>
                      ;
                    </paratext>
                  </para>
                </subclause2>
                <subclause2 id="a814678">
                  <identifier>(b)</identifier>
                  <para>
                    <paratext>any failure by the Supplier or any subcontractor to comply with its obligations under the Employment Regulations in respect of any Exit Transferring Employee;</paratext>
                  </para>
                </subclause2>
                <subclause2 id="a626396">
                  <identifier>(c)</identifier>
                  <para>
                    <paratext>anything done or omitted to be done by the Supplier or any subcontractor in respect of any Exit Transferring Employee on or before the Service Transfer Date; or</paratext>
                  </para>
                </subclause2>
                <subclause2 id="a617793">
                  <identifier>(d)</identifier>
                  <para>
                    <paratext>any claim or threatened claim by any person employed or engaged (or formerly employed or engaged) by the Supplier or any subcontractor who alleges that they have transferred to the Customer or the Replacement Supplier by virtue of this agreement or the Employment Regulations but whose name is not included in the Supplier's Final Staff List as an Exit Transferring Employee. This indemnity includes all Losses arising out of the employment or engagement of the relevant person by the Customer or Replacement Supplier until that relationship is terminated and all Losses arising out of the termination itself[, provided that the Customer takes, or procures that the Replacement Supplier takes, reasonable steps to minimise those Losses].</paratext>
                  </para>
                </subclause2>
              </subclause1>
              <subclause1 condition="optional" id="a556432">
                <identifier>6.13</identifier>
                <para>
                  <paratext>The Customer shall indemnify the Supplier against all Losses incurred by the Supplier as a result of anything done or omitted to be done by the Customer [or the Replacement Supplier] in respect of any Exit Transferring Employee(s) after the Service Transfer Date.</paratext>
                </para>
                <drafting.note id="a391678" jurisdiction="">
                  <head align="left" preservecase="true">
                    <headtext>Customer indemnity on exit (optional)</headtext>
                  </head>
                  <division id="a000153" level="1">
                    <para>
                      <paratext>
                        The customer may not want to offer this indemnity in a first draft but the supplier may ask for it where the customer is asking the supplier for the indemnities in 
                        <internal.reference refid="a257166">
                          <ital>paragraph 6.12</ital>
                        </internal.reference>
                        .
                      </paratext>
                    </para>
                    <para>
                      <paratext>If the customer is giving this indemnity in relation to the acts or omissions of the replacement supplier, it should ensure it has appropriate indemnity protection from the replacement supplier.</paratext>
                    </para>
                  </division>
                </drafting.note>
              </subclause1>
              <subclause1 id="a600641">
                <identifier>6.14</identifier>
                <para>
                  <paratext>The Supplier shall provide, and procure that each subcontractor provides, all reasonable co-operation to the Customer and any Replacement Supplier to ensure the smooth transfer of the Exit Transferring Employees on the Service Transfer Date.</paratext>
                </para>
              </subclause1>
            </clause>
          </schedule>
        </disclosure.schedule>
        <appendix id="a798847">
          <identifier>ANNEX A</identifier>
          <head align="left" preservecase="true">
            <headtext>
              <lang val="en-US">Employees</lang>
            </headtext>
          </head>
          <para>
            <paratext>
              <lang val="en-US">[NAMES]</lang>
            </paratext>
          </para>
        </appendix>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SUPPLIER]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CUSTOMER]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signature>
      </body>
      <rev.history>
        <rev.item>
          <rev.title>General update (March 2025)</rev.title>
          <rev.date>20250304</rev.date>
          <rev.author>Practical Law Commercial</rev.author>
          <rev.body>
            <division id="a000001" level="1">
              <para>
                <paratext>We have significantly updated this agreement to reflect changes to Practical Law boilerplate terms and to provide additional drafting, such as the option for services to be provided to affiliates.</paratext>
              </para>
            </division>
          </rev.body>
        </rev.item>
      </rev.history>
    </standard.doc>
  </n-docbody>
</n-document>
</file>

<file path=customXml/item2.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3.xml><?xml version="1.0" encoding="utf-8"?>
<cdm:cachedDataManifest xmlns:cdm="http://schemas.microsoft.com/2004/VisualStudio/Tools/Applications/CachedDataManifest.xsd" cdm:revision="1"/>
</file>

<file path=customXml/item4.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Props1.xml><?xml version="1.0" encoding="utf-8"?>
<ds:datastoreItem xmlns:ds="http://schemas.openxmlformats.org/officeDocument/2006/customXml" ds:itemID="{1D5CFD58-61B3-40AA-AE63-0FE7FE82E303}">
  <ds:schemaRefs>
    <ds:schemaRef ds:uri="http://www.w3.org/2001/XMLSchema"/>
  </ds:schemaRefs>
</ds:datastoreItem>
</file>

<file path=customXml/itemProps2.xml><?xml version="1.0" encoding="utf-8"?>
<ds:datastoreItem xmlns:ds="http://schemas.openxmlformats.org/officeDocument/2006/customXml" ds:itemID="{375B17FE-8ADB-4DD0-83A5-1AE9EA589741}">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office"/>
    <ds:schemaRef ds:uri="urn:schemas-microsoft-com:vml"/>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3.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4.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39</Pages>
  <Words>23891</Words>
  <Characters>136185</Characters>
  <Application>Microsoft Office Word</Application>
  <DocSecurity>0</DocSecurity>
  <Lines>1134</Lines>
  <Paragraphs>319</Paragraphs>
  <ScaleCrop>false</ScaleCrop>
  <HeadingPairs>
    <vt:vector size="2" baseType="variant">
      <vt:variant>
        <vt:lpstr>Title</vt:lpstr>
      </vt:variant>
      <vt:variant>
        <vt:i4>1</vt:i4>
      </vt:variant>
    </vt:vector>
  </HeadingPairs>
  <TitlesOfParts>
    <vt:vector size="1" baseType="lpstr">
      <vt:lpstr>Services agreement (pro-customer)</vt:lpstr>
    </vt:vector>
  </TitlesOfParts>
  <Company/>
  <LinksUpToDate>false</LinksUpToDate>
  <CharactersWithSpaces>159757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(pro-customer)</dc:title>
  <dc:creator>Eden, Shannon</dc:creator>
  <cp:lastModifiedBy>David Sant</cp:lastModifiedBy>
  <cp:revision>4</cp:revision>
  <dcterms:created xsi:type="dcterms:W3CDTF">2025-11-27T20:26:00Z</dcterms:created>
  <dcterms:modified xsi:type="dcterms:W3CDTF">2025-11-27T23:01:00Z</dcterms:modified>
</cp:coreProperties>
</file>