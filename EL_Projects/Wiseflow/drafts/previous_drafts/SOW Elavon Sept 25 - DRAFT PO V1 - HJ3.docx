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333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Statement of Work (SOW)</w:t>
      </w:r>
    </w:p>
    <w:p w14:paraId="12BFA78B" w14:textId="35959359"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Between: </w:t>
      </w:r>
      <w:proofErr w:type="spellStart"/>
      <w:r w:rsidRPr="0070124B">
        <w:rPr>
          <w:rFonts w:ascii="Calibri" w:hAnsi="Calibri" w:cs="Calibri"/>
          <w:b/>
          <w:bCs/>
          <w:sz w:val="20"/>
          <w:szCs w:val="20"/>
        </w:rPr>
        <w:t>Vizopay</w:t>
      </w:r>
      <w:proofErr w:type="spellEnd"/>
      <w:r w:rsidRPr="0070124B">
        <w:rPr>
          <w:rFonts w:ascii="Calibri" w:hAnsi="Calibri" w:cs="Calibri"/>
          <w:b/>
          <w:bCs/>
          <w:sz w:val="20"/>
          <w:szCs w:val="20"/>
        </w:rPr>
        <w:t xml:space="preserve"> Limited T/AS </w:t>
      </w:r>
      <w:proofErr w:type="spellStart"/>
      <w:r w:rsidRPr="0070124B">
        <w:rPr>
          <w:rFonts w:ascii="Calibri" w:hAnsi="Calibri" w:cs="Calibri"/>
          <w:b/>
          <w:bCs/>
          <w:sz w:val="20"/>
          <w:szCs w:val="20"/>
        </w:rPr>
        <w:t>Wiseflow</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or “Service Provider”) and </w:t>
      </w:r>
      <w:del w:id="0" w:author="Ostermann, Peter" w:date="2025-10-01T10:31:00Z" w16du:dateUtc="2025-10-01T08:31:00Z">
        <w:r w:rsidRPr="0070124B" w:rsidDel="00A7228F">
          <w:rPr>
            <w:rFonts w:ascii="Calibri" w:hAnsi="Calibri" w:cs="Calibri"/>
            <w:b/>
            <w:bCs/>
            <w:sz w:val="20"/>
            <w:szCs w:val="20"/>
          </w:rPr>
          <w:delText>Elavon Financial Services</w:delText>
        </w:r>
      </w:del>
      <w:ins w:id="1" w:author="Ostermann, Peter" w:date="2025-10-01T10:31:00Z" w16du:dateUtc="2025-10-01T08:31:00Z">
        <w:r w:rsidR="00A7228F">
          <w:rPr>
            <w:rFonts w:ascii="Calibri" w:hAnsi="Calibri" w:cs="Calibri"/>
            <w:b/>
            <w:bCs/>
            <w:sz w:val="20"/>
            <w:szCs w:val="20"/>
          </w:rPr>
          <w:t xml:space="preserve">U.S. Bank </w:t>
        </w:r>
        <w:proofErr w:type="gramStart"/>
        <w:r w:rsidR="00A7228F">
          <w:rPr>
            <w:rFonts w:ascii="Calibri" w:hAnsi="Calibri" w:cs="Calibri"/>
            <w:b/>
            <w:bCs/>
            <w:sz w:val="20"/>
            <w:szCs w:val="20"/>
          </w:rPr>
          <w:t xml:space="preserve">Europe </w:t>
        </w:r>
      </w:ins>
      <w:r w:rsidRPr="0070124B">
        <w:rPr>
          <w:rFonts w:ascii="Calibri" w:hAnsi="Calibri" w:cs="Calibri"/>
          <w:b/>
          <w:bCs/>
          <w:sz w:val="20"/>
          <w:szCs w:val="20"/>
        </w:rPr>
        <w:t xml:space="preserve"> DAC</w:t>
      </w:r>
      <w:proofErr w:type="gramEnd"/>
      <w:r w:rsidRPr="0070124B">
        <w:rPr>
          <w:rFonts w:ascii="Calibri" w:hAnsi="Calibri" w:cs="Calibri"/>
          <w:sz w:val="20"/>
          <w:szCs w:val="20"/>
        </w:rPr>
        <w:t xml:space="preserve"> (“Elavon” or “Client”)</w:t>
      </w:r>
    </w:p>
    <w:p w14:paraId="5D8B470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Effective Date:</w:t>
      </w:r>
      <w:r w:rsidRPr="0070124B">
        <w:rPr>
          <w:rFonts w:ascii="Calibri" w:hAnsi="Calibri" w:cs="Calibri"/>
          <w:sz w:val="20"/>
          <w:szCs w:val="20"/>
        </w:rPr>
        <w:t xml:space="preserve"> [Insert Date]</w:t>
      </w:r>
    </w:p>
    <w:p w14:paraId="4331A97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Relationship to Master Services Agreement (MSA):</w:t>
      </w:r>
      <w:r w:rsidRPr="0070124B">
        <w:rPr>
          <w:rFonts w:ascii="Calibri" w:hAnsi="Calibri" w:cs="Calibri"/>
          <w:sz w:val="20"/>
          <w:szCs w:val="20"/>
        </w:rPr>
        <w:br/>
        <w:t xml:space="preserve">This Statement of Work (“SOW”) is issued under, and subject to, the terms of the Master Services Agreement (“MSA”) between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and Elavon, dated [</w:t>
      </w:r>
      <w:r w:rsidRPr="00241C2A">
        <w:rPr>
          <w:rFonts w:ascii="Calibri" w:hAnsi="Calibri" w:cs="Calibri"/>
          <w:sz w:val="20"/>
          <w:szCs w:val="20"/>
          <w:highlight w:val="yellow"/>
          <w:rPrChange w:id="2" w:author="David Sant" w:date="2025-11-26T09:01:00Z" w16du:dateUtc="2025-11-26T09:01:00Z">
            <w:rPr>
              <w:rFonts w:ascii="Calibri" w:hAnsi="Calibri" w:cs="Calibri"/>
              <w:sz w:val="20"/>
              <w:szCs w:val="20"/>
            </w:rPr>
          </w:rPrChange>
        </w:rPr>
        <w:t>Insert Date</w:t>
      </w:r>
      <w:r w:rsidRPr="0070124B">
        <w:rPr>
          <w:rFonts w:ascii="Calibri" w:hAnsi="Calibri" w:cs="Calibri"/>
          <w:sz w:val="20"/>
          <w:szCs w:val="20"/>
        </w:rPr>
        <w:t>]. In the event of conflict, the MSA prevails unless explicitly stated otherwise in this SOW.</w:t>
      </w:r>
    </w:p>
    <w:p w14:paraId="0CD6B8C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 Project Overview</w:t>
      </w:r>
    </w:p>
    <w:p w14:paraId="247C91E0"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provide Elavon’s Enterprise team with a business onboarding automation platform designed to reduce manual effort, streamline data entry, and improve accuracy, compliance, and customer experience. The solution digitises key onboarding steps, minimises duplication, and enhances operational efficiency.</w:t>
      </w:r>
    </w:p>
    <w:p w14:paraId="28EB7BF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2. Project Scope</w:t>
      </w:r>
    </w:p>
    <w:p w14:paraId="6CFF3A3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engagement covers delivery of a production-ready onboarding automation platform for Elavon’s Enterprise team, beginning with Marriott franchises as the initial rollout.</w:t>
      </w:r>
    </w:p>
    <w:p w14:paraId="16697CD8"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platform will:</w:t>
      </w:r>
    </w:p>
    <w:p w14:paraId="67E71FBE"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Automate key steps in the onboarding journey.</w:t>
      </w:r>
    </w:p>
    <w:p w14:paraId="28B99B7C" w14:textId="7BD68495"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Support jurisdiction-specific onboarding flows</w:t>
      </w:r>
      <w:ins w:id="3" w:author="David Sant" w:date="2025-11-26T09:41:00Z" w16du:dateUtc="2025-11-26T09:41:00Z">
        <w:r w:rsidR="00AE76A5">
          <w:rPr>
            <w:rFonts w:ascii="Calibri" w:hAnsi="Calibri" w:cs="Calibri"/>
            <w:sz w:val="20"/>
            <w:szCs w:val="20"/>
          </w:rPr>
          <w:t xml:space="preserve"> det</w:t>
        </w:r>
      </w:ins>
      <w:ins w:id="4" w:author="David Sant" w:date="2025-11-26T09:42:00Z" w16du:dateUtc="2025-11-26T09:42:00Z">
        <w:r w:rsidR="00AE76A5">
          <w:rPr>
            <w:rFonts w:ascii="Calibri" w:hAnsi="Calibri" w:cs="Calibri"/>
            <w:sz w:val="20"/>
            <w:szCs w:val="20"/>
          </w:rPr>
          <w:t>ermined by Elavon</w:t>
        </w:r>
      </w:ins>
      <w:r w:rsidRPr="0070124B">
        <w:rPr>
          <w:rFonts w:ascii="Calibri" w:hAnsi="Calibri" w:cs="Calibri"/>
          <w:sz w:val="20"/>
          <w:szCs w:val="20"/>
        </w:rPr>
        <w:t xml:space="preserve"> (initially UK, Ireland, Germany, Poland, Norway, Sweden/Nordic region, and Spain).</w:t>
      </w:r>
    </w:p>
    <w:p w14:paraId="738EA741" w14:textId="2A591584"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Embed </w:t>
      </w:r>
      <w:ins w:id="5" w:author="David Sant" w:date="2025-11-26T09:41:00Z" w16du:dateUtc="2025-11-26T09:41:00Z">
        <w:r w:rsidR="003F2150">
          <w:rPr>
            <w:rFonts w:ascii="Calibri" w:hAnsi="Calibri" w:cs="Calibri"/>
            <w:sz w:val="20"/>
            <w:szCs w:val="20"/>
          </w:rPr>
          <w:t xml:space="preserve">Elavon’s </w:t>
        </w:r>
      </w:ins>
      <w:r w:rsidRPr="0070124B">
        <w:rPr>
          <w:rFonts w:ascii="Calibri" w:hAnsi="Calibri" w:cs="Calibri"/>
          <w:sz w:val="20"/>
          <w:szCs w:val="20"/>
        </w:rPr>
        <w:t>pre-risk screening, compliance, and regulatory checks.</w:t>
      </w:r>
    </w:p>
    <w:p w14:paraId="42B36631"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Provide flexibility for Elavon to configure product catalogues, pricing rules, and organisational hierarchies.</w:t>
      </w:r>
    </w:p>
    <w:p w14:paraId="7764501F"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Integrate third-party applications </w:t>
      </w:r>
      <w:commentRangeStart w:id="6"/>
      <w:commentRangeStart w:id="7"/>
      <w:r w:rsidRPr="0070124B">
        <w:rPr>
          <w:rFonts w:ascii="Calibri" w:hAnsi="Calibri" w:cs="Calibri"/>
          <w:sz w:val="20"/>
          <w:szCs w:val="20"/>
        </w:rPr>
        <w:t xml:space="preserve">including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(IDV),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(business checks), and DocuSign (e-signatures).</w:t>
      </w:r>
      <w:commentRangeEnd w:id="6"/>
      <w:r w:rsidR="00C02835">
        <w:rPr>
          <w:rStyle w:val="CommentReference"/>
        </w:rPr>
        <w:commentReference w:id="6"/>
      </w:r>
      <w:commentRangeEnd w:id="7"/>
      <w:r w:rsidR="00431D20">
        <w:rPr>
          <w:rStyle w:val="CommentReference"/>
        </w:rPr>
        <w:commentReference w:id="7"/>
      </w:r>
    </w:p>
    <w:p w14:paraId="5E62ABCC"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solution is designed for scalability, enabling expansion to Elavon’s wider hospitality and enterprise portfolio without duplication of effort or cost.</w:t>
      </w:r>
    </w:p>
    <w:p w14:paraId="76A146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3. Scope of Work</w:t>
      </w:r>
    </w:p>
    <w:p w14:paraId="240D288D"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 the onboarding solution described above, automating key elements of Elavon’s process while allowing for necessary manual interventions.</w:t>
      </w:r>
    </w:p>
    <w:p w14:paraId="27D96FBB"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Incorporated Technical Scope</w:t>
      </w:r>
      <w:r w:rsidRPr="0070124B">
        <w:rPr>
          <w:rFonts w:ascii="Calibri" w:hAnsi="Calibri" w:cs="Calibri"/>
          <w:sz w:val="20"/>
          <w:szCs w:val="20"/>
        </w:rPr>
        <w:br/>
        <w:t xml:space="preserve">The detailed technical requirements, configurations, and feature set for this engagement are described in </w:t>
      </w:r>
      <w:r w:rsidRPr="0070124B">
        <w:rPr>
          <w:rFonts w:ascii="Calibri" w:hAnsi="Calibri" w:cs="Calibri"/>
          <w:b/>
          <w:bCs/>
          <w:sz w:val="20"/>
          <w:szCs w:val="20"/>
        </w:rPr>
        <w:t>“Elavon – Technology Scope (Final, dated [insert date])”</w:t>
      </w:r>
      <w:r w:rsidRPr="0070124B">
        <w:rPr>
          <w:rFonts w:ascii="Calibri" w:hAnsi="Calibri" w:cs="Calibri"/>
          <w:sz w:val="20"/>
          <w:szCs w:val="20"/>
        </w:rPr>
        <w:t xml:space="preserve">, attached as </w:t>
      </w:r>
      <w:r w:rsidRPr="0070124B">
        <w:rPr>
          <w:rFonts w:ascii="Calibri" w:hAnsi="Calibri" w:cs="Calibri"/>
          <w:b/>
          <w:bCs/>
          <w:sz w:val="20"/>
          <w:szCs w:val="20"/>
        </w:rPr>
        <w:t>Appendix A</w:t>
      </w:r>
      <w:r w:rsidRPr="0070124B">
        <w:rPr>
          <w:rFonts w:ascii="Calibri" w:hAnsi="Calibri" w:cs="Calibri"/>
          <w:sz w:val="20"/>
          <w:szCs w:val="20"/>
        </w:rPr>
        <w:t xml:space="preserve"> and incorporated into this SOW.</w:t>
      </w:r>
    </w:p>
    <w:p w14:paraId="5BA02FD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If there is any inconsistency:</w:t>
      </w:r>
    </w:p>
    <w:p w14:paraId="2B588CA6"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the MSA governs over this </w:t>
      </w:r>
      <w:proofErr w:type="gramStart"/>
      <w:r w:rsidRPr="0070124B">
        <w:rPr>
          <w:rFonts w:ascii="Calibri" w:hAnsi="Calibri" w:cs="Calibri"/>
          <w:sz w:val="20"/>
          <w:szCs w:val="20"/>
        </w:rPr>
        <w:t>SOW;</w:t>
      </w:r>
      <w:proofErr w:type="gramEnd"/>
    </w:p>
    <w:p w14:paraId="7F187698"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this SOW governs over Appendix </w:t>
      </w:r>
      <w:proofErr w:type="gramStart"/>
      <w:r w:rsidRPr="0070124B">
        <w:rPr>
          <w:rFonts w:ascii="Calibri" w:hAnsi="Calibri" w:cs="Calibri"/>
          <w:sz w:val="20"/>
          <w:szCs w:val="20"/>
        </w:rPr>
        <w:t>A;</w:t>
      </w:r>
      <w:proofErr w:type="gramEnd"/>
    </w:p>
    <w:p w14:paraId="688AB18F"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the Pricing &amp; Payment Terms in this SOW govern over any pricing in Appendix A.</w:t>
      </w:r>
    </w:p>
    <w:p w14:paraId="16F70CD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4. Platform Development &amp; Customisation</w:t>
      </w:r>
    </w:p>
    <w:p w14:paraId="1EB40173" w14:textId="1D8E5A0C"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w:t>
      </w:r>
      <w:ins w:id="8" w:author="David Sant" w:date="2025-11-26T09:06:00Z" w16du:dateUtc="2025-11-26T09:06:00Z">
        <w:r w:rsidR="00507BB7">
          <w:rPr>
            <w:rFonts w:ascii="Calibri" w:hAnsi="Calibri" w:cs="Calibri"/>
            <w:sz w:val="20"/>
            <w:szCs w:val="20"/>
          </w:rPr>
          <w:t xml:space="preserve"> a</w:t>
        </w:r>
      </w:ins>
      <w:ins w:id="9" w:author="David Sant" w:date="2025-11-26T09:07:00Z" w16du:dateUtc="2025-11-26T09:07:00Z">
        <w:r w:rsidR="00507BB7">
          <w:rPr>
            <w:rFonts w:ascii="Calibri" w:hAnsi="Calibri" w:cs="Calibri"/>
            <w:sz w:val="20"/>
            <w:szCs w:val="20"/>
          </w:rPr>
          <w:t xml:space="preserve">n onboarding </w:t>
        </w:r>
      </w:ins>
      <w:ins w:id="10" w:author="David Sant" w:date="2025-12-01T21:43:00Z" w16du:dateUtc="2025-12-01T21:43:00Z">
        <w:r w:rsidR="00E943A0">
          <w:rPr>
            <w:rFonts w:ascii="Calibri" w:hAnsi="Calibri" w:cs="Calibri"/>
            <w:sz w:val="20"/>
            <w:szCs w:val="20"/>
          </w:rPr>
          <w:t>pla</w:t>
        </w:r>
      </w:ins>
      <w:ins w:id="11" w:author="David Sant" w:date="2025-12-01T21:44:00Z" w16du:dateUtc="2025-12-01T21:44:00Z">
        <w:r w:rsidR="00E943A0">
          <w:rPr>
            <w:rFonts w:ascii="Calibri" w:hAnsi="Calibri" w:cs="Calibri"/>
            <w:sz w:val="20"/>
            <w:szCs w:val="20"/>
          </w:rPr>
          <w:t>tform</w:t>
        </w:r>
      </w:ins>
      <w:ins w:id="12" w:author="David Sant" w:date="2025-11-26T09:07:00Z" w16du:dateUtc="2025-11-26T09:07:00Z">
        <w:r w:rsidR="00507BB7">
          <w:rPr>
            <w:rFonts w:ascii="Calibri" w:hAnsi="Calibri" w:cs="Calibri"/>
            <w:sz w:val="20"/>
            <w:szCs w:val="20"/>
          </w:rPr>
          <w:t xml:space="preserve"> with the following features</w:t>
        </w:r>
      </w:ins>
      <w:r w:rsidRPr="0070124B">
        <w:rPr>
          <w:rFonts w:ascii="Calibri" w:hAnsi="Calibri" w:cs="Calibri"/>
          <w:sz w:val="20"/>
          <w:szCs w:val="20"/>
        </w:rPr>
        <w:t>:</w:t>
      </w:r>
    </w:p>
    <w:p w14:paraId="7AA869D9" w14:textId="09853E96"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Production-ready onboarding journeys for Marriott franchises, with</w:t>
      </w:r>
      <w:ins w:id="13" w:author="David Sant" w:date="2025-11-26T09:45:00Z" w16du:dateUtc="2025-11-26T09:45:00Z">
        <w:r w:rsidR="00972F35">
          <w:rPr>
            <w:rFonts w:ascii="Calibri" w:hAnsi="Calibri" w:cs="Calibri"/>
            <w:sz w:val="20"/>
            <w:szCs w:val="20"/>
          </w:rPr>
          <w:t xml:space="preserve"> support for</w:t>
        </w:r>
      </w:ins>
      <w:r w:rsidRPr="0070124B">
        <w:rPr>
          <w:rFonts w:ascii="Calibri" w:hAnsi="Calibri" w:cs="Calibri"/>
          <w:sz w:val="20"/>
          <w:szCs w:val="20"/>
        </w:rPr>
        <w:t xml:space="preserve"> jurisdiction-specific variations.</w:t>
      </w:r>
    </w:p>
    <w:p w14:paraId="50E8F72E" w14:textId="4A21424A" w:rsid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 xml:space="preserve">Automated </w:t>
      </w:r>
      <w:commentRangeStart w:id="14"/>
      <w:r w:rsidRPr="009610BD">
        <w:rPr>
          <w:rFonts w:ascii="Calibri" w:hAnsi="Calibri" w:cs="Calibri"/>
          <w:sz w:val="20"/>
          <w:szCs w:val="20"/>
        </w:rPr>
        <w:t>capture</w:t>
      </w:r>
      <w:ins w:id="15" w:author="David Sant" w:date="2025-11-26T09:11:00Z" w16du:dateUtc="2025-11-26T09:11:00Z">
        <w:r w:rsidR="007F3062">
          <w:rPr>
            <w:rFonts w:ascii="Calibri" w:hAnsi="Calibri" w:cs="Calibri"/>
            <w:sz w:val="20"/>
            <w:szCs w:val="20"/>
          </w:rPr>
          <w:t xml:space="preserve"> of Marriott franchisee application information</w:t>
        </w:r>
      </w:ins>
      <w:commentRangeEnd w:id="14"/>
      <w:ins w:id="16" w:author="David Sant" w:date="2025-12-01T13:22:00Z" w16du:dateUtc="2025-12-01T13:22:00Z">
        <w:r w:rsidR="00C208C6">
          <w:rPr>
            <w:rStyle w:val="CommentReference"/>
          </w:rPr>
          <w:commentReference w:id="14"/>
        </w:r>
      </w:ins>
      <w:r w:rsidRPr="009610BD">
        <w:rPr>
          <w:rFonts w:ascii="Calibri" w:hAnsi="Calibri" w:cs="Calibri"/>
          <w:sz w:val="20"/>
          <w:szCs w:val="20"/>
        </w:rPr>
        <w:t>, validation, and generation of application packs in Elavon’s required format.</w:t>
      </w:r>
    </w:p>
    <w:p w14:paraId="3468CBCC" w14:textId="2F7259BA" w:rsidR="0070124B" w:rsidRP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lastRenderedPageBreak/>
        <w:t>DocuSign integration for digital contract execution.</w:t>
      </w:r>
    </w:p>
    <w:p w14:paraId="335F20D6" w14:textId="1AEF3CAD"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 xml:space="preserve">Embedded compliance and risk checks, </w:t>
      </w:r>
      <w:ins w:id="17" w:author="David Sant" w:date="2025-11-26T09:11:00Z" w16du:dateUtc="2025-11-26T09:11:00Z">
        <w:r w:rsidR="00BF5A0B">
          <w:rPr>
            <w:rFonts w:ascii="Calibri" w:hAnsi="Calibri" w:cs="Calibri"/>
            <w:sz w:val="20"/>
            <w:szCs w:val="20"/>
          </w:rPr>
          <w:t xml:space="preserve">based on Elavon’s specifications, </w:t>
        </w:r>
      </w:ins>
      <w:r w:rsidRPr="0070124B">
        <w:rPr>
          <w:rFonts w:ascii="Calibri" w:hAnsi="Calibri" w:cs="Calibri"/>
          <w:sz w:val="20"/>
          <w:szCs w:val="20"/>
        </w:rPr>
        <w:t>with flexibility for Elavon to select preferred data providers</w:t>
      </w:r>
      <w:r w:rsidR="00481AF6">
        <w:rPr>
          <w:rFonts w:ascii="Calibri" w:hAnsi="Calibri" w:cs="Calibri"/>
          <w:sz w:val="20"/>
          <w:szCs w:val="20"/>
        </w:rPr>
        <w:t xml:space="preserve">, in this case </w:t>
      </w:r>
      <w:commentRangeStart w:id="18"/>
      <w:commentRangeStart w:id="19"/>
      <w:proofErr w:type="spellStart"/>
      <w:r w:rsidR="00481AF6">
        <w:rPr>
          <w:rFonts w:ascii="Calibri" w:hAnsi="Calibri" w:cs="Calibri"/>
          <w:sz w:val="20"/>
          <w:szCs w:val="20"/>
        </w:rPr>
        <w:t>C</w:t>
      </w:r>
      <w:r w:rsidR="00847063">
        <w:rPr>
          <w:rFonts w:ascii="Calibri" w:hAnsi="Calibri" w:cs="Calibri"/>
          <w:sz w:val="20"/>
          <w:szCs w:val="20"/>
        </w:rPr>
        <w:t>r</w:t>
      </w:r>
      <w:r w:rsidR="00481AF6">
        <w:rPr>
          <w:rFonts w:ascii="Calibri" w:hAnsi="Calibri" w:cs="Calibri"/>
          <w:sz w:val="20"/>
          <w:szCs w:val="20"/>
        </w:rPr>
        <w:t>editSafe</w:t>
      </w:r>
      <w:commentRangeEnd w:id="18"/>
      <w:proofErr w:type="spellEnd"/>
      <w:r w:rsidR="00571BDC">
        <w:rPr>
          <w:rStyle w:val="CommentReference"/>
        </w:rPr>
        <w:commentReference w:id="18"/>
      </w:r>
      <w:commentRangeEnd w:id="19"/>
      <w:r>
        <w:rPr>
          <w:rStyle w:val="CommentReference"/>
        </w:rPr>
        <w:commentReference w:id="19"/>
      </w:r>
      <w:r w:rsidRPr="0070124B">
        <w:rPr>
          <w:rFonts w:ascii="Calibri" w:hAnsi="Calibri" w:cs="Calibri"/>
          <w:sz w:val="20"/>
          <w:szCs w:val="20"/>
        </w:rPr>
        <w:t>.</w:t>
      </w:r>
    </w:p>
    <w:p w14:paraId="637B6F68" w14:textId="6E2AE182"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Delivery of completed application packs</w:t>
      </w:r>
      <w:commentRangeStart w:id="20"/>
      <w:r w:rsidRPr="0070124B">
        <w:rPr>
          <w:rFonts w:ascii="Calibri" w:hAnsi="Calibri" w:cs="Calibri"/>
          <w:sz w:val="20"/>
          <w:szCs w:val="20"/>
        </w:rPr>
        <w:t xml:space="preserve"> </w:t>
      </w:r>
      <w:ins w:id="21" w:author="David Sant" w:date="2025-11-26T09:12:00Z" w16du:dateUtc="2025-11-26T09:12:00Z">
        <w:r w:rsidR="0050007B">
          <w:rPr>
            <w:rFonts w:ascii="Calibri" w:hAnsi="Calibri" w:cs="Calibri"/>
            <w:sz w:val="20"/>
            <w:szCs w:val="20"/>
          </w:rPr>
          <w:t xml:space="preserve">from Mariott franchisee </w:t>
        </w:r>
      </w:ins>
      <w:r w:rsidRPr="0070124B">
        <w:rPr>
          <w:rFonts w:ascii="Calibri" w:hAnsi="Calibri" w:cs="Calibri"/>
          <w:sz w:val="20"/>
          <w:szCs w:val="20"/>
        </w:rPr>
        <w:t xml:space="preserve">to </w:t>
      </w:r>
      <w:commentRangeEnd w:id="20"/>
      <w:r w:rsidR="00431D20">
        <w:rPr>
          <w:rStyle w:val="CommentReference"/>
        </w:rPr>
        <w:commentReference w:id="20"/>
      </w:r>
      <w:r w:rsidRPr="0070124B">
        <w:rPr>
          <w:rFonts w:ascii="Calibri" w:hAnsi="Calibri" w:cs="Calibri"/>
          <w:sz w:val="20"/>
          <w:szCs w:val="20"/>
        </w:rPr>
        <w:t>Elavon for review and onward processing.</w:t>
      </w:r>
    </w:p>
    <w:p w14:paraId="116DD56E" w14:textId="77777777"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Configuration and management of product catalogue, pricing rules, and organisational hierarchies (as detailed in Appendix A).</w:t>
      </w:r>
    </w:p>
    <w:p w14:paraId="7C5C9144"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5. Implementation &amp; Deployment</w:t>
      </w:r>
    </w:p>
    <w:p w14:paraId="063DE39B"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Configuration of workflows based on Elavon’s specifications.</w:t>
      </w:r>
    </w:p>
    <w:p w14:paraId="0F515534"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End-to-end and user acceptance testing (UAT).</w:t>
      </w:r>
    </w:p>
    <w:p w14:paraId="3E3E5F97"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Deployment of the hosted solution with agreed customisation.</w:t>
      </w:r>
    </w:p>
    <w:p w14:paraId="092B115B"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6. Support &amp; Maintenance</w:t>
      </w:r>
    </w:p>
    <w:p w14:paraId="5445790B"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Post-deployment monitoring and troubleshooting.</w:t>
      </w:r>
    </w:p>
    <w:p w14:paraId="0841828D"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Ongoing system updates and enhancements.</w:t>
      </w:r>
    </w:p>
    <w:p w14:paraId="543A0FBF"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Issue resolution support.</w:t>
      </w:r>
    </w:p>
    <w:p w14:paraId="52AB08E3"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7. Phased Rollout</w:t>
      </w:r>
    </w:p>
    <w:p w14:paraId="0680BFF0"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project will be delivered in phases:</w:t>
      </w:r>
    </w:p>
    <w:p w14:paraId="14501B01" w14:textId="5B3DA889"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1 – Marriott Initial Production Deploymen</w:t>
      </w:r>
      <w:commentRangeStart w:id="22"/>
      <w:r w:rsidRPr="0070124B">
        <w:rPr>
          <w:rFonts w:ascii="Calibri" w:hAnsi="Calibri" w:cs="Calibri"/>
          <w:b/>
          <w:bCs/>
          <w:sz w:val="20"/>
          <w:szCs w:val="20"/>
        </w:rPr>
        <w:t>t (3–6 months):</w:t>
      </w:r>
      <w:r w:rsidRPr="0070124B">
        <w:rPr>
          <w:rFonts w:ascii="Calibri" w:hAnsi="Calibri" w:cs="Calibri"/>
          <w:sz w:val="20"/>
          <w:szCs w:val="20"/>
        </w:rPr>
        <w:t xml:space="preserve"> </w:t>
      </w:r>
      <w:commentRangeEnd w:id="22"/>
      <w:r w:rsidR="00D219C4">
        <w:rPr>
          <w:rStyle w:val="CommentReference"/>
        </w:rPr>
        <w:commentReference w:id="22"/>
      </w:r>
      <w:r w:rsidRPr="0070124B">
        <w:rPr>
          <w:rFonts w:ascii="Calibri" w:hAnsi="Calibri" w:cs="Calibri"/>
          <w:sz w:val="20"/>
          <w:szCs w:val="20"/>
        </w:rPr>
        <w:t>Implementation of the onboarding solution for Marriott franchises in a live production environment. This phase will run for three to six months, after which Elavon will determine timing for expansion.</w:t>
      </w:r>
    </w:p>
    <w:p w14:paraId="6028AD68"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2 – Hospitality Expansion:</w:t>
      </w:r>
      <w:r w:rsidRPr="0070124B">
        <w:rPr>
          <w:rFonts w:ascii="Calibri" w:hAnsi="Calibri" w:cs="Calibri"/>
          <w:sz w:val="20"/>
          <w:szCs w:val="20"/>
        </w:rPr>
        <w:t xml:space="preserve"> Rollout across Elavon’s wider hospitality sector clients, with refinements based on Marriott deployment learnings.</w:t>
      </w:r>
    </w:p>
    <w:p w14:paraId="139169E4"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3 – Enterprise Expansion:</w:t>
      </w:r>
      <w:r w:rsidRPr="0070124B">
        <w:rPr>
          <w:rFonts w:ascii="Calibri" w:hAnsi="Calibri" w:cs="Calibri"/>
          <w:sz w:val="20"/>
          <w:szCs w:val="20"/>
        </w:rPr>
        <w:t xml:space="preserve"> Extension of the solution to Elavon’s broader enterprise client base.</w:t>
      </w:r>
    </w:p>
    <w:p w14:paraId="01449C2C"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8. Deliverables</w:t>
      </w:r>
    </w:p>
    <w:p w14:paraId="4027F8BC" w14:textId="6F9DDF59"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Production-ready automated onboarding platform</w:t>
      </w:r>
      <w:ins w:id="23" w:author="David Sant" w:date="2025-11-26T09:14:00Z" w16du:dateUtc="2025-11-26T09:14:00Z">
        <w:r w:rsidR="00DE04B3">
          <w:rPr>
            <w:rFonts w:ascii="Calibri" w:hAnsi="Calibri" w:cs="Calibri"/>
            <w:sz w:val="20"/>
            <w:szCs w:val="20"/>
          </w:rPr>
          <w:t xml:space="preserve"> </w:t>
        </w:r>
      </w:ins>
      <w:ins w:id="24" w:author="David Sant" w:date="2025-11-26T09:15:00Z" w16du:dateUtc="2025-11-26T09:15:00Z">
        <w:r w:rsidR="00DE04B3">
          <w:rPr>
            <w:rFonts w:ascii="Calibri" w:hAnsi="Calibri" w:cs="Calibri"/>
            <w:sz w:val="20"/>
            <w:szCs w:val="20"/>
          </w:rPr>
          <w:t>which</w:t>
        </w:r>
      </w:ins>
      <w:ins w:id="25" w:author="David Sant" w:date="2025-11-26T09:14:00Z" w16du:dateUtc="2025-11-26T09:14:00Z">
        <w:r w:rsidR="00DE04B3">
          <w:rPr>
            <w:rFonts w:ascii="Calibri" w:hAnsi="Calibri" w:cs="Calibri"/>
            <w:sz w:val="20"/>
            <w:szCs w:val="20"/>
          </w:rPr>
          <w:t xml:space="preserve"> meet</w:t>
        </w:r>
      </w:ins>
      <w:ins w:id="26" w:author="David Sant" w:date="2025-11-26T09:15:00Z" w16du:dateUtc="2025-11-26T09:15:00Z">
        <w:r w:rsidR="00DE04B3">
          <w:rPr>
            <w:rFonts w:ascii="Calibri" w:hAnsi="Calibri" w:cs="Calibri"/>
            <w:sz w:val="20"/>
            <w:szCs w:val="20"/>
          </w:rPr>
          <w:t>s</w:t>
        </w:r>
      </w:ins>
      <w:ins w:id="27" w:author="David Sant" w:date="2025-11-26T09:14:00Z" w16du:dateUtc="2025-11-26T09:14:00Z">
        <w:r w:rsidR="00DE04B3">
          <w:rPr>
            <w:rFonts w:ascii="Calibri" w:hAnsi="Calibri" w:cs="Calibri"/>
            <w:sz w:val="20"/>
            <w:szCs w:val="20"/>
          </w:rPr>
          <w:t xml:space="preserve"> the specification in Appendix A</w:t>
        </w:r>
      </w:ins>
      <w:r w:rsidRPr="0070124B">
        <w:rPr>
          <w:rFonts w:ascii="Calibri" w:hAnsi="Calibri" w:cs="Calibri"/>
          <w:sz w:val="20"/>
          <w:szCs w:val="20"/>
        </w:rPr>
        <w:t>.</w:t>
      </w:r>
    </w:p>
    <w:p w14:paraId="587E1957"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System configuration and workflow documentation.</w:t>
      </w:r>
    </w:p>
    <w:p w14:paraId="789F0A20" w14:textId="77777777" w:rsidR="0070124B" w:rsidRPr="0070124B" w:rsidRDefault="0070124B" w:rsidP="00B15176">
      <w:pPr>
        <w:numPr>
          <w:ilvl w:val="0"/>
          <w:numId w:val="14"/>
        </w:numPr>
        <w:rPr>
          <w:rFonts w:ascii="Calibri" w:hAnsi="Calibri" w:cs="Calibri"/>
          <w:sz w:val="20"/>
          <w:szCs w:val="20"/>
        </w:rPr>
      </w:pPr>
      <w:commentRangeStart w:id="28"/>
      <w:r w:rsidRPr="0070124B">
        <w:rPr>
          <w:rFonts w:ascii="Calibri" w:hAnsi="Calibri" w:cs="Calibri"/>
          <w:sz w:val="20"/>
          <w:szCs w:val="20"/>
        </w:rPr>
        <w:t>Training sessions for Elavon’s team.</w:t>
      </w:r>
      <w:commentRangeEnd w:id="28"/>
      <w:r w:rsidR="00CB5C77">
        <w:rPr>
          <w:rStyle w:val="CommentReference"/>
        </w:rPr>
        <w:commentReference w:id="28"/>
      </w:r>
    </w:p>
    <w:p w14:paraId="08546092"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Continuous support and performance monitoring.</w:t>
      </w:r>
    </w:p>
    <w:p w14:paraId="0BB6D56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9. Timeline</w:t>
      </w:r>
    </w:p>
    <w:p w14:paraId="002660A3" w14:textId="77777777"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3–6 months (</w:t>
      </w:r>
      <w:commentRangeStart w:id="29"/>
      <w:r w:rsidRPr="0070124B">
        <w:rPr>
          <w:rFonts w:ascii="Calibri" w:hAnsi="Calibri" w:cs="Calibri"/>
          <w:sz w:val="20"/>
          <w:szCs w:val="20"/>
        </w:rPr>
        <w:t>dependent on Elavon’s decision on next-phase timing</w:t>
      </w:r>
      <w:commentRangeEnd w:id="29"/>
      <w:r w:rsidR="005B1DEC">
        <w:rPr>
          <w:rStyle w:val="CommentReference"/>
        </w:rPr>
        <w:commentReference w:id="29"/>
      </w:r>
      <w:r w:rsidRPr="0070124B">
        <w:rPr>
          <w:rFonts w:ascii="Calibri" w:hAnsi="Calibri" w:cs="Calibri"/>
          <w:sz w:val="20"/>
          <w:szCs w:val="20"/>
        </w:rPr>
        <w:t>).</w:t>
      </w:r>
    </w:p>
    <w:p w14:paraId="5B55FCDE" w14:textId="01EEF416"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 xml:space="preserve">Phase 2 – Hospitality </w:t>
      </w:r>
      <w:commentRangeStart w:id="30"/>
      <w:commentRangeStart w:id="31"/>
      <w:r w:rsidRPr="0070124B">
        <w:rPr>
          <w:rFonts w:ascii="Calibri" w:hAnsi="Calibri" w:cs="Calibri"/>
          <w:b/>
          <w:bCs/>
          <w:sz w:val="20"/>
          <w:szCs w:val="20"/>
        </w:rPr>
        <w:t>Expansion</w:t>
      </w:r>
      <w:commentRangeEnd w:id="30"/>
      <w:r w:rsidR="00064175">
        <w:rPr>
          <w:rStyle w:val="CommentReference"/>
        </w:rPr>
        <w:commentReference w:id="30"/>
      </w:r>
      <w:commentRangeEnd w:id="31"/>
      <w:r w:rsidR="001F7A0E">
        <w:rPr>
          <w:rStyle w:val="CommentReference"/>
        </w:rPr>
        <w:commentReference w:id="31"/>
      </w:r>
    </w:p>
    <w:p w14:paraId="0CD2BE93" w14:textId="5FBE7000"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3 – Enterprise Expansion</w:t>
      </w:r>
    </w:p>
    <w:p w14:paraId="073C73E4" w14:textId="77777777" w:rsidR="0070124B" w:rsidRPr="0070124B" w:rsidRDefault="0070124B" w:rsidP="0070124B">
      <w:pPr>
        <w:rPr>
          <w:rFonts w:ascii="Calibri" w:hAnsi="Calibri" w:cs="Calibri"/>
          <w:b/>
          <w:bCs/>
          <w:sz w:val="20"/>
          <w:szCs w:val="20"/>
        </w:rPr>
      </w:pPr>
      <w:commentRangeStart w:id="32"/>
      <w:r w:rsidRPr="0070124B">
        <w:rPr>
          <w:rFonts w:ascii="Calibri" w:hAnsi="Calibri" w:cs="Calibri"/>
          <w:b/>
          <w:bCs/>
          <w:sz w:val="20"/>
          <w:szCs w:val="20"/>
        </w:rPr>
        <w:t>10. Pricing &amp; Payment Terms</w:t>
      </w:r>
      <w:commentRangeEnd w:id="32"/>
      <w:r w:rsidR="00E54990">
        <w:rPr>
          <w:rStyle w:val="CommentReference"/>
        </w:rPr>
        <w:commentReference w:id="32"/>
      </w:r>
    </w:p>
    <w:p w14:paraId="399F1A58" w14:textId="77777777" w:rsidR="009610BD" w:rsidRDefault="0070124B" w:rsidP="009610BD">
      <w:pPr>
        <w:rPr>
          <w:rFonts w:ascii="Calibri" w:hAnsi="Calibri" w:cs="Calibri"/>
          <w:sz w:val="20"/>
          <w:szCs w:val="20"/>
        </w:rPr>
      </w:pPr>
      <w:r w:rsidRPr="0070124B">
        <w:rPr>
          <w:rFonts w:ascii="Calibri" w:hAnsi="Calibri" w:cs="Calibri"/>
          <w:sz w:val="20"/>
          <w:szCs w:val="20"/>
        </w:rPr>
        <w:t xml:space="preserve">The commercial model combines a </w:t>
      </w:r>
      <w:r w:rsidRPr="0070124B">
        <w:rPr>
          <w:rFonts w:ascii="Calibri" w:hAnsi="Calibri" w:cs="Calibri"/>
          <w:b/>
          <w:bCs/>
          <w:sz w:val="20"/>
          <w:szCs w:val="20"/>
        </w:rPr>
        <w:t>one-time implementation fee</w:t>
      </w:r>
      <w:r w:rsidRPr="0070124B">
        <w:rPr>
          <w:rFonts w:ascii="Calibri" w:hAnsi="Calibri" w:cs="Calibri"/>
          <w:sz w:val="20"/>
          <w:szCs w:val="20"/>
        </w:rPr>
        <w:t xml:space="preserve"> and a </w:t>
      </w:r>
      <w:r w:rsidRPr="0070124B">
        <w:rPr>
          <w:rFonts w:ascii="Calibri" w:hAnsi="Calibri" w:cs="Calibri"/>
          <w:b/>
          <w:bCs/>
          <w:sz w:val="20"/>
          <w:szCs w:val="20"/>
        </w:rPr>
        <w:t>recurring subscription fee</w:t>
      </w:r>
      <w:r w:rsidRPr="0070124B">
        <w:rPr>
          <w:rFonts w:ascii="Calibri" w:hAnsi="Calibri" w:cs="Calibri"/>
          <w:sz w:val="20"/>
          <w:szCs w:val="20"/>
        </w:rPr>
        <w:t xml:space="preserve">, with the detailed schedule in </w:t>
      </w:r>
      <w:r w:rsidRPr="0070124B">
        <w:rPr>
          <w:rFonts w:ascii="Calibri" w:hAnsi="Calibri" w:cs="Calibri"/>
          <w:b/>
          <w:bCs/>
          <w:sz w:val="20"/>
          <w:szCs w:val="20"/>
        </w:rPr>
        <w:t>Appendix C – Pricing Schedule</w:t>
      </w:r>
      <w:r w:rsidRPr="0070124B">
        <w:rPr>
          <w:rFonts w:ascii="Calibri" w:hAnsi="Calibri" w:cs="Calibri"/>
          <w:sz w:val="20"/>
          <w:szCs w:val="20"/>
        </w:rPr>
        <w:t>.</w:t>
      </w:r>
    </w:p>
    <w:p w14:paraId="0AA76793" w14:textId="5AEC6302" w:rsidR="0070124B" w:rsidRPr="0070124B" w:rsidRDefault="0070124B" w:rsidP="009610BD">
      <w:pPr>
        <w:rPr>
          <w:rFonts w:ascii="Calibri" w:hAnsi="Calibri" w:cs="Calibri"/>
          <w:sz w:val="20"/>
          <w:szCs w:val="20"/>
        </w:rPr>
      </w:pPr>
      <w:r w:rsidRPr="0070124B">
        <w:rPr>
          <w:rFonts w:ascii="Calibri" w:hAnsi="Calibri" w:cs="Calibri"/>
          <w:b/>
          <w:bCs/>
          <w:sz w:val="20"/>
          <w:szCs w:val="20"/>
        </w:rPr>
        <w:t>Implementation Fee:</w:t>
      </w:r>
      <w:r w:rsidRPr="0070124B">
        <w:rPr>
          <w:rFonts w:ascii="Calibri" w:hAnsi="Calibri" w:cs="Calibri"/>
          <w:sz w:val="20"/>
          <w:szCs w:val="20"/>
        </w:rPr>
        <w:t xml:space="preserve"> £25,000, covering configuration, deployment, and delivery of the platform described in Appendix A.</w:t>
      </w:r>
    </w:p>
    <w:p w14:paraId="533D2880" w14:textId="77777777" w:rsidR="0070124B" w:rsidRDefault="0070124B" w:rsidP="00B15176">
      <w:pPr>
        <w:numPr>
          <w:ilvl w:val="0"/>
          <w:numId w:val="16"/>
        </w:numPr>
        <w:rPr>
          <w:ins w:id="33" w:author="Ostermann, Peter" w:date="2025-10-01T10:32:00Z" w16du:dateUtc="2025-10-01T08:32:00Z"/>
          <w:rFonts w:ascii="Calibri" w:hAnsi="Calibri" w:cs="Calibri"/>
          <w:sz w:val="20"/>
          <w:szCs w:val="20"/>
        </w:rPr>
      </w:pPr>
      <w:commentRangeStart w:id="34"/>
      <w:r w:rsidRPr="0070124B">
        <w:rPr>
          <w:rFonts w:ascii="Calibri" w:hAnsi="Calibri" w:cs="Calibri"/>
          <w:b/>
          <w:bCs/>
          <w:sz w:val="20"/>
          <w:szCs w:val="20"/>
        </w:rPr>
        <w:lastRenderedPageBreak/>
        <w:t>Subscription Fee:</w:t>
      </w:r>
      <w:r w:rsidRPr="0070124B">
        <w:rPr>
          <w:rFonts w:ascii="Calibri" w:hAnsi="Calibri" w:cs="Calibri"/>
          <w:sz w:val="20"/>
          <w:szCs w:val="20"/>
        </w:rPr>
        <w:t xml:space="preserve"> £15,000 per month. </w:t>
      </w:r>
      <w:commentRangeEnd w:id="34"/>
      <w:r w:rsidR="00877D2F">
        <w:rPr>
          <w:rStyle w:val="CommentReference"/>
        </w:rPr>
        <w:commentReference w:id="34"/>
      </w:r>
      <w:r w:rsidRPr="0070124B">
        <w:rPr>
          <w:rFonts w:ascii="Calibri" w:hAnsi="Calibri" w:cs="Calibri"/>
          <w:sz w:val="20"/>
          <w:szCs w:val="20"/>
        </w:rPr>
        <w:t xml:space="preserve">This fee includes platform access, core automation features, </w:t>
      </w:r>
      <w:commentRangeStart w:id="35"/>
      <w:r w:rsidRPr="0070124B">
        <w:rPr>
          <w:rFonts w:ascii="Calibri" w:hAnsi="Calibri" w:cs="Calibri"/>
          <w:sz w:val="20"/>
          <w:szCs w:val="20"/>
        </w:rPr>
        <w:t xml:space="preserve">internal integrations (e.g., DocuSign,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w:t>
      </w:r>
      <w:commentRangeEnd w:id="35"/>
      <w:r w:rsidR="009863CE">
        <w:rPr>
          <w:rStyle w:val="CommentReference"/>
        </w:rPr>
        <w:commentReference w:id="35"/>
      </w:r>
      <w:r w:rsidRPr="0070124B">
        <w:rPr>
          <w:rFonts w:ascii="Calibri" w:hAnsi="Calibri" w:cs="Calibri"/>
          <w:sz w:val="20"/>
          <w:szCs w:val="20"/>
        </w:rPr>
        <w:t xml:space="preserve">and ongoing support. It is based on Elavon’s current onboarding activity of approximately </w:t>
      </w:r>
      <w:r w:rsidRPr="0070124B">
        <w:rPr>
          <w:rFonts w:ascii="Calibri" w:hAnsi="Calibri" w:cs="Calibri"/>
          <w:b/>
          <w:bCs/>
          <w:sz w:val="20"/>
          <w:szCs w:val="20"/>
        </w:rPr>
        <w:t>847 applications per month</w:t>
      </w:r>
      <w:r w:rsidRPr="0070124B">
        <w:rPr>
          <w:rFonts w:ascii="Calibri" w:hAnsi="Calibri" w:cs="Calibri"/>
          <w:sz w:val="20"/>
          <w:szCs w:val="20"/>
        </w:rPr>
        <w:t xml:space="preserve"> and inclusively </w:t>
      </w:r>
      <w:commentRangeStart w:id="36"/>
      <w:r w:rsidRPr="0070124B">
        <w:rPr>
          <w:rFonts w:ascii="Calibri" w:hAnsi="Calibri" w:cs="Calibri"/>
          <w:sz w:val="20"/>
          <w:szCs w:val="20"/>
        </w:rPr>
        <w:t xml:space="preserve">supports up to </w:t>
      </w:r>
      <w:r w:rsidRPr="0070124B">
        <w:rPr>
          <w:rFonts w:ascii="Calibri" w:hAnsi="Calibri" w:cs="Calibri"/>
          <w:b/>
          <w:bCs/>
          <w:sz w:val="20"/>
          <w:szCs w:val="20"/>
        </w:rPr>
        <w:t>1,000 applications per month</w:t>
      </w:r>
      <w:r w:rsidRPr="0070124B">
        <w:rPr>
          <w:rFonts w:ascii="Calibri" w:hAnsi="Calibri" w:cs="Calibri"/>
          <w:sz w:val="20"/>
          <w:szCs w:val="20"/>
        </w:rPr>
        <w:t xml:space="preserve"> without additional cost.</w:t>
      </w:r>
      <w:commentRangeEnd w:id="36"/>
      <w:r w:rsidR="006313EF">
        <w:rPr>
          <w:rStyle w:val="CommentReference"/>
        </w:rPr>
        <w:commentReference w:id="36"/>
      </w:r>
    </w:p>
    <w:p w14:paraId="379FA04C" w14:textId="77777777" w:rsidR="0069407E" w:rsidRPr="0069407E" w:rsidRDefault="0069407E" w:rsidP="0069407E">
      <w:pPr>
        <w:pStyle w:val="pf0"/>
        <w:numPr>
          <w:ilvl w:val="0"/>
          <w:numId w:val="16"/>
        </w:numPr>
        <w:rPr>
          <w:ins w:id="37" w:author="Ostermann, Peter" w:date="2025-10-01T10:32:00Z" w16du:dateUtc="2025-10-01T08:32:00Z"/>
          <w:rFonts w:ascii="Arial" w:hAnsi="Arial" w:cs="Arial"/>
          <w:sz w:val="20"/>
          <w:szCs w:val="20"/>
          <w:lang w:val="en-US"/>
          <w:rPrChange w:id="38" w:author="Ostermann, Peter" w:date="2025-10-01T10:32:00Z" w16du:dateUtc="2025-10-01T08:32:00Z">
            <w:rPr>
              <w:ins w:id="39" w:author="Ostermann, Peter" w:date="2025-10-01T10:32:00Z" w16du:dateUtc="2025-10-01T08:32:00Z"/>
              <w:rFonts w:ascii="Arial" w:hAnsi="Arial" w:cs="Arial"/>
              <w:sz w:val="20"/>
              <w:szCs w:val="20"/>
            </w:rPr>
          </w:rPrChange>
        </w:rPr>
      </w:pPr>
      <w:commentRangeStart w:id="40"/>
      <w:ins w:id="41" w:author="Ostermann, Peter" w:date="2025-10-01T10:32:00Z" w16du:dateUtc="2025-10-01T08:32:00Z">
        <w:r w:rsidRPr="0069407E">
          <w:rPr>
            <w:rStyle w:val="cf01"/>
            <w:rFonts w:eastAsiaTheme="majorEastAsia"/>
            <w:lang w:val="en-US"/>
            <w:rPrChange w:id="42" w:author="Ostermann, Peter" w:date="2025-10-01T10:32:00Z" w16du:dateUtc="2025-10-01T08:32:00Z">
              <w:rPr>
                <w:rStyle w:val="cf01"/>
                <w:rFonts w:eastAsiaTheme="majorEastAsia"/>
              </w:rPr>
            </w:rPrChange>
          </w:rPr>
          <w:t>Threshold for Negotiations</w:t>
        </w:r>
        <w:r w:rsidRPr="0069407E">
          <w:rPr>
            <w:rStyle w:val="cf11"/>
            <w:rFonts w:eastAsiaTheme="majorEastAsia"/>
            <w:lang w:val="en-US"/>
            <w:rPrChange w:id="43" w:author="Ostermann, Peter" w:date="2025-10-01T10:32:00Z" w16du:dateUtc="2025-10-01T08:32:00Z">
              <w:rPr>
                <w:rStyle w:val="cf11"/>
                <w:rFonts w:eastAsiaTheme="majorEastAsia"/>
              </w:rPr>
            </w:rPrChange>
          </w:rPr>
          <w:t>: The parties agree that if the usage of the services provided under this Agreement exceeds one thousand (1,000) applications per month, new commercial negotiations will be initiated.</w:t>
        </w:r>
      </w:ins>
    </w:p>
    <w:p w14:paraId="01D565C5" w14:textId="7570A6D5" w:rsidR="0069407E" w:rsidRPr="0069407E" w:rsidRDefault="0069407E" w:rsidP="0069407E">
      <w:pPr>
        <w:pStyle w:val="pf0"/>
        <w:numPr>
          <w:ilvl w:val="0"/>
          <w:numId w:val="16"/>
        </w:numPr>
        <w:rPr>
          <w:ins w:id="44" w:author="Ostermann, Peter" w:date="2025-10-01T10:32:00Z" w16du:dateUtc="2025-10-01T08:32:00Z"/>
          <w:rFonts w:ascii="Arial" w:hAnsi="Arial" w:cs="Arial"/>
          <w:sz w:val="20"/>
          <w:szCs w:val="20"/>
          <w:lang w:val="en-US"/>
          <w:rPrChange w:id="45" w:author="Ostermann, Peter" w:date="2025-10-01T10:32:00Z" w16du:dateUtc="2025-10-01T08:32:00Z">
            <w:rPr>
              <w:ins w:id="46" w:author="Ostermann, Peter" w:date="2025-10-01T10:32:00Z" w16du:dateUtc="2025-10-01T08:32:00Z"/>
              <w:rFonts w:ascii="Arial" w:hAnsi="Arial" w:cs="Arial"/>
              <w:sz w:val="20"/>
              <w:szCs w:val="20"/>
            </w:rPr>
          </w:rPrChange>
        </w:rPr>
      </w:pPr>
      <w:ins w:id="47" w:author="Ostermann, Peter" w:date="2025-10-01T10:32:00Z" w16du:dateUtc="2025-10-01T08:32:00Z">
        <w:r w:rsidRPr="0069407E">
          <w:rPr>
            <w:rStyle w:val="cf01"/>
            <w:rFonts w:eastAsiaTheme="majorEastAsia"/>
            <w:lang w:val="en-US"/>
            <w:rPrChange w:id="48" w:author="Ostermann, Peter" w:date="2025-10-01T10:32:00Z" w16du:dateUtc="2025-10-01T08:32:00Z">
              <w:rPr>
                <w:rStyle w:val="cf01"/>
                <w:rFonts w:eastAsiaTheme="majorEastAsia"/>
              </w:rPr>
            </w:rPrChange>
          </w:rPr>
          <w:t>Negotiation Process</w:t>
        </w:r>
        <w:r w:rsidRPr="0069407E">
          <w:rPr>
            <w:rStyle w:val="cf11"/>
            <w:rFonts w:eastAsiaTheme="majorEastAsia"/>
            <w:lang w:val="en-US"/>
            <w:rPrChange w:id="49" w:author="Ostermann, Peter" w:date="2025-10-01T10:32:00Z" w16du:dateUtc="2025-10-01T08:32:00Z">
              <w:rPr>
                <w:rStyle w:val="cf11"/>
                <w:rFonts w:eastAsiaTheme="majorEastAsia"/>
              </w:rPr>
            </w:rPrChange>
          </w:rPr>
          <w:t>: Upon reaching this threshold, the parties will engage in good faith negotiations to agree on revised commercial terms that reflect the increased usage. These negotiations will commence within thirty (30) days of the Supplier notifying the Client that the threshold has been exceeded.</w:t>
        </w:r>
      </w:ins>
      <w:commentRangeEnd w:id="40"/>
      <w:r w:rsidR="005A7399">
        <w:rPr>
          <w:rStyle w:val="CommentReference"/>
          <w:rFonts w:asciiTheme="minorHAnsi" w:eastAsiaTheme="minorHAnsi" w:hAnsiTheme="minorHAnsi" w:cstheme="minorBidi"/>
          <w:kern w:val="2"/>
          <w:lang w:val="en-GB" w:eastAsia="en-US"/>
          <w14:ligatures w14:val="standardContextual"/>
        </w:rPr>
        <w:commentReference w:id="40"/>
      </w:r>
    </w:p>
    <w:p w14:paraId="4370A541" w14:textId="77777777" w:rsidR="0069407E" w:rsidRPr="0070124B" w:rsidRDefault="0069407E" w:rsidP="00B15176">
      <w:pPr>
        <w:numPr>
          <w:ilvl w:val="0"/>
          <w:numId w:val="16"/>
        </w:numPr>
        <w:rPr>
          <w:rFonts w:ascii="Calibri" w:hAnsi="Calibri" w:cs="Calibri"/>
          <w:sz w:val="20"/>
          <w:szCs w:val="20"/>
        </w:rPr>
      </w:pPr>
    </w:p>
    <w:p w14:paraId="6C4795E2" w14:textId="77777777" w:rsidR="0070124B" w:rsidRDefault="0070124B" w:rsidP="00B15176">
      <w:pPr>
        <w:numPr>
          <w:ilvl w:val="0"/>
          <w:numId w:val="16"/>
        </w:numPr>
        <w:rPr>
          <w:ins w:id="50" w:author="Ostermann, Peter" w:date="2025-10-01T10:32:00Z" w16du:dateUtc="2025-10-01T08:32:00Z"/>
          <w:rFonts w:ascii="Calibri" w:hAnsi="Calibri" w:cs="Calibri"/>
          <w:sz w:val="20"/>
          <w:szCs w:val="20"/>
        </w:rPr>
      </w:pPr>
      <w:r w:rsidRPr="0070124B">
        <w:rPr>
          <w:rFonts w:ascii="Calibri" w:hAnsi="Calibri" w:cs="Calibri"/>
          <w:b/>
          <w:bCs/>
          <w:sz w:val="20"/>
          <w:szCs w:val="20"/>
        </w:rPr>
        <w:t>Usage and Add-Ons:</w:t>
      </w:r>
      <w:r w:rsidRPr="0070124B">
        <w:rPr>
          <w:rFonts w:ascii="Calibri" w:hAnsi="Calibri" w:cs="Calibri"/>
          <w:sz w:val="20"/>
          <w:szCs w:val="20"/>
        </w:rPr>
        <w:t xml:space="preserve"> Overage charges and optional services are detailed in Appendix C.</w:t>
      </w:r>
    </w:p>
    <w:p w14:paraId="15D3922E" w14:textId="77777777" w:rsidR="00A35E29" w:rsidRPr="00A35E29" w:rsidRDefault="00A35E29" w:rsidP="00A35E29">
      <w:pPr>
        <w:pStyle w:val="pf0"/>
        <w:numPr>
          <w:ilvl w:val="0"/>
          <w:numId w:val="16"/>
        </w:numPr>
        <w:rPr>
          <w:ins w:id="51" w:author="Ostermann, Peter" w:date="2025-10-01T10:32:00Z" w16du:dateUtc="2025-10-01T08:32:00Z"/>
          <w:rStyle w:val="cf11"/>
          <w:rFonts w:ascii="Arial" w:hAnsi="Arial" w:cs="Arial"/>
          <w:color w:val="auto"/>
          <w:sz w:val="20"/>
          <w:szCs w:val="20"/>
          <w:shd w:val="clear" w:color="auto" w:fill="auto"/>
          <w:lang w:val="en-US"/>
          <w:rPrChange w:id="52" w:author="Ostermann, Peter" w:date="2025-10-01T10:32:00Z" w16du:dateUtc="2025-10-01T08:32:00Z">
            <w:rPr>
              <w:ins w:id="53" w:author="Ostermann, Peter" w:date="2025-10-01T10:32:00Z" w16du:dateUtc="2025-10-01T08:32:00Z"/>
              <w:rStyle w:val="cf11"/>
              <w:rFonts w:eastAsiaTheme="majorEastAsia"/>
              <w:kern w:val="2"/>
              <w:lang w:val="en-US" w:eastAsia="en-US"/>
              <w14:ligatures w14:val="standardContextual"/>
            </w:rPr>
          </w:rPrChange>
        </w:rPr>
      </w:pPr>
      <w:commentRangeStart w:id="54"/>
      <w:ins w:id="55" w:author="Ostermann, Peter" w:date="2025-10-01T10:32:00Z" w16du:dateUtc="2025-10-01T08:32:00Z">
        <w:r w:rsidRPr="00A35E29">
          <w:rPr>
            <w:rStyle w:val="cf01"/>
            <w:rFonts w:eastAsiaTheme="majorEastAsia"/>
            <w:lang w:val="en-US"/>
            <w:rPrChange w:id="56" w:author="Ostermann, Peter" w:date="2025-10-01T10:32:00Z" w16du:dateUtc="2025-10-01T08:32:00Z">
              <w:rPr>
                <w:rStyle w:val="cf01"/>
                <w:rFonts w:eastAsiaTheme="majorEastAsia"/>
              </w:rPr>
            </w:rPrChange>
          </w:rPr>
          <w:t>Usage Notification</w:t>
        </w:r>
        <w:r w:rsidRPr="00A35E29">
          <w:rPr>
            <w:rStyle w:val="cf11"/>
            <w:rFonts w:eastAsiaTheme="majorEastAsia"/>
            <w:lang w:val="en-US"/>
            <w:rPrChange w:id="57" w:author="Ostermann, Peter" w:date="2025-10-01T10:32:00Z" w16du:dateUtc="2025-10-01T08:32:00Z">
              <w:rPr>
                <w:rStyle w:val="cf11"/>
                <w:rFonts w:eastAsiaTheme="majorEastAsia"/>
              </w:rPr>
            </w:rPrChange>
          </w:rPr>
          <w:t>: The Supplier agrees to monitor the usage of the services provided under this Agreement. If the usage reaches seventy-five percent (75%) of the allowed limit, the Supplier shall promptly inform the Client in writing.</w:t>
        </w:r>
      </w:ins>
    </w:p>
    <w:p w14:paraId="709BBC56" w14:textId="05C9CE53" w:rsidR="00A35E29" w:rsidRPr="00A35E29" w:rsidRDefault="00A35E29" w:rsidP="00A35E29">
      <w:pPr>
        <w:pStyle w:val="pf0"/>
        <w:numPr>
          <w:ilvl w:val="0"/>
          <w:numId w:val="16"/>
        </w:numPr>
        <w:rPr>
          <w:ins w:id="58" w:author="Ostermann, Peter" w:date="2025-10-01T10:32:00Z" w16du:dateUtc="2025-10-01T08:32:00Z"/>
          <w:rFonts w:ascii="Arial" w:hAnsi="Arial" w:cs="Arial"/>
          <w:sz w:val="20"/>
          <w:szCs w:val="20"/>
          <w:lang w:val="en-US"/>
          <w:rPrChange w:id="59" w:author="Ostermann, Peter" w:date="2025-10-01T10:32:00Z" w16du:dateUtc="2025-10-01T08:32:00Z">
            <w:rPr>
              <w:ins w:id="60" w:author="Ostermann, Peter" w:date="2025-10-01T10:32:00Z" w16du:dateUtc="2025-10-01T08:32:00Z"/>
              <w:rFonts w:ascii="Arial" w:hAnsi="Arial" w:cs="Arial"/>
              <w:sz w:val="20"/>
              <w:szCs w:val="20"/>
            </w:rPr>
          </w:rPrChange>
        </w:rPr>
      </w:pPr>
      <w:commentRangeStart w:id="61"/>
      <w:ins w:id="62" w:author="Ostermann, Peter" w:date="2025-10-01T10:32:00Z" w16du:dateUtc="2025-10-01T08:32:00Z">
        <w:r w:rsidRPr="00A35E29">
          <w:rPr>
            <w:rStyle w:val="cf01"/>
            <w:rFonts w:eastAsiaTheme="majorEastAsia"/>
            <w:lang w:val="en-US"/>
            <w:rPrChange w:id="63" w:author="Ostermann, Peter" w:date="2025-10-01T10:32:00Z" w16du:dateUtc="2025-10-01T08:32:00Z">
              <w:rPr>
                <w:rStyle w:val="cf01"/>
                <w:rFonts w:eastAsiaTheme="majorEastAsia"/>
              </w:rPr>
            </w:rPrChange>
          </w:rPr>
          <w:t>No Exceeding Invoicing</w:t>
        </w:r>
        <w:r w:rsidRPr="00A35E29">
          <w:rPr>
            <w:rStyle w:val="cf11"/>
            <w:rFonts w:eastAsiaTheme="majorEastAsia"/>
            <w:lang w:val="en-US"/>
            <w:rPrChange w:id="64" w:author="Ostermann, Peter" w:date="2025-10-01T10:32:00Z" w16du:dateUtc="2025-10-01T08:32:00Z">
              <w:rPr>
                <w:rStyle w:val="cf11"/>
                <w:rFonts w:eastAsiaTheme="majorEastAsia"/>
              </w:rPr>
            </w:rPrChange>
          </w:rPr>
          <w:t>: The Supplier agrees not to exceed the invoiced amount without obtaining prior written approval from the Client. Any additional charges or overages must be pre-approved in writing by the Client before invoicing.</w:t>
        </w:r>
      </w:ins>
      <w:ins w:id="65" w:author="David Sant" w:date="2025-11-26T09:22:00Z" w16du:dateUtc="2025-11-26T09:22:00Z">
        <w:r w:rsidR="00C605AB">
          <w:rPr>
            <w:rStyle w:val="cf11"/>
            <w:rFonts w:eastAsiaTheme="majorEastAsia"/>
            <w:lang w:val="en-US"/>
          </w:rPr>
          <w:t xml:space="preserve">  This shall take priority over the process in the MSA.</w:t>
        </w:r>
      </w:ins>
      <w:commentRangeEnd w:id="61"/>
      <w:ins w:id="66" w:author="David Sant" w:date="2025-12-01T14:25:00Z" w16du:dateUtc="2025-12-01T14:25:00Z">
        <w:r w:rsidR="007944BD">
          <w:rPr>
            <w:rStyle w:val="CommentReference"/>
            <w:rFonts w:asciiTheme="minorHAnsi" w:eastAsiaTheme="minorHAnsi" w:hAnsiTheme="minorHAnsi" w:cstheme="minorBidi"/>
            <w:kern w:val="2"/>
            <w:lang w:val="en-GB" w:eastAsia="en-US"/>
            <w14:ligatures w14:val="standardContextual"/>
          </w:rPr>
          <w:commentReference w:id="61"/>
        </w:r>
      </w:ins>
    </w:p>
    <w:p w14:paraId="0971B161" w14:textId="072D4D77" w:rsidR="003E582F" w:rsidRPr="003E582F" w:rsidDel="00E910E7" w:rsidRDefault="003E582F" w:rsidP="003E582F">
      <w:pPr>
        <w:pStyle w:val="pf0"/>
        <w:numPr>
          <w:ilvl w:val="0"/>
          <w:numId w:val="16"/>
        </w:numPr>
        <w:rPr>
          <w:ins w:id="67" w:author="Ostermann, Peter" w:date="2025-10-01T10:33:00Z" w16du:dateUtc="2025-10-01T08:33:00Z"/>
          <w:del w:id="68" w:author="David Sant" w:date="2025-12-01T22:11:00Z" w16du:dateUtc="2025-12-01T22:11:00Z"/>
          <w:rFonts w:ascii="Arial" w:hAnsi="Arial" w:cs="Arial"/>
          <w:sz w:val="20"/>
          <w:szCs w:val="20"/>
          <w:lang w:val="en-US"/>
          <w:rPrChange w:id="69" w:author="Ostermann, Peter" w:date="2025-10-01T10:33:00Z" w16du:dateUtc="2025-10-01T08:33:00Z">
            <w:rPr>
              <w:ins w:id="70" w:author="Ostermann, Peter" w:date="2025-10-01T10:33:00Z" w16du:dateUtc="2025-10-01T08:33:00Z"/>
              <w:del w:id="71" w:author="David Sant" w:date="2025-12-01T22:11:00Z" w16du:dateUtc="2025-12-01T22:11:00Z"/>
              <w:rFonts w:ascii="Arial" w:hAnsi="Arial" w:cs="Arial"/>
              <w:sz w:val="20"/>
              <w:szCs w:val="20"/>
            </w:rPr>
          </w:rPrChange>
        </w:rPr>
      </w:pPr>
      <w:commentRangeStart w:id="72"/>
      <w:ins w:id="73" w:author="Ostermann, Peter" w:date="2025-10-01T10:33:00Z" w16du:dateUtc="2025-10-01T08:33:00Z">
        <w:del w:id="74" w:author="David Sant" w:date="2025-12-01T22:11:00Z" w16du:dateUtc="2025-12-01T22:11:00Z">
          <w:r w:rsidRPr="003E582F" w:rsidDel="00E910E7">
            <w:rPr>
              <w:rStyle w:val="cf01"/>
              <w:rFonts w:eastAsiaTheme="majorEastAsia"/>
              <w:lang w:val="en-US"/>
              <w:rPrChange w:id="75" w:author="Ostermann, Peter" w:date="2025-10-01T10:33:00Z" w16du:dateUtc="2025-10-01T08:33:00Z">
                <w:rPr>
                  <w:rStyle w:val="cf01"/>
                  <w:rFonts w:eastAsiaTheme="majorEastAsia"/>
                </w:rPr>
              </w:rPrChange>
            </w:rPr>
            <w:delText xml:space="preserve">Utilization </w:delText>
          </w:r>
        </w:del>
      </w:ins>
      <w:commentRangeEnd w:id="72"/>
      <w:r w:rsidR="003B20C0">
        <w:rPr>
          <w:rStyle w:val="CommentReference"/>
          <w:rFonts w:asciiTheme="minorHAnsi" w:eastAsiaTheme="minorHAnsi" w:hAnsiTheme="minorHAnsi" w:cstheme="minorBidi"/>
          <w:kern w:val="2"/>
          <w:lang w:val="en-GB" w:eastAsia="en-US"/>
          <w14:ligatures w14:val="standardContextual"/>
        </w:rPr>
        <w:commentReference w:id="72"/>
      </w:r>
      <w:ins w:id="76" w:author="Ostermann, Peter" w:date="2025-10-01T10:33:00Z" w16du:dateUtc="2025-10-01T08:33:00Z">
        <w:del w:id="77" w:author="David Sant" w:date="2025-12-01T22:11:00Z" w16du:dateUtc="2025-12-01T22:11:00Z">
          <w:r w:rsidRPr="003E582F" w:rsidDel="00E910E7">
            <w:rPr>
              <w:rStyle w:val="cf01"/>
              <w:rFonts w:eastAsiaTheme="majorEastAsia"/>
              <w:lang w:val="en-US"/>
              <w:rPrChange w:id="78" w:author="Ostermann, Peter" w:date="2025-10-01T10:33:00Z" w16du:dateUtc="2025-10-01T08:33:00Z">
                <w:rPr>
                  <w:rStyle w:val="cf01"/>
                  <w:rFonts w:eastAsiaTheme="majorEastAsia"/>
                </w:rPr>
              </w:rPrChange>
            </w:rPr>
            <w:delText>of Own Contract Conditions</w:delText>
          </w:r>
          <w:r w:rsidRPr="003E582F" w:rsidDel="00E910E7">
            <w:rPr>
              <w:rStyle w:val="cf11"/>
              <w:rFonts w:eastAsiaTheme="majorEastAsia"/>
              <w:lang w:val="en-US"/>
              <w:rPrChange w:id="79" w:author="Ostermann, Peter" w:date="2025-10-01T10:33:00Z" w16du:dateUtc="2025-10-01T08:33:00Z">
                <w:rPr>
                  <w:rStyle w:val="cf11"/>
                  <w:rFonts w:eastAsiaTheme="majorEastAsia"/>
                </w:rPr>
              </w:rPrChange>
            </w:rPr>
            <w:delText>: Elavon is allowed to utilize its own contract conditions for any add-on services provided under this Agreement. These conditions will govern the terms and execution of the add-on services, ensuring alignment with Elavon's internal policies and requirements.</w:delText>
          </w:r>
        </w:del>
      </w:ins>
      <w:commentRangeEnd w:id="54"/>
      <w:del w:id="80" w:author="David Sant" w:date="2025-12-01T22:11:00Z" w16du:dateUtc="2025-12-01T22:11:00Z">
        <w:r w:rsidR="004E573E" w:rsidDel="00E910E7">
          <w:rPr>
            <w:rStyle w:val="CommentReference"/>
            <w:rFonts w:asciiTheme="minorHAnsi" w:eastAsiaTheme="minorHAnsi" w:hAnsiTheme="minorHAnsi" w:cstheme="minorBidi"/>
            <w:kern w:val="2"/>
            <w:lang w:val="en-GB" w:eastAsia="en-US"/>
            <w14:ligatures w14:val="standardContextual"/>
          </w:rPr>
          <w:commentReference w:id="54"/>
        </w:r>
      </w:del>
    </w:p>
    <w:p w14:paraId="0F036EE4" w14:textId="77777777" w:rsidR="00571BDC" w:rsidRPr="0070124B" w:rsidRDefault="00571BDC" w:rsidP="00B15176">
      <w:pPr>
        <w:numPr>
          <w:ilvl w:val="0"/>
          <w:numId w:val="16"/>
        </w:numPr>
        <w:rPr>
          <w:rFonts w:ascii="Calibri" w:hAnsi="Calibri" w:cs="Calibri"/>
          <w:sz w:val="20"/>
          <w:szCs w:val="20"/>
        </w:rPr>
      </w:pPr>
    </w:p>
    <w:p w14:paraId="114DE1B6"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structure provides a predictable monthly cost aligned to current volumes, with built-in headroom for growth.</w:t>
      </w:r>
    </w:p>
    <w:p w14:paraId="5C1B344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11. Assumptions &amp; Dependencies</w:t>
      </w:r>
    </w:p>
    <w:p w14:paraId="1AB2682F"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provide timely access to required teams and data sources.</w:t>
      </w:r>
    </w:p>
    <w:p w14:paraId="4953905E"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appoint a product sponsor with decision-making authority.</w:t>
      </w:r>
    </w:p>
    <w:p w14:paraId="25D62FF4"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Timely feedback and approvals will be provided.</w:t>
      </w:r>
    </w:p>
    <w:p w14:paraId="24FA7A42"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Changes in scope may affect timelines and costs.</w:t>
      </w:r>
    </w:p>
    <w:p w14:paraId="4D1618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12. Acceptance &amp; Success Criteria</w:t>
      </w:r>
    </w:p>
    <w:p w14:paraId="63A94E4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12.1 Functional Acceptance</w:t>
      </w:r>
      <w:r w:rsidRPr="0070124B">
        <w:rPr>
          <w:rFonts w:ascii="Calibri" w:hAnsi="Calibri" w:cs="Calibri"/>
          <w:sz w:val="20"/>
          <w:szCs w:val="20"/>
        </w:rPr>
        <w:br/>
        <w:t>The solution is deemed functionally accepted when:</w:t>
      </w:r>
    </w:p>
    <w:p w14:paraId="712D103F"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Core onboarding journeys for Marriott are live in production and operate end-to-end as described in Appendix </w:t>
      </w:r>
      <w:proofErr w:type="gramStart"/>
      <w:r w:rsidRPr="0070124B">
        <w:rPr>
          <w:rFonts w:ascii="Calibri" w:hAnsi="Calibri" w:cs="Calibri"/>
          <w:sz w:val="20"/>
          <w:szCs w:val="20"/>
        </w:rPr>
        <w:t>A;</w:t>
      </w:r>
      <w:proofErr w:type="gramEnd"/>
    </w:p>
    <w:p w14:paraId="68D536E6"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UAT defects are resolved to </w:t>
      </w:r>
      <w:r w:rsidRPr="0070124B">
        <w:rPr>
          <w:rFonts w:ascii="Calibri" w:hAnsi="Calibri" w:cs="Calibri"/>
          <w:b/>
          <w:bCs/>
          <w:sz w:val="20"/>
          <w:szCs w:val="20"/>
        </w:rPr>
        <w:t>Severity 3</w:t>
      </w:r>
      <w:r w:rsidRPr="0070124B">
        <w:rPr>
          <w:rFonts w:ascii="Calibri" w:hAnsi="Calibri" w:cs="Calibri"/>
          <w:sz w:val="20"/>
          <w:szCs w:val="20"/>
        </w:rPr>
        <w:t xml:space="preserve"> or lower with agreed workarounds for any remaining issues; and</w:t>
      </w:r>
    </w:p>
    <w:p w14:paraId="56A7F2B1"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The workflow diagram in </w:t>
      </w:r>
      <w:r w:rsidRPr="0070124B">
        <w:rPr>
          <w:rFonts w:ascii="Calibri" w:hAnsi="Calibri" w:cs="Calibri"/>
          <w:b/>
          <w:bCs/>
          <w:sz w:val="20"/>
          <w:szCs w:val="20"/>
        </w:rPr>
        <w:t>Appendix B</w:t>
      </w:r>
      <w:r w:rsidRPr="0070124B">
        <w:rPr>
          <w:rFonts w:ascii="Calibri" w:hAnsi="Calibri" w:cs="Calibri"/>
          <w:sz w:val="20"/>
          <w:szCs w:val="20"/>
        </w:rPr>
        <w:t xml:space="preserve"> is approved by both parties.</w:t>
      </w:r>
    </w:p>
    <w:p w14:paraId="041641A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12.2 Performance &amp; Service Acceptance</w:t>
      </w:r>
      <w:r w:rsidRPr="0070124B">
        <w:rPr>
          <w:rFonts w:ascii="Calibri" w:hAnsi="Calibri" w:cs="Calibri"/>
          <w:sz w:val="20"/>
          <w:szCs w:val="20"/>
        </w:rPr>
        <w:br/>
        <w:t xml:space="preserve">Operational performance during </w:t>
      </w: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will be measured against the </w:t>
      </w:r>
      <w:r w:rsidRPr="0070124B">
        <w:rPr>
          <w:rFonts w:ascii="Calibri" w:hAnsi="Calibri" w:cs="Calibri"/>
          <w:b/>
          <w:bCs/>
          <w:sz w:val="20"/>
          <w:szCs w:val="20"/>
        </w:rPr>
        <w:t>Success Criteria</w:t>
      </w:r>
      <w:r w:rsidRPr="0070124B">
        <w:rPr>
          <w:rFonts w:ascii="Calibri" w:hAnsi="Calibri" w:cs="Calibri"/>
          <w:sz w:val="20"/>
          <w:szCs w:val="20"/>
        </w:rPr>
        <w:t xml:space="preserve"> defined in </w:t>
      </w:r>
      <w:r w:rsidRPr="0070124B">
        <w:rPr>
          <w:rFonts w:ascii="Calibri" w:hAnsi="Calibri" w:cs="Calibri"/>
          <w:b/>
          <w:bCs/>
          <w:sz w:val="20"/>
          <w:szCs w:val="20"/>
        </w:rPr>
        <w:t>Appendix D – Success Criteria &amp; Performance Measurement (Phase 1)</w:t>
      </w:r>
      <w:r w:rsidRPr="0070124B">
        <w:rPr>
          <w:rFonts w:ascii="Calibri" w:hAnsi="Calibri" w:cs="Calibri"/>
          <w:sz w:val="20"/>
          <w:szCs w:val="20"/>
        </w:rPr>
        <w:t>.</w:t>
      </w:r>
    </w:p>
    <w:p w14:paraId="64E2475D"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Measurement period:</w:t>
      </w:r>
      <w:r w:rsidRPr="0070124B">
        <w:rPr>
          <w:rFonts w:ascii="Calibri" w:hAnsi="Calibri" w:cs="Calibri"/>
          <w:sz w:val="20"/>
          <w:szCs w:val="20"/>
        </w:rPr>
        <w:t xml:space="preserve"> within the Phase 1 operating window (3–6 months, ~10 applications per month).</w:t>
      </w:r>
    </w:p>
    <w:p w14:paraId="57D8997E"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Evidence:</w:t>
      </w:r>
      <w:r w:rsidRPr="0070124B">
        <w:rPr>
          <w:rFonts w:ascii="Calibri" w:hAnsi="Calibri" w:cs="Calibri"/>
          <w:sz w:val="20"/>
          <w:szCs w:val="20"/>
        </w:rPr>
        <w:t xml:space="preserve"> monthly performance reports issued by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with KPI calculations and supporting logs/exports.</w:t>
      </w:r>
    </w:p>
    <w:p w14:paraId="2B856764"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Data access:</w:t>
      </w:r>
      <w:r w:rsidRPr="0070124B">
        <w:rPr>
          <w:rFonts w:ascii="Calibri" w:hAnsi="Calibri" w:cs="Calibri"/>
          <w:sz w:val="20"/>
          <w:szCs w:val="20"/>
        </w:rPr>
        <w:t xml:space="preserve"> Elavon will provide timely access to data required to compute KPIs.</w:t>
      </w:r>
    </w:p>
    <w:p w14:paraId="37DC4165"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12.3 Exceptions</w:t>
      </w:r>
      <w:r w:rsidRPr="0070124B">
        <w:rPr>
          <w:rFonts w:ascii="Calibri" w:hAnsi="Calibri" w:cs="Calibri"/>
          <w:sz w:val="20"/>
          <w:szCs w:val="20"/>
        </w:rPr>
        <w:br/>
        <w:t xml:space="preserve">Metrics impacted by factors outside </w:t>
      </w:r>
      <w:proofErr w:type="spellStart"/>
      <w:r w:rsidRPr="0070124B">
        <w:rPr>
          <w:rFonts w:ascii="Calibri" w:hAnsi="Calibri" w:cs="Calibri"/>
          <w:sz w:val="20"/>
          <w:szCs w:val="20"/>
        </w:rPr>
        <w:t>Wiseflow’s</w:t>
      </w:r>
      <w:proofErr w:type="spellEnd"/>
      <w:r w:rsidRPr="0070124B">
        <w:rPr>
          <w:rFonts w:ascii="Calibri" w:hAnsi="Calibri" w:cs="Calibri"/>
          <w:sz w:val="20"/>
          <w:szCs w:val="20"/>
        </w:rPr>
        <w:t xml:space="preserve"> reasonable control (e.g., third-party provider outages, materially incomplete applicant data) will be excluded or fairly adjusted by mutual agreement.</w:t>
      </w:r>
    </w:p>
    <w:p w14:paraId="17C57FE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12.4 Review &amp; Remediation</w:t>
      </w:r>
      <w:r w:rsidRPr="0070124B">
        <w:rPr>
          <w:rFonts w:ascii="Calibri" w:hAnsi="Calibri" w:cs="Calibri"/>
          <w:sz w:val="20"/>
          <w:szCs w:val="20"/>
        </w:rPr>
        <w:br/>
        <w:t xml:space="preserve">If any Success Criterion is not met </w:t>
      </w:r>
      <w:proofErr w:type="gramStart"/>
      <w:r w:rsidRPr="0070124B">
        <w:rPr>
          <w:rFonts w:ascii="Calibri" w:hAnsi="Calibri" w:cs="Calibri"/>
          <w:sz w:val="20"/>
          <w:szCs w:val="20"/>
        </w:rPr>
        <w:t>in a given</w:t>
      </w:r>
      <w:proofErr w:type="gramEnd"/>
      <w:r w:rsidRPr="0070124B">
        <w:rPr>
          <w:rFonts w:ascii="Calibri" w:hAnsi="Calibri" w:cs="Calibri"/>
          <w:sz w:val="20"/>
          <w:szCs w:val="20"/>
        </w:rPr>
        <w:t xml:space="preserve"> month, the parties will agree a written remedial plan (owner, actions, target date) within </w:t>
      </w:r>
      <w:r w:rsidRPr="0070124B">
        <w:rPr>
          <w:rFonts w:ascii="Calibri" w:hAnsi="Calibri" w:cs="Calibri"/>
          <w:b/>
          <w:bCs/>
          <w:sz w:val="20"/>
          <w:szCs w:val="20"/>
        </w:rPr>
        <w:t>10 business days</w:t>
      </w:r>
      <w:r w:rsidRPr="0070124B">
        <w:rPr>
          <w:rFonts w:ascii="Calibri" w:hAnsi="Calibri" w:cs="Calibri"/>
          <w:sz w:val="20"/>
          <w:szCs w:val="20"/>
        </w:rPr>
        <w:t>. Progress will be reviewed at the next monthly service review.</w:t>
      </w:r>
    </w:p>
    <w:p w14:paraId="0EC8B450" w14:textId="66C63745" w:rsidR="0070124B" w:rsidRDefault="0070124B" w:rsidP="0070124B">
      <w:pPr>
        <w:rPr>
          <w:ins w:id="81" w:author="Ostermann, Peter" w:date="2025-10-01T10:34:00Z" w16du:dateUtc="2025-10-01T08:34:00Z"/>
          <w:rFonts w:ascii="Calibri" w:hAnsi="Calibri" w:cs="Calibri"/>
          <w:sz w:val="20"/>
          <w:szCs w:val="20"/>
        </w:rPr>
      </w:pPr>
      <w:r w:rsidRPr="0070124B">
        <w:rPr>
          <w:rFonts w:ascii="Calibri" w:hAnsi="Calibri" w:cs="Calibri"/>
          <w:b/>
          <w:bCs/>
          <w:sz w:val="20"/>
          <w:szCs w:val="20"/>
        </w:rPr>
        <w:t>12.5 Contract Term Conversion (1-Year to 3-Year)</w:t>
      </w:r>
      <w:r w:rsidRPr="0070124B">
        <w:rPr>
          <w:rFonts w:ascii="Calibri" w:hAnsi="Calibri" w:cs="Calibri"/>
          <w:sz w:val="20"/>
          <w:szCs w:val="20"/>
        </w:rPr>
        <w:br/>
      </w:r>
      <w:r w:rsidR="003616DD" w:rsidRPr="003616DD">
        <w:rPr>
          <w:rFonts w:ascii="Calibri" w:hAnsi="Calibri" w:cs="Calibri"/>
          <w:sz w:val="20"/>
          <w:szCs w:val="20"/>
        </w:rPr>
        <w:t xml:space="preserve">The initial term of this SOW is </w:t>
      </w:r>
      <w:r w:rsidR="003616DD" w:rsidRPr="003616DD">
        <w:rPr>
          <w:rFonts w:ascii="Calibri" w:hAnsi="Calibri" w:cs="Calibri"/>
          <w:b/>
          <w:bCs/>
          <w:sz w:val="20"/>
          <w:szCs w:val="20"/>
        </w:rPr>
        <w:t xml:space="preserve">one (1) year from </w:t>
      </w:r>
      <w:del w:id="82" w:author="Ostermann, Peter" w:date="2025-10-01T10:33:00Z" w16du:dateUtc="2025-10-01T08:33:00Z">
        <w:r w:rsidR="003616DD" w:rsidRPr="003616DD" w:rsidDel="003E582F">
          <w:rPr>
            <w:rFonts w:ascii="Calibri" w:hAnsi="Calibri" w:cs="Calibri"/>
            <w:b/>
            <w:bCs/>
            <w:sz w:val="20"/>
            <w:szCs w:val="20"/>
          </w:rPr>
          <w:delText>go-live</w:delText>
        </w:r>
      </w:del>
      <w:ins w:id="83" w:author="Ostermann, Peter" w:date="2025-10-01T10:33:00Z" w16du:dateUtc="2025-10-01T08:33:00Z">
        <w:r w:rsidR="003E582F">
          <w:rPr>
            <w:rFonts w:ascii="Calibri" w:hAnsi="Calibri" w:cs="Calibri"/>
            <w:b/>
            <w:bCs/>
            <w:sz w:val="20"/>
            <w:szCs w:val="20"/>
          </w:rPr>
          <w:t>effective date</w:t>
        </w:r>
      </w:ins>
      <w:r w:rsidR="003616DD" w:rsidRPr="003616DD">
        <w:rPr>
          <w:rFonts w:ascii="Calibri" w:hAnsi="Calibri" w:cs="Calibri"/>
          <w:sz w:val="20"/>
          <w:szCs w:val="20"/>
        </w:rPr>
        <w:t xml:space="preserve">. If the Success Criteria in </w:t>
      </w:r>
      <w:r w:rsidR="003616DD" w:rsidRPr="003616DD">
        <w:rPr>
          <w:rFonts w:ascii="Calibri" w:hAnsi="Calibri" w:cs="Calibri"/>
          <w:b/>
          <w:bCs/>
          <w:sz w:val="20"/>
          <w:szCs w:val="20"/>
        </w:rPr>
        <w:t>Appendix D – Success Criteria &amp; Performance Measurement (Phase 1)</w:t>
      </w:r>
      <w:r w:rsidR="003616DD" w:rsidRPr="003616DD">
        <w:rPr>
          <w:rFonts w:ascii="Calibri" w:hAnsi="Calibri" w:cs="Calibri"/>
          <w:sz w:val="20"/>
          <w:szCs w:val="20"/>
        </w:rPr>
        <w:t xml:space="preserve"> are achieved for </w:t>
      </w:r>
      <w:r w:rsidR="003616DD" w:rsidRPr="003616DD">
        <w:rPr>
          <w:rFonts w:ascii="Calibri" w:hAnsi="Calibri" w:cs="Calibri"/>
          <w:b/>
          <w:bCs/>
          <w:sz w:val="20"/>
          <w:szCs w:val="20"/>
        </w:rPr>
        <w:t>two consecutive calendar months</w:t>
      </w:r>
      <w:r w:rsidR="003616DD" w:rsidRPr="003616DD">
        <w:rPr>
          <w:rFonts w:ascii="Calibri" w:hAnsi="Calibri" w:cs="Calibri"/>
          <w:sz w:val="20"/>
          <w:szCs w:val="20"/>
        </w:rPr>
        <w:t xml:space="preserve"> within </w:t>
      </w:r>
      <w:commentRangeStart w:id="84"/>
      <w:r w:rsidR="003616DD" w:rsidRPr="003616DD">
        <w:rPr>
          <w:rFonts w:ascii="Calibri" w:hAnsi="Calibri" w:cs="Calibri"/>
          <w:sz w:val="20"/>
          <w:szCs w:val="20"/>
        </w:rPr>
        <w:t xml:space="preserve">Phase 1, </w:t>
      </w:r>
      <w:r w:rsidR="003616DD" w:rsidRPr="003616DD">
        <w:rPr>
          <w:rFonts w:ascii="Calibri" w:hAnsi="Calibri" w:cs="Calibri"/>
          <w:b/>
          <w:bCs/>
          <w:sz w:val="20"/>
          <w:szCs w:val="20"/>
        </w:rPr>
        <w:t>Elavon may, by written notice within 30 days of receipt of the second month’s performance report, elect to convert the term to three (3) years</w:t>
      </w:r>
      <w:r w:rsidR="003616DD" w:rsidRPr="003616DD">
        <w:rPr>
          <w:rFonts w:ascii="Calibri" w:hAnsi="Calibri" w:cs="Calibri"/>
          <w:sz w:val="20"/>
          <w:szCs w:val="20"/>
        </w:rPr>
        <w:t xml:space="preserve"> (the one-year committed period plus an additional two yea</w:t>
      </w:r>
      <w:commentRangeEnd w:id="84"/>
      <w:r w:rsidR="00F862D1">
        <w:rPr>
          <w:rStyle w:val="CommentReference"/>
        </w:rPr>
        <w:commentReference w:id="84"/>
      </w:r>
      <w:r w:rsidR="003616DD" w:rsidRPr="003616DD">
        <w:rPr>
          <w:rFonts w:ascii="Calibri" w:hAnsi="Calibri" w:cs="Calibri"/>
          <w:sz w:val="20"/>
          <w:szCs w:val="20"/>
        </w:rPr>
        <w:t xml:space="preserve">rs). </w:t>
      </w:r>
      <w:commentRangeStart w:id="85"/>
      <w:r w:rsidR="003616DD" w:rsidRPr="003616DD">
        <w:rPr>
          <w:rFonts w:ascii="Calibri" w:hAnsi="Calibri" w:cs="Calibri"/>
          <w:sz w:val="20"/>
          <w:szCs w:val="20"/>
        </w:rPr>
        <w:t xml:space="preserve">Fees remain as set out in </w:t>
      </w:r>
      <w:r w:rsidR="003616DD" w:rsidRPr="003616DD">
        <w:rPr>
          <w:rFonts w:ascii="Calibri" w:hAnsi="Calibri" w:cs="Calibri"/>
          <w:b/>
          <w:bCs/>
          <w:sz w:val="20"/>
          <w:szCs w:val="20"/>
        </w:rPr>
        <w:t>Appendix C</w:t>
      </w:r>
      <w:r w:rsidR="003616DD" w:rsidRPr="003616DD">
        <w:rPr>
          <w:rFonts w:ascii="Calibri" w:hAnsi="Calibri" w:cs="Calibri"/>
          <w:sz w:val="20"/>
          <w:szCs w:val="20"/>
        </w:rPr>
        <w:t>, unless varied by mutual written agreement.</w:t>
      </w:r>
      <w:commentRangeEnd w:id="85"/>
      <w:r w:rsidR="006A5195">
        <w:rPr>
          <w:rStyle w:val="CommentReference"/>
        </w:rPr>
        <w:commentReference w:id="85"/>
      </w:r>
      <w:ins w:id="86" w:author="David Sant" w:date="2025-12-01T14:24:00Z" w16du:dateUtc="2025-12-01T14:24:00Z">
        <w:r w:rsidR="006A6F49">
          <w:rPr>
            <w:rFonts w:ascii="Calibri" w:hAnsi="Calibri" w:cs="Calibri"/>
            <w:sz w:val="20"/>
            <w:szCs w:val="20"/>
          </w:rPr>
          <w:t xml:space="preserve">  </w:t>
        </w:r>
      </w:ins>
    </w:p>
    <w:p w14:paraId="38232F41" w14:textId="13E97962" w:rsidR="00EF11CB" w:rsidRPr="00EF11CB" w:rsidRDefault="00EF11CB">
      <w:pPr>
        <w:rPr>
          <w:ins w:id="87" w:author="Ostermann, Peter" w:date="2025-10-01T10:34:00Z"/>
          <w:rFonts w:ascii="Calibri" w:hAnsi="Calibri" w:cs="Calibri"/>
          <w:sz w:val="20"/>
          <w:szCs w:val="20"/>
          <w:lang w:val="en-US"/>
          <w:rPrChange w:id="88" w:author="Ostermann, Peter" w:date="2025-10-01T10:34:00Z" w16du:dateUtc="2025-10-01T08:34:00Z">
            <w:rPr>
              <w:ins w:id="89" w:author="Ostermann, Peter" w:date="2025-10-01T10:34:00Z"/>
              <w:rFonts w:ascii="Calibri" w:hAnsi="Calibri" w:cs="Calibri"/>
              <w:sz w:val="20"/>
              <w:szCs w:val="20"/>
              <w:lang w:val="de-DE"/>
            </w:rPr>
          </w:rPrChange>
        </w:rPr>
        <w:pPrChange w:id="90" w:author="Ostermann, Peter" w:date="2025-10-01T10:34:00Z" w16du:dateUtc="2025-10-01T08:34:00Z">
          <w:pPr>
            <w:numPr>
              <w:numId w:val="30"/>
            </w:numPr>
            <w:tabs>
              <w:tab w:val="num" w:pos="720"/>
            </w:tabs>
            <w:ind w:left="720" w:hanging="360"/>
          </w:pPr>
        </w:pPrChange>
      </w:pPr>
      <w:ins w:id="91" w:author="Ostermann, Peter" w:date="2025-10-01T10:34:00Z">
        <w:r w:rsidRPr="00EF11CB">
          <w:rPr>
            <w:rFonts w:ascii="Calibri" w:hAnsi="Calibri" w:cs="Calibri"/>
            <w:b/>
            <w:bCs/>
            <w:sz w:val="20"/>
            <w:szCs w:val="20"/>
            <w:lang w:val="en-US"/>
            <w:rPrChange w:id="92" w:author="Ostermann, Peter" w:date="2025-10-01T10:34:00Z" w16du:dateUtc="2025-10-01T08:34:00Z">
              <w:rPr>
                <w:rFonts w:ascii="Calibri" w:hAnsi="Calibri" w:cs="Calibri"/>
                <w:b/>
                <w:bCs/>
                <w:sz w:val="20"/>
                <w:szCs w:val="20"/>
                <w:lang w:val="de-DE"/>
              </w:rPr>
            </w:rPrChange>
          </w:rPr>
          <w:t>Termination for Convenience</w:t>
        </w:r>
        <w:r w:rsidRPr="00EF11CB">
          <w:rPr>
            <w:rFonts w:ascii="Calibri" w:hAnsi="Calibri" w:cs="Calibri"/>
            <w:sz w:val="20"/>
            <w:szCs w:val="20"/>
            <w:lang w:val="en-US"/>
            <w:rPrChange w:id="93" w:author="Ostermann, Peter" w:date="2025-10-01T10:34:00Z" w16du:dateUtc="2025-10-01T08:34:00Z">
              <w:rPr>
                <w:rFonts w:ascii="Calibri" w:hAnsi="Calibri" w:cs="Calibri"/>
                <w:sz w:val="20"/>
                <w:szCs w:val="20"/>
                <w:lang w:val="de-DE"/>
              </w:rPr>
            </w:rPrChange>
          </w:rPr>
          <w:t xml:space="preserve">: Either party may terminate this Agreement for convenience after a period of twenty-four (24) months from the Effective Date by providing ninety (90) days' written notice to the other party. In the event of termination under this clause, the Service Provider shall be entitled to payment for all services rendered up to the date of </w:t>
        </w:r>
        <w:commentRangeStart w:id="94"/>
        <w:r w:rsidRPr="00EF11CB">
          <w:rPr>
            <w:rFonts w:ascii="Calibri" w:hAnsi="Calibri" w:cs="Calibri"/>
            <w:sz w:val="20"/>
            <w:szCs w:val="20"/>
            <w:lang w:val="en-US"/>
            <w:rPrChange w:id="95" w:author="Ostermann, Peter" w:date="2025-10-01T10:34:00Z" w16du:dateUtc="2025-10-01T08:34:00Z">
              <w:rPr>
                <w:rFonts w:ascii="Calibri" w:hAnsi="Calibri" w:cs="Calibri"/>
                <w:sz w:val="20"/>
                <w:szCs w:val="20"/>
                <w:lang w:val="de-DE"/>
              </w:rPr>
            </w:rPrChange>
          </w:rPr>
          <w:t>termination</w:t>
        </w:r>
      </w:ins>
      <w:commentRangeEnd w:id="94"/>
      <w:ins w:id="96" w:author="Ostermann, Peter" w:date="2025-10-01T10:35:00Z" w16du:dateUtc="2025-10-01T08:35:00Z">
        <w:r w:rsidR="00EC485E">
          <w:rPr>
            <w:rStyle w:val="CommentReference"/>
          </w:rPr>
          <w:commentReference w:id="94"/>
        </w:r>
      </w:ins>
      <w:ins w:id="97" w:author="Ostermann, Peter" w:date="2025-10-01T10:34:00Z">
        <w:r w:rsidRPr="00EF11CB">
          <w:rPr>
            <w:rFonts w:ascii="Calibri" w:hAnsi="Calibri" w:cs="Calibri"/>
            <w:sz w:val="20"/>
            <w:szCs w:val="20"/>
            <w:lang w:val="en-US"/>
            <w:rPrChange w:id="98" w:author="Ostermann, Peter" w:date="2025-10-01T10:34:00Z" w16du:dateUtc="2025-10-01T08:34:00Z">
              <w:rPr>
                <w:rFonts w:ascii="Calibri" w:hAnsi="Calibri" w:cs="Calibri"/>
                <w:sz w:val="20"/>
                <w:szCs w:val="20"/>
                <w:lang w:val="de-DE"/>
              </w:rPr>
            </w:rPrChange>
          </w:rPr>
          <w:t>.</w:t>
        </w:r>
      </w:ins>
    </w:p>
    <w:p w14:paraId="4445D602" w14:textId="77777777" w:rsidR="00EF11CB" w:rsidRPr="00EF11CB" w:rsidRDefault="00EF11CB" w:rsidP="0070124B">
      <w:pPr>
        <w:rPr>
          <w:rFonts w:ascii="Calibri" w:hAnsi="Calibri" w:cs="Calibri"/>
          <w:sz w:val="20"/>
          <w:szCs w:val="20"/>
          <w:lang w:val="en-US"/>
          <w:rPrChange w:id="99" w:author="Ostermann, Peter" w:date="2025-10-01T10:34:00Z" w16du:dateUtc="2025-10-01T08:34:00Z">
            <w:rPr>
              <w:rFonts w:ascii="Calibri" w:hAnsi="Calibri" w:cs="Calibri"/>
              <w:sz w:val="20"/>
              <w:szCs w:val="20"/>
            </w:rPr>
          </w:rPrChange>
        </w:rPr>
      </w:pPr>
    </w:p>
    <w:p w14:paraId="44BA0A0C" w14:textId="7EA77FF3" w:rsidR="0070124B" w:rsidRPr="0070124B" w:rsidRDefault="0070124B" w:rsidP="0070124B">
      <w:pPr>
        <w:rPr>
          <w:rFonts w:ascii="Calibri" w:hAnsi="Calibri" w:cs="Calibri"/>
          <w:sz w:val="20"/>
          <w:szCs w:val="20"/>
        </w:rPr>
      </w:pPr>
      <w:r w:rsidRPr="0070124B">
        <w:rPr>
          <w:rFonts w:ascii="Calibri" w:hAnsi="Calibri" w:cs="Calibri"/>
          <w:b/>
          <w:bCs/>
          <w:sz w:val="20"/>
          <w:szCs w:val="20"/>
        </w:rPr>
        <w:t>12.6 Renewal</w:t>
      </w:r>
      <w:r w:rsidRPr="0070124B">
        <w:rPr>
          <w:rFonts w:ascii="Calibri" w:hAnsi="Calibri" w:cs="Calibri"/>
          <w:sz w:val="20"/>
          <w:szCs w:val="20"/>
        </w:rPr>
        <w:br/>
        <w:t xml:space="preserve">At the end of the three-year term, this SOW renews automatically for successive one-year periods unless either party provides </w:t>
      </w:r>
      <w:r w:rsidRPr="0070124B">
        <w:rPr>
          <w:rFonts w:ascii="Calibri" w:hAnsi="Calibri" w:cs="Calibri"/>
          <w:b/>
          <w:bCs/>
          <w:sz w:val="20"/>
          <w:szCs w:val="20"/>
        </w:rPr>
        <w:t>90 days’ written notice</w:t>
      </w:r>
      <w:r w:rsidRPr="0070124B">
        <w:rPr>
          <w:rFonts w:ascii="Calibri" w:hAnsi="Calibri" w:cs="Calibri"/>
          <w:sz w:val="20"/>
          <w:szCs w:val="20"/>
        </w:rPr>
        <w:t xml:space="preserve"> prior to a renewal date.</w:t>
      </w:r>
    </w:p>
    <w:p w14:paraId="30872836" w14:textId="77777777" w:rsidR="009610BD" w:rsidRDefault="009610BD" w:rsidP="0070124B">
      <w:pPr>
        <w:rPr>
          <w:rFonts w:ascii="Calibri" w:hAnsi="Calibri" w:cs="Calibri"/>
          <w:b/>
          <w:bCs/>
          <w:sz w:val="20"/>
          <w:szCs w:val="20"/>
        </w:rPr>
      </w:pPr>
    </w:p>
    <w:p w14:paraId="638CA688" w14:textId="145F8BE9"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13. Confidentiality &amp; Compliance</w:t>
      </w:r>
    </w:p>
    <w:p w14:paraId="25DD95E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Both parties agree to maintain confidentiality and comply with all applicable regulatory and compliance requirements.</w:t>
      </w:r>
    </w:p>
    <w:p w14:paraId="0C95B9D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14. Signatures</w:t>
      </w:r>
    </w:p>
    <w:p w14:paraId="67081419" w14:textId="42798712"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For </w:t>
      </w:r>
      <w:proofErr w:type="spellStart"/>
      <w:r w:rsidRPr="0070124B">
        <w:rPr>
          <w:rFonts w:ascii="Calibri" w:hAnsi="Calibri" w:cs="Calibri"/>
          <w:sz w:val="20"/>
          <w:szCs w:val="20"/>
        </w:rPr>
        <w:t>Wiseflow</w:t>
      </w:r>
      <w:proofErr w:type="spellEnd"/>
      <w:r w:rsidRPr="0070124B">
        <w:rPr>
          <w:rFonts w:ascii="Calibri" w:hAnsi="Calibri" w:cs="Calibri"/>
          <w:sz w:val="20"/>
          <w:szCs w:val="20"/>
        </w:rPr>
        <w:t>:</w:t>
      </w:r>
      <w:r w:rsidRPr="0070124B">
        <w:rPr>
          <w:rFonts w:ascii="Calibri" w:hAnsi="Calibri" w:cs="Calibri"/>
          <w:sz w:val="20"/>
          <w:szCs w:val="20"/>
        </w:rPr>
        <w:br/>
        <w:t>Name: Teresa Byrne</w:t>
      </w:r>
      <w:r w:rsidRPr="0070124B">
        <w:rPr>
          <w:rFonts w:ascii="Calibri" w:hAnsi="Calibri" w:cs="Calibri"/>
          <w:sz w:val="20"/>
          <w:szCs w:val="20"/>
        </w:rPr>
        <w:br/>
        <w:t>Title: Director</w:t>
      </w:r>
      <w:r w:rsidRPr="0070124B">
        <w:rPr>
          <w:rFonts w:ascii="Calibri" w:hAnsi="Calibri" w:cs="Calibri"/>
          <w:sz w:val="20"/>
          <w:szCs w:val="20"/>
        </w:rPr>
        <w:br/>
        <w:t xml:space="preserve">Date: </w:t>
      </w:r>
    </w:p>
    <w:p w14:paraId="3BF7E17E"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For Elavon:</w:t>
      </w:r>
      <w:r w:rsidRPr="0070124B">
        <w:rPr>
          <w:rFonts w:ascii="Calibri" w:hAnsi="Calibri" w:cs="Calibri"/>
          <w:sz w:val="20"/>
          <w:szCs w:val="20"/>
        </w:rPr>
        <w:br/>
        <w:t>Name:</w:t>
      </w:r>
      <w:r w:rsidRPr="0070124B">
        <w:rPr>
          <w:rFonts w:ascii="Calibri" w:hAnsi="Calibri" w:cs="Calibri"/>
          <w:sz w:val="20"/>
          <w:szCs w:val="20"/>
        </w:rPr>
        <w:br/>
        <w:t>Title:</w:t>
      </w:r>
      <w:r w:rsidRPr="0070124B">
        <w:rPr>
          <w:rFonts w:ascii="Calibri" w:hAnsi="Calibri" w:cs="Calibri"/>
          <w:sz w:val="20"/>
          <w:szCs w:val="20"/>
        </w:rPr>
        <w:br/>
        <w:t>Date:</w:t>
      </w:r>
    </w:p>
    <w:p w14:paraId="5ECD9A00" w14:textId="743D0004" w:rsidR="00466E97" w:rsidRDefault="00466E97">
      <w:pPr>
        <w:rPr>
          <w:rFonts w:ascii="Calibri" w:hAnsi="Calibri" w:cs="Calibri"/>
          <w:sz w:val="20"/>
          <w:szCs w:val="20"/>
        </w:rPr>
      </w:pPr>
      <w:r>
        <w:rPr>
          <w:rFonts w:ascii="Calibri" w:hAnsi="Calibri" w:cs="Calibri"/>
          <w:sz w:val="20"/>
          <w:szCs w:val="20"/>
        </w:rPr>
        <w:br w:type="page"/>
      </w:r>
    </w:p>
    <w:p w14:paraId="037BF9F0" w14:textId="2C09AAD0" w:rsidR="003903B2" w:rsidRPr="00E660B7" w:rsidRDefault="0054119A" w:rsidP="0054119A">
      <w:pPr>
        <w:rPr>
          <w:rFonts w:ascii="Calibri" w:hAnsi="Calibri" w:cs="Calibri"/>
          <w:b/>
          <w:bCs/>
          <w:sz w:val="20"/>
          <w:szCs w:val="20"/>
          <w:lang w:val="fr-FR"/>
          <w:rPrChange w:id="100"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1" w:author="David Sant" w:date="2025-11-25T10:23:00Z" w16du:dateUtc="2025-11-25T10:23:00Z">
            <w:rPr>
              <w:rFonts w:ascii="Calibri" w:hAnsi="Calibri" w:cs="Calibri"/>
              <w:b/>
              <w:bCs/>
              <w:sz w:val="20"/>
              <w:szCs w:val="20"/>
            </w:rPr>
          </w:rPrChange>
        </w:rPr>
        <w:t xml:space="preserve">Appendix </w:t>
      </w:r>
    </w:p>
    <w:p w14:paraId="212397CE" w14:textId="12352EF8" w:rsidR="009B208D" w:rsidRPr="00E660B7" w:rsidRDefault="009B208D" w:rsidP="003903B2">
      <w:pPr>
        <w:rPr>
          <w:rFonts w:ascii="Calibri" w:hAnsi="Calibri" w:cs="Calibri"/>
          <w:b/>
          <w:bCs/>
          <w:sz w:val="20"/>
          <w:szCs w:val="20"/>
          <w:lang w:val="fr-FR"/>
          <w:rPrChange w:id="102"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3" w:author="David Sant" w:date="2025-11-25T10:23:00Z" w16du:dateUtc="2025-11-25T10:23:00Z">
            <w:rPr>
              <w:rFonts w:ascii="Calibri" w:hAnsi="Calibri" w:cs="Calibri"/>
              <w:b/>
              <w:bCs/>
              <w:sz w:val="20"/>
              <w:szCs w:val="20"/>
            </w:rPr>
          </w:rPrChange>
        </w:rPr>
        <w:t>Appendix A – Technology Scope Document</w:t>
      </w:r>
    </w:p>
    <w:sdt>
      <w:sdtPr>
        <w:rPr>
          <w:rFonts w:asciiTheme="minorHAnsi" w:eastAsiaTheme="minorHAnsi" w:hAnsiTheme="minorHAnsi" w:cstheme="minorBidi"/>
          <w:b w:val="0"/>
          <w:bCs w:val="0"/>
          <w:color w:val="auto"/>
          <w:kern w:val="2"/>
          <w:sz w:val="24"/>
          <w:szCs w:val="24"/>
          <w:lang w:val="en-GB"/>
          <w14:ligatures w14:val="standardContextual"/>
        </w:rPr>
        <w:id w:val="-1126309508"/>
        <w:docPartObj>
          <w:docPartGallery w:val="Table of Contents"/>
          <w:docPartUnique/>
        </w:docPartObj>
      </w:sdtPr>
      <w:sdtEndPr>
        <w:rPr>
          <w:rFonts w:ascii="Calibri" w:hAnsi="Calibri" w:cs="Calibri"/>
          <w:sz w:val="20"/>
          <w:szCs w:val="20"/>
        </w:rPr>
      </w:sdtEndPr>
      <w:sdtContent>
        <w:p w14:paraId="78731E86" w14:textId="77777777" w:rsidR="005C1A3A" w:rsidRPr="0073787F" w:rsidRDefault="005C1A3A" w:rsidP="005C1A3A">
          <w:pPr>
            <w:pStyle w:val="TOCHeading"/>
            <w:rPr>
              <w:rFonts w:ascii="Calibri" w:hAnsi="Calibri" w:cs="Calibri"/>
              <w:color w:val="auto"/>
              <w:sz w:val="20"/>
              <w:szCs w:val="20"/>
              <w:lang w:val="en-GB"/>
            </w:rPr>
          </w:pPr>
          <w:r w:rsidRPr="0073787F">
            <w:rPr>
              <w:rFonts w:ascii="Calibri" w:hAnsi="Calibri" w:cs="Calibri"/>
              <w:color w:val="auto"/>
              <w:sz w:val="20"/>
              <w:szCs w:val="20"/>
              <w:lang w:val="en-GB"/>
            </w:rPr>
            <w:t>Table of Contents</w:t>
          </w:r>
        </w:p>
        <w:p w14:paraId="7366EAEB" w14:textId="77777777" w:rsidR="005C1A3A" w:rsidRPr="0073787F" w:rsidRDefault="005C1A3A" w:rsidP="005C1A3A">
          <w:pPr>
            <w:pStyle w:val="TOC1"/>
            <w:tabs>
              <w:tab w:val="right" w:leader="dot" w:pos="9016"/>
            </w:tabs>
            <w:rPr>
              <w:rFonts w:ascii="Calibri" w:hAnsi="Calibri" w:cs="Calibri"/>
              <w:sz w:val="20"/>
              <w:szCs w:val="20"/>
              <w:lang w:val="en-GB"/>
            </w:rPr>
          </w:pPr>
          <w:r w:rsidRPr="0073787F">
            <w:rPr>
              <w:rFonts w:ascii="Calibri" w:hAnsi="Calibri" w:cs="Calibri"/>
              <w:b w:val="0"/>
              <w:bCs w:val="0"/>
              <w:sz w:val="20"/>
              <w:szCs w:val="20"/>
              <w:lang w:val="en-GB"/>
            </w:rPr>
            <w:fldChar w:fldCharType="begin"/>
          </w:r>
          <w:r w:rsidRPr="0073787F">
            <w:rPr>
              <w:rFonts w:ascii="Calibri" w:hAnsi="Calibri" w:cs="Calibri"/>
              <w:sz w:val="20"/>
              <w:szCs w:val="20"/>
              <w:lang w:val="en-GB"/>
            </w:rPr>
            <w:instrText xml:space="preserve"> TOC \o "1-3" \h \z \u </w:instrText>
          </w:r>
          <w:r w:rsidRPr="0073787F">
            <w:rPr>
              <w:rFonts w:ascii="Calibri" w:hAnsi="Calibri" w:cs="Calibri"/>
              <w:b w:val="0"/>
              <w:bCs w:val="0"/>
              <w:sz w:val="20"/>
              <w:szCs w:val="20"/>
              <w:lang w:val="en-GB"/>
            </w:rPr>
            <w:fldChar w:fldCharType="separate"/>
          </w:r>
          <w:hyperlink w:anchor="_Toc208908523" w:history="1">
            <w:r w:rsidRPr="0073787F">
              <w:rPr>
                <w:rStyle w:val="Hyperlink"/>
                <w:rFonts w:ascii="Calibri" w:hAnsi="Calibri" w:cs="Calibri"/>
                <w:color w:val="auto"/>
                <w:sz w:val="20"/>
                <w:szCs w:val="20"/>
                <w:lang w:val="en-GB"/>
              </w:rPr>
              <w:t>Elavon – Technology Scope</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_Toc208908523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4E4F3D7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4" w:history="1">
            <w:r w:rsidRPr="0073787F">
              <w:rPr>
                <w:rStyle w:val="Hyperlink"/>
                <w:rFonts w:ascii="Calibri" w:hAnsi="Calibri" w:cs="Calibri"/>
                <w:color w:val="auto"/>
                <w:sz w:val="20"/>
                <w:szCs w:val="20"/>
                <w:lang w:val="en-GB"/>
              </w:rPr>
              <w:t>Scope overview</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_Toc208908524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50F6076C"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5" w:history="1">
            <w:r w:rsidRPr="0073787F">
              <w:rPr>
                <w:rStyle w:val="Hyperlink"/>
                <w:rFonts w:ascii="Calibri" w:hAnsi="Calibri" w:cs="Calibri"/>
                <w:color w:val="auto"/>
                <w:sz w:val="20"/>
                <w:szCs w:val="20"/>
                <w:lang w:val="en-GB"/>
              </w:rPr>
              <w:t>Configuration Settings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_Toc208908525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2</w:t>
            </w:r>
            <w:r w:rsidRPr="0073787F">
              <w:rPr>
                <w:rFonts w:ascii="Calibri" w:hAnsi="Calibri" w:cs="Calibri"/>
                <w:webHidden/>
                <w:sz w:val="20"/>
                <w:szCs w:val="20"/>
                <w:lang w:val="en-GB"/>
              </w:rPr>
              <w:fldChar w:fldCharType="end"/>
            </w:r>
          </w:hyperlink>
        </w:p>
        <w:p w14:paraId="0987AA7B"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6" w:history="1">
            <w:r w:rsidRPr="0073787F">
              <w:rPr>
                <w:rStyle w:val="Hyperlink"/>
                <w:rFonts w:ascii="Calibri" w:hAnsi="Calibri" w:cs="Calibri"/>
                <w:color w:val="auto"/>
                <w:sz w:val="20"/>
                <w:szCs w:val="20"/>
                <w:lang w:val="en-GB"/>
              </w:rPr>
              <w:t>Customised Features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_Toc208908526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4</w:t>
            </w:r>
            <w:r w:rsidRPr="0073787F">
              <w:rPr>
                <w:rFonts w:ascii="Calibri" w:hAnsi="Calibri" w:cs="Calibri"/>
                <w:webHidden/>
                <w:sz w:val="20"/>
                <w:szCs w:val="20"/>
                <w:lang w:val="en-GB"/>
              </w:rPr>
              <w:fldChar w:fldCharType="end"/>
            </w:r>
          </w:hyperlink>
        </w:p>
        <w:p w14:paraId="34A3E7E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7" w:history="1">
            <w:r w:rsidRPr="0073787F">
              <w:rPr>
                <w:rStyle w:val="Hyperlink"/>
                <w:rFonts w:ascii="Calibri" w:hAnsi="Calibri" w:cs="Calibri"/>
                <w:color w:val="auto"/>
                <w:sz w:val="20"/>
                <w:szCs w:val="20"/>
                <w:lang w:val="en-GB"/>
              </w:rPr>
              <w:t>Third Party Applications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_Toc208908527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5</w:t>
            </w:r>
            <w:r w:rsidRPr="0073787F">
              <w:rPr>
                <w:rFonts w:ascii="Calibri" w:hAnsi="Calibri" w:cs="Calibri"/>
                <w:webHidden/>
                <w:sz w:val="20"/>
                <w:szCs w:val="20"/>
                <w:lang w:val="en-GB"/>
              </w:rPr>
              <w:fldChar w:fldCharType="end"/>
            </w:r>
          </w:hyperlink>
        </w:p>
        <w:p w14:paraId="0F04841A"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8" w:history="1">
            <w:r w:rsidRPr="0073787F">
              <w:rPr>
                <w:rStyle w:val="Hyperlink"/>
                <w:rFonts w:ascii="Calibri" w:hAnsi="Calibri" w:cs="Calibri"/>
                <w:color w:val="auto"/>
                <w:sz w:val="20"/>
                <w:szCs w:val="20"/>
                <w:lang w:val="en-GB"/>
              </w:rPr>
              <w:t>Recommended Setup</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_Toc208908528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6</w:t>
            </w:r>
            <w:r w:rsidRPr="0073787F">
              <w:rPr>
                <w:rFonts w:ascii="Calibri" w:hAnsi="Calibri" w:cs="Calibri"/>
                <w:webHidden/>
                <w:sz w:val="20"/>
                <w:szCs w:val="20"/>
                <w:lang w:val="en-GB"/>
              </w:rPr>
              <w:fldChar w:fldCharType="end"/>
            </w:r>
          </w:hyperlink>
        </w:p>
        <w:p w14:paraId="3B4CA499"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9" w:history="1">
            <w:r w:rsidRPr="0073787F">
              <w:rPr>
                <w:rStyle w:val="Hyperlink"/>
                <w:rFonts w:ascii="Calibri" w:hAnsi="Calibri" w:cs="Calibri"/>
                <w:color w:val="auto"/>
                <w:sz w:val="20"/>
                <w:szCs w:val="20"/>
                <w:lang w:val="en-GB"/>
              </w:rPr>
              <w:t>Pricing</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_Toc208908529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8</w:t>
            </w:r>
            <w:r w:rsidRPr="0073787F">
              <w:rPr>
                <w:rFonts w:ascii="Calibri" w:hAnsi="Calibri" w:cs="Calibri"/>
                <w:webHidden/>
                <w:sz w:val="20"/>
                <w:szCs w:val="20"/>
                <w:lang w:val="en-GB"/>
              </w:rPr>
              <w:fldChar w:fldCharType="end"/>
            </w:r>
          </w:hyperlink>
        </w:p>
        <w:p w14:paraId="317DF2AE" w14:textId="77777777" w:rsidR="009610BD" w:rsidRDefault="005C1A3A" w:rsidP="009610BD">
          <w:pPr>
            <w:rPr>
              <w:rFonts w:ascii="Calibri" w:hAnsi="Calibri" w:cs="Calibri"/>
              <w:sz w:val="20"/>
              <w:szCs w:val="20"/>
            </w:rPr>
          </w:pPr>
          <w:r w:rsidRPr="0073787F">
            <w:rPr>
              <w:rFonts w:ascii="Calibri" w:hAnsi="Calibri" w:cs="Calibri"/>
              <w:b/>
              <w:bCs/>
              <w:sz w:val="20"/>
              <w:szCs w:val="20"/>
            </w:rPr>
            <w:fldChar w:fldCharType="end"/>
          </w:r>
        </w:p>
      </w:sdtContent>
    </w:sdt>
    <w:bookmarkStart w:id="104" w:name="_Toc208908524" w:displacedByCustomXml="prev"/>
    <w:p w14:paraId="69CF5FA7" w14:textId="17479DD0" w:rsidR="009B71A8" w:rsidRPr="0073787F" w:rsidRDefault="009B71A8" w:rsidP="009B71A8">
      <w:pPr>
        <w:pStyle w:val="Heading2"/>
        <w:rPr>
          <w:rFonts w:ascii="Calibri" w:hAnsi="Calibri" w:cs="Calibri"/>
          <w:b/>
          <w:bCs/>
          <w:color w:val="auto"/>
          <w:sz w:val="20"/>
          <w:szCs w:val="20"/>
        </w:rPr>
      </w:pPr>
      <w:r w:rsidRPr="0073787F">
        <w:rPr>
          <w:rFonts w:ascii="Calibri" w:hAnsi="Calibri" w:cs="Calibri"/>
          <w:b/>
          <w:bCs/>
          <w:color w:val="auto"/>
          <w:sz w:val="20"/>
          <w:szCs w:val="20"/>
        </w:rPr>
        <w:t>Scope overview</w:t>
      </w:r>
      <w:bookmarkEnd w:id="104"/>
    </w:p>
    <w:p w14:paraId="291975BB" w14:textId="41776E7F" w:rsidR="009B71A8" w:rsidRDefault="00D4177E" w:rsidP="009B71A8">
      <w:pPr>
        <w:pStyle w:val="NoSpacing"/>
        <w:rPr>
          <w:rFonts w:ascii="Calibri" w:hAnsi="Calibri" w:cs="Calibri"/>
          <w:sz w:val="20"/>
          <w:szCs w:val="20"/>
          <w:lang w:val="en-GB"/>
        </w:rPr>
      </w:pPr>
      <w:r w:rsidRPr="00D4177E">
        <w:rPr>
          <w:rFonts w:ascii="Calibri" w:hAnsi="Calibri" w:cs="Calibri"/>
          <w:sz w:val="20"/>
          <w:szCs w:val="20"/>
          <w:lang w:val="en-GB"/>
        </w:rPr>
        <w:t xml:space="preserve">Elavon Enterprise Team will be adopting the </w:t>
      </w:r>
      <w:proofErr w:type="spellStart"/>
      <w:r w:rsidRPr="00D4177E">
        <w:rPr>
          <w:rFonts w:ascii="Calibri" w:hAnsi="Calibri" w:cs="Calibri"/>
          <w:sz w:val="20"/>
          <w:szCs w:val="20"/>
          <w:lang w:val="en-GB"/>
        </w:rPr>
        <w:t>Wiseflow</w:t>
      </w:r>
      <w:proofErr w:type="spellEnd"/>
      <w:r w:rsidRPr="00D4177E">
        <w:rPr>
          <w:rFonts w:ascii="Calibri" w:hAnsi="Calibri" w:cs="Calibri"/>
          <w:sz w:val="20"/>
          <w:szCs w:val="20"/>
          <w:lang w:val="en-GB"/>
        </w:rPr>
        <w:t xml:space="preserve"> platform to deliver </w:t>
      </w:r>
      <w:r w:rsidRPr="00D4177E">
        <w:rPr>
          <w:rFonts w:ascii="Calibri" w:hAnsi="Calibri" w:cs="Calibri"/>
          <w:b/>
          <w:bCs/>
          <w:sz w:val="20"/>
          <w:szCs w:val="20"/>
          <w:lang w:val="en-GB"/>
        </w:rPr>
        <w:t>Phase 1 – Marriott Initial Production Deployment</w:t>
      </w:r>
      <w:r w:rsidRPr="00D4177E">
        <w:rPr>
          <w:rFonts w:ascii="Calibri" w:hAnsi="Calibri" w:cs="Calibri"/>
          <w:sz w:val="20"/>
          <w:szCs w:val="20"/>
          <w:lang w:val="en-GB"/>
        </w:rPr>
        <w:t>. This phase will operate in a live production environment and will form the basis for evaluating success criteria set out in Appendix D</w:t>
      </w:r>
      <w:r>
        <w:rPr>
          <w:rFonts w:ascii="Calibri" w:hAnsi="Calibri" w:cs="Calibri"/>
          <w:sz w:val="20"/>
          <w:szCs w:val="20"/>
          <w:lang w:val="en-GB"/>
        </w:rPr>
        <w:t>.</w:t>
      </w:r>
    </w:p>
    <w:p w14:paraId="589B074C" w14:textId="77777777" w:rsidR="00D4177E" w:rsidRPr="0073787F" w:rsidRDefault="00D4177E" w:rsidP="009B71A8">
      <w:pPr>
        <w:pStyle w:val="NoSpacing"/>
        <w:rPr>
          <w:rFonts w:ascii="Calibri" w:hAnsi="Calibri" w:cs="Calibri"/>
          <w:sz w:val="20"/>
          <w:szCs w:val="20"/>
          <w:lang w:val="en-GB"/>
        </w:rPr>
      </w:pPr>
    </w:p>
    <w:p w14:paraId="50C652E9" w14:textId="5021490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purpose of </w:t>
      </w:r>
      <w:r w:rsidR="00204C93">
        <w:rPr>
          <w:rFonts w:ascii="Calibri" w:hAnsi="Calibri" w:cs="Calibri"/>
          <w:sz w:val="20"/>
          <w:szCs w:val="20"/>
          <w:lang w:val="en-GB"/>
        </w:rPr>
        <w:t>Phase 1</w:t>
      </w:r>
      <w:r w:rsidRPr="0073787F">
        <w:rPr>
          <w:rFonts w:ascii="Calibri" w:hAnsi="Calibri" w:cs="Calibri"/>
          <w:sz w:val="20"/>
          <w:szCs w:val="20"/>
          <w:lang w:val="en-GB"/>
        </w:rPr>
        <w:t xml:space="preserve"> is to design, configure, and deliver a production-ready onboarding solution that reflects the scope outlined below. While this initial phase is tailored specifically for Marriott hotels and their affiliates, we have also been informed of the broader requirements across Elavon’s Enterprise team and global business units.</w:t>
      </w:r>
    </w:p>
    <w:p w14:paraId="63679586" w14:textId="77777777" w:rsidR="009B71A8" w:rsidRPr="0073787F" w:rsidRDefault="009B71A8" w:rsidP="009B71A8">
      <w:pPr>
        <w:pStyle w:val="NoSpacing"/>
        <w:rPr>
          <w:rFonts w:ascii="Calibri" w:hAnsi="Calibri" w:cs="Calibri"/>
          <w:sz w:val="20"/>
          <w:szCs w:val="20"/>
          <w:lang w:val="en-GB"/>
        </w:rPr>
      </w:pPr>
    </w:p>
    <w:p w14:paraId="17E03091" w14:textId="2E6D7D60"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Accordingly, all features, </w:t>
      </w:r>
      <w:r w:rsidR="00285493" w:rsidRPr="0073787F">
        <w:rPr>
          <w:rFonts w:ascii="Calibri" w:hAnsi="Calibri" w:cs="Calibri"/>
          <w:sz w:val="20"/>
          <w:szCs w:val="20"/>
          <w:lang w:val="en-GB"/>
        </w:rPr>
        <w:t>customizations’</w:t>
      </w:r>
      <w:r w:rsidRPr="0073787F">
        <w:rPr>
          <w:rFonts w:ascii="Calibri" w:hAnsi="Calibri" w:cs="Calibri"/>
          <w:sz w:val="20"/>
          <w:szCs w:val="20"/>
          <w:lang w:val="en-GB"/>
        </w:rPr>
        <w:t xml:space="preserve">, integrations, and technology work carried out within this </w:t>
      </w:r>
      <w:r w:rsidR="00204C93">
        <w:rPr>
          <w:rFonts w:ascii="Calibri" w:hAnsi="Calibri" w:cs="Calibri"/>
          <w:sz w:val="20"/>
          <w:szCs w:val="20"/>
          <w:lang w:val="en-GB"/>
        </w:rPr>
        <w:t xml:space="preserve">phase </w:t>
      </w:r>
      <w:r w:rsidRPr="0073787F">
        <w:rPr>
          <w:rFonts w:ascii="Calibri" w:hAnsi="Calibri" w:cs="Calibri"/>
          <w:sz w:val="20"/>
          <w:szCs w:val="20"/>
          <w:lang w:val="en-GB"/>
        </w:rPr>
        <w:t>will be architected with scalability in mind—ensuring a streamlined future rollout across additional regions and minimising duplication of effort and cost.</w:t>
      </w:r>
    </w:p>
    <w:p w14:paraId="0EB3D9F5" w14:textId="77777777" w:rsidR="009B71A8" w:rsidRPr="0073787F" w:rsidRDefault="009B71A8" w:rsidP="009B71A8">
      <w:pPr>
        <w:pStyle w:val="NoSpacing"/>
        <w:rPr>
          <w:rFonts w:ascii="Calibri" w:hAnsi="Calibri" w:cs="Calibri"/>
          <w:sz w:val="20"/>
          <w:szCs w:val="20"/>
          <w:lang w:val="en-GB"/>
        </w:rPr>
      </w:pPr>
    </w:p>
    <w:p w14:paraId="24BD5716"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Scope Areas:</w:t>
      </w:r>
    </w:p>
    <w:p w14:paraId="0EC29A9F"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Marriott-specific onboarding journey for the onboarding of Marriott hotels and affiliated entities.</w:t>
      </w:r>
    </w:p>
    <w:p w14:paraId="5AB27F01" w14:textId="75002DFD"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Jurisdiction-specific flows (initially UK &amp; EU markets, see table in </w:t>
      </w:r>
      <w:r w:rsidR="00B72717" w:rsidRPr="0073787F">
        <w:rPr>
          <w:rFonts w:ascii="Calibri" w:hAnsi="Calibri" w:cs="Calibri"/>
          <w:sz w:val="20"/>
          <w:szCs w:val="20"/>
          <w:lang w:val="en-GB"/>
        </w:rPr>
        <w:t>configuration</w:t>
      </w:r>
      <w:r w:rsidRPr="0073787F">
        <w:rPr>
          <w:rFonts w:ascii="Calibri" w:hAnsi="Calibri" w:cs="Calibri"/>
          <w:sz w:val="20"/>
          <w:szCs w:val="20"/>
          <w:lang w:val="en-GB"/>
        </w:rPr>
        <w:t xml:space="preserve"> settings for full breakdown)</w:t>
      </w:r>
    </w:p>
    <w:p w14:paraId="0CBF40E1"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Rule-based logic for jurisdictional, regulatory, and compliance-driven decisioning.</w:t>
      </w:r>
    </w:p>
    <w:p w14:paraId="2028A05A" w14:textId="6A04CAB9"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Pre-risk screening embedded into the onboarding process to </w:t>
      </w:r>
      <w:ins w:id="105" w:author="David Sant" w:date="2025-11-26T09:39:00Z" w16du:dateUtc="2025-11-26T09:39:00Z">
        <w:r w:rsidR="00D11E5C">
          <w:rPr>
            <w:rFonts w:ascii="Calibri" w:hAnsi="Calibri" w:cs="Calibri"/>
            <w:sz w:val="20"/>
            <w:szCs w:val="20"/>
            <w:lang w:val="en-GB"/>
          </w:rPr>
          <w:t>allow Elavon to meet</w:t>
        </w:r>
      </w:ins>
      <w:del w:id="106" w:author="David Sant" w:date="2025-11-26T09:40:00Z" w16du:dateUtc="2025-11-26T09:40:00Z">
        <w:r w:rsidRPr="0073787F" w:rsidDel="00D11E5C">
          <w:rPr>
            <w:rFonts w:ascii="Calibri" w:hAnsi="Calibri" w:cs="Calibri"/>
            <w:sz w:val="20"/>
            <w:szCs w:val="20"/>
            <w:lang w:val="en-GB"/>
          </w:rPr>
          <w:delText>ensure</w:delText>
        </w:r>
      </w:del>
      <w:ins w:id="107" w:author="David Sant" w:date="2025-11-26T09:40:00Z" w16du:dateUtc="2025-11-26T09:40:00Z">
        <w:r w:rsidR="00D11E5C">
          <w:rPr>
            <w:rFonts w:ascii="Calibri" w:hAnsi="Calibri" w:cs="Calibri"/>
            <w:sz w:val="20"/>
            <w:szCs w:val="20"/>
            <w:lang w:val="en-GB"/>
          </w:rPr>
          <w:t xml:space="preserve"> its</w:t>
        </w:r>
      </w:ins>
      <w:r w:rsidRPr="0073787F">
        <w:rPr>
          <w:rFonts w:ascii="Calibri" w:hAnsi="Calibri" w:cs="Calibri"/>
          <w:sz w:val="20"/>
          <w:szCs w:val="20"/>
          <w:lang w:val="en-GB"/>
        </w:rPr>
        <w:t xml:space="preserve"> compliance </w:t>
      </w:r>
      <w:ins w:id="108" w:author="David Sant" w:date="2025-11-26T09:40:00Z" w16du:dateUtc="2025-11-26T09:40:00Z">
        <w:r w:rsidR="00D11E5C">
          <w:rPr>
            <w:rFonts w:ascii="Calibri" w:hAnsi="Calibri" w:cs="Calibri"/>
            <w:sz w:val="20"/>
            <w:szCs w:val="20"/>
            <w:lang w:val="en-GB"/>
          </w:rPr>
          <w:t xml:space="preserve">requirements </w:t>
        </w:r>
      </w:ins>
      <w:r w:rsidRPr="0073787F">
        <w:rPr>
          <w:rFonts w:ascii="Calibri" w:hAnsi="Calibri" w:cs="Calibri"/>
          <w:sz w:val="20"/>
          <w:szCs w:val="20"/>
          <w:lang w:val="en-GB"/>
        </w:rPr>
        <w:t>and operational efficiency.</w:t>
      </w:r>
    </w:p>
    <w:p w14:paraId="519C6167" w14:textId="77777777" w:rsidR="009B71A8" w:rsidRPr="0073787F" w:rsidRDefault="009B71A8" w:rsidP="009B71A8">
      <w:pPr>
        <w:pStyle w:val="Heading2"/>
        <w:rPr>
          <w:rFonts w:ascii="Calibri" w:hAnsi="Calibri" w:cs="Calibri"/>
          <w:color w:val="auto"/>
          <w:sz w:val="20"/>
          <w:szCs w:val="20"/>
        </w:rPr>
      </w:pPr>
      <w:bookmarkStart w:id="109" w:name="_Toc208908525"/>
      <w:r w:rsidRPr="0073787F">
        <w:rPr>
          <w:rFonts w:ascii="Calibri" w:hAnsi="Calibri" w:cs="Calibri"/>
          <w:color w:val="auto"/>
          <w:sz w:val="20"/>
          <w:szCs w:val="20"/>
        </w:rPr>
        <w:t>Configuration Settings</w:t>
      </w:r>
      <w:bookmarkEnd w:id="109"/>
    </w:p>
    <w:p w14:paraId="77519BE9" w14:textId="0E2C1ADF"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platform will be deployed and configured to meet Elavon’s security, compliance, and performance standards</w:t>
      </w:r>
      <w:ins w:id="110" w:author="David Sant" w:date="2025-11-26T09:38:00Z" w16du:dateUtc="2025-11-26T09:38:00Z">
        <w:r w:rsidR="00073430">
          <w:rPr>
            <w:rFonts w:ascii="Calibri" w:hAnsi="Calibri" w:cs="Calibri"/>
            <w:sz w:val="20"/>
            <w:szCs w:val="20"/>
            <w:lang w:val="en-GB"/>
          </w:rPr>
          <w:t xml:space="preserve"> which </w:t>
        </w:r>
        <w:r w:rsidR="00BA14BA">
          <w:rPr>
            <w:rFonts w:ascii="Calibri" w:hAnsi="Calibri" w:cs="Calibri"/>
            <w:sz w:val="20"/>
            <w:szCs w:val="20"/>
            <w:lang w:val="en-GB"/>
          </w:rPr>
          <w:t>are</w:t>
        </w:r>
        <w:r w:rsidR="00073430">
          <w:rPr>
            <w:rFonts w:ascii="Calibri" w:hAnsi="Calibri" w:cs="Calibri"/>
            <w:sz w:val="20"/>
            <w:szCs w:val="20"/>
            <w:lang w:val="en-GB"/>
          </w:rPr>
          <w:t xml:space="preserve"> set out </w:t>
        </w:r>
        <w:r w:rsidR="00BA14BA">
          <w:rPr>
            <w:rFonts w:ascii="Calibri" w:hAnsi="Calibri" w:cs="Calibri"/>
            <w:sz w:val="20"/>
            <w:szCs w:val="20"/>
            <w:lang w:val="en-GB"/>
          </w:rPr>
          <w:t xml:space="preserve">in full </w:t>
        </w:r>
        <w:r w:rsidR="00073430">
          <w:rPr>
            <w:rFonts w:ascii="Calibri" w:hAnsi="Calibri" w:cs="Calibri"/>
            <w:sz w:val="20"/>
            <w:szCs w:val="20"/>
            <w:lang w:val="en-GB"/>
          </w:rPr>
          <w:t>below</w:t>
        </w:r>
      </w:ins>
      <w:r w:rsidRPr="0073787F">
        <w:rPr>
          <w:rFonts w:ascii="Calibri" w:hAnsi="Calibri" w:cs="Calibri"/>
          <w:sz w:val="20"/>
          <w:szCs w:val="20"/>
          <w:lang w:val="en-GB"/>
        </w:rPr>
        <w:t>. The following baseline configuration settings will apply:</w:t>
      </w:r>
    </w:p>
    <w:p w14:paraId="10D71E47" w14:textId="77777777" w:rsidR="009B71A8" w:rsidRPr="0073787F" w:rsidRDefault="009B71A8" w:rsidP="009B71A8">
      <w:pPr>
        <w:rPr>
          <w:rFonts w:ascii="Calibri" w:hAnsi="Calibri" w:cs="Calibri"/>
          <w:sz w:val="20"/>
          <w:szCs w:val="20"/>
        </w:rPr>
      </w:pPr>
    </w:p>
    <w:tbl>
      <w:tblPr>
        <w:tblStyle w:val="TableGrid"/>
        <w:tblW w:w="0" w:type="auto"/>
        <w:tblLayout w:type="fixed"/>
        <w:tblLook w:val="04A0" w:firstRow="1" w:lastRow="0" w:firstColumn="1" w:lastColumn="0" w:noHBand="0" w:noVBand="1"/>
      </w:tblPr>
      <w:tblGrid>
        <w:gridCol w:w="2129"/>
        <w:gridCol w:w="5804"/>
        <w:gridCol w:w="2268"/>
      </w:tblGrid>
      <w:tr w:rsidR="009B71A8" w:rsidRPr="0073787F" w14:paraId="74079044" w14:textId="77777777" w:rsidTr="00FC1E06">
        <w:tc>
          <w:tcPr>
            <w:tcW w:w="2129" w:type="dxa"/>
          </w:tcPr>
          <w:p w14:paraId="27B13B2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Setting</w:t>
            </w:r>
          </w:p>
        </w:tc>
        <w:tc>
          <w:tcPr>
            <w:tcW w:w="5804" w:type="dxa"/>
          </w:tcPr>
          <w:p w14:paraId="5537D55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Description</w:t>
            </w:r>
          </w:p>
        </w:tc>
        <w:tc>
          <w:tcPr>
            <w:tcW w:w="2268" w:type="dxa"/>
          </w:tcPr>
          <w:p w14:paraId="5A01041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Value</w:t>
            </w:r>
          </w:p>
        </w:tc>
      </w:tr>
      <w:tr w:rsidR="009B71A8" w:rsidRPr="0073787F" w14:paraId="3571FF1C" w14:textId="77777777" w:rsidTr="00FC1E06">
        <w:tc>
          <w:tcPr>
            <w:tcW w:w="2129" w:type="dxa"/>
          </w:tcPr>
          <w:p w14:paraId="613688B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Multi-tenanted</w:t>
            </w:r>
          </w:p>
        </w:tc>
        <w:tc>
          <w:tcPr>
            <w:tcW w:w="5804" w:type="dxa"/>
          </w:tcPr>
          <w:p w14:paraId="0427089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is multi-tenanted between jurisdictions.</w:t>
            </w:r>
          </w:p>
        </w:tc>
        <w:tc>
          <w:tcPr>
            <w:tcW w:w="2268" w:type="dxa"/>
          </w:tcPr>
          <w:p w14:paraId="6880EF8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3AA63877" w14:textId="77777777" w:rsidTr="00FC1E06">
        <w:tc>
          <w:tcPr>
            <w:tcW w:w="2129" w:type="dxa"/>
          </w:tcPr>
          <w:p w14:paraId="7154B2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VPC-isolated</w:t>
            </w:r>
          </w:p>
        </w:tc>
        <w:tc>
          <w:tcPr>
            <w:tcW w:w="5804" w:type="dxa"/>
          </w:tcPr>
          <w:p w14:paraId="5957B16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has isolated VPC instances for client.</w:t>
            </w:r>
          </w:p>
        </w:tc>
        <w:tc>
          <w:tcPr>
            <w:tcW w:w="2268" w:type="dxa"/>
          </w:tcPr>
          <w:p w14:paraId="143E71F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6ACAD1CA" w14:textId="77777777" w:rsidTr="00FC1E06">
        <w:tc>
          <w:tcPr>
            <w:tcW w:w="2129" w:type="dxa"/>
          </w:tcPr>
          <w:p w14:paraId="15D1081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Hosting-region(s)</w:t>
            </w:r>
          </w:p>
        </w:tc>
        <w:tc>
          <w:tcPr>
            <w:tcW w:w="5804" w:type="dxa"/>
          </w:tcPr>
          <w:p w14:paraId="0F314D6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The region(s) where instance, networks, database and application </w:t>
            </w:r>
            <w:proofErr w:type="gramStart"/>
            <w:r w:rsidRPr="0073787F">
              <w:rPr>
                <w:rFonts w:ascii="Calibri" w:hAnsi="Calibri" w:cs="Calibri"/>
                <w:sz w:val="20"/>
                <w:szCs w:val="20"/>
              </w:rPr>
              <w:t>is</w:t>
            </w:r>
            <w:proofErr w:type="gramEnd"/>
            <w:r w:rsidRPr="0073787F">
              <w:rPr>
                <w:rFonts w:ascii="Calibri" w:hAnsi="Calibri" w:cs="Calibri"/>
                <w:sz w:val="20"/>
                <w:szCs w:val="20"/>
              </w:rPr>
              <w:t xml:space="preserve"> hosted.</w:t>
            </w:r>
          </w:p>
        </w:tc>
        <w:tc>
          <w:tcPr>
            <w:tcW w:w="2268" w:type="dxa"/>
          </w:tcPr>
          <w:p w14:paraId="71732E7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eu-west-2 (London)</w:t>
            </w:r>
          </w:p>
        </w:tc>
      </w:tr>
      <w:tr w:rsidR="009B71A8" w:rsidRPr="0073787F" w14:paraId="1FFEE61B" w14:textId="77777777" w:rsidTr="00FC1E06">
        <w:tc>
          <w:tcPr>
            <w:tcW w:w="2129" w:type="dxa"/>
          </w:tcPr>
          <w:p w14:paraId="01DF19B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ECS Deployment</w:t>
            </w:r>
          </w:p>
        </w:tc>
        <w:tc>
          <w:tcPr>
            <w:tcW w:w="5804" w:type="dxa"/>
          </w:tcPr>
          <w:p w14:paraId="66EA212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and microservices are containerised and orchestrated via Amazon ECS (</w:t>
            </w:r>
            <w:proofErr w:type="spellStart"/>
            <w:r w:rsidRPr="0073787F">
              <w:rPr>
                <w:rFonts w:ascii="Calibri" w:hAnsi="Calibri" w:cs="Calibri"/>
                <w:sz w:val="20"/>
                <w:szCs w:val="20"/>
              </w:rPr>
              <w:t>Fargate</w:t>
            </w:r>
            <w:proofErr w:type="spellEnd"/>
            <w:r w:rsidRPr="0073787F">
              <w:rPr>
                <w:rFonts w:ascii="Calibri" w:hAnsi="Calibri" w:cs="Calibri"/>
                <w:sz w:val="20"/>
                <w:szCs w:val="20"/>
              </w:rPr>
              <w:t>), enabling elastic scaling and resilience.</w:t>
            </w:r>
          </w:p>
        </w:tc>
        <w:tc>
          <w:tcPr>
            <w:tcW w:w="2268" w:type="dxa"/>
          </w:tcPr>
          <w:p w14:paraId="3F078ED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w:t>
            </w:r>
          </w:p>
        </w:tc>
      </w:tr>
      <w:tr w:rsidR="009B71A8" w:rsidRPr="0073787F" w14:paraId="487E61AD" w14:textId="77777777" w:rsidTr="00FC1E06">
        <w:tc>
          <w:tcPr>
            <w:tcW w:w="2129" w:type="dxa"/>
          </w:tcPr>
          <w:p w14:paraId="10CE6F2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Database (RDS)</w:t>
            </w:r>
          </w:p>
        </w:tc>
        <w:tc>
          <w:tcPr>
            <w:tcW w:w="5804" w:type="dxa"/>
          </w:tcPr>
          <w:p w14:paraId="5A8B00BC" w14:textId="7CD2DC54"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Dedicated Amazon RDS (PostgreSQL) instance provisioned for Elavon to ensure performance, </w:t>
            </w:r>
            <w:ins w:id="111" w:author="David Sant" w:date="2025-11-26T09:40:00Z" w16du:dateUtc="2025-11-26T09:40:00Z">
              <w:r w:rsidR="00EF0176">
                <w:rPr>
                  <w:rFonts w:ascii="Calibri" w:hAnsi="Calibri" w:cs="Calibri"/>
                  <w:sz w:val="20"/>
                  <w:szCs w:val="20"/>
                </w:rPr>
                <w:t xml:space="preserve">and meet Elavon’s requirements </w:t>
              </w:r>
              <w:r w:rsidR="00FB7D61">
                <w:rPr>
                  <w:rFonts w:ascii="Calibri" w:hAnsi="Calibri" w:cs="Calibri"/>
                  <w:sz w:val="20"/>
                  <w:szCs w:val="20"/>
                </w:rPr>
                <w:t xml:space="preserve">for </w:t>
              </w:r>
            </w:ins>
            <w:r w:rsidRPr="0073787F">
              <w:rPr>
                <w:rFonts w:ascii="Calibri" w:hAnsi="Calibri" w:cs="Calibri"/>
                <w:sz w:val="20"/>
                <w:szCs w:val="20"/>
              </w:rPr>
              <w:t>compliance, and data residency.</w:t>
            </w:r>
          </w:p>
        </w:tc>
        <w:tc>
          <w:tcPr>
            <w:tcW w:w="2268" w:type="dxa"/>
          </w:tcPr>
          <w:p w14:paraId="21A816C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Provisioned with automated backups</w:t>
            </w:r>
          </w:p>
        </w:tc>
      </w:tr>
      <w:tr w:rsidR="009B71A8" w:rsidRPr="0073787F" w14:paraId="41E35CA3" w14:textId="77777777" w:rsidTr="00FC1E06">
        <w:tc>
          <w:tcPr>
            <w:tcW w:w="2129" w:type="dxa"/>
          </w:tcPr>
          <w:p w14:paraId="3376091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Networking &amp; Security</w:t>
            </w:r>
          </w:p>
        </w:tc>
        <w:tc>
          <w:tcPr>
            <w:tcW w:w="5804" w:type="dxa"/>
          </w:tcPr>
          <w:p w14:paraId="52473F4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VPC-level isolation, private subnets, security groups, and network ACLs configured according to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ISO 27001 and client compliance policies.</w:t>
            </w:r>
          </w:p>
        </w:tc>
        <w:tc>
          <w:tcPr>
            <w:tcW w:w="2268" w:type="dxa"/>
          </w:tcPr>
          <w:p w14:paraId="12542A31"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Configured per-client VPC</w:t>
            </w:r>
          </w:p>
        </w:tc>
      </w:tr>
      <w:tr w:rsidR="009B71A8" w:rsidRPr="0073787F" w14:paraId="222A6D4F" w14:textId="77777777" w:rsidTr="00FC1E06">
        <w:tc>
          <w:tcPr>
            <w:tcW w:w="2129" w:type="dxa"/>
          </w:tcPr>
          <w:p w14:paraId="4A65B3F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White-label Onboarding URL</w:t>
            </w:r>
          </w:p>
        </w:tc>
        <w:tc>
          <w:tcPr>
            <w:tcW w:w="5804" w:type="dxa"/>
          </w:tcPr>
          <w:p w14:paraId="3AB57035" w14:textId="170FB709"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Custom onboarding domain for Marriott </w:t>
            </w:r>
            <w:r w:rsidR="00204C93">
              <w:rPr>
                <w:rFonts w:ascii="Calibri" w:hAnsi="Calibri" w:cs="Calibri"/>
                <w:sz w:val="20"/>
                <w:szCs w:val="20"/>
              </w:rPr>
              <w:t>phase 1</w:t>
            </w:r>
            <w:r w:rsidRPr="0073787F">
              <w:rPr>
                <w:rFonts w:ascii="Calibri" w:hAnsi="Calibri" w:cs="Calibri"/>
                <w:sz w:val="20"/>
                <w:szCs w:val="20"/>
              </w:rPr>
              <w:t>.</w:t>
            </w:r>
          </w:p>
        </w:tc>
        <w:commentRangeStart w:id="112"/>
        <w:commentRangeStart w:id="113"/>
        <w:tc>
          <w:tcPr>
            <w:tcW w:w="2268" w:type="dxa"/>
          </w:tcPr>
          <w:p w14:paraId="5D9E6F8D"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fldChar w:fldCharType="begin"/>
            </w:r>
            <w:r w:rsidRPr="0073787F">
              <w:rPr>
                <w:rFonts w:ascii="Calibri" w:hAnsi="Calibri" w:cs="Calibri"/>
                <w:sz w:val="20"/>
                <w:szCs w:val="20"/>
              </w:rPr>
              <w:instrText>HYPERLINK "https://flow.elavon.eu"</w:instrText>
            </w:r>
            <w:r w:rsidRPr="0073787F">
              <w:rPr>
                <w:rFonts w:ascii="Calibri" w:hAnsi="Calibri" w:cs="Calibri"/>
                <w:sz w:val="20"/>
                <w:szCs w:val="20"/>
              </w:rPr>
            </w:r>
            <w:r w:rsidRPr="0073787F">
              <w:rPr>
                <w:rFonts w:ascii="Calibri" w:hAnsi="Calibri" w:cs="Calibri"/>
                <w:sz w:val="20"/>
                <w:szCs w:val="20"/>
              </w:rPr>
              <w:fldChar w:fldCharType="separate"/>
            </w:r>
            <w:r w:rsidRPr="0073787F">
              <w:rPr>
                <w:rStyle w:val="Hyperlink"/>
                <w:rFonts w:ascii="Calibri" w:hAnsi="Calibri" w:cs="Calibri"/>
                <w:color w:val="auto"/>
                <w:sz w:val="20"/>
                <w:szCs w:val="20"/>
              </w:rPr>
              <w:t>https://flow.elavon.eu</w:t>
            </w:r>
            <w:r w:rsidRPr="0073787F">
              <w:rPr>
                <w:rFonts w:ascii="Calibri" w:hAnsi="Calibri" w:cs="Calibri"/>
                <w:sz w:val="20"/>
                <w:szCs w:val="20"/>
              </w:rPr>
              <w:fldChar w:fldCharType="end"/>
            </w:r>
            <w:r w:rsidRPr="0073787F">
              <w:rPr>
                <w:rFonts w:ascii="Calibri" w:hAnsi="Calibri" w:cs="Calibri"/>
                <w:sz w:val="20"/>
                <w:szCs w:val="20"/>
              </w:rPr>
              <w:t xml:space="preserve"> </w:t>
            </w:r>
            <w:commentRangeEnd w:id="112"/>
            <w:r w:rsidRPr="0073787F">
              <w:rPr>
                <w:rStyle w:val="CommentReference"/>
                <w:rFonts w:ascii="Calibri" w:hAnsi="Calibri" w:cs="Calibri"/>
                <w:sz w:val="20"/>
                <w:szCs w:val="20"/>
              </w:rPr>
              <w:commentReference w:id="112"/>
            </w:r>
            <w:commentRangeEnd w:id="113"/>
            <w:r>
              <w:rPr>
                <w:rStyle w:val="CommentReference"/>
              </w:rPr>
              <w:commentReference w:id="113"/>
            </w:r>
          </w:p>
        </w:tc>
      </w:tr>
      <w:tr w:rsidR="009B71A8" w:rsidRPr="0073787F" w14:paraId="20454AA2" w14:textId="77777777" w:rsidTr="00FC1E06">
        <w:tc>
          <w:tcPr>
            <w:tcW w:w="2129" w:type="dxa"/>
          </w:tcPr>
          <w:p w14:paraId="50B0378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Sandbox Environment URL</w:t>
            </w:r>
          </w:p>
        </w:tc>
        <w:tc>
          <w:tcPr>
            <w:tcW w:w="5804" w:type="dxa"/>
          </w:tcPr>
          <w:p w14:paraId="135023D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Separate UAT/sandbox environment for internal Elavon testing.</w:t>
            </w:r>
          </w:p>
        </w:tc>
        <w:tc>
          <w:tcPr>
            <w:tcW w:w="2268" w:type="dxa"/>
          </w:tcPr>
          <w:p w14:paraId="047BE678" w14:textId="77777777" w:rsidR="009B71A8" w:rsidRPr="0073787F" w:rsidRDefault="009B71A8" w:rsidP="00F65196">
            <w:pPr>
              <w:rPr>
                <w:rFonts w:ascii="Calibri" w:hAnsi="Calibri" w:cs="Calibri"/>
                <w:sz w:val="20"/>
                <w:szCs w:val="20"/>
              </w:rPr>
            </w:pPr>
            <w:hyperlink r:id="rId17" w:history="1">
              <w:r w:rsidRPr="0073787F">
                <w:rPr>
                  <w:rStyle w:val="Hyperlink"/>
                  <w:rFonts w:ascii="Calibri" w:hAnsi="Calibri" w:cs="Calibri"/>
                  <w:color w:val="auto"/>
                  <w:sz w:val="20"/>
                  <w:szCs w:val="20"/>
                </w:rPr>
                <w:t>https://sandbox.elavon.wiseflow.ai</w:t>
              </w:r>
            </w:hyperlink>
            <w:r w:rsidRPr="0073787F">
              <w:rPr>
                <w:rFonts w:ascii="Calibri" w:hAnsi="Calibri" w:cs="Calibri"/>
                <w:sz w:val="20"/>
                <w:szCs w:val="20"/>
              </w:rPr>
              <w:t xml:space="preserve"> </w:t>
            </w:r>
          </w:p>
        </w:tc>
      </w:tr>
      <w:tr w:rsidR="009B71A8" w:rsidRPr="0073787F" w14:paraId="5F65AE2E" w14:textId="77777777" w:rsidTr="00FC1E06">
        <w:tc>
          <w:tcPr>
            <w:tcW w:w="2129" w:type="dxa"/>
          </w:tcPr>
          <w:p w14:paraId="1D4CF5C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API Endpoint</w:t>
            </w:r>
          </w:p>
        </w:tc>
        <w:tc>
          <w:tcPr>
            <w:tcW w:w="5804" w:type="dxa"/>
          </w:tcPr>
          <w:p w14:paraId="2C7EA83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Base API URL for programmatic access to onboarding services.</w:t>
            </w:r>
          </w:p>
        </w:tc>
        <w:tc>
          <w:tcPr>
            <w:tcW w:w="2268" w:type="dxa"/>
          </w:tcPr>
          <w:p w14:paraId="120831A8" w14:textId="77777777" w:rsidR="009B71A8" w:rsidRPr="0073787F" w:rsidRDefault="009B71A8" w:rsidP="00F65196">
            <w:pPr>
              <w:rPr>
                <w:rFonts w:ascii="Calibri" w:hAnsi="Calibri" w:cs="Calibri"/>
                <w:sz w:val="20"/>
                <w:szCs w:val="20"/>
              </w:rPr>
            </w:pPr>
            <w:hyperlink r:id="rId18" w:history="1">
              <w:r w:rsidRPr="0073787F">
                <w:rPr>
                  <w:rStyle w:val="Hyperlink"/>
                  <w:rFonts w:ascii="Calibri" w:hAnsi="Calibri" w:cs="Calibri"/>
                  <w:color w:val="auto"/>
                  <w:sz w:val="20"/>
                  <w:szCs w:val="20"/>
                </w:rPr>
                <w:t>https://api.elavon.wiseflow.ai</w:t>
              </w:r>
            </w:hyperlink>
            <w:r w:rsidRPr="0073787F">
              <w:rPr>
                <w:rFonts w:ascii="Calibri" w:hAnsi="Calibri" w:cs="Calibri"/>
                <w:sz w:val="20"/>
                <w:szCs w:val="20"/>
              </w:rPr>
              <w:t xml:space="preserve"> </w:t>
            </w:r>
          </w:p>
        </w:tc>
      </w:tr>
      <w:tr w:rsidR="009B71A8" w:rsidRPr="0073787F" w14:paraId="480DD627" w14:textId="77777777" w:rsidTr="00FC1E06">
        <w:tc>
          <w:tcPr>
            <w:tcW w:w="2129" w:type="dxa"/>
          </w:tcPr>
          <w:p w14:paraId="5AD804B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Email Communications</w:t>
            </w:r>
          </w:p>
        </w:tc>
        <w:tc>
          <w:tcPr>
            <w:tcW w:w="5804" w:type="dxa"/>
          </w:tcPr>
          <w:p w14:paraId="2C3A7AF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Notification and transactional emails sent from branded Elavon domain.</w:t>
            </w:r>
          </w:p>
        </w:tc>
        <w:tc>
          <w:tcPr>
            <w:tcW w:w="2268" w:type="dxa"/>
          </w:tcPr>
          <w:p w14:paraId="5A8C00F6" w14:textId="77777777" w:rsidR="009B71A8" w:rsidRPr="0073787F" w:rsidRDefault="009B71A8" w:rsidP="00F65196">
            <w:pPr>
              <w:rPr>
                <w:rFonts w:ascii="Calibri" w:hAnsi="Calibri" w:cs="Calibri"/>
                <w:sz w:val="20"/>
                <w:szCs w:val="20"/>
              </w:rPr>
            </w:pPr>
            <w:hyperlink r:id="rId19" w:history="1">
              <w:r w:rsidRPr="0073787F">
                <w:rPr>
                  <w:rStyle w:val="Hyperlink"/>
                  <w:rFonts w:ascii="Calibri" w:hAnsi="Calibri" w:cs="Calibri"/>
                  <w:color w:val="auto"/>
                  <w:sz w:val="20"/>
                  <w:szCs w:val="20"/>
                </w:rPr>
                <w:t>flow@elavon.eu</w:t>
              </w:r>
            </w:hyperlink>
            <w:commentRangeStart w:id="114"/>
            <w:r w:rsidRPr="0073787F">
              <w:rPr>
                <w:rFonts w:ascii="Calibri" w:hAnsi="Calibri" w:cs="Calibri"/>
                <w:sz w:val="20"/>
                <w:szCs w:val="20"/>
              </w:rPr>
              <w:t xml:space="preserve">  </w:t>
            </w:r>
            <w:commentRangeEnd w:id="114"/>
            <w:r w:rsidRPr="0073787F">
              <w:rPr>
                <w:rStyle w:val="CommentReference"/>
                <w:rFonts w:ascii="Calibri" w:hAnsi="Calibri" w:cs="Calibri"/>
                <w:sz w:val="20"/>
                <w:szCs w:val="20"/>
              </w:rPr>
              <w:commentReference w:id="114"/>
            </w:r>
            <w:r w:rsidRPr="0073787F">
              <w:rPr>
                <w:rFonts w:ascii="Calibri" w:hAnsi="Calibri" w:cs="Calibri"/>
                <w:sz w:val="20"/>
                <w:szCs w:val="20"/>
              </w:rPr>
              <w:t>(SPF/DKIM/DMARC applied)</w:t>
            </w:r>
          </w:p>
        </w:tc>
      </w:tr>
      <w:tr w:rsidR="009B71A8" w:rsidRPr="0073787F" w14:paraId="22D8A75D" w14:textId="77777777" w:rsidTr="00FC1E06">
        <w:tc>
          <w:tcPr>
            <w:tcW w:w="2129" w:type="dxa"/>
          </w:tcPr>
          <w:p w14:paraId="55DD688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Custom URLs</w:t>
            </w:r>
          </w:p>
        </w:tc>
        <w:tc>
          <w:tcPr>
            <w:tcW w:w="5804" w:type="dxa"/>
          </w:tcPr>
          <w:p w14:paraId="29FF5B5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Additional URLs for environment separation and testing.</w:t>
            </w:r>
          </w:p>
        </w:tc>
        <w:tc>
          <w:tcPr>
            <w:tcW w:w="2268" w:type="dxa"/>
          </w:tcPr>
          <w:p w14:paraId="445F9B61" w14:textId="77777777" w:rsidR="009B71A8" w:rsidRPr="0073787F" w:rsidRDefault="009B71A8" w:rsidP="00F65196">
            <w:pPr>
              <w:rPr>
                <w:rFonts w:ascii="Calibri" w:hAnsi="Calibri" w:cs="Calibri"/>
                <w:sz w:val="20"/>
                <w:szCs w:val="20"/>
              </w:rPr>
            </w:pPr>
            <w:commentRangeStart w:id="115"/>
            <w:r w:rsidRPr="0073787F">
              <w:rPr>
                <w:rFonts w:ascii="Calibri" w:hAnsi="Calibri" w:cs="Calibri"/>
                <w:sz w:val="20"/>
                <w:szCs w:val="20"/>
              </w:rPr>
              <w:t>None.</w:t>
            </w:r>
            <w:commentRangeEnd w:id="115"/>
            <w:r w:rsidRPr="0073787F">
              <w:rPr>
                <w:rStyle w:val="CommentReference"/>
                <w:rFonts w:ascii="Calibri" w:hAnsi="Calibri" w:cs="Calibri"/>
                <w:sz w:val="20"/>
                <w:szCs w:val="20"/>
              </w:rPr>
              <w:commentReference w:id="115"/>
            </w:r>
          </w:p>
        </w:tc>
      </w:tr>
      <w:tr w:rsidR="009B71A8" w:rsidRPr="0073787F" w14:paraId="3B912F00" w14:textId="77777777" w:rsidTr="00FC1E06">
        <w:tc>
          <w:tcPr>
            <w:tcW w:w="2129" w:type="dxa"/>
          </w:tcPr>
          <w:p w14:paraId="6C996D6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High Availability</w:t>
            </w:r>
          </w:p>
        </w:tc>
        <w:tc>
          <w:tcPr>
            <w:tcW w:w="5804" w:type="dxa"/>
          </w:tcPr>
          <w:p w14:paraId="5507FC3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ECS + RDS deployed </w:t>
            </w:r>
            <w:proofErr w:type="gramStart"/>
            <w:r w:rsidRPr="0073787F">
              <w:rPr>
                <w:rFonts w:ascii="Calibri" w:hAnsi="Calibri" w:cs="Calibri"/>
                <w:sz w:val="20"/>
                <w:szCs w:val="20"/>
              </w:rPr>
              <w:t>Multi-AZ</w:t>
            </w:r>
            <w:proofErr w:type="gramEnd"/>
            <w:r w:rsidRPr="0073787F">
              <w:rPr>
                <w:rFonts w:ascii="Calibri" w:hAnsi="Calibri" w:cs="Calibri"/>
                <w:sz w:val="20"/>
                <w:szCs w:val="20"/>
              </w:rPr>
              <w:t xml:space="preserve"> with auto-scaling and failover.</w:t>
            </w:r>
          </w:p>
        </w:tc>
        <w:tc>
          <w:tcPr>
            <w:tcW w:w="2268" w:type="dxa"/>
          </w:tcPr>
          <w:p w14:paraId="2E63892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 across 3x AZs in eu-west-2</w:t>
            </w:r>
          </w:p>
        </w:tc>
      </w:tr>
      <w:tr w:rsidR="009B71A8" w:rsidRPr="0073787F" w14:paraId="786FCBB9" w14:textId="77777777" w:rsidTr="00FC1E06">
        <w:tc>
          <w:tcPr>
            <w:tcW w:w="2129" w:type="dxa"/>
          </w:tcPr>
          <w:p w14:paraId="4BC4F5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Monitoring &amp; Logging</w:t>
            </w:r>
          </w:p>
        </w:tc>
        <w:tc>
          <w:tcPr>
            <w:tcW w:w="5804" w:type="dxa"/>
          </w:tcPr>
          <w:p w14:paraId="5E11F68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logs, ECS task metrics, RDS monitoring, and audit logs exposed via CloudWatch.</w:t>
            </w:r>
          </w:p>
        </w:tc>
        <w:tc>
          <w:tcPr>
            <w:tcW w:w="2268" w:type="dxa"/>
          </w:tcPr>
          <w:p w14:paraId="722B0BC7" w14:textId="77777777" w:rsidR="009B71A8" w:rsidRPr="0073787F" w:rsidRDefault="009B71A8" w:rsidP="00B15176">
            <w:pPr>
              <w:pStyle w:val="ListParagraph"/>
              <w:numPr>
                <w:ilvl w:val="0"/>
                <w:numId w:val="7"/>
              </w:numPr>
              <w:rPr>
                <w:rFonts w:ascii="Calibri" w:hAnsi="Calibri" w:cs="Calibri"/>
                <w:sz w:val="20"/>
                <w:szCs w:val="20"/>
              </w:rPr>
            </w:pPr>
            <w:r w:rsidRPr="0073787F">
              <w:rPr>
                <w:rFonts w:ascii="Calibri" w:hAnsi="Calibri" w:cs="Calibri"/>
                <w:sz w:val="20"/>
                <w:szCs w:val="20"/>
              </w:rPr>
              <w:t xml:space="preserve">AWS CloudWatch dashboards + </w:t>
            </w:r>
            <w:proofErr w:type="spellStart"/>
            <w:r w:rsidRPr="0073787F">
              <w:rPr>
                <w:rFonts w:ascii="Calibri" w:hAnsi="Calibri" w:cs="Calibri"/>
                <w:sz w:val="20"/>
                <w:szCs w:val="20"/>
              </w:rPr>
              <w:t>Wiseflow</w:t>
            </w:r>
            <w:proofErr w:type="spellEnd"/>
            <w:r w:rsidRPr="0073787F">
              <w:rPr>
                <w:rFonts w:ascii="Calibri" w:hAnsi="Calibri" w:cs="Calibri"/>
                <w:sz w:val="20"/>
                <w:szCs w:val="20"/>
              </w:rPr>
              <w:t xml:space="preserve"> Admin Console</w:t>
            </w:r>
          </w:p>
        </w:tc>
      </w:tr>
      <w:tr w:rsidR="009B71A8" w:rsidRPr="0073787F" w14:paraId="17614691" w14:textId="77777777" w:rsidTr="003447D8">
        <w:trPr>
          <w:trHeight w:val="943"/>
        </w:trPr>
        <w:tc>
          <w:tcPr>
            <w:tcW w:w="2129" w:type="dxa"/>
          </w:tcPr>
          <w:p w14:paraId="73E770EA"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Jurisdictions</w:t>
            </w:r>
          </w:p>
        </w:tc>
        <w:tc>
          <w:tcPr>
            <w:tcW w:w="5804" w:type="dxa"/>
          </w:tcPr>
          <w:p w14:paraId="10E3B2D4" w14:textId="77777777" w:rsidR="009B71A8" w:rsidRPr="0073787F" w:rsidRDefault="009B71A8" w:rsidP="00F65196">
            <w:pPr>
              <w:rPr>
                <w:rFonts w:ascii="Calibri" w:hAnsi="Calibri" w:cs="Calibri"/>
                <w:sz w:val="20"/>
                <w:szCs w:val="20"/>
              </w:rPr>
            </w:pPr>
            <w:commentRangeStart w:id="116"/>
            <w:r w:rsidRPr="0073787F">
              <w:rPr>
                <w:rFonts w:ascii="Calibri" w:hAnsi="Calibri" w:cs="Calibri"/>
                <w:sz w:val="20"/>
                <w:szCs w:val="20"/>
              </w:rPr>
              <w:t>Form-specific country flows for customisation</w:t>
            </w:r>
            <w:commentRangeEnd w:id="116"/>
            <w:r w:rsidRPr="0073787F">
              <w:rPr>
                <w:rStyle w:val="CommentReference"/>
                <w:rFonts w:ascii="Calibri" w:hAnsi="Calibri" w:cs="Calibri"/>
                <w:sz w:val="20"/>
                <w:szCs w:val="20"/>
              </w:rPr>
              <w:commentReference w:id="116"/>
            </w:r>
          </w:p>
        </w:tc>
        <w:tc>
          <w:tcPr>
            <w:tcW w:w="2268" w:type="dxa"/>
          </w:tcPr>
          <w:p w14:paraId="73762B1F" w14:textId="398645A2" w:rsidR="009B71A8" w:rsidRPr="0073787F" w:rsidRDefault="009B71A8" w:rsidP="00F65196">
            <w:pPr>
              <w:rPr>
                <w:rFonts w:ascii="Calibri" w:hAnsi="Calibri" w:cs="Calibri"/>
                <w:sz w:val="20"/>
                <w:szCs w:val="20"/>
              </w:rPr>
            </w:pPr>
            <w:r w:rsidRPr="003447D8">
              <w:rPr>
                <w:rFonts w:ascii="Calibri" w:hAnsi="Calibri" w:cs="Calibri"/>
                <w:sz w:val="20"/>
                <w:szCs w:val="20"/>
              </w:rPr>
              <w:t>Ireland</w:t>
            </w:r>
            <w:r w:rsidR="003447D8">
              <w:rPr>
                <w:rFonts w:ascii="Calibri" w:hAnsi="Calibri" w:cs="Calibri"/>
                <w:sz w:val="20"/>
                <w:szCs w:val="20"/>
              </w:rPr>
              <w:t xml:space="preserve">, </w:t>
            </w:r>
            <w:r w:rsidRPr="003447D8">
              <w:rPr>
                <w:rFonts w:ascii="Calibri" w:hAnsi="Calibri" w:cs="Calibri"/>
                <w:sz w:val="20"/>
                <w:szCs w:val="20"/>
              </w:rPr>
              <w:t>United Kingdom</w:t>
            </w:r>
            <w:r w:rsidR="003447D8">
              <w:rPr>
                <w:rFonts w:ascii="Calibri" w:hAnsi="Calibri" w:cs="Calibri"/>
                <w:sz w:val="20"/>
                <w:szCs w:val="20"/>
              </w:rPr>
              <w:t xml:space="preserve">, </w:t>
            </w:r>
            <w:r w:rsidRPr="003447D8">
              <w:rPr>
                <w:rFonts w:ascii="Calibri" w:hAnsi="Calibri" w:cs="Calibri"/>
                <w:sz w:val="20"/>
                <w:szCs w:val="20"/>
              </w:rPr>
              <w:t>Germany</w:t>
            </w:r>
            <w:r w:rsidR="003447D8">
              <w:rPr>
                <w:rFonts w:ascii="Calibri" w:hAnsi="Calibri" w:cs="Calibri"/>
                <w:sz w:val="20"/>
                <w:szCs w:val="20"/>
              </w:rPr>
              <w:t xml:space="preserve">, </w:t>
            </w:r>
            <w:r w:rsidRPr="003447D8">
              <w:rPr>
                <w:rFonts w:ascii="Calibri" w:hAnsi="Calibri" w:cs="Calibri"/>
                <w:sz w:val="20"/>
                <w:szCs w:val="20"/>
              </w:rPr>
              <w:t>Poland</w:t>
            </w:r>
            <w:r w:rsidR="003447D8">
              <w:rPr>
                <w:rFonts w:ascii="Calibri" w:hAnsi="Calibri" w:cs="Calibri"/>
                <w:sz w:val="20"/>
                <w:szCs w:val="20"/>
              </w:rPr>
              <w:t xml:space="preserve">, </w:t>
            </w:r>
            <w:r w:rsidRPr="003447D8">
              <w:rPr>
                <w:rFonts w:ascii="Calibri" w:hAnsi="Calibri" w:cs="Calibri"/>
                <w:sz w:val="20"/>
                <w:szCs w:val="20"/>
              </w:rPr>
              <w:t>Norway</w:t>
            </w:r>
            <w:r w:rsidR="003447D8">
              <w:rPr>
                <w:rFonts w:ascii="Calibri" w:hAnsi="Calibri" w:cs="Calibri"/>
                <w:sz w:val="20"/>
                <w:szCs w:val="20"/>
              </w:rPr>
              <w:t xml:space="preserve">, </w:t>
            </w:r>
            <w:r w:rsidRPr="003447D8">
              <w:rPr>
                <w:rFonts w:ascii="Calibri" w:hAnsi="Calibri" w:cs="Calibri"/>
                <w:sz w:val="20"/>
                <w:szCs w:val="20"/>
              </w:rPr>
              <w:t>Sweden / Nordic region</w:t>
            </w:r>
            <w:r w:rsidR="003447D8">
              <w:rPr>
                <w:rFonts w:ascii="Calibri" w:hAnsi="Calibri" w:cs="Calibri"/>
                <w:sz w:val="20"/>
                <w:szCs w:val="20"/>
              </w:rPr>
              <w:t xml:space="preserve">, </w:t>
            </w:r>
            <w:r w:rsidRPr="003447D8">
              <w:rPr>
                <w:rFonts w:ascii="Calibri" w:hAnsi="Calibri" w:cs="Calibri"/>
                <w:sz w:val="20"/>
                <w:szCs w:val="20"/>
              </w:rPr>
              <w:t>Spain</w:t>
            </w:r>
          </w:p>
        </w:tc>
      </w:tr>
      <w:tr w:rsidR="009B71A8" w:rsidRPr="0073787F" w14:paraId="088CF377" w14:textId="77777777" w:rsidTr="00FC1E06">
        <w:tc>
          <w:tcPr>
            <w:tcW w:w="2129" w:type="dxa"/>
          </w:tcPr>
          <w:p w14:paraId="09DCD75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 Retention Period</w:t>
            </w:r>
          </w:p>
        </w:tc>
        <w:tc>
          <w:tcPr>
            <w:tcW w:w="5804" w:type="dxa"/>
          </w:tcPr>
          <w:p w14:paraId="783E9E1D" w14:textId="77777777" w:rsidR="009B71A8" w:rsidRPr="0073787F" w:rsidRDefault="009B71A8" w:rsidP="00F65196">
            <w:pPr>
              <w:rPr>
                <w:rFonts w:ascii="Calibri" w:hAnsi="Calibri" w:cs="Calibri"/>
                <w:sz w:val="20"/>
                <w:szCs w:val="20"/>
              </w:rPr>
            </w:pPr>
          </w:p>
        </w:tc>
        <w:tc>
          <w:tcPr>
            <w:tcW w:w="2268" w:type="dxa"/>
          </w:tcPr>
          <w:p w14:paraId="1544B97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365 days</w:t>
            </w:r>
          </w:p>
        </w:tc>
      </w:tr>
      <w:tr w:rsidR="009B71A8" w:rsidRPr="0073787F" w14:paraId="6633E1E5" w14:textId="77777777" w:rsidTr="00FC1E06">
        <w:tc>
          <w:tcPr>
            <w:tcW w:w="2129" w:type="dxa"/>
          </w:tcPr>
          <w:p w14:paraId="2264C3CB" w14:textId="061BB60F" w:rsidR="009B71A8" w:rsidRPr="0073787F" w:rsidRDefault="005D08FB" w:rsidP="00F65196">
            <w:pPr>
              <w:rPr>
                <w:rFonts w:ascii="Calibri" w:hAnsi="Calibri" w:cs="Calibri"/>
                <w:sz w:val="20"/>
                <w:szCs w:val="20"/>
              </w:rPr>
            </w:pPr>
            <w:ins w:id="119" w:author="Teresa Byrne" w:date="2025-10-13T09:28:00Z" w16du:dateUtc="2025-10-13T08:28:00Z">
              <w:r>
                <w:rPr>
                  <w:rFonts w:ascii="Calibri" w:hAnsi="Calibri" w:cs="Calibri"/>
                  <w:sz w:val="20"/>
                  <w:szCs w:val="20"/>
                </w:rPr>
                <w:t xml:space="preserve">                                                                                                                                                                                                                              </w:t>
              </w:r>
            </w:ins>
            <w:ins w:id="120" w:author="Teresa Byrne" w:date="2025-10-13T09:29:00Z" w16du:dateUtc="2025-10-13T08:29:00Z">
              <w:r>
                <w:rPr>
                  <w:rFonts w:ascii="Calibri" w:hAnsi="Calibri" w:cs="Calibri"/>
                  <w:sz w:val="20"/>
                  <w:szCs w:val="20"/>
                </w:rPr>
                <w:t xml:space="preserve">                                                                                                                                                                                                                                                                                                                                                                                                                                                                                                                                                                                                                                                                                                                                                                                                                                                                                                                                                                                                                                                                                                                                                                                                                                                                                                            </w:t>
              </w:r>
            </w:ins>
            <w:r w:rsidR="009B71A8" w:rsidRPr="0073787F">
              <w:rPr>
                <w:rFonts w:ascii="Calibri" w:hAnsi="Calibri" w:cs="Calibri"/>
                <w:sz w:val="20"/>
                <w:szCs w:val="20"/>
              </w:rPr>
              <w:t>RBAC</w:t>
            </w:r>
          </w:p>
        </w:tc>
        <w:tc>
          <w:tcPr>
            <w:tcW w:w="5804" w:type="dxa"/>
          </w:tcPr>
          <w:p w14:paraId="0EB818FE" w14:textId="77777777" w:rsidR="009B71A8" w:rsidRPr="0073787F" w:rsidRDefault="009B71A8" w:rsidP="00F65196">
            <w:pPr>
              <w:rPr>
                <w:rFonts w:ascii="Calibri" w:hAnsi="Calibri" w:cs="Calibri"/>
                <w:sz w:val="20"/>
                <w:szCs w:val="20"/>
              </w:rPr>
            </w:pPr>
          </w:p>
        </w:tc>
        <w:tc>
          <w:tcPr>
            <w:tcW w:w="2268" w:type="dxa"/>
          </w:tcPr>
          <w:p w14:paraId="47A37E5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As per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standard configuration</w:t>
            </w:r>
          </w:p>
        </w:tc>
      </w:tr>
    </w:tbl>
    <w:p w14:paraId="1D7AB62D" w14:textId="77777777" w:rsidR="009B71A8" w:rsidRPr="0073787F" w:rsidRDefault="009B71A8" w:rsidP="009B71A8">
      <w:pPr>
        <w:rPr>
          <w:rFonts w:ascii="Calibri" w:hAnsi="Calibri" w:cs="Calibri"/>
          <w:sz w:val="20"/>
          <w:szCs w:val="20"/>
        </w:rPr>
      </w:pPr>
    </w:p>
    <w:p w14:paraId="07AB984B" w14:textId="77777777" w:rsidR="009B71A8" w:rsidRPr="006729AF" w:rsidRDefault="009B71A8" w:rsidP="009B71A8">
      <w:pPr>
        <w:pStyle w:val="Heading2"/>
        <w:rPr>
          <w:rFonts w:ascii="Calibri" w:hAnsi="Calibri" w:cs="Calibri"/>
          <w:b/>
          <w:bCs/>
          <w:color w:val="auto"/>
          <w:sz w:val="20"/>
          <w:szCs w:val="20"/>
        </w:rPr>
      </w:pPr>
      <w:bookmarkStart w:id="121" w:name="_Toc208908526"/>
      <w:r w:rsidRPr="006729AF">
        <w:rPr>
          <w:rFonts w:ascii="Calibri" w:hAnsi="Calibri" w:cs="Calibri"/>
          <w:b/>
          <w:bCs/>
          <w:color w:val="auto"/>
          <w:sz w:val="20"/>
          <w:szCs w:val="20"/>
        </w:rPr>
        <w:t>Customised Features</w:t>
      </w:r>
      <w:bookmarkEnd w:id="121"/>
    </w:p>
    <w:p w14:paraId="5CFE34B5"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Product Catalogue / Pricing Database</w:t>
      </w:r>
    </w:p>
    <w:p w14:paraId="1F38FE3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Development of a structured product catalogue and pricing database tailored to Elavon’s onboarding requirements.</w:t>
      </w:r>
    </w:p>
    <w:p w14:paraId="687C49A2" w14:textId="77777777"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Includes a custom administrative user interface that allows non-technical users to update, manage, and version control pricing rules and product details.</w:t>
      </w:r>
    </w:p>
    <w:p w14:paraId="0321AFA9" w14:textId="51D54400"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 xml:space="preserve">Supports jurisdictional variations (UK, France, Germany, etc.) to </w:t>
      </w:r>
      <w:ins w:id="122" w:author="David Sant" w:date="2025-11-26T09:39:00Z" w16du:dateUtc="2025-11-26T09:39:00Z">
        <w:r w:rsidR="009D5CE4">
          <w:rPr>
            <w:rFonts w:ascii="Calibri" w:hAnsi="Calibri" w:cs="Calibri"/>
            <w:sz w:val="20"/>
            <w:szCs w:val="20"/>
          </w:rPr>
          <w:t xml:space="preserve">allow Elavon to </w:t>
        </w:r>
      </w:ins>
      <w:del w:id="123" w:author="David Sant" w:date="2025-11-26T09:39:00Z" w16du:dateUtc="2025-11-26T09:39:00Z">
        <w:r w:rsidRPr="0073787F" w:rsidDel="009D5CE4">
          <w:rPr>
            <w:rFonts w:ascii="Calibri" w:hAnsi="Calibri" w:cs="Calibri"/>
            <w:sz w:val="20"/>
            <w:szCs w:val="20"/>
          </w:rPr>
          <w:delText xml:space="preserve">ensure </w:delText>
        </w:r>
      </w:del>
      <w:ins w:id="124" w:author="David Sant" w:date="2025-11-26T09:39:00Z" w16du:dateUtc="2025-11-26T09:39:00Z">
        <w:r w:rsidR="009D5CE4">
          <w:rPr>
            <w:rFonts w:ascii="Calibri" w:hAnsi="Calibri" w:cs="Calibri"/>
            <w:sz w:val="20"/>
            <w:szCs w:val="20"/>
          </w:rPr>
          <w:t>meet</w:t>
        </w:r>
        <w:r w:rsidR="009D5CE4" w:rsidRPr="0073787F">
          <w:rPr>
            <w:rFonts w:ascii="Calibri" w:hAnsi="Calibri" w:cs="Calibri"/>
            <w:sz w:val="20"/>
            <w:szCs w:val="20"/>
          </w:rPr>
          <w:t xml:space="preserve"> </w:t>
        </w:r>
      </w:ins>
      <w:r w:rsidRPr="0073787F">
        <w:rPr>
          <w:rFonts w:ascii="Calibri" w:hAnsi="Calibri" w:cs="Calibri"/>
          <w:sz w:val="20"/>
          <w:szCs w:val="20"/>
        </w:rPr>
        <w:t>local compliance and flexibility in onboarding flows.</w:t>
      </w:r>
    </w:p>
    <w:p w14:paraId="3E5C97C6"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Org Chart Certification</w:t>
      </w:r>
    </w:p>
    <w:p w14:paraId="0137555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Functionality to capture, display, and certify organisational hierarchies for onboarding entities.</w:t>
      </w:r>
    </w:p>
    <w:p w14:paraId="42D08207" w14:textId="1BE0812D" w:rsidR="009B71A8" w:rsidRPr="0073787F" w:rsidRDefault="009B71A8" w:rsidP="00B15176">
      <w:pPr>
        <w:pStyle w:val="ListParagraph"/>
        <w:numPr>
          <w:ilvl w:val="1"/>
          <w:numId w:val="5"/>
        </w:numPr>
        <w:rPr>
          <w:rFonts w:ascii="Calibri" w:hAnsi="Calibri" w:cs="Calibri"/>
          <w:b/>
          <w:bCs/>
          <w:sz w:val="20"/>
          <w:szCs w:val="20"/>
        </w:rPr>
      </w:pPr>
      <w:del w:id="125" w:author="David Sant" w:date="2025-11-26T09:43:00Z" w16du:dateUtc="2025-11-26T09:43:00Z">
        <w:r w:rsidRPr="0073787F" w:rsidDel="00C03029">
          <w:rPr>
            <w:rFonts w:ascii="Calibri" w:hAnsi="Calibri" w:cs="Calibri"/>
            <w:sz w:val="20"/>
            <w:szCs w:val="20"/>
          </w:rPr>
          <w:delText xml:space="preserve">Enables </w:delText>
        </w:r>
      </w:del>
      <w:ins w:id="126" w:author="David Sant" w:date="2025-11-26T09:43:00Z" w16du:dateUtc="2025-11-26T09:43:00Z">
        <w:r w:rsidR="00C03029">
          <w:rPr>
            <w:rFonts w:ascii="Calibri" w:hAnsi="Calibri" w:cs="Calibri"/>
            <w:sz w:val="20"/>
            <w:szCs w:val="20"/>
          </w:rPr>
          <w:t>Supports</w:t>
        </w:r>
        <w:r w:rsidR="00C03029" w:rsidRPr="0073787F">
          <w:rPr>
            <w:rFonts w:ascii="Calibri" w:hAnsi="Calibri" w:cs="Calibri"/>
            <w:sz w:val="20"/>
            <w:szCs w:val="20"/>
          </w:rPr>
          <w:t xml:space="preserve"> </w:t>
        </w:r>
      </w:ins>
      <w:r w:rsidRPr="0073787F">
        <w:rPr>
          <w:rFonts w:ascii="Calibri" w:hAnsi="Calibri" w:cs="Calibri"/>
          <w:sz w:val="20"/>
          <w:szCs w:val="20"/>
        </w:rPr>
        <w:t>verification of beneficial ownership, control structures, and compliance with KYC/KYB regulations.</w:t>
      </w:r>
    </w:p>
    <w:p w14:paraId="54192793"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Incorporates workflow steps for sign-off and approval, ensuring auditable governance across different jurisdictions.</w:t>
      </w:r>
    </w:p>
    <w:p w14:paraId="64102052" w14:textId="77777777" w:rsidR="009B71A8" w:rsidRPr="0073787F" w:rsidRDefault="009B71A8" w:rsidP="00B15176">
      <w:pPr>
        <w:pStyle w:val="NoSpacing"/>
        <w:numPr>
          <w:ilvl w:val="0"/>
          <w:numId w:val="5"/>
        </w:numPr>
        <w:rPr>
          <w:rFonts w:ascii="Calibri" w:hAnsi="Calibri" w:cs="Calibri"/>
          <w:b/>
          <w:bCs/>
          <w:sz w:val="20"/>
          <w:szCs w:val="20"/>
          <w:lang w:val="en-GB"/>
        </w:rPr>
      </w:pPr>
      <w:r w:rsidRPr="0073787F">
        <w:rPr>
          <w:rFonts w:ascii="Calibri" w:hAnsi="Calibri" w:cs="Calibri"/>
          <w:b/>
          <w:bCs/>
          <w:sz w:val="20"/>
          <w:szCs w:val="20"/>
          <w:lang w:val="en-GB"/>
        </w:rPr>
        <w:t>Other Features</w:t>
      </w:r>
    </w:p>
    <w:p w14:paraId="59B4D589" w14:textId="5502119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Additional features requested by Elavon outside the agreed </w:t>
      </w:r>
      <w:r w:rsidR="00D05F3E">
        <w:rPr>
          <w:rFonts w:ascii="Calibri" w:hAnsi="Calibri" w:cs="Calibri"/>
          <w:sz w:val="20"/>
          <w:szCs w:val="20"/>
          <w:lang w:val="en-GB"/>
        </w:rPr>
        <w:t>phase 1</w:t>
      </w:r>
      <w:r w:rsidRPr="0073787F">
        <w:rPr>
          <w:rFonts w:ascii="Calibri" w:hAnsi="Calibri" w:cs="Calibri"/>
          <w:sz w:val="20"/>
          <w:szCs w:val="20"/>
          <w:lang w:val="en-GB"/>
        </w:rPr>
        <w:t xml:space="preserve"> scope will be scoped, designed, and architected on demand</w:t>
      </w:r>
    </w:p>
    <w:p w14:paraId="0970CA41"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These will be quoted as a one-time capital expenditure, based on the estimated delivery effort (number of days </w:t>
      </w:r>
      <w:r w:rsidRPr="0073787F">
        <w:rPr>
          <w:rFonts w:ascii="Calibri" w:hAnsi="Calibri" w:cs="Calibri"/>
          <w:i/>
          <w:iCs/>
          <w:sz w:val="20"/>
          <w:szCs w:val="20"/>
          <w:lang w:val="en-GB"/>
        </w:rPr>
        <w:t>x</w:t>
      </w:r>
      <w:r w:rsidRPr="0073787F">
        <w:rPr>
          <w:rFonts w:ascii="Calibri" w:hAnsi="Calibri" w:cs="Calibri"/>
          <w:sz w:val="20"/>
          <w:szCs w:val="20"/>
          <w:lang w:val="en-GB"/>
        </w:rPr>
        <w:t xml:space="preserve"> resources)</w:t>
      </w:r>
    </w:p>
    <w:p w14:paraId="470BDF27"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Day rate: £1,000 per resource per day.</w:t>
      </w:r>
    </w:p>
    <w:p w14:paraId="2D7CB635" w14:textId="1A409EA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A written estimate and approval will be provided in advance of commencing any such work to ensure alignment on scope, cost, and delivery timelines.</w:t>
      </w:r>
    </w:p>
    <w:p w14:paraId="2466DD55" w14:textId="77777777" w:rsidR="009B71A8" w:rsidRPr="0073787F" w:rsidRDefault="009B71A8" w:rsidP="009B71A8">
      <w:pPr>
        <w:pStyle w:val="Heading2"/>
        <w:rPr>
          <w:rFonts w:ascii="Calibri" w:hAnsi="Calibri" w:cs="Calibri"/>
          <w:b/>
          <w:bCs/>
          <w:color w:val="auto"/>
          <w:sz w:val="20"/>
          <w:szCs w:val="20"/>
        </w:rPr>
      </w:pPr>
      <w:bookmarkStart w:id="127" w:name="_Toc208908527"/>
      <w:r w:rsidRPr="0073787F">
        <w:rPr>
          <w:rFonts w:ascii="Calibri" w:hAnsi="Calibri" w:cs="Calibri"/>
          <w:b/>
          <w:bCs/>
          <w:color w:val="auto"/>
          <w:sz w:val="20"/>
          <w:szCs w:val="20"/>
        </w:rPr>
        <w:t xml:space="preserve">Third Party </w:t>
      </w:r>
      <w:commentRangeStart w:id="128"/>
      <w:r w:rsidRPr="0073787F">
        <w:rPr>
          <w:rFonts w:ascii="Calibri" w:hAnsi="Calibri" w:cs="Calibri"/>
          <w:b/>
          <w:bCs/>
          <w:color w:val="auto"/>
          <w:sz w:val="20"/>
          <w:szCs w:val="20"/>
        </w:rPr>
        <w:t>Applications</w:t>
      </w:r>
      <w:bookmarkEnd w:id="127"/>
      <w:commentRangeEnd w:id="128"/>
      <w:r w:rsidR="00E80642">
        <w:rPr>
          <w:rStyle w:val="CommentReference"/>
          <w:rFonts w:asciiTheme="minorHAnsi" w:eastAsiaTheme="minorHAnsi" w:hAnsiTheme="minorHAnsi" w:cstheme="minorBidi"/>
          <w:color w:val="auto"/>
        </w:rPr>
        <w:commentReference w:id="128"/>
      </w:r>
    </w:p>
    <w:p w14:paraId="1945C3B3"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Veriff</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247157E3"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Integrated identity verification provider used for document and biometric checks.</w:t>
      </w:r>
    </w:p>
    <w:p w14:paraId="2B45593C"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Embedded into the onboarding flow to verify individuals in real-time, with results accessible through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APIs.</w:t>
      </w:r>
    </w:p>
    <w:p w14:paraId="1E7D2E5D"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436857EA"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for business credit checks and risk assessments.</w:t>
      </w:r>
    </w:p>
    <w:p w14:paraId="1501735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Enables automated retrieval of company data, credit scores, and risk insights, which can be applied to decisioning rules within onboarding flows.</w:t>
      </w:r>
    </w:p>
    <w:p w14:paraId="73B2A772"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 xml:space="preserve">DocuSign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27CEAE43" w14:textId="40772743"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Integration with DocuSign for electronic signatures on required compliance and contractual documents</w:t>
      </w:r>
      <w:ins w:id="129" w:author="David Sant" w:date="2025-11-26T09:44:00Z" w16du:dateUtc="2025-11-26T09:44:00Z">
        <w:r w:rsidR="000727C9">
          <w:rPr>
            <w:rFonts w:ascii="Calibri" w:hAnsi="Calibri" w:cs="Calibri"/>
            <w:sz w:val="20"/>
            <w:szCs w:val="20"/>
            <w:lang w:val="en-GB"/>
          </w:rPr>
          <w:t xml:space="preserve"> as required by Elavon</w:t>
        </w:r>
      </w:ins>
      <w:r w:rsidRPr="0073787F">
        <w:rPr>
          <w:rFonts w:ascii="Calibri" w:hAnsi="Calibri" w:cs="Calibri"/>
          <w:sz w:val="20"/>
          <w:szCs w:val="20"/>
          <w:lang w:val="en-GB"/>
        </w:rPr>
        <w:t>.</w:t>
      </w:r>
    </w:p>
    <w:p w14:paraId="3EFFFEE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Supports pre-population of forms via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 mapping, ensuring seamless end-to-end execution of agreements during onboarding.</w:t>
      </w:r>
    </w:p>
    <w:p w14:paraId="7DE2D774" w14:textId="77777777" w:rsidR="009B71A8" w:rsidRPr="00581782" w:rsidRDefault="009B71A8" w:rsidP="009B71A8">
      <w:pPr>
        <w:pStyle w:val="Heading2"/>
        <w:rPr>
          <w:rFonts w:ascii="Calibri" w:hAnsi="Calibri" w:cs="Calibri"/>
          <w:b/>
          <w:bCs/>
          <w:color w:val="auto"/>
          <w:sz w:val="20"/>
          <w:szCs w:val="20"/>
        </w:rPr>
      </w:pPr>
      <w:bookmarkStart w:id="130" w:name="_Toc208908528"/>
      <w:r w:rsidRPr="00581782">
        <w:rPr>
          <w:rFonts w:ascii="Calibri" w:hAnsi="Calibri" w:cs="Calibri"/>
          <w:b/>
          <w:bCs/>
          <w:color w:val="auto"/>
          <w:sz w:val="20"/>
          <w:szCs w:val="20"/>
        </w:rPr>
        <w:t>Agreed Setup</w:t>
      </w:r>
      <w:bookmarkEnd w:id="130"/>
    </w:p>
    <w:p w14:paraId="027080CB" w14:textId="4B68B8BF" w:rsidR="009B71A8" w:rsidRPr="0073787F" w:rsidRDefault="009B71A8" w:rsidP="009B71A8">
      <w:pPr>
        <w:pStyle w:val="NoSpacing"/>
        <w:rPr>
          <w:rFonts w:ascii="Calibri" w:hAnsi="Calibri" w:cs="Calibri"/>
          <w:sz w:val="20"/>
          <w:szCs w:val="20"/>
          <w:lang w:val="en-GB"/>
        </w:rPr>
      </w:pP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recommends a hybrid managed service model for Elavon’s Marriott Phase. This balances Elavon’s need for customisation with the robustness of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API-driven platform.</w:t>
      </w:r>
    </w:p>
    <w:p w14:paraId="5A02D5CF" w14:textId="77777777" w:rsidR="009B71A8" w:rsidRPr="0073787F" w:rsidRDefault="009B71A8" w:rsidP="0090378A">
      <w:pPr>
        <w:pStyle w:val="NoSpacing"/>
        <w:pBdr>
          <w:bottom w:val="single" w:sz="4" w:space="0" w:color="auto"/>
        </w:pBdr>
        <w:rPr>
          <w:rFonts w:ascii="Calibri" w:hAnsi="Calibri" w:cs="Calibri"/>
          <w:sz w:val="20"/>
          <w:szCs w:val="20"/>
          <w:lang w:val="en-GB"/>
        </w:rPr>
      </w:pPr>
    </w:p>
    <w:p w14:paraId="2F3E8704" w14:textId="274FDBD2"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 xml:space="preserve">Hybrid Managed Service </w:t>
      </w:r>
    </w:p>
    <w:p w14:paraId="0CCE78FA" w14:textId="77777777" w:rsidR="009B71A8" w:rsidRPr="0073787F" w:rsidRDefault="009B71A8" w:rsidP="009B71A8">
      <w:pPr>
        <w:pStyle w:val="NoSpacing"/>
        <w:rPr>
          <w:rFonts w:ascii="Calibri" w:hAnsi="Calibri" w:cs="Calibri"/>
          <w:sz w:val="20"/>
          <w:szCs w:val="20"/>
          <w:lang w:val="en-GB"/>
        </w:rPr>
      </w:pPr>
    </w:p>
    <w:p w14:paraId="6803BE19" w14:textId="7777777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 customised deployment, where Elavon receives a dedicated, white-labelled onboarding frontend asset integrated with a custom server layer. This server layer is built, hosted, and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on top of our core APIs, enabling full flexibility for Elavon-specific features while still leveraging our form builder and no-code tooling.</w:t>
      </w:r>
    </w:p>
    <w:p w14:paraId="72A0B685" w14:textId="77777777" w:rsidR="009B71A8" w:rsidRPr="0073787F" w:rsidRDefault="009B71A8" w:rsidP="009B71A8">
      <w:pPr>
        <w:pStyle w:val="NoSpacing"/>
        <w:rPr>
          <w:rFonts w:ascii="Calibri" w:hAnsi="Calibri" w:cs="Calibri"/>
          <w:sz w:val="20"/>
          <w:szCs w:val="20"/>
          <w:lang w:val="en-GB"/>
        </w:rPr>
      </w:pPr>
    </w:p>
    <w:p w14:paraId="1A870CAC"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Benefits</w:t>
      </w:r>
    </w:p>
    <w:p w14:paraId="49FDDBCE" w14:textId="77777777" w:rsidR="009B71A8" w:rsidRPr="0073787F" w:rsidRDefault="009B71A8" w:rsidP="009B71A8">
      <w:pPr>
        <w:pStyle w:val="NoSpacing"/>
        <w:rPr>
          <w:rFonts w:ascii="Calibri" w:hAnsi="Calibri" w:cs="Calibri"/>
          <w:sz w:val="20"/>
          <w:szCs w:val="20"/>
          <w:lang w:val="en-GB"/>
        </w:rPr>
      </w:pPr>
    </w:p>
    <w:p w14:paraId="2AE645F4"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Fully branded onboarding experience (</w:t>
      </w:r>
      <w:hyperlink r:id="rId20" w:history="1">
        <w:r w:rsidRPr="0073787F">
          <w:rPr>
            <w:rStyle w:val="Hyperlink"/>
            <w:rFonts w:ascii="Calibri" w:hAnsi="Calibri" w:cs="Calibri"/>
            <w:color w:val="auto"/>
            <w:sz w:val="20"/>
            <w:szCs w:val="20"/>
            <w:lang w:val="en-GB"/>
          </w:rPr>
          <w:t>https://flow.elavon.eu</w:t>
        </w:r>
      </w:hyperlink>
      <w:r w:rsidRPr="0073787F">
        <w:rPr>
          <w:rFonts w:ascii="Calibri" w:hAnsi="Calibri" w:cs="Calibri"/>
          <w:sz w:val="20"/>
          <w:szCs w:val="20"/>
          <w:lang w:val="en-GB"/>
        </w:rPr>
        <w:t>).</w:t>
      </w:r>
    </w:p>
    <w:p w14:paraId="5F166C7E"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 xml:space="preserve">Custom features built and maintained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(e.g. product catalogue editor, org chart certification).</w:t>
      </w:r>
    </w:p>
    <w:p w14:paraId="7A4D0938"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Dedicated managed service layer for maximum flexibility.</w:t>
      </w:r>
    </w:p>
    <w:p w14:paraId="78679550"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Enterprise-grade AWS hosting, security, and support.</w:t>
      </w:r>
    </w:p>
    <w:p w14:paraId="38D81486" w14:textId="77777777" w:rsidR="009B71A8" w:rsidRPr="0073787F" w:rsidRDefault="009B71A8" w:rsidP="009B71A8">
      <w:pPr>
        <w:pStyle w:val="NoSpacing"/>
        <w:rPr>
          <w:rFonts w:ascii="Calibri" w:hAnsi="Calibri" w:cs="Calibri"/>
          <w:sz w:val="20"/>
          <w:szCs w:val="20"/>
          <w:lang w:val="en-GB"/>
        </w:rPr>
      </w:pPr>
    </w:p>
    <w:p w14:paraId="54983943"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Inclusions:</w:t>
      </w:r>
    </w:p>
    <w:p w14:paraId="6ED99E59" w14:textId="77777777" w:rsidR="009B71A8" w:rsidRPr="0073787F" w:rsidRDefault="009B71A8" w:rsidP="009B71A8">
      <w:pPr>
        <w:pStyle w:val="NoSpacing"/>
        <w:rPr>
          <w:rFonts w:ascii="Calibri" w:hAnsi="Calibri" w:cs="Calibri"/>
          <w:sz w:val="20"/>
          <w:szCs w:val="20"/>
          <w:lang w:val="en-GB"/>
        </w:rPr>
      </w:pPr>
    </w:p>
    <w:p w14:paraId="2D9CA276"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AWS Cloud Infrastructure setup (VPC, ECS, RDS, networking, security groups).</w:t>
      </w:r>
    </w:p>
    <w:p w14:paraId="6D115285" w14:textId="78DD7731"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White-labelling and jurisdiction-specific configuration</w:t>
      </w:r>
      <w:ins w:id="131" w:author="David Sant" w:date="2025-11-26T09:48:00Z" w16du:dateUtc="2025-11-26T09:48:00Z">
        <w:r w:rsidR="0057793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4C97A75C" w14:textId="0DA7C5F5"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Initial onboarding flows (Marriott </w:t>
      </w:r>
      <w:r w:rsidR="00D05F3E">
        <w:rPr>
          <w:rFonts w:ascii="Calibri" w:hAnsi="Calibri" w:cs="Calibri"/>
          <w:sz w:val="20"/>
          <w:szCs w:val="20"/>
          <w:lang w:val="en-GB"/>
        </w:rPr>
        <w:t>phase</w:t>
      </w:r>
      <w:r w:rsidRPr="0073787F">
        <w:rPr>
          <w:rFonts w:ascii="Calibri" w:hAnsi="Calibri" w:cs="Calibri"/>
          <w:sz w:val="20"/>
          <w:szCs w:val="20"/>
          <w:lang w:val="en-GB"/>
        </w:rPr>
        <w:t xml:space="preserve"> + UK, France, Germany).</w:t>
      </w:r>
    </w:p>
    <w:p w14:paraId="70FC55C0" w14:textId="77777777" w:rsidR="009B71A8" w:rsidRPr="0073787F" w:rsidRDefault="009B71A8" w:rsidP="00B15176">
      <w:pPr>
        <w:pStyle w:val="NoSpacing"/>
        <w:numPr>
          <w:ilvl w:val="0"/>
          <w:numId w:val="3"/>
        </w:numPr>
        <w:rPr>
          <w:rFonts w:ascii="Calibri" w:hAnsi="Calibri" w:cs="Calibri"/>
          <w:sz w:val="20"/>
          <w:szCs w:val="20"/>
          <w:lang w:val="en-GB"/>
        </w:rPr>
      </w:pPr>
      <w:commentRangeStart w:id="132"/>
      <w:r w:rsidRPr="0073787F">
        <w:rPr>
          <w:rFonts w:ascii="Calibri" w:hAnsi="Calibri" w:cs="Calibri"/>
          <w:sz w:val="20"/>
          <w:szCs w:val="20"/>
          <w:lang w:val="en-GB"/>
        </w:rPr>
        <w:t>MFA / SSO / SAML integration with Elavon’s IdP.</w:t>
      </w:r>
      <w:commentRangeEnd w:id="132"/>
      <w:r w:rsidR="00DF4534">
        <w:rPr>
          <w:rStyle w:val="CommentReference"/>
          <w:lang w:val="en-GB"/>
        </w:rPr>
        <w:commentReference w:id="132"/>
      </w:r>
    </w:p>
    <w:p w14:paraId="1B72A515"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Custom features in scope.</w:t>
      </w:r>
    </w:p>
    <w:p w14:paraId="1833D3B3" w14:textId="5303B686"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Technical support and knowledge transfer during </w:t>
      </w:r>
      <w:r w:rsidR="00D05F3E">
        <w:rPr>
          <w:rFonts w:ascii="Calibri" w:hAnsi="Calibri" w:cs="Calibri"/>
          <w:sz w:val="20"/>
          <w:szCs w:val="20"/>
          <w:lang w:val="en-GB"/>
        </w:rPr>
        <w:t>Phase 1 (Marriott)</w:t>
      </w:r>
      <w:r w:rsidRPr="0073787F">
        <w:rPr>
          <w:rFonts w:ascii="Calibri" w:hAnsi="Calibri" w:cs="Calibri"/>
          <w:sz w:val="20"/>
          <w:szCs w:val="20"/>
          <w:lang w:val="en-GB"/>
        </w:rPr>
        <w:t>.</w:t>
      </w:r>
    </w:p>
    <w:p w14:paraId="174D2EEE" w14:textId="77777777" w:rsidR="009B71A8" w:rsidRPr="0073787F" w:rsidRDefault="009B71A8" w:rsidP="009B71A8">
      <w:pPr>
        <w:pStyle w:val="NoSpacing"/>
        <w:rPr>
          <w:rFonts w:ascii="Calibri" w:hAnsi="Calibri" w:cs="Calibri"/>
          <w:sz w:val="20"/>
          <w:szCs w:val="20"/>
          <w:lang w:val="en-GB"/>
        </w:rPr>
      </w:pPr>
    </w:p>
    <w:p w14:paraId="6238DAF8"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Breakdown:</w:t>
      </w:r>
    </w:p>
    <w:p w14:paraId="3A355807" w14:textId="77777777" w:rsidR="009B71A8" w:rsidRPr="0073787F" w:rsidRDefault="009B71A8" w:rsidP="009B71A8">
      <w:pPr>
        <w:pStyle w:val="NoSpacing"/>
        <w:rPr>
          <w:rFonts w:ascii="Calibri" w:hAnsi="Calibri" w:cs="Calibri"/>
          <w:sz w:val="20"/>
          <w:szCs w:val="20"/>
          <w:lang w:val="en-GB"/>
        </w:rPr>
      </w:pPr>
    </w:p>
    <w:p w14:paraId="2B7EC8A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Configuration of AWS Cloud Infrastructure</w:t>
      </w:r>
    </w:p>
    <w:p w14:paraId="39E48CC7"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Provisioning of isolated environments (VPC, ECS, RDS, networking, security groups) in eu-west-2.</w:t>
      </w:r>
    </w:p>
    <w:p w14:paraId="0FF98D8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Customisation Support (Standard)</w:t>
      </w:r>
    </w:p>
    <w:p w14:paraId="73B748B6"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White-labelling (URLs, email domains, branding) and jurisdiction-specific configuration.</w:t>
      </w:r>
    </w:p>
    <w:p w14:paraId="596D51B2"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Initial Flows Created</w:t>
      </w:r>
    </w:p>
    <w:p w14:paraId="51E402F0" w14:textId="4C71A741"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Design and implementation of the first set of onboarding flows (Marriott </w:t>
      </w:r>
      <w:r w:rsidR="009F19B7">
        <w:rPr>
          <w:rFonts w:ascii="Calibri" w:hAnsi="Calibri" w:cs="Calibri"/>
          <w:sz w:val="20"/>
          <w:szCs w:val="20"/>
          <w:lang w:val="en-GB"/>
        </w:rPr>
        <w:t>Marriot Phase</w:t>
      </w:r>
      <w:r w:rsidRPr="0073787F">
        <w:rPr>
          <w:rFonts w:ascii="Calibri" w:hAnsi="Calibri" w:cs="Calibri"/>
          <w:sz w:val="20"/>
          <w:szCs w:val="20"/>
          <w:lang w:val="en-GB"/>
        </w:rPr>
        <w:t xml:space="preserve"> + UK, France, Germany)</w:t>
      </w:r>
      <w:ins w:id="133" w:author="David Sant" w:date="2025-11-26T09:48:00Z" w16du:dateUtc="2025-11-26T09:48:00Z">
        <w:r w:rsidR="004F064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335192E5"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MFA / SSO / SAML Configuration</w:t>
      </w:r>
    </w:p>
    <w:p w14:paraId="5B7D2FA2" w14:textId="77777777" w:rsidR="009B71A8" w:rsidRPr="0073787F" w:rsidRDefault="009B71A8" w:rsidP="00B15176">
      <w:pPr>
        <w:pStyle w:val="NoSpacing"/>
        <w:numPr>
          <w:ilvl w:val="1"/>
          <w:numId w:val="4"/>
        </w:numPr>
        <w:rPr>
          <w:rFonts w:ascii="Calibri" w:hAnsi="Calibri" w:cs="Calibri"/>
          <w:sz w:val="20"/>
          <w:szCs w:val="20"/>
          <w:lang w:val="en-GB"/>
        </w:rPr>
      </w:pPr>
      <w:commentRangeStart w:id="134"/>
      <w:r w:rsidRPr="0073787F">
        <w:rPr>
          <w:rFonts w:ascii="Calibri" w:hAnsi="Calibri" w:cs="Calibri"/>
          <w:sz w:val="20"/>
          <w:szCs w:val="20"/>
          <w:lang w:val="en-GB"/>
        </w:rPr>
        <w:t>Integration with Elavon’s identity provider for enterprise authentication.</w:t>
      </w:r>
      <w:commentRangeEnd w:id="134"/>
      <w:r w:rsidR="00C925D6">
        <w:rPr>
          <w:rStyle w:val="CommentReference"/>
          <w:lang w:val="en-GB"/>
        </w:rPr>
        <w:commentReference w:id="134"/>
      </w:r>
    </w:p>
    <w:p w14:paraId="6C994EE3"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Support</w:t>
      </w:r>
    </w:p>
    <w:p w14:paraId="50745007" w14:textId="326A3AFA"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Technical assistance and knowledge transfer during the </w:t>
      </w:r>
      <w:r w:rsidR="009F19B7">
        <w:rPr>
          <w:rFonts w:ascii="Calibri" w:hAnsi="Calibri" w:cs="Calibri"/>
          <w:sz w:val="20"/>
          <w:szCs w:val="20"/>
          <w:lang w:val="en-GB"/>
        </w:rPr>
        <w:t>phase 1</w:t>
      </w:r>
      <w:r w:rsidRPr="0073787F">
        <w:rPr>
          <w:rFonts w:ascii="Calibri" w:hAnsi="Calibri" w:cs="Calibri"/>
          <w:sz w:val="20"/>
          <w:szCs w:val="20"/>
          <w:lang w:val="en-GB"/>
        </w:rPr>
        <w:t xml:space="preserve"> setup phase.</w:t>
      </w:r>
    </w:p>
    <w:p w14:paraId="192EF63C"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Server Layer &amp; Onboarding Asset</w:t>
      </w:r>
    </w:p>
    <w:p w14:paraId="39A91F88"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Build, host, and manage a dedicated server layer for Elavon.</w:t>
      </w:r>
    </w:p>
    <w:p w14:paraId="282B860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Delivery of a custom, white-labelled onboarding frontend asset.</w:t>
      </w:r>
    </w:p>
    <w:p w14:paraId="28C1FB1C"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APIs for flexibility and bespoke functionality.</w:t>
      </w:r>
    </w:p>
    <w:p w14:paraId="34CB33F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Features In-Scope</w:t>
      </w:r>
    </w:p>
    <w:p w14:paraId="72957FE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Product catalogue/pricing database &amp; editor.</w:t>
      </w:r>
    </w:p>
    <w:p w14:paraId="6C593781"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Org chart certification.</w:t>
      </w:r>
    </w:p>
    <w:p w14:paraId="5108CF40" w14:textId="77777777" w:rsidR="0090378A" w:rsidRDefault="0090378A" w:rsidP="003903B2">
      <w:pPr>
        <w:rPr>
          <w:rFonts w:ascii="Calibri" w:hAnsi="Calibri" w:cs="Calibri"/>
          <w:b/>
          <w:bCs/>
          <w:sz w:val="20"/>
          <w:szCs w:val="20"/>
        </w:rPr>
      </w:pPr>
    </w:p>
    <w:p w14:paraId="75FACF9E" w14:textId="77777777" w:rsidR="0090378A" w:rsidRDefault="0090378A" w:rsidP="003903B2">
      <w:pPr>
        <w:rPr>
          <w:rFonts w:ascii="Calibri" w:hAnsi="Calibri" w:cs="Calibri"/>
          <w:b/>
          <w:bCs/>
          <w:sz w:val="20"/>
          <w:szCs w:val="20"/>
        </w:rPr>
      </w:pPr>
    </w:p>
    <w:p w14:paraId="25B0B375" w14:textId="77777777" w:rsidR="0090378A" w:rsidRDefault="0090378A" w:rsidP="003903B2">
      <w:pPr>
        <w:rPr>
          <w:rFonts w:ascii="Calibri" w:hAnsi="Calibri" w:cs="Calibri"/>
          <w:b/>
          <w:bCs/>
          <w:sz w:val="20"/>
          <w:szCs w:val="20"/>
        </w:rPr>
      </w:pPr>
    </w:p>
    <w:p w14:paraId="0D9968EA" w14:textId="77777777" w:rsidR="0090378A" w:rsidRDefault="0090378A" w:rsidP="003903B2">
      <w:pPr>
        <w:rPr>
          <w:rFonts w:ascii="Calibri" w:hAnsi="Calibri" w:cs="Calibri"/>
          <w:b/>
          <w:bCs/>
          <w:sz w:val="20"/>
          <w:szCs w:val="20"/>
        </w:rPr>
      </w:pPr>
    </w:p>
    <w:p w14:paraId="1C6A0497" w14:textId="77777777" w:rsidR="0090378A" w:rsidRDefault="0090378A" w:rsidP="003903B2">
      <w:pPr>
        <w:rPr>
          <w:rFonts w:ascii="Calibri" w:hAnsi="Calibri" w:cs="Calibri"/>
          <w:b/>
          <w:bCs/>
          <w:sz w:val="20"/>
          <w:szCs w:val="20"/>
        </w:rPr>
      </w:pPr>
    </w:p>
    <w:p w14:paraId="455BD944" w14:textId="77777777" w:rsidR="0090378A" w:rsidRDefault="0090378A" w:rsidP="003903B2">
      <w:pPr>
        <w:rPr>
          <w:rFonts w:ascii="Calibri" w:hAnsi="Calibri" w:cs="Calibri"/>
          <w:b/>
          <w:bCs/>
          <w:sz w:val="20"/>
          <w:szCs w:val="20"/>
        </w:rPr>
      </w:pPr>
    </w:p>
    <w:p w14:paraId="0AB5F901" w14:textId="77777777" w:rsidR="0090378A" w:rsidRDefault="0090378A" w:rsidP="003903B2">
      <w:pPr>
        <w:rPr>
          <w:rFonts w:ascii="Calibri" w:hAnsi="Calibri" w:cs="Calibri"/>
          <w:b/>
          <w:bCs/>
          <w:sz w:val="20"/>
          <w:szCs w:val="20"/>
        </w:rPr>
      </w:pPr>
    </w:p>
    <w:p w14:paraId="62FF3A88" w14:textId="77777777" w:rsidR="0090378A" w:rsidRDefault="0090378A" w:rsidP="003903B2">
      <w:pPr>
        <w:rPr>
          <w:rFonts w:ascii="Calibri" w:hAnsi="Calibri" w:cs="Calibri"/>
          <w:b/>
          <w:bCs/>
          <w:sz w:val="20"/>
          <w:szCs w:val="20"/>
        </w:rPr>
      </w:pPr>
    </w:p>
    <w:p w14:paraId="28A76FC9" w14:textId="021E646C" w:rsidR="003903B2" w:rsidRPr="0073787F" w:rsidRDefault="003903B2" w:rsidP="003903B2">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B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Workflow</w:t>
      </w:r>
      <w:proofErr w:type="gramEnd"/>
      <w:r w:rsidRPr="0073787F">
        <w:rPr>
          <w:rFonts w:ascii="Calibri" w:hAnsi="Calibri" w:cs="Calibri"/>
          <w:b/>
          <w:bCs/>
          <w:sz w:val="20"/>
          <w:szCs w:val="20"/>
        </w:rPr>
        <w:t xml:space="preserve"> Diagram</w:t>
      </w:r>
    </w:p>
    <w:p w14:paraId="3A783202" w14:textId="77777777" w:rsidR="003903B2" w:rsidRPr="0073787F" w:rsidRDefault="003903B2" w:rsidP="003903B2">
      <w:pPr>
        <w:rPr>
          <w:rFonts w:ascii="Calibri" w:hAnsi="Calibri" w:cs="Calibri"/>
          <w:sz w:val="20"/>
          <w:szCs w:val="20"/>
        </w:rPr>
      </w:pPr>
      <w:r w:rsidRPr="0073787F">
        <w:rPr>
          <w:rFonts w:ascii="Calibri" w:hAnsi="Calibri" w:cs="Calibri"/>
          <w:sz w:val="20"/>
          <w:szCs w:val="20"/>
        </w:rPr>
        <w:t>A detailed visual representation of the onboarding workflow is provided in the attached diagram. This diagram illustrates the end-to-end automation process, including data collection, formatting, application pack generation, and contract signing via DocuSign.</w:t>
      </w:r>
    </w:p>
    <w:p w14:paraId="1BA81C94" w14:textId="782873EC" w:rsidR="00E5025A" w:rsidRPr="0073787F" w:rsidRDefault="003C0E26" w:rsidP="003903B2">
      <w:pPr>
        <w:rPr>
          <w:rFonts w:ascii="Calibri" w:hAnsi="Calibri" w:cs="Calibri"/>
          <w:sz w:val="20"/>
          <w:szCs w:val="20"/>
        </w:rPr>
      </w:pPr>
      <w:r w:rsidRPr="0073787F">
        <w:t xml:space="preserve"> </w:t>
      </w:r>
      <w:r w:rsidRPr="0073787F">
        <w:rPr>
          <w:noProof/>
        </w:rPr>
        <w:drawing>
          <wp:inline distT="0" distB="0" distL="0" distR="0" wp14:anchorId="25F25139" wp14:editId="529819EF">
            <wp:extent cx="6409980" cy="2270760"/>
            <wp:effectExtent l="0" t="0" r="0" b="0"/>
            <wp:docPr id="95028314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21">
                      <a:extLst>
                        <a:ext uri="{28A0092B-C50C-407E-A947-70E740481C1C}">
                          <a14:useLocalDpi xmlns:a14="http://schemas.microsoft.com/office/drawing/2010/main" val="0"/>
                        </a:ext>
                      </a:extLst>
                    </a:blip>
                    <a:srcRect t="6047" b="8622"/>
                    <a:stretch>
                      <a:fillRect/>
                    </a:stretch>
                  </pic:blipFill>
                  <pic:spPr bwMode="auto">
                    <a:xfrm>
                      <a:off x="0" y="0"/>
                      <a:ext cx="6440488" cy="2281568"/>
                    </a:xfrm>
                    <a:prstGeom prst="rect">
                      <a:avLst/>
                    </a:prstGeom>
                    <a:ln>
                      <a:noFill/>
                    </a:ln>
                    <a:extLst>
                      <a:ext uri="{53640926-AAD7-44D8-BBD7-CCE9431645EC}">
                        <a14:shadowObscured xmlns:a14="http://schemas.microsoft.com/office/drawing/2010/main"/>
                      </a:ext>
                    </a:extLst>
                  </pic:spPr>
                </pic:pic>
              </a:graphicData>
            </a:graphic>
          </wp:inline>
        </w:drawing>
      </w:r>
    </w:p>
    <w:p w14:paraId="64C6DAC0" w14:textId="34E4D08E"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C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Pricing</w:t>
      </w:r>
      <w:proofErr w:type="gramEnd"/>
      <w:r w:rsidRPr="0073787F">
        <w:rPr>
          <w:rFonts w:ascii="Calibri" w:hAnsi="Calibri" w:cs="Calibri"/>
          <w:b/>
          <w:bCs/>
          <w:sz w:val="20"/>
          <w:szCs w:val="20"/>
        </w:rPr>
        <w:t xml:space="preserve"> Details</w:t>
      </w:r>
    </w:p>
    <w:p w14:paraId="3BC2E898" w14:textId="77777777"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 comprehensive breakdown of costs, including:</w:t>
      </w:r>
    </w:p>
    <w:tbl>
      <w:tblPr>
        <w:tblW w:w="10775" w:type="dxa"/>
        <w:tblLayout w:type="fixed"/>
        <w:tblLook w:val="06A0" w:firstRow="1" w:lastRow="0" w:firstColumn="1" w:lastColumn="0" w:noHBand="1" w:noVBand="1"/>
      </w:tblPr>
      <w:tblGrid>
        <w:gridCol w:w="3686"/>
        <w:gridCol w:w="5320"/>
        <w:gridCol w:w="1769"/>
      </w:tblGrid>
      <w:tr w:rsidR="0F9A88C2" w:rsidRPr="0073787F" w14:paraId="4E358640" w14:textId="77777777" w:rsidTr="00BB5546">
        <w:trPr>
          <w:trHeight w:val="315"/>
        </w:trPr>
        <w:tc>
          <w:tcPr>
            <w:tcW w:w="3686" w:type="dxa"/>
            <w:tcBorders>
              <w:top w:val="nil"/>
              <w:left w:val="nil"/>
              <w:bottom w:val="nil"/>
              <w:right w:val="nil"/>
            </w:tcBorders>
            <w:shd w:val="clear" w:color="auto" w:fill="F2F2F2" w:themeFill="background1" w:themeFillShade="F2"/>
            <w:tcMar>
              <w:top w:w="15" w:type="dxa"/>
              <w:left w:w="15" w:type="dxa"/>
              <w:right w:w="15" w:type="dxa"/>
            </w:tcMar>
            <w:vAlign w:val="bottom"/>
          </w:tcPr>
          <w:p w14:paraId="6E4C0BE4" w14:textId="02018DFA" w:rsidR="0F9A88C2" w:rsidRPr="0073787F" w:rsidRDefault="00F15344" w:rsidP="0F9A88C2">
            <w:pPr>
              <w:spacing w:after="0"/>
            </w:pPr>
            <w:r>
              <w:rPr>
                <w:rFonts w:ascii="Calibri" w:eastAsia="Calibri" w:hAnsi="Calibri" w:cs="Calibri"/>
                <w:b/>
                <w:bCs/>
                <w:color w:val="000000" w:themeColor="text1"/>
              </w:rPr>
              <w:t xml:space="preserve">Monthly </w:t>
            </w:r>
            <w:r w:rsidR="0F9A88C2" w:rsidRPr="0073787F">
              <w:rPr>
                <w:rFonts w:ascii="Calibri" w:eastAsia="Calibri" w:hAnsi="Calibri" w:cs="Calibri"/>
                <w:b/>
                <w:bCs/>
                <w:color w:val="000000" w:themeColor="text1"/>
              </w:rPr>
              <w:t>Core Platform Fee</w:t>
            </w:r>
          </w:p>
        </w:tc>
        <w:tc>
          <w:tcPr>
            <w:tcW w:w="5320" w:type="dxa"/>
            <w:tcBorders>
              <w:top w:val="nil"/>
              <w:left w:val="nil"/>
              <w:bottom w:val="nil"/>
              <w:right w:val="nil"/>
            </w:tcBorders>
            <w:shd w:val="clear" w:color="auto" w:fill="F2F2F2" w:themeFill="background1" w:themeFillShade="F2"/>
            <w:tcMar>
              <w:top w:w="15" w:type="dxa"/>
              <w:left w:w="15" w:type="dxa"/>
              <w:right w:w="15" w:type="dxa"/>
            </w:tcMar>
            <w:vAlign w:val="bottom"/>
          </w:tcPr>
          <w:p w14:paraId="07A6F285" w14:textId="630E1E3E" w:rsidR="0F9A88C2" w:rsidRPr="001637FA" w:rsidRDefault="0F9A88C2" w:rsidP="0F9A88C2">
            <w:pPr>
              <w:spacing w:after="0"/>
              <w:jc w:val="right"/>
              <w:rPr>
                <w:b/>
                <w:bCs/>
              </w:rPr>
            </w:pPr>
            <w:r w:rsidRPr="001637FA">
              <w:rPr>
                <w:rFonts w:ascii="Calibri" w:eastAsia="Calibri" w:hAnsi="Calibri" w:cs="Calibri"/>
                <w:b/>
                <w:bCs/>
                <w:color w:val="000000" w:themeColor="text1"/>
              </w:rPr>
              <w:t>£15,000</w:t>
            </w:r>
            <w:r w:rsidR="001637FA">
              <w:rPr>
                <w:rFonts w:ascii="Calibri" w:eastAsia="Calibri" w:hAnsi="Calibri" w:cs="Calibri"/>
                <w:b/>
                <w:bCs/>
                <w:color w:val="000000" w:themeColor="text1"/>
              </w:rPr>
              <w:t xml:space="preserve"> per month</w:t>
            </w:r>
            <w:r w:rsidRPr="001637FA">
              <w:rPr>
                <w:rFonts w:ascii="Calibri" w:eastAsia="Calibri" w:hAnsi="Calibri" w:cs="Calibri"/>
                <w:b/>
                <w:bCs/>
                <w:color w:val="000000" w:themeColor="text1"/>
              </w:rPr>
              <w:t xml:space="preserve"> </w:t>
            </w:r>
          </w:p>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20E569A5" w14:textId="59ABB43A" w:rsidR="0F9A88C2" w:rsidRPr="0073787F" w:rsidRDefault="0F9A88C2"/>
        </w:tc>
      </w:tr>
      <w:tr w:rsidR="0F9A88C2" w:rsidRPr="0073787F" w14:paraId="3A4921E2" w14:textId="77777777" w:rsidTr="006876CC">
        <w:trPr>
          <w:trHeight w:val="435"/>
        </w:trPr>
        <w:tc>
          <w:tcPr>
            <w:tcW w:w="9006" w:type="dxa"/>
            <w:gridSpan w:val="2"/>
            <w:tcBorders>
              <w:top w:val="nil"/>
              <w:left w:val="nil"/>
              <w:bottom w:val="single" w:sz="8" w:space="0" w:color="000000" w:themeColor="text1"/>
              <w:right w:val="nil"/>
            </w:tcBorders>
            <w:tcMar>
              <w:top w:w="15" w:type="dxa"/>
              <w:left w:w="15" w:type="dxa"/>
              <w:right w:w="15" w:type="dxa"/>
            </w:tcMar>
            <w:vAlign w:val="bottom"/>
          </w:tcPr>
          <w:p w14:paraId="06867230" w14:textId="5C53C124" w:rsidR="0F9A88C2" w:rsidRPr="0073787F" w:rsidRDefault="0F9A88C2"/>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7C6B3103" w14:textId="651D36A5" w:rsidR="0F9A88C2" w:rsidRPr="0073787F" w:rsidRDefault="0F9A88C2"/>
        </w:tc>
      </w:tr>
      <w:tr w:rsidR="0F9A88C2" w:rsidRPr="0073787F" w14:paraId="6615FE25" w14:textId="77777777" w:rsidTr="00BB5546">
        <w:trPr>
          <w:trHeight w:val="300"/>
        </w:trPr>
        <w:tc>
          <w:tcPr>
            <w:tcW w:w="3686" w:type="dxa"/>
            <w:tcBorders>
              <w:top w:val="single" w:sz="8" w:space="0" w:color="000000" w:themeColor="text1"/>
              <w:left w:val="single" w:sz="8" w:space="0" w:color="000000" w:themeColor="text1"/>
              <w:bottom w:val="single" w:sz="8" w:space="0" w:color="000000" w:themeColor="text1"/>
              <w:right w:val="nil"/>
            </w:tcBorders>
            <w:shd w:val="clear" w:color="auto" w:fill="F2F2F2" w:themeFill="background1" w:themeFillShade="F2"/>
            <w:tcMar>
              <w:top w:w="15" w:type="dxa"/>
              <w:left w:w="15" w:type="dxa"/>
              <w:right w:w="15" w:type="dxa"/>
            </w:tcMar>
            <w:vAlign w:val="bottom"/>
          </w:tcPr>
          <w:p w14:paraId="7E878C87" w14:textId="2E90F7BB" w:rsidR="0F9A88C2" w:rsidRPr="0073787F" w:rsidRDefault="0F9A88C2" w:rsidP="0F9A88C2">
            <w:pPr>
              <w:spacing w:after="0"/>
            </w:pPr>
            <w:r w:rsidRPr="0073787F">
              <w:rPr>
                <w:rFonts w:ascii="Calibri" w:eastAsia="Calibri" w:hAnsi="Calibri" w:cs="Calibri"/>
                <w:b/>
                <w:bCs/>
                <w:color w:val="000000" w:themeColor="text1"/>
                <w:sz w:val="22"/>
                <w:szCs w:val="22"/>
              </w:rPr>
              <w:t>Feature</w:t>
            </w:r>
          </w:p>
        </w:tc>
        <w:tc>
          <w:tcPr>
            <w:tcW w:w="5320" w:type="dxa"/>
            <w:tcBorders>
              <w:top w:val="single" w:sz="8" w:space="0" w:color="000000" w:themeColor="text1"/>
              <w:left w:val="nil"/>
              <w:bottom w:val="single" w:sz="8" w:space="0" w:color="000000" w:themeColor="text1"/>
              <w:right w:val="nil"/>
            </w:tcBorders>
            <w:shd w:val="clear" w:color="auto" w:fill="F2F2F2" w:themeFill="background1" w:themeFillShade="F2"/>
            <w:tcMar>
              <w:top w:w="15" w:type="dxa"/>
              <w:left w:w="15" w:type="dxa"/>
              <w:right w:w="15" w:type="dxa"/>
            </w:tcMar>
            <w:vAlign w:val="bottom"/>
          </w:tcPr>
          <w:p w14:paraId="0CD80CB2" w14:textId="77EA9A71" w:rsidR="0F9A88C2" w:rsidRPr="0073787F" w:rsidRDefault="0F9A88C2" w:rsidP="0F9A88C2">
            <w:pPr>
              <w:spacing w:after="0"/>
            </w:pPr>
            <w:r w:rsidRPr="0073787F">
              <w:rPr>
                <w:rFonts w:ascii="Calibri" w:eastAsia="Calibri" w:hAnsi="Calibri" w:cs="Calibri"/>
                <w:b/>
                <w:bCs/>
                <w:color w:val="000000" w:themeColor="text1"/>
                <w:sz w:val="22"/>
                <w:szCs w:val="22"/>
              </w:rPr>
              <w:t>Base (per month)</w:t>
            </w:r>
          </w:p>
        </w:tc>
        <w:tc>
          <w:tcPr>
            <w:tcW w:w="1769" w:type="dxa"/>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tcMar>
              <w:top w:w="15" w:type="dxa"/>
              <w:left w:w="15" w:type="dxa"/>
              <w:right w:w="15" w:type="dxa"/>
            </w:tcMar>
            <w:vAlign w:val="bottom"/>
          </w:tcPr>
          <w:p w14:paraId="5E4DF677" w14:textId="5B856464" w:rsidR="0F9A88C2" w:rsidRPr="0073787F" w:rsidRDefault="0F9A88C2" w:rsidP="0F9A88C2">
            <w:pPr>
              <w:spacing w:after="0"/>
            </w:pPr>
            <w:r w:rsidRPr="0073787F">
              <w:rPr>
                <w:rFonts w:ascii="Calibri" w:eastAsia="Calibri" w:hAnsi="Calibri" w:cs="Calibri"/>
                <w:b/>
                <w:bCs/>
                <w:color w:val="000000" w:themeColor="text1"/>
                <w:sz w:val="22"/>
                <w:szCs w:val="22"/>
              </w:rPr>
              <w:t xml:space="preserve">Additional </w:t>
            </w:r>
            <w:commentRangeStart w:id="135"/>
            <w:r w:rsidRPr="0073787F">
              <w:rPr>
                <w:rFonts w:ascii="Calibri" w:eastAsia="Calibri" w:hAnsi="Calibri" w:cs="Calibri"/>
                <w:b/>
                <w:bCs/>
                <w:color w:val="000000" w:themeColor="text1"/>
                <w:sz w:val="22"/>
                <w:szCs w:val="22"/>
              </w:rPr>
              <w:t>Usage</w:t>
            </w:r>
            <w:commentRangeEnd w:id="135"/>
            <w:r w:rsidR="005F5C36">
              <w:rPr>
                <w:rStyle w:val="CommentReference"/>
              </w:rPr>
              <w:commentReference w:id="135"/>
            </w:r>
          </w:p>
        </w:tc>
      </w:tr>
      <w:tr w:rsidR="0F9A88C2" w:rsidRPr="0073787F" w14:paraId="1A20B78D" w14:textId="77777777" w:rsidTr="00BB5546">
        <w:trPr>
          <w:trHeight w:val="255"/>
        </w:trPr>
        <w:tc>
          <w:tcPr>
            <w:tcW w:w="3686" w:type="dxa"/>
            <w:tcBorders>
              <w:top w:val="single" w:sz="8" w:space="0" w:color="000000" w:themeColor="text1"/>
              <w:left w:val="single" w:sz="8" w:space="0" w:color="000000" w:themeColor="text1"/>
              <w:bottom w:val="nil"/>
              <w:right w:val="nil"/>
            </w:tcBorders>
            <w:shd w:val="clear" w:color="auto" w:fill="FFFFFF" w:themeFill="background1"/>
            <w:tcMar>
              <w:top w:w="15" w:type="dxa"/>
              <w:left w:w="15" w:type="dxa"/>
              <w:right w:w="15" w:type="dxa"/>
            </w:tcMar>
            <w:vAlign w:val="bottom"/>
          </w:tcPr>
          <w:p w14:paraId="790CA9D6" w14:textId="3F16A30D" w:rsidR="0F9A88C2" w:rsidRPr="0073787F" w:rsidRDefault="0F9A88C2" w:rsidP="0F9A88C2">
            <w:pPr>
              <w:spacing w:after="0"/>
            </w:pPr>
            <w:r w:rsidRPr="0073787F">
              <w:rPr>
                <w:rFonts w:ascii="Calibri" w:eastAsia="Calibri" w:hAnsi="Calibri" w:cs="Calibri"/>
                <w:b/>
                <w:bCs/>
                <w:color w:val="000000" w:themeColor="text1"/>
                <w:sz w:val="20"/>
                <w:szCs w:val="20"/>
              </w:rPr>
              <w:t>Automated Workflows (Tasks)</w:t>
            </w:r>
          </w:p>
        </w:tc>
        <w:tc>
          <w:tcPr>
            <w:tcW w:w="5320" w:type="dxa"/>
            <w:tcBorders>
              <w:top w:val="single" w:sz="8" w:space="0" w:color="000000" w:themeColor="text1"/>
              <w:left w:val="nil"/>
              <w:bottom w:val="nil"/>
              <w:right w:val="nil"/>
            </w:tcBorders>
            <w:shd w:val="clear" w:color="auto" w:fill="FFFFFF" w:themeFill="background1"/>
            <w:tcMar>
              <w:top w:w="15" w:type="dxa"/>
              <w:left w:w="15" w:type="dxa"/>
              <w:right w:w="15" w:type="dxa"/>
            </w:tcMar>
            <w:vAlign w:val="bottom"/>
          </w:tcPr>
          <w:p w14:paraId="57993708" w14:textId="35BBEDA6" w:rsidR="0F9A88C2" w:rsidRPr="0073787F" w:rsidRDefault="0F9A88C2" w:rsidP="0F9A88C2">
            <w:pPr>
              <w:spacing w:after="0"/>
            </w:pPr>
            <w:r w:rsidRPr="0073787F">
              <w:rPr>
                <w:rFonts w:ascii="Calibri" w:eastAsia="Calibri" w:hAnsi="Calibri" w:cs="Calibri"/>
                <w:color w:val="000000" w:themeColor="text1"/>
                <w:sz w:val="20"/>
                <w:szCs w:val="20"/>
              </w:rPr>
              <w:t>Includes 100K tasks</w:t>
            </w:r>
          </w:p>
        </w:tc>
        <w:tc>
          <w:tcPr>
            <w:tcW w:w="1769" w:type="dxa"/>
            <w:tcBorders>
              <w:top w:val="single" w:sz="8" w:space="0" w:color="000000" w:themeColor="text1"/>
              <w:left w:val="nil"/>
              <w:bottom w:val="nil"/>
              <w:right w:val="single" w:sz="8" w:space="0" w:color="000000" w:themeColor="text1"/>
            </w:tcBorders>
            <w:shd w:val="clear" w:color="auto" w:fill="FFFFFF" w:themeFill="background1"/>
            <w:tcMar>
              <w:top w:w="15" w:type="dxa"/>
              <w:left w:w="15" w:type="dxa"/>
              <w:right w:w="15" w:type="dxa"/>
            </w:tcMar>
            <w:vAlign w:val="bottom"/>
          </w:tcPr>
          <w:p w14:paraId="4913AF6B" w14:textId="5B1A3542" w:rsidR="0F9A88C2" w:rsidRPr="0073787F" w:rsidRDefault="0F9A88C2" w:rsidP="0F9A88C2">
            <w:pPr>
              <w:spacing w:after="0"/>
            </w:pPr>
            <w:r w:rsidRPr="0073787F">
              <w:rPr>
                <w:rFonts w:ascii="Calibri" w:eastAsia="Calibri" w:hAnsi="Calibri" w:cs="Calibri"/>
                <w:color w:val="000000" w:themeColor="text1"/>
                <w:sz w:val="20"/>
                <w:szCs w:val="20"/>
              </w:rPr>
              <w:t>£0.08/task</w:t>
            </w:r>
          </w:p>
        </w:tc>
      </w:tr>
      <w:tr w:rsidR="0F9A88C2" w:rsidRPr="0073787F" w14:paraId="3825A988"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7EEAC311" w14:textId="29472C68" w:rsidR="0F9A88C2" w:rsidRPr="0073787F" w:rsidRDefault="0F9A88C2" w:rsidP="0F9A88C2">
            <w:pPr>
              <w:spacing w:after="0"/>
            </w:pPr>
            <w:r w:rsidRPr="0073787F">
              <w:rPr>
                <w:rFonts w:ascii="Calibri" w:eastAsia="Calibri" w:hAnsi="Calibri" w:cs="Calibri"/>
                <w:b/>
                <w:bCs/>
                <w:color w:val="000000" w:themeColor="text1"/>
                <w:sz w:val="20"/>
                <w:szCs w:val="20"/>
              </w:rPr>
              <w:t>OCR (Automated Doc Processing)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4A3EB83" w14:textId="77F3F075" w:rsidR="0F9A88C2" w:rsidRPr="0073787F" w:rsidRDefault="0F9A88C2" w:rsidP="0F9A88C2">
            <w:pPr>
              <w:spacing w:after="0"/>
            </w:pPr>
            <w:r w:rsidRPr="0073787F">
              <w:rPr>
                <w:rFonts w:ascii="Calibri" w:eastAsia="Calibri" w:hAnsi="Calibri" w:cs="Calibri"/>
                <w:color w:val="000000" w:themeColor="text1"/>
                <w:sz w:val="20"/>
                <w:szCs w:val="20"/>
              </w:rPr>
              <w:t>Includes 1K pages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FF61AE0" w14:textId="320A043F" w:rsidR="0F9A88C2" w:rsidRPr="0073787F" w:rsidRDefault="0F9A88C2" w:rsidP="0F9A88C2">
            <w:pPr>
              <w:spacing w:after="0"/>
            </w:pPr>
            <w:r w:rsidRPr="0073787F">
              <w:rPr>
                <w:rFonts w:ascii="Calibri" w:eastAsia="Calibri" w:hAnsi="Calibri" w:cs="Calibri"/>
                <w:color w:val="000000" w:themeColor="text1"/>
                <w:sz w:val="20"/>
                <w:szCs w:val="20"/>
              </w:rPr>
              <w:t>£0.10/page</w:t>
            </w:r>
          </w:p>
        </w:tc>
      </w:tr>
      <w:tr w:rsidR="0F9A88C2" w:rsidRPr="0073787F" w14:paraId="14B2E06E"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3074B82A" w14:textId="4947E5C0" w:rsidR="0F9A88C2" w:rsidRPr="0073787F" w:rsidRDefault="0F9A88C2" w:rsidP="0F9A88C2">
            <w:pPr>
              <w:spacing w:after="0"/>
            </w:pPr>
            <w:r w:rsidRPr="0073787F">
              <w:rPr>
                <w:rFonts w:ascii="Calibri" w:eastAsia="Calibri" w:hAnsi="Calibri" w:cs="Calibri"/>
                <w:b/>
                <w:bCs/>
                <w:color w:val="000000" w:themeColor="text1"/>
                <w:sz w:val="20"/>
                <w:szCs w:val="20"/>
              </w:rPr>
              <w:t>API Requests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991671E" w14:textId="18AF924A" w:rsidR="0F9A88C2" w:rsidRPr="0073787F" w:rsidRDefault="0F9A88C2" w:rsidP="0F9A88C2">
            <w:pPr>
              <w:spacing w:after="0"/>
            </w:pPr>
            <w:r w:rsidRPr="0073787F">
              <w:rPr>
                <w:rFonts w:ascii="Calibri" w:eastAsia="Calibri" w:hAnsi="Calibri" w:cs="Calibri"/>
                <w:color w:val="000000" w:themeColor="text1"/>
                <w:sz w:val="20"/>
                <w:szCs w:val="20"/>
              </w:rPr>
              <w:t>Includes 100K requests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399A009" w14:textId="07551411" w:rsidR="0F9A88C2" w:rsidRPr="0073787F" w:rsidRDefault="0F9A88C2" w:rsidP="0F9A88C2">
            <w:pPr>
              <w:spacing w:after="0"/>
            </w:pPr>
            <w:r w:rsidRPr="0073787F">
              <w:rPr>
                <w:rFonts w:ascii="Calibri" w:eastAsia="Calibri" w:hAnsi="Calibri" w:cs="Calibri"/>
                <w:color w:val="000000" w:themeColor="text1"/>
                <w:sz w:val="20"/>
                <w:szCs w:val="20"/>
              </w:rPr>
              <w:t>£0.02/request</w:t>
            </w:r>
          </w:p>
        </w:tc>
      </w:tr>
      <w:tr w:rsidR="0F9A88C2" w:rsidRPr="0073787F" w14:paraId="2A86D80C"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22DF392" w14:textId="6EF33440" w:rsidR="0F9A88C2" w:rsidRPr="0073787F" w:rsidRDefault="0F9A88C2" w:rsidP="0F9A88C2">
            <w:pPr>
              <w:spacing w:after="0"/>
            </w:pPr>
            <w:r w:rsidRPr="0073787F">
              <w:rPr>
                <w:rFonts w:ascii="Calibri" w:eastAsia="Calibri" w:hAnsi="Calibri" w:cs="Calibri"/>
                <w:b/>
                <w:bCs/>
                <w:color w:val="000000" w:themeColor="text1"/>
                <w:sz w:val="20"/>
                <w:szCs w:val="20"/>
              </w:rPr>
              <w:t>Embedded IDV Checks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6DBDEE0A" w14:textId="2E564B30"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2EE142D" w14:textId="17F6B5B2" w:rsidR="0F9A88C2" w:rsidRPr="0073787F" w:rsidRDefault="4778D6E8" w:rsidP="0F9A88C2">
            <w:pPr>
              <w:spacing w:after="0"/>
            </w:pPr>
            <w:r w:rsidRPr="0073787F">
              <w:rPr>
                <w:rFonts w:ascii="Calibri" w:eastAsia="Calibri" w:hAnsi="Calibri" w:cs="Calibri"/>
                <w:color w:val="000000" w:themeColor="text1"/>
                <w:sz w:val="20"/>
                <w:szCs w:val="20"/>
              </w:rPr>
              <w:t>£2.00/check</w:t>
            </w:r>
            <w:r w:rsidR="3BC47E73" w:rsidRPr="0073787F">
              <w:rPr>
                <w:rFonts w:ascii="Calibri" w:eastAsia="Calibri" w:hAnsi="Calibri" w:cs="Calibri"/>
                <w:color w:val="000000" w:themeColor="text1"/>
                <w:sz w:val="20"/>
                <w:szCs w:val="20"/>
              </w:rPr>
              <w:t xml:space="preserve"> (est.)</w:t>
            </w:r>
          </w:p>
        </w:tc>
      </w:tr>
      <w:tr w:rsidR="0F9A88C2" w:rsidRPr="0073787F" w14:paraId="58B988CD"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ADBDF98" w14:textId="0FA2F105" w:rsidR="0F9A88C2" w:rsidRPr="0073787F" w:rsidRDefault="0F9A88C2" w:rsidP="0F9A88C2">
            <w:pPr>
              <w:spacing w:after="0"/>
            </w:pPr>
            <w:r w:rsidRPr="0073787F">
              <w:rPr>
                <w:rFonts w:ascii="Calibri" w:eastAsia="Calibri" w:hAnsi="Calibri" w:cs="Calibri"/>
                <w:b/>
                <w:bCs/>
                <w:color w:val="000000" w:themeColor="text1"/>
                <w:sz w:val="20"/>
                <w:szCs w:val="20"/>
              </w:rPr>
              <w:t xml:space="preserve">Compliance &amp; Risk Checks </w:t>
            </w:r>
            <w:r w:rsidRPr="00BF4C4F">
              <w:rPr>
                <w:rFonts w:ascii="Calibri" w:eastAsia="Calibri" w:hAnsi="Calibri" w:cs="Calibri"/>
                <w:b/>
                <w:bCs/>
                <w:color w:val="000000" w:themeColor="text1"/>
                <w:sz w:val="16"/>
                <w:szCs w:val="16"/>
              </w:rPr>
              <w:t>(PEP, Sanctions, 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908F977" w14:textId="0AAB7C51"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737E0E89" w14:textId="43754D42" w:rsidR="0F9A88C2" w:rsidRPr="0073787F" w:rsidRDefault="4778D6E8" w:rsidP="0F9A88C2">
            <w:pPr>
              <w:spacing w:after="0"/>
            </w:pPr>
            <w:r w:rsidRPr="0073787F">
              <w:rPr>
                <w:rFonts w:ascii="Calibri" w:eastAsia="Calibri" w:hAnsi="Calibri" w:cs="Calibri"/>
                <w:color w:val="000000" w:themeColor="text1"/>
                <w:sz w:val="20"/>
                <w:szCs w:val="20"/>
              </w:rPr>
              <w:t>£3.00/check</w:t>
            </w:r>
            <w:r w:rsidR="12C5E52A" w:rsidRPr="0073787F">
              <w:rPr>
                <w:rFonts w:ascii="Calibri" w:eastAsia="Calibri" w:hAnsi="Calibri" w:cs="Calibri"/>
                <w:color w:val="000000" w:themeColor="text1"/>
                <w:sz w:val="20"/>
                <w:szCs w:val="20"/>
              </w:rPr>
              <w:t xml:space="preserve"> (est.)</w:t>
            </w:r>
          </w:p>
        </w:tc>
      </w:tr>
      <w:tr w:rsidR="0F9A88C2" w:rsidRPr="0073787F" w14:paraId="0360A2E3"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BE608AF" w14:textId="22355196" w:rsidR="0F9A88C2" w:rsidRPr="0073787F" w:rsidRDefault="0F9A88C2" w:rsidP="0F9A88C2">
            <w:pPr>
              <w:spacing w:after="0"/>
            </w:pPr>
            <w:r w:rsidRPr="0073787F">
              <w:rPr>
                <w:rFonts w:ascii="Calibri" w:eastAsia="Calibri" w:hAnsi="Calibri" w:cs="Calibri"/>
                <w:b/>
                <w:bCs/>
                <w:color w:val="000000" w:themeColor="text1"/>
                <w:sz w:val="20"/>
                <w:szCs w:val="20"/>
              </w:rPr>
              <w:t>Credit Reporting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50088B11" w14:textId="5BE09C7D"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65A1BE6F" w14:textId="02F0677D" w:rsidR="0F9A88C2" w:rsidRPr="0073787F" w:rsidRDefault="4778D6E8" w:rsidP="0F9A88C2">
            <w:pPr>
              <w:spacing w:after="0"/>
            </w:pPr>
            <w:r w:rsidRPr="0073787F">
              <w:rPr>
                <w:rFonts w:ascii="Calibri" w:eastAsia="Calibri" w:hAnsi="Calibri" w:cs="Calibri"/>
                <w:color w:val="000000" w:themeColor="text1"/>
                <w:sz w:val="20"/>
                <w:szCs w:val="20"/>
              </w:rPr>
              <w:t>£6.00/report</w:t>
            </w:r>
            <w:r w:rsidR="4680E736" w:rsidRPr="0073787F">
              <w:rPr>
                <w:rFonts w:ascii="Calibri" w:eastAsia="Calibri" w:hAnsi="Calibri" w:cs="Calibri"/>
                <w:color w:val="000000" w:themeColor="text1"/>
                <w:sz w:val="20"/>
                <w:szCs w:val="20"/>
              </w:rPr>
              <w:t xml:space="preserve"> (est.)</w:t>
            </w:r>
          </w:p>
        </w:tc>
      </w:tr>
      <w:tr w:rsidR="0F9A88C2" w:rsidRPr="0073787F" w14:paraId="209107F7"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C0341A3" w14:textId="0EED9225" w:rsidR="0F9A88C2" w:rsidRPr="0073787F" w:rsidRDefault="0F9A88C2" w:rsidP="0F9A88C2">
            <w:pPr>
              <w:spacing w:after="0"/>
            </w:pPr>
            <w:r w:rsidRPr="0073787F">
              <w:rPr>
                <w:rFonts w:ascii="Calibri" w:eastAsia="Calibri" w:hAnsi="Calibri" w:cs="Calibri"/>
                <w:b/>
                <w:bCs/>
                <w:color w:val="000000" w:themeColor="text1"/>
                <w:sz w:val="20"/>
                <w:szCs w:val="20"/>
              </w:rPr>
              <w:t>Document Storage</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356470CA" w14:textId="36E7C34C" w:rsidR="0F9A88C2" w:rsidRPr="0073787F" w:rsidRDefault="0F9A88C2" w:rsidP="0F9A88C2">
            <w:pPr>
              <w:spacing w:after="0"/>
            </w:pPr>
            <w:r w:rsidRPr="0073787F">
              <w:rPr>
                <w:rFonts w:ascii="Calibri" w:eastAsia="Calibri" w:hAnsi="Calibri" w:cs="Calibri"/>
                <w:color w:val="000000" w:themeColor="text1"/>
                <w:sz w:val="20"/>
                <w:szCs w:val="20"/>
              </w:rPr>
              <w:t>Includes 1TB</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CC3085E" w14:textId="20575EB9" w:rsidR="0F9A88C2" w:rsidRPr="0073787F" w:rsidRDefault="0F9A88C2" w:rsidP="0F9A88C2">
            <w:pPr>
              <w:spacing w:after="0"/>
            </w:pPr>
            <w:r w:rsidRPr="0073787F">
              <w:rPr>
                <w:rFonts w:ascii="Calibri" w:eastAsia="Calibri" w:hAnsi="Calibri" w:cs="Calibri"/>
                <w:color w:val="000000" w:themeColor="text1"/>
                <w:sz w:val="20"/>
                <w:szCs w:val="20"/>
              </w:rPr>
              <w:t>£25/TB</w:t>
            </w:r>
          </w:p>
        </w:tc>
      </w:tr>
      <w:tr w:rsidR="0F9A88C2" w:rsidRPr="0073787F" w14:paraId="3B7DE63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5E14C515" w14:textId="6BF124C9" w:rsidR="0F9A88C2" w:rsidRPr="0073787F" w:rsidRDefault="0F9A88C2" w:rsidP="0F9A88C2">
            <w:pPr>
              <w:spacing w:after="0"/>
            </w:pPr>
            <w:r w:rsidRPr="0073787F">
              <w:rPr>
                <w:rFonts w:ascii="Calibri" w:eastAsia="Calibri" w:hAnsi="Calibri" w:cs="Calibri"/>
                <w:b/>
                <w:bCs/>
                <w:color w:val="000000" w:themeColor="text1"/>
                <w:sz w:val="20"/>
                <w:szCs w:val="20"/>
              </w:rPr>
              <w:t>Audit Log Retention</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85068CE" w14:textId="703923E1" w:rsidR="0F9A88C2" w:rsidRPr="0073787F" w:rsidRDefault="0F9A88C2" w:rsidP="0F9A88C2">
            <w:pPr>
              <w:spacing w:after="0"/>
            </w:pPr>
            <w:r w:rsidRPr="0073787F">
              <w:rPr>
                <w:rFonts w:ascii="Calibri" w:eastAsia="Calibri" w:hAnsi="Calibri" w:cs="Calibri"/>
                <w:color w:val="000000" w:themeColor="text1"/>
                <w:sz w:val="20"/>
                <w:szCs w:val="20"/>
              </w:rPr>
              <w:t>6 months 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540D207" w14:textId="6407CE7A" w:rsidR="0F9A88C2" w:rsidRPr="0073787F" w:rsidRDefault="0F9A88C2" w:rsidP="0F9A88C2">
            <w:pPr>
              <w:spacing w:after="0"/>
            </w:pPr>
            <w:r w:rsidRPr="0073787F">
              <w:rPr>
                <w:rFonts w:ascii="Calibri" w:eastAsia="Calibri" w:hAnsi="Calibri" w:cs="Calibri"/>
                <w:color w:val="000000" w:themeColor="text1"/>
                <w:sz w:val="20"/>
                <w:szCs w:val="20"/>
              </w:rPr>
              <w:t>£500/year extra</w:t>
            </w:r>
          </w:p>
        </w:tc>
      </w:tr>
      <w:tr w:rsidR="0F9A88C2" w:rsidRPr="0073787F" w14:paraId="7306EDD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276E403D" w14:textId="1529EF71" w:rsidR="0F9A88C2" w:rsidRPr="0073787F" w:rsidRDefault="0F9A88C2" w:rsidP="0F9A88C2">
            <w:pPr>
              <w:spacing w:after="0"/>
            </w:pPr>
            <w:r w:rsidRPr="0073787F">
              <w:rPr>
                <w:rFonts w:ascii="Calibri" w:eastAsia="Calibri" w:hAnsi="Calibri" w:cs="Calibri"/>
                <w:b/>
                <w:bCs/>
                <w:color w:val="000000" w:themeColor="text1"/>
                <w:sz w:val="20"/>
                <w:szCs w:val="20"/>
              </w:rPr>
              <w:t>SSO / SAML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B0A209C" w14:textId="3B6CEF52" w:rsidR="0F9A88C2" w:rsidRPr="0073787F" w:rsidRDefault="0F9A88C2" w:rsidP="0F9A88C2">
            <w:pPr>
              <w:spacing w:after="0"/>
            </w:pPr>
            <w:r w:rsidRPr="0073787F">
              <w:rPr>
                <w:rFonts w:ascii="Calibri" w:eastAsia="Calibri" w:hAnsi="Calibri" w:cs="Calibri"/>
                <w:color w:val="000000" w:themeColor="text1"/>
                <w:sz w:val="20"/>
                <w:szCs w:val="20"/>
              </w:rPr>
              <w:t>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4EA0FC8" w14:textId="689199AE" w:rsidR="0F9A88C2" w:rsidRPr="0073787F" w:rsidRDefault="0F9A88C2" w:rsidP="0F9A88C2">
            <w:pPr>
              <w:spacing w:after="0"/>
            </w:pPr>
            <w:r w:rsidRPr="0073787F">
              <w:rPr>
                <w:rFonts w:ascii="Calibri" w:eastAsia="Calibri" w:hAnsi="Calibri" w:cs="Calibri"/>
                <w:color w:val="000000" w:themeColor="text1"/>
                <w:sz w:val="20"/>
                <w:szCs w:val="20"/>
              </w:rPr>
              <w:t>£0</w:t>
            </w:r>
          </w:p>
        </w:tc>
      </w:tr>
      <w:tr w:rsidR="0F9A88C2" w:rsidRPr="0073787F" w14:paraId="5B6AD126"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C852FC8" w14:textId="12B59EAF" w:rsidR="0F9A88C2" w:rsidRPr="0073787F" w:rsidRDefault="0F9A88C2" w:rsidP="0F9A88C2">
            <w:pPr>
              <w:spacing w:after="0"/>
            </w:pPr>
            <w:r w:rsidRPr="0073787F">
              <w:rPr>
                <w:rFonts w:ascii="Calibri" w:eastAsia="Calibri" w:hAnsi="Calibri" w:cs="Calibri"/>
                <w:b/>
                <w:bCs/>
                <w:color w:val="000000" w:themeColor="text1"/>
                <w:sz w:val="20"/>
                <w:szCs w:val="20"/>
              </w:rPr>
              <w:t>Seats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BE83923" w14:textId="53AA5610" w:rsidR="0F9A88C2" w:rsidRPr="0073787F" w:rsidRDefault="0F9A88C2" w:rsidP="0F9A88C2">
            <w:pPr>
              <w:spacing w:after="0"/>
            </w:pPr>
            <w:r w:rsidRPr="0073787F">
              <w:rPr>
                <w:rFonts w:ascii="Calibri" w:eastAsia="Calibri" w:hAnsi="Calibri" w:cs="Calibri"/>
                <w:color w:val="000000" w:themeColor="text1"/>
                <w:sz w:val="20"/>
                <w:szCs w:val="20"/>
              </w:rPr>
              <w:t xml:space="preserve">Includes </w:t>
            </w:r>
            <w:r w:rsidR="001637FA">
              <w:rPr>
                <w:rFonts w:ascii="Calibri" w:eastAsia="Calibri" w:hAnsi="Calibri" w:cs="Calibri"/>
                <w:color w:val="000000" w:themeColor="text1"/>
                <w:sz w:val="20"/>
                <w:szCs w:val="20"/>
              </w:rPr>
              <w:t>5</w:t>
            </w:r>
            <w:r w:rsidRPr="0073787F">
              <w:rPr>
                <w:rFonts w:ascii="Calibri" w:eastAsia="Calibri" w:hAnsi="Calibri" w:cs="Calibri"/>
                <w:color w:val="000000" w:themeColor="text1"/>
                <w:sz w:val="20"/>
                <w:szCs w:val="20"/>
              </w:rPr>
              <w:t>0 seats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4AF0C482" w14:textId="4FC04466" w:rsidR="0F9A88C2" w:rsidRPr="0073787F" w:rsidRDefault="0F9A88C2" w:rsidP="0F9A88C2">
            <w:pPr>
              <w:spacing w:after="0"/>
            </w:pPr>
            <w:r w:rsidRPr="0073787F">
              <w:rPr>
                <w:rFonts w:ascii="Calibri" w:eastAsia="Calibri" w:hAnsi="Calibri" w:cs="Calibri"/>
                <w:color w:val="000000" w:themeColor="text1"/>
                <w:sz w:val="20"/>
                <w:szCs w:val="20"/>
              </w:rPr>
              <w:t>£100/seat</w:t>
            </w:r>
          </w:p>
        </w:tc>
      </w:tr>
      <w:tr w:rsidR="0F9A88C2" w:rsidRPr="0073787F" w14:paraId="3210D835"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07F55F7" w14:textId="097DF06F" w:rsidR="0F9A88C2" w:rsidRPr="0073787F" w:rsidRDefault="0F9A88C2" w:rsidP="0F9A88C2">
            <w:pPr>
              <w:spacing w:after="0"/>
            </w:pPr>
            <w:r w:rsidRPr="0073787F">
              <w:rPr>
                <w:rFonts w:ascii="Calibri" w:eastAsia="Calibri" w:hAnsi="Calibri" w:cs="Calibri"/>
                <w:b/>
                <w:bCs/>
                <w:color w:val="000000" w:themeColor="text1"/>
                <w:sz w:val="20"/>
                <w:szCs w:val="20"/>
              </w:rPr>
              <w:t>Translations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297FA7D5" w14:textId="4091DA2B" w:rsidR="0F9A88C2" w:rsidRPr="0073787F" w:rsidRDefault="0F9A88C2" w:rsidP="0F9A88C2">
            <w:pPr>
              <w:spacing w:after="0"/>
            </w:pPr>
            <w:r w:rsidRPr="0073787F">
              <w:rPr>
                <w:rFonts w:ascii="Calibri" w:eastAsia="Calibri" w:hAnsi="Calibri" w:cs="Calibri"/>
                <w:color w:val="000000" w:themeColor="text1"/>
                <w:sz w:val="20"/>
                <w:szCs w:val="20"/>
              </w:rPr>
              <w:t>Includes 1M tokens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950E542" w14:textId="5C63FB3E" w:rsidR="0F9A88C2" w:rsidRPr="0073787F" w:rsidRDefault="0F9A88C2" w:rsidP="0F9A88C2">
            <w:pPr>
              <w:spacing w:after="0"/>
            </w:pPr>
            <w:r w:rsidRPr="0073787F">
              <w:rPr>
                <w:rFonts w:ascii="Calibri" w:eastAsia="Calibri" w:hAnsi="Calibri" w:cs="Calibri"/>
                <w:color w:val="000000" w:themeColor="text1"/>
                <w:sz w:val="20"/>
                <w:szCs w:val="20"/>
              </w:rPr>
              <w:t>£50/million tokens</w:t>
            </w:r>
          </w:p>
        </w:tc>
      </w:tr>
      <w:tr w:rsidR="0F9A88C2" w:rsidRPr="0073787F" w14:paraId="51B64071" w14:textId="77777777" w:rsidTr="00BB5546">
        <w:trPr>
          <w:trHeight w:val="255"/>
        </w:trPr>
        <w:tc>
          <w:tcPr>
            <w:tcW w:w="3686" w:type="dxa"/>
            <w:tcBorders>
              <w:top w:val="nil"/>
              <w:left w:val="single" w:sz="8" w:space="0" w:color="000000" w:themeColor="text1"/>
              <w:bottom w:val="single" w:sz="8" w:space="0" w:color="000000" w:themeColor="text1"/>
              <w:right w:val="nil"/>
            </w:tcBorders>
            <w:shd w:val="clear" w:color="auto" w:fill="FFFFFF" w:themeFill="background1"/>
            <w:tcMar>
              <w:top w:w="15" w:type="dxa"/>
              <w:left w:w="15" w:type="dxa"/>
              <w:right w:w="15" w:type="dxa"/>
            </w:tcMar>
            <w:vAlign w:val="bottom"/>
          </w:tcPr>
          <w:p w14:paraId="5797FE74" w14:textId="734E686E" w:rsidR="0F9A88C2" w:rsidRPr="0073787F" w:rsidRDefault="0F9A88C2" w:rsidP="0F9A88C2">
            <w:pPr>
              <w:spacing w:after="0"/>
            </w:pPr>
            <w:r w:rsidRPr="0073787F">
              <w:rPr>
                <w:rFonts w:ascii="Calibri" w:eastAsia="Calibri" w:hAnsi="Calibri" w:cs="Calibri"/>
                <w:b/>
                <w:bCs/>
                <w:color w:val="000000" w:themeColor="text1"/>
                <w:sz w:val="20"/>
                <w:szCs w:val="20"/>
              </w:rPr>
              <w:t>Onboarding Sessions</w:t>
            </w:r>
          </w:p>
        </w:tc>
        <w:tc>
          <w:tcPr>
            <w:tcW w:w="5320" w:type="dxa"/>
            <w:tcBorders>
              <w:top w:val="nil"/>
              <w:left w:val="nil"/>
              <w:bottom w:val="single" w:sz="8" w:space="0" w:color="000000" w:themeColor="text1"/>
              <w:right w:val="nil"/>
            </w:tcBorders>
            <w:shd w:val="clear" w:color="auto" w:fill="FFFFFF" w:themeFill="background1"/>
            <w:tcMar>
              <w:top w:w="15" w:type="dxa"/>
              <w:left w:w="15" w:type="dxa"/>
              <w:right w:w="15" w:type="dxa"/>
            </w:tcMar>
            <w:vAlign w:val="bottom"/>
          </w:tcPr>
          <w:p w14:paraId="4DB42B94" w14:textId="1EAC1619" w:rsidR="0F9A88C2" w:rsidRPr="0073787F" w:rsidRDefault="0F9A88C2" w:rsidP="0F9A88C2">
            <w:pPr>
              <w:spacing w:after="0"/>
            </w:pPr>
            <w:r w:rsidRPr="0073787F">
              <w:rPr>
                <w:rFonts w:ascii="Calibri" w:eastAsia="Calibri" w:hAnsi="Calibri" w:cs="Calibri"/>
                <w:color w:val="000000" w:themeColor="text1"/>
                <w:sz w:val="20"/>
                <w:szCs w:val="20"/>
              </w:rPr>
              <w:t xml:space="preserve">Includes 1,000 onboarding sessions </w:t>
            </w:r>
          </w:p>
        </w:tc>
        <w:tc>
          <w:tcPr>
            <w:tcW w:w="1769" w:type="dxa"/>
            <w:tcBorders>
              <w:top w:val="nil"/>
              <w:left w:val="nil"/>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bottom"/>
          </w:tcPr>
          <w:p w14:paraId="3A9910FB" w14:textId="1FC52932" w:rsidR="0F9A88C2" w:rsidRPr="0073787F" w:rsidRDefault="0F9A88C2" w:rsidP="0F9A88C2">
            <w:pPr>
              <w:spacing w:after="0"/>
            </w:pPr>
            <w:r w:rsidRPr="0073787F">
              <w:rPr>
                <w:rFonts w:ascii="Calibri" w:eastAsia="Calibri" w:hAnsi="Calibri" w:cs="Calibri"/>
                <w:color w:val="000000" w:themeColor="text1"/>
                <w:sz w:val="20"/>
                <w:szCs w:val="20"/>
              </w:rPr>
              <w:t>£0.10 per session</w:t>
            </w:r>
          </w:p>
        </w:tc>
      </w:tr>
    </w:tbl>
    <w:p w14:paraId="46DF3F38" w14:textId="28A8E395" w:rsidR="006876CC" w:rsidRDefault="006876CC"/>
    <w:tbl>
      <w:tblPr>
        <w:tblW w:w="10775"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3681"/>
        <w:gridCol w:w="5386"/>
        <w:gridCol w:w="1708"/>
      </w:tblGrid>
      <w:tr w:rsidR="006876CC" w:rsidRPr="0073787F" w14:paraId="55B22688"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7D8931D0" w14:textId="77777777" w:rsidR="006876CC" w:rsidRPr="0073787F" w:rsidRDefault="006876CC" w:rsidP="00BF4C4F">
            <w:pPr>
              <w:spacing w:after="0"/>
            </w:pPr>
            <w:r w:rsidRPr="0073787F">
              <w:rPr>
                <w:rFonts w:ascii="Calibri" w:eastAsia="Calibri" w:hAnsi="Calibri" w:cs="Calibri"/>
                <w:b/>
                <w:bCs/>
                <w:color w:val="000000" w:themeColor="text1"/>
                <w:sz w:val="20"/>
                <w:szCs w:val="20"/>
              </w:rPr>
              <w:t xml:space="preserve">Optional Add </w:t>
            </w:r>
            <w:proofErr w:type="spellStart"/>
            <w:r w:rsidRPr="0073787F">
              <w:rPr>
                <w:rFonts w:ascii="Calibri" w:eastAsia="Calibri" w:hAnsi="Calibri" w:cs="Calibri"/>
                <w:b/>
                <w:bCs/>
                <w:color w:val="000000" w:themeColor="text1"/>
                <w:sz w:val="20"/>
                <w:szCs w:val="20"/>
              </w:rPr>
              <w:t>ons</w:t>
            </w:r>
            <w:proofErr w:type="spellEnd"/>
          </w:p>
        </w:tc>
        <w:tc>
          <w:tcPr>
            <w:tcW w:w="5386" w:type="dxa"/>
            <w:shd w:val="clear" w:color="auto" w:fill="F2F2F2" w:themeFill="background1" w:themeFillShade="F2"/>
            <w:tcMar>
              <w:top w:w="15" w:type="dxa"/>
              <w:left w:w="15" w:type="dxa"/>
              <w:right w:w="15" w:type="dxa"/>
            </w:tcMar>
            <w:vAlign w:val="bottom"/>
          </w:tcPr>
          <w:p w14:paraId="1348FD0A" w14:textId="77777777" w:rsidR="006876CC" w:rsidRPr="0073787F" w:rsidRDefault="006876CC" w:rsidP="00BF4C4F">
            <w:pPr>
              <w:spacing w:after="0"/>
            </w:pPr>
          </w:p>
        </w:tc>
        <w:tc>
          <w:tcPr>
            <w:tcW w:w="1708" w:type="dxa"/>
            <w:shd w:val="clear" w:color="auto" w:fill="F2F2F2" w:themeFill="background1" w:themeFillShade="F2"/>
            <w:tcMar>
              <w:top w:w="15" w:type="dxa"/>
              <w:left w:w="15" w:type="dxa"/>
              <w:right w:w="15" w:type="dxa"/>
            </w:tcMar>
            <w:vAlign w:val="bottom"/>
          </w:tcPr>
          <w:p w14:paraId="72202180" w14:textId="77777777" w:rsidR="006876CC" w:rsidRPr="0073787F" w:rsidRDefault="006876CC" w:rsidP="00BF4C4F">
            <w:pPr>
              <w:spacing w:after="0"/>
            </w:pPr>
          </w:p>
        </w:tc>
      </w:tr>
      <w:tr w:rsidR="006876CC" w:rsidRPr="0073787F" w14:paraId="341DFC99"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2E7D13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Feature</w:t>
            </w:r>
          </w:p>
        </w:tc>
        <w:tc>
          <w:tcPr>
            <w:tcW w:w="5386" w:type="dxa"/>
            <w:shd w:val="clear" w:color="auto" w:fill="F2F2F2" w:themeFill="background1" w:themeFillShade="F2"/>
            <w:tcMar>
              <w:top w:w="15" w:type="dxa"/>
              <w:left w:w="15" w:type="dxa"/>
              <w:right w:w="15" w:type="dxa"/>
            </w:tcMar>
            <w:vAlign w:val="bottom"/>
          </w:tcPr>
          <w:p w14:paraId="0F53F67E" w14:textId="77777777" w:rsidR="006876CC" w:rsidRPr="0073787F" w:rsidRDefault="006876CC" w:rsidP="00BF4C4F">
            <w:pPr>
              <w:spacing w:after="0"/>
            </w:pPr>
            <w:r w:rsidRPr="0073787F">
              <w:rPr>
                <w:rFonts w:ascii="Calibri" w:eastAsia="Calibri" w:hAnsi="Calibri" w:cs="Calibri"/>
                <w:b/>
                <w:bCs/>
                <w:color w:val="000000" w:themeColor="text1"/>
                <w:sz w:val="20"/>
                <w:szCs w:val="20"/>
              </w:rPr>
              <w:t>Pricing</w:t>
            </w:r>
          </w:p>
        </w:tc>
        <w:tc>
          <w:tcPr>
            <w:tcW w:w="1708" w:type="dxa"/>
            <w:shd w:val="clear" w:color="auto" w:fill="F2F2F2" w:themeFill="background1" w:themeFillShade="F2"/>
            <w:tcMar>
              <w:top w:w="15" w:type="dxa"/>
              <w:left w:w="15" w:type="dxa"/>
              <w:right w:w="15" w:type="dxa"/>
            </w:tcMar>
            <w:vAlign w:val="bottom"/>
          </w:tcPr>
          <w:p w14:paraId="2323EBE9" w14:textId="77777777" w:rsidR="006876CC" w:rsidRPr="0073787F" w:rsidRDefault="006876CC" w:rsidP="00BF4C4F">
            <w:pPr>
              <w:spacing w:after="0"/>
            </w:pPr>
          </w:p>
        </w:tc>
      </w:tr>
      <w:tr w:rsidR="006876CC" w:rsidRPr="0073787F" w14:paraId="2AA74A2B" w14:textId="77777777" w:rsidTr="00D71347">
        <w:trPr>
          <w:trHeight w:val="20"/>
        </w:trPr>
        <w:tc>
          <w:tcPr>
            <w:tcW w:w="3681" w:type="dxa"/>
            <w:shd w:val="clear" w:color="auto" w:fill="FFFFFF" w:themeFill="background1"/>
            <w:tcMar>
              <w:top w:w="15" w:type="dxa"/>
              <w:left w:w="15" w:type="dxa"/>
              <w:right w:w="15" w:type="dxa"/>
            </w:tcMar>
            <w:vAlign w:val="bottom"/>
          </w:tcPr>
          <w:p w14:paraId="7D7040D6"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 Integrations</w:t>
            </w:r>
          </w:p>
        </w:tc>
        <w:tc>
          <w:tcPr>
            <w:tcW w:w="5386" w:type="dxa"/>
            <w:shd w:val="clear" w:color="auto" w:fill="FFFFFF" w:themeFill="background1"/>
            <w:tcMar>
              <w:top w:w="15" w:type="dxa"/>
              <w:left w:w="15" w:type="dxa"/>
              <w:right w:w="15" w:type="dxa"/>
            </w:tcMar>
            <w:vAlign w:val="bottom"/>
          </w:tcPr>
          <w:p w14:paraId="567447FA" w14:textId="77777777" w:rsidR="006876CC" w:rsidRPr="0073787F" w:rsidRDefault="006876CC" w:rsidP="00BF4C4F">
            <w:pPr>
              <w:spacing w:after="0"/>
            </w:pPr>
            <w:r w:rsidRPr="0073787F">
              <w:rPr>
                <w:rFonts w:ascii="Calibri" w:eastAsia="Calibri" w:hAnsi="Calibri" w:cs="Calibri"/>
                <w:color w:val="000000" w:themeColor="text1"/>
                <w:sz w:val="20"/>
                <w:szCs w:val="20"/>
              </w:rPr>
              <w:t>Priced separately (Ad-hoc) (£1000 day rate)</w:t>
            </w:r>
          </w:p>
        </w:tc>
        <w:tc>
          <w:tcPr>
            <w:tcW w:w="1708" w:type="dxa"/>
            <w:shd w:val="clear" w:color="auto" w:fill="FFFFFF" w:themeFill="background1"/>
            <w:tcMar>
              <w:top w:w="15" w:type="dxa"/>
              <w:left w:w="15" w:type="dxa"/>
              <w:right w:w="15" w:type="dxa"/>
            </w:tcMar>
            <w:vAlign w:val="bottom"/>
          </w:tcPr>
          <w:p w14:paraId="45FA33F0" w14:textId="77777777" w:rsidR="006876CC" w:rsidRPr="0073787F" w:rsidRDefault="006876CC" w:rsidP="00BF4C4F">
            <w:pPr>
              <w:spacing w:after="0"/>
            </w:pPr>
          </w:p>
        </w:tc>
      </w:tr>
      <w:tr w:rsidR="006876CC" w:rsidRPr="0073787F" w14:paraId="29825A3A" w14:textId="77777777" w:rsidTr="00D71347">
        <w:trPr>
          <w:trHeight w:val="20"/>
        </w:trPr>
        <w:tc>
          <w:tcPr>
            <w:tcW w:w="3681" w:type="dxa"/>
            <w:shd w:val="clear" w:color="auto" w:fill="FFFFFF" w:themeFill="background1"/>
            <w:tcMar>
              <w:top w:w="15" w:type="dxa"/>
              <w:left w:w="15" w:type="dxa"/>
              <w:right w:w="15" w:type="dxa"/>
            </w:tcMar>
            <w:vAlign w:val="bottom"/>
          </w:tcPr>
          <w:p w14:paraId="6ED50E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Multi-Tenanted Data</w:t>
            </w:r>
          </w:p>
        </w:tc>
        <w:tc>
          <w:tcPr>
            <w:tcW w:w="5386" w:type="dxa"/>
            <w:shd w:val="clear" w:color="auto" w:fill="FFFFFF" w:themeFill="background1"/>
            <w:tcMar>
              <w:top w:w="15" w:type="dxa"/>
              <w:left w:w="15" w:type="dxa"/>
              <w:right w:w="15" w:type="dxa"/>
            </w:tcMar>
            <w:vAlign w:val="bottom"/>
          </w:tcPr>
          <w:p w14:paraId="7E8C4F98" w14:textId="77777777" w:rsidR="006876CC" w:rsidRPr="0073787F" w:rsidRDefault="006876CC" w:rsidP="00BF4C4F">
            <w:pPr>
              <w:spacing w:after="0"/>
            </w:pPr>
            <w:r w:rsidRPr="0073787F">
              <w:rPr>
                <w:rFonts w:ascii="Calibri" w:eastAsia="Calibri" w:hAnsi="Calibri" w:cs="Calibri"/>
                <w:color w:val="000000" w:themeColor="text1"/>
                <w:sz w:val="20"/>
                <w:szCs w:val="20"/>
              </w:rPr>
              <w:t>£12,000/month</w:t>
            </w:r>
          </w:p>
        </w:tc>
        <w:tc>
          <w:tcPr>
            <w:tcW w:w="1708" w:type="dxa"/>
            <w:shd w:val="clear" w:color="auto" w:fill="FFFFFF" w:themeFill="background1"/>
            <w:tcMar>
              <w:top w:w="15" w:type="dxa"/>
              <w:left w:w="15" w:type="dxa"/>
              <w:right w:w="15" w:type="dxa"/>
            </w:tcMar>
            <w:vAlign w:val="bottom"/>
          </w:tcPr>
          <w:p w14:paraId="67D67639" w14:textId="77777777" w:rsidR="006876CC" w:rsidRPr="0073787F" w:rsidRDefault="006876CC" w:rsidP="00BF4C4F">
            <w:pPr>
              <w:spacing w:after="0"/>
            </w:pPr>
          </w:p>
        </w:tc>
      </w:tr>
      <w:tr w:rsidR="006876CC" w:rsidRPr="0073787F" w14:paraId="527CCF99" w14:textId="77777777" w:rsidTr="00D71347">
        <w:trPr>
          <w:trHeight w:val="20"/>
        </w:trPr>
        <w:tc>
          <w:tcPr>
            <w:tcW w:w="3681" w:type="dxa"/>
            <w:shd w:val="clear" w:color="auto" w:fill="FFFFFF" w:themeFill="background1"/>
            <w:tcMar>
              <w:top w:w="15" w:type="dxa"/>
              <w:left w:w="15" w:type="dxa"/>
              <w:right w:w="15" w:type="dxa"/>
            </w:tcMar>
            <w:vAlign w:val="bottom"/>
          </w:tcPr>
          <w:p w14:paraId="08CC1DAB" w14:textId="77777777" w:rsidR="006876CC" w:rsidRPr="0073787F" w:rsidRDefault="006876CC" w:rsidP="00BF4C4F">
            <w:pPr>
              <w:spacing w:after="0"/>
            </w:pPr>
            <w:r w:rsidRPr="0073787F">
              <w:rPr>
                <w:rFonts w:ascii="Calibri" w:eastAsia="Calibri" w:hAnsi="Calibri" w:cs="Calibri"/>
                <w:b/>
                <w:bCs/>
                <w:color w:val="000000" w:themeColor="text1"/>
                <w:sz w:val="20"/>
                <w:szCs w:val="20"/>
              </w:rPr>
              <w:t>On-Prem Deployment</w:t>
            </w:r>
          </w:p>
        </w:tc>
        <w:tc>
          <w:tcPr>
            <w:tcW w:w="5386" w:type="dxa"/>
            <w:shd w:val="clear" w:color="auto" w:fill="FFFFFF" w:themeFill="background1"/>
            <w:tcMar>
              <w:top w:w="15" w:type="dxa"/>
              <w:left w:w="15" w:type="dxa"/>
              <w:right w:w="15" w:type="dxa"/>
            </w:tcMar>
            <w:vAlign w:val="bottom"/>
          </w:tcPr>
          <w:p w14:paraId="199ADE3F" w14:textId="77777777" w:rsidR="006876CC" w:rsidRPr="0073787F" w:rsidRDefault="006876CC" w:rsidP="00BF4C4F">
            <w:pPr>
              <w:spacing w:after="0"/>
            </w:pPr>
            <w:r w:rsidRPr="0073787F">
              <w:rPr>
                <w:rFonts w:ascii="Calibri" w:eastAsia="Calibri" w:hAnsi="Calibri" w:cs="Calibri"/>
                <w:color w:val="000000" w:themeColor="text1"/>
                <w:sz w:val="20"/>
                <w:szCs w:val="20"/>
              </w:rPr>
              <w:t>£50,000 setup</w:t>
            </w:r>
          </w:p>
        </w:tc>
        <w:tc>
          <w:tcPr>
            <w:tcW w:w="1708" w:type="dxa"/>
            <w:shd w:val="clear" w:color="auto" w:fill="FFFFFF" w:themeFill="background1"/>
            <w:tcMar>
              <w:top w:w="15" w:type="dxa"/>
              <w:left w:w="15" w:type="dxa"/>
              <w:right w:w="15" w:type="dxa"/>
            </w:tcMar>
            <w:vAlign w:val="bottom"/>
          </w:tcPr>
          <w:p w14:paraId="654CE868" w14:textId="77777777" w:rsidR="006876CC" w:rsidRPr="0073787F" w:rsidRDefault="006876CC" w:rsidP="00BF4C4F">
            <w:pPr>
              <w:spacing w:after="0"/>
            </w:pPr>
          </w:p>
        </w:tc>
      </w:tr>
      <w:tr w:rsidR="006876CC" w:rsidRPr="0073787F" w14:paraId="4D824A97" w14:textId="77777777" w:rsidTr="00D71347">
        <w:trPr>
          <w:trHeight w:val="20"/>
        </w:trPr>
        <w:tc>
          <w:tcPr>
            <w:tcW w:w="3681" w:type="dxa"/>
            <w:shd w:val="clear" w:color="auto" w:fill="FFFFFF" w:themeFill="background1"/>
            <w:tcMar>
              <w:top w:w="15" w:type="dxa"/>
              <w:left w:w="15" w:type="dxa"/>
              <w:right w:w="15" w:type="dxa"/>
            </w:tcMar>
            <w:vAlign w:val="bottom"/>
          </w:tcPr>
          <w:p w14:paraId="1934F70D"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Customer Support Manager</w:t>
            </w:r>
          </w:p>
        </w:tc>
        <w:tc>
          <w:tcPr>
            <w:tcW w:w="7094" w:type="dxa"/>
            <w:gridSpan w:val="2"/>
            <w:shd w:val="clear" w:color="auto" w:fill="FFFFFF" w:themeFill="background1"/>
            <w:tcMar>
              <w:top w:w="15" w:type="dxa"/>
              <w:left w:w="15" w:type="dxa"/>
              <w:right w:w="15" w:type="dxa"/>
            </w:tcMar>
            <w:vAlign w:val="bottom"/>
          </w:tcPr>
          <w:p w14:paraId="1FF678BA"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tc>
      </w:tr>
      <w:tr w:rsidR="006876CC" w:rsidRPr="0073787F" w14:paraId="34ED75EB" w14:textId="77777777" w:rsidTr="00D71347">
        <w:trPr>
          <w:trHeight w:val="20"/>
        </w:trPr>
        <w:tc>
          <w:tcPr>
            <w:tcW w:w="3681" w:type="dxa"/>
            <w:shd w:val="clear" w:color="auto" w:fill="FFFFFF" w:themeFill="background1"/>
            <w:tcMar>
              <w:top w:w="15" w:type="dxa"/>
              <w:left w:w="15" w:type="dxa"/>
              <w:right w:w="15" w:type="dxa"/>
            </w:tcMar>
            <w:vAlign w:val="bottom"/>
          </w:tcPr>
          <w:p w14:paraId="1A746696" w14:textId="77777777" w:rsidR="006876CC" w:rsidRPr="0073787F" w:rsidRDefault="006876CC" w:rsidP="00BF4C4F">
            <w:pPr>
              <w:spacing w:after="0"/>
            </w:pPr>
            <w:r w:rsidRPr="0073787F">
              <w:rPr>
                <w:rFonts w:ascii="Calibri" w:eastAsia="Calibri" w:hAnsi="Calibri" w:cs="Calibri"/>
                <w:b/>
                <w:bCs/>
                <w:color w:val="000000" w:themeColor="text1"/>
                <w:sz w:val="20"/>
                <w:szCs w:val="20"/>
              </w:rPr>
              <w:t>Technical Support Manager</w:t>
            </w:r>
          </w:p>
        </w:tc>
        <w:tc>
          <w:tcPr>
            <w:tcW w:w="5386" w:type="dxa"/>
            <w:shd w:val="clear" w:color="auto" w:fill="FFFFFF" w:themeFill="background1"/>
            <w:tcMar>
              <w:top w:w="15" w:type="dxa"/>
              <w:left w:w="15" w:type="dxa"/>
              <w:right w:w="15" w:type="dxa"/>
            </w:tcMar>
            <w:vAlign w:val="bottom"/>
          </w:tcPr>
          <w:p w14:paraId="7E905943"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tc>
        <w:tc>
          <w:tcPr>
            <w:tcW w:w="1708" w:type="dxa"/>
            <w:shd w:val="clear" w:color="auto" w:fill="FFFFFF" w:themeFill="background1"/>
            <w:tcMar>
              <w:top w:w="15" w:type="dxa"/>
              <w:left w:w="15" w:type="dxa"/>
              <w:right w:w="15" w:type="dxa"/>
            </w:tcMar>
            <w:vAlign w:val="bottom"/>
          </w:tcPr>
          <w:p w14:paraId="02BD5834" w14:textId="77777777" w:rsidR="006876CC" w:rsidRPr="0073787F" w:rsidRDefault="006876CC" w:rsidP="00BF4C4F">
            <w:pPr>
              <w:spacing w:after="0"/>
            </w:pPr>
          </w:p>
        </w:tc>
      </w:tr>
      <w:tr w:rsidR="006876CC" w:rsidRPr="0073787F" w14:paraId="423DB3A9" w14:textId="77777777" w:rsidTr="00D71347">
        <w:trPr>
          <w:trHeight w:val="20"/>
        </w:trPr>
        <w:tc>
          <w:tcPr>
            <w:tcW w:w="3681" w:type="dxa"/>
            <w:shd w:val="clear" w:color="auto" w:fill="FFFFFF" w:themeFill="background1"/>
            <w:tcMar>
              <w:top w:w="15" w:type="dxa"/>
              <w:left w:w="15" w:type="dxa"/>
              <w:right w:w="15" w:type="dxa"/>
            </w:tcMar>
            <w:vAlign w:val="bottom"/>
          </w:tcPr>
          <w:p w14:paraId="14D1869A" w14:textId="77777777" w:rsidR="006876CC" w:rsidRPr="0073787F" w:rsidRDefault="006876CC" w:rsidP="00BF4C4F">
            <w:pPr>
              <w:spacing w:after="0"/>
            </w:pPr>
            <w:commentRangeStart w:id="136"/>
            <w:r w:rsidRPr="0073787F">
              <w:rPr>
                <w:rFonts w:ascii="Calibri" w:eastAsia="Calibri" w:hAnsi="Calibri" w:cs="Calibri"/>
                <w:b/>
                <w:bCs/>
                <w:color w:val="000000" w:themeColor="text1"/>
                <w:sz w:val="20"/>
                <w:szCs w:val="20"/>
              </w:rPr>
              <w:t xml:space="preserve">Setup Fee </w:t>
            </w:r>
          </w:p>
        </w:tc>
        <w:tc>
          <w:tcPr>
            <w:tcW w:w="5386" w:type="dxa"/>
            <w:shd w:val="clear" w:color="auto" w:fill="FFFFFF" w:themeFill="background1"/>
            <w:tcMar>
              <w:top w:w="15" w:type="dxa"/>
              <w:left w:w="15" w:type="dxa"/>
              <w:right w:w="15" w:type="dxa"/>
            </w:tcMar>
            <w:vAlign w:val="bottom"/>
          </w:tcPr>
          <w:p w14:paraId="45257E56" w14:textId="6A91906C" w:rsidR="006876CC" w:rsidRPr="0073787F" w:rsidRDefault="006876CC" w:rsidP="00BF4C4F">
            <w:pPr>
              <w:spacing w:after="0"/>
            </w:pPr>
            <w:r>
              <w:rPr>
                <w:rFonts w:ascii="Calibri" w:eastAsia="Calibri" w:hAnsi="Calibri" w:cs="Calibri"/>
                <w:color w:val="000000" w:themeColor="text1"/>
                <w:sz w:val="20"/>
                <w:szCs w:val="20"/>
              </w:rPr>
              <w:t>£25,000</w:t>
            </w:r>
            <w:r w:rsidR="00540BAB">
              <w:rPr>
                <w:rFonts w:ascii="Calibri" w:eastAsia="Calibri" w:hAnsi="Calibri" w:cs="Calibri"/>
                <w:color w:val="000000" w:themeColor="text1"/>
                <w:sz w:val="20"/>
                <w:szCs w:val="20"/>
              </w:rPr>
              <w:t xml:space="preserve"> </w:t>
            </w:r>
          </w:p>
        </w:tc>
        <w:tc>
          <w:tcPr>
            <w:tcW w:w="1708" w:type="dxa"/>
            <w:shd w:val="clear" w:color="auto" w:fill="FFFFFF" w:themeFill="background1"/>
            <w:tcMar>
              <w:top w:w="15" w:type="dxa"/>
              <w:left w:w="15" w:type="dxa"/>
              <w:right w:w="15" w:type="dxa"/>
            </w:tcMar>
            <w:vAlign w:val="bottom"/>
          </w:tcPr>
          <w:p w14:paraId="4A6C9284" w14:textId="77777777" w:rsidR="006876CC" w:rsidRPr="0073787F" w:rsidRDefault="006876CC" w:rsidP="00BF4C4F">
            <w:pPr>
              <w:spacing w:after="0"/>
            </w:pPr>
            <w:r w:rsidRPr="0073787F">
              <w:rPr>
                <w:rFonts w:ascii="Calibri" w:eastAsia="Calibri" w:hAnsi="Calibri" w:cs="Calibri"/>
                <w:color w:val="000000" w:themeColor="text1"/>
                <w:sz w:val="20"/>
                <w:szCs w:val="20"/>
              </w:rPr>
              <w:t>One-time fee</w:t>
            </w:r>
            <w:commentRangeEnd w:id="136"/>
            <w:r w:rsidR="00C0495B">
              <w:rPr>
                <w:rStyle w:val="CommentReference"/>
              </w:rPr>
              <w:commentReference w:id="136"/>
            </w:r>
          </w:p>
        </w:tc>
      </w:tr>
      <w:tr w:rsidR="006876CC" w:rsidRPr="0073787F" w14:paraId="23A4922D" w14:textId="77777777" w:rsidTr="00D71347">
        <w:trPr>
          <w:trHeight w:val="20"/>
        </w:trPr>
        <w:tc>
          <w:tcPr>
            <w:tcW w:w="3681" w:type="dxa"/>
            <w:shd w:val="clear" w:color="auto" w:fill="FFFFFF" w:themeFill="background1"/>
            <w:tcMar>
              <w:top w:w="15" w:type="dxa"/>
              <w:left w:w="15" w:type="dxa"/>
              <w:right w:w="15" w:type="dxa"/>
            </w:tcMar>
            <w:vAlign w:val="bottom"/>
          </w:tcPr>
          <w:p w14:paraId="54222ED6" w14:textId="1925ED75" w:rsidR="006876CC" w:rsidRPr="0073787F" w:rsidRDefault="00540BAB" w:rsidP="00BF4C4F">
            <w:pPr>
              <w:spacing w:after="0"/>
            </w:pPr>
            <w:r w:rsidRPr="00540BAB">
              <w:rPr>
                <w:rFonts w:ascii="Calibri" w:eastAsia="Calibri" w:hAnsi="Calibri" w:cs="Calibri"/>
                <w:b/>
                <w:bCs/>
                <w:color w:val="000000" w:themeColor="text1"/>
                <w:sz w:val="20"/>
                <w:szCs w:val="20"/>
              </w:rPr>
              <w:t>Professional Services (Daily Rate)</w:t>
            </w:r>
          </w:p>
        </w:tc>
        <w:tc>
          <w:tcPr>
            <w:tcW w:w="5386" w:type="dxa"/>
            <w:shd w:val="clear" w:color="auto" w:fill="FFFFFF" w:themeFill="background1"/>
            <w:tcMar>
              <w:top w:w="15" w:type="dxa"/>
              <w:left w:w="15" w:type="dxa"/>
              <w:right w:w="15" w:type="dxa"/>
            </w:tcMar>
            <w:vAlign w:val="bottom"/>
          </w:tcPr>
          <w:p w14:paraId="3E6BBCC8" w14:textId="3F3D99F2" w:rsidR="006876CC" w:rsidRPr="0073787F" w:rsidRDefault="006876CC" w:rsidP="00BF4C4F">
            <w:pPr>
              <w:spacing w:after="0"/>
            </w:pPr>
            <w:r>
              <w:rPr>
                <w:rFonts w:ascii="Calibri" w:eastAsia="Calibri" w:hAnsi="Calibri" w:cs="Calibri"/>
                <w:color w:val="000000" w:themeColor="text1"/>
                <w:sz w:val="20"/>
                <w:szCs w:val="20"/>
              </w:rPr>
              <w:t xml:space="preserve"> </w:t>
            </w:r>
            <w:r w:rsidRPr="0073787F">
              <w:rPr>
                <w:rFonts w:ascii="Calibri" w:eastAsia="Calibri" w:hAnsi="Calibri" w:cs="Calibri"/>
                <w:color w:val="000000" w:themeColor="text1"/>
                <w:sz w:val="20"/>
                <w:szCs w:val="20"/>
              </w:rPr>
              <w:t>£1,000</w:t>
            </w:r>
          </w:p>
        </w:tc>
        <w:tc>
          <w:tcPr>
            <w:tcW w:w="1708" w:type="dxa"/>
            <w:shd w:val="clear" w:color="auto" w:fill="FFFFFF" w:themeFill="background1"/>
            <w:tcMar>
              <w:top w:w="15" w:type="dxa"/>
              <w:left w:w="15" w:type="dxa"/>
              <w:right w:w="15" w:type="dxa"/>
            </w:tcMar>
            <w:vAlign w:val="bottom"/>
          </w:tcPr>
          <w:p w14:paraId="463613DB"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Day rate </w:t>
            </w:r>
          </w:p>
        </w:tc>
      </w:tr>
    </w:tbl>
    <w:p w14:paraId="36678E82" w14:textId="77777777" w:rsidR="00D239B2" w:rsidRDefault="00D239B2">
      <w:pPr>
        <w:rPr>
          <w:rFonts w:ascii="Calibri" w:hAnsi="Calibri" w:cs="Calibri"/>
          <w:b/>
          <w:bCs/>
          <w:sz w:val="20"/>
          <w:szCs w:val="20"/>
        </w:rPr>
      </w:pPr>
    </w:p>
    <w:p w14:paraId="44131699" w14:textId="05BA0EE9" w:rsidR="00D239B2" w:rsidRDefault="00D239B2">
      <w:pPr>
        <w:rPr>
          <w:ins w:id="137" w:author="Ostermann, Peter" w:date="2025-10-01T10:36:00Z" w16du:dateUtc="2025-10-01T08:36:00Z"/>
          <w:rFonts w:ascii="Calibri" w:hAnsi="Calibri" w:cs="Calibri"/>
          <w:sz w:val="20"/>
          <w:szCs w:val="20"/>
        </w:rPr>
      </w:pPr>
      <w:r w:rsidRPr="00D239B2">
        <w:rPr>
          <w:rFonts w:ascii="Calibri" w:hAnsi="Calibri" w:cs="Calibri"/>
          <w:b/>
          <w:bCs/>
          <w:sz w:val="20"/>
          <w:szCs w:val="20"/>
        </w:rPr>
        <w:t>Professional Services</w:t>
      </w:r>
      <w:r w:rsidRPr="00D239B2">
        <w:rPr>
          <w:rFonts w:ascii="Calibri" w:hAnsi="Calibri" w:cs="Calibri"/>
          <w:sz w:val="20"/>
          <w:szCs w:val="20"/>
        </w:rPr>
        <w:br/>
        <w:t xml:space="preserve">Any services outside the scope of this SOW, including change requests or future phases not covered here, will require a separate Statement of Work. Where agreed, such services may be provided at a rate of </w:t>
      </w:r>
      <w:r w:rsidRPr="00D239B2">
        <w:rPr>
          <w:rFonts w:ascii="Calibri" w:hAnsi="Calibri" w:cs="Calibri"/>
          <w:b/>
          <w:bCs/>
          <w:sz w:val="20"/>
          <w:szCs w:val="20"/>
        </w:rPr>
        <w:t>£100</w:t>
      </w:r>
      <w:ins w:id="138" w:author="David Sant" w:date="2025-11-26T09:53:00Z" w16du:dateUtc="2025-11-26T09:53:00Z">
        <w:r w:rsidR="00FE4B07">
          <w:rPr>
            <w:rFonts w:ascii="Calibri" w:hAnsi="Calibri" w:cs="Calibri"/>
            <w:b/>
            <w:bCs/>
            <w:sz w:val="20"/>
            <w:szCs w:val="20"/>
          </w:rPr>
          <w:t>0</w:t>
        </w:r>
      </w:ins>
      <w:r w:rsidRPr="00D239B2">
        <w:rPr>
          <w:rFonts w:ascii="Calibri" w:hAnsi="Calibri" w:cs="Calibri"/>
          <w:b/>
          <w:bCs/>
          <w:sz w:val="20"/>
          <w:szCs w:val="20"/>
        </w:rPr>
        <w:t xml:space="preserve"> per day (ex VAT)</w:t>
      </w:r>
      <w:r w:rsidRPr="00D239B2">
        <w:rPr>
          <w:rFonts w:ascii="Calibri" w:hAnsi="Calibri" w:cs="Calibri"/>
          <w:sz w:val="20"/>
          <w:szCs w:val="20"/>
        </w:rPr>
        <w:t>, unless otherwise agreed in writing.</w:t>
      </w:r>
    </w:p>
    <w:p w14:paraId="0DCEF48B" w14:textId="77777777" w:rsidR="00A31A92" w:rsidRPr="00A31A92" w:rsidRDefault="00A31A92">
      <w:pPr>
        <w:rPr>
          <w:ins w:id="139" w:author="Ostermann, Peter" w:date="2025-10-01T10:36:00Z"/>
          <w:rFonts w:ascii="Calibri" w:hAnsi="Calibri" w:cs="Calibri"/>
          <w:sz w:val="20"/>
          <w:szCs w:val="20"/>
          <w:lang w:val="en-US"/>
          <w:rPrChange w:id="140" w:author="Ostermann, Peter" w:date="2025-10-01T10:36:00Z" w16du:dateUtc="2025-10-01T08:36:00Z">
            <w:rPr>
              <w:ins w:id="141" w:author="Ostermann, Peter" w:date="2025-10-01T10:36:00Z"/>
              <w:rFonts w:ascii="Calibri" w:hAnsi="Calibri" w:cs="Calibri"/>
              <w:sz w:val="20"/>
              <w:szCs w:val="20"/>
              <w:lang w:val="de-DE"/>
            </w:rPr>
          </w:rPrChange>
        </w:rPr>
        <w:pPrChange w:id="142" w:author="Ostermann, Peter" w:date="2025-10-01T10:36:00Z" w16du:dateUtc="2025-10-01T08:36:00Z">
          <w:pPr>
            <w:numPr>
              <w:numId w:val="31"/>
            </w:numPr>
            <w:tabs>
              <w:tab w:val="num" w:pos="720"/>
            </w:tabs>
            <w:ind w:left="720" w:hanging="360"/>
          </w:pPr>
        </w:pPrChange>
      </w:pPr>
      <w:commentRangeStart w:id="143"/>
      <w:ins w:id="144" w:author="Ostermann, Peter" w:date="2025-10-01T10:36:00Z">
        <w:r w:rsidRPr="00A31A92">
          <w:rPr>
            <w:rFonts w:ascii="Calibri" w:hAnsi="Calibri" w:cs="Calibri"/>
            <w:b/>
            <w:bCs/>
            <w:sz w:val="20"/>
            <w:szCs w:val="20"/>
            <w:lang w:val="en-US"/>
            <w:rPrChange w:id="145" w:author="Ostermann, Peter" w:date="2025-10-01T10:36:00Z" w16du:dateUtc="2025-10-01T08:36:00Z">
              <w:rPr>
                <w:rFonts w:ascii="Calibri" w:hAnsi="Calibri" w:cs="Calibri"/>
                <w:b/>
                <w:bCs/>
                <w:sz w:val="20"/>
                <w:szCs w:val="20"/>
                <w:lang w:val="de-DE"/>
              </w:rPr>
            </w:rPrChange>
          </w:rPr>
          <w:t>Reasonable Ongoing Support</w:t>
        </w:r>
        <w:r w:rsidRPr="00A31A92">
          <w:rPr>
            <w:rFonts w:ascii="Calibri" w:hAnsi="Calibri" w:cs="Calibri"/>
            <w:sz w:val="20"/>
            <w:szCs w:val="20"/>
            <w:lang w:val="en-US"/>
            <w:rPrChange w:id="146" w:author="Ostermann, Peter" w:date="2025-10-01T10:36:00Z" w16du:dateUtc="2025-10-01T08:36:00Z">
              <w:rPr>
                <w:rFonts w:ascii="Calibri" w:hAnsi="Calibri" w:cs="Calibri"/>
                <w:sz w:val="20"/>
                <w:szCs w:val="20"/>
                <w:lang w:val="de-DE"/>
              </w:rPr>
            </w:rPrChange>
          </w:rPr>
          <w:t>: The parties agree to define "reasonable ongoing support" that does not reduce the Phase 1/2/3 build effort. This support will be provided for up to twelve (12) days per year. The retainer can be utilized for minor enhancements but not for defects already covered under the support SLA.</w:t>
        </w:r>
      </w:ins>
      <w:commentRangeEnd w:id="143"/>
      <w:r w:rsidR="00551532">
        <w:rPr>
          <w:rStyle w:val="CommentReference"/>
        </w:rPr>
        <w:commentReference w:id="143"/>
      </w:r>
    </w:p>
    <w:p w14:paraId="25069EAE" w14:textId="77777777" w:rsidR="00E80642" w:rsidRPr="00A31A92" w:rsidRDefault="00E80642">
      <w:pPr>
        <w:rPr>
          <w:rFonts w:ascii="Calibri" w:hAnsi="Calibri" w:cs="Calibri"/>
          <w:sz w:val="20"/>
          <w:szCs w:val="20"/>
          <w:lang w:val="en-US"/>
          <w:rPrChange w:id="147" w:author="Ostermann, Peter" w:date="2025-10-01T10:36:00Z" w16du:dateUtc="2025-10-01T08:36:00Z">
            <w:rPr>
              <w:rFonts w:ascii="Calibri" w:hAnsi="Calibri" w:cs="Calibri"/>
              <w:sz w:val="20"/>
              <w:szCs w:val="20"/>
            </w:rPr>
          </w:rPrChange>
        </w:rPr>
      </w:pPr>
    </w:p>
    <w:p w14:paraId="5F8AC80F"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Appendix D – Success Criteria &amp; Performance Measurement (Phase 1)</w:t>
      </w:r>
    </w:p>
    <w:p w14:paraId="6A29D465" w14:textId="77777777" w:rsidR="0017705B" w:rsidRDefault="0017705B" w:rsidP="0017705B">
      <w:pPr>
        <w:rPr>
          <w:ins w:id="148" w:author="Ostermann, Peter" w:date="2025-10-01T10:36:00Z" w16du:dateUtc="2025-10-01T08:36:00Z"/>
          <w:rFonts w:ascii="Calibri" w:hAnsi="Calibri" w:cs="Calibri"/>
          <w:sz w:val="20"/>
          <w:szCs w:val="20"/>
        </w:rPr>
      </w:pPr>
      <w:r w:rsidRPr="0017705B">
        <w:rPr>
          <w:rFonts w:ascii="Calibri" w:hAnsi="Calibri" w:cs="Calibri"/>
          <w:b/>
          <w:bCs/>
          <w:sz w:val="20"/>
          <w:szCs w:val="20"/>
        </w:rPr>
        <w:t>Purpose</w:t>
      </w:r>
      <w:r w:rsidRPr="0017705B">
        <w:rPr>
          <w:rFonts w:ascii="Calibri" w:hAnsi="Calibri" w:cs="Calibri"/>
          <w:sz w:val="20"/>
          <w:szCs w:val="20"/>
        </w:rPr>
        <w:br/>
        <w:t>This appendix defines the measurable success criteria for Phase 1 – Marriott Initial Production Deployment. Achievement of these criteria will determine progression to Phase 2 and trigger Elavon’s option to extend the contract term from one (1) year to three (3) years, as set out in Section 12.5 of this SOW.</w:t>
      </w:r>
    </w:p>
    <w:p w14:paraId="1F5BBDC9" w14:textId="77777777" w:rsidR="00FF5B2F" w:rsidRPr="00FF5B2F" w:rsidRDefault="00FF5B2F">
      <w:pPr>
        <w:rPr>
          <w:ins w:id="149" w:author="Ostermann, Peter" w:date="2025-10-01T10:37:00Z"/>
          <w:rFonts w:ascii="Calibri" w:hAnsi="Calibri" w:cs="Calibri"/>
          <w:sz w:val="20"/>
          <w:szCs w:val="20"/>
          <w:lang w:val="en-US"/>
          <w:rPrChange w:id="150" w:author="Ostermann, Peter" w:date="2025-10-01T10:37:00Z" w16du:dateUtc="2025-10-01T08:37:00Z">
            <w:rPr>
              <w:ins w:id="151" w:author="Ostermann, Peter" w:date="2025-10-01T10:37:00Z"/>
              <w:rFonts w:ascii="Calibri" w:hAnsi="Calibri" w:cs="Calibri"/>
              <w:sz w:val="20"/>
              <w:szCs w:val="20"/>
              <w:lang w:val="de-DE"/>
            </w:rPr>
          </w:rPrChange>
        </w:rPr>
        <w:pPrChange w:id="152" w:author="Ostermann, Peter" w:date="2025-10-01T10:37:00Z" w16du:dateUtc="2025-10-01T08:37:00Z">
          <w:pPr>
            <w:numPr>
              <w:numId w:val="32"/>
            </w:numPr>
            <w:tabs>
              <w:tab w:val="num" w:pos="720"/>
            </w:tabs>
            <w:ind w:left="720" w:hanging="360"/>
          </w:pPr>
        </w:pPrChange>
      </w:pPr>
      <w:ins w:id="153" w:author="Ostermann, Peter" w:date="2025-10-01T10:37:00Z">
        <w:r w:rsidRPr="00FF5B2F">
          <w:rPr>
            <w:rFonts w:ascii="Calibri" w:hAnsi="Calibri" w:cs="Calibri"/>
            <w:b/>
            <w:bCs/>
            <w:sz w:val="20"/>
            <w:szCs w:val="20"/>
            <w:lang w:val="en-US"/>
            <w:rPrChange w:id="154" w:author="Ostermann, Peter" w:date="2025-10-01T10:37:00Z" w16du:dateUtc="2025-10-01T08:37:00Z">
              <w:rPr>
                <w:rFonts w:ascii="Calibri" w:hAnsi="Calibri" w:cs="Calibri"/>
                <w:b/>
                <w:bCs/>
                <w:sz w:val="20"/>
                <w:szCs w:val="20"/>
                <w:lang w:val="de-DE"/>
              </w:rPr>
            </w:rPrChange>
          </w:rPr>
          <w:t>Business Review</w:t>
        </w:r>
        <w:r w:rsidRPr="00FF5B2F">
          <w:rPr>
            <w:rFonts w:ascii="Calibri" w:hAnsi="Calibri" w:cs="Calibri"/>
            <w:sz w:val="20"/>
            <w:szCs w:val="20"/>
            <w:lang w:val="en-US"/>
            <w:rPrChange w:id="155" w:author="Ostermann, Peter" w:date="2025-10-01T10:37:00Z" w16du:dateUtc="2025-10-01T08:37:00Z">
              <w:rPr>
                <w:rFonts w:ascii="Calibri" w:hAnsi="Calibri" w:cs="Calibri"/>
                <w:sz w:val="20"/>
                <w:szCs w:val="20"/>
                <w:lang w:val="de-DE"/>
              </w:rPr>
            </w:rPrChange>
          </w:rPr>
          <w:t>: The parties agree to conduct a comprehensive business review of the services provided under this Agreement after a period of nine (9) months from the Effective Date. This review will assess the performance, compliance, and overall satisfaction with the services rendered.</w:t>
        </w:r>
      </w:ins>
    </w:p>
    <w:p w14:paraId="1D8C8B9B" w14:textId="77777777" w:rsidR="00FF5B2F" w:rsidRPr="00FF5B2F" w:rsidRDefault="00FF5B2F">
      <w:pPr>
        <w:rPr>
          <w:ins w:id="156" w:author="Ostermann, Peter" w:date="2025-10-01T10:37:00Z"/>
          <w:rFonts w:ascii="Calibri" w:hAnsi="Calibri" w:cs="Calibri"/>
          <w:sz w:val="20"/>
          <w:szCs w:val="20"/>
          <w:lang w:val="en-US"/>
          <w:rPrChange w:id="157" w:author="Ostermann, Peter" w:date="2025-10-01T10:37:00Z" w16du:dateUtc="2025-10-01T08:37:00Z">
            <w:rPr>
              <w:ins w:id="158" w:author="Ostermann, Peter" w:date="2025-10-01T10:37:00Z"/>
              <w:rFonts w:ascii="Calibri" w:hAnsi="Calibri" w:cs="Calibri"/>
              <w:sz w:val="20"/>
              <w:szCs w:val="20"/>
              <w:lang w:val="de-DE"/>
            </w:rPr>
          </w:rPrChange>
        </w:rPr>
        <w:pPrChange w:id="159" w:author="Ostermann, Peter" w:date="2025-10-01T10:37:00Z" w16du:dateUtc="2025-10-01T08:37:00Z">
          <w:pPr>
            <w:numPr>
              <w:numId w:val="32"/>
            </w:numPr>
            <w:tabs>
              <w:tab w:val="num" w:pos="720"/>
            </w:tabs>
            <w:ind w:left="720" w:hanging="360"/>
          </w:pPr>
        </w:pPrChange>
      </w:pPr>
      <w:commentRangeStart w:id="160"/>
      <w:ins w:id="161" w:author="Ostermann, Peter" w:date="2025-10-01T10:37:00Z">
        <w:r w:rsidRPr="00FF5B2F">
          <w:rPr>
            <w:rFonts w:ascii="Calibri" w:hAnsi="Calibri" w:cs="Calibri"/>
            <w:b/>
            <w:bCs/>
            <w:sz w:val="20"/>
            <w:szCs w:val="20"/>
            <w:lang w:val="en-US"/>
            <w:rPrChange w:id="162" w:author="Ostermann, Peter" w:date="2025-10-01T10:37:00Z" w16du:dateUtc="2025-10-01T08:37:00Z">
              <w:rPr>
                <w:rFonts w:ascii="Calibri" w:hAnsi="Calibri" w:cs="Calibri"/>
                <w:b/>
                <w:bCs/>
                <w:sz w:val="20"/>
                <w:szCs w:val="20"/>
                <w:lang w:val="de-DE"/>
              </w:rPr>
            </w:rPrChange>
          </w:rPr>
          <w:t>Termination Rights</w:t>
        </w:r>
        <w:r w:rsidRPr="00FF5B2F">
          <w:rPr>
            <w:rFonts w:ascii="Calibri" w:hAnsi="Calibri" w:cs="Calibri"/>
            <w:sz w:val="20"/>
            <w:szCs w:val="20"/>
            <w:lang w:val="en-US"/>
            <w:rPrChange w:id="163" w:author="Ostermann, Peter" w:date="2025-10-01T10:37:00Z" w16du:dateUtc="2025-10-01T08:37:00Z">
              <w:rPr>
                <w:rFonts w:ascii="Calibri" w:hAnsi="Calibri" w:cs="Calibri"/>
                <w:sz w:val="20"/>
                <w:szCs w:val="20"/>
                <w:lang w:val="de-DE"/>
              </w:rPr>
            </w:rPrChange>
          </w:rPr>
          <w:t>: Following the business review, either party may terminate this Agreement by providing thirty (30) days' written notice to the other party if the review identifies significant issues that cannot be resolved to the mutual satisfaction of both parties. In the event of termination under this clause, the Service Provider shall be entitled to payment for all services rendered up to the date of termination.</w:t>
        </w:r>
      </w:ins>
      <w:commentRangeEnd w:id="160"/>
      <w:r w:rsidR="009B6991">
        <w:rPr>
          <w:rStyle w:val="CommentReference"/>
        </w:rPr>
        <w:commentReference w:id="160"/>
      </w:r>
    </w:p>
    <w:p w14:paraId="5D07EB8C" w14:textId="77777777" w:rsidR="00A31A92" w:rsidRPr="00FF5B2F" w:rsidRDefault="00A31A92" w:rsidP="0017705B">
      <w:pPr>
        <w:rPr>
          <w:rFonts w:ascii="Calibri" w:hAnsi="Calibri" w:cs="Calibri"/>
          <w:sz w:val="20"/>
          <w:szCs w:val="20"/>
          <w:lang w:val="en-US"/>
          <w:rPrChange w:id="164" w:author="Ostermann, Peter" w:date="2025-10-01T10:37:00Z" w16du:dateUtc="2025-10-01T08:37:00Z">
            <w:rPr>
              <w:rFonts w:ascii="Calibri" w:hAnsi="Calibri" w:cs="Calibri"/>
              <w:sz w:val="20"/>
              <w:szCs w:val="20"/>
            </w:rPr>
          </w:rPrChange>
        </w:rPr>
      </w:pPr>
    </w:p>
    <w:p w14:paraId="61C60493"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Measurement Period</w:t>
      </w:r>
      <w:r w:rsidRPr="0017705B">
        <w:rPr>
          <w:rFonts w:ascii="Calibri" w:hAnsi="Calibri" w:cs="Calibri"/>
          <w:sz w:val="20"/>
          <w:szCs w:val="20"/>
        </w:rPr>
        <w:br/>
        <w:t xml:space="preserve">Phase 1 will operate in a live production environment, processing approximately 10 Marriott applications per month. KPIs will be </w:t>
      </w:r>
      <w:commentRangeStart w:id="165"/>
      <w:r w:rsidRPr="0017705B">
        <w:rPr>
          <w:rFonts w:ascii="Calibri" w:hAnsi="Calibri" w:cs="Calibri"/>
          <w:sz w:val="20"/>
          <w:szCs w:val="20"/>
        </w:rPr>
        <w:t>measured monthly throughout the Phase 1 deployment window (3–6 months). Two consecutive months of KPI achievement are required to trigger contract extension.</w:t>
      </w:r>
      <w:commentRangeEnd w:id="165"/>
      <w:r w:rsidR="00D778BE">
        <w:rPr>
          <w:rStyle w:val="CommentReference"/>
        </w:rPr>
        <w:commentReference w:id="165"/>
      </w:r>
    </w:p>
    <w:p w14:paraId="04AA6C19" w14:textId="10A90A13" w:rsidR="0017705B" w:rsidRPr="0017705B" w:rsidRDefault="0017705B" w:rsidP="0017705B">
      <w:pPr>
        <w:rPr>
          <w:rFonts w:ascii="Calibri" w:hAnsi="Calibri" w:cs="Calibri"/>
          <w:sz w:val="20"/>
          <w:szCs w:val="20"/>
        </w:rPr>
      </w:pPr>
      <w:r w:rsidRPr="0017705B">
        <w:rPr>
          <w:rFonts w:ascii="Calibri" w:hAnsi="Calibri" w:cs="Calibri"/>
          <w:b/>
          <w:bCs/>
          <w:sz w:val="20"/>
          <w:szCs w:val="20"/>
        </w:rPr>
        <w:t>Success Criteria</w:t>
      </w:r>
      <w:r w:rsidRPr="0017705B">
        <w:rPr>
          <w:rFonts w:ascii="Calibri" w:hAnsi="Calibri" w:cs="Calibri"/>
          <w:sz w:val="20"/>
          <w:szCs w:val="20"/>
        </w:rPr>
        <w:br/>
        <w:t>During Phase 1 the following criteria must be achieved:</w:t>
      </w:r>
    </w:p>
    <w:p w14:paraId="1901B5C1"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At least 10 Marriott applications per month successfully processed end-to-end using the platform, with data captured, validated, and generated into Elavon’s required application pack format without duplication.</w:t>
      </w:r>
    </w:p>
    <w:p w14:paraId="71A66934"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 minimum of 60 percent of applications completed without manual rework.</w:t>
      </w:r>
    </w:p>
    <w:p w14:paraId="181EE3A8"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No more than 5 percent of applications returned due to system or formatting errors.</w:t>
      </w:r>
    </w:p>
    <w:p w14:paraId="74106FEE"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System availability of 99.5 percent or higher during the measurement window, excluding scheduled maintenance.</w:t>
      </w:r>
    </w:p>
    <w:p w14:paraId="35A2FDBD"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All Severity 1 (critical) a</w:t>
      </w:r>
      <w:bookmarkStart w:id="166" w:name="OpenAt"/>
      <w:bookmarkEnd w:id="166"/>
      <w:r w:rsidRPr="0017705B">
        <w:rPr>
          <w:rFonts w:ascii="Calibri" w:hAnsi="Calibri" w:cs="Calibri"/>
          <w:sz w:val="20"/>
          <w:szCs w:val="20"/>
        </w:rPr>
        <w:t>nd Severity 2 (high) incidents resolved within the agreed SLA windows.</w:t>
      </w:r>
    </w:p>
    <w:p w14:paraId="48ED144D"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Evidence and Reporting</w:t>
      </w:r>
      <w:r w:rsidRPr="0017705B">
        <w:rPr>
          <w:rFonts w:ascii="Calibri" w:hAnsi="Calibri" w:cs="Calibri"/>
          <w:sz w:val="20"/>
          <w:szCs w:val="20"/>
        </w:rPr>
        <w:br/>
      </w:r>
      <w:proofErr w:type="spellStart"/>
      <w:r w:rsidRPr="0017705B">
        <w:rPr>
          <w:rFonts w:ascii="Calibri" w:hAnsi="Calibri" w:cs="Calibri"/>
          <w:sz w:val="20"/>
          <w:szCs w:val="20"/>
        </w:rPr>
        <w:t>Wiseflow</w:t>
      </w:r>
      <w:proofErr w:type="spellEnd"/>
      <w:r w:rsidRPr="0017705B">
        <w:rPr>
          <w:rFonts w:ascii="Calibri" w:hAnsi="Calibri" w:cs="Calibri"/>
          <w:sz w:val="20"/>
          <w:szCs w:val="20"/>
        </w:rPr>
        <w:t xml:space="preserve"> will provide a monthly performance report detailing KPI results, exceptions, and explanatory notes. Elavon will have access to dashboards and supporting data to verify reported metrics.</w:t>
      </w:r>
    </w:p>
    <w:p w14:paraId="4A30A33E"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Exceptions</w:t>
      </w:r>
      <w:r w:rsidRPr="0017705B">
        <w:rPr>
          <w:rFonts w:ascii="Calibri" w:hAnsi="Calibri" w:cs="Calibri"/>
          <w:sz w:val="20"/>
          <w:szCs w:val="20"/>
        </w:rPr>
        <w:br/>
        <w:t xml:space="preserve">KPIs may be adjusted by mutual agreement if impacted by factors outside </w:t>
      </w:r>
      <w:proofErr w:type="spellStart"/>
      <w:r w:rsidRPr="0017705B">
        <w:rPr>
          <w:rFonts w:ascii="Calibri" w:hAnsi="Calibri" w:cs="Calibri"/>
          <w:sz w:val="20"/>
          <w:szCs w:val="20"/>
        </w:rPr>
        <w:t>Wiseflow’s</w:t>
      </w:r>
      <w:proofErr w:type="spellEnd"/>
      <w:r w:rsidRPr="0017705B">
        <w:rPr>
          <w:rFonts w:ascii="Calibri" w:hAnsi="Calibri" w:cs="Calibri"/>
          <w:sz w:val="20"/>
          <w:szCs w:val="20"/>
        </w:rPr>
        <w:t xml:space="preserve"> control, including third-party provider outages, upstream system failures, or materially incomplete or inaccurate applicant data.</w:t>
      </w:r>
    </w:p>
    <w:p w14:paraId="46F35020"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Review and Remediation</w:t>
      </w:r>
      <w:r w:rsidRPr="0017705B">
        <w:rPr>
          <w:rFonts w:ascii="Calibri" w:hAnsi="Calibri" w:cs="Calibri"/>
          <w:sz w:val="20"/>
          <w:szCs w:val="20"/>
        </w:rPr>
        <w:br/>
        <w:t>Any KPI shortfall will trigger a joint remediation plan, agreed within 10 business days, specifying actions, owners, and target dates. KPIs are considered met once remediation actions are completed and verified in subsequent monthly reporting.</w:t>
      </w:r>
    </w:p>
    <w:p w14:paraId="5171D639" w14:textId="77777777" w:rsidR="00E11837" w:rsidRPr="0017705B" w:rsidRDefault="00E11837">
      <w:pPr>
        <w:rPr>
          <w:rFonts w:ascii="Calibri" w:hAnsi="Calibri" w:cs="Calibri"/>
          <w:sz w:val="20"/>
          <w:szCs w:val="20"/>
        </w:rPr>
      </w:pPr>
    </w:p>
    <w:p w14:paraId="48CD279F" w14:textId="77777777" w:rsidR="00E11837" w:rsidRPr="0017705B" w:rsidRDefault="00E11837">
      <w:pPr>
        <w:rPr>
          <w:rFonts w:ascii="Calibri" w:hAnsi="Calibri" w:cs="Calibri"/>
          <w:sz w:val="20"/>
          <w:szCs w:val="20"/>
        </w:rPr>
      </w:pPr>
    </w:p>
    <w:p w14:paraId="22D228CC" w14:textId="77777777" w:rsidR="00E11837" w:rsidRPr="0017705B" w:rsidRDefault="00E11837">
      <w:pPr>
        <w:rPr>
          <w:rFonts w:ascii="Calibri" w:hAnsi="Calibri" w:cs="Calibri"/>
          <w:sz w:val="20"/>
          <w:szCs w:val="20"/>
        </w:rPr>
      </w:pPr>
    </w:p>
    <w:p w14:paraId="409F42C1" w14:textId="77777777" w:rsidR="00E11837" w:rsidRPr="0017705B" w:rsidRDefault="00E11837">
      <w:pPr>
        <w:rPr>
          <w:rFonts w:ascii="Calibri" w:hAnsi="Calibri" w:cs="Calibri"/>
          <w:sz w:val="20"/>
          <w:szCs w:val="20"/>
        </w:rPr>
      </w:pPr>
    </w:p>
    <w:p w14:paraId="3CBF7589" w14:textId="77777777" w:rsidR="00E11837" w:rsidRPr="0017705B" w:rsidRDefault="00E11837">
      <w:pPr>
        <w:rPr>
          <w:rFonts w:ascii="Calibri" w:hAnsi="Calibri" w:cs="Calibri"/>
          <w:sz w:val="20"/>
          <w:szCs w:val="20"/>
        </w:rPr>
      </w:pPr>
    </w:p>
    <w:p w14:paraId="40B1D41B" w14:textId="77777777" w:rsidR="00E11837" w:rsidRPr="0017705B" w:rsidRDefault="00E11837">
      <w:pPr>
        <w:rPr>
          <w:rFonts w:ascii="Calibri" w:hAnsi="Calibri" w:cs="Calibri"/>
          <w:sz w:val="20"/>
          <w:szCs w:val="20"/>
        </w:rPr>
      </w:pPr>
    </w:p>
    <w:p w14:paraId="3028BC7B" w14:textId="77777777" w:rsidR="00E11837" w:rsidRPr="0017705B" w:rsidRDefault="00E11837">
      <w:pPr>
        <w:rPr>
          <w:rFonts w:ascii="Calibri" w:hAnsi="Calibri" w:cs="Calibri"/>
          <w:sz w:val="20"/>
          <w:szCs w:val="20"/>
        </w:rPr>
      </w:pPr>
    </w:p>
    <w:p w14:paraId="41C4AC8B" w14:textId="77777777" w:rsidR="00E11837" w:rsidRPr="0017705B" w:rsidRDefault="00E11837">
      <w:pPr>
        <w:rPr>
          <w:rFonts w:ascii="Calibri" w:hAnsi="Calibri" w:cs="Calibri"/>
          <w:sz w:val="20"/>
          <w:szCs w:val="20"/>
        </w:rPr>
      </w:pPr>
    </w:p>
    <w:sectPr w:rsidR="00E11837" w:rsidRPr="0017705B" w:rsidSect="0084723F">
      <w:footerReference w:type="default" r:id="rId22"/>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11-26T09:56:00Z" w:initials="DS">
    <w:p w14:paraId="000581E9" w14:textId="77777777" w:rsidR="00C86B6A" w:rsidRDefault="00C02835" w:rsidP="00C86B6A">
      <w:pPr>
        <w:pStyle w:val="CommentText"/>
      </w:pPr>
      <w:r>
        <w:rPr>
          <w:rStyle w:val="CommentReference"/>
        </w:rPr>
        <w:annotationRef/>
      </w:r>
      <w:r w:rsidR="00C86B6A">
        <w:t>EFFI-NOTE: Please add a comment to say that the parties will agree in writing whether the third-party applications shall be integrated through accounts with those third parties which are owned by Wiseflow or which are owned by Elavon.</w:t>
      </w:r>
    </w:p>
  </w:comment>
  <w:comment w:id="7" w:author="David Sant" w:date="2025-12-01T13:10:00Z" w:initials="DS">
    <w:p w14:paraId="64057A42" w14:textId="77777777" w:rsidR="00650789" w:rsidRDefault="00431D20" w:rsidP="00650789">
      <w:pPr>
        <w:pStyle w:val="CommentText"/>
      </w:pPr>
      <w:r>
        <w:rPr>
          <w:rStyle w:val="CommentReference"/>
        </w:rPr>
        <w:annotationRef/>
      </w:r>
      <w:r w:rsidR="00650789">
        <w:t>EFFI-NOTE: Clarify that in either case, Elavon will be responsible for the service costs.  So, where these integrations use an account owned Wiseflow, the relevant service costs will be treated as Pass-Through Expenses.</w:t>
      </w:r>
    </w:p>
  </w:comment>
  <w:comment w:id="14" w:author="David Sant" w:date="2025-12-01T13:22:00Z" w:initials="DS">
    <w:p w14:paraId="456FA5B5" w14:textId="77777777" w:rsidR="00F93CD4" w:rsidRDefault="00C208C6" w:rsidP="00F93CD4">
      <w:pPr>
        <w:pStyle w:val="CommentText"/>
      </w:pPr>
      <w:r>
        <w:rPr>
          <w:rStyle w:val="CommentReference"/>
        </w:rPr>
        <w:annotationRef/>
      </w:r>
      <w:r w:rsidR="00F93CD4">
        <w:t>EFFI-NOTE - rephrase and clarify that this is enrichment of basic data by retrieving related data (e.g. company information), including via the third-party integrations.  Also, clarify that Wiseflow’s responsibility is for the platform functionality / integrations and not for the accuracy of the data itself. Therefore, Elavon/the applicant will be responsible for checking the data prior to submission of the application.</w:t>
      </w:r>
    </w:p>
  </w:comment>
  <w:comment w:id="18" w:author="Ostermann, Peter" w:date="2025-10-01T10:32:00Z" w:initials="PO">
    <w:p w14:paraId="073F6CAA" w14:textId="6C2A03EB" w:rsidR="00571BDC" w:rsidRDefault="00571BDC" w:rsidP="00571BDC">
      <w:pPr>
        <w:pStyle w:val="CommentText"/>
      </w:pPr>
      <w:r>
        <w:rPr>
          <w:rStyle w:val="CommentReference"/>
        </w:rPr>
        <w:annotationRef/>
      </w:r>
      <w:r>
        <w:t>What happens if we change data provider during the contract term?</w:t>
      </w:r>
    </w:p>
  </w:comment>
  <w:comment w:id="19" w:author="Teresa Byrne" w:date="2025-10-13T12:28:00Z" w:initials="TB">
    <w:p w14:paraId="1D87240A" w14:textId="1D6E591B" w:rsidR="00E660B7" w:rsidRDefault="00E660B7">
      <w:pPr>
        <w:pStyle w:val="CommentText"/>
      </w:pPr>
      <w:r>
        <w:rPr>
          <w:rStyle w:val="CommentReference"/>
        </w:rPr>
        <w:annotationRef/>
      </w:r>
      <w:r w:rsidRPr="0A3FC6D9">
        <w:t>Wiseflow will support any change of data provider</w:t>
      </w:r>
    </w:p>
  </w:comment>
  <w:comment w:id="20" w:author="David Sant" w:date="2025-12-01T13:18:00Z" w:initials="DS">
    <w:p w14:paraId="34E83A34" w14:textId="77777777" w:rsidR="00CC48FB" w:rsidRDefault="00431D20" w:rsidP="00CC48FB">
      <w:pPr>
        <w:pStyle w:val="CommentText"/>
      </w:pPr>
      <w:r>
        <w:rPr>
          <w:rStyle w:val="CommentReference"/>
        </w:rPr>
        <w:annotationRef/>
      </w:r>
      <w:r w:rsidR="00CC48FB">
        <w:t>EFFI-NOTE - rephrase to describe that platform compiles all information entered/retrieved into a pack (once the applicant submits the application) and the platform spits this out to Elavon</w:t>
      </w:r>
    </w:p>
  </w:comment>
  <w:comment w:id="22" w:author="David Sant" w:date="2025-12-01T13:35:00Z" w:initials="DS">
    <w:p w14:paraId="41B6B2E6" w14:textId="77777777" w:rsidR="000C4D3E" w:rsidRDefault="00D219C4" w:rsidP="000C4D3E">
      <w:pPr>
        <w:pStyle w:val="CommentText"/>
      </w:pPr>
      <w:r>
        <w:rPr>
          <w:rStyle w:val="CommentReference"/>
        </w:rPr>
        <w:annotationRef/>
      </w:r>
      <w:r w:rsidR="000C4D3E">
        <w:t>EFFI-NOTE clariify (wherever this SOW refers to moving from phase 1 to phase 2, or expansion of the services) that the parties shall discuss any additional requirements from Elavon for the new phase /expansion and that the timing of the transition will involve written agreement of the parties</w:t>
      </w:r>
    </w:p>
  </w:comment>
  <w:comment w:id="28" w:author="David Sant" w:date="2025-12-01T13:44:00Z" w:initials="DS">
    <w:p w14:paraId="3F3FC066" w14:textId="77777777" w:rsidR="004067CA" w:rsidRDefault="00CB5C77" w:rsidP="004067CA">
      <w:pPr>
        <w:pStyle w:val="CommentText"/>
      </w:pPr>
      <w:r>
        <w:rPr>
          <w:rStyle w:val="CommentReference"/>
        </w:rPr>
        <w:annotationRef/>
      </w:r>
      <w:r w:rsidR="004067CA">
        <w:t>EFFI-NOTE: clarify that the training is reasonable level of training to enable successful launch of the platform + reasonable training on new features that may be added from time to time</w:t>
      </w:r>
    </w:p>
  </w:comment>
  <w:comment w:id="29" w:author="David Sant" w:date="2025-12-01T13:44:00Z" w:initials="DS">
    <w:p w14:paraId="22AA3E16" w14:textId="77777777" w:rsidR="00D858A3" w:rsidRDefault="005B1DEC" w:rsidP="00D858A3">
      <w:pPr>
        <w:pStyle w:val="CommentText"/>
      </w:pPr>
      <w:r>
        <w:rPr>
          <w:rStyle w:val="CommentReference"/>
        </w:rPr>
        <w:annotationRef/>
      </w:r>
      <w:r w:rsidR="00D858A3">
        <w:t>EFFI-NOTE: see earlier comment about discussion of requirements for phase 2 / agreement of timing</w:t>
      </w:r>
    </w:p>
  </w:comment>
  <w:comment w:id="30" w:author="Ostermann, Peter" w:date="2025-10-01T10:40:00Z" w:initials="PO">
    <w:p w14:paraId="77F28905" w14:textId="7B0BEE60" w:rsidR="00064175" w:rsidRDefault="00064175" w:rsidP="00064175">
      <w:pPr>
        <w:pStyle w:val="CommentText"/>
      </w:pPr>
      <w:r>
        <w:rPr>
          <w:rStyle w:val="CommentReference"/>
        </w:rPr>
        <w:annotationRef/>
      </w:r>
      <w:r>
        <w:t>For phase 2 and3 no specific roll out plan is defined. Can we add some wording that this will be defined by both parties?</w:t>
      </w:r>
    </w:p>
  </w:comment>
  <w:comment w:id="31" w:author="David Sant" w:date="2025-12-01T13:45:00Z" w:initials="DS">
    <w:p w14:paraId="48252D69" w14:textId="77777777" w:rsidR="00DB1CE8" w:rsidRDefault="001F7A0E" w:rsidP="00DB1CE8">
      <w:pPr>
        <w:pStyle w:val="CommentText"/>
      </w:pPr>
      <w:r>
        <w:rPr>
          <w:rStyle w:val="CommentReference"/>
        </w:rPr>
        <w:annotationRef/>
      </w:r>
      <w:r w:rsidR="00DB1CE8">
        <w:t>EFFI-NOTE: See the comment by Peter (above) Tie this in with the new wording</w:t>
      </w:r>
    </w:p>
  </w:comment>
  <w:comment w:id="32" w:author="David Sant" w:date="2025-12-01T21:47:00Z" w:initials="DS">
    <w:p w14:paraId="08155A56" w14:textId="18690D77" w:rsidR="00E54990" w:rsidRDefault="00E54990" w:rsidP="00E54990">
      <w:pPr>
        <w:pStyle w:val="CommentText"/>
      </w:pPr>
      <w:r>
        <w:rPr>
          <w:rStyle w:val="CommentReference"/>
        </w:rPr>
        <w:annotationRef/>
      </w:r>
      <w:r>
        <w:t>EFFI-NOTE Insert a new section “10. Licensed Software/Services” and modify the manual numbering for all subsequent sections.  Please check whether any clause references need to be amended by this change.  The content of the new “Licensed Software/Services” should make clear that the services provided under this SOW are Licensed Software/Services for the purpose of the MSA.  It should also make clear that the scope of the licence is for use within the parts of the Elavon business described in section 9 (depending on which phase).  But that in all cases, the scope is restricted within the Elavon Enterprise team (n.b. Marriot is a customer within Hospitality which is within Enterprise).</w:t>
      </w:r>
    </w:p>
  </w:comment>
  <w:comment w:id="34" w:author="David Sant" w:date="2025-11-26T09:26:00Z" w:initials="DS">
    <w:p w14:paraId="1C2B221F" w14:textId="77777777" w:rsidR="0051451E" w:rsidRDefault="00877D2F" w:rsidP="0051451E">
      <w:pPr>
        <w:pStyle w:val="CommentText"/>
      </w:pPr>
      <w:r>
        <w:rPr>
          <w:rStyle w:val="CommentReference"/>
        </w:rPr>
        <w:annotationRef/>
      </w:r>
      <w:r w:rsidR="0051451E">
        <w:t>EFFI-NOTE - clarify that this is chargeable from the effective date.  (check if that term is defined - if not, define it).</w:t>
      </w:r>
    </w:p>
  </w:comment>
  <w:comment w:id="35" w:author="David Sant" w:date="2025-11-26T09:18:00Z" w:initials="DS">
    <w:p w14:paraId="3427463D" w14:textId="77777777" w:rsidR="00704290" w:rsidRDefault="009863CE" w:rsidP="00704290">
      <w:pPr>
        <w:pStyle w:val="CommentText"/>
      </w:pPr>
      <w:r>
        <w:rPr>
          <w:rStyle w:val="CommentReference"/>
        </w:rPr>
        <w:annotationRef/>
      </w:r>
      <w:r w:rsidR="00704290">
        <w:t>EFFI-NOTE - clarify that although the cost includes the setup and operation of the Wiseflow integrations, the cost of any third party services provided by those integrations is borne by Elavon</w:t>
      </w:r>
    </w:p>
  </w:comment>
  <w:comment w:id="36" w:author="David Sant" w:date="2025-12-01T14:04:00Z" w:initials="DS">
    <w:p w14:paraId="6BBBEAA8" w14:textId="77777777" w:rsidR="00086402" w:rsidRDefault="006313EF" w:rsidP="00086402">
      <w:pPr>
        <w:pStyle w:val="CommentText"/>
      </w:pPr>
      <w:r>
        <w:rPr>
          <w:rStyle w:val="CommentReference"/>
        </w:rPr>
        <w:annotationRef/>
      </w:r>
      <w:r w:rsidR="00086402">
        <w:t xml:space="preserve">EFFI-NOTE - this is not accurate.  The usage information in Appendix C is the parties’ estimate for what will be required to support 1000 applications.  If those usage limits are exceeded, the costs agreed in the table will be applicable.  Elavon’s written approval will be needed to enable any usage beyond the limits set out in Appendix C. </w:t>
      </w:r>
    </w:p>
  </w:comment>
  <w:comment w:id="40" w:author="David Sant" w:date="2025-12-01T22:10:00Z" w:initials="DS">
    <w:p w14:paraId="741CB79F" w14:textId="77777777" w:rsidR="005A7399" w:rsidRDefault="005A7399" w:rsidP="005A7399">
      <w:pPr>
        <w:pStyle w:val="CommentText"/>
      </w:pPr>
      <w:r>
        <w:rPr>
          <w:rStyle w:val="CommentReference"/>
        </w:rPr>
        <w:annotationRef/>
      </w:r>
      <w:r>
        <w:t>EFFI-NOTE clarify that these two points are about the number of applications exceeding 1000</w:t>
      </w:r>
    </w:p>
  </w:comment>
  <w:comment w:id="61" w:author="David Sant" w:date="2025-12-01T14:25:00Z" w:initials="DS">
    <w:p w14:paraId="745A1B60" w14:textId="77777777" w:rsidR="006F70B0" w:rsidRDefault="007944BD" w:rsidP="006F70B0">
      <w:pPr>
        <w:pStyle w:val="CommentText"/>
      </w:pPr>
      <w:r>
        <w:rPr>
          <w:rStyle w:val="CommentReference"/>
        </w:rPr>
        <w:annotationRef/>
      </w:r>
      <w:r w:rsidR="006F70B0">
        <w:t>EFFI-NOTE Please check the invoicing terms in the SOW allows the parties to agree invoicing in advance of services</w:t>
      </w:r>
    </w:p>
  </w:comment>
  <w:comment w:id="72" w:author="David Sant" w:date="2025-12-01T22:12:00Z" w:initials="DS">
    <w:p w14:paraId="1269B774" w14:textId="729575B7" w:rsidR="003B20C0" w:rsidRDefault="003B20C0" w:rsidP="003B20C0">
      <w:pPr>
        <w:pStyle w:val="CommentText"/>
      </w:pPr>
      <w:r>
        <w:rPr>
          <w:rStyle w:val="CommentReference"/>
        </w:rPr>
        <w:annotationRef/>
      </w:r>
      <w:r>
        <w:t>EFFI-NOTE add comment to say that this SOW and the MSA are the contract terms and conditions</w:t>
      </w:r>
    </w:p>
  </w:comment>
  <w:comment w:id="54" w:author="David Sant" w:date="2025-12-01T13:58:00Z" w:initials="DS">
    <w:p w14:paraId="307C9EA3" w14:textId="77777777" w:rsidR="00EF5F65" w:rsidRDefault="004E573E" w:rsidP="00EF5F65">
      <w:pPr>
        <w:pStyle w:val="CommentText"/>
      </w:pPr>
      <w:r>
        <w:rPr>
          <w:rStyle w:val="CommentReference"/>
        </w:rPr>
        <w:annotationRef/>
      </w:r>
      <w:r w:rsidR="00EF5F65">
        <w:t xml:space="preserve">EFFI-NOTE add heading and comment to clarify that these link to the usage lines in the table below which represent the parties best estimate of the usage involved in 1000 applications.  Any excess usage will require Elavon approval.  The prices for such excess usage are pre-approved in Appendix C.  </w:t>
      </w:r>
    </w:p>
  </w:comment>
  <w:comment w:id="84" w:author="David Sant" w:date="2025-12-01T14:22:00Z" w:initials="DS">
    <w:p w14:paraId="585856CD" w14:textId="77777777" w:rsidR="00E13708" w:rsidRDefault="00F862D1" w:rsidP="00E13708">
      <w:pPr>
        <w:pStyle w:val="CommentText"/>
      </w:pPr>
      <w:r>
        <w:rPr>
          <w:rStyle w:val="CommentReference"/>
        </w:rPr>
        <w:annotationRef/>
      </w:r>
      <w:r w:rsidR="00E13708">
        <w:t>EFFI-NOTE Tie in with written agreement for phase transition - from earlier</w:t>
      </w:r>
    </w:p>
  </w:comment>
  <w:comment w:id="85" w:author="David Sant" w:date="2025-11-26T09:28:00Z" w:initials="DS">
    <w:p w14:paraId="550449AD" w14:textId="77777777" w:rsidR="00381930" w:rsidRDefault="006A5195" w:rsidP="00381930">
      <w:pPr>
        <w:pStyle w:val="CommentText"/>
      </w:pPr>
      <w:r>
        <w:rPr>
          <w:rStyle w:val="CommentReference"/>
        </w:rPr>
        <w:annotationRef/>
      </w:r>
      <w:r w:rsidR="00381930">
        <w:t>EFFI-NOTE - amend this so that Wiseflow can increase fees annually in line with indexation.  Choose an indexation which is suitable for a small business to request when dealing with an international bank</w:t>
      </w:r>
    </w:p>
  </w:comment>
  <w:comment w:id="94" w:author="Ostermann, Peter" w:date="2025-10-01T10:35:00Z" w:initials="PO">
    <w:p w14:paraId="03965A18" w14:textId="5F365AA4" w:rsidR="00EC485E" w:rsidRDefault="00EC485E" w:rsidP="00EC485E">
      <w:pPr>
        <w:pStyle w:val="CommentText"/>
      </w:pPr>
      <w:r>
        <w:rPr>
          <w:rStyle w:val="CommentReference"/>
        </w:rPr>
        <w:annotationRef/>
      </w:r>
      <w:r>
        <w:t xml:space="preserve">Can we add following clause it is requested by US Bank: </w:t>
      </w:r>
      <w:r>
        <w:rPr>
          <w:b/>
          <w:bCs/>
          <w:color w:val="242424"/>
          <w:highlight w:val="white"/>
        </w:rPr>
        <w:t>Termination for Convenience Clause</w:t>
      </w:r>
    </w:p>
  </w:comment>
  <w:comment w:id="112" w:author="Otterbach, Jan T" w:date="2025-09-18T09:43:00Z" w:initials="JO">
    <w:p w14:paraId="35B347AD" w14:textId="6C67339A" w:rsidR="009B71A8" w:rsidRPr="0073787F" w:rsidRDefault="009B71A8" w:rsidP="009B71A8">
      <w:pPr>
        <w:pStyle w:val="CommentText"/>
      </w:pPr>
      <w:r w:rsidRPr="0073787F">
        <w:rPr>
          <w:rStyle w:val="CommentReference"/>
        </w:rPr>
        <w:annotationRef/>
      </w:r>
      <w:r w:rsidRPr="0073787F">
        <w:t>The URL will not be available at the time of go-live likely. Please use a suitable temporary replacement including “elavon”</w:t>
      </w:r>
    </w:p>
  </w:comment>
  <w:comment w:id="113" w:author="Teresa Byrne" w:date="2025-10-13T09:28:00Z" w:initials="TB">
    <w:p w14:paraId="321E4CB1" w14:textId="4F70F9E4" w:rsidR="00624431" w:rsidRDefault="00624431">
      <w:pPr>
        <w:pStyle w:val="CommentText"/>
      </w:pPr>
      <w:r>
        <w:rPr>
          <w:rStyle w:val="CommentReference"/>
        </w:rPr>
        <w:annotationRef/>
      </w:r>
    </w:p>
  </w:comment>
  <w:comment w:id="114" w:author="Otterbach, Jan T" w:date="2025-09-18T09:44:00Z" w:initials="JO">
    <w:p w14:paraId="39D17C68" w14:textId="77777777" w:rsidR="009B71A8" w:rsidRPr="0073787F" w:rsidRDefault="009B71A8" w:rsidP="009B71A8">
      <w:pPr>
        <w:pStyle w:val="CommentText"/>
      </w:pPr>
      <w:r w:rsidRPr="0073787F">
        <w:rPr>
          <w:rStyle w:val="CommentReference"/>
        </w:rPr>
        <w:annotationRef/>
      </w:r>
      <w:r w:rsidRPr="0073787F">
        <w:t>Again, this is likely not to be available at go-live but has been requested - it could also end up being “</w:t>
      </w:r>
      <w:hyperlink r:id="rId1" w:history="1">
        <w:r w:rsidRPr="0073787F">
          <w:rPr>
            <w:rStyle w:val="Hyperlink"/>
          </w:rPr>
          <w:t>flow@elavon.eu</w:t>
        </w:r>
      </w:hyperlink>
      <w:r w:rsidRPr="0073787F">
        <w:t>“ - as I expect “Notifications” could be taken and alignment would be nice.</w:t>
      </w:r>
    </w:p>
  </w:comment>
  <w:comment w:id="115" w:author="Otterbach, Jan T" w:date="2025-09-18T09:48:00Z" w:initials="JO">
    <w:p w14:paraId="349E8357" w14:textId="77777777" w:rsidR="009B71A8" w:rsidRPr="0073787F" w:rsidRDefault="009B71A8" w:rsidP="009B71A8">
      <w:pPr>
        <w:pStyle w:val="CommentText"/>
      </w:pPr>
      <w:r w:rsidRPr="0073787F">
        <w:rPr>
          <w:rStyle w:val="CommentReference"/>
        </w:rPr>
        <w:annotationRef/>
      </w:r>
      <w:r w:rsidRPr="0073787F">
        <w:t>Temporary one needed as per comment above.</w:t>
      </w:r>
    </w:p>
  </w:comment>
  <w:comment w:id="116" w:author="Otterbach, Jan T" w:date="2025-09-18T09:53:00Z" w:initials="JO">
    <w:p w14:paraId="4021671D" w14:textId="77777777" w:rsidR="009B71A8" w:rsidRDefault="009B71A8" w:rsidP="009B71A8">
      <w:pPr>
        <w:pStyle w:val="CommentText"/>
      </w:pPr>
      <w:r w:rsidRPr="0073787F">
        <w:rPr>
          <w:rStyle w:val="CommentReference"/>
        </w:rPr>
        <w:annotationRef/>
      </w:r>
      <w:r w:rsidRPr="0073787F">
        <w:t>Did we provide these countries? Did we get the list right?</w:t>
      </w:r>
      <w:r w:rsidRPr="0073787F">
        <w:br/>
      </w:r>
      <w:r w:rsidRPr="0073787F">
        <w:fldChar w:fldCharType="begin"/>
      </w:r>
      <w:r w:rsidRPr="0073787F">
        <w:instrText>HYPERLINK "mailto:shan.rizvi@elavon.com"</w:instrText>
      </w:r>
      <w:bookmarkStart w:id="117" w:name="_@_057EBC3C338D4F73907CC7508CC088FBZ"/>
      <w:r w:rsidRPr="0073787F">
        <w:fldChar w:fldCharType="separate"/>
      </w:r>
      <w:bookmarkEnd w:id="117"/>
      <w:r w:rsidRPr="0073787F">
        <w:rPr>
          <w:rStyle w:val="Mention"/>
        </w:rPr>
        <w:t>@Rizvi, Shan G</w:t>
      </w:r>
      <w:r w:rsidRPr="0073787F">
        <w:fldChar w:fldCharType="end"/>
      </w:r>
      <w:r w:rsidRPr="0073787F">
        <w:t xml:space="preserve"> / </w:t>
      </w:r>
      <w:r w:rsidRPr="0073787F">
        <w:fldChar w:fldCharType="begin"/>
      </w:r>
      <w:r w:rsidRPr="0073787F">
        <w:instrText>HYPERLINK "mailto:daniela.gorabi@elavon.com"</w:instrText>
      </w:r>
      <w:bookmarkStart w:id="118" w:name="_@_07526B779C6041AE83D107E6AF505DF0Z"/>
      <w:r w:rsidRPr="0073787F">
        <w:fldChar w:fldCharType="separate"/>
      </w:r>
      <w:bookmarkEnd w:id="118"/>
      <w:r w:rsidRPr="0073787F">
        <w:rPr>
          <w:rStyle w:val="Mention"/>
        </w:rPr>
        <w:t>@Gorabi, Daniela</w:t>
      </w:r>
      <w:r w:rsidRPr="0073787F">
        <w:fldChar w:fldCharType="end"/>
      </w:r>
      <w:r w:rsidRPr="0073787F">
        <w:t xml:space="preserve"> </w:t>
      </w:r>
    </w:p>
  </w:comment>
  <w:comment w:id="128" w:author="Ostermann, Peter" w:date="2025-10-01T10:36:00Z" w:initials="PO">
    <w:p w14:paraId="2E9FC84C" w14:textId="361535A7" w:rsidR="00E80642" w:rsidRDefault="00E80642" w:rsidP="00E80642">
      <w:pPr>
        <w:pStyle w:val="CommentText"/>
      </w:pPr>
      <w:r>
        <w:rPr>
          <w:rStyle w:val="CommentReference"/>
        </w:rPr>
        <w:annotationRef/>
      </w:r>
      <w:r>
        <w:t>What happens if there are other Third Party applications in scope or will be available? i.e. OneSpan</w:t>
      </w:r>
    </w:p>
  </w:comment>
  <w:comment w:id="132" w:author="David Sant" w:date="2025-12-01T14:36:00Z" w:initials="DS">
    <w:p w14:paraId="1FFC731F" w14:textId="77777777" w:rsidR="00D42971" w:rsidRDefault="00DF4534"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34" w:author="David Sant" w:date="2025-12-01T14:35:00Z" w:initials="DS">
    <w:p w14:paraId="6083405E" w14:textId="77777777" w:rsidR="00D42971" w:rsidRDefault="00C925D6"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35" w:author="David Sant" w:date="2025-12-01T13:30:00Z" w:initials="DS">
    <w:p w14:paraId="5848BC07" w14:textId="77777777" w:rsidR="00F92DF1" w:rsidRDefault="005F5C36" w:rsidP="00F92DF1">
      <w:pPr>
        <w:pStyle w:val="CommentText"/>
      </w:pPr>
      <w:r>
        <w:rPr>
          <w:rStyle w:val="CommentReference"/>
        </w:rPr>
        <w:annotationRef/>
      </w:r>
      <w:r w:rsidR="00F92DF1">
        <w:t>EFFI-NOTE - we need language somewhere to say that these represent the agreed rates for the Additional Usage, but that no additional usage will be enabled unless Elavon authorises it in writing.</w:t>
      </w:r>
    </w:p>
  </w:comment>
  <w:comment w:id="136" w:author="David Sant" w:date="2025-11-26T09:53:00Z" w:initials="DS">
    <w:p w14:paraId="195FC900" w14:textId="77777777" w:rsidR="0084180C" w:rsidRDefault="00C0495B" w:rsidP="0084180C">
      <w:pPr>
        <w:pStyle w:val="CommentText"/>
      </w:pPr>
      <w:r>
        <w:rPr>
          <w:rStyle w:val="CommentReference"/>
        </w:rPr>
        <w:annotationRef/>
      </w:r>
      <w:r w:rsidR="0084180C">
        <w:t>EFFI-NOTE - move the Setup Fee out of this “Optional Add ons” section.  It is not optional.</w:t>
      </w:r>
    </w:p>
  </w:comment>
  <w:comment w:id="143" w:author="David Sant" w:date="2025-12-01T14:50:00Z" w:initials="DS">
    <w:p w14:paraId="5A308658" w14:textId="77777777" w:rsidR="009B6991" w:rsidRDefault="00551532" w:rsidP="009B6991">
      <w:pPr>
        <w:pStyle w:val="CommentText"/>
      </w:pPr>
      <w:r>
        <w:rPr>
          <w:rStyle w:val="CommentReference"/>
        </w:rPr>
        <w:annotationRef/>
      </w:r>
      <w:r w:rsidR="009B6991">
        <w:t>EFFI-NOTE Amend this so that it only gives them general product improvements / updates.  Specific requests which do not align with the Wiseflow roadmap will be chargeable.  There should not be a reference to 12 days or a retainer.</w:t>
      </w:r>
    </w:p>
  </w:comment>
  <w:comment w:id="160" w:author="David Sant" w:date="2025-12-01T22:26:00Z" w:initials="DS">
    <w:p w14:paraId="26312710" w14:textId="77777777" w:rsidR="009B6991" w:rsidRDefault="009B6991" w:rsidP="009B6991">
      <w:pPr>
        <w:pStyle w:val="CommentText"/>
      </w:pPr>
      <w:r>
        <w:rPr>
          <w:rStyle w:val="CommentReference"/>
        </w:rPr>
        <w:annotationRef/>
      </w:r>
      <w:r>
        <w:t>EFFI-NOTE - remove this and add a comment to explain their termination rights elsewhere in the SOW</w:t>
      </w:r>
    </w:p>
  </w:comment>
  <w:comment w:id="165" w:author="David Sant" w:date="2025-12-01T13:31:00Z" w:initials="DS">
    <w:p w14:paraId="3E7756F4" w14:textId="77777777" w:rsidR="009B6991" w:rsidRDefault="00D778BE" w:rsidP="009B6991">
      <w:pPr>
        <w:pStyle w:val="CommentText"/>
      </w:pPr>
      <w:r>
        <w:rPr>
          <w:rStyle w:val="CommentReference"/>
        </w:rPr>
        <w:annotationRef/>
      </w:r>
      <w:r w:rsidR="009B6991">
        <w:t>EFFI-NOTE - as above - tie this in with wording re: agreeing the timeline for moving to phase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581E9" w15:done="0"/>
  <w15:commentEx w15:paraId="64057A42" w15:paraIdParent="000581E9" w15:done="0"/>
  <w15:commentEx w15:paraId="456FA5B5" w15:done="0"/>
  <w15:commentEx w15:paraId="073F6CAA" w15:done="0"/>
  <w15:commentEx w15:paraId="1D87240A" w15:paraIdParent="073F6CAA" w15:done="0"/>
  <w15:commentEx w15:paraId="34E83A34" w15:done="0"/>
  <w15:commentEx w15:paraId="41B6B2E6" w15:done="0"/>
  <w15:commentEx w15:paraId="3F3FC066" w15:done="0"/>
  <w15:commentEx w15:paraId="22AA3E16" w15:done="0"/>
  <w15:commentEx w15:paraId="77F28905" w15:done="0"/>
  <w15:commentEx w15:paraId="48252D69" w15:paraIdParent="77F28905" w15:done="0"/>
  <w15:commentEx w15:paraId="08155A56" w15:done="0"/>
  <w15:commentEx w15:paraId="1C2B221F" w15:done="0"/>
  <w15:commentEx w15:paraId="3427463D" w15:done="0"/>
  <w15:commentEx w15:paraId="6BBBEAA8" w15:done="0"/>
  <w15:commentEx w15:paraId="741CB79F" w15:done="0"/>
  <w15:commentEx w15:paraId="745A1B60" w15:done="0"/>
  <w15:commentEx w15:paraId="1269B774" w15:done="0"/>
  <w15:commentEx w15:paraId="307C9EA3" w15:done="0"/>
  <w15:commentEx w15:paraId="585856CD" w15:done="0"/>
  <w15:commentEx w15:paraId="550449AD" w15:done="0"/>
  <w15:commentEx w15:paraId="03965A18" w15:done="0"/>
  <w15:commentEx w15:paraId="35B347AD" w15:done="1"/>
  <w15:commentEx w15:paraId="321E4CB1" w15:paraIdParent="35B347AD" w15:done="0"/>
  <w15:commentEx w15:paraId="39D17C68" w15:done="1"/>
  <w15:commentEx w15:paraId="349E8357" w15:done="1"/>
  <w15:commentEx w15:paraId="4021671D" w15:done="1"/>
  <w15:commentEx w15:paraId="2E9FC84C" w15:done="0"/>
  <w15:commentEx w15:paraId="1FFC731F" w15:done="0"/>
  <w15:commentEx w15:paraId="6083405E" w15:done="0"/>
  <w15:commentEx w15:paraId="5848BC07" w15:done="0"/>
  <w15:commentEx w15:paraId="195FC900" w15:done="0"/>
  <w15:commentEx w15:paraId="5A308658" w15:done="0"/>
  <w15:commentEx w15:paraId="26312710" w15:done="0"/>
  <w15:commentEx w15:paraId="3E775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70ABD" w16cex:dateUtc="2025-11-26T09:56:00Z"/>
  <w16cex:commentExtensible w16cex:durableId="4B3A5F3A" w16cex:dateUtc="2025-12-01T13:10:00Z"/>
  <w16cex:commentExtensible w16cex:durableId="32CA48F5" w16cex:dateUtc="2025-12-01T13:22:00Z"/>
  <w16cex:commentExtensible w16cex:durableId="7868E217" w16cex:dateUtc="2025-10-01T08:32:00Z"/>
  <w16cex:commentExtensible w16cex:durableId="7BCE6E4C" w16cex:dateUtc="2025-10-13T11:28:00Z"/>
  <w16cex:commentExtensible w16cex:durableId="0F3489F8" w16cex:dateUtc="2025-12-01T13:18:00Z"/>
  <w16cex:commentExtensible w16cex:durableId="3C6EF11E" w16cex:dateUtc="2025-12-01T13:35:00Z"/>
  <w16cex:commentExtensible w16cex:durableId="7E77FC5A" w16cex:dateUtc="2025-12-01T13:44:00Z"/>
  <w16cex:commentExtensible w16cex:durableId="5C7D6EAC" w16cex:dateUtc="2025-12-01T13:44:00Z"/>
  <w16cex:commentExtensible w16cex:durableId="55B49996" w16cex:dateUtc="2025-10-01T08:40:00Z"/>
  <w16cex:commentExtensible w16cex:durableId="4D7DC328" w16cex:dateUtc="2025-12-01T13:45:00Z"/>
  <w16cex:commentExtensible w16cex:durableId="3E6322E7" w16cex:dateUtc="2025-12-01T21:47:00Z"/>
  <w16cex:commentExtensible w16cex:durableId="005A4FB2" w16cex:dateUtc="2025-11-26T09:26:00Z"/>
  <w16cex:commentExtensible w16cex:durableId="4E93E596" w16cex:dateUtc="2025-11-26T09:18:00Z"/>
  <w16cex:commentExtensible w16cex:durableId="0AA26163" w16cex:dateUtc="2025-12-01T14:04:00Z"/>
  <w16cex:commentExtensible w16cex:durableId="64AADDC2" w16cex:dateUtc="2025-12-01T22:10:00Z"/>
  <w16cex:commentExtensible w16cex:durableId="75225575" w16cex:dateUtc="2025-12-01T14:25:00Z"/>
  <w16cex:commentExtensible w16cex:durableId="2C06D51D" w16cex:dateUtc="2025-12-01T22:12:00Z"/>
  <w16cex:commentExtensible w16cex:durableId="234352DD" w16cex:dateUtc="2025-12-01T13:58:00Z"/>
  <w16cex:commentExtensible w16cex:durableId="0E10B916" w16cex:dateUtc="2025-12-01T14:22:00Z"/>
  <w16cex:commentExtensible w16cex:durableId="23FA15F6" w16cex:dateUtc="2025-11-26T09:28:00Z"/>
  <w16cex:commentExtensible w16cex:durableId="49B9643B" w16cex:dateUtc="2025-10-01T08:35:00Z"/>
  <w16cex:commentExtensible w16cex:durableId="09DC3173" w16cex:dateUtc="2025-09-18T08:43:00Z"/>
  <w16cex:commentExtensible w16cex:durableId="017B8EC9" w16cex:dateUtc="2025-10-13T08:28:00Z"/>
  <w16cex:commentExtensible w16cex:durableId="3B2F1DDB" w16cex:dateUtc="2025-09-18T08:44:00Z"/>
  <w16cex:commentExtensible w16cex:durableId="12754F4D" w16cex:dateUtc="2025-09-18T08:48:00Z"/>
  <w16cex:commentExtensible w16cex:durableId="7C9D504C" w16cex:dateUtc="2025-09-18T08:53:00Z"/>
  <w16cex:commentExtensible w16cex:durableId="035525B1" w16cex:dateUtc="2025-10-01T08:36:00Z"/>
  <w16cex:commentExtensible w16cex:durableId="4C3E6D31" w16cex:dateUtc="2025-12-01T14:36:00Z"/>
  <w16cex:commentExtensible w16cex:durableId="7A726CD7" w16cex:dateUtc="2025-12-01T14:35:00Z"/>
  <w16cex:commentExtensible w16cex:durableId="359E60B6" w16cex:dateUtc="2025-12-01T13:30:00Z"/>
  <w16cex:commentExtensible w16cex:durableId="3386501C" w16cex:dateUtc="2025-11-26T09:53:00Z"/>
  <w16cex:commentExtensible w16cex:durableId="1A9A7F18" w16cex:dateUtc="2025-12-01T14:50:00Z"/>
  <w16cex:commentExtensible w16cex:durableId="4A1F85E0" w16cex:dateUtc="2025-12-01T22:26:00Z"/>
  <w16cex:commentExtensible w16cex:durableId="377F75BE" w16cex:dateUtc="2025-12-01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581E9" w16cid:durableId="1F170ABD"/>
  <w16cid:commentId w16cid:paraId="64057A42" w16cid:durableId="4B3A5F3A"/>
  <w16cid:commentId w16cid:paraId="456FA5B5" w16cid:durableId="32CA48F5"/>
  <w16cid:commentId w16cid:paraId="073F6CAA" w16cid:durableId="7868E217"/>
  <w16cid:commentId w16cid:paraId="1D87240A" w16cid:durableId="7BCE6E4C"/>
  <w16cid:commentId w16cid:paraId="34E83A34" w16cid:durableId="0F3489F8"/>
  <w16cid:commentId w16cid:paraId="41B6B2E6" w16cid:durableId="3C6EF11E"/>
  <w16cid:commentId w16cid:paraId="3F3FC066" w16cid:durableId="7E77FC5A"/>
  <w16cid:commentId w16cid:paraId="22AA3E16" w16cid:durableId="5C7D6EAC"/>
  <w16cid:commentId w16cid:paraId="77F28905" w16cid:durableId="55B49996"/>
  <w16cid:commentId w16cid:paraId="48252D69" w16cid:durableId="4D7DC328"/>
  <w16cid:commentId w16cid:paraId="08155A56" w16cid:durableId="3E6322E7"/>
  <w16cid:commentId w16cid:paraId="1C2B221F" w16cid:durableId="005A4FB2"/>
  <w16cid:commentId w16cid:paraId="3427463D" w16cid:durableId="4E93E596"/>
  <w16cid:commentId w16cid:paraId="6BBBEAA8" w16cid:durableId="0AA26163"/>
  <w16cid:commentId w16cid:paraId="741CB79F" w16cid:durableId="64AADDC2"/>
  <w16cid:commentId w16cid:paraId="745A1B60" w16cid:durableId="75225575"/>
  <w16cid:commentId w16cid:paraId="1269B774" w16cid:durableId="2C06D51D"/>
  <w16cid:commentId w16cid:paraId="307C9EA3" w16cid:durableId="234352DD"/>
  <w16cid:commentId w16cid:paraId="585856CD" w16cid:durableId="0E10B916"/>
  <w16cid:commentId w16cid:paraId="550449AD" w16cid:durableId="23FA15F6"/>
  <w16cid:commentId w16cid:paraId="03965A18" w16cid:durableId="49B9643B"/>
  <w16cid:commentId w16cid:paraId="35B347AD" w16cid:durableId="09DC3173"/>
  <w16cid:commentId w16cid:paraId="321E4CB1" w16cid:durableId="017B8EC9"/>
  <w16cid:commentId w16cid:paraId="39D17C68" w16cid:durableId="3B2F1DDB"/>
  <w16cid:commentId w16cid:paraId="349E8357" w16cid:durableId="12754F4D"/>
  <w16cid:commentId w16cid:paraId="4021671D" w16cid:durableId="7C9D504C"/>
  <w16cid:commentId w16cid:paraId="2E9FC84C" w16cid:durableId="035525B1"/>
  <w16cid:commentId w16cid:paraId="1FFC731F" w16cid:durableId="4C3E6D31"/>
  <w16cid:commentId w16cid:paraId="6083405E" w16cid:durableId="7A726CD7"/>
  <w16cid:commentId w16cid:paraId="5848BC07" w16cid:durableId="359E60B6"/>
  <w16cid:commentId w16cid:paraId="195FC900" w16cid:durableId="3386501C"/>
  <w16cid:commentId w16cid:paraId="5A308658" w16cid:durableId="1A9A7F18"/>
  <w16cid:commentId w16cid:paraId="26312710" w16cid:durableId="4A1F85E0"/>
  <w16cid:commentId w16cid:paraId="3E7756F4" w16cid:durableId="377F7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114F" w14:textId="77777777" w:rsidR="00781C05" w:rsidRPr="0073787F" w:rsidRDefault="00781C05" w:rsidP="001E2738">
      <w:pPr>
        <w:spacing w:after="0" w:line="240" w:lineRule="auto"/>
      </w:pPr>
      <w:r w:rsidRPr="0073787F">
        <w:separator/>
      </w:r>
    </w:p>
  </w:endnote>
  <w:endnote w:type="continuationSeparator" w:id="0">
    <w:p w14:paraId="25E993DF" w14:textId="77777777" w:rsidR="00781C05" w:rsidRPr="0073787F" w:rsidRDefault="00781C05" w:rsidP="001E2738">
      <w:pPr>
        <w:spacing w:after="0" w:line="240" w:lineRule="auto"/>
      </w:pPr>
      <w:r w:rsidRPr="0073787F">
        <w:continuationSeparator/>
      </w:r>
    </w:p>
  </w:endnote>
  <w:endnote w:type="continuationNotice" w:id="1">
    <w:p w14:paraId="3A9E0BC6" w14:textId="77777777" w:rsidR="00781C05" w:rsidRPr="0073787F" w:rsidRDefault="00781C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298295"/>
      <w:docPartObj>
        <w:docPartGallery w:val="Page Numbers (Bottom of Page)"/>
        <w:docPartUnique/>
      </w:docPartObj>
    </w:sdtPr>
    <w:sdtEndPr/>
    <w:sdtContent>
      <w:p w14:paraId="6C7522E6" w14:textId="379F51FE" w:rsidR="001E2738" w:rsidRPr="0073787F" w:rsidRDefault="001E2738">
        <w:pPr>
          <w:pStyle w:val="Footer"/>
          <w:jc w:val="right"/>
        </w:pPr>
        <w:r w:rsidRPr="0073787F">
          <w:fldChar w:fldCharType="begin"/>
        </w:r>
        <w:r w:rsidRPr="0073787F">
          <w:instrText xml:space="preserve"> PAGE   \* MERGEFORMAT </w:instrText>
        </w:r>
        <w:r w:rsidRPr="0073787F">
          <w:fldChar w:fldCharType="separate"/>
        </w:r>
        <w:r w:rsidRPr="0073787F">
          <w:t>2</w:t>
        </w:r>
        <w:r w:rsidRPr="0073787F">
          <w:fldChar w:fldCharType="end"/>
        </w:r>
      </w:p>
    </w:sdtContent>
  </w:sdt>
  <w:p w14:paraId="45B38F55" w14:textId="77777777" w:rsidR="001E2738" w:rsidRPr="0073787F" w:rsidRDefault="001E2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BFD6" w14:textId="77777777" w:rsidR="00781C05" w:rsidRPr="0073787F" w:rsidRDefault="00781C05" w:rsidP="001E2738">
      <w:pPr>
        <w:spacing w:after="0" w:line="240" w:lineRule="auto"/>
      </w:pPr>
      <w:r w:rsidRPr="0073787F">
        <w:separator/>
      </w:r>
    </w:p>
  </w:footnote>
  <w:footnote w:type="continuationSeparator" w:id="0">
    <w:p w14:paraId="27C7A664" w14:textId="77777777" w:rsidR="00781C05" w:rsidRPr="0073787F" w:rsidRDefault="00781C05" w:rsidP="001E2738">
      <w:pPr>
        <w:spacing w:after="0" w:line="240" w:lineRule="auto"/>
      </w:pPr>
      <w:r w:rsidRPr="0073787F">
        <w:continuationSeparator/>
      </w:r>
    </w:p>
  </w:footnote>
  <w:footnote w:type="continuationNotice" w:id="1">
    <w:p w14:paraId="0F189042" w14:textId="77777777" w:rsidR="00781C05" w:rsidRPr="0073787F" w:rsidRDefault="00781C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BA"/>
    <w:multiLevelType w:val="hybridMultilevel"/>
    <w:tmpl w:val="89A6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53F32"/>
    <w:multiLevelType w:val="hybridMultilevel"/>
    <w:tmpl w:val="A56E0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F5F0C"/>
    <w:multiLevelType w:val="multilevel"/>
    <w:tmpl w:val="334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7FAC"/>
    <w:multiLevelType w:val="hybridMultilevel"/>
    <w:tmpl w:val="9F283D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A3AB3"/>
    <w:multiLevelType w:val="multilevel"/>
    <w:tmpl w:val="5A1E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77AA"/>
    <w:multiLevelType w:val="multilevel"/>
    <w:tmpl w:val="049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7441E"/>
    <w:multiLevelType w:val="multilevel"/>
    <w:tmpl w:val="F3D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21443"/>
    <w:multiLevelType w:val="multilevel"/>
    <w:tmpl w:val="DFE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1459F"/>
    <w:multiLevelType w:val="multilevel"/>
    <w:tmpl w:val="47A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4AE2"/>
    <w:multiLevelType w:val="multilevel"/>
    <w:tmpl w:val="1D7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9598C"/>
    <w:multiLevelType w:val="multilevel"/>
    <w:tmpl w:val="1C5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1E71"/>
    <w:multiLevelType w:val="multilevel"/>
    <w:tmpl w:val="273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C45BF"/>
    <w:multiLevelType w:val="multilevel"/>
    <w:tmpl w:val="DDC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B753B"/>
    <w:multiLevelType w:val="multilevel"/>
    <w:tmpl w:val="392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27F3"/>
    <w:multiLevelType w:val="multilevel"/>
    <w:tmpl w:val="B9E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5434"/>
    <w:multiLevelType w:val="multilevel"/>
    <w:tmpl w:val="252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01B8"/>
    <w:multiLevelType w:val="multilevel"/>
    <w:tmpl w:val="2C2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3767"/>
    <w:multiLevelType w:val="hybridMultilevel"/>
    <w:tmpl w:val="8BC47508"/>
    <w:lvl w:ilvl="0" w:tplc="0809000F">
      <w:start w:val="1"/>
      <w:numFmt w:val="decimal"/>
      <w:lvlText w:val="%1."/>
      <w:lvlJc w:val="left"/>
      <w:pPr>
        <w:ind w:left="720" w:hanging="360"/>
      </w:pPr>
      <w:rPr>
        <w:rFonts w:hint="default"/>
      </w:rPr>
    </w:lvl>
    <w:lvl w:ilvl="1" w:tplc="314CA6DA">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FB4AE3"/>
    <w:multiLevelType w:val="multilevel"/>
    <w:tmpl w:val="680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1686B"/>
    <w:multiLevelType w:val="multilevel"/>
    <w:tmpl w:val="3DD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6343"/>
    <w:multiLevelType w:val="multilevel"/>
    <w:tmpl w:val="77B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C60C0"/>
    <w:multiLevelType w:val="multilevel"/>
    <w:tmpl w:val="CEC8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D0566"/>
    <w:multiLevelType w:val="multilevel"/>
    <w:tmpl w:val="6EB8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553E7"/>
    <w:multiLevelType w:val="multilevel"/>
    <w:tmpl w:val="3476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34DB5"/>
    <w:multiLevelType w:val="hybridMultilevel"/>
    <w:tmpl w:val="DEE82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C26A76"/>
    <w:multiLevelType w:val="multilevel"/>
    <w:tmpl w:val="FF08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10812"/>
    <w:multiLevelType w:val="hybridMultilevel"/>
    <w:tmpl w:val="68F28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773BEB"/>
    <w:multiLevelType w:val="multilevel"/>
    <w:tmpl w:val="DC5E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141AD"/>
    <w:multiLevelType w:val="hybridMultilevel"/>
    <w:tmpl w:val="7AB264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423F61"/>
    <w:multiLevelType w:val="multilevel"/>
    <w:tmpl w:val="3FB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F15B9"/>
    <w:multiLevelType w:val="multilevel"/>
    <w:tmpl w:val="1CA0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843E5"/>
    <w:multiLevelType w:val="multilevel"/>
    <w:tmpl w:val="CAF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1650">
    <w:abstractNumId w:val="3"/>
  </w:num>
  <w:num w:numId="2" w16cid:durableId="1053582578">
    <w:abstractNumId w:val="26"/>
  </w:num>
  <w:num w:numId="3" w16cid:durableId="82651187">
    <w:abstractNumId w:val="24"/>
  </w:num>
  <w:num w:numId="4" w16cid:durableId="821771859">
    <w:abstractNumId w:val="28"/>
  </w:num>
  <w:num w:numId="5" w16cid:durableId="322129081">
    <w:abstractNumId w:val="17"/>
  </w:num>
  <w:num w:numId="6" w16cid:durableId="1353845592">
    <w:abstractNumId w:val="1"/>
  </w:num>
  <w:num w:numId="7" w16cid:durableId="1506167372">
    <w:abstractNumId w:val="0"/>
  </w:num>
  <w:num w:numId="8" w16cid:durableId="322464810">
    <w:abstractNumId w:val="11"/>
  </w:num>
  <w:num w:numId="9" w16cid:durableId="388461912">
    <w:abstractNumId w:val="20"/>
  </w:num>
  <w:num w:numId="10" w16cid:durableId="247233462">
    <w:abstractNumId w:val="31"/>
  </w:num>
  <w:num w:numId="11" w16cid:durableId="1216158188">
    <w:abstractNumId w:val="12"/>
  </w:num>
  <w:num w:numId="12" w16cid:durableId="101145355">
    <w:abstractNumId w:val="13"/>
  </w:num>
  <w:num w:numId="13" w16cid:durableId="12734835">
    <w:abstractNumId w:val="5"/>
  </w:num>
  <w:num w:numId="14" w16cid:durableId="1871648487">
    <w:abstractNumId w:val="29"/>
  </w:num>
  <w:num w:numId="15" w16cid:durableId="2007172274">
    <w:abstractNumId w:val="14"/>
  </w:num>
  <w:num w:numId="16" w16cid:durableId="649094681">
    <w:abstractNumId w:val="16"/>
  </w:num>
  <w:num w:numId="17" w16cid:durableId="1649280204">
    <w:abstractNumId w:val="7"/>
  </w:num>
  <w:num w:numId="18" w16cid:durableId="613639038">
    <w:abstractNumId w:val="10"/>
  </w:num>
  <w:num w:numId="19" w16cid:durableId="951596963">
    <w:abstractNumId w:val="9"/>
  </w:num>
  <w:num w:numId="20" w16cid:durableId="275600568">
    <w:abstractNumId w:val="8"/>
  </w:num>
  <w:num w:numId="21" w16cid:durableId="1325402734">
    <w:abstractNumId w:val="25"/>
  </w:num>
  <w:num w:numId="22" w16cid:durableId="2049182124">
    <w:abstractNumId w:val="15"/>
  </w:num>
  <w:num w:numId="23" w16cid:durableId="340359094">
    <w:abstractNumId w:val="19"/>
  </w:num>
  <w:num w:numId="24" w16cid:durableId="551623129">
    <w:abstractNumId w:val="18"/>
  </w:num>
  <w:num w:numId="25" w16cid:durableId="1129208400">
    <w:abstractNumId w:val="2"/>
  </w:num>
  <w:num w:numId="26" w16cid:durableId="1106390849">
    <w:abstractNumId w:val="21"/>
  </w:num>
  <w:num w:numId="27" w16cid:durableId="1384256812">
    <w:abstractNumId w:val="4"/>
  </w:num>
  <w:num w:numId="28" w16cid:durableId="561258756">
    <w:abstractNumId w:val="27"/>
  </w:num>
  <w:num w:numId="29" w16cid:durableId="271018572">
    <w:abstractNumId w:val="23"/>
  </w:num>
  <w:num w:numId="30" w16cid:durableId="1157182849">
    <w:abstractNumId w:val="6"/>
  </w:num>
  <w:num w:numId="31" w16cid:durableId="7367951">
    <w:abstractNumId w:val="22"/>
  </w:num>
  <w:num w:numId="32" w16cid:durableId="2004356867">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termann, Peter">
    <w15:presenceInfo w15:providerId="AD" w15:userId="S::peter.ostermann@elavon.com::955fc125-f020-4e5b-9a42-49af9455e2d2"/>
  </w15:person>
  <w15:person w15:author="David Sant">
    <w15:presenceInfo w15:providerId="AD" w15:userId="S::David.Sant@hjsolicitors.co.uk::e843e587-fdd1-448a-977f-b9245a7cc81f"/>
  </w15:person>
  <w15:person w15:author="Teresa Byrne">
    <w15:presenceInfo w15:providerId="AD" w15:userId="S::teresa.byrne@wiseflow.ai::0e9da1fe-1f48-42f1-8fd3-c509c84a2db5"/>
  </w15:person>
  <w15:person w15:author="Otterbach, Jan T">
    <w15:presenceInfo w15:providerId="AD" w15:userId="S::jan.otterbach@elavon.com::0988a146-27b7-4f6e-aeff-ba1554e02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91"/>
    <w:rsid w:val="000004B2"/>
    <w:rsid w:val="000045FF"/>
    <w:rsid w:val="00006FDC"/>
    <w:rsid w:val="000248F0"/>
    <w:rsid w:val="00035D69"/>
    <w:rsid w:val="000465A4"/>
    <w:rsid w:val="000578FE"/>
    <w:rsid w:val="00063540"/>
    <w:rsid w:val="00064175"/>
    <w:rsid w:val="000727C9"/>
    <w:rsid w:val="000728E3"/>
    <w:rsid w:val="00073430"/>
    <w:rsid w:val="00086402"/>
    <w:rsid w:val="000C0EB5"/>
    <w:rsid w:val="000C4D3E"/>
    <w:rsid w:val="000C502E"/>
    <w:rsid w:val="000D093F"/>
    <w:rsid w:val="0010002E"/>
    <w:rsid w:val="0011253F"/>
    <w:rsid w:val="001265B6"/>
    <w:rsid w:val="00135E42"/>
    <w:rsid w:val="0015519D"/>
    <w:rsid w:val="001637FA"/>
    <w:rsid w:val="00173175"/>
    <w:rsid w:val="0017705B"/>
    <w:rsid w:val="00183AE5"/>
    <w:rsid w:val="00191CE0"/>
    <w:rsid w:val="00191FBF"/>
    <w:rsid w:val="0019250B"/>
    <w:rsid w:val="001952A5"/>
    <w:rsid w:val="00196C46"/>
    <w:rsid w:val="001B303A"/>
    <w:rsid w:val="001C1B7E"/>
    <w:rsid w:val="001D265E"/>
    <w:rsid w:val="001D5EE3"/>
    <w:rsid w:val="001E2738"/>
    <w:rsid w:val="001E33D0"/>
    <w:rsid w:val="001F04CD"/>
    <w:rsid w:val="001F7A0E"/>
    <w:rsid w:val="00204C93"/>
    <w:rsid w:val="00212A50"/>
    <w:rsid w:val="00232875"/>
    <w:rsid w:val="00241C2A"/>
    <w:rsid w:val="0024306F"/>
    <w:rsid w:val="002476FF"/>
    <w:rsid w:val="002513D3"/>
    <w:rsid w:val="00252BE6"/>
    <w:rsid w:val="00256726"/>
    <w:rsid w:val="00256B51"/>
    <w:rsid w:val="0026720C"/>
    <w:rsid w:val="0027108E"/>
    <w:rsid w:val="00285493"/>
    <w:rsid w:val="002A26DA"/>
    <w:rsid w:val="002A4BE1"/>
    <w:rsid w:val="002B4587"/>
    <w:rsid w:val="002B647B"/>
    <w:rsid w:val="002D52AA"/>
    <w:rsid w:val="002E0380"/>
    <w:rsid w:val="002F7981"/>
    <w:rsid w:val="003020B0"/>
    <w:rsid w:val="0030214F"/>
    <w:rsid w:val="003030E4"/>
    <w:rsid w:val="003053C8"/>
    <w:rsid w:val="00314755"/>
    <w:rsid w:val="00320D64"/>
    <w:rsid w:val="0032209C"/>
    <w:rsid w:val="00324C42"/>
    <w:rsid w:val="00325B5E"/>
    <w:rsid w:val="00333024"/>
    <w:rsid w:val="0034041B"/>
    <w:rsid w:val="003447D8"/>
    <w:rsid w:val="00350001"/>
    <w:rsid w:val="003616DD"/>
    <w:rsid w:val="00376F91"/>
    <w:rsid w:val="00381930"/>
    <w:rsid w:val="003903B2"/>
    <w:rsid w:val="00391808"/>
    <w:rsid w:val="003B0466"/>
    <w:rsid w:val="003B20C0"/>
    <w:rsid w:val="003B6629"/>
    <w:rsid w:val="003C0E26"/>
    <w:rsid w:val="003D4D52"/>
    <w:rsid w:val="003E582F"/>
    <w:rsid w:val="003E65FE"/>
    <w:rsid w:val="003F2150"/>
    <w:rsid w:val="004067CA"/>
    <w:rsid w:val="00431D20"/>
    <w:rsid w:val="0043415F"/>
    <w:rsid w:val="0044016A"/>
    <w:rsid w:val="00444B58"/>
    <w:rsid w:val="004454D7"/>
    <w:rsid w:val="004530E4"/>
    <w:rsid w:val="00465F7B"/>
    <w:rsid w:val="00466E97"/>
    <w:rsid w:val="00481312"/>
    <w:rsid w:val="00481AF6"/>
    <w:rsid w:val="004872A1"/>
    <w:rsid w:val="004B5B4B"/>
    <w:rsid w:val="004C7C04"/>
    <w:rsid w:val="004D06C0"/>
    <w:rsid w:val="004E573E"/>
    <w:rsid w:val="004F0644"/>
    <w:rsid w:val="004F73FC"/>
    <w:rsid w:val="004F74DA"/>
    <w:rsid w:val="0050007B"/>
    <w:rsid w:val="00507BB7"/>
    <w:rsid w:val="0051451E"/>
    <w:rsid w:val="00515463"/>
    <w:rsid w:val="00515C8B"/>
    <w:rsid w:val="005169AF"/>
    <w:rsid w:val="00524D74"/>
    <w:rsid w:val="00527DBC"/>
    <w:rsid w:val="0053044F"/>
    <w:rsid w:val="00531772"/>
    <w:rsid w:val="00533BB8"/>
    <w:rsid w:val="00540BAB"/>
    <w:rsid w:val="0054119A"/>
    <w:rsid w:val="00551532"/>
    <w:rsid w:val="005608BE"/>
    <w:rsid w:val="00565FEC"/>
    <w:rsid w:val="00571BDC"/>
    <w:rsid w:val="00577934"/>
    <w:rsid w:val="00581782"/>
    <w:rsid w:val="00583F6E"/>
    <w:rsid w:val="00590F07"/>
    <w:rsid w:val="005A7399"/>
    <w:rsid w:val="005B00A7"/>
    <w:rsid w:val="005B1DEC"/>
    <w:rsid w:val="005C1A3A"/>
    <w:rsid w:val="005C580A"/>
    <w:rsid w:val="005D08FB"/>
    <w:rsid w:val="005D64B1"/>
    <w:rsid w:val="005E79D7"/>
    <w:rsid w:val="005F5C36"/>
    <w:rsid w:val="00603802"/>
    <w:rsid w:val="00604448"/>
    <w:rsid w:val="00622C82"/>
    <w:rsid w:val="00624431"/>
    <w:rsid w:val="006313EF"/>
    <w:rsid w:val="006366FA"/>
    <w:rsid w:val="00650789"/>
    <w:rsid w:val="006657E7"/>
    <w:rsid w:val="00667849"/>
    <w:rsid w:val="006729AF"/>
    <w:rsid w:val="006746B9"/>
    <w:rsid w:val="0067650A"/>
    <w:rsid w:val="006876CC"/>
    <w:rsid w:val="0069407E"/>
    <w:rsid w:val="006961A9"/>
    <w:rsid w:val="00697B63"/>
    <w:rsid w:val="006A5195"/>
    <w:rsid w:val="006A5644"/>
    <w:rsid w:val="006A6F49"/>
    <w:rsid w:val="006C0266"/>
    <w:rsid w:val="006D0966"/>
    <w:rsid w:val="006D477E"/>
    <w:rsid w:val="006E6059"/>
    <w:rsid w:val="006F70B0"/>
    <w:rsid w:val="0070124B"/>
    <w:rsid w:val="00704290"/>
    <w:rsid w:val="0070538F"/>
    <w:rsid w:val="007238B3"/>
    <w:rsid w:val="007243E0"/>
    <w:rsid w:val="0073547F"/>
    <w:rsid w:val="0073588A"/>
    <w:rsid w:val="0073787F"/>
    <w:rsid w:val="00743A79"/>
    <w:rsid w:val="007619A8"/>
    <w:rsid w:val="00763DC4"/>
    <w:rsid w:val="00767696"/>
    <w:rsid w:val="00776DAB"/>
    <w:rsid w:val="00781C05"/>
    <w:rsid w:val="00785AC5"/>
    <w:rsid w:val="00790F63"/>
    <w:rsid w:val="007941A7"/>
    <w:rsid w:val="007944BD"/>
    <w:rsid w:val="007B7895"/>
    <w:rsid w:val="007C3FF9"/>
    <w:rsid w:val="007D2A13"/>
    <w:rsid w:val="007E1D23"/>
    <w:rsid w:val="007E3A11"/>
    <w:rsid w:val="007F3062"/>
    <w:rsid w:val="007F5082"/>
    <w:rsid w:val="00800F3C"/>
    <w:rsid w:val="00801186"/>
    <w:rsid w:val="008059CE"/>
    <w:rsid w:val="0080657A"/>
    <w:rsid w:val="00811454"/>
    <w:rsid w:val="008116C2"/>
    <w:rsid w:val="008200DB"/>
    <w:rsid w:val="00820167"/>
    <w:rsid w:val="00824D90"/>
    <w:rsid w:val="00825860"/>
    <w:rsid w:val="00832263"/>
    <w:rsid w:val="0084007E"/>
    <w:rsid w:val="00841741"/>
    <w:rsid w:val="0084180C"/>
    <w:rsid w:val="00847063"/>
    <w:rsid w:val="0084723F"/>
    <w:rsid w:val="00860634"/>
    <w:rsid w:val="00877D2F"/>
    <w:rsid w:val="008B59C8"/>
    <w:rsid w:val="008C3C0E"/>
    <w:rsid w:val="008C40E6"/>
    <w:rsid w:val="008F16E3"/>
    <w:rsid w:val="008F595D"/>
    <w:rsid w:val="0090378A"/>
    <w:rsid w:val="00911F0B"/>
    <w:rsid w:val="00914A5C"/>
    <w:rsid w:val="00923952"/>
    <w:rsid w:val="0095543A"/>
    <w:rsid w:val="009610BD"/>
    <w:rsid w:val="00962E11"/>
    <w:rsid w:val="00966FD5"/>
    <w:rsid w:val="00967BAB"/>
    <w:rsid w:val="00972F35"/>
    <w:rsid w:val="00974ED8"/>
    <w:rsid w:val="00975EC0"/>
    <w:rsid w:val="0097664D"/>
    <w:rsid w:val="0097665A"/>
    <w:rsid w:val="009863CE"/>
    <w:rsid w:val="00994966"/>
    <w:rsid w:val="009A2864"/>
    <w:rsid w:val="009A6E99"/>
    <w:rsid w:val="009B208D"/>
    <w:rsid w:val="009B6991"/>
    <w:rsid w:val="009B71A8"/>
    <w:rsid w:val="009C524F"/>
    <w:rsid w:val="009CB30C"/>
    <w:rsid w:val="009D1CCC"/>
    <w:rsid w:val="009D5CE4"/>
    <w:rsid w:val="009E1D28"/>
    <w:rsid w:val="009F19B7"/>
    <w:rsid w:val="009F238B"/>
    <w:rsid w:val="00A014A8"/>
    <w:rsid w:val="00A14E4A"/>
    <w:rsid w:val="00A31078"/>
    <w:rsid w:val="00A31A92"/>
    <w:rsid w:val="00A32663"/>
    <w:rsid w:val="00A35296"/>
    <w:rsid w:val="00A35CA5"/>
    <w:rsid w:val="00A35E29"/>
    <w:rsid w:val="00A45B21"/>
    <w:rsid w:val="00A45DB0"/>
    <w:rsid w:val="00A55C92"/>
    <w:rsid w:val="00A7228F"/>
    <w:rsid w:val="00A818C6"/>
    <w:rsid w:val="00A8515E"/>
    <w:rsid w:val="00A86C82"/>
    <w:rsid w:val="00AA17A5"/>
    <w:rsid w:val="00AA2316"/>
    <w:rsid w:val="00AA2502"/>
    <w:rsid w:val="00AA29E1"/>
    <w:rsid w:val="00AA5F5F"/>
    <w:rsid w:val="00AB6570"/>
    <w:rsid w:val="00AC4A01"/>
    <w:rsid w:val="00AE602A"/>
    <w:rsid w:val="00AE76A5"/>
    <w:rsid w:val="00AF5321"/>
    <w:rsid w:val="00B12621"/>
    <w:rsid w:val="00B15176"/>
    <w:rsid w:val="00B55BE4"/>
    <w:rsid w:val="00B7089A"/>
    <w:rsid w:val="00B72717"/>
    <w:rsid w:val="00B80DA5"/>
    <w:rsid w:val="00B91E3F"/>
    <w:rsid w:val="00B92785"/>
    <w:rsid w:val="00BA14BA"/>
    <w:rsid w:val="00BA14D9"/>
    <w:rsid w:val="00BB28F8"/>
    <w:rsid w:val="00BB5546"/>
    <w:rsid w:val="00BB7347"/>
    <w:rsid w:val="00BF4C4F"/>
    <w:rsid w:val="00BF5A0B"/>
    <w:rsid w:val="00BF7C94"/>
    <w:rsid w:val="00C00168"/>
    <w:rsid w:val="00C02835"/>
    <w:rsid w:val="00C03029"/>
    <w:rsid w:val="00C0495B"/>
    <w:rsid w:val="00C07E80"/>
    <w:rsid w:val="00C1075A"/>
    <w:rsid w:val="00C14649"/>
    <w:rsid w:val="00C208C6"/>
    <w:rsid w:val="00C2652B"/>
    <w:rsid w:val="00C31F0F"/>
    <w:rsid w:val="00C339A5"/>
    <w:rsid w:val="00C35AA4"/>
    <w:rsid w:val="00C360F7"/>
    <w:rsid w:val="00C45FFB"/>
    <w:rsid w:val="00C50715"/>
    <w:rsid w:val="00C56E02"/>
    <w:rsid w:val="00C605AB"/>
    <w:rsid w:val="00C70C0A"/>
    <w:rsid w:val="00C715FF"/>
    <w:rsid w:val="00C72798"/>
    <w:rsid w:val="00C74EC7"/>
    <w:rsid w:val="00C830DE"/>
    <w:rsid w:val="00C86B6A"/>
    <w:rsid w:val="00C90EDA"/>
    <w:rsid w:val="00C92102"/>
    <w:rsid w:val="00C925D6"/>
    <w:rsid w:val="00CB5C77"/>
    <w:rsid w:val="00CC48FB"/>
    <w:rsid w:val="00CC7B1F"/>
    <w:rsid w:val="00CD2400"/>
    <w:rsid w:val="00CD791F"/>
    <w:rsid w:val="00CE6C58"/>
    <w:rsid w:val="00D05F3E"/>
    <w:rsid w:val="00D11E5C"/>
    <w:rsid w:val="00D16DC3"/>
    <w:rsid w:val="00D219C4"/>
    <w:rsid w:val="00D2308C"/>
    <w:rsid w:val="00D239B2"/>
    <w:rsid w:val="00D4177E"/>
    <w:rsid w:val="00D4287A"/>
    <w:rsid w:val="00D42971"/>
    <w:rsid w:val="00D438EF"/>
    <w:rsid w:val="00D62A40"/>
    <w:rsid w:val="00D71347"/>
    <w:rsid w:val="00D72C2D"/>
    <w:rsid w:val="00D778BE"/>
    <w:rsid w:val="00D77D25"/>
    <w:rsid w:val="00D858A3"/>
    <w:rsid w:val="00D95047"/>
    <w:rsid w:val="00D95F86"/>
    <w:rsid w:val="00DA4CF7"/>
    <w:rsid w:val="00DB1856"/>
    <w:rsid w:val="00DB1CE8"/>
    <w:rsid w:val="00DB3B8E"/>
    <w:rsid w:val="00DC27C1"/>
    <w:rsid w:val="00DC5876"/>
    <w:rsid w:val="00DE04B3"/>
    <w:rsid w:val="00DE2038"/>
    <w:rsid w:val="00DE468C"/>
    <w:rsid w:val="00DE5C90"/>
    <w:rsid w:val="00DF4534"/>
    <w:rsid w:val="00E04296"/>
    <w:rsid w:val="00E04AED"/>
    <w:rsid w:val="00E11837"/>
    <w:rsid w:val="00E11883"/>
    <w:rsid w:val="00E13708"/>
    <w:rsid w:val="00E1520C"/>
    <w:rsid w:val="00E1537F"/>
    <w:rsid w:val="00E4482C"/>
    <w:rsid w:val="00E5025A"/>
    <w:rsid w:val="00E5185B"/>
    <w:rsid w:val="00E54990"/>
    <w:rsid w:val="00E63317"/>
    <w:rsid w:val="00E660B7"/>
    <w:rsid w:val="00E80642"/>
    <w:rsid w:val="00E80984"/>
    <w:rsid w:val="00E910E7"/>
    <w:rsid w:val="00E943A0"/>
    <w:rsid w:val="00EA665E"/>
    <w:rsid w:val="00EB624F"/>
    <w:rsid w:val="00EC150B"/>
    <w:rsid w:val="00EC485E"/>
    <w:rsid w:val="00EC6E3D"/>
    <w:rsid w:val="00EE5079"/>
    <w:rsid w:val="00EF0176"/>
    <w:rsid w:val="00EF11CB"/>
    <w:rsid w:val="00EF5F65"/>
    <w:rsid w:val="00F02006"/>
    <w:rsid w:val="00F148EA"/>
    <w:rsid w:val="00F15344"/>
    <w:rsid w:val="00F172D4"/>
    <w:rsid w:val="00F218DA"/>
    <w:rsid w:val="00F2570F"/>
    <w:rsid w:val="00F25C4F"/>
    <w:rsid w:val="00F64DF9"/>
    <w:rsid w:val="00F701E3"/>
    <w:rsid w:val="00F76B71"/>
    <w:rsid w:val="00F862D1"/>
    <w:rsid w:val="00F8662C"/>
    <w:rsid w:val="00F92DF1"/>
    <w:rsid w:val="00F92EF3"/>
    <w:rsid w:val="00F93CD4"/>
    <w:rsid w:val="00F97E54"/>
    <w:rsid w:val="00FB121B"/>
    <w:rsid w:val="00FB7D61"/>
    <w:rsid w:val="00FC1DD1"/>
    <w:rsid w:val="00FC1E06"/>
    <w:rsid w:val="00FD12DB"/>
    <w:rsid w:val="00FE1CFB"/>
    <w:rsid w:val="00FE4B07"/>
    <w:rsid w:val="00FE67D4"/>
    <w:rsid w:val="00FF5B2F"/>
    <w:rsid w:val="031FAE1B"/>
    <w:rsid w:val="075D3272"/>
    <w:rsid w:val="0774C316"/>
    <w:rsid w:val="0778B197"/>
    <w:rsid w:val="0CC7CB87"/>
    <w:rsid w:val="0F9A88C2"/>
    <w:rsid w:val="12C5E52A"/>
    <w:rsid w:val="142723F7"/>
    <w:rsid w:val="16A4CE14"/>
    <w:rsid w:val="17E22967"/>
    <w:rsid w:val="1C75DD14"/>
    <w:rsid w:val="1D042277"/>
    <w:rsid w:val="21F8E50F"/>
    <w:rsid w:val="23E0845E"/>
    <w:rsid w:val="305BEA64"/>
    <w:rsid w:val="319C499F"/>
    <w:rsid w:val="349B7088"/>
    <w:rsid w:val="3B425732"/>
    <w:rsid w:val="3BC47E73"/>
    <w:rsid w:val="41052543"/>
    <w:rsid w:val="43865679"/>
    <w:rsid w:val="453A294A"/>
    <w:rsid w:val="45AB0961"/>
    <w:rsid w:val="4680E736"/>
    <w:rsid w:val="4685F6AE"/>
    <w:rsid w:val="4778D6E8"/>
    <w:rsid w:val="4BBCB54C"/>
    <w:rsid w:val="528D5F2F"/>
    <w:rsid w:val="52E1B968"/>
    <w:rsid w:val="58FCDFF2"/>
    <w:rsid w:val="5C37DA81"/>
    <w:rsid w:val="5DD37EE6"/>
    <w:rsid w:val="5FAAB8E2"/>
    <w:rsid w:val="60551BFC"/>
    <w:rsid w:val="6AECC560"/>
    <w:rsid w:val="6C04D104"/>
    <w:rsid w:val="72C9399C"/>
    <w:rsid w:val="7989BA11"/>
    <w:rsid w:val="7BDA4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2FF0"/>
  <w15:chartTrackingRefBased/>
  <w15:docId w15:val="{C0200538-01E1-45B2-BC80-B12D2FD2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91"/>
    <w:rPr>
      <w:rFonts w:eastAsiaTheme="majorEastAsia" w:cstheme="majorBidi"/>
      <w:color w:val="272727" w:themeColor="text1" w:themeTint="D8"/>
    </w:rPr>
  </w:style>
  <w:style w:type="paragraph" w:styleId="Title">
    <w:name w:val="Title"/>
    <w:basedOn w:val="Normal"/>
    <w:next w:val="Normal"/>
    <w:link w:val="TitleChar"/>
    <w:uiPriority w:val="10"/>
    <w:qFormat/>
    <w:rsid w:val="00376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91"/>
    <w:pPr>
      <w:spacing w:before="160"/>
      <w:jc w:val="center"/>
    </w:pPr>
    <w:rPr>
      <w:i/>
      <w:iCs/>
      <w:color w:val="404040" w:themeColor="text1" w:themeTint="BF"/>
    </w:rPr>
  </w:style>
  <w:style w:type="character" w:customStyle="1" w:styleId="QuoteChar">
    <w:name w:val="Quote Char"/>
    <w:basedOn w:val="DefaultParagraphFont"/>
    <w:link w:val="Quote"/>
    <w:uiPriority w:val="29"/>
    <w:rsid w:val="00376F91"/>
    <w:rPr>
      <w:i/>
      <w:iCs/>
      <w:color w:val="404040" w:themeColor="text1" w:themeTint="BF"/>
    </w:rPr>
  </w:style>
  <w:style w:type="paragraph" w:styleId="ListParagraph">
    <w:name w:val="List Paragraph"/>
    <w:basedOn w:val="Normal"/>
    <w:uiPriority w:val="34"/>
    <w:qFormat/>
    <w:rsid w:val="00376F91"/>
    <w:pPr>
      <w:ind w:left="720"/>
      <w:contextualSpacing/>
    </w:pPr>
  </w:style>
  <w:style w:type="character" w:styleId="IntenseEmphasis">
    <w:name w:val="Intense Emphasis"/>
    <w:basedOn w:val="DefaultParagraphFont"/>
    <w:uiPriority w:val="21"/>
    <w:qFormat/>
    <w:rsid w:val="00376F91"/>
    <w:rPr>
      <w:i/>
      <w:iCs/>
      <w:color w:val="0F4761" w:themeColor="accent1" w:themeShade="BF"/>
    </w:rPr>
  </w:style>
  <w:style w:type="paragraph" w:styleId="IntenseQuote">
    <w:name w:val="Intense Quote"/>
    <w:basedOn w:val="Normal"/>
    <w:next w:val="Normal"/>
    <w:link w:val="IntenseQuoteChar"/>
    <w:uiPriority w:val="30"/>
    <w:qFormat/>
    <w:rsid w:val="00376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91"/>
    <w:rPr>
      <w:i/>
      <w:iCs/>
      <w:color w:val="0F4761" w:themeColor="accent1" w:themeShade="BF"/>
    </w:rPr>
  </w:style>
  <w:style w:type="character" w:styleId="IntenseReference">
    <w:name w:val="Intense Reference"/>
    <w:basedOn w:val="DefaultParagraphFont"/>
    <w:uiPriority w:val="32"/>
    <w:qFormat/>
    <w:rsid w:val="00376F91"/>
    <w:rPr>
      <w:b/>
      <w:bCs/>
      <w:smallCaps/>
      <w:color w:val="0F4761" w:themeColor="accent1" w:themeShade="BF"/>
      <w:spacing w:val="5"/>
    </w:rPr>
  </w:style>
  <w:style w:type="paragraph" w:styleId="Header">
    <w:name w:val="header"/>
    <w:basedOn w:val="Normal"/>
    <w:link w:val="HeaderChar"/>
    <w:uiPriority w:val="99"/>
    <w:unhideWhenUsed/>
    <w:rsid w:val="001E2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38"/>
  </w:style>
  <w:style w:type="paragraph" w:styleId="Footer">
    <w:name w:val="footer"/>
    <w:basedOn w:val="Normal"/>
    <w:link w:val="FooterChar"/>
    <w:uiPriority w:val="99"/>
    <w:unhideWhenUsed/>
    <w:rsid w:val="001E2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3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72798"/>
    <w:pPr>
      <w:spacing w:after="0" w:line="240" w:lineRule="auto"/>
    </w:pPr>
  </w:style>
  <w:style w:type="paragraph" w:styleId="CommentSubject">
    <w:name w:val="annotation subject"/>
    <w:basedOn w:val="CommentText"/>
    <w:next w:val="CommentText"/>
    <w:link w:val="CommentSubjectChar"/>
    <w:uiPriority w:val="99"/>
    <w:semiHidden/>
    <w:unhideWhenUsed/>
    <w:rsid w:val="00E4482C"/>
    <w:rPr>
      <w:b/>
      <w:bCs/>
    </w:rPr>
  </w:style>
  <w:style w:type="character" w:customStyle="1" w:styleId="CommentSubjectChar">
    <w:name w:val="Comment Subject Char"/>
    <w:basedOn w:val="CommentTextChar"/>
    <w:link w:val="CommentSubject"/>
    <w:uiPriority w:val="99"/>
    <w:semiHidden/>
    <w:rsid w:val="00E4482C"/>
    <w:rPr>
      <w:b/>
      <w:bCs/>
      <w:sz w:val="20"/>
      <w:szCs w:val="20"/>
    </w:rPr>
  </w:style>
  <w:style w:type="table" w:styleId="TableGrid">
    <w:name w:val="Table Grid"/>
    <w:basedOn w:val="TableNormal"/>
    <w:uiPriority w:val="39"/>
    <w:rsid w:val="00E4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A3A"/>
    <w:rPr>
      <w:color w:val="467886" w:themeColor="hyperlink"/>
      <w:u w:val="single"/>
    </w:rPr>
  </w:style>
  <w:style w:type="paragraph" w:styleId="TOCHeading">
    <w:name w:val="TOC Heading"/>
    <w:basedOn w:val="Heading1"/>
    <w:next w:val="Normal"/>
    <w:uiPriority w:val="39"/>
    <w:unhideWhenUsed/>
    <w:qFormat/>
    <w:rsid w:val="005C1A3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C1A3A"/>
    <w:pPr>
      <w:spacing w:before="120" w:after="0"/>
    </w:pPr>
    <w:rPr>
      <w:b/>
      <w:bCs/>
      <w:i/>
      <w:iCs/>
      <w:lang w:val="en-US"/>
    </w:rPr>
  </w:style>
  <w:style w:type="paragraph" w:styleId="TOC2">
    <w:name w:val="toc 2"/>
    <w:basedOn w:val="Normal"/>
    <w:next w:val="Normal"/>
    <w:autoRedefine/>
    <w:uiPriority w:val="39"/>
    <w:unhideWhenUsed/>
    <w:rsid w:val="005C1A3A"/>
    <w:pPr>
      <w:spacing w:before="120" w:after="0"/>
      <w:ind w:left="240"/>
    </w:pPr>
    <w:rPr>
      <w:b/>
      <w:bCs/>
      <w:sz w:val="22"/>
      <w:szCs w:val="22"/>
      <w:lang w:val="en-US"/>
    </w:rPr>
  </w:style>
  <w:style w:type="paragraph" w:styleId="NoSpacing">
    <w:name w:val="No Spacing"/>
    <w:uiPriority w:val="1"/>
    <w:qFormat/>
    <w:rsid w:val="009B71A8"/>
    <w:pPr>
      <w:spacing w:after="0" w:line="240" w:lineRule="auto"/>
    </w:pPr>
    <w:rPr>
      <w:lang w:val="en-US"/>
    </w:rPr>
  </w:style>
  <w:style w:type="character" w:styleId="Mention">
    <w:name w:val="Mention"/>
    <w:basedOn w:val="DefaultParagraphFont"/>
    <w:uiPriority w:val="99"/>
    <w:unhideWhenUsed/>
    <w:rsid w:val="009B71A8"/>
    <w:rPr>
      <w:color w:val="2B579A"/>
      <w:shd w:val="clear" w:color="auto" w:fill="E1DFDD"/>
    </w:rPr>
  </w:style>
  <w:style w:type="paragraph" w:customStyle="1" w:styleId="pf0">
    <w:name w:val="pf0"/>
    <w:basedOn w:val="Normal"/>
    <w:rsid w:val="00A35E29"/>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character" w:customStyle="1" w:styleId="cf01">
    <w:name w:val="cf01"/>
    <w:basedOn w:val="DefaultParagraphFont"/>
    <w:rsid w:val="00A35E29"/>
    <w:rPr>
      <w:rFonts w:ascii="Segoe UI" w:hAnsi="Segoe UI" w:cs="Segoe UI" w:hint="default"/>
      <w:b/>
      <w:bCs/>
      <w:color w:val="242424"/>
      <w:sz w:val="18"/>
      <w:szCs w:val="18"/>
      <w:shd w:val="clear" w:color="auto" w:fill="FFFFFF"/>
    </w:rPr>
  </w:style>
  <w:style w:type="character" w:customStyle="1" w:styleId="cf11">
    <w:name w:val="cf11"/>
    <w:basedOn w:val="DefaultParagraphFont"/>
    <w:rsid w:val="00A35E29"/>
    <w:rPr>
      <w:rFonts w:ascii="Segoe UI" w:hAnsi="Segoe UI" w:cs="Segoe UI" w:hint="default"/>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046">
      <w:bodyDiv w:val="1"/>
      <w:marLeft w:val="0"/>
      <w:marRight w:val="0"/>
      <w:marTop w:val="0"/>
      <w:marBottom w:val="0"/>
      <w:divBdr>
        <w:top w:val="none" w:sz="0" w:space="0" w:color="auto"/>
        <w:left w:val="none" w:sz="0" w:space="0" w:color="auto"/>
        <w:bottom w:val="none" w:sz="0" w:space="0" w:color="auto"/>
        <w:right w:val="none" w:sz="0" w:space="0" w:color="auto"/>
      </w:divBdr>
    </w:div>
    <w:div w:id="195126296">
      <w:bodyDiv w:val="1"/>
      <w:marLeft w:val="0"/>
      <w:marRight w:val="0"/>
      <w:marTop w:val="0"/>
      <w:marBottom w:val="0"/>
      <w:divBdr>
        <w:top w:val="none" w:sz="0" w:space="0" w:color="auto"/>
        <w:left w:val="none" w:sz="0" w:space="0" w:color="auto"/>
        <w:bottom w:val="none" w:sz="0" w:space="0" w:color="auto"/>
        <w:right w:val="none" w:sz="0" w:space="0" w:color="auto"/>
      </w:divBdr>
    </w:div>
    <w:div w:id="199322130">
      <w:bodyDiv w:val="1"/>
      <w:marLeft w:val="0"/>
      <w:marRight w:val="0"/>
      <w:marTop w:val="0"/>
      <w:marBottom w:val="0"/>
      <w:divBdr>
        <w:top w:val="none" w:sz="0" w:space="0" w:color="auto"/>
        <w:left w:val="none" w:sz="0" w:space="0" w:color="auto"/>
        <w:bottom w:val="none" w:sz="0" w:space="0" w:color="auto"/>
        <w:right w:val="none" w:sz="0" w:space="0" w:color="auto"/>
      </w:divBdr>
    </w:div>
    <w:div w:id="225996347">
      <w:bodyDiv w:val="1"/>
      <w:marLeft w:val="0"/>
      <w:marRight w:val="0"/>
      <w:marTop w:val="0"/>
      <w:marBottom w:val="0"/>
      <w:divBdr>
        <w:top w:val="none" w:sz="0" w:space="0" w:color="auto"/>
        <w:left w:val="none" w:sz="0" w:space="0" w:color="auto"/>
        <w:bottom w:val="none" w:sz="0" w:space="0" w:color="auto"/>
        <w:right w:val="none" w:sz="0" w:space="0" w:color="auto"/>
      </w:divBdr>
    </w:div>
    <w:div w:id="282808309">
      <w:bodyDiv w:val="1"/>
      <w:marLeft w:val="0"/>
      <w:marRight w:val="0"/>
      <w:marTop w:val="0"/>
      <w:marBottom w:val="0"/>
      <w:divBdr>
        <w:top w:val="none" w:sz="0" w:space="0" w:color="auto"/>
        <w:left w:val="none" w:sz="0" w:space="0" w:color="auto"/>
        <w:bottom w:val="none" w:sz="0" w:space="0" w:color="auto"/>
        <w:right w:val="none" w:sz="0" w:space="0" w:color="auto"/>
      </w:divBdr>
    </w:div>
    <w:div w:id="303506541">
      <w:bodyDiv w:val="1"/>
      <w:marLeft w:val="0"/>
      <w:marRight w:val="0"/>
      <w:marTop w:val="0"/>
      <w:marBottom w:val="0"/>
      <w:divBdr>
        <w:top w:val="none" w:sz="0" w:space="0" w:color="auto"/>
        <w:left w:val="none" w:sz="0" w:space="0" w:color="auto"/>
        <w:bottom w:val="none" w:sz="0" w:space="0" w:color="auto"/>
        <w:right w:val="none" w:sz="0" w:space="0" w:color="auto"/>
      </w:divBdr>
    </w:div>
    <w:div w:id="508299459">
      <w:bodyDiv w:val="1"/>
      <w:marLeft w:val="0"/>
      <w:marRight w:val="0"/>
      <w:marTop w:val="0"/>
      <w:marBottom w:val="0"/>
      <w:divBdr>
        <w:top w:val="none" w:sz="0" w:space="0" w:color="auto"/>
        <w:left w:val="none" w:sz="0" w:space="0" w:color="auto"/>
        <w:bottom w:val="none" w:sz="0" w:space="0" w:color="auto"/>
        <w:right w:val="none" w:sz="0" w:space="0" w:color="auto"/>
      </w:divBdr>
    </w:div>
    <w:div w:id="536621474">
      <w:bodyDiv w:val="1"/>
      <w:marLeft w:val="0"/>
      <w:marRight w:val="0"/>
      <w:marTop w:val="0"/>
      <w:marBottom w:val="0"/>
      <w:divBdr>
        <w:top w:val="none" w:sz="0" w:space="0" w:color="auto"/>
        <w:left w:val="none" w:sz="0" w:space="0" w:color="auto"/>
        <w:bottom w:val="none" w:sz="0" w:space="0" w:color="auto"/>
        <w:right w:val="none" w:sz="0" w:space="0" w:color="auto"/>
      </w:divBdr>
    </w:div>
    <w:div w:id="696660545">
      <w:bodyDiv w:val="1"/>
      <w:marLeft w:val="0"/>
      <w:marRight w:val="0"/>
      <w:marTop w:val="0"/>
      <w:marBottom w:val="0"/>
      <w:divBdr>
        <w:top w:val="none" w:sz="0" w:space="0" w:color="auto"/>
        <w:left w:val="none" w:sz="0" w:space="0" w:color="auto"/>
        <w:bottom w:val="none" w:sz="0" w:space="0" w:color="auto"/>
        <w:right w:val="none" w:sz="0" w:space="0" w:color="auto"/>
      </w:divBdr>
    </w:div>
    <w:div w:id="754596405">
      <w:bodyDiv w:val="1"/>
      <w:marLeft w:val="0"/>
      <w:marRight w:val="0"/>
      <w:marTop w:val="0"/>
      <w:marBottom w:val="0"/>
      <w:divBdr>
        <w:top w:val="none" w:sz="0" w:space="0" w:color="auto"/>
        <w:left w:val="none" w:sz="0" w:space="0" w:color="auto"/>
        <w:bottom w:val="none" w:sz="0" w:space="0" w:color="auto"/>
        <w:right w:val="none" w:sz="0" w:space="0" w:color="auto"/>
      </w:divBdr>
    </w:div>
    <w:div w:id="845360872">
      <w:bodyDiv w:val="1"/>
      <w:marLeft w:val="0"/>
      <w:marRight w:val="0"/>
      <w:marTop w:val="0"/>
      <w:marBottom w:val="0"/>
      <w:divBdr>
        <w:top w:val="none" w:sz="0" w:space="0" w:color="auto"/>
        <w:left w:val="none" w:sz="0" w:space="0" w:color="auto"/>
        <w:bottom w:val="none" w:sz="0" w:space="0" w:color="auto"/>
        <w:right w:val="none" w:sz="0" w:space="0" w:color="auto"/>
      </w:divBdr>
    </w:div>
    <w:div w:id="902104164">
      <w:bodyDiv w:val="1"/>
      <w:marLeft w:val="0"/>
      <w:marRight w:val="0"/>
      <w:marTop w:val="0"/>
      <w:marBottom w:val="0"/>
      <w:divBdr>
        <w:top w:val="none" w:sz="0" w:space="0" w:color="auto"/>
        <w:left w:val="none" w:sz="0" w:space="0" w:color="auto"/>
        <w:bottom w:val="none" w:sz="0" w:space="0" w:color="auto"/>
        <w:right w:val="none" w:sz="0" w:space="0" w:color="auto"/>
      </w:divBdr>
    </w:div>
    <w:div w:id="968783471">
      <w:bodyDiv w:val="1"/>
      <w:marLeft w:val="0"/>
      <w:marRight w:val="0"/>
      <w:marTop w:val="0"/>
      <w:marBottom w:val="0"/>
      <w:divBdr>
        <w:top w:val="none" w:sz="0" w:space="0" w:color="auto"/>
        <w:left w:val="none" w:sz="0" w:space="0" w:color="auto"/>
        <w:bottom w:val="none" w:sz="0" w:space="0" w:color="auto"/>
        <w:right w:val="none" w:sz="0" w:space="0" w:color="auto"/>
      </w:divBdr>
    </w:div>
    <w:div w:id="1046612147">
      <w:bodyDiv w:val="1"/>
      <w:marLeft w:val="0"/>
      <w:marRight w:val="0"/>
      <w:marTop w:val="0"/>
      <w:marBottom w:val="0"/>
      <w:divBdr>
        <w:top w:val="none" w:sz="0" w:space="0" w:color="auto"/>
        <w:left w:val="none" w:sz="0" w:space="0" w:color="auto"/>
        <w:bottom w:val="none" w:sz="0" w:space="0" w:color="auto"/>
        <w:right w:val="none" w:sz="0" w:space="0" w:color="auto"/>
      </w:divBdr>
    </w:div>
    <w:div w:id="1076829713">
      <w:bodyDiv w:val="1"/>
      <w:marLeft w:val="0"/>
      <w:marRight w:val="0"/>
      <w:marTop w:val="0"/>
      <w:marBottom w:val="0"/>
      <w:divBdr>
        <w:top w:val="none" w:sz="0" w:space="0" w:color="auto"/>
        <w:left w:val="none" w:sz="0" w:space="0" w:color="auto"/>
        <w:bottom w:val="none" w:sz="0" w:space="0" w:color="auto"/>
        <w:right w:val="none" w:sz="0" w:space="0" w:color="auto"/>
      </w:divBdr>
    </w:div>
    <w:div w:id="1123384665">
      <w:bodyDiv w:val="1"/>
      <w:marLeft w:val="0"/>
      <w:marRight w:val="0"/>
      <w:marTop w:val="0"/>
      <w:marBottom w:val="0"/>
      <w:divBdr>
        <w:top w:val="none" w:sz="0" w:space="0" w:color="auto"/>
        <w:left w:val="none" w:sz="0" w:space="0" w:color="auto"/>
        <w:bottom w:val="none" w:sz="0" w:space="0" w:color="auto"/>
        <w:right w:val="none" w:sz="0" w:space="0" w:color="auto"/>
      </w:divBdr>
    </w:div>
    <w:div w:id="1127160446">
      <w:bodyDiv w:val="1"/>
      <w:marLeft w:val="0"/>
      <w:marRight w:val="0"/>
      <w:marTop w:val="0"/>
      <w:marBottom w:val="0"/>
      <w:divBdr>
        <w:top w:val="none" w:sz="0" w:space="0" w:color="auto"/>
        <w:left w:val="none" w:sz="0" w:space="0" w:color="auto"/>
        <w:bottom w:val="none" w:sz="0" w:space="0" w:color="auto"/>
        <w:right w:val="none" w:sz="0" w:space="0" w:color="auto"/>
      </w:divBdr>
      <w:divsChild>
        <w:div w:id="2115510495">
          <w:marLeft w:val="0"/>
          <w:marRight w:val="0"/>
          <w:marTop w:val="0"/>
          <w:marBottom w:val="0"/>
          <w:divBdr>
            <w:top w:val="none" w:sz="0" w:space="0" w:color="auto"/>
            <w:left w:val="none" w:sz="0" w:space="0" w:color="auto"/>
            <w:bottom w:val="none" w:sz="0" w:space="0" w:color="auto"/>
            <w:right w:val="none" w:sz="0" w:space="0" w:color="auto"/>
          </w:divBdr>
        </w:div>
        <w:div w:id="484855725">
          <w:marLeft w:val="0"/>
          <w:marRight w:val="0"/>
          <w:marTop w:val="0"/>
          <w:marBottom w:val="0"/>
          <w:divBdr>
            <w:top w:val="none" w:sz="0" w:space="0" w:color="auto"/>
            <w:left w:val="none" w:sz="0" w:space="0" w:color="auto"/>
            <w:bottom w:val="none" w:sz="0" w:space="0" w:color="auto"/>
            <w:right w:val="none" w:sz="0" w:space="0" w:color="auto"/>
          </w:divBdr>
        </w:div>
      </w:divsChild>
    </w:div>
    <w:div w:id="1195925979">
      <w:bodyDiv w:val="1"/>
      <w:marLeft w:val="0"/>
      <w:marRight w:val="0"/>
      <w:marTop w:val="0"/>
      <w:marBottom w:val="0"/>
      <w:divBdr>
        <w:top w:val="none" w:sz="0" w:space="0" w:color="auto"/>
        <w:left w:val="none" w:sz="0" w:space="0" w:color="auto"/>
        <w:bottom w:val="none" w:sz="0" w:space="0" w:color="auto"/>
        <w:right w:val="none" w:sz="0" w:space="0" w:color="auto"/>
      </w:divBdr>
    </w:div>
    <w:div w:id="1260681248">
      <w:bodyDiv w:val="1"/>
      <w:marLeft w:val="0"/>
      <w:marRight w:val="0"/>
      <w:marTop w:val="0"/>
      <w:marBottom w:val="0"/>
      <w:divBdr>
        <w:top w:val="none" w:sz="0" w:space="0" w:color="auto"/>
        <w:left w:val="none" w:sz="0" w:space="0" w:color="auto"/>
        <w:bottom w:val="none" w:sz="0" w:space="0" w:color="auto"/>
        <w:right w:val="none" w:sz="0" w:space="0" w:color="auto"/>
      </w:divBdr>
    </w:div>
    <w:div w:id="1285698568">
      <w:bodyDiv w:val="1"/>
      <w:marLeft w:val="0"/>
      <w:marRight w:val="0"/>
      <w:marTop w:val="0"/>
      <w:marBottom w:val="0"/>
      <w:divBdr>
        <w:top w:val="none" w:sz="0" w:space="0" w:color="auto"/>
        <w:left w:val="none" w:sz="0" w:space="0" w:color="auto"/>
        <w:bottom w:val="none" w:sz="0" w:space="0" w:color="auto"/>
        <w:right w:val="none" w:sz="0" w:space="0" w:color="auto"/>
      </w:divBdr>
    </w:div>
    <w:div w:id="1306204509">
      <w:bodyDiv w:val="1"/>
      <w:marLeft w:val="0"/>
      <w:marRight w:val="0"/>
      <w:marTop w:val="0"/>
      <w:marBottom w:val="0"/>
      <w:divBdr>
        <w:top w:val="none" w:sz="0" w:space="0" w:color="auto"/>
        <w:left w:val="none" w:sz="0" w:space="0" w:color="auto"/>
        <w:bottom w:val="none" w:sz="0" w:space="0" w:color="auto"/>
        <w:right w:val="none" w:sz="0" w:space="0" w:color="auto"/>
      </w:divBdr>
    </w:div>
    <w:div w:id="1315600563">
      <w:bodyDiv w:val="1"/>
      <w:marLeft w:val="0"/>
      <w:marRight w:val="0"/>
      <w:marTop w:val="0"/>
      <w:marBottom w:val="0"/>
      <w:divBdr>
        <w:top w:val="none" w:sz="0" w:space="0" w:color="auto"/>
        <w:left w:val="none" w:sz="0" w:space="0" w:color="auto"/>
        <w:bottom w:val="none" w:sz="0" w:space="0" w:color="auto"/>
        <w:right w:val="none" w:sz="0" w:space="0" w:color="auto"/>
      </w:divBdr>
    </w:div>
    <w:div w:id="1327514413">
      <w:bodyDiv w:val="1"/>
      <w:marLeft w:val="0"/>
      <w:marRight w:val="0"/>
      <w:marTop w:val="0"/>
      <w:marBottom w:val="0"/>
      <w:divBdr>
        <w:top w:val="none" w:sz="0" w:space="0" w:color="auto"/>
        <w:left w:val="none" w:sz="0" w:space="0" w:color="auto"/>
        <w:bottom w:val="none" w:sz="0" w:space="0" w:color="auto"/>
        <w:right w:val="none" w:sz="0" w:space="0" w:color="auto"/>
      </w:divBdr>
    </w:div>
    <w:div w:id="1354770032">
      <w:bodyDiv w:val="1"/>
      <w:marLeft w:val="0"/>
      <w:marRight w:val="0"/>
      <w:marTop w:val="0"/>
      <w:marBottom w:val="0"/>
      <w:divBdr>
        <w:top w:val="none" w:sz="0" w:space="0" w:color="auto"/>
        <w:left w:val="none" w:sz="0" w:space="0" w:color="auto"/>
        <w:bottom w:val="none" w:sz="0" w:space="0" w:color="auto"/>
        <w:right w:val="none" w:sz="0" w:space="0" w:color="auto"/>
      </w:divBdr>
      <w:divsChild>
        <w:div w:id="1365449816">
          <w:marLeft w:val="0"/>
          <w:marRight w:val="0"/>
          <w:marTop w:val="0"/>
          <w:marBottom w:val="0"/>
          <w:divBdr>
            <w:top w:val="none" w:sz="0" w:space="0" w:color="auto"/>
            <w:left w:val="none" w:sz="0" w:space="0" w:color="auto"/>
            <w:bottom w:val="none" w:sz="0" w:space="0" w:color="auto"/>
            <w:right w:val="none" w:sz="0" w:space="0" w:color="auto"/>
          </w:divBdr>
        </w:div>
        <w:div w:id="416442381">
          <w:marLeft w:val="0"/>
          <w:marRight w:val="0"/>
          <w:marTop w:val="0"/>
          <w:marBottom w:val="0"/>
          <w:divBdr>
            <w:top w:val="none" w:sz="0" w:space="0" w:color="auto"/>
            <w:left w:val="none" w:sz="0" w:space="0" w:color="auto"/>
            <w:bottom w:val="none" w:sz="0" w:space="0" w:color="auto"/>
            <w:right w:val="none" w:sz="0" w:space="0" w:color="auto"/>
          </w:divBdr>
        </w:div>
      </w:divsChild>
    </w:div>
    <w:div w:id="1363942416">
      <w:bodyDiv w:val="1"/>
      <w:marLeft w:val="0"/>
      <w:marRight w:val="0"/>
      <w:marTop w:val="0"/>
      <w:marBottom w:val="0"/>
      <w:divBdr>
        <w:top w:val="none" w:sz="0" w:space="0" w:color="auto"/>
        <w:left w:val="none" w:sz="0" w:space="0" w:color="auto"/>
        <w:bottom w:val="none" w:sz="0" w:space="0" w:color="auto"/>
        <w:right w:val="none" w:sz="0" w:space="0" w:color="auto"/>
      </w:divBdr>
    </w:div>
    <w:div w:id="1410808141">
      <w:bodyDiv w:val="1"/>
      <w:marLeft w:val="0"/>
      <w:marRight w:val="0"/>
      <w:marTop w:val="0"/>
      <w:marBottom w:val="0"/>
      <w:divBdr>
        <w:top w:val="none" w:sz="0" w:space="0" w:color="auto"/>
        <w:left w:val="none" w:sz="0" w:space="0" w:color="auto"/>
        <w:bottom w:val="none" w:sz="0" w:space="0" w:color="auto"/>
        <w:right w:val="none" w:sz="0" w:space="0" w:color="auto"/>
      </w:divBdr>
    </w:div>
    <w:div w:id="1413158027">
      <w:bodyDiv w:val="1"/>
      <w:marLeft w:val="0"/>
      <w:marRight w:val="0"/>
      <w:marTop w:val="0"/>
      <w:marBottom w:val="0"/>
      <w:divBdr>
        <w:top w:val="none" w:sz="0" w:space="0" w:color="auto"/>
        <w:left w:val="none" w:sz="0" w:space="0" w:color="auto"/>
        <w:bottom w:val="none" w:sz="0" w:space="0" w:color="auto"/>
        <w:right w:val="none" w:sz="0" w:space="0" w:color="auto"/>
      </w:divBdr>
    </w:div>
    <w:div w:id="1539199925">
      <w:bodyDiv w:val="1"/>
      <w:marLeft w:val="0"/>
      <w:marRight w:val="0"/>
      <w:marTop w:val="0"/>
      <w:marBottom w:val="0"/>
      <w:divBdr>
        <w:top w:val="none" w:sz="0" w:space="0" w:color="auto"/>
        <w:left w:val="none" w:sz="0" w:space="0" w:color="auto"/>
        <w:bottom w:val="none" w:sz="0" w:space="0" w:color="auto"/>
        <w:right w:val="none" w:sz="0" w:space="0" w:color="auto"/>
      </w:divBdr>
    </w:div>
    <w:div w:id="1617059996">
      <w:bodyDiv w:val="1"/>
      <w:marLeft w:val="0"/>
      <w:marRight w:val="0"/>
      <w:marTop w:val="0"/>
      <w:marBottom w:val="0"/>
      <w:divBdr>
        <w:top w:val="none" w:sz="0" w:space="0" w:color="auto"/>
        <w:left w:val="none" w:sz="0" w:space="0" w:color="auto"/>
        <w:bottom w:val="none" w:sz="0" w:space="0" w:color="auto"/>
        <w:right w:val="none" w:sz="0" w:space="0" w:color="auto"/>
      </w:divBdr>
    </w:div>
    <w:div w:id="1651903644">
      <w:bodyDiv w:val="1"/>
      <w:marLeft w:val="0"/>
      <w:marRight w:val="0"/>
      <w:marTop w:val="0"/>
      <w:marBottom w:val="0"/>
      <w:divBdr>
        <w:top w:val="none" w:sz="0" w:space="0" w:color="auto"/>
        <w:left w:val="none" w:sz="0" w:space="0" w:color="auto"/>
        <w:bottom w:val="none" w:sz="0" w:space="0" w:color="auto"/>
        <w:right w:val="none" w:sz="0" w:space="0" w:color="auto"/>
      </w:divBdr>
    </w:div>
    <w:div w:id="1864437181">
      <w:bodyDiv w:val="1"/>
      <w:marLeft w:val="0"/>
      <w:marRight w:val="0"/>
      <w:marTop w:val="0"/>
      <w:marBottom w:val="0"/>
      <w:divBdr>
        <w:top w:val="none" w:sz="0" w:space="0" w:color="auto"/>
        <w:left w:val="none" w:sz="0" w:space="0" w:color="auto"/>
        <w:bottom w:val="none" w:sz="0" w:space="0" w:color="auto"/>
        <w:right w:val="none" w:sz="0" w:space="0" w:color="auto"/>
      </w:divBdr>
    </w:div>
    <w:div w:id="1948923673">
      <w:bodyDiv w:val="1"/>
      <w:marLeft w:val="0"/>
      <w:marRight w:val="0"/>
      <w:marTop w:val="0"/>
      <w:marBottom w:val="0"/>
      <w:divBdr>
        <w:top w:val="none" w:sz="0" w:space="0" w:color="auto"/>
        <w:left w:val="none" w:sz="0" w:space="0" w:color="auto"/>
        <w:bottom w:val="none" w:sz="0" w:space="0" w:color="auto"/>
        <w:right w:val="none" w:sz="0" w:space="0" w:color="auto"/>
      </w:divBdr>
    </w:div>
    <w:div w:id="2041934351">
      <w:bodyDiv w:val="1"/>
      <w:marLeft w:val="0"/>
      <w:marRight w:val="0"/>
      <w:marTop w:val="0"/>
      <w:marBottom w:val="0"/>
      <w:divBdr>
        <w:top w:val="none" w:sz="0" w:space="0" w:color="auto"/>
        <w:left w:val="none" w:sz="0" w:space="0" w:color="auto"/>
        <w:bottom w:val="none" w:sz="0" w:space="0" w:color="auto"/>
        <w:right w:val="none" w:sz="0" w:space="0" w:color="auto"/>
      </w:divBdr>
    </w:div>
    <w:div w:id="2053655353">
      <w:bodyDiv w:val="1"/>
      <w:marLeft w:val="0"/>
      <w:marRight w:val="0"/>
      <w:marTop w:val="0"/>
      <w:marBottom w:val="0"/>
      <w:divBdr>
        <w:top w:val="none" w:sz="0" w:space="0" w:color="auto"/>
        <w:left w:val="none" w:sz="0" w:space="0" w:color="auto"/>
        <w:bottom w:val="none" w:sz="0" w:space="0" w:color="auto"/>
        <w:right w:val="none" w:sz="0" w:space="0" w:color="auto"/>
      </w:divBdr>
    </w:div>
    <w:div w:id="212723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flow@elavon.eu"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yperlink" Target="https://api.elavon.wiseflow.ai"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sandbox.elavon.wiseflow.ai"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flow.elavon.eu"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mailto:flow@elavon.eu"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831075EF-01FE-4570-AFB1-85F1D6A71556}">
    <t:Anchor>
      <t:Comment id="627443283"/>
    </t:Anchor>
    <t:History>
      <t:Event id="{949FCCDA-2B7C-4DB5-ADA7-2FE81D28B4AD}" time="2025-03-14T15:37:18.205Z">
        <t:Attribution userId="S::salah@wiseflow.ai::a076dbf2-b7e5-4ded-8211-aca8902ca45e" userProvider="AD" userName="Salah Gobara"/>
        <t:Anchor>
          <t:Comment id="627443283"/>
        </t:Anchor>
        <t:Create/>
      </t:Event>
      <t:Event id="{CAAE31B7-6807-4297-B172-4A84AF623CA1}" time="2025-03-14T15:37:18.205Z">
        <t:Attribution userId="S::salah@wiseflow.ai::a076dbf2-b7e5-4ded-8211-aca8902ca45e" userProvider="AD" userName="Salah Gobara"/>
        <t:Anchor>
          <t:Comment id="627443283"/>
        </t:Anchor>
        <t:Assign userId="S::teresa.byrne@wiseflow.ai::0e9da1fe-1f48-42f1-8fd3-c509c84a2db5" userProvider="AD" userName="Teresa Byrne"/>
      </t:Event>
      <t:Event id="{19736C53-A04A-4440-AAE2-46779E1D2337}" time="2025-03-14T15:37:18.205Z">
        <t:Attribution userId="S::salah@wiseflow.ai::a076dbf2-b7e5-4ded-8211-aca8902ca45e" userProvider="AD" userName="Salah Gobara"/>
        <t:Anchor>
          <t:Comment id="627443283"/>
        </t:Anchor>
        <t:SetTitle title="@Teresa - like with the comment above, we might just want to be careful with the wording here and relax it slightly"/>
      </t:Event>
    </t:History>
  </t:Task>
  <t:Task id="{EA4221FC-5D29-4B8A-98B0-81F7C96C5523}">
    <t:Anchor>
      <t:Comment id="942565303"/>
    </t:Anchor>
    <t:History>
      <t:Event id="{F95517AC-1BA5-4906-8CF4-EC85DF9E5874}" time="2025-03-14T16:21:07.851Z">
        <t:Attribution userId="S::salah@wiseflow.ai::a076dbf2-b7e5-4ded-8211-aca8902ca45e" userProvider="AD" userName="Salah Gobara"/>
        <t:Anchor>
          <t:Comment id="942565303"/>
        </t:Anchor>
        <t:Create/>
      </t:Event>
      <t:Event id="{AF5FCA82-F9B4-445D-8B5C-2C53F5EDB9DC}" time="2025-03-14T16:21:07.851Z">
        <t:Attribution userId="S::salah@wiseflow.ai::a076dbf2-b7e5-4ded-8211-aca8902ca45e" userProvider="AD" userName="Salah Gobara"/>
        <t:Anchor>
          <t:Comment id="942565303"/>
        </t:Anchor>
        <t:Assign userId="S::teresa.byrne@wiseflow.ai::0e9da1fe-1f48-42f1-8fd3-c509c84a2db5" userProvider="AD" userName="Teresa Byrne"/>
      </t:Event>
      <t:Event id="{6060B126-9366-48B2-8826-8D3ADB5BDD08}" time="2025-03-14T16:21:07.851Z">
        <t:Attribution userId="S::salah@wiseflow.ai::a076dbf2-b7e5-4ded-8211-aca8902ca45e" userProvider="AD" userName="Salah Gobara"/>
        <t:Anchor>
          <t:Comment id="942565303"/>
        </t:Anchor>
        <t:SetTitle title="@Teresa - Setup fee might be too low here, we might need to get a better understanding of what they us to do. For example, if we are creating all of the onboarding forms and workflows might take us a couple of weeks. We might need to align on if we …"/>
      </t:Event>
    </t:History>
  </t:Task>
  <t:Task id="{90D4ACBF-AAE8-47B3-BB55-D3F3743F3BF9}">
    <t:Anchor>
      <t:Comment id="1504657122"/>
    </t:Anchor>
    <t:History>
      <t:Event id="{69E04AC1-ABC1-4BBF-BA0C-23A9C29B3BFC}" time="2025-03-14T15:47:00.97Z">
        <t:Attribution userId="S::salah@wiseflow.ai::a076dbf2-b7e5-4ded-8211-aca8902ca45e" userProvider="AD" userName="Salah Gobara"/>
        <t:Anchor>
          <t:Comment id="1504657122"/>
        </t:Anchor>
        <t:Create/>
      </t:Event>
      <t:Event id="{E1E0591B-BAAD-4A5B-97A8-C6EE2317DEC0}" time="2025-03-14T15:47:00.97Z">
        <t:Attribution userId="S::salah@wiseflow.ai::a076dbf2-b7e5-4ded-8211-aca8902ca45e" userProvider="AD" userName="Salah Gobara"/>
        <t:Anchor>
          <t:Comment id="1504657122"/>
        </t:Anchor>
        <t:Assign userId="S::teresa.byrne@wiseflow.ai::0e9da1fe-1f48-42f1-8fd3-c509c84a2db5" userProvider="AD" userName="Teresa Byrne"/>
      </t:Event>
      <t:Event id="{E0FD77DB-E3A1-47A5-8183-341EED686836}" time="2025-03-14T15:47:00.97Z">
        <t:Attribution userId="S::salah@wiseflow.ai::a076dbf2-b7e5-4ded-8211-aca8902ca45e" userProvider="AD" userName="Salah Gobara"/>
        <t:Anchor>
          <t:Comment id="1504657122"/>
        </t:Anchor>
        <t:SetTitle title="@Teresa - We might need to be careful again with the wording here. Lots of ways they could use this to make us to unwanted work. I think with this comment and all of the above ones lets use what Dave sent to us were the problems. I have listed them here…"/>
      </t:Event>
    </t:History>
  </t:Task>
  <t:Task id="{CEED6FFF-222A-456C-A0CD-80797B76CAE8}">
    <t:Anchor>
      <t:Comment id="1721178651"/>
    </t:Anchor>
    <t:History>
      <t:Event id="{40E29F38-4642-4002-B873-FC4AD00EF565}" time="2025-03-14T15:55:35.538Z">
        <t:Attribution userId="S::salah@wiseflow.ai::a076dbf2-b7e5-4ded-8211-aca8902ca45e" userProvider="AD" userName="Salah Gobara"/>
        <t:Anchor>
          <t:Comment id="1721178651"/>
        </t:Anchor>
        <t:Create/>
      </t:Event>
      <t:Event id="{4B48C602-EAC8-43B0-B922-BFA785089E74}" time="2025-03-14T15:55:35.538Z">
        <t:Attribution userId="S::salah@wiseflow.ai::a076dbf2-b7e5-4ded-8211-aca8902ca45e" userProvider="AD" userName="Salah Gobara"/>
        <t:Anchor>
          <t:Comment id="1721178651"/>
        </t:Anchor>
        <t:Assign userId="S::teresa.byrne@wiseflow.ai::0e9da1fe-1f48-42f1-8fd3-c509c84a2db5" userProvider="AD" userName="Teresa Byrne"/>
      </t:Event>
      <t:Event id="{0899274C-C270-4CD6-9751-72AB6FDB5679}" time="2025-03-14T15:55:35.538Z">
        <t:Attribution userId="S::salah@wiseflow.ai::a076dbf2-b7e5-4ded-8211-aca8902ca45e" userProvider="AD" userName="Salah Gobara"/>
        <t:Anchor>
          <t:Comment id="1721178651"/>
        </t:Anchor>
        <t:SetTitle title="@Teresa - This would be the On Prem solution, we would be hosting on our side initially."/>
      </t:Event>
    </t:History>
  </t:Task>
  <t:Task id="{D6FB6D5D-334F-4DFD-BA4C-611327742317}">
    <t:Anchor>
      <t:Comment id="1862673917"/>
    </t:Anchor>
    <t:History>
      <t:Event id="{178F7D02-6311-4A07-AFE5-245414AACBA9}" time="2025-03-14T15:35:47.115Z">
        <t:Attribution userId="S::salah@wiseflow.ai::a076dbf2-b7e5-4ded-8211-aca8902ca45e" userProvider="AD" userName="Salah Gobara"/>
        <t:Anchor>
          <t:Comment id="1862673917"/>
        </t:Anchor>
        <t:Create/>
      </t:Event>
      <t:Event id="{E6F8EC04-7546-41A7-8D03-657A483A3E07}" time="2025-03-14T15:35:47.115Z">
        <t:Attribution userId="S::salah@wiseflow.ai::a076dbf2-b7e5-4ded-8211-aca8902ca45e" userProvider="AD" userName="Salah Gobara"/>
        <t:Anchor>
          <t:Comment id="1862673917"/>
        </t:Anchor>
        <t:Assign userId="S::teresa.byrne@wiseflow.ai::0e9da1fe-1f48-42f1-8fd3-c509c84a2db5" userProvider="AD" userName="Teresa Byrne"/>
      </t:Event>
      <t:Event id="{8C16B14F-DBF8-468F-B1E3-B2E3224E4379}" time="2025-03-14T15:35:47.115Z">
        <t:Attribution userId="S::salah@wiseflow.ai::a076dbf2-b7e5-4ded-8211-aca8902ca45e" userProvider="AD" userName="Salah Gobara"/>
        <t:Anchor>
          <t:Comment id="1862673917"/>
        </t:Anchor>
        <t:SetTitle title="@Teresa - Wording here might be too strong. We might not be able to automate the full process and remove all manual intervention, especially as we haven't seen the other enterprise onboarding teams processes. We might just want to relax this slight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lientName xmlns="d763179c-d1b7-4a5d-a5d8-b8128ce4627c">Vizopay Ltd</ClientName>
    <ClientCode xmlns="d763179c-d1b7-4a5d-a5d8-b8128ce4627c">7368</ClientCode>
    <MatterName xmlns="d763179c-d1b7-4a5d-a5d8-b8128ce4627c">Agreement with Elavon - Vizopay Ltd</MatterName>
    <MatterCode xmlns="d763179c-d1b7-4a5d-a5d8-b8128ce4627c">31643</MatterCode>
    <c0f648c22f194ccb8f65a1cc90df6d37 xmlns="d763179c-d1b7-4a5d-a5d8-b8128ce4627c">
      <Terms xmlns="http://schemas.microsoft.com/office/infopath/2007/PartnerControls">
        <TermInfo>
          <TermName>Technology</TermName>
          <TermId>52f04cff-1727-4fe6-b3bb-664ec4e9b6ed</TermId>
        </TermInfo>
      </Terms>
    </c0f648c22f194ccb8f65a1cc90df6d37>
    <Notes1 xmlns="d763179c-d1b7-4a5d-a5d8-b8128ce4627c" xmlns:ns1="http://www.w3.org/2001/XMLSchema-instance" ns1:nil="true"/>
    <TaxCatchAll xmlns="d763179c-d1b7-4a5d-a5d8-b8128ce4627c">
      <Value>1</Value>
    </TaxCatchAll>
    <_dlc_DocId xmlns="d763179c-d1b7-4a5d-a5d8-b8128ce4627c">7368-48520604-144</_dlc_DocId>
    <_dlc_DocIdUrl xmlns="d763179c-d1b7-4a5d-a5d8-b8128ce4627c">
      <Url>https://inhousesolicitors004.sharepoint.com/sites/7368/31643/_layouts/15/DocIdRedir.aspx?ID=7368-48520604-144</Url>
      <Description>7368-48520604-144</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MS Document" ma:contentTypeID="0x010100C4EF1D7FEF5EDF44BC0AF4BBAA48277D00D3B1A9284EDCB249A7FEC3A03BF74A4D" ma:contentTypeVersion="4" ma:contentTypeDescription="Create a new document." ma:contentTypeScope="" ma:versionID="5c3992018f317b9965b95848d287ddce">
  <xsd:schema xmlns:xsd="http://www.w3.org/2001/XMLSchema" xmlns:xs="http://www.w3.org/2001/XMLSchema" xmlns:p="http://schemas.microsoft.com/office/2006/metadata/properties" xmlns:ns2="d763179c-d1b7-4a5d-a5d8-b8128ce4627c" targetNamespace="http://schemas.microsoft.com/office/2006/metadata/properties" ma:root="true" ma:fieldsID="728742316a7f85b002391586a4383b0c"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Vizopay Ltd" ma:internalName="ClientName" ma:readOnly="false">
      <xsd:simpleType>
        <xsd:restriction base="dms:Text"/>
      </xsd:simpleType>
    </xsd:element>
    <xsd:element name="ClientCode" ma:index="3" nillable="true" ma:displayName="ClientCode" ma:default="7368" ma:internalName="ClientCode" ma:readOnly="false">
      <xsd:simpleType>
        <xsd:restriction base="dms:Text"/>
      </xsd:simpleType>
    </xsd:element>
    <xsd:element name="MatterName" ma:index="4" nillable="true" ma:displayName="MatterName" ma:default="Agreement with Elavon - Vizopay Ltd" ma:internalName="MatterName" ma:readOnly="false">
      <xsd:simpleType>
        <xsd:restriction base="dms:Text"/>
      </xsd:simpleType>
    </xsd:element>
    <xsd:element name="MatterCode" ma:index="5" nillable="true" ma:displayName="MatterCode" ma:default="31643"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dexed="true"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Technology|52f04cff-1727-4fe6-b3bb-664ec4e9b6ed"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472a33b7-e311-4e27-b992-57a6b27fc87b}" ma:internalName="TaxCatchAll" ma:showField="CatchAllData" ma:web="6adb0381-f229-4286-8081-34bb087e4d31">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472a33b7-e311-4e27-b992-57a6b27fc87b}" ma:internalName="TaxCatchAllLabel" ma:readOnly="true" ma:showField="CatchAllDataLabel" ma:web="6adb0381-f229-4286-8081-34bb087e4d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BBEB090-7029-48DC-932C-FE06F9B7A260}">
  <ds:schemaRefs>
    <ds:schemaRef ds:uri="http://schemas.microsoft.com/sharepoint/v3/contenttype/forms"/>
  </ds:schemaRefs>
</ds:datastoreItem>
</file>

<file path=customXml/itemProps2.xml><?xml version="1.0" encoding="utf-8"?>
<ds:datastoreItem xmlns:ds="http://schemas.openxmlformats.org/officeDocument/2006/customXml" ds:itemID="{97BC768F-2D24-43F5-9479-658187F53C97}">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purl.org/dc/terms/"/>
    <ds:schemaRef ds:uri="http://www.w3.org/XML/1998/namespace"/>
    <ds:schemaRef ds:uri="http://schemas.microsoft.com/office/2006/metadata/properties"/>
    <ds:schemaRef ds:uri="http://purl.org/dc/dcmitype/"/>
    <ds:schemaRef ds:uri="d763179c-d1b7-4a5d-a5d8-b8128ce4627c"/>
  </ds:schemaRefs>
</ds:datastoreItem>
</file>

<file path=customXml/itemProps3.xml><?xml version="1.0" encoding="utf-8"?>
<ds:datastoreItem xmlns:ds="http://schemas.openxmlformats.org/officeDocument/2006/customXml" ds:itemID="{801E2DCD-6359-42D4-ACC6-9916E55E77F0}">
  <ds:schemaRefs>
    <ds:schemaRef ds:uri="http://schemas.openxmlformats.org/officeDocument/2006/bibliography"/>
  </ds:schemaRefs>
</ds:datastoreItem>
</file>

<file path=customXml/itemProps4.xml><?xml version="1.0" encoding="utf-8"?>
<ds:datastoreItem xmlns:ds="http://schemas.openxmlformats.org/officeDocument/2006/customXml" ds:itemID="{91AECDB9-C178-4FF5-B676-A28FBC859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842A872-CF92-4851-B11F-76ABBAED79CF}">
  <ds:schemaRefs>
    <ds:schemaRef ds:uri="Microsoft.SharePoint.Taxonomy.ContentTypeSync"/>
  </ds:schemaRefs>
</ds:datastoreItem>
</file>

<file path=customXml/itemProps6.xml><?xml version="1.0" encoding="utf-8"?>
<ds:datastoreItem xmlns:ds="http://schemas.openxmlformats.org/officeDocument/2006/customXml" ds:itemID="{525AABAF-EC7D-4C56-8E70-598253E893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3698</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Byrne</dc:creator>
  <cp:keywords/>
  <dc:description/>
  <cp:lastModifiedBy>David Sant</cp:lastModifiedBy>
  <cp:revision>2</cp:revision>
  <cp:lastPrinted>2025-03-25T08:43:00Z</cp:lastPrinted>
  <dcterms:created xsi:type="dcterms:W3CDTF">2025-12-02T11:55:00Z</dcterms:created>
  <dcterms:modified xsi:type="dcterms:W3CDTF">2025-12-02T11:55:00Z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0x010100C4EF1D7FEF5EDF44BC0AF4BBAA48277D00D3B1A9284EDCB249A7FEC3A03BF74A4D</vt:lpwstr>
  </property>
  <property fmtid="{D5CDD505-2E9C-101B-9397-08002B2CF9AE}" pid="3" name="MSIP_Label_320df1db-9955-4087-a541-42c2f5a9332e_Enabled">
    <vt:lpwstr>true</vt:lpwstr>
  </property>
  <property fmtid="{D5CDD505-2E9C-101B-9397-08002B2CF9AE}" pid="4" name="MSIP_Label_320df1db-9955-4087-a541-42c2f5a9332e_SetDate">
    <vt:lpwstr>2025-10-01T08:28:51Z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b18314b1-18ef-4396-a180-0841663d6b45</vt:lpwstr>
  </property>
  <property fmtid="{D5CDD505-2E9C-101B-9397-08002B2CF9AE}" pid="9" name="MSIP_Label_320df1db-9955-4087-a541-42c2f5a9332e_ContentBits">
    <vt:lpwstr>0</vt:lpwstr>
  </property>
  <property fmtid="{D5CDD505-2E9C-101B-9397-08002B2CF9AE}" pid="10" name="MSIP_Label_320df1db-9955-4087-a541-42c2f5a9332e_Tag">
    <vt:lpwstr>10, 3, 0, 1</vt:lpwstr>
  </property>
  <property fmtid="{D5CDD505-2E9C-101B-9397-08002B2CF9AE}" pid="11" name="ContentType">
    <vt:lpwstr>DMS Document</vt:lpwstr>
  </property>
  <property fmtid="{D5CDD505-2E9C-101B-9397-08002B2CF9AE}" pid="12" name="Title">
    <vt:lpwstr/>
  </property>
  <property fmtid="{D5CDD505-2E9C-101B-9397-08002B2CF9AE}" pid="13" name="ClientName">
    <vt:lpwstr>Vizopay Ltd</vt:lpwstr>
  </property>
  <property fmtid="{D5CDD505-2E9C-101B-9397-08002B2CF9AE}" pid="14" name="ClientCode">
    <vt:lpwstr>7368</vt:lpwstr>
  </property>
  <property fmtid="{D5CDD505-2E9C-101B-9397-08002B2CF9AE}" pid="15" name="MatterName">
    <vt:lpwstr>Agreement with Elavon - Vizopay Ltd</vt:lpwstr>
  </property>
  <property fmtid="{D5CDD505-2E9C-101B-9397-08002B2CF9AE}" pid="16" name="MatterCode">
    <vt:lpwstr>31643</vt:lpwstr>
  </property>
  <property fmtid="{D5CDD505-2E9C-101B-9397-08002B2CF9AE}" pid="17" name="c0f648c22f194ccb8f65a1cc90df6d37">
    <vt:lpwstr>Technology|52f04cff-1727-4fe6-b3bb-664ec4e9b6ed</vt:lpwstr>
  </property>
  <property fmtid="{D5CDD505-2E9C-101B-9397-08002B2CF9AE}" pid="18" name="PracticeArea">
    <vt:lpwstr>1;#Technology|52f04cff-1727-4fe6-b3bb-664ec4e9b6ed</vt:lpwstr>
  </property>
  <property fmtid="{D5CDD505-2E9C-101B-9397-08002B2CF9AE}" pid="19" name="Notes1">
    <vt:lpwstr/>
  </property>
  <property fmtid="{D5CDD505-2E9C-101B-9397-08002B2CF9AE}" pid="20" name="_dlc_DocIdItemGuid">
    <vt:lpwstr>56870f06-de80-4ef1-a41e-aabe0445b954</vt:lpwstr>
  </property>
  <property fmtid="{D5CDD505-2E9C-101B-9397-08002B2CF9AE}" pid="21" name="Created">
    <vt:lpwstr>2025-12-01T21:39:00+00:00</vt:lpwstr>
  </property>
  <property fmtid="{D5CDD505-2E9C-101B-9397-08002B2CF9AE}" pid="22" name="Modified">
    <vt:lpwstr>2025-12-01T22:24:00+00:00</vt:lpwstr>
  </property>
</Properties>
</file>