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8236A" w14:textId="77777777" w:rsidR="00392EBD" w:rsidRDefault="00392EBD" w:rsidP="00392EBD">
      <w:pPr>
        <w:pStyle w:val="IntroDefault"/>
      </w:pPr>
      <w:r>
        <w:t>This agreement is dated [DATE]</w:t>
      </w:r>
    </w:p>
    <w:p w14:paraId="27D37A9E" w14:textId="77777777" w:rsidR="00392EBD" w:rsidRDefault="00392EBD" w:rsidP="00392EBD">
      <w:pPr>
        <w:pStyle w:val="DescriptiveHeading"/>
      </w:pPr>
      <w:r>
        <w:t>Parties</w:t>
      </w:r>
    </w:p>
    <w:p w14:paraId="7713C275" w14:textId="77777777" w:rsidR="00392EBD" w:rsidRDefault="00392EBD" w:rsidP="00392EBD">
      <w:pPr>
        <w:pStyle w:val="Parties"/>
      </w:pPr>
      <w:r>
        <w:t>[FULL COMPANY NAME] incorporated and registered in England and Wales with company number [NUMBER] whose registered office is at [REGISTERED OFFICE ADDRESS] (</w:t>
      </w:r>
      <w:r>
        <w:rPr>
          <w:rStyle w:val="DefTerm"/>
        </w:rPr>
        <w:t>Supplier</w:t>
      </w:r>
      <w:r>
        <w:t xml:space="preserve">) </w:t>
      </w:r>
    </w:p>
    <w:p w14:paraId="4C17F226" w14:textId="0E939E5D" w:rsidR="00392EBD" w:rsidRDefault="00392EBD" w:rsidP="00392EBD">
      <w:pPr>
        <w:pStyle w:val="Parties"/>
      </w:pPr>
      <w:r>
        <w:rPr>
          <w:b/>
          <w:bCs/>
        </w:rPr>
        <w:t>Norton</w:t>
      </w:r>
      <w:commentRangeStart w:id="0"/>
      <w:r w:rsidRPr="00577940">
        <w:rPr>
          <w:b/>
          <w:bCs/>
        </w:rPr>
        <w:t xml:space="preserve"> Motorcycle Co. Limited</w:t>
      </w:r>
      <w:r>
        <w:t xml:space="preserve"> incorporated and registered in England and Wales with company number </w:t>
      </w:r>
      <w:r w:rsidRPr="00577940">
        <w:t>12545195</w:t>
      </w:r>
      <w:r>
        <w:t xml:space="preserve"> whose registered office is at </w:t>
      </w:r>
      <w:r w:rsidRPr="00577940">
        <w:t>Unit 500 Solar Park, Highlands Road, Solihull, United Kingdom, B90 4SH</w:t>
      </w:r>
      <w:r>
        <w:t xml:space="preserve"> (</w:t>
      </w:r>
      <w:r>
        <w:rPr>
          <w:rStyle w:val="DefTerm"/>
        </w:rPr>
        <w:t>Norton</w:t>
      </w:r>
      <w:r>
        <w:t xml:space="preserve">) </w:t>
      </w:r>
      <w:commentRangeEnd w:id="0"/>
      <w:r>
        <w:rPr>
          <w:rStyle w:val="CommentReference"/>
          <w:rFonts w:asciiTheme="minorHAnsi" w:eastAsiaTheme="minorHAnsi" w:hAnsiTheme="minorHAnsi" w:cstheme="minorBidi"/>
        </w:rPr>
        <w:commentReference w:id="0"/>
      </w:r>
    </w:p>
    <w:p w14:paraId="4DB16828" w14:textId="77777777" w:rsidR="00392EBD" w:rsidRDefault="00392EBD" w:rsidP="00392EBD">
      <w:pPr>
        <w:pStyle w:val="DescriptiveHeading"/>
      </w:pPr>
      <w:commentRangeStart w:id="1"/>
      <w:r>
        <w:t>BACKGROUND</w:t>
      </w:r>
      <w:commentRangeEnd w:id="1"/>
      <w:r>
        <w:rPr>
          <w:rStyle w:val="CommentReference"/>
          <w:rFonts w:asciiTheme="minorHAnsi" w:eastAsiaTheme="minorHAnsi" w:hAnsiTheme="minorHAnsi" w:cstheme="minorBidi"/>
          <w:b w:val="0"/>
          <w:kern w:val="2"/>
          <w:lang w:val="en-GB"/>
          <w14:ligatures w14:val="standardContextual"/>
        </w:rPr>
        <w:commentReference w:id="1"/>
      </w:r>
    </w:p>
    <w:p w14:paraId="29F5A3E5" w14:textId="77777777" w:rsidR="00392EBD" w:rsidRDefault="00392EBD" w:rsidP="00392EBD">
      <w:pPr>
        <w:pStyle w:val="Background"/>
      </w:pPr>
      <w:bookmarkStart w:id="2" w:name="a404553"/>
      <w:r>
        <w:t>Norton is a manufacturer and seller of motorcycles and related components.</w:t>
      </w:r>
      <w:bookmarkEnd w:id="2"/>
    </w:p>
    <w:p w14:paraId="4F9D481B" w14:textId="2FD830E0" w:rsidR="00392EBD" w:rsidRDefault="00392EBD" w:rsidP="00392EBD">
      <w:pPr>
        <w:pStyle w:val="Background"/>
      </w:pPr>
      <w:r>
        <w:t>The Supplier is in the business of providing engineering consultancy and research and development services.</w:t>
      </w:r>
    </w:p>
    <w:p w14:paraId="5FE40B53" w14:textId="1BC6ABAA" w:rsidR="00392EBD" w:rsidRDefault="00392EBD" w:rsidP="00392EBD">
      <w:pPr>
        <w:pStyle w:val="Background"/>
      </w:pPr>
      <w:bookmarkStart w:id="3" w:name="a624863"/>
      <w:r>
        <w:t>Norton wishes to engage the Supplier to provide research and development Services on various Work Packages to achieve certain Project Objectives, as more particularly described in this agreement.</w:t>
      </w:r>
      <w:bookmarkEnd w:id="3"/>
    </w:p>
    <w:p w14:paraId="4A934EFC" w14:textId="77777777" w:rsidR="00392EBD" w:rsidRDefault="00392EBD" w:rsidP="00392EBD">
      <w:pPr>
        <w:pStyle w:val="Background"/>
      </w:pPr>
      <w:r>
        <w:t>The parties have agreed to adopt a Development Approach involving iterative development, regular technical reviews and adaptive planning based on ongoing results and findings.</w:t>
      </w:r>
    </w:p>
    <w:p w14:paraId="1049FF9A" w14:textId="77777777" w:rsidR="00392EBD" w:rsidRDefault="00392EBD" w:rsidP="00392EBD">
      <w:pPr>
        <w:pStyle w:val="DescriptiveHeading"/>
      </w:pPr>
      <w:r>
        <w:t>Agreed terms</w:t>
      </w:r>
    </w:p>
    <w:p w14:paraId="01DF7990" w14:textId="77777777" w:rsidR="00392EBD" w:rsidRDefault="00392EBD" w:rsidP="008F51D5">
      <w:pPr>
        <w:pStyle w:val="TitleClause"/>
        <w:numPr>
          <w:ilvl w:val="0"/>
          <w:numId w:val="24"/>
        </w:numPr>
      </w:pPr>
      <w:r>
        <w:fldChar w:fldCharType="begin"/>
      </w:r>
      <w:r>
        <w:instrText>TC "1. Interpretation" \l 1</w:instrText>
      </w:r>
      <w:r>
        <w:fldChar w:fldCharType="end"/>
      </w:r>
      <w:bookmarkStart w:id="4" w:name="_Toc256000000"/>
      <w:bookmarkStart w:id="5" w:name="a431732"/>
      <w:r>
        <w:t>Interpretation</w:t>
      </w:r>
      <w:bookmarkEnd w:id="4"/>
      <w:bookmarkEnd w:id="5"/>
    </w:p>
    <w:p w14:paraId="754728C8" w14:textId="77777777" w:rsidR="00392EBD" w:rsidRDefault="00392EBD" w:rsidP="00392EBD">
      <w:pPr>
        <w:pStyle w:val="ParaClause"/>
      </w:pPr>
      <w:r>
        <w:t>The following definitions and rules of interpretation apply in this agreement.</w:t>
      </w:r>
    </w:p>
    <w:p w14:paraId="45F46596" w14:textId="77777777" w:rsidR="00392EBD" w:rsidRDefault="00392EBD" w:rsidP="008F51D5">
      <w:pPr>
        <w:pStyle w:val="Untitledsubclause1"/>
        <w:numPr>
          <w:ilvl w:val="1"/>
          <w:numId w:val="24"/>
        </w:numPr>
      </w:pPr>
      <w:bookmarkStart w:id="6" w:name="a443682"/>
      <w:r>
        <w:t>Definitions.</w:t>
      </w:r>
      <w:bookmarkEnd w:id="6"/>
    </w:p>
    <w:p w14:paraId="4BEA0FAC" w14:textId="170C37DA" w:rsidR="00392EBD" w:rsidRDefault="00392EBD" w:rsidP="00115CC2">
      <w:pPr>
        <w:pStyle w:val="DefinedTermPara"/>
        <w:tabs>
          <w:tab w:val="clear" w:pos="360"/>
          <w:tab w:val="num" w:pos="720"/>
        </w:tabs>
        <w:ind w:left="720" w:hanging="720"/>
        <w:rPr>
          <w:rStyle w:val="DefTerm"/>
        </w:rPr>
      </w:pPr>
      <w:bookmarkStart w:id="7" w:name="a501175"/>
      <w:commentRangeStart w:id="8"/>
      <w:r>
        <w:rPr>
          <w:rStyle w:val="DefTerm"/>
        </w:rPr>
        <w:t>Affiliate</w:t>
      </w:r>
      <w:commentRangeEnd w:id="8"/>
      <w:r>
        <w:rPr>
          <w:rStyle w:val="CommentReference"/>
          <w:rFonts w:asciiTheme="minorHAnsi" w:eastAsiaTheme="minorHAnsi" w:hAnsiTheme="minorHAnsi" w:cstheme="minorBidi"/>
        </w:rPr>
        <w:commentReference w:id="8"/>
      </w:r>
      <w:r>
        <w:t xml:space="preserve">: in relation to a party, any entity that directly or indirectly controls, is controlled by, or is under common control with that party from time to </w:t>
      </w:r>
      <w:bookmarkEnd w:id="7"/>
      <w:r>
        <w:t>time.</w:t>
      </w:r>
    </w:p>
    <w:p w14:paraId="6D680DB4" w14:textId="77777777" w:rsidR="00392EBD" w:rsidRPr="00964874" w:rsidRDefault="00392EBD" w:rsidP="00392EBD">
      <w:pPr>
        <w:pStyle w:val="DefinedTermPara"/>
        <w:tabs>
          <w:tab w:val="clear" w:pos="360"/>
          <w:tab w:val="num" w:pos="720"/>
        </w:tabs>
        <w:ind w:left="720" w:hanging="720"/>
        <w:rPr>
          <w:rStyle w:val="DefTerm"/>
          <w:b w:val="0"/>
        </w:rPr>
      </w:pPr>
      <w:commentRangeStart w:id="9"/>
      <w:r>
        <w:rPr>
          <w:rStyle w:val="DefTerm"/>
        </w:rPr>
        <w:t xml:space="preserve">Development </w:t>
      </w:r>
      <w:commentRangeEnd w:id="9"/>
      <w:r>
        <w:rPr>
          <w:rStyle w:val="CommentReference"/>
          <w:rFonts w:asciiTheme="minorHAnsi" w:eastAsiaTheme="minorHAnsi" w:hAnsiTheme="minorHAnsi" w:cstheme="minorBidi"/>
        </w:rPr>
        <w:commentReference w:id="9"/>
      </w:r>
      <w:r>
        <w:rPr>
          <w:rStyle w:val="DefTerm"/>
        </w:rPr>
        <w:t>Approach:</w:t>
      </w:r>
      <w:r w:rsidRPr="00F754D3">
        <w:rPr>
          <w:rStyle w:val="DefTerm"/>
          <w:bCs/>
        </w:rPr>
        <w:t xml:space="preserve"> an iterative</w:t>
      </w:r>
      <w:r>
        <w:rPr>
          <w:rStyle w:val="DefTerm"/>
          <w:bCs/>
        </w:rPr>
        <w:t xml:space="preserve"> research and development</w:t>
      </w:r>
      <w:r w:rsidRPr="00F754D3">
        <w:rPr>
          <w:rStyle w:val="DefTerm"/>
          <w:bCs/>
        </w:rPr>
        <w:t xml:space="preserve"> methodology involving </w:t>
      </w:r>
      <w:r>
        <w:rPr>
          <w:rStyle w:val="DefTerm"/>
          <w:bCs/>
        </w:rPr>
        <w:t>regular</w:t>
      </w:r>
      <w:r w:rsidRPr="00F754D3">
        <w:rPr>
          <w:rStyle w:val="DefTerm"/>
          <w:bCs/>
        </w:rPr>
        <w:t xml:space="preserve"> </w:t>
      </w:r>
      <w:r>
        <w:rPr>
          <w:rStyle w:val="DefTerm"/>
          <w:bCs/>
        </w:rPr>
        <w:t xml:space="preserve">evaluation and </w:t>
      </w:r>
      <w:r w:rsidRPr="00F754D3">
        <w:rPr>
          <w:rStyle w:val="DefTerm"/>
          <w:bCs/>
        </w:rPr>
        <w:t xml:space="preserve">progress reviews, adaptive development planning based on technical findings and evolving </w:t>
      </w:r>
      <w:r>
        <w:rPr>
          <w:rStyle w:val="DefTerm"/>
          <w:bCs/>
        </w:rPr>
        <w:t>Project Objectives</w:t>
      </w:r>
      <w:r w:rsidRPr="00F754D3">
        <w:rPr>
          <w:rStyle w:val="DefTerm"/>
          <w:bCs/>
        </w:rPr>
        <w:t xml:space="preserve">, co-operation between the parties' technical teams, contribution to </w:t>
      </w:r>
      <w:r>
        <w:rPr>
          <w:rStyle w:val="DefTerm"/>
          <w:b w:val="0"/>
          <w:bCs/>
        </w:rPr>
        <w:t>Completion</w:t>
      </w:r>
      <w:r w:rsidRPr="00F754D3">
        <w:rPr>
          <w:rStyle w:val="DefTerm"/>
          <w:bCs/>
        </w:rPr>
        <w:t xml:space="preserve"> Reports and participation in regular meetings as reasonably required by Norton</w:t>
      </w:r>
      <w:r>
        <w:rPr>
          <w:rStyle w:val="DefTerm"/>
          <w:bCs/>
        </w:rPr>
        <w:t xml:space="preserve"> and</w:t>
      </w:r>
      <w:r w:rsidRPr="00F754D3">
        <w:rPr>
          <w:rStyle w:val="DefTerm"/>
          <w:bCs/>
        </w:rPr>
        <w:t xml:space="preserve"> maintenance of comprehensive documentation and provision of knowledge transfer sessions </w:t>
      </w:r>
      <w:r>
        <w:rPr>
          <w:rStyle w:val="DefTerm"/>
          <w:bCs/>
        </w:rPr>
        <w:t>as may be</w:t>
      </w:r>
      <w:r w:rsidRPr="00F754D3">
        <w:rPr>
          <w:rStyle w:val="DefTerm"/>
          <w:bCs/>
        </w:rPr>
        <w:t xml:space="preserve"> requested by Norton</w:t>
      </w:r>
      <w:r>
        <w:rPr>
          <w:rStyle w:val="DefTerm"/>
          <w:bCs/>
        </w:rPr>
        <w:t>, as may be further described in Schedule 5</w:t>
      </w:r>
      <w:r w:rsidRPr="00F754D3">
        <w:rPr>
          <w:rStyle w:val="DefTerm"/>
          <w:bCs/>
        </w:rPr>
        <w:t>.</w:t>
      </w:r>
    </w:p>
    <w:p w14:paraId="4BE29286" w14:textId="61F827FE" w:rsidR="00392EBD" w:rsidRDefault="00392EBD" w:rsidP="00115CC2">
      <w:pPr>
        <w:pStyle w:val="DefinedTermPara"/>
        <w:tabs>
          <w:tab w:val="clear" w:pos="360"/>
          <w:tab w:val="num" w:pos="720"/>
        </w:tabs>
        <w:ind w:left="720" w:hanging="720"/>
        <w:rPr>
          <w:rStyle w:val="DefTerm"/>
        </w:rPr>
      </w:pPr>
      <w:bookmarkStart w:id="10" w:name="a424730"/>
      <w:r>
        <w:rPr>
          <w:rStyle w:val="DefTerm"/>
        </w:rPr>
        <w:t>Applicable Laws</w:t>
      </w:r>
      <w:r>
        <w:t>: all applicable laws, statutes, regulations and codes from time to time in force.</w:t>
      </w:r>
      <w:bookmarkEnd w:id="10"/>
    </w:p>
    <w:p w14:paraId="4E1BFA51" w14:textId="77777777" w:rsidR="00392EBD" w:rsidRDefault="00392EBD" w:rsidP="00115CC2">
      <w:pPr>
        <w:pStyle w:val="DefinedTermPara"/>
        <w:tabs>
          <w:tab w:val="clear" w:pos="360"/>
          <w:tab w:val="num" w:pos="720"/>
        </w:tabs>
        <w:ind w:left="720" w:hanging="720"/>
        <w:rPr>
          <w:rStyle w:val="DefTerm"/>
        </w:rPr>
      </w:pPr>
      <w:bookmarkStart w:id="11" w:name="a804400"/>
      <w:r>
        <w:rPr>
          <w:rStyle w:val="DefTerm"/>
        </w:rPr>
        <w:lastRenderedPageBreak/>
        <w:t>Business Day</w:t>
      </w:r>
      <w:r>
        <w:t>: a day, other than a Saturday, Sunday or public holiday in England, when banks in London are open for business.</w:t>
      </w:r>
      <w:bookmarkEnd w:id="11"/>
    </w:p>
    <w:p w14:paraId="225ED4E3" w14:textId="77777777" w:rsidR="00392EBD" w:rsidRPr="00964874" w:rsidRDefault="00392EBD" w:rsidP="00392EBD">
      <w:pPr>
        <w:pStyle w:val="DefinedTermPara"/>
        <w:tabs>
          <w:tab w:val="clear" w:pos="360"/>
          <w:tab w:val="num" w:pos="720"/>
        </w:tabs>
        <w:ind w:left="720" w:hanging="720"/>
        <w:rPr>
          <w:rStyle w:val="DefTerm"/>
          <w:b w:val="0"/>
          <w:bCs/>
        </w:rPr>
      </w:pPr>
      <w:bookmarkStart w:id="12" w:name="a858369"/>
      <w:commentRangeStart w:id="13"/>
      <w:r>
        <w:rPr>
          <w:rStyle w:val="DefTerm"/>
        </w:rPr>
        <w:t xml:space="preserve">Background </w:t>
      </w:r>
      <w:commentRangeEnd w:id="13"/>
      <w:r>
        <w:rPr>
          <w:rStyle w:val="CommentReference"/>
          <w:rFonts w:asciiTheme="minorHAnsi" w:eastAsiaTheme="minorHAnsi" w:hAnsiTheme="minorHAnsi" w:cstheme="minorBidi"/>
        </w:rPr>
        <w:commentReference w:id="13"/>
      </w:r>
      <w:r>
        <w:rPr>
          <w:rStyle w:val="DefTerm"/>
        </w:rPr>
        <w:t xml:space="preserve">Intellectual Property: </w:t>
      </w:r>
      <w:r w:rsidRPr="00964874">
        <w:rPr>
          <w:rStyle w:val="DefTerm"/>
          <w:bCs/>
        </w:rPr>
        <w:t xml:space="preserve">any Intellectual Property Rights, other than Foreground Intellectual Property, that </w:t>
      </w:r>
      <w:r>
        <w:rPr>
          <w:rStyle w:val="DefTerm"/>
          <w:bCs/>
        </w:rPr>
        <w:t>are</w:t>
      </w:r>
      <w:r w:rsidRPr="00964874">
        <w:rPr>
          <w:rStyle w:val="DefTerm"/>
          <w:bCs/>
        </w:rPr>
        <w:t xml:space="preserve"> used in connection with the Services.</w:t>
      </w:r>
    </w:p>
    <w:p w14:paraId="2B19CBAD" w14:textId="02487BE7" w:rsidR="00392EBD" w:rsidRDefault="00392EBD" w:rsidP="00115CC2">
      <w:pPr>
        <w:pStyle w:val="DefinedTermPara"/>
        <w:tabs>
          <w:tab w:val="clear" w:pos="360"/>
          <w:tab w:val="num" w:pos="720"/>
        </w:tabs>
        <w:ind w:left="720" w:hanging="720"/>
        <w:rPr>
          <w:rStyle w:val="DefTerm"/>
        </w:rPr>
      </w:pPr>
      <w:r>
        <w:rPr>
          <w:rStyle w:val="DefTerm"/>
        </w:rPr>
        <w:t>Business Hours</w:t>
      </w:r>
      <w:r>
        <w:t>: the period from 9.00 am to 5.00 pm on any Business Day.</w:t>
      </w:r>
      <w:bookmarkEnd w:id="12"/>
    </w:p>
    <w:p w14:paraId="17A78311" w14:textId="77777777" w:rsidR="00392EBD" w:rsidRPr="00E00EA4" w:rsidRDefault="00392EBD" w:rsidP="00115CC2">
      <w:pPr>
        <w:pStyle w:val="DefinedTermPara"/>
        <w:tabs>
          <w:tab w:val="clear" w:pos="360"/>
          <w:tab w:val="num" w:pos="720"/>
        </w:tabs>
        <w:ind w:left="720" w:hanging="720"/>
      </w:pPr>
      <w:bookmarkStart w:id="14" w:name="a384149"/>
      <w:r>
        <w:rPr>
          <w:rStyle w:val="DefTerm"/>
        </w:rPr>
        <w:t>Change</w:t>
      </w:r>
      <w:r>
        <w:t>: a change to the scope, nature, volume or execution of the Services under this agreement.</w:t>
      </w:r>
      <w:bookmarkEnd w:id="14"/>
    </w:p>
    <w:p w14:paraId="105BE724" w14:textId="790A71AC" w:rsidR="00392EBD" w:rsidRDefault="00392EBD" w:rsidP="00115CC2">
      <w:pPr>
        <w:pStyle w:val="DefinedTermPara"/>
        <w:tabs>
          <w:tab w:val="clear" w:pos="360"/>
          <w:tab w:val="num" w:pos="720"/>
        </w:tabs>
        <w:ind w:left="720" w:hanging="720"/>
      </w:pPr>
      <w:bookmarkStart w:id="15" w:name="a508151"/>
      <w:commentRangeStart w:id="16"/>
      <w:r>
        <w:rPr>
          <w:rStyle w:val="DefTerm"/>
        </w:rPr>
        <w:t xml:space="preserve">Change </w:t>
      </w:r>
      <w:commentRangeEnd w:id="16"/>
      <w:r>
        <w:rPr>
          <w:rStyle w:val="CommentReference"/>
          <w:rFonts w:asciiTheme="minorHAnsi" w:eastAsiaTheme="minorHAnsi" w:hAnsiTheme="minorHAnsi" w:cstheme="minorBidi"/>
        </w:rPr>
        <w:commentReference w:id="16"/>
      </w:r>
      <w:r>
        <w:rPr>
          <w:rStyle w:val="DefTerm"/>
        </w:rPr>
        <w:t>Control Note</w:t>
      </w:r>
      <w:r>
        <w:t xml:space="preserve">: the written record of any Change agreed or to be agreed by the parties under </w:t>
      </w:r>
      <w:r>
        <w:fldChar w:fldCharType="begin"/>
      </w:r>
      <w:r>
        <w:instrText>PAGEREF a906795\# "'clause '"  \h</w:instrText>
      </w:r>
      <w:r>
        <w:fldChar w:fldCharType="separate"/>
      </w:r>
      <w:r>
        <w:rPr>
          <w:noProof/>
        </w:rPr>
        <w:t xml:space="preserve">clause </w:t>
      </w:r>
      <w:r>
        <w:fldChar w:fldCharType="end"/>
      </w:r>
      <w:r>
        <w:fldChar w:fldCharType="begin"/>
      </w:r>
      <w:r>
        <w:rPr>
          <w:highlight w:val="lightGray"/>
        </w:rPr>
        <w:instrText>REF a906795 \h \w</w:instrText>
      </w:r>
      <w:r>
        <w:fldChar w:fldCharType="separate"/>
      </w:r>
      <w:r>
        <w:rPr>
          <w:highlight w:val="lightGray"/>
        </w:rPr>
        <w:t>8</w:t>
      </w:r>
      <w:r>
        <w:fldChar w:fldCharType="end"/>
      </w:r>
      <w:r>
        <w:t>.</w:t>
      </w:r>
      <w:bookmarkEnd w:id="15"/>
    </w:p>
    <w:p w14:paraId="30BEF9E4" w14:textId="77777777" w:rsidR="00392EBD" w:rsidRDefault="00392EBD" w:rsidP="00115CC2">
      <w:pPr>
        <w:pStyle w:val="DefinedTermPara"/>
        <w:tabs>
          <w:tab w:val="clear" w:pos="360"/>
          <w:tab w:val="num" w:pos="720"/>
        </w:tabs>
        <w:ind w:left="720" w:hanging="720"/>
        <w:rPr>
          <w:rStyle w:val="DefTerm"/>
        </w:rPr>
      </w:pPr>
      <w:bookmarkStart w:id="17" w:name="a545092"/>
      <w:r>
        <w:rPr>
          <w:rStyle w:val="DefTerm"/>
        </w:rPr>
        <w:t>Charges</w:t>
      </w:r>
      <w:r>
        <w:t xml:space="preserve">: the fees payable for the Services, as set out in </w:t>
      </w:r>
      <w:r>
        <w:fldChar w:fldCharType="begin"/>
      </w:r>
      <w:r>
        <w:rPr>
          <w:highlight w:val="lightGray"/>
        </w:rPr>
        <w:instrText>REF a879950 \h \w</w:instrText>
      </w:r>
      <w:r>
        <w:fldChar w:fldCharType="separate"/>
      </w:r>
      <w:r w:rsidRPr="00115CC2">
        <w:rPr>
          <w:highlight w:val="lightGray"/>
        </w:rPr>
        <w:t>Schedule 2</w:t>
      </w:r>
      <w:r>
        <w:fldChar w:fldCharType="end"/>
      </w:r>
      <w:r>
        <w:t>.</w:t>
      </w:r>
      <w:bookmarkEnd w:id="17"/>
    </w:p>
    <w:p w14:paraId="298560F1" w14:textId="77777777" w:rsidR="00392EBD" w:rsidRPr="00964874" w:rsidRDefault="00392EBD" w:rsidP="00392EBD">
      <w:pPr>
        <w:pStyle w:val="DefinedTermPara"/>
        <w:tabs>
          <w:tab w:val="clear" w:pos="360"/>
          <w:tab w:val="num" w:pos="720"/>
        </w:tabs>
        <w:ind w:left="720" w:hanging="720"/>
        <w:rPr>
          <w:rStyle w:val="DefTerm"/>
          <w:b w:val="0"/>
        </w:rPr>
      </w:pPr>
      <w:bookmarkStart w:id="18" w:name="a393531"/>
      <w:commentRangeStart w:id="19"/>
      <w:r>
        <w:rPr>
          <w:rStyle w:val="DefTerm"/>
        </w:rPr>
        <w:t xml:space="preserve">Completion Report: </w:t>
      </w:r>
      <w:commentRangeEnd w:id="19"/>
      <w:r>
        <w:rPr>
          <w:rStyle w:val="CommentReference"/>
          <w:rFonts w:asciiTheme="minorHAnsi" w:eastAsiaTheme="minorHAnsi" w:hAnsiTheme="minorHAnsi" w:cstheme="minorBidi"/>
        </w:rPr>
        <w:commentReference w:id="19"/>
      </w:r>
      <w:r>
        <w:rPr>
          <w:rStyle w:val="DefTerm"/>
          <w:bCs/>
        </w:rPr>
        <w:t>a</w:t>
      </w:r>
      <w:r w:rsidRPr="00964874">
        <w:rPr>
          <w:rStyle w:val="DefTerm"/>
          <w:bCs/>
        </w:rPr>
        <w:t xml:space="preserve"> written report prepared and agreed by the Supplier and </w:t>
      </w:r>
      <w:r>
        <w:rPr>
          <w:rStyle w:val="DefTerm"/>
          <w:bCs/>
        </w:rPr>
        <w:t>Norton</w:t>
      </w:r>
      <w:r w:rsidRPr="00964874">
        <w:rPr>
          <w:rStyle w:val="DefTerm"/>
          <w:bCs/>
        </w:rPr>
        <w:t xml:space="preserve"> at the completion of each Work Package, incorporating details of the Services performed, results achieved, </w:t>
      </w:r>
      <w:r>
        <w:rPr>
          <w:rStyle w:val="DefTerm"/>
          <w:bCs/>
        </w:rPr>
        <w:t>any Foreground Intellectual Property arising (or potentially arising) and</w:t>
      </w:r>
      <w:r w:rsidRPr="00964874">
        <w:rPr>
          <w:rStyle w:val="DefTerm"/>
          <w:bCs/>
        </w:rPr>
        <w:t xml:space="preserve"> recommendations as may be agreed between the parties.</w:t>
      </w:r>
    </w:p>
    <w:p w14:paraId="7CE4D178" w14:textId="4F7A174F" w:rsidR="00392EBD" w:rsidRDefault="00392EBD" w:rsidP="00115CC2">
      <w:pPr>
        <w:pStyle w:val="DefinedTermPara"/>
        <w:tabs>
          <w:tab w:val="clear" w:pos="360"/>
          <w:tab w:val="num" w:pos="720"/>
        </w:tabs>
        <w:ind w:left="720" w:hanging="720"/>
      </w:pPr>
      <w:r>
        <w:rPr>
          <w:rStyle w:val="DefTerm"/>
        </w:rPr>
        <w:t>Confidential Information</w:t>
      </w:r>
      <w:r>
        <w:t>: all information (however recorded or preserved) that one party or any of its Affiliates (</w:t>
      </w:r>
      <w:r>
        <w:rPr>
          <w:b/>
          <w:bCs/>
        </w:rPr>
        <w:t>discloser</w:t>
      </w:r>
      <w:r>
        <w:t>) discloses or makes available to the other party or any of its Affiliates (</w:t>
      </w:r>
      <w:r>
        <w:rPr>
          <w:b/>
          <w:bCs/>
        </w:rPr>
        <w:t>recipient</w:t>
      </w:r>
      <w:r>
        <w:t xml:space="preserve">) in connection with this agreement and which is designated as confidential or would be regarded as confidential by a reasonable </w:t>
      </w:r>
      <w:proofErr w:type="gramStart"/>
      <w:r>
        <w:t>business person</w:t>
      </w:r>
      <w:proofErr w:type="gramEnd"/>
      <w:r>
        <w:t>. It includes the terms of this agreement, Norton Materials and any information of a confidential nature relating to the business, operations, customers, suppliers, plans, processes, products, trade secrets or know-how of the discloser. It does not include information that:</w:t>
      </w:r>
      <w:bookmarkEnd w:id="18"/>
    </w:p>
    <w:p w14:paraId="7144D337" w14:textId="77777777" w:rsidR="00392EBD" w:rsidRDefault="00392EBD" w:rsidP="00115CC2">
      <w:pPr>
        <w:pStyle w:val="DefinedTermNumber"/>
        <w:tabs>
          <w:tab w:val="clear" w:pos="360"/>
          <w:tab w:val="num" w:pos="1554"/>
        </w:tabs>
        <w:ind w:left="1554"/>
      </w:pPr>
      <w:r>
        <w:t>is or becomes generally available to the public (other than as a result of the recipient's breach</w:t>
      </w:r>
      <w:proofErr w:type="gramStart"/>
      <w:r>
        <w:t>);</w:t>
      </w:r>
      <w:proofErr w:type="gramEnd"/>
    </w:p>
    <w:p w14:paraId="7867D119" w14:textId="3BF1D0A7" w:rsidR="00392EBD" w:rsidRDefault="00392EBD" w:rsidP="00115CC2">
      <w:pPr>
        <w:pStyle w:val="DefinedTermNumber"/>
        <w:tabs>
          <w:tab w:val="clear" w:pos="360"/>
          <w:tab w:val="num" w:pos="1554"/>
        </w:tabs>
        <w:ind w:left="1554"/>
      </w:pPr>
      <w:r>
        <w:t xml:space="preserve">can be shown by the recipient to have been known to it on a non-confidential basis before disclosure by the </w:t>
      </w:r>
      <w:proofErr w:type="gramStart"/>
      <w:r>
        <w:t>discloser;</w:t>
      </w:r>
      <w:proofErr w:type="gramEnd"/>
    </w:p>
    <w:p w14:paraId="41CDB07B" w14:textId="5BA39E86" w:rsidR="00392EBD" w:rsidRDefault="00392EBD" w:rsidP="00115CC2">
      <w:pPr>
        <w:pStyle w:val="DefinedTermNumber"/>
        <w:tabs>
          <w:tab w:val="clear" w:pos="360"/>
          <w:tab w:val="num" w:pos="1554"/>
        </w:tabs>
        <w:ind w:left="1554"/>
      </w:pPr>
      <w:r>
        <w:t>was, is or becomes available to the recipient on a non-confidential basis from a person who, to the recipient's knowledge, is not bound by a confidentiality agreement with the discloser or otherwise prohibited from disclosing the information to the recipient; or</w:t>
      </w:r>
    </w:p>
    <w:p w14:paraId="0AF83707" w14:textId="77777777" w:rsidR="00392EBD" w:rsidRDefault="00392EBD" w:rsidP="00115CC2">
      <w:pPr>
        <w:pStyle w:val="DefinedTermNumber"/>
        <w:tabs>
          <w:tab w:val="clear" w:pos="360"/>
          <w:tab w:val="num" w:pos="1554"/>
        </w:tabs>
        <w:ind w:left="1554"/>
      </w:pPr>
      <w:r>
        <w:t>the parties agree in writing is not confidential or may be disclosed.</w:t>
      </w:r>
    </w:p>
    <w:p w14:paraId="6F63C0EF" w14:textId="14424FF5" w:rsidR="00392EBD" w:rsidRPr="007B36C8" w:rsidRDefault="00392EBD" w:rsidP="00115CC2">
      <w:pPr>
        <w:pStyle w:val="DefinedTermPara"/>
        <w:tabs>
          <w:tab w:val="clear" w:pos="360"/>
          <w:tab w:val="num" w:pos="720"/>
        </w:tabs>
        <w:ind w:left="720" w:hanging="720"/>
        <w:rPr>
          <w:rStyle w:val="DefTerm"/>
          <w:b w:val="0"/>
        </w:rPr>
      </w:pPr>
      <w:bookmarkStart w:id="20" w:name="a104296"/>
      <w:r>
        <w:rPr>
          <w:rStyle w:val="DefTerm"/>
        </w:rPr>
        <w:t>Contract Manager</w:t>
      </w:r>
      <w:r>
        <w:t>: Norton Contract Manager or Supplier Contract Manager, as the case may be.</w:t>
      </w:r>
      <w:bookmarkEnd w:id="20"/>
    </w:p>
    <w:p w14:paraId="60ED9645" w14:textId="79BAA80B" w:rsidR="00392EBD" w:rsidRPr="007B36C8" w:rsidRDefault="00392EBD" w:rsidP="00115CC2">
      <w:pPr>
        <w:pStyle w:val="DefinedTermPara"/>
        <w:tabs>
          <w:tab w:val="clear" w:pos="360"/>
          <w:tab w:val="num" w:pos="720"/>
        </w:tabs>
        <w:ind w:left="720" w:hanging="720"/>
      </w:pPr>
      <w:bookmarkStart w:id="21" w:name="a208212"/>
      <w:r>
        <w:rPr>
          <w:rStyle w:val="DefTerm"/>
        </w:rPr>
        <w:t>Contract Year</w:t>
      </w:r>
      <w:r>
        <w:t>: each 12-month period starting on the Effective Date or an anniversary of it.</w:t>
      </w:r>
      <w:r>
        <w:fldChar w:fldCharType="begin"/>
      </w:r>
      <w:r>
        <w:fldChar w:fldCharType="end"/>
      </w:r>
      <w:bookmarkEnd w:id="21"/>
    </w:p>
    <w:p w14:paraId="15AAC23D" w14:textId="68C22536" w:rsidR="00392EBD" w:rsidRDefault="00392EBD" w:rsidP="00115CC2">
      <w:pPr>
        <w:pStyle w:val="DefinedTermPara"/>
        <w:tabs>
          <w:tab w:val="clear" w:pos="360"/>
          <w:tab w:val="num" w:pos="720"/>
        </w:tabs>
        <w:ind w:left="720" w:hanging="720"/>
        <w:rPr>
          <w:rStyle w:val="DefTerm"/>
        </w:rPr>
      </w:pPr>
      <w:bookmarkStart w:id="22" w:name="a886540"/>
      <w:r>
        <w:rPr>
          <w:rStyle w:val="DefTerm"/>
        </w:rPr>
        <w:t>control</w:t>
      </w:r>
      <w:r>
        <w:t xml:space="preserve">: has the meaning given in section 1124 of the Corporation Tax Act 2010 and </w:t>
      </w:r>
      <w:r>
        <w:rPr>
          <w:b/>
          <w:bCs/>
        </w:rPr>
        <w:t>controls</w:t>
      </w:r>
      <w:r>
        <w:t xml:space="preserve">, </w:t>
      </w:r>
      <w:r>
        <w:rPr>
          <w:b/>
          <w:bCs/>
        </w:rPr>
        <w:t>controlled</w:t>
      </w:r>
      <w:r>
        <w:t xml:space="preserve"> and the expression </w:t>
      </w:r>
      <w:r>
        <w:rPr>
          <w:rStyle w:val="ParagraphChar"/>
          <w:b/>
        </w:rPr>
        <w:t>change of control</w:t>
      </w:r>
      <w:r>
        <w:t xml:space="preserve"> shall be interpreted accordingly.</w:t>
      </w:r>
      <w:r>
        <w:rPr>
          <w:rStyle w:val="DefTerm"/>
        </w:rPr>
        <w:t xml:space="preserve"> </w:t>
      </w:r>
      <w:bookmarkEnd w:id="22"/>
    </w:p>
    <w:p w14:paraId="52EA6A96" w14:textId="44B6E74E" w:rsidR="00392EBD" w:rsidRDefault="00392EBD" w:rsidP="00115CC2">
      <w:pPr>
        <w:pStyle w:val="DefinedTermPara"/>
        <w:tabs>
          <w:tab w:val="clear" w:pos="360"/>
          <w:tab w:val="num" w:pos="720"/>
        </w:tabs>
        <w:ind w:left="720" w:hanging="720"/>
        <w:rPr>
          <w:rStyle w:val="DefTerm"/>
          <w:rFonts w:asciiTheme="minorHAnsi" w:eastAsiaTheme="minorHAnsi" w:hAnsiTheme="minorHAnsi" w:cstheme="minorBidi"/>
          <w:szCs w:val="22"/>
        </w:rPr>
      </w:pPr>
      <w:bookmarkStart w:id="23" w:name="a481270"/>
      <w:r>
        <w:rPr>
          <w:rStyle w:val="DefTerm"/>
        </w:rPr>
        <w:lastRenderedPageBreak/>
        <w:t>Deliverables</w:t>
      </w:r>
      <w:r w:rsidRPr="00115CC2">
        <w:rPr>
          <w:rStyle w:val="DefTerm"/>
        </w:rPr>
        <w:t>: all documents, products</w:t>
      </w:r>
      <w:r w:rsidRPr="00964874">
        <w:rPr>
          <w:rStyle w:val="DefTerm"/>
          <w:bCs/>
        </w:rPr>
        <w:t>,</w:t>
      </w:r>
      <w:r w:rsidRPr="00115CC2">
        <w:rPr>
          <w:rStyle w:val="DefTerm"/>
        </w:rPr>
        <w:t xml:space="preserve"> designs</w:t>
      </w:r>
      <w:r w:rsidRPr="00964874">
        <w:rPr>
          <w:rStyle w:val="DefTerm"/>
          <w:bCs/>
        </w:rPr>
        <w:t>,</w:t>
      </w:r>
      <w:r w:rsidRPr="00115CC2">
        <w:rPr>
          <w:rStyle w:val="DefTerm"/>
        </w:rPr>
        <w:t xml:space="preserve"> software</w:t>
      </w:r>
      <w:r w:rsidRPr="00964874">
        <w:rPr>
          <w:rStyle w:val="DefTerm"/>
          <w:bCs/>
        </w:rPr>
        <w:t>,</w:t>
      </w:r>
      <w:r w:rsidRPr="00115CC2">
        <w:rPr>
          <w:rStyle w:val="DefTerm"/>
        </w:rPr>
        <w:t xml:space="preserve"> reports</w:t>
      </w:r>
      <w:r w:rsidRPr="00964874">
        <w:rPr>
          <w:rStyle w:val="DefTerm"/>
          <w:bCs/>
        </w:rPr>
        <w:t>,</w:t>
      </w:r>
      <w:r w:rsidRPr="00115CC2">
        <w:rPr>
          <w:rStyle w:val="DefTerm"/>
        </w:rPr>
        <w:t xml:space="preserve"> specifications</w:t>
      </w:r>
      <w:r w:rsidRPr="00964874">
        <w:rPr>
          <w:rStyle w:val="DefTerm"/>
          <w:bCs/>
        </w:rPr>
        <w:t>,</w:t>
      </w:r>
      <w:r w:rsidRPr="00115CC2">
        <w:rPr>
          <w:rStyle w:val="DefTerm"/>
        </w:rPr>
        <w:t xml:space="preserve"> plans</w:t>
      </w:r>
      <w:r w:rsidRPr="00964874">
        <w:rPr>
          <w:rStyle w:val="DefTerm"/>
          <w:bCs/>
        </w:rPr>
        <w:t xml:space="preserve">, prototypes, technical documentation, test results, </w:t>
      </w:r>
      <w:r>
        <w:rPr>
          <w:rStyle w:val="DefTerm"/>
          <w:b w:val="0"/>
          <w:bCs/>
        </w:rPr>
        <w:t>Completion</w:t>
      </w:r>
      <w:r w:rsidRPr="00964874">
        <w:rPr>
          <w:rStyle w:val="DefTerm"/>
          <w:bCs/>
        </w:rPr>
        <w:t xml:space="preserve"> </w:t>
      </w:r>
      <w:proofErr w:type="gramStart"/>
      <w:r w:rsidRPr="00964874">
        <w:rPr>
          <w:rStyle w:val="DefTerm"/>
          <w:bCs/>
        </w:rPr>
        <w:t>Reports</w:t>
      </w:r>
      <w:proofErr w:type="gramEnd"/>
      <w:r w:rsidRPr="00115CC2">
        <w:rPr>
          <w:rStyle w:val="DefTerm"/>
        </w:rPr>
        <w:t xml:space="preserve"> and other materials or items of any kind </w:t>
      </w:r>
      <w:r w:rsidRPr="00964874">
        <w:rPr>
          <w:rStyle w:val="DefTerm"/>
          <w:bCs/>
        </w:rPr>
        <w:t>developed</w:t>
      </w:r>
      <w:r w:rsidRPr="00115CC2">
        <w:rPr>
          <w:rStyle w:val="DefTerm"/>
        </w:rPr>
        <w:t xml:space="preserve"> or </w:t>
      </w:r>
      <w:r w:rsidRPr="00964874">
        <w:rPr>
          <w:rStyle w:val="DefTerm"/>
          <w:bCs/>
        </w:rPr>
        <w:t>created</w:t>
      </w:r>
      <w:r w:rsidRPr="00115CC2">
        <w:rPr>
          <w:rStyle w:val="DefTerm"/>
        </w:rPr>
        <w:t xml:space="preserve"> as part of or in connection with the Services, including any deliverables specified in </w:t>
      </w:r>
      <w:r w:rsidRPr="00964874">
        <w:rPr>
          <w:rStyle w:val="DefTerm"/>
          <w:bCs/>
        </w:rPr>
        <w:t>Schedule 1</w:t>
      </w:r>
      <w:bookmarkEnd w:id="23"/>
      <w:r w:rsidRPr="00964874">
        <w:rPr>
          <w:rStyle w:val="DefTerm"/>
          <w:bCs/>
        </w:rPr>
        <w:t>.</w:t>
      </w:r>
    </w:p>
    <w:p w14:paraId="0607E0D3" w14:textId="77777777" w:rsidR="00392EBD" w:rsidRPr="00964874" w:rsidRDefault="00392EBD" w:rsidP="00392EBD">
      <w:pPr>
        <w:pStyle w:val="DefinedTermPara"/>
        <w:tabs>
          <w:tab w:val="clear" w:pos="360"/>
          <w:tab w:val="num" w:pos="720"/>
        </w:tabs>
        <w:ind w:left="720" w:hanging="720"/>
        <w:rPr>
          <w:rStyle w:val="DefTerm"/>
          <w:b w:val="0"/>
        </w:rPr>
      </w:pPr>
      <w:bookmarkStart w:id="24" w:name="a144185"/>
      <w:r>
        <w:rPr>
          <w:rStyle w:val="DefTerm"/>
        </w:rPr>
        <w:t xml:space="preserve">Effective Date: </w:t>
      </w:r>
      <w:r w:rsidRPr="00964874">
        <w:rPr>
          <w:rStyle w:val="DefTerm"/>
          <w:bCs/>
        </w:rPr>
        <w:t>has the meaning given in clause 2.1.</w:t>
      </w:r>
    </w:p>
    <w:p w14:paraId="7748BA71" w14:textId="77777777" w:rsidR="00392EBD" w:rsidRPr="00964874" w:rsidRDefault="00392EBD" w:rsidP="00392EBD">
      <w:pPr>
        <w:pStyle w:val="DefinedTermPara"/>
        <w:tabs>
          <w:tab w:val="clear" w:pos="360"/>
          <w:tab w:val="num" w:pos="720"/>
        </w:tabs>
        <w:ind w:left="720" w:hanging="720"/>
        <w:rPr>
          <w:rStyle w:val="DefTerm"/>
          <w:b w:val="0"/>
        </w:rPr>
      </w:pPr>
      <w:commentRangeStart w:id="25"/>
      <w:r>
        <w:rPr>
          <w:rStyle w:val="DefTerm"/>
        </w:rPr>
        <w:t xml:space="preserve">Foreground </w:t>
      </w:r>
      <w:commentRangeEnd w:id="25"/>
      <w:r>
        <w:rPr>
          <w:rStyle w:val="CommentReference"/>
          <w:rFonts w:asciiTheme="minorHAnsi" w:eastAsiaTheme="minorHAnsi" w:hAnsiTheme="minorHAnsi" w:cstheme="minorBidi"/>
        </w:rPr>
        <w:commentReference w:id="25"/>
      </w:r>
      <w:r>
        <w:rPr>
          <w:rStyle w:val="DefTerm"/>
        </w:rPr>
        <w:t xml:space="preserve">Intellectual Property: </w:t>
      </w:r>
      <w:r w:rsidRPr="00964874">
        <w:rPr>
          <w:rStyle w:val="DefTerm"/>
          <w:bCs/>
        </w:rPr>
        <w:t xml:space="preserve">any Intellectual Property Rights that arise </w:t>
      </w:r>
      <w:proofErr w:type="gramStart"/>
      <w:r w:rsidRPr="00964874">
        <w:rPr>
          <w:rStyle w:val="DefTerm"/>
          <w:bCs/>
        </w:rPr>
        <w:t>in the course of</w:t>
      </w:r>
      <w:proofErr w:type="gramEnd"/>
      <w:r w:rsidRPr="00964874">
        <w:rPr>
          <w:rStyle w:val="DefTerm"/>
          <w:bCs/>
        </w:rPr>
        <w:t xml:space="preserve"> or in connection with the Services.</w:t>
      </w:r>
    </w:p>
    <w:p w14:paraId="3C257F4E" w14:textId="77777777" w:rsidR="00392EBD" w:rsidRPr="006A6080" w:rsidRDefault="00392EBD" w:rsidP="00115CC2">
      <w:pPr>
        <w:pStyle w:val="DefinedTermPara"/>
        <w:tabs>
          <w:tab w:val="clear" w:pos="360"/>
          <w:tab w:val="num" w:pos="720"/>
        </w:tabs>
        <w:ind w:left="720" w:hanging="720"/>
      </w:pPr>
      <w:r>
        <w:rPr>
          <w:rStyle w:val="DefTerm"/>
        </w:rPr>
        <w:t>Effective Date</w:t>
      </w:r>
      <w:r>
        <w:t xml:space="preserve">: has the meaning given in </w:t>
      </w:r>
      <w:r>
        <w:fldChar w:fldCharType="begin"/>
      </w:r>
      <w:r>
        <w:instrText>PAGEREF a158252\# "'clause '"  \h</w:instrText>
      </w:r>
      <w:r>
        <w:fldChar w:fldCharType="separate"/>
      </w:r>
      <w:r>
        <w:rPr>
          <w:noProof/>
        </w:rPr>
        <w:t xml:space="preserve">clause </w:t>
      </w:r>
      <w:r>
        <w:fldChar w:fldCharType="end"/>
      </w:r>
      <w:r>
        <w:fldChar w:fldCharType="begin"/>
      </w:r>
      <w:r>
        <w:rPr>
          <w:highlight w:val="lightGray"/>
        </w:rPr>
        <w:instrText>REF a158252 \h \w</w:instrText>
      </w:r>
      <w:r>
        <w:fldChar w:fldCharType="separate"/>
      </w:r>
      <w:r w:rsidRPr="00115CC2">
        <w:rPr>
          <w:highlight w:val="lightGray"/>
        </w:rPr>
        <w:t>2.1</w:t>
      </w:r>
      <w:r>
        <w:fldChar w:fldCharType="end"/>
      </w:r>
      <w:r>
        <w:t>.</w:t>
      </w:r>
      <w:bookmarkEnd w:id="24"/>
    </w:p>
    <w:p w14:paraId="0591AFBA" w14:textId="104E4B1B" w:rsidR="00392EBD" w:rsidRDefault="00392EBD" w:rsidP="00115CC2">
      <w:pPr>
        <w:pStyle w:val="DefinedTermPara"/>
        <w:tabs>
          <w:tab w:val="clear" w:pos="360"/>
          <w:tab w:val="num" w:pos="720"/>
        </w:tabs>
        <w:ind w:left="720" w:hanging="720"/>
        <w:rPr>
          <w:rStyle w:val="DefTerm"/>
          <w:rFonts w:asciiTheme="minorHAnsi" w:eastAsiaTheme="minorHAnsi" w:hAnsiTheme="minorHAnsi" w:cstheme="minorBidi"/>
          <w:szCs w:val="22"/>
        </w:rPr>
      </w:pPr>
      <w:bookmarkStart w:id="26" w:name="a975687"/>
      <w:r>
        <w:rPr>
          <w:rStyle w:val="DefTerm"/>
        </w:rPr>
        <w:t>Intellectual Property Rights</w:t>
      </w:r>
      <w:r>
        <w:t xml:space="preserve">: patents, utility models, rights to inventions, copyright and neighbouring and related rights, moral rights, </w:t>
      </w:r>
      <w:proofErr w:type="spellStart"/>
      <w:r>
        <w:t>trade marks</w:t>
      </w:r>
      <w:proofErr w:type="spellEnd"/>
      <w:r>
        <w:t xml:space="preserve">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w:t>
      </w:r>
      <w:bookmarkEnd w:id="26"/>
    </w:p>
    <w:p w14:paraId="410F249F" w14:textId="4DEA3C18" w:rsidR="00392EBD" w:rsidRDefault="00392EBD" w:rsidP="00115CC2">
      <w:pPr>
        <w:pStyle w:val="DefinedTermPara"/>
        <w:tabs>
          <w:tab w:val="clear" w:pos="360"/>
          <w:tab w:val="num" w:pos="720"/>
        </w:tabs>
        <w:ind w:left="720" w:hanging="720"/>
      </w:pPr>
      <w:bookmarkStart w:id="27" w:name="a828017"/>
      <w:commentRangeStart w:id="28"/>
      <w:r>
        <w:rPr>
          <w:rStyle w:val="DefTerm"/>
        </w:rPr>
        <w:t xml:space="preserve">Key </w:t>
      </w:r>
      <w:commentRangeEnd w:id="28"/>
      <w:r>
        <w:rPr>
          <w:rStyle w:val="CommentReference"/>
          <w:rFonts w:asciiTheme="minorHAnsi" w:eastAsiaTheme="minorHAnsi" w:hAnsiTheme="minorHAnsi" w:cstheme="minorBidi"/>
        </w:rPr>
        <w:commentReference w:id="28"/>
      </w:r>
      <w:r>
        <w:rPr>
          <w:rStyle w:val="DefTerm"/>
        </w:rPr>
        <w:t>Milestone Date</w:t>
      </w:r>
      <w:r>
        <w:t xml:space="preserve">: a Milestone Date which is identified as "key" in </w:t>
      </w:r>
      <w:r>
        <w:fldChar w:fldCharType="begin"/>
      </w:r>
      <w:r>
        <w:rPr>
          <w:highlight w:val="lightGray"/>
        </w:rPr>
        <w:instrText>REF a326473 \h \w</w:instrText>
      </w:r>
      <w:r>
        <w:fldChar w:fldCharType="separate"/>
      </w:r>
      <w:r>
        <w:t>Schedule 1</w:t>
      </w:r>
      <w:r>
        <w:fldChar w:fldCharType="end"/>
      </w:r>
      <w:r>
        <w:t xml:space="preserve"> or by the written agreement of the parties.</w:t>
      </w:r>
      <w:r>
        <w:fldChar w:fldCharType="begin"/>
      </w:r>
      <w:r>
        <w:fldChar w:fldCharType="end"/>
      </w:r>
      <w:bookmarkEnd w:id="27"/>
    </w:p>
    <w:p w14:paraId="7CFCCE7C" w14:textId="06CC1BA0" w:rsidR="00392EBD" w:rsidRPr="003C5DA9" w:rsidRDefault="00392EBD" w:rsidP="00115CC2">
      <w:pPr>
        <w:pStyle w:val="DefinedTermPara"/>
        <w:tabs>
          <w:tab w:val="clear" w:pos="360"/>
          <w:tab w:val="num" w:pos="720"/>
        </w:tabs>
        <w:ind w:left="720" w:hanging="720"/>
        <w:rPr>
          <w:b/>
        </w:rPr>
      </w:pPr>
      <w:bookmarkStart w:id="29" w:name="a782732"/>
      <w:commentRangeStart w:id="30"/>
      <w:r>
        <w:rPr>
          <w:rStyle w:val="DefTerm"/>
        </w:rPr>
        <w:t xml:space="preserve">Key </w:t>
      </w:r>
      <w:commentRangeEnd w:id="30"/>
      <w:r>
        <w:rPr>
          <w:rStyle w:val="CommentReference"/>
          <w:rFonts w:asciiTheme="minorHAnsi" w:eastAsiaTheme="minorHAnsi" w:hAnsiTheme="minorHAnsi" w:cstheme="minorBidi"/>
        </w:rPr>
        <w:commentReference w:id="30"/>
      </w:r>
      <w:r>
        <w:rPr>
          <w:rStyle w:val="DefTerm"/>
        </w:rPr>
        <w:t>Personnel</w:t>
      </w:r>
      <w:r>
        <w:t xml:space="preserve">: the individuals identified as key personnel in </w:t>
      </w:r>
      <w:r>
        <w:fldChar w:fldCharType="begin"/>
      </w:r>
      <w:r>
        <w:rPr>
          <w:highlight w:val="lightGray"/>
        </w:rPr>
        <w:instrText>REF a544626 \h \w</w:instrText>
      </w:r>
      <w:r>
        <w:fldChar w:fldCharType="separate"/>
      </w:r>
      <w:r w:rsidRPr="00115CC2">
        <w:rPr>
          <w:highlight w:val="lightGray"/>
        </w:rPr>
        <w:t>Schedule 3</w:t>
      </w:r>
      <w:r>
        <w:fldChar w:fldCharType="end"/>
      </w:r>
      <w:r>
        <w:t xml:space="preserve"> or any replacement individuals appointed by the Supplier pursuant to </w:t>
      </w:r>
      <w:r>
        <w:fldChar w:fldCharType="begin"/>
      </w:r>
      <w:r>
        <w:instrText>PAGEREF a190192\# "'clause '"  \h</w:instrText>
      </w:r>
      <w:r>
        <w:fldChar w:fldCharType="separate"/>
      </w:r>
      <w:r>
        <w:rPr>
          <w:noProof/>
        </w:rPr>
        <w:t xml:space="preserve">clause </w:t>
      </w:r>
      <w:r>
        <w:fldChar w:fldCharType="end"/>
      </w:r>
      <w:r>
        <w:fldChar w:fldCharType="begin"/>
      </w:r>
      <w:r>
        <w:rPr>
          <w:highlight w:val="lightGray"/>
        </w:rPr>
        <w:instrText>REF a190192 \h \w</w:instrText>
      </w:r>
      <w:r>
        <w:fldChar w:fldCharType="separate"/>
      </w:r>
      <w:r>
        <w:rPr>
          <w:highlight w:val="lightGray"/>
        </w:rPr>
        <w:t>6</w:t>
      </w:r>
      <w:r w:rsidRPr="00115CC2">
        <w:rPr>
          <w:highlight w:val="lightGray"/>
        </w:rPr>
        <w:t>.3</w:t>
      </w:r>
      <w:r>
        <w:fldChar w:fldCharType="end"/>
      </w:r>
      <w:r>
        <w:t>.</w:t>
      </w:r>
      <w:bookmarkEnd w:id="29"/>
    </w:p>
    <w:p w14:paraId="098A6C60" w14:textId="581EB054" w:rsidR="00392EBD" w:rsidRPr="007C1B3B" w:rsidRDefault="00392EBD" w:rsidP="00115CC2">
      <w:pPr>
        <w:pStyle w:val="DefinedTermPara"/>
        <w:tabs>
          <w:tab w:val="clear" w:pos="360"/>
          <w:tab w:val="num" w:pos="720"/>
        </w:tabs>
        <w:ind w:left="720" w:hanging="720"/>
      </w:pPr>
      <w:bookmarkStart w:id="31" w:name="a205410"/>
      <w:r>
        <w:rPr>
          <w:rStyle w:val="DefTerm"/>
        </w:rPr>
        <w:t>Losses</w:t>
      </w:r>
      <w:r>
        <w:t>: 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w:t>
      </w:r>
      <w:bookmarkEnd w:id="31"/>
    </w:p>
    <w:p w14:paraId="1E6C6622" w14:textId="7406C767" w:rsidR="00392EBD" w:rsidRDefault="00392EBD" w:rsidP="00115CC2">
      <w:pPr>
        <w:pStyle w:val="DefinedTermPara"/>
        <w:tabs>
          <w:tab w:val="clear" w:pos="360"/>
          <w:tab w:val="num" w:pos="720"/>
        </w:tabs>
        <w:ind w:left="720" w:hanging="720"/>
        <w:rPr>
          <w:rStyle w:val="DefTerm"/>
        </w:rPr>
      </w:pPr>
      <w:bookmarkStart w:id="32" w:name="a260412"/>
      <w:r>
        <w:rPr>
          <w:rStyle w:val="DefTerm"/>
        </w:rPr>
        <w:t>Mandatory Policies</w:t>
      </w:r>
      <w:r>
        <w:t xml:space="preserve">: Norton's business policies and codes listed in </w:t>
      </w:r>
      <w:r>
        <w:fldChar w:fldCharType="begin"/>
      </w:r>
      <w:r>
        <w:rPr>
          <w:highlight w:val="lightGray"/>
        </w:rPr>
        <w:instrText>REF a387902 \h \w</w:instrText>
      </w:r>
      <w:r>
        <w:fldChar w:fldCharType="separate"/>
      </w:r>
      <w:r w:rsidRPr="00115CC2">
        <w:rPr>
          <w:highlight w:val="lightGray"/>
        </w:rPr>
        <w:t>Schedule 4</w:t>
      </w:r>
      <w:r>
        <w:fldChar w:fldCharType="end"/>
      </w:r>
      <w:r>
        <w:t>, as updated by notification to the Supplier from time to time.</w:t>
      </w:r>
      <w:bookmarkEnd w:id="32"/>
    </w:p>
    <w:p w14:paraId="3F96F63A" w14:textId="50386798" w:rsidR="00392EBD" w:rsidRPr="00432B08" w:rsidRDefault="00392EBD" w:rsidP="00115CC2">
      <w:pPr>
        <w:pStyle w:val="DefinedTermPara"/>
        <w:tabs>
          <w:tab w:val="clear" w:pos="360"/>
          <w:tab w:val="num" w:pos="720"/>
        </w:tabs>
        <w:ind w:left="720" w:hanging="720"/>
      </w:pPr>
      <w:bookmarkStart w:id="33" w:name="a847891"/>
      <w:r>
        <w:rPr>
          <w:rStyle w:val="DefTerm"/>
        </w:rPr>
        <w:t>Milestone</w:t>
      </w:r>
      <w:r>
        <w:t>: any event, task or phase of the Services described as a milestone in Schedule 1.</w:t>
      </w:r>
      <w:bookmarkEnd w:id="33"/>
    </w:p>
    <w:p w14:paraId="1D70DAAD" w14:textId="6CA2F576" w:rsidR="00392EBD" w:rsidRPr="00B82C80" w:rsidRDefault="00392EBD" w:rsidP="00115CC2">
      <w:pPr>
        <w:pStyle w:val="DefinedTermPara"/>
        <w:tabs>
          <w:tab w:val="clear" w:pos="360"/>
          <w:tab w:val="num" w:pos="720"/>
        </w:tabs>
        <w:ind w:left="720" w:hanging="720"/>
        <w:rPr>
          <w:b/>
        </w:rPr>
      </w:pPr>
      <w:bookmarkStart w:id="34" w:name="a373380"/>
      <w:r>
        <w:rPr>
          <w:rStyle w:val="DefTerm"/>
        </w:rPr>
        <w:t>Milestone Date</w:t>
      </w:r>
      <w:r>
        <w:t>: a date by which a Milestone is to be completed, as set out in Schedule 1 or agreed by the parties in writing from time to time.</w:t>
      </w:r>
      <w:bookmarkEnd w:id="34"/>
    </w:p>
    <w:p w14:paraId="0D81DCE4" w14:textId="77777777" w:rsidR="00392EBD" w:rsidRPr="00F44DC6" w:rsidRDefault="00392EBD" w:rsidP="00392EBD">
      <w:pPr>
        <w:pStyle w:val="DefinedTermPara"/>
        <w:tabs>
          <w:tab w:val="clear" w:pos="360"/>
          <w:tab w:val="num" w:pos="720"/>
        </w:tabs>
        <w:ind w:left="720" w:hanging="720"/>
        <w:rPr>
          <w:b/>
        </w:rPr>
      </w:pPr>
      <w:bookmarkStart w:id="35" w:name="a704915"/>
      <w:r>
        <w:rPr>
          <w:rStyle w:val="DefTerm"/>
        </w:rPr>
        <w:t>Norton Contract Manager</w:t>
      </w:r>
      <w:r>
        <w:t xml:space="preserve">: Norton's principal point(s) of contact for managing the Services on behalf of Norton, being the (or each) individual identified as such in </w:t>
      </w:r>
      <w:r>
        <w:fldChar w:fldCharType="begin"/>
      </w:r>
      <w:r>
        <w:rPr>
          <w:highlight w:val="lightGray"/>
        </w:rPr>
        <w:instrText>REF a544626 \h \w</w:instrText>
      </w:r>
      <w:r>
        <w:fldChar w:fldCharType="separate"/>
      </w:r>
      <w:r>
        <w:rPr>
          <w:highlight w:val="lightGray"/>
        </w:rPr>
        <w:t>Schedule 3</w:t>
      </w:r>
      <w:r>
        <w:fldChar w:fldCharType="end"/>
      </w:r>
      <w:r>
        <w:t xml:space="preserve"> or any replacement individual(s) appointed under </w:t>
      </w:r>
      <w:r>
        <w:fldChar w:fldCharType="begin"/>
      </w:r>
      <w:r>
        <w:instrText>PAGEREF a225453\# "'clause '"  \h</w:instrText>
      </w:r>
      <w:r>
        <w:fldChar w:fldCharType="separate"/>
      </w:r>
      <w:r>
        <w:rPr>
          <w:noProof/>
        </w:rPr>
        <w:t xml:space="preserve">clause </w:t>
      </w:r>
      <w:r>
        <w:fldChar w:fldCharType="end"/>
      </w:r>
      <w:r>
        <w:fldChar w:fldCharType="begin"/>
      </w:r>
      <w:r>
        <w:rPr>
          <w:highlight w:val="lightGray"/>
        </w:rPr>
        <w:instrText>REF a225453 \h \w</w:instrText>
      </w:r>
      <w:r>
        <w:fldChar w:fldCharType="separate"/>
      </w:r>
      <w:r>
        <w:rPr>
          <w:highlight w:val="lightGray"/>
        </w:rPr>
        <w:t>12.1</w:t>
      </w:r>
      <w:r>
        <w:fldChar w:fldCharType="end"/>
      </w:r>
      <w:r>
        <w:t>.</w:t>
      </w:r>
      <w:bookmarkEnd w:id="35"/>
    </w:p>
    <w:p w14:paraId="4A03D997" w14:textId="77777777" w:rsidR="00392EBD" w:rsidRDefault="00392EBD" w:rsidP="00392EBD">
      <w:pPr>
        <w:pStyle w:val="DefinedTermPara"/>
        <w:tabs>
          <w:tab w:val="clear" w:pos="360"/>
          <w:tab w:val="num" w:pos="720"/>
        </w:tabs>
        <w:ind w:left="720" w:hanging="720"/>
        <w:rPr>
          <w:rStyle w:val="DefTerm"/>
        </w:rPr>
      </w:pPr>
      <w:bookmarkStart w:id="36" w:name="a877556"/>
      <w:r>
        <w:rPr>
          <w:rStyle w:val="DefTerm"/>
        </w:rPr>
        <w:t>Norton Equipment</w:t>
      </w:r>
      <w:r>
        <w:t>: any equipment, including tools, systems, cabling or facilities, provided by or on behalf of Norton to the Supplier and which is used directly or indirectly in the supply of the Services, including any items specified in Schedule 1.</w:t>
      </w:r>
      <w:bookmarkEnd w:id="36"/>
    </w:p>
    <w:p w14:paraId="10BF49A1" w14:textId="77777777" w:rsidR="00392EBD" w:rsidRDefault="00392EBD" w:rsidP="00392EBD">
      <w:pPr>
        <w:pStyle w:val="DefinedTermPara"/>
        <w:tabs>
          <w:tab w:val="clear" w:pos="360"/>
          <w:tab w:val="num" w:pos="720"/>
        </w:tabs>
        <w:ind w:left="720" w:hanging="720"/>
        <w:rPr>
          <w:rStyle w:val="DefTerm"/>
        </w:rPr>
      </w:pPr>
      <w:bookmarkStart w:id="37" w:name="a388766"/>
      <w:r>
        <w:rPr>
          <w:rStyle w:val="DefTerm"/>
        </w:rPr>
        <w:t>Norton Materials</w:t>
      </w:r>
      <w:r>
        <w:t xml:space="preserve">: all documents, information, software, items and materials in any form (whether owned by Norton or a third party), which are provided by Norton to the </w:t>
      </w:r>
      <w:r>
        <w:lastRenderedPageBreak/>
        <w:t xml:space="preserve">Supplier in connection with the Services, including the items provided pursuant to </w:t>
      </w:r>
      <w:r>
        <w:fldChar w:fldCharType="begin"/>
      </w:r>
      <w:r>
        <w:instrText>PAGEREF a651503\# "'clause '"  \h</w:instrText>
      </w:r>
      <w:r>
        <w:fldChar w:fldCharType="separate"/>
      </w:r>
      <w:r>
        <w:rPr>
          <w:noProof/>
        </w:rPr>
        <w:t xml:space="preserve">clause </w:t>
      </w:r>
      <w:r>
        <w:fldChar w:fldCharType="end"/>
      </w:r>
      <w:r>
        <w:fldChar w:fldCharType="begin"/>
      </w:r>
      <w:r>
        <w:rPr>
          <w:highlight w:val="lightGray"/>
        </w:rPr>
        <w:instrText>REF a651503 \h \w</w:instrText>
      </w:r>
      <w:r>
        <w:fldChar w:fldCharType="separate"/>
      </w:r>
      <w:r>
        <w:rPr>
          <w:highlight w:val="lightGray"/>
        </w:rPr>
        <w:t>7.1(c)</w:t>
      </w:r>
      <w:r>
        <w:fldChar w:fldCharType="end"/>
      </w:r>
      <w:r>
        <w:t xml:space="preserve">. </w:t>
      </w:r>
      <w:bookmarkEnd w:id="37"/>
    </w:p>
    <w:p w14:paraId="15785BD0" w14:textId="6D074B1B" w:rsidR="00392EBD" w:rsidRPr="003C5DA9" w:rsidRDefault="00392EBD" w:rsidP="00115CC2">
      <w:pPr>
        <w:pStyle w:val="DefinedTermPara"/>
        <w:tabs>
          <w:tab w:val="clear" w:pos="360"/>
          <w:tab w:val="num" w:pos="720"/>
        </w:tabs>
        <w:ind w:left="720" w:hanging="720"/>
      </w:pPr>
      <w:bookmarkStart w:id="38" w:name="a619578"/>
      <w:r>
        <w:rPr>
          <w:rStyle w:val="DefTerm"/>
        </w:rPr>
        <w:t>Regulator</w:t>
      </w:r>
      <w:r>
        <w:t>: each person having regulatory or supervisory authority over all or any part of this agreement or Norton's or any Norton Affiliate's business.</w:t>
      </w:r>
      <w:bookmarkEnd w:id="38"/>
    </w:p>
    <w:p w14:paraId="4567087D" w14:textId="55B1A754" w:rsidR="00392EBD" w:rsidRPr="00964874" w:rsidRDefault="00392EBD" w:rsidP="00392EBD">
      <w:pPr>
        <w:pStyle w:val="DefinedTermPara"/>
        <w:tabs>
          <w:tab w:val="clear" w:pos="360"/>
          <w:tab w:val="num" w:pos="720"/>
        </w:tabs>
        <w:ind w:left="720" w:hanging="720"/>
        <w:rPr>
          <w:rStyle w:val="DefTerm"/>
          <w:b w:val="0"/>
        </w:rPr>
      </w:pPr>
      <w:bookmarkStart w:id="39" w:name="a431330"/>
      <w:bookmarkStart w:id="40" w:name="a211453"/>
      <w:commentRangeStart w:id="41"/>
      <w:r w:rsidRPr="00F754D3">
        <w:rPr>
          <w:rStyle w:val="DefTerm"/>
          <w:bCs/>
        </w:rPr>
        <w:t>Project</w:t>
      </w:r>
      <w:commentRangeEnd w:id="41"/>
      <w:r>
        <w:rPr>
          <w:rStyle w:val="CommentReference"/>
          <w:rFonts w:asciiTheme="minorHAnsi" w:eastAsiaTheme="minorHAnsi" w:hAnsiTheme="minorHAnsi" w:cstheme="minorBidi"/>
        </w:rPr>
        <w:commentReference w:id="41"/>
      </w:r>
      <w:r w:rsidRPr="00F754D3">
        <w:rPr>
          <w:rStyle w:val="DefTerm"/>
          <w:bCs/>
        </w:rPr>
        <w:t xml:space="preserve">: </w:t>
      </w:r>
      <w:r w:rsidRPr="00964874">
        <w:rPr>
          <w:rStyle w:val="DefTerm"/>
        </w:rPr>
        <w:t xml:space="preserve">the </w:t>
      </w:r>
      <w:r>
        <w:rPr>
          <w:rStyle w:val="DefTerm"/>
        </w:rPr>
        <w:t xml:space="preserve">overall </w:t>
      </w:r>
      <w:r w:rsidRPr="00964874">
        <w:rPr>
          <w:rStyle w:val="DefTerm"/>
        </w:rPr>
        <w:t xml:space="preserve">development work to be carried out by the Supplier under this agreement, </w:t>
      </w:r>
      <w:r>
        <w:rPr>
          <w:rStyle w:val="DefTerm"/>
        </w:rPr>
        <w:t>working closely with Norton and</w:t>
      </w:r>
      <w:r w:rsidRPr="00964874">
        <w:rPr>
          <w:rStyle w:val="DefTerm"/>
        </w:rPr>
        <w:t xml:space="preserve"> comprising the Work Packages set out in Schedule 1, as the same may be amended from time to time by mutual written agreement.</w:t>
      </w:r>
    </w:p>
    <w:p w14:paraId="1CBD79A8" w14:textId="77777777" w:rsidR="00392EBD" w:rsidRDefault="00392EBD" w:rsidP="00392EBD">
      <w:pPr>
        <w:pStyle w:val="DefinedTermPara"/>
        <w:tabs>
          <w:tab w:val="clear" w:pos="360"/>
          <w:tab w:val="num" w:pos="720"/>
        </w:tabs>
        <w:ind w:left="720" w:hanging="720"/>
        <w:rPr>
          <w:rStyle w:val="DefTerm"/>
          <w:b w:val="0"/>
        </w:rPr>
      </w:pPr>
      <w:commentRangeStart w:id="42"/>
      <w:r w:rsidRPr="00F754D3">
        <w:rPr>
          <w:rStyle w:val="DefTerm"/>
          <w:bCs/>
        </w:rPr>
        <w:t>Project Objectives</w:t>
      </w:r>
      <w:commentRangeEnd w:id="42"/>
      <w:r>
        <w:rPr>
          <w:rStyle w:val="CommentReference"/>
          <w:rFonts w:asciiTheme="minorHAnsi" w:eastAsiaTheme="minorHAnsi" w:hAnsiTheme="minorHAnsi" w:cstheme="minorBidi"/>
        </w:rPr>
        <w:commentReference w:id="42"/>
      </w:r>
      <w:r>
        <w:rPr>
          <w:rStyle w:val="DefTerm"/>
        </w:rPr>
        <w:t>: the technical goals, success criteria, deliverable specifications and expected outcomes for each Work Package, including performance targets, evaluation criteria and review milestones</w:t>
      </w:r>
      <w:r>
        <w:rPr>
          <w:rStyle w:val="DefTerm"/>
          <w:b w:val="0"/>
        </w:rPr>
        <w:t>,</w:t>
      </w:r>
      <w:r>
        <w:rPr>
          <w:rStyle w:val="DefTerm"/>
        </w:rPr>
        <w:t xml:space="preserve"> as agreed </w:t>
      </w:r>
      <w:r>
        <w:rPr>
          <w:rStyle w:val="DefTerm"/>
          <w:b w:val="0"/>
        </w:rPr>
        <w:t>in writing</w:t>
      </w:r>
      <w:r>
        <w:rPr>
          <w:rStyle w:val="DefTerm"/>
        </w:rPr>
        <w:t>.</w:t>
      </w:r>
    </w:p>
    <w:p w14:paraId="2BF0D822" w14:textId="7CC53C50" w:rsidR="00392EBD" w:rsidRDefault="00392EBD" w:rsidP="00115CC2">
      <w:pPr>
        <w:pStyle w:val="DefinedTermPara"/>
        <w:tabs>
          <w:tab w:val="clear" w:pos="360"/>
          <w:tab w:val="num" w:pos="720"/>
        </w:tabs>
        <w:ind w:left="720" w:hanging="720"/>
        <w:rPr>
          <w:rStyle w:val="DefTerm"/>
          <w:rFonts w:asciiTheme="minorHAnsi" w:eastAsiaTheme="minorHAnsi" w:hAnsiTheme="minorHAnsi" w:cstheme="minorBidi"/>
          <w:szCs w:val="22"/>
        </w:rPr>
      </w:pPr>
      <w:bookmarkStart w:id="43" w:name="a184699"/>
      <w:bookmarkEnd w:id="39"/>
      <w:r>
        <w:rPr>
          <w:rStyle w:val="DefTerm"/>
        </w:rPr>
        <w:t>Services</w:t>
      </w:r>
      <w:r>
        <w:t xml:space="preserve">: research, development, design, prototyping and testing activities and any other services </w:t>
      </w:r>
      <w:bookmarkStart w:id="44" w:name="a511182"/>
      <w:bookmarkEnd w:id="40"/>
      <w:r>
        <w:t xml:space="preserve">agreed by the </w:t>
      </w:r>
      <w:bookmarkEnd w:id="44"/>
      <w:r>
        <w:t xml:space="preserve">parties, including the services set out in </w:t>
      </w:r>
      <w:r>
        <w:fldChar w:fldCharType="begin"/>
      </w:r>
      <w:r>
        <w:rPr>
          <w:highlight w:val="lightGray"/>
        </w:rPr>
        <w:instrText>REF a326473 \h \w</w:instrText>
      </w:r>
      <w:r>
        <w:fldChar w:fldCharType="separate"/>
      </w:r>
      <w:r>
        <w:t>Schedule 1</w:t>
      </w:r>
      <w:r>
        <w:fldChar w:fldCharType="end"/>
      </w:r>
      <w:r>
        <w:t>.</w:t>
      </w:r>
      <w:bookmarkEnd w:id="43"/>
    </w:p>
    <w:p w14:paraId="51A0495F" w14:textId="77777777" w:rsidR="00392EBD" w:rsidRPr="00FF505A" w:rsidRDefault="00392EBD" w:rsidP="00392EBD">
      <w:pPr>
        <w:pStyle w:val="DefinedTermPara"/>
        <w:tabs>
          <w:tab w:val="clear" w:pos="360"/>
          <w:tab w:val="num" w:pos="720"/>
        </w:tabs>
        <w:ind w:left="720" w:hanging="720"/>
      </w:pPr>
      <w:commentRangeStart w:id="45"/>
      <w:r>
        <w:rPr>
          <w:b/>
          <w:bCs/>
        </w:rPr>
        <w:t>Non-Norton</w:t>
      </w:r>
      <w:commentRangeEnd w:id="45"/>
      <w:r>
        <w:rPr>
          <w:rStyle w:val="CommentReference"/>
          <w:rFonts w:asciiTheme="minorHAnsi" w:eastAsiaTheme="minorHAnsi" w:hAnsiTheme="minorHAnsi" w:cstheme="minorBidi"/>
        </w:rPr>
        <w:commentReference w:id="45"/>
      </w:r>
      <w:r>
        <w:rPr>
          <w:b/>
          <w:bCs/>
        </w:rPr>
        <w:t xml:space="preserve"> Background</w:t>
      </w:r>
      <w:r w:rsidRPr="008F2775">
        <w:rPr>
          <w:b/>
          <w:bCs/>
        </w:rPr>
        <w:t xml:space="preserve"> Intellectual Property:</w:t>
      </w:r>
      <w:r>
        <w:t xml:space="preserve"> all Background Intellectual Property owned by the Supplier or any third party (other than an Affiliate of Norton), including the Intellectual Property Rights in the Supplier Materials and </w:t>
      </w:r>
      <w:proofErr w:type="gramStart"/>
      <w:r>
        <w:t>Third Party</w:t>
      </w:r>
      <w:proofErr w:type="gramEnd"/>
      <w:r>
        <w:t xml:space="preserve"> Materials.</w:t>
      </w:r>
    </w:p>
    <w:p w14:paraId="0D2BA41F" w14:textId="4B9AB431" w:rsidR="00392EBD" w:rsidRPr="00B82C80" w:rsidRDefault="00392EBD" w:rsidP="00115CC2">
      <w:pPr>
        <w:pStyle w:val="DefinedTermPara"/>
        <w:tabs>
          <w:tab w:val="clear" w:pos="360"/>
          <w:tab w:val="num" w:pos="720"/>
        </w:tabs>
        <w:ind w:left="720" w:hanging="720"/>
        <w:rPr>
          <w:b/>
        </w:rPr>
      </w:pPr>
      <w:bookmarkStart w:id="46" w:name="a112768"/>
      <w:r>
        <w:rPr>
          <w:rStyle w:val="DefTerm"/>
        </w:rPr>
        <w:t>Supplier Contract Manager</w:t>
      </w:r>
      <w:r>
        <w:t xml:space="preserve">: the principal point(s) of contact for managing the Services on behalf of the Supplier, being the (or each) individual identified in </w:t>
      </w:r>
      <w:r>
        <w:fldChar w:fldCharType="begin"/>
      </w:r>
      <w:r>
        <w:rPr>
          <w:highlight w:val="lightGray"/>
        </w:rPr>
        <w:instrText>REF a544626 \h \w</w:instrText>
      </w:r>
      <w:r>
        <w:fldChar w:fldCharType="separate"/>
      </w:r>
      <w:r w:rsidRPr="00115CC2">
        <w:rPr>
          <w:highlight w:val="lightGray"/>
        </w:rPr>
        <w:t>Schedule 3</w:t>
      </w:r>
      <w:r>
        <w:fldChar w:fldCharType="end"/>
      </w:r>
      <w:r>
        <w:t xml:space="preserve"> or any replacement individual(s) appointed by the Supplier under </w:t>
      </w:r>
      <w:r>
        <w:fldChar w:fldCharType="begin"/>
      </w:r>
      <w:r>
        <w:instrText>PAGEREF a225453\# "'clause '"  \h</w:instrText>
      </w:r>
      <w:r>
        <w:fldChar w:fldCharType="separate"/>
      </w:r>
      <w:r>
        <w:rPr>
          <w:noProof/>
        </w:rPr>
        <w:t xml:space="preserve">clause </w:t>
      </w:r>
      <w:r>
        <w:fldChar w:fldCharType="end"/>
      </w:r>
      <w:r>
        <w:fldChar w:fldCharType="begin"/>
      </w:r>
      <w:r>
        <w:rPr>
          <w:highlight w:val="lightGray"/>
        </w:rPr>
        <w:instrText>REF a225453 \h \w</w:instrText>
      </w:r>
      <w:r>
        <w:fldChar w:fldCharType="separate"/>
      </w:r>
      <w:r>
        <w:rPr>
          <w:highlight w:val="lightGray"/>
        </w:rPr>
        <w:t>12</w:t>
      </w:r>
      <w:r w:rsidRPr="00115CC2">
        <w:rPr>
          <w:highlight w:val="lightGray"/>
        </w:rPr>
        <w:t>.1</w:t>
      </w:r>
      <w:r>
        <w:fldChar w:fldCharType="end"/>
      </w:r>
      <w:r>
        <w:t>.</w:t>
      </w:r>
      <w:bookmarkEnd w:id="46"/>
    </w:p>
    <w:p w14:paraId="5E43EE3C" w14:textId="08FF9E09" w:rsidR="00392EBD" w:rsidRDefault="00392EBD" w:rsidP="00392EBD">
      <w:pPr>
        <w:pStyle w:val="DefinedTermPara"/>
        <w:tabs>
          <w:tab w:val="clear" w:pos="360"/>
          <w:tab w:val="num" w:pos="720"/>
        </w:tabs>
        <w:ind w:left="720" w:hanging="720"/>
        <w:rPr>
          <w:rStyle w:val="DefTerm"/>
        </w:rPr>
      </w:pPr>
      <w:bookmarkStart w:id="47" w:name="a263379"/>
      <w:r>
        <w:rPr>
          <w:rStyle w:val="DefTerm"/>
        </w:rPr>
        <w:t>Supplier Equipment</w:t>
      </w:r>
      <w:r>
        <w:t xml:space="preserve">: the hardware, tools, systems, cabling, devices or other equipment used by the Supplier or its subcontractors in the supply of the Services, including any items specified in </w:t>
      </w:r>
      <w:r>
        <w:fldChar w:fldCharType="begin"/>
      </w:r>
      <w:r>
        <w:rPr>
          <w:highlight w:val="lightGray"/>
        </w:rPr>
        <w:instrText>REF a326473 \h \w</w:instrText>
      </w:r>
      <w:r>
        <w:fldChar w:fldCharType="separate"/>
      </w:r>
      <w:r>
        <w:t>Schedule 1</w:t>
      </w:r>
      <w:r>
        <w:fldChar w:fldCharType="end"/>
      </w:r>
      <w:r>
        <w:t xml:space="preserve"> but excluding any items which are provided by Norton.</w:t>
      </w:r>
      <w:bookmarkEnd w:id="47"/>
    </w:p>
    <w:p w14:paraId="6F175DBE" w14:textId="0E44AE37" w:rsidR="00392EBD" w:rsidRPr="009812FA" w:rsidRDefault="00392EBD" w:rsidP="00115CC2">
      <w:pPr>
        <w:pStyle w:val="DefinedTermPara"/>
        <w:tabs>
          <w:tab w:val="clear" w:pos="360"/>
          <w:tab w:val="num" w:pos="720"/>
        </w:tabs>
        <w:ind w:left="720" w:hanging="720"/>
      </w:pPr>
      <w:bookmarkStart w:id="48" w:name="a545139"/>
      <w:r>
        <w:rPr>
          <w:rStyle w:val="DefTerm"/>
        </w:rPr>
        <w:t>Supplier Materials</w:t>
      </w:r>
      <w:r>
        <w:t>: all documents, information, software, items and other materials in any form created prior to the Effective Date or wholly outside the scope of this agreement by the Supplier or its suppliers or licensors and which are used to perform the Services or provided or made available to Norton in connection with this agreement.</w:t>
      </w:r>
      <w:r>
        <w:fldChar w:fldCharType="begin"/>
      </w:r>
      <w:r>
        <w:fldChar w:fldCharType="end"/>
      </w:r>
      <w:bookmarkEnd w:id="48"/>
    </w:p>
    <w:p w14:paraId="6E743C14" w14:textId="50A87502" w:rsidR="00392EBD" w:rsidRPr="00792E48" w:rsidRDefault="00392EBD" w:rsidP="00115CC2">
      <w:pPr>
        <w:pStyle w:val="DefinedTermPara"/>
        <w:tabs>
          <w:tab w:val="clear" w:pos="360"/>
          <w:tab w:val="num" w:pos="720"/>
        </w:tabs>
        <w:ind w:left="720" w:hanging="720"/>
      </w:pPr>
      <w:bookmarkStart w:id="49" w:name="a131873"/>
      <w:r>
        <w:rPr>
          <w:rStyle w:val="DefTerm"/>
        </w:rPr>
        <w:t>Supplier Personnel</w:t>
      </w:r>
      <w:r>
        <w:t xml:space="preserve">: all employees, workers, agents, consultants, contractors and other representatives of the Supplier, or any of its subcontractors, who are engaged in the performance of this agreement from time to time and </w:t>
      </w:r>
      <w:r>
        <w:rPr>
          <w:rStyle w:val="DefTerm"/>
        </w:rPr>
        <w:t>Supplier Person</w:t>
      </w:r>
      <w:r>
        <w:t xml:space="preserve"> means any of them.</w:t>
      </w:r>
      <w:bookmarkEnd w:id="49"/>
    </w:p>
    <w:p w14:paraId="7C31C76B" w14:textId="77777777" w:rsidR="00392EBD" w:rsidRDefault="00392EBD" w:rsidP="00115CC2">
      <w:pPr>
        <w:pStyle w:val="DefinedTermPara"/>
        <w:tabs>
          <w:tab w:val="clear" w:pos="360"/>
          <w:tab w:val="num" w:pos="720"/>
        </w:tabs>
        <w:ind w:left="720" w:hanging="720"/>
      </w:pPr>
      <w:bookmarkStart w:id="50" w:name="a993432"/>
      <w:r>
        <w:rPr>
          <w:rStyle w:val="DefTerm"/>
        </w:rPr>
        <w:t>Term</w:t>
      </w:r>
      <w:r>
        <w:t xml:space="preserve">: has the meaning given in </w:t>
      </w:r>
      <w:r>
        <w:fldChar w:fldCharType="begin"/>
      </w:r>
      <w:r>
        <w:instrText>PAGEREF a158252\# "'clause '"  \h</w:instrText>
      </w:r>
      <w:r>
        <w:fldChar w:fldCharType="separate"/>
      </w:r>
      <w:r>
        <w:rPr>
          <w:noProof/>
        </w:rPr>
        <w:t xml:space="preserve">clause </w:t>
      </w:r>
      <w:r>
        <w:fldChar w:fldCharType="end"/>
      </w:r>
      <w:r>
        <w:fldChar w:fldCharType="begin"/>
      </w:r>
      <w:r>
        <w:rPr>
          <w:highlight w:val="lightGray"/>
        </w:rPr>
        <w:instrText>REF a158252 \h \w</w:instrText>
      </w:r>
      <w:r>
        <w:fldChar w:fldCharType="separate"/>
      </w:r>
      <w:r w:rsidRPr="00115CC2">
        <w:rPr>
          <w:highlight w:val="lightGray"/>
        </w:rPr>
        <w:t>2.1</w:t>
      </w:r>
      <w:r>
        <w:fldChar w:fldCharType="end"/>
      </w:r>
      <w:r>
        <w:t>.</w:t>
      </w:r>
      <w:bookmarkEnd w:id="50"/>
    </w:p>
    <w:p w14:paraId="1CBC5354" w14:textId="2D384F67" w:rsidR="00392EBD" w:rsidRPr="00DC3F09" w:rsidRDefault="00392EBD" w:rsidP="00392EBD">
      <w:pPr>
        <w:pStyle w:val="DefinedTermPara"/>
        <w:tabs>
          <w:tab w:val="clear" w:pos="360"/>
          <w:tab w:val="num" w:pos="720"/>
        </w:tabs>
        <w:ind w:left="720" w:hanging="720"/>
      </w:pPr>
      <w:bookmarkStart w:id="51" w:name="a793301"/>
      <w:r>
        <w:rPr>
          <w:rStyle w:val="DefTerm"/>
        </w:rPr>
        <w:t>Third Party Materials</w:t>
      </w:r>
      <w:r>
        <w:t>:</w:t>
      </w:r>
      <w:r>
        <w:rPr>
          <w:rFonts w:asciiTheme="minorHAnsi" w:eastAsiaTheme="minorEastAsia" w:hAnsiTheme="minorHAnsi" w:cstheme="minorBidi"/>
          <w:szCs w:val="22"/>
          <w:lang w:eastAsia="en-GB"/>
        </w:rPr>
        <w:t xml:space="preserve"> </w:t>
      </w:r>
      <w:r>
        <w:t xml:space="preserve">all documents, information, software, items and other materials in any form belonging to a third party (other than an Affiliate of Norton) which the Supplier uses or wants to use in connection with the Services. </w:t>
      </w:r>
      <w:r>
        <w:fldChar w:fldCharType="begin"/>
      </w:r>
      <w:r>
        <w:fldChar w:fldCharType="end"/>
      </w:r>
      <w:bookmarkEnd w:id="51"/>
    </w:p>
    <w:p w14:paraId="7FD56FF0" w14:textId="03F375AC" w:rsidR="00392EBD" w:rsidRPr="00115CC2" w:rsidRDefault="00392EBD" w:rsidP="00115CC2">
      <w:pPr>
        <w:pStyle w:val="DefinedTermPara"/>
        <w:tabs>
          <w:tab w:val="clear" w:pos="360"/>
          <w:tab w:val="num" w:pos="720"/>
        </w:tabs>
        <w:ind w:left="720" w:hanging="720"/>
        <w:rPr>
          <w:rStyle w:val="DefTerm"/>
          <w:b w:val="0"/>
        </w:rPr>
      </w:pPr>
      <w:r>
        <w:rPr>
          <w:rStyle w:val="DefTerm"/>
          <w:bCs/>
        </w:rPr>
        <w:t>Work Package:</w:t>
      </w:r>
      <w:r w:rsidRPr="00F754D3">
        <w:rPr>
          <w:rStyle w:val="DefTerm"/>
        </w:rPr>
        <w:t xml:space="preserve"> a discrete package of Services with defined scope, deliverables, timeline, Project Objectives</w:t>
      </w:r>
      <w:r>
        <w:rPr>
          <w:rStyle w:val="DefTerm"/>
        </w:rPr>
        <w:t xml:space="preserve"> and</w:t>
      </w:r>
      <w:r w:rsidRPr="00F754D3">
        <w:rPr>
          <w:rStyle w:val="DefTerm"/>
        </w:rPr>
        <w:t xml:space="preserve"> </w:t>
      </w:r>
      <w:r>
        <w:rPr>
          <w:rStyle w:val="DefTerm"/>
          <w:b w:val="0"/>
        </w:rPr>
        <w:t>Completion</w:t>
      </w:r>
      <w:r w:rsidRPr="00F754D3">
        <w:rPr>
          <w:rStyle w:val="DefTerm"/>
        </w:rPr>
        <w:t xml:space="preserve"> Report requirements, as set out in Schedule 1 or agreed by the parties in writing following joint evaluation </w:t>
      </w:r>
      <w:r w:rsidRPr="00115CC2">
        <w:rPr>
          <w:rStyle w:val="DefTerm"/>
        </w:rPr>
        <w:t xml:space="preserve">and </w:t>
      </w:r>
      <w:r w:rsidRPr="00F754D3">
        <w:rPr>
          <w:rStyle w:val="DefTerm"/>
        </w:rPr>
        <w:t>planning.</w:t>
      </w:r>
    </w:p>
    <w:p w14:paraId="3A3453C2" w14:textId="1AB9416D" w:rsidR="00392EBD" w:rsidRPr="008B2B1D" w:rsidRDefault="00392EBD" w:rsidP="00115CC2">
      <w:pPr>
        <w:pStyle w:val="DefinedTermPara"/>
        <w:tabs>
          <w:tab w:val="clear" w:pos="360"/>
          <w:tab w:val="num" w:pos="720"/>
        </w:tabs>
        <w:ind w:left="720" w:hanging="720"/>
        <w:rPr>
          <w:bCs/>
        </w:rPr>
      </w:pPr>
      <w:bookmarkStart w:id="52" w:name="a944824"/>
      <w:r>
        <w:rPr>
          <w:rStyle w:val="DefTerm"/>
          <w:bCs/>
        </w:rPr>
        <w:lastRenderedPageBreak/>
        <w:t>VAT</w:t>
      </w:r>
      <w:r>
        <w:rPr>
          <w:bCs/>
        </w:rPr>
        <w:t>: value added tax or any equivalent tax chargeable in the UK or elsewhere.</w:t>
      </w:r>
      <w:bookmarkEnd w:id="52"/>
    </w:p>
    <w:p w14:paraId="047DFFD7" w14:textId="77777777" w:rsidR="00392EBD" w:rsidRDefault="00392EBD" w:rsidP="008F51D5">
      <w:pPr>
        <w:pStyle w:val="Untitledsubclause1"/>
        <w:numPr>
          <w:ilvl w:val="1"/>
          <w:numId w:val="24"/>
        </w:numPr>
      </w:pPr>
      <w:bookmarkStart w:id="53" w:name="a948609"/>
      <w:r>
        <w:t>Clause, Schedule and paragraph headings do not affect the interpretation of this agreement.</w:t>
      </w:r>
      <w:bookmarkEnd w:id="53"/>
    </w:p>
    <w:p w14:paraId="70CC7DB8" w14:textId="77777777" w:rsidR="00392EBD" w:rsidRDefault="00392EBD" w:rsidP="008F51D5">
      <w:pPr>
        <w:pStyle w:val="Untitledsubclause1"/>
        <w:numPr>
          <w:ilvl w:val="1"/>
          <w:numId w:val="24"/>
        </w:numPr>
      </w:pPr>
      <w:bookmarkStart w:id="54" w:name="a208110"/>
      <w:r>
        <w:t xml:space="preserve">A </w:t>
      </w:r>
      <w:r>
        <w:rPr>
          <w:rStyle w:val="DefTerm"/>
        </w:rPr>
        <w:t>person</w:t>
      </w:r>
      <w:r>
        <w:t xml:space="preserve"> includes a natural person, corporate or unincorporated body (</w:t>
      </w:r>
      <w:proofErr w:type="gramStart"/>
      <w:r>
        <w:t>whether or not</w:t>
      </w:r>
      <w:proofErr w:type="gramEnd"/>
      <w:r>
        <w:t xml:space="preserve"> having separate legal personality).</w:t>
      </w:r>
      <w:bookmarkEnd w:id="54"/>
    </w:p>
    <w:p w14:paraId="6FFFF8E5" w14:textId="77777777" w:rsidR="00392EBD" w:rsidRDefault="00392EBD" w:rsidP="008F51D5">
      <w:pPr>
        <w:pStyle w:val="Untitledsubclause1"/>
        <w:numPr>
          <w:ilvl w:val="1"/>
          <w:numId w:val="24"/>
        </w:numPr>
      </w:pPr>
      <w:bookmarkStart w:id="55" w:name="a850858"/>
      <w:r>
        <w:t>The Schedules form part of this agreement and have effect as if set out in full in the body of this agreement. Any reference to this agreement includes the Schedules.</w:t>
      </w:r>
      <w:bookmarkEnd w:id="55"/>
    </w:p>
    <w:p w14:paraId="49FC6F8A" w14:textId="77777777" w:rsidR="00392EBD" w:rsidRDefault="00392EBD" w:rsidP="008F51D5">
      <w:pPr>
        <w:pStyle w:val="Untitledsubclause1"/>
        <w:numPr>
          <w:ilvl w:val="1"/>
          <w:numId w:val="24"/>
        </w:numPr>
      </w:pPr>
      <w:bookmarkStart w:id="56" w:name="a348948"/>
      <w:r>
        <w:t xml:space="preserve">A reference to a </w:t>
      </w:r>
      <w:r>
        <w:rPr>
          <w:rStyle w:val="DefTerm"/>
        </w:rPr>
        <w:t>company</w:t>
      </w:r>
      <w:r>
        <w:t xml:space="preserve"> includes any company, corporation or other body corporate, wherever and however incorporated or established.</w:t>
      </w:r>
      <w:bookmarkEnd w:id="56"/>
    </w:p>
    <w:p w14:paraId="744FCED5" w14:textId="77777777" w:rsidR="00392EBD" w:rsidRDefault="00392EBD" w:rsidP="008F51D5">
      <w:pPr>
        <w:pStyle w:val="Untitledsubclause1"/>
        <w:numPr>
          <w:ilvl w:val="1"/>
          <w:numId w:val="24"/>
        </w:numPr>
      </w:pPr>
      <w:bookmarkStart w:id="57" w:name="a793613"/>
      <w:r>
        <w:t xml:space="preserve">Unless the context otherwise requires, words in the singular include the plural </w:t>
      </w:r>
      <w:proofErr w:type="gramStart"/>
      <w:r>
        <w:t>and in the plural</w:t>
      </w:r>
      <w:proofErr w:type="gramEnd"/>
      <w:r>
        <w:t xml:space="preserve"> include the singular.</w:t>
      </w:r>
      <w:bookmarkEnd w:id="57"/>
    </w:p>
    <w:p w14:paraId="34BEA915" w14:textId="3167EAA2" w:rsidR="00392EBD" w:rsidRDefault="00392EBD" w:rsidP="008F51D5">
      <w:pPr>
        <w:pStyle w:val="Untitledsubclause1"/>
        <w:numPr>
          <w:ilvl w:val="1"/>
          <w:numId w:val="24"/>
        </w:numPr>
      </w:pPr>
      <w:bookmarkStart w:id="58" w:name="a141434"/>
      <w:r>
        <w:t xml:space="preserve">This agreement is binding on and </w:t>
      </w:r>
      <w:proofErr w:type="spellStart"/>
      <w:r>
        <w:t>enures</w:t>
      </w:r>
      <w:proofErr w:type="spellEnd"/>
      <w:r>
        <w:t xml:space="preserve"> to the benefit of, the parties to this agreement and their respective personal representatives, successors and permitted assigns and references to any party include that party's personal representatives, successors and permitted assigns.</w:t>
      </w:r>
      <w:bookmarkEnd w:id="58"/>
    </w:p>
    <w:p w14:paraId="11694D18" w14:textId="435B9955" w:rsidR="00392EBD" w:rsidRDefault="00392EBD" w:rsidP="008F51D5">
      <w:pPr>
        <w:pStyle w:val="Untitledsubclause1"/>
        <w:numPr>
          <w:ilvl w:val="1"/>
          <w:numId w:val="24"/>
        </w:numPr>
      </w:pPr>
      <w:bookmarkStart w:id="59" w:name="a156945"/>
      <w:r>
        <w:t xml:space="preserve">Unless expressly provided otherwise in this agreement, a reference to legislation or a legislative provision: </w:t>
      </w:r>
      <w:bookmarkEnd w:id="59"/>
    </w:p>
    <w:p w14:paraId="0FBF499E" w14:textId="1F3DB195" w:rsidR="00392EBD" w:rsidRDefault="00392EBD" w:rsidP="008F51D5">
      <w:pPr>
        <w:pStyle w:val="Untitledsubclause2"/>
        <w:numPr>
          <w:ilvl w:val="2"/>
          <w:numId w:val="24"/>
        </w:numPr>
      </w:pPr>
      <w:bookmarkStart w:id="60" w:name="a851508"/>
      <w:r>
        <w:t>is a reference to it as amended, extended or re-enacted from time to time; and</w:t>
      </w:r>
      <w:bookmarkEnd w:id="60"/>
    </w:p>
    <w:p w14:paraId="3877F935" w14:textId="76FC780C" w:rsidR="00392EBD" w:rsidRDefault="00392EBD" w:rsidP="008F51D5">
      <w:pPr>
        <w:pStyle w:val="Untitledsubclause2"/>
        <w:numPr>
          <w:ilvl w:val="2"/>
          <w:numId w:val="24"/>
        </w:numPr>
      </w:pPr>
      <w:bookmarkStart w:id="61" w:name="a714047"/>
      <w:r>
        <w:t>includes all subordinate legislation made from time to time under that legislation or legislative provision.</w:t>
      </w:r>
      <w:bookmarkEnd w:id="61"/>
    </w:p>
    <w:p w14:paraId="6DA032AE" w14:textId="77777777" w:rsidR="00392EBD" w:rsidRDefault="00392EBD" w:rsidP="008F51D5">
      <w:pPr>
        <w:pStyle w:val="Untitledsubclause1"/>
        <w:numPr>
          <w:ilvl w:val="1"/>
          <w:numId w:val="24"/>
        </w:numPr>
      </w:pPr>
      <w:bookmarkStart w:id="62" w:name="a346828"/>
      <w:r>
        <w:t xml:space="preserve">A reference to </w:t>
      </w:r>
      <w:r>
        <w:rPr>
          <w:b/>
        </w:rPr>
        <w:t>writing</w:t>
      </w:r>
      <w:r>
        <w:t xml:space="preserve"> or </w:t>
      </w:r>
      <w:r>
        <w:rPr>
          <w:b/>
        </w:rPr>
        <w:t>written</w:t>
      </w:r>
      <w:r>
        <w:t xml:space="preserve"> excludes fax but not email.</w:t>
      </w:r>
      <w:bookmarkEnd w:id="62"/>
    </w:p>
    <w:p w14:paraId="35C5218A" w14:textId="77777777" w:rsidR="00392EBD" w:rsidRDefault="00392EBD" w:rsidP="008F51D5">
      <w:pPr>
        <w:pStyle w:val="Untitledsubclause1"/>
        <w:numPr>
          <w:ilvl w:val="1"/>
          <w:numId w:val="24"/>
        </w:numPr>
      </w:pPr>
      <w:bookmarkStart w:id="63" w:name="a532956"/>
      <w:r>
        <w:t>Any obligation on a party not to do something includes an obligation not to allow that thing to be done.</w:t>
      </w:r>
      <w:bookmarkEnd w:id="63"/>
    </w:p>
    <w:p w14:paraId="66A48D5D" w14:textId="77777777" w:rsidR="00392EBD" w:rsidRDefault="00392EBD" w:rsidP="008F51D5">
      <w:pPr>
        <w:pStyle w:val="Untitledsubclause1"/>
        <w:numPr>
          <w:ilvl w:val="1"/>
          <w:numId w:val="24"/>
        </w:numPr>
      </w:pPr>
      <w:bookmarkStart w:id="64" w:name="a567833"/>
      <w:r>
        <w:t xml:space="preserve">A reference to </w:t>
      </w:r>
      <w:r>
        <w:rPr>
          <w:b/>
        </w:rPr>
        <w:t>this agreement</w:t>
      </w:r>
      <w:r>
        <w:t xml:space="preserve"> or to any other agreement or document is a reference to this agreement or that other agreement or document, in each case as varied from time to time.</w:t>
      </w:r>
      <w:bookmarkEnd w:id="64"/>
    </w:p>
    <w:p w14:paraId="51D007A5" w14:textId="77777777" w:rsidR="00392EBD" w:rsidRDefault="00392EBD" w:rsidP="008F51D5">
      <w:pPr>
        <w:pStyle w:val="Untitledsubclause1"/>
        <w:numPr>
          <w:ilvl w:val="1"/>
          <w:numId w:val="24"/>
        </w:numPr>
      </w:pPr>
      <w:bookmarkStart w:id="65" w:name="a665573"/>
      <w:r>
        <w:t>References to clauses and Schedules are to the clauses and Schedules of this agreement and references to paragraphs are to paragraphs of the relevant Schedule.</w:t>
      </w:r>
      <w:bookmarkEnd w:id="65"/>
    </w:p>
    <w:p w14:paraId="34C21D22" w14:textId="77777777" w:rsidR="00392EBD" w:rsidRDefault="00392EBD" w:rsidP="008F51D5">
      <w:pPr>
        <w:pStyle w:val="Untitledsubclause1"/>
        <w:numPr>
          <w:ilvl w:val="1"/>
          <w:numId w:val="24"/>
        </w:numPr>
      </w:pPr>
      <w:bookmarkStart w:id="66" w:name="a383456"/>
      <w:r>
        <w:t xml:space="preserve">Any words following the terms </w:t>
      </w:r>
      <w:r>
        <w:rPr>
          <w:b/>
        </w:rPr>
        <w:t>including</w:t>
      </w:r>
      <w:r>
        <w:t xml:space="preserve">, </w:t>
      </w:r>
      <w:r>
        <w:rPr>
          <w:b/>
        </w:rPr>
        <w:t>include</w:t>
      </w:r>
      <w:proofErr w:type="gramStart"/>
      <w:r>
        <w:t xml:space="preserve">, </w:t>
      </w:r>
      <w:r>
        <w:rPr>
          <w:b/>
        </w:rPr>
        <w:t>in particular</w:t>
      </w:r>
      <w:r>
        <w:t xml:space="preserve">, </w:t>
      </w:r>
      <w:r>
        <w:rPr>
          <w:b/>
        </w:rPr>
        <w:t>for</w:t>
      </w:r>
      <w:proofErr w:type="gramEnd"/>
      <w:r>
        <w:rPr>
          <w:b/>
        </w:rPr>
        <w:t xml:space="preserve"> example</w:t>
      </w:r>
      <w:r>
        <w:t xml:space="preserve"> or any similar expression shall be interpreted as illustrative and shall not limit the sense of the words preceding those terms.</w:t>
      </w:r>
      <w:bookmarkEnd w:id="66"/>
    </w:p>
    <w:p w14:paraId="15E4732D" w14:textId="77777777" w:rsidR="00392EBD" w:rsidRDefault="00392EBD" w:rsidP="008F51D5">
      <w:pPr>
        <w:pStyle w:val="TitleClause"/>
        <w:numPr>
          <w:ilvl w:val="0"/>
          <w:numId w:val="24"/>
        </w:numPr>
      </w:pPr>
      <w:r>
        <w:lastRenderedPageBreak/>
        <w:fldChar w:fldCharType="begin"/>
      </w:r>
      <w:r>
        <w:instrText>TC "2. Commencement and duration" \l 1</w:instrText>
      </w:r>
      <w:r>
        <w:fldChar w:fldCharType="end"/>
      </w:r>
      <w:bookmarkStart w:id="67" w:name="_Toc256000001"/>
      <w:bookmarkStart w:id="68" w:name="a233985"/>
      <w:r>
        <w:t>Commencement and duration</w:t>
      </w:r>
      <w:bookmarkEnd w:id="67"/>
      <w:bookmarkEnd w:id="68"/>
    </w:p>
    <w:p w14:paraId="7823464F" w14:textId="01E0BE60" w:rsidR="00392EBD" w:rsidRDefault="00392EBD" w:rsidP="008F51D5">
      <w:pPr>
        <w:pStyle w:val="Untitledsubclause1"/>
        <w:numPr>
          <w:ilvl w:val="1"/>
          <w:numId w:val="24"/>
        </w:numPr>
      </w:pPr>
      <w:bookmarkStart w:id="69" w:name="a158252"/>
      <w:commentRangeStart w:id="70"/>
      <w:r>
        <w:t>This agreement starts on the date when it has been signed by all the parties (</w:t>
      </w:r>
      <w:r>
        <w:rPr>
          <w:rStyle w:val="DefTerm"/>
        </w:rPr>
        <w:t>Effective Date</w:t>
      </w:r>
      <w:r>
        <w:t xml:space="preserve">) and continues, unless terminated earlier in accordance with </w:t>
      </w:r>
      <w:r>
        <w:fldChar w:fldCharType="begin"/>
      </w:r>
      <w:r>
        <w:instrText>PAGEREF a725802\# "'clause '"  \h</w:instrText>
      </w:r>
      <w:r>
        <w:fldChar w:fldCharType="separate"/>
      </w:r>
      <w:r>
        <w:rPr>
          <w:noProof/>
        </w:rPr>
        <w:t xml:space="preserve">clause </w:t>
      </w:r>
      <w:r>
        <w:fldChar w:fldCharType="end"/>
      </w:r>
      <w:r>
        <w:fldChar w:fldCharType="begin"/>
      </w:r>
      <w:r>
        <w:rPr>
          <w:highlight w:val="lightGray"/>
        </w:rPr>
        <w:instrText>REF a725802 \h \w</w:instrText>
      </w:r>
      <w:r>
        <w:fldChar w:fldCharType="separate"/>
      </w:r>
      <w:r w:rsidRPr="00115CC2">
        <w:rPr>
          <w:highlight w:val="lightGray"/>
        </w:rPr>
        <w:t>19</w:t>
      </w:r>
      <w:r>
        <w:fldChar w:fldCharType="end"/>
      </w:r>
      <w:r>
        <w:t xml:space="preserve"> (Termination), until the completion of all existing Work Packages in relation to the Project.</w:t>
      </w:r>
      <w:bookmarkEnd w:id="69"/>
      <w:r>
        <w:t xml:space="preserve">  If the parties subsequently agree any further Work Package(s), this agreement shall be deemed to be extended until completion of such Work Package(s).</w:t>
      </w:r>
      <w:commentRangeEnd w:id="70"/>
      <w:r>
        <w:rPr>
          <w:rStyle w:val="CommentReference"/>
          <w:rFonts w:asciiTheme="minorHAnsi" w:eastAsiaTheme="minorHAnsi" w:hAnsiTheme="minorHAnsi" w:cstheme="minorBidi"/>
        </w:rPr>
        <w:commentReference w:id="70"/>
      </w:r>
    </w:p>
    <w:p w14:paraId="7C4D310B" w14:textId="2E1C62A8" w:rsidR="00392EBD" w:rsidRDefault="00392EBD" w:rsidP="008F51D5">
      <w:pPr>
        <w:pStyle w:val="Untitledsubclause1"/>
        <w:numPr>
          <w:ilvl w:val="1"/>
          <w:numId w:val="24"/>
        </w:numPr>
      </w:pPr>
      <w:bookmarkStart w:id="71" w:name="a447276"/>
      <w:r>
        <w:t>The Supplier shall provide the Services to Norton in accordance with this agreement from the Effective Date.</w:t>
      </w:r>
      <w:bookmarkEnd w:id="71"/>
    </w:p>
    <w:p w14:paraId="385F6603" w14:textId="06F211A9" w:rsidR="00392EBD" w:rsidRDefault="00392EBD" w:rsidP="008F51D5">
      <w:pPr>
        <w:pStyle w:val="TitleClause"/>
        <w:numPr>
          <w:ilvl w:val="0"/>
          <w:numId w:val="24"/>
        </w:numPr>
      </w:pPr>
      <w:r>
        <w:fldChar w:fldCharType="begin"/>
      </w:r>
      <w:r>
        <w:instrText>TC "3. Non-exclusivity and Customer Affiliates" \l 1</w:instrText>
      </w:r>
      <w:r>
        <w:fldChar w:fldCharType="end"/>
      </w:r>
      <w:bookmarkStart w:id="72" w:name="_Toc256000002"/>
      <w:bookmarkStart w:id="73" w:name="a278903"/>
      <w:r>
        <w:t>Non-exclusivity</w:t>
      </w:r>
      <w:r>
        <w:fldChar w:fldCharType="begin"/>
      </w:r>
      <w:r>
        <w:instrText>MACROBUTTON optional</w:instrText>
      </w:r>
      <w:r>
        <w:fldChar w:fldCharType="end"/>
      </w:r>
      <w:r>
        <w:t xml:space="preserve"> and Norton Affiliates</w:t>
      </w:r>
      <w:bookmarkEnd w:id="72"/>
      <w:bookmarkEnd w:id="73"/>
    </w:p>
    <w:p w14:paraId="3ED95409" w14:textId="5533EEDF" w:rsidR="00392EBD" w:rsidRDefault="00392EBD" w:rsidP="008F51D5">
      <w:pPr>
        <w:pStyle w:val="Untitledsubclause1"/>
        <w:numPr>
          <w:ilvl w:val="1"/>
          <w:numId w:val="24"/>
        </w:numPr>
      </w:pPr>
      <w:bookmarkStart w:id="74" w:name="a133939"/>
      <w:commentRangeStart w:id="75"/>
      <w:r>
        <w:t xml:space="preserve">The supply of Services under this agreement is not an exclusive arrangement. Norton may purchase services that are the same as or </w:t>
      </w:r>
      <w:proofErr w:type="gramStart"/>
      <w:r>
        <w:t>similar to</w:t>
      </w:r>
      <w:proofErr w:type="gramEnd"/>
      <w:r>
        <w:t xml:space="preserve"> the Services from any third party or provide them itself.</w:t>
      </w:r>
      <w:bookmarkEnd w:id="74"/>
      <w:commentRangeEnd w:id="75"/>
      <w:r>
        <w:rPr>
          <w:rStyle w:val="CommentReference"/>
          <w:rFonts w:asciiTheme="minorHAnsi" w:eastAsiaTheme="minorHAnsi" w:hAnsiTheme="minorHAnsi" w:cstheme="minorBidi"/>
        </w:rPr>
        <w:commentReference w:id="75"/>
      </w:r>
    </w:p>
    <w:p w14:paraId="3279BA08" w14:textId="445FBFF2" w:rsidR="00392EBD" w:rsidRDefault="00392EBD" w:rsidP="008F51D5">
      <w:pPr>
        <w:pStyle w:val="Untitledsubclause1"/>
        <w:numPr>
          <w:ilvl w:val="1"/>
          <w:numId w:val="24"/>
        </w:numPr>
      </w:pPr>
      <w:bookmarkStart w:id="76" w:name="a779103"/>
      <w:r>
        <w:t>Norton's Affiliates may receive Services under this agreement.</w:t>
      </w:r>
      <w:bookmarkEnd w:id="76"/>
    </w:p>
    <w:p w14:paraId="02E299CE" w14:textId="04992F69" w:rsidR="00392EBD" w:rsidRDefault="00392EBD" w:rsidP="008F51D5">
      <w:pPr>
        <w:pStyle w:val="Untitledsubclause1"/>
        <w:numPr>
          <w:ilvl w:val="1"/>
          <w:numId w:val="24"/>
        </w:numPr>
      </w:pPr>
      <w:bookmarkStart w:id="77" w:name="a241814"/>
      <w:commentRangeStart w:id="78"/>
      <w:r>
        <w:t xml:space="preserve">Norton </w:t>
      </w:r>
      <w:commentRangeEnd w:id="78"/>
      <w:r>
        <w:rPr>
          <w:rStyle w:val="CommentReference"/>
          <w:rFonts w:asciiTheme="minorHAnsi" w:eastAsiaTheme="minorHAnsi" w:hAnsiTheme="minorHAnsi" w:cstheme="minorBidi"/>
        </w:rPr>
        <w:commentReference w:id="78"/>
      </w:r>
      <w:r>
        <w:t>may require the Supplier to enter into a written agreement with any of its Affiliates that incorporates the terms of this agreement and creates a direct relationship between the Supplier and the Affiliate (</w:t>
      </w:r>
      <w:r>
        <w:rPr>
          <w:rStyle w:val="DefTerm"/>
        </w:rPr>
        <w:t>Adoption Agreement</w:t>
      </w:r>
      <w:r>
        <w:t>). Alternatively, Norton may require the Supplier to provide Services to an Affiliate without an Adoption Agreement in which case:</w:t>
      </w:r>
      <w:bookmarkEnd w:id="77"/>
    </w:p>
    <w:p w14:paraId="4A331F98" w14:textId="7FE057AB" w:rsidR="00392EBD" w:rsidRDefault="00392EBD" w:rsidP="008F51D5">
      <w:pPr>
        <w:pStyle w:val="Untitledsubclause2"/>
        <w:numPr>
          <w:ilvl w:val="2"/>
          <w:numId w:val="24"/>
        </w:numPr>
      </w:pPr>
      <w:bookmarkStart w:id="79" w:name="a843634"/>
      <w:r>
        <w:t xml:space="preserve">Norton shall procure that the Affiliate complies with the terms of this agreement as if it were a party to this agreement in place of </w:t>
      </w:r>
      <w:proofErr w:type="gramStart"/>
      <w:r>
        <w:t>Norton;</w:t>
      </w:r>
      <w:bookmarkEnd w:id="79"/>
      <w:proofErr w:type="gramEnd"/>
    </w:p>
    <w:p w14:paraId="264FE70F" w14:textId="5C903913" w:rsidR="00392EBD" w:rsidRDefault="00392EBD" w:rsidP="008F51D5">
      <w:pPr>
        <w:pStyle w:val="Untitledsubclause2"/>
        <w:numPr>
          <w:ilvl w:val="2"/>
          <w:numId w:val="24"/>
        </w:numPr>
      </w:pPr>
      <w:bookmarkStart w:id="80" w:name="a452337"/>
      <w:r>
        <w:t xml:space="preserve">Norton shall be liable for the acts and omissions of the Affiliate as if they were its own acts and </w:t>
      </w:r>
      <w:proofErr w:type="gramStart"/>
      <w:r>
        <w:t>omissions;</w:t>
      </w:r>
      <w:bookmarkEnd w:id="80"/>
      <w:proofErr w:type="gramEnd"/>
    </w:p>
    <w:p w14:paraId="625FF6F3" w14:textId="77777777" w:rsidR="00392EBD" w:rsidRDefault="00392EBD" w:rsidP="008F51D5">
      <w:pPr>
        <w:pStyle w:val="Untitledsubclause2"/>
        <w:numPr>
          <w:ilvl w:val="2"/>
          <w:numId w:val="24"/>
        </w:numPr>
      </w:pPr>
      <w:bookmarkStart w:id="81" w:name="a760812"/>
      <w:r>
        <w:t xml:space="preserve">the Supplier shall invoice the Affiliate for the Charges and other costs and expenses incurred in relation to the Services provided to the </w:t>
      </w:r>
      <w:proofErr w:type="gramStart"/>
      <w:r>
        <w:t>Affiliate;</w:t>
      </w:r>
      <w:bookmarkEnd w:id="81"/>
      <w:proofErr w:type="gramEnd"/>
    </w:p>
    <w:p w14:paraId="1691B394" w14:textId="54378AE4" w:rsidR="00392EBD" w:rsidRDefault="00392EBD" w:rsidP="008F51D5">
      <w:pPr>
        <w:pStyle w:val="Untitledsubclause2"/>
        <w:numPr>
          <w:ilvl w:val="2"/>
          <w:numId w:val="24"/>
        </w:numPr>
      </w:pPr>
      <w:bookmarkStart w:id="82" w:name="a736475"/>
      <w:r>
        <w:t>the Supplier shall deal with the Affiliate as if it were a party to this agreement in place of Norton. The Affiliate shall have the same rights as Norton under this agreement and may enforce its terms against the Supplier; and</w:t>
      </w:r>
      <w:bookmarkEnd w:id="82"/>
    </w:p>
    <w:p w14:paraId="6EA2EC6F" w14:textId="52F3B167" w:rsidR="00392EBD" w:rsidRDefault="00392EBD" w:rsidP="008F51D5">
      <w:pPr>
        <w:pStyle w:val="Untitledsubclause2"/>
        <w:numPr>
          <w:ilvl w:val="2"/>
          <w:numId w:val="24"/>
        </w:numPr>
      </w:pPr>
      <w:bookmarkStart w:id="83" w:name="a730466"/>
      <w:r>
        <w:t xml:space="preserve">Norton may, as agent and trustee, enforce the terms of this agreement on behalf of any of its Affiliates and for this purpose Norton may recover the Affiliate's Losses as if they were its own. In any case in which Norton does enforce any term in this agreement on behalf of an Affiliate under this </w:t>
      </w:r>
      <w:r>
        <w:fldChar w:fldCharType="begin"/>
      </w:r>
      <w:r>
        <w:instrText>PAGEREF a730466\# "'clause '"  \h</w:instrText>
      </w:r>
      <w:r>
        <w:fldChar w:fldCharType="separate"/>
      </w:r>
      <w:r>
        <w:rPr>
          <w:noProof/>
        </w:rPr>
        <w:t xml:space="preserve">clause </w:t>
      </w:r>
      <w:r>
        <w:fldChar w:fldCharType="end"/>
      </w:r>
      <w:r>
        <w:fldChar w:fldCharType="begin"/>
      </w:r>
      <w:r>
        <w:rPr>
          <w:highlight w:val="lightGray"/>
        </w:rPr>
        <w:instrText>REF a730466 \h \w</w:instrText>
      </w:r>
      <w:r>
        <w:fldChar w:fldCharType="separate"/>
      </w:r>
      <w:r w:rsidRPr="00115CC2">
        <w:rPr>
          <w:highlight w:val="lightGray"/>
        </w:rPr>
        <w:t>3.3(e)</w:t>
      </w:r>
      <w:r>
        <w:fldChar w:fldCharType="end"/>
      </w:r>
      <w:r>
        <w:t xml:space="preserve">, that Affiliate may not exercise its rights under </w:t>
      </w:r>
      <w:r>
        <w:fldChar w:fldCharType="begin"/>
      </w:r>
      <w:r>
        <w:instrText>PAGEREF a736475\# "'clause '"  \h</w:instrText>
      </w:r>
      <w:r>
        <w:fldChar w:fldCharType="separate"/>
      </w:r>
      <w:r>
        <w:rPr>
          <w:noProof/>
        </w:rPr>
        <w:t xml:space="preserve">clause </w:t>
      </w:r>
      <w:r>
        <w:fldChar w:fldCharType="end"/>
      </w:r>
      <w:r>
        <w:fldChar w:fldCharType="begin"/>
      </w:r>
      <w:r>
        <w:rPr>
          <w:highlight w:val="lightGray"/>
        </w:rPr>
        <w:instrText>REF a736475 \h \w</w:instrText>
      </w:r>
      <w:r>
        <w:fldChar w:fldCharType="separate"/>
      </w:r>
      <w:r w:rsidRPr="00115CC2">
        <w:rPr>
          <w:highlight w:val="lightGray"/>
        </w:rPr>
        <w:t>3.3(d)</w:t>
      </w:r>
      <w:r>
        <w:fldChar w:fldCharType="end"/>
      </w:r>
      <w:r>
        <w:t>.]</w:t>
      </w:r>
      <w:bookmarkEnd w:id="83"/>
    </w:p>
    <w:p w14:paraId="7B555CF3" w14:textId="77777777" w:rsidR="00392EBD" w:rsidRPr="00A648F9" w:rsidRDefault="00392EBD" w:rsidP="008F51D5">
      <w:pPr>
        <w:pStyle w:val="TitleClause"/>
        <w:numPr>
          <w:ilvl w:val="0"/>
          <w:numId w:val="24"/>
        </w:numPr>
      </w:pPr>
      <w:r>
        <w:fldChar w:fldCharType="begin"/>
      </w:r>
      <w:r>
        <w:instrText>TC "4. Supplier's responsibilities" \l 1</w:instrText>
      </w:r>
      <w:r>
        <w:fldChar w:fldCharType="end"/>
      </w:r>
      <w:bookmarkStart w:id="84" w:name="_Toc256000003"/>
      <w:bookmarkStart w:id="85" w:name="a779361"/>
      <w:r>
        <w:t xml:space="preserve">Supplier's </w:t>
      </w:r>
      <w:commentRangeStart w:id="86"/>
      <w:r>
        <w:t>responsibilities</w:t>
      </w:r>
      <w:bookmarkEnd w:id="84"/>
      <w:bookmarkEnd w:id="85"/>
      <w:commentRangeEnd w:id="86"/>
      <w:r>
        <w:rPr>
          <w:rStyle w:val="CommentReference"/>
          <w:rFonts w:asciiTheme="minorHAnsi" w:eastAsiaTheme="minorHAnsi" w:hAnsiTheme="minorHAnsi" w:cstheme="minorBidi"/>
          <w:b w:val="0"/>
          <w:kern w:val="2"/>
        </w:rPr>
        <w:commentReference w:id="86"/>
      </w:r>
    </w:p>
    <w:p w14:paraId="14DBD595" w14:textId="77777777" w:rsidR="00392EBD" w:rsidRDefault="00392EBD" w:rsidP="008F51D5">
      <w:pPr>
        <w:pStyle w:val="Untitledsubclause1"/>
        <w:numPr>
          <w:ilvl w:val="1"/>
          <w:numId w:val="24"/>
        </w:numPr>
      </w:pPr>
      <w:bookmarkStart w:id="87" w:name="a735943"/>
      <w:r>
        <w:t>The Supplier shall:</w:t>
      </w:r>
      <w:bookmarkEnd w:id="87"/>
    </w:p>
    <w:p w14:paraId="509D7FFB" w14:textId="77777777" w:rsidR="00392EBD" w:rsidRDefault="00392EBD" w:rsidP="008F51D5">
      <w:pPr>
        <w:pStyle w:val="Untitledsubclause2"/>
        <w:numPr>
          <w:ilvl w:val="2"/>
          <w:numId w:val="24"/>
        </w:numPr>
      </w:pPr>
      <w:bookmarkStart w:id="88" w:name="a475991"/>
      <w:r>
        <w:t xml:space="preserve">provide the Services and Deliverables in accordance with the terms and conditions of this </w:t>
      </w:r>
      <w:proofErr w:type="gramStart"/>
      <w:r>
        <w:t>agreement;</w:t>
      </w:r>
      <w:proofErr w:type="gramEnd"/>
      <w:r>
        <w:t xml:space="preserve"> </w:t>
      </w:r>
      <w:bookmarkEnd w:id="88"/>
    </w:p>
    <w:p w14:paraId="4543ABA1" w14:textId="00640138" w:rsidR="00392EBD" w:rsidRDefault="00392EBD" w:rsidP="008F51D5">
      <w:pPr>
        <w:pStyle w:val="Untitledsubclause2"/>
        <w:numPr>
          <w:ilvl w:val="2"/>
          <w:numId w:val="24"/>
        </w:numPr>
      </w:pPr>
      <w:bookmarkStart w:id="89" w:name="a706810"/>
      <w:commentRangeStart w:id="90"/>
      <w:r>
        <w:lastRenderedPageBreak/>
        <w:t xml:space="preserve">ensure that the Services and Deliverables conform to the Project Objectives, specifications, requirements and standards set out in </w:t>
      </w:r>
      <w:r>
        <w:fldChar w:fldCharType="begin"/>
      </w:r>
      <w:r>
        <w:rPr>
          <w:highlight w:val="lightGray"/>
        </w:rPr>
        <w:instrText>REF a326473 \h \w</w:instrText>
      </w:r>
      <w:r>
        <w:fldChar w:fldCharType="separate"/>
      </w:r>
      <w:r>
        <w:t>Schedule 1</w:t>
      </w:r>
      <w:r>
        <w:fldChar w:fldCharType="end"/>
      </w:r>
      <w:r>
        <w:t xml:space="preserve"> and that the Deliverables are fit for any purpose expressly or implicitly made known to the Supplier by Norton;</w:t>
      </w:r>
      <w:bookmarkEnd w:id="89"/>
      <w:commentRangeEnd w:id="90"/>
      <w:r>
        <w:rPr>
          <w:rStyle w:val="CommentReference"/>
          <w:rFonts w:asciiTheme="minorHAnsi" w:eastAsiaTheme="minorHAnsi" w:hAnsiTheme="minorHAnsi" w:cstheme="minorBidi"/>
        </w:rPr>
        <w:commentReference w:id="90"/>
      </w:r>
    </w:p>
    <w:p w14:paraId="501C2B76" w14:textId="75A891C9" w:rsidR="00392EBD" w:rsidRDefault="00392EBD" w:rsidP="008F51D5">
      <w:pPr>
        <w:pStyle w:val="Untitledsubclause2"/>
        <w:numPr>
          <w:ilvl w:val="2"/>
          <w:numId w:val="24"/>
        </w:numPr>
      </w:pPr>
      <w:bookmarkStart w:id="91" w:name="a222126"/>
      <w:r>
        <w:t xml:space="preserve">perform the Services with the care, skill and diligence expected from a supplier highly skilled and experienced in providing services similar to the </w:t>
      </w:r>
      <w:proofErr w:type="gramStart"/>
      <w:r>
        <w:t>Services;</w:t>
      </w:r>
      <w:bookmarkEnd w:id="91"/>
      <w:proofErr w:type="gramEnd"/>
    </w:p>
    <w:p w14:paraId="63BC1DE4" w14:textId="400EE9F2" w:rsidR="00392EBD" w:rsidRDefault="00392EBD" w:rsidP="008F51D5">
      <w:pPr>
        <w:pStyle w:val="Untitledsubclause2"/>
        <w:numPr>
          <w:ilvl w:val="2"/>
          <w:numId w:val="24"/>
        </w:numPr>
      </w:pPr>
      <w:bookmarkStart w:id="92" w:name="a218575"/>
      <w:r>
        <w:t xml:space="preserve">ensure that the Deliverables and all goods, materials, standards and techniques used in providing the Services, are of the standard expected of a market-leading provider of similar services and are free from defects in workmanship, installation and design in all material </w:t>
      </w:r>
      <w:proofErr w:type="gramStart"/>
      <w:r>
        <w:t>respects;</w:t>
      </w:r>
      <w:proofErr w:type="gramEnd"/>
      <w:r>
        <w:t xml:space="preserve"> </w:t>
      </w:r>
      <w:bookmarkEnd w:id="92"/>
    </w:p>
    <w:p w14:paraId="42D38D5E" w14:textId="06EC3713" w:rsidR="00392EBD" w:rsidRDefault="00392EBD" w:rsidP="008F51D5">
      <w:pPr>
        <w:pStyle w:val="Untitledsubclause2"/>
        <w:numPr>
          <w:ilvl w:val="2"/>
          <w:numId w:val="24"/>
        </w:numPr>
      </w:pPr>
      <w:bookmarkStart w:id="93" w:name="a406431"/>
      <w:r>
        <w:t xml:space="preserve">co-operate with Norton in all matters relating to the Services and comply with Norton's reasonable instructions as to the performance of the </w:t>
      </w:r>
      <w:proofErr w:type="gramStart"/>
      <w:r>
        <w:t>Services;</w:t>
      </w:r>
      <w:bookmarkEnd w:id="93"/>
      <w:proofErr w:type="gramEnd"/>
    </w:p>
    <w:p w14:paraId="48E32B4F" w14:textId="3FB8C983" w:rsidR="00392EBD" w:rsidRDefault="00392EBD" w:rsidP="008F51D5">
      <w:pPr>
        <w:pStyle w:val="Untitledsubclause2"/>
        <w:numPr>
          <w:ilvl w:val="2"/>
          <w:numId w:val="24"/>
        </w:numPr>
      </w:pPr>
      <w:bookmarkStart w:id="94" w:name="a820257"/>
      <w:r>
        <w:t>provide Norton with information, advice and training as reasonably required by Norton to make effective use of the Services;</w:t>
      </w:r>
      <w:r>
        <w:fldChar w:fldCharType="begin"/>
      </w:r>
      <w:r>
        <w:fldChar w:fldCharType="end"/>
      </w:r>
      <w:bookmarkEnd w:id="94"/>
    </w:p>
    <w:p w14:paraId="4E015F93" w14:textId="0E128CA2" w:rsidR="00392EBD" w:rsidRDefault="00392EBD" w:rsidP="008F51D5">
      <w:pPr>
        <w:pStyle w:val="Untitledsubclause2"/>
        <w:numPr>
          <w:ilvl w:val="2"/>
          <w:numId w:val="24"/>
        </w:numPr>
      </w:pPr>
      <w:bookmarkStart w:id="95" w:name="a508523"/>
      <w:r>
        <w:t xml:space="preserve">maintain all licences, consents and permissions needed to supply the Services in accordance with this agreement, excluding any licences, consents and permissions that Norton has agreed in writing to </w:t>
      </w:r>
      <w:proofErr w:type="gramStart"/>
      <w:r>
        <w:t>maintain;</w:t>
      </w:r>
      <w:proofErr w:type="gramEnd"/>
      <w:r>
        <w:t xml:space="preserve"> </w:t>
      </w:r>
      <w:bookmarkEnd w:id="95"/>
    </w:p>
    <w:p w14:paraId="25BC5721" w14:textId="32A67B94" w:rsidR="00392EBD" w:rsidRDefault="00392EBD" w:rsidP="008F51D5">
      <w:pPr>
        <w:pStyle w:val="Untitledsubclause2"/>
        <w:numPr>
          <w:ilvl w:val="2"/>
          <w:numId w:val="24"/>
        </w:numPr>
      </w:pPr>
      <w:bookmarkStart w:id="96" w:name="a824594"/>
      <w:r>
        <w:t xml:space="preserve">hold all Norton Materials in safe custody at its own risk and maintain Norton Materials in good condition until returned to Norton and not dispose of or use Norton Materials other than in accordance with Norton's written instructions or </w:t>
      </w:r>
      <w:proofErr w:type="gramStart"/>
      <w:r>
        <w:t>authorisations;</w:t>
      </w:r>
      <w:bookmarkEnd w:id="96"/>
      <w:proofErr w:type="gramEnd"/>
    </w:p>
    <w:p w14:paraId="456766D4" w14:textId="522F568A" w:rsidR="00392EBD" w:rsidRDefault="00392EBD" w:rsidP="008F51D5">
      <w:pPr>
        <w:pStyle w:val="Untitledsubclause2"/>
        <w:numPr>
          <w:ilvl w:val="2"/>
          <w:numId w:val="24"/>
        </w:numPr>
      </w:pPr>
      <w:bookmarkStart w:id="97" w:name="a440369"/>
      <w:r>
        <w:t xml:space="preserve">take good care of Norton Equipment in its possession or </w:t>
      </w:r>
      <w:proofErr w:type="gramStart"/>
      <w:r>
        <w:t>control;</w:t>
      </w:r>
      <w:bookmarkEnd w:id="97"/>
      <w:proofErr w:type="gramEnd"/>
    </w:p>
    <w:p w14:paraId="2AE0A4B0" w14:textId="76A2B5B9" w:rsidR="00392EBD" w:rsidRDefault="00392EBD" w:rsidP="008F51D5">
      <w:pPr>
        <w:pStyle w:val="Untitledsubclause2"/>
        <w:numPr>
          <w:ilvl w:val="2"/>
          <w:numId w:val="24"/>
        </w:numPr>
      </w:pPr>
      <w:bookmarkStart w:id="98" w:name="a240611"/>
      <w:r>
        <w:t xml:space="preserve">not do or omit to do anything which may cause Norton to lose any licence, authority, consent or permission on which it relies for the purposes of conducting its </w:t>
      </w:r>
      <w:proofErr w:type="gramStart"/>
      <w:r>
        <w:t>business;</w:t>
      </w:r>
      <w:bookmarkEnd w:id="98"/>
      <w:proofErr w:type="gramEnd"/>
    </w:p>
    <w:p w14:paraId="071ACD55" w14:textId="5AB669D9" w:rsidR="00392EBD" w:rsidRDefault="00392EBD" w:rsidP="008F51D5">
      <w:pPr>
        <w:pStyle w:val="Untitledsubclause2"/>
        <w:numPr>
          <w:ilvl w:val="2"/>
          <w:numId w:val="24"/>
        </w:numPr>
      </w:pPr>
      <w:bookmarkStart w:id="99" w:name="a685878"/>
      <w:r>
        <w:t xml:space="preserve">notify Norton in writing immediately on the occurrence of a change of control of the </w:t>
      </w:r>
      <w:proofErr w:type="gramStart"/>
      <w:r>
        <w:t>Supplier;</w:t>
      </w:r>
      <w:proofErr w:type="gramEnd"/>
      <w:r>
        <w:t xml:space="preserve"> </w:t>
      </w:r>
      <w:bookmarkEnd w:id="99"/>
    </w:p>
    <w:p w14:paraId="2A43DDBE" w14:textId="77777777" w:rsidR="00392EBD" w:rsidRDefault="00392EBD" w:rsidP="008F51D5">
      <w:pPr>
        <w:pStyle w:val="Untitledsubclause2"/>
        <w:numPr>
          <w:ilvl w:val="2"/>
          <w:numId w:val="24"/>
        </w:numPr>
      </w:pPr>
      <w:bookmarkStart w:id="100" w:name="a961641"/>
      <w:commentRangeStart w:id="101"/>
      <w:r>
        <w:t>work co-operatively with Norton's technical teams and provide regular access to personnel as reasonably required for the performance of the Services;</w:t>
      </w:r>
      <w:r w:rsidRPr="00571880">
        <w:t xml:space="preserve"> </w:t>
      </w:r>
      <w:r>
        <w:t>and</w:t>
      </w:r>
    </w:p>
    <w:p w14:paraId="089E8DC8" w14:textId="77777777" w:rsidR="00392EBD" w:rsidRDefault="00392EBD" w:rsidP="008F51D5">
      <w:pPr>
        <w:pStyle w:val="Untitledsubclause2"/>
        <w:numPr>
          <w:ilvl w:val="2"/>
          <w:numId w:val="24"/>
        </w:numPr>
      </w:pPr>
      <w:r>
        <w:t>follow the Development Approach including Work Package planning, regular reviews and retrospectives.</w:t>
      </w:r>
      <w:commentRangeEnd w:id="101"/>
      <w:r>
        <w:rPr>
          <w:rStyle w:val="CommentReference"/>
          <w:rFonts w:asciiTheme="minorHAnsi" w:eastAsiaTheme="minorHAnsi" w:hAnsiTheme="minorHAnsi" w:cstheme="minorBidi"/>
        </w:rPr>
        <w:commentReference w:id="101"/>
      </w:r>
    </w:p>
    <w:p w14:paraId="45B1D745" w14:textId="77777777" w:rsidR="00392EBD" w:rsidRDefault="00392EBD" w:rsidP="008F51D5">
      <w:pPr>
        <w:pStyle w:val="TitleClause"/>
        <w:numPr>
          <w:ilvl w:val="0"/>
          <w:numId w:val="24"/>
        </w:numPr>
      </w:pPr>
      <w:commentRangeStart w:id="102"/>
      <w:r>
        <w:t>Work Package Governance</w:t>
      </w:r>
      <w:commentRangeEnd w:id="102"/>
      <w:r>
        <w:rPr>
          <w:rStyle w:val="CommentReference"/>
          <w:rFonts w:asciiTheme="minorHAnsi" w:eastAsiaTheme="minorHAnsi" w:hAnsiTheme="minorHAnsi" w:cstheme="minorBidi"/>
          <w:b w:val="0"/>
          <w:kern w:val="2"/>
        </w:rPr>
        <w:commentReference w:id="102"/>
      </w:r>
    </w:p>
    <w:p w14:paraId="529C52F3" w14:textId="77777777" w:rsidR="00392EBD" w:rsidRDefault="00392EBD" w:rsidP="008F51D5">
      <w:pPr>
        <w:pStyle w:val="Untitledsubclause1"/>
        <w:numPr>
          <w:ilvl w:val="1"/>
          <w:numId w:val="24"/>
        </w:numPr>
      </w:pPr>
      <w:r>
        <w:t>The parties shall agree each Work Package in writing before the Supplier commences work on it, in accordance with the process set out in Schedule 5 (Development Approach and Work Packages).</w:t>
      </w:r>
    </w:p>
    <w:p w14:paraId="522708CC" w14:textId="77777777" w:rsidR="00392EBD" w:rsidRDefault="00392EBD" w:rsidP="008F51D5">
      <w:pPr>
        <w:pStyle w:val="Untitledsubclause1"/>
        <w:numPr>
          <w:ilvl w:val="1"/>
          <w:numId w:val="24"/>
        </w:numPr>
      </w:pPr>
      <w:r>
        <w:t>Each agreed Work Package shall specify the scope, deliverables, timeline, resources, budget and acceptance criteria for that package of Services.</w:t>
      </w:r>
    </w:p>
    <w:bookmarkEnd w:id="100"/>
    <w:p w14:paraId="3E894FC1" w14:textId="77777777" w:rsidR="00392EBD" w:rsidRDefault="00392EBD" w:rsidP="008F51D5">
      <w:pPr>
        <w:pStyle w:val="TitleClause"/>
        <w:numPr>
          <w:ilvl w:val="0"/>
          <w:numId w:val="24"/>
        </w:numPr>
      </w:pPr>
      <w:r>
        <w:lastRenderedPageBreak/>
        <w:fldChar w:fldCharType="begin"/>
      </w:r>
      <w:r>
        <w:instrText>TC "5. Supplier Personnel" \l 1</w:instrText>
      </w:r>
      <w:r>
        <w:fldChar w:fldCharType="end"/>
      </w:r>
      <w:bookmarkStart w:id="103" w:name="_Toc256000004"/>
      <w:bookmarkStart w:id="104" w:name="a791943"/>
      <w:r>
        <w:t>Supplier Personnel</w:t>
      </w:r>
      <w:bookmarkEnd w:id="103"/>
      <w:bookmarkEnd w:id="104"/>
    </w:p>
    <w:p w14:paraId="34C56A31" w14:textId="77777777" w:rsidR="00392EBD" w:rsidRDefault="00392EBD" w:rsidP="008F51D5">
      <w:pPr>
        <w:pStyle w:val="Untitledsubclause1"/>
        <w:numPr>
          <w:ilvl w:val="1"/>
          <w:numId w:val="24"/>
        </w:numPr>
      </w:pPr>
      <w:bookmarkStart w:id="105" w:name="a519992"/>
      <w:r>
        <w:t>The Supplier shall ensure that the Supplier Personnel:</w:t>
      </w:r>
      <w:bookmarkEnd w:id="105"/>
    </w:p>
    <w:p w14:paraId="1487B3CB" w14:textId="0F440AAB" w:rsidR="00392EBD" w:rsidRDefault="00392EBD" w:rsidP="008F51D5">
      <w:pPr>
        <w:pStyle w:val="Untitledsubclause2"/>
        <w:numPr>
          <w:ilvl w:val="2"/>
          <w:numId w:val="24"/>
        </w:numPr>
      </w:pPr>
      <w:bookmarkStart w:id="106" w:name="a792245"/>
      <w:r>
        <w:t xml:space="preserve">have suitable skills and experience to enable them to perform the tasks assigned to them and have been adequately trained in the provision of the </w:t>
      </w:r>
      <w:proofErr w:type="gramStart"/>
      <w:r>
        <w:t>Services;</w:t>
      </w:r>
      <w:bookmarkEnd w:id="106"/>
      <w:proofErr w:type="gramEnd"/>
    </w:p>
    <w:p w14:paraId="35092BFE" w14:textId="0BD5985C" w:rsidR="00392EBD" w:rsidRDefault="00392EBD" w:rsidP="008F51D5">
      <w:pPr>
        <w:pStyle w:val="Untitledsubclause2"/>
        <w:numPr>
          <w:ilvl w:val="2"/>
          <w:numId w:val="24"/>
        </w:numPr>
      </w:pPr>
      <w:bookmarkStart w:id="107" w:name="a309577"/>
      <w:r>
        <w:t xml:space="preserve">hold all licences, permits, visas and consents required for the proper performance of this agreement, including the right to work in all relevant jurisdictions and have been properly screened and vetted by the Supplier to ensure they are fit for the positions that they are in; </w:t>
      </w:r>
      <w:r>
        <w:fldChar w:fldCharType="begin"/>
      </w:r>
      <w:r>
        <w:fldChar w:fldCharType="end"/>
      </w:r>
      <w:bookmarkEnd w:id="107"/>
    </w:p>
    <w:p w14:paraId="3BE9806C" w14:textId="573485B5" w:rsidR="00392EBD" w:rsidRDefault="00392EBD" w:rsidP="008F51D5">
      <w:pPr>
        <w:pStyle w:val="Untitledsubclause2"/>
        <w:numPr>
          <w:ilvl w:val="2"/>
          <w:numId w:val="24"/>
        </w:numPr>
      </w:pPr>
      <w:bookmarkStart w:id="108" w:name="a481508"/>
      <w:r>
        <w:t>observe all health and safety rules and regulations and all reasonable security requirements that apply from time to time at Norton's premises they access; and</w:t>
      </w:r>
      <w:bookmarkEnd w:id="108"/>
    </w:p>
    <w:p w14:paraId="07F07E36" w14:textId="77777777" w:rsidR="00392EBD" w:rsidRDefault="00392EBD" w:rsidP="008F51D5">
      <w:pPr>
        <w:pStyle w:val="Untitledsubclause2"/>
        <w:numPr>
          <w:ilvl w:val="2"/>
          <w:numId w:val="24"/>
        </w:numPr>
      </w:pPr>
      <w:bookmarkStart w:id="109" w:name="a745168"/>
      <w:r>
        <w:t>are in sufficient number to enable the Supplier to fulfil its obligations under this agreement.</w:t>
      </w:r>
      <w:bookmarkEnd w:id="109"/>
    </w:p>
    <w:p w14:paraId="3026A254" w14:textId="1234EACA" w:rsidR="00392EBD" w:rsidRDefault="00392EBD" w:rsidP="008F51D5">
      <w:pPr>
        <w:pStyle w:val="Untitledsubclause1"/>
        <w:numPr>
          <w:ilvl w:val="1"/>
          <w:numId w:val="24"/>
        </w:numPr>
      </w:pPr>
      <w:bookmarkStart w:id="110" w:name="a324549"/>
      <w:commentRangeStart w:id="111"/>
      <w:r>
        <w:t xml:space="preserve">If Norton </w:t>
      </w:r>
      <w:commentRangeEnd w:id="111"/>
      <w:r>
        <w:rPr>
          <w:rStyle w:val="CommentReference"/>
          <w:rFonts w:asciiTheme="minorHAnsi" w:eastAsiaTheme="minorHAnsi" w:hAnsiTheme="minorHAnsi" w:cstheme="minorBidi"/>
        </w:rPr>
        <w:commentReference w:id="111"/>
      </w:r>
      <w:r>
        <w:t xml:space="preserve">(acting reasonably) believes that any Supplier Person is not performing the Services properly or effectively or is disruptive to Norton's business, Norton may require the Supplier to remove that Supplier Person from Norton's account and ensure they cease to be involved in the Services. The Supplier shall promptly do so at its cost and </w:t>
      </w:r>
      <w:proofErr w:type="gramStart"/>
      <w:r>
        <w:t>without  interruption</w:t>
      </w:r>
      <w:proofErr w:type="gramEnd"/>
      <w:r>
        <w:t xml:space="preserve"> to the Services</w:t>
      </w:r>
      <w:r>
        <w:fldChar w:fldCharType="begin"/>
      </w:r>
      <w:r>
        <w:instrText>MACROBUTTON optional</w:instrText>
      </w:r>
      <w:r>
        <w:fldChar w:fldCharType="end"/>
      </w:r>
      <w:r>
        <w:t>.</w:t>
      </w:r>
      <w:bookmarkEnd w:id="110"/>
    </w:p>
    <w:p w14:paraId="552E39A5" w14:textId="13200F64" w:rsidR="00392EBD" w:rsidRDefault="00392EBD" w:rsidP="008F51D5">
      <w:pPr>
        <w:pStyle w:val="Untitledsubclause1"/>
        <w:numPr>
          <w:ilvl w:val="1"/>
          <w:numId w:val="24"/>
        </w:numPr>
      </w:pPr>
      <w:bookmarkStart w:id="112" w:name="a190192"/>
      <w:r>
        <w:t>The Supplier shall:</w:t>
      </w:r>
      <w:r>
        <w:fldChar w:fldCharType="begin"/>
      </w:r>
      <w:r>
        <w:instrText>MACROBUTTON optional</w:instrText>
      </w:r>
      <w:r>
        <w:fldChar w:fldCharType="end"/>
      </w:r>
      <w:bookmarkEnd w:id="112"/>
    </w:p>
    <w:p w14:paraId="69665391" w14:textId="334D4BAB" w:rsidR="00392EBD" w:rsidRDefault="00392EBD" w:rsidP="008F51D5">
      <w:pPr>
        <w:pStyle w:val="Untitledsubclause2"/>
        <w:numPr>
          <w:ilvl w:val="2"/>
          <w:numId w:val="24"/>
        </w:numPr>
      </w:pPr>
      <w:bookmarkStart w:id="113" w:name="a277765"/>
      <w:r>
        <w:t xml:space="preserve">use the </w:t>
      </w:r>
      <w:commentRangeStart w:id="114"/>
      <w:r>
        <w:t xml:space="preserve">Key Personnel </w:t>
      </w:r>
      <w:commentRangeEnd w:id="114"/>
      <w:r>
        <w:rPr>
          <w:rStyle w:val="CommentReference"/>
          <w:rFonts w:asciiTheme="minorHAnsi" w:eastAsiaTheme="minorHAnsi" w:hAnsiTheme="minorHAnsi" w:cstheme="minorBidi"/>
        </w:rPr>
        <w:commentReference w:id="114"/>
      </w:r>
      <w:r>
        <w:t xml:space="preserve">in the provision of the </w:t>
      </w:r>
      <w:proofErr w:type="gramStart"/>
      <w:r>
        <w:t>Services;</w:t>
      </w:r>
      <w:bookmarkEnd w:id="113"/>
      <w:proofErr w:type="gramEnd"/>
    </w:p>
    <w:p w14:paraId="15A0DFB5" w14:textId="50F87A3A" w:rsidR="00392EBD" w:rsidRDefault="00392EBD" w:rsidP="008F51D5">
      <w:pPr>
        <w:pStyle w:val="Untitledsubclause2"/>
        <w:numPr>
          <w:ilvl w:val="2"/>
          <w:numId w:val="24"/>
        </w:numPr>
      </w:pPr>
      <w:bookmarkStart w:id="115" w:name="a852315"/>
      <w:r>
        <w:t xml:space="preserve">promptly inform Norton of the absence (or the anticipated absence) of any of the Key Personnel (other than for short-term absences of two weeks or less) and, if required by Norton, provide a suitably qualified, temporary replacement for that </w:t>
      </w:r>
      <w:proofErr w:type="gramStart"/>
      <w:r>
        <w:t>individual;</w:t>
      </w:r>
      <w:bookmarkEnd w:id="115"/>
      <w:proofErr w:type="gramEnd"/>
    </w:p>
    <w:p w14:paraId="57B2EA29" w14:textId="10EADD3E" w:rsidR="00392EBD" w:rsidRDefault="00392EBD" w:rsidP="008F51D5">
      <w:pPr>
        <w:pStyle w:val="Untitledsubclause2"/>
        <w:numPr>
          <w:ilvl w:val="2"/>
          <w:numId w:val="24"/>
        </w:numPr>
      </w:pPr>
      <w:bookmarkStart w:id="116" w:name="a835644"/>
      <w:r>
        <w:t>use its reasonable endeavours not to remove or replace any Key Personnel during the Term provided that the Supplier may do so if:</w:t>
      </w:r>
      <w:bookmarkEnd w:id="116"/>
    </w:p>
    <w:p w14:paraId="05CE04B5" w14:textId="65382240" w:rsidR="00392EBD" w:rsidRDefault="00392EBD" w:rsidP="008F51D5">
      <w:pPr>
        <w:pStyle w:val="Untitledsubclause3"/>
        <w:numPr>
          <w:ilvl w:val="3"/>
          <w:numId w:val="24"/>
        </w:numPr>
      </w:pPr>
      <w:bookmarkStart w:id="117" w:name="a213466"/>
      <w:r>
        <w:t xml:space="preserve">requested to do so by Norton under </w:t>
      </w:r>
      <w:r>
        <w:fldChar w:fldCharType="begin"/>
      </w:r>
      <w:r>
        <w:instrText>PAGEREF a324549\# "'clause '"  \h</w:instrText>
      </w:r>
      <w:r>
        <w:fldChar w:fldCharType="separate"/>
      </w:r>
      <w:r>
        <w:rPr>
          <w:noProof/>
        </w:rPr>
        <w:t xml:space="preserve">clause </w:t>
      </w:r>
      <w:r>
        <w:fldChar w:fldCharType="end"/>
      </w:r>
      <w:r>
        <w:fldChar w:fldCharType="begin"/>
      </w:r>
      <w:r>
        <w:rPr>
          <w:highlight w:val="lightGray"/>
        </w:rPr>
        <w:instrText>REF a324549 \h \w</w:instrText>
      </w:r>
      <w:r>
        <w:fldChar w:fldCharType="separate"/>
      </w:r>
      <w:r>
        <w:rPr>
          <w:highlight w:val="lightGray"/>
        </w:rPr>
        <w:t>6</w:t>
      </w:r>
      <w:r w:rsidRPr="00115CC2">
        <w:rPr>
          <w:highlight w:val="lightGray"/>
        </w:rPr>
        <w:t>.2</w:t>
      </w:r>
      <w:r>
        <w:fldChar w:fldCharType="end"/>
      </w:r>
      <w:r>
        <w:t>;</w:t>
      </w:r>
      <w:bookmarkEnd w:id="117"/>
    </w:p>
    <w:p w14:paraId="4B97571D" w14:textId="77777777" w:rsidR="00392EBD" w:rsidRDefault="00392EBD" w:rsidP="008F51D5">
      <w:pPr>
        <w:pStyle w:val="Untitledsubclause3"/>
        <w:numPr>
          <w:ilvl w:val="3"/>
          <w:numId w:val="24"/>
        </w:numPr>
      </w:pPr>
      <w:bookmarkStart w:id="118" w:name="a748760"/>
      <w:r>
        <w:t xml:space="preserve">the person is on maternity leave, paternity leave, shared parental leave, or long-term sick </w:t>
      </w:r>
      <w:proofErr w:type="gramStart"/>
      <w:r>
        <w:t>leave;</w:t>
      </w:r>
      <w:bookmarkEnd w:id="118"/>
      <w:proofErr w:type="gramEnd"/>
    </w:p>
    <w:p w14:paraId="07F5D8B1" w14:textId="77777777" w:rsidR="00392EBD" w:rsidRDefault="00392EBD" w:rsidP="008F51D5">
      <w:pPr>
        <w:pStyle w:val="Untitledsubclause3"/>
        <w:numPr>
          <w:ilvl w:val="3"/>
          <w:numId w:val="24"/>
        </w:numPr>
      </w:pPr>
      <w:bookmarkStart w:id="119" w:name="a603134"/>
      <w:r>
        <w:t xml:space="preserve">the person is suspended for </w:t>
      </w:r>
      <w:proofErr w:type="gramStart"/>
      <w:r>
        <w:t>misconduct;</w:t>
      </w:r>
      <w:bookmarkEnd w:id="119"/>
      <w:proofErr w:type="gramEnd"/>
    </w:p>
    <w:p w14:paraId="7D86BA04" w14:textId="5B74F181" w:rsidR="00392EBD" w:rsidRDefault="00392EBD" w:rsidP="008F51D5">
      <w:pPr>
        <w:pStyle w:val="Untitledsubclause3"/>
        <w:numPr>
          <w:ilvl w:val="3"/>
          <w:numId w:val="24"/>
        </w:numPr>
      </w:pPr>
      <w:bookmarkStart w:id="120" w:name="a259152"/>
      <w:r>
        <w:t>the person resigns from their employment with the Supplier or ceases to be employed by the Supplier; or</w:t>
      </w:r>
      <w:bookmarkEnd w:id="120"/>
    </w:p>
    <w:p w14:paraId="349B22BD" w14:textId="7225E72E" w:rsidR="00392EBD" w:rsidRDefault="00392EBD" w:rsidP="008F51D5">
      <w:pPr>
        <w:pStyle w:val="Untitledsubclause3"/>
        <w:numPr>
          <w:ilvl w:val="3"/>
          <w:numId w:val="24"/>
        </w:numPr>
      </w:pPr>
      <w:bookmarkStart w:id="121" w:name="a990234"/>
      <w:r>
        <w:t>the Supplier obtains the prior written approval of Norton (not to be unreasonably withheld or delayed</w:t>
      </w:r>
      <w:proofErr w:type="gramStart"/>
      <w:r>
        <w:t>);</w:t>
      </w:r>
      <w:proofErr w:type="gramEnd"/>
      <w:r>
        <w:t xml:space="preserve"> </w:t>
      </w:r>
      <w:bookmarkEnd w:id="121"/>
    </w:p>
    <w:p w14:paraId="3E908D18" w14:textId="596A0AB3" w:rsidR="00392EBD" w:rsidRDefault="00392EBD" w:rsidP="008F51D5">
      <w:pPr>
        <w:pStyle w:val="Untitledsubclause2"/>
        <w:numPr>
          <w:ilvl w:val="2"/>
          <w:numId w:val="24"/>
        </w:numPr>
      </w:pPr>
      <w:bookmarkStart w:id="122" w:name="a914705"/>
      <w:r>
        <w:t xml:space="preserve">ensure that any replacement for a Key Personnel member has the qualifications and experience to carry out the tasks assigned to the Key Personnel member being </w:t>
      </w:r>
      <w:proofErr w:type="gramStart"/>
      <w:r>
        <w:t>replaced;</w:t>
      </w:r>
      <w:bookmarkEnd w:id="122"/>
      <w:proofErr w:type="gramEnd"/>
    </w:p>
    <w:p w14:paraId="4A81A2CA" w14:textId="2286CF2B" w:rsidR="00392EBD" w:rsidRDefault="00392EBD" w:rsidP="008F51D5">
      <w:pPr>
        <w:pStyle w:val="Untitledsubclause2"/>
        <w:numPr>
          <w:ilvl w:val="2"/>
          <w:numId w:val="24"/>
        </w:numPr>
      </w:pPr>
      <w:bookmarkStart w:id="123" w:name="a457688"/>
      <w:r>
        <w:lastRenderedPageBreak/>
        <w:t>bear all costs and expenses associated with the appointment, removal or replacement of Key Personnel, including time spent by any replacement familiarising themselves with the Supplier's duties under this agreement.</w:t>
      </w:r>
      <w:bookmarkEnd w:id="123"/>
    </w:p>
    <w:p w14:paraId="6A4F0DC0" w14:textId="37C622F3" w:rsidR="00392EBD" w:rsidRDefault="00392EBD" w:rsidP="008F51D5">
      <w:pPr>
        <w:pStyle w:val="TitleClause"/>
        <w:numPr>
          <w:ilvl w:val="0"/>
          <w:numId w:val="24"/>
        </w:numPr>
      </w:pPr>
      <w:r>
        <w:fldChar w:fldCharType="begin"/>
      </w:r>
      <w:r>
        <w:instrText>TC "6. Customer's obligations" \l 1</w:instrText>
      </w:r>
      <w:r>
        <w:fldChar w:fldCharType="end"/>
      </w:r>
      <w:bookmarkStart w:id="124" w:name="_Toc256000005"/>
      <w:bookmarkStart w:id="125" w:name="a990629"/>
      <w:r>
        <w:t>Norton's obligations</w:t>
      </w:r>
      <w:bookmarkEnd w:id="124"/>
      <w:bookmarkEnd w:id="125"/>
    </w:p>
    <w:p w14:paraId="75CF6DF1" w14:textId="473784A4" w:rsidR="00392EBD" w:rsidRDefault="00392EBD" w:rsidP="008F51D5">
      <w:pPr>
        <w:pStyle w:val="Untitledsubclause1"/>
        <w:numPr>
          <w:ilvl w:val="1"/>
          <w:numId w:val="24"/>
        </w:numPr>
      </w:pPr>
      <w:bookmarkStart w:id="126" w:name="a509419"/>
      <w:commentRangeStart w:id="127"/>
      <w:r>
        <w:t xml:space="preserve">Norton </w:t>
      </w:r>
      <w:commentRangeEnd w:id="127"/>
      <w:r>
        <w:rPr>
          <w:rStyle w:val="CommentReference"/>
          <w:rFonts w:asciiTheme="minorHAnsi" w:eastAsiaTheme="minorHAnsi" w:hAnsiTheme="minorHAnsi" w:cstheme="minorBidi"/>
        </w:rPr>
        <w:commentReference w:id="127"/>
      </w:r>
      <w:r>
        <w:t>shall:</w:t>
      </w:r>
      <w:bookmarkEnd w:id="126"/>
    </w:p>
    <w:p w14:paraId="31B9A5AC" w14:textId="77777777" w:rsidR="00392EBD" w:rsidRDefault="00392EBD" w:rsidP="008F51D5">
      <w:pPr>
        <w:pStyle w:val="Untitledsubclause2"/>
        <w:numPr>
          <w:ilvl w:val="2"/>
          <w:numId w:val="24"/>
        </w:numPr>
      </w:pPr>
      <w:bookmarkStart w:id="128" w:name="a182482"/>
      <w:r>
        <w:t xml:space="preserve">co-operate with the Supplier in all matters relating to the </w:t>
      </w:r>
      <w:proofErr w:type="gramStart"/>
      <w:r>
        <w:t>Services;</w:t>
      </w:r>
      <w:proofErr w:type="gramEnd"/>
      <w:r>
        <w:t xml:space="preserve"> </w:t>
      </w:r>
      <w:bookmarkEnd w:id="128"/>
    </w:p>
    <w:p w14:paraId="3A157959" w14:textId="3ECF6FF9" w:rsidR="00392EBD" w:rsidRDefault="00392EBD" w:rsidP="008F51D5">
      <w:pPr>
        <w:pStyle w:val="Untitledsubclause2"/>
        <w:numPr>
          <w:ilvl w:val="2"/>
          <w:numId w:val="24"/>
        </w:numPr>
      </w:pPr>
      <w:bookmarkStart w:id="129" w:name="a778841"/>
      <w:r>
        <w:t xml:space="preserve">provide access to Norton's premises and other facilities as may reasonably be requested by the Supplier and agreed with Norton in writing in advance, for the purposes of the </w:t>
      </w:r>
      <w:proofErr w:type="gramStart"/>
      <w:r>
        <w:t>Services;</w:t>
      </w:r>
      <w:proofErr w:type="gramEnd"/>
      <w:r>
        <w:t xml:space="preserve"> </w:t>
      </w:r>
      <w:bookmarkEnd w:id="129"/>
    </w:p>
    <w:p w14:paraId="64DD1835" w14:textId="0BE5421A" w:rsidR="00392EBD" w:rsidRDefault="00392EBD" w:rsidP="008F51D5">
      <w:pPr>
        <w:pStyle w:val="Untitledsubclause2"/>
        <w:numPr>
          <w:ilvl w:val="2"/>
          <w:numId w:val="24"/>
        </w:numPr>
      </w:pPr>
      <w:bookmarkStart w:id="130" w:name="a651503"/>
      <w:r>
        <w:t xml:space="preserve">provide to the Supplier all documents, information, items and materials required under </w:t>
      </w:r>
      <w:r>
        <w:fldChar w:fldCharType="begin"/>
      </w:r>
      <w:r>
        <w:rPr>
          <w:highlight w:val="lightGray"/>
        </w:rPr>
        <w:instrText>REF a326473 \h \w</w:instrText>
      </w:r>
      <w:r>
        <w:fldChar w:fldCharType="separate"/>
      </w:r>
      <w:r>
        <w:t>Schedule 1</w:t>
      </w:r>
      <w:r>
        <w:fldChar w:fldCharType="end"/>
      </w:r>
      <w:r>
        <w:t xml:space="preserve"> or otherwise reasonably required by the Supplier for the purpose of providing the </w:t>
      </w:r>
      <w:proofErr w:type="gramStart"/>
      <w:r>
        <w:t>Services;</w:t>
      </w:r>
      <w:bookmarkEnd w:id="130"/>
      <w:proofErr w:type="gramEnd"/>
    </w:p>
    <w:p w14:paraId="10F69108" w14:textId="6D5151FC" w:rsidR="00392EBD" w:rsidRDefault="00392EBD" w:rsidP="008F51D5">
      <w:pPr>
        <w:pStyle w:val="Untitledsubclause2"/>
        <w:numPr>
          <w:ilvl w:val="2"/>
          <w:numId w:val="24"/>
        </w:numPr>
      </w:pPr>
      <w:bookmarkStart w:id="131" w:name="a848091"/>
      <w:r>
        <w:t xml:space="preserve">provide Norton Equipment to the Supplier by the dates and in the manner prescribed in </w:t>
      </w:r>
      <w:r>
        <w:fldChar w:fldCharType="begin"/>
      </w:r>
      <w:r>
        <w:rPr>
          <w:highlight w:val="lightGray"/>
        </w:rPr>
        <w:instrText>REF a326473 \h \w</w:instrText>
      </w:r>
      <w:r>
        <w:fldChar w:fldCharType="separate"/>
      </w:r>
      <w:r>
        <w:t>Schedule 1</w:t>
      </w:r>
      <w:r>
        <w:fldChar w:fldCharType="end"/>
      </w:r>
      <w:r>
        <w:t>;</w:t>
      </w:r>
      <w:r>
        <w:fldChar w:fldCharType="begin"/>
      </w:r>
      <w:r>
        <w:fldChar w:fldCharType="end"/>
      </w:r>
      <w:bookmarkEnd w:id="131"/>
      <w:r>
        <w:t xml:space="preserve"> and</w:t>
      </w:r>
    </w:p>
    <w:p w14:paraId="5E26A956" w14:textId="4C2FE555" w:rsidR="00392EBD" w:rsidRDefault="00392EBD" w:rsidP="008F51D5">
      <w:pPr>
        <w:pStyle w:val="Untitledsubclause2"/>
        <w:numPr>
          <w:ilvl w:val="2"/>
          <w:numId w:val="24"/>
        </w:numPr>
      </w:pPr>
      <w:bookmarkStart w:id="132" w:name="a283933"/>
      <w:r>
        <w:t xml:space="preserve">inform the Supplier of all health and safety and security requirements that apply from time to time at Norton's premises which the Supplier will require access </w:t>
      </w:r>
      <w:proofErr w:type="gramStart"/>
      <w:r>
        <w:t>to..</w:t>
      </w:r>
      <w:bookmarkEnd w:id="132"/>
      <w:proofErr w:type="gramEnd"/>
    </w:p>
    <w:commentRangeStart w:id="133"/>
    <w:p w14:paraId="0C3B2262" w14:textId="77777777" w:rsidR="00392EBD" w:rsidRDefault="00392EBD" w:rsidP="008F51D5">
      <w:pPr>
        <w:pStyle w:val="TitleClause"/>
        <w:numPr>
          <w:ilvl w:val="0"/>
          <w:numId w:val="24"/>
        </w:numPr>
      </w:pPr>
      <w:r>
        <w:fldChar w:fldCharType="begin"/>
      </w:r>
      <w:r>
        <w:instrText>TC "7. Change control" \l 1</w:instrText>
      </w:r>
      <w:r>
        <w:fldChar w:fldCharType="end"/>
      </w:r>
      <w:bookmarkStart w:id="134" w:name="_Toc256000006"/>
      <w:bookmarkStart w:id="135" w:name="a906795"/>
      <w:r>
        <w:t xml:space="preserve">Change </w:t>
      </w:r>
      <w:commentRangeEnd w:id="133"/>
      <w:r>
        <w:rPr>
          <w:rStyle w:val="CommentReference"/>
          <w:rFonts w:asciiTheme="minorHAnsi" w:eastAsiaTheme="minorHAnsi" w:hAnsiTheme="minorHAnsi" w:cstheme="minorBidi"/>
          <w:b w:val="0"/>
          <w:kern w:val="2"/>
        </w:rPr>
        <w:commentReference w:id="133"/>
      </w:r>
      <w:r>
        <w:t>control</w:t>
      </w:r>
      <w:bookmarkEnd w:id="134"/>
      <w:bookmarkEnd w:id="135"/>
    </w:p>
    <w:p w14:paraId="53A2D0C8" w14:textId="271BC30D" w:rsidR="00392EBD" w:rsidRDefault="00392EBD" w:rsidP="008F51D5">
      <w:pPr>
        <w:pStyle w:val="Untitledsubclause1"/>
        <w:numPr>
          <w:ilvl w:val="1"/>
          <w:numId w:val="24"/>
        </w:numPr>
      </w:pPr>
      <w:bookmarkStart w:id="136" w:name="a223585"/>
      <w:r>
        <w:t xml:space="preserve">Either party may submit a written request for Change to the other party in accordance with this </w:t>
      </w:r>
      <w:r>
        <w:fldChar w:fldCharType="begin"/>
      </w:r>
      <w:r>
        <w:instrText>PAGEREF a906795\# "'clause '"  \h</w:instrText>
      </w:r>
      <w:r>
        <w:fldChar w:fldCharType="separate"/>
      </w:r>
      <w:r>
        <w:rPr>
          <w:noProof/>
        </w:rPr>
        <w:t xml:space="preserve">clause </w:t>
      </w:r>
      <w:r>
        <w:fldChar w:fldCharType="end"/>
      </w:r>
      <w:r>
        <w:fldChar w:fldCharType="begin"/>
      </w:r>
      <w:r>
        <w:rPr>
          <w:highlight w:val="lightGray"/>
        </w:rPr>
        <w:instrText>REF a906795 \h \w</w:instrText>
      </w:r>
      <w:r>
        <w:fldChar w:fldCharType="separate"/>
      </w:r>
      <w:r>
        <w:rPr>
          <w:highlight w:val="lightGray"/>
        </w:rPr>
        <w:t>8</w:t>
      </w:r>
      <w:r>
        <w:fldChar w:fldCharType="end"/>
      </w:r>
      <w:r>
        <w:t xml:space="preserve">, but no proposed Change will come into effect until a Change Control Note has been signed by the authorised representatives of both parties. </w:t>
      </w:r>
      <w:bookmarkEnd w:id="136"/>
    </w:p>
    <w:p w14:paraId="283077ED" w14:textId="0388F7A0" w:rsidR="00392EBD" w:rsidRDefault="00392EBD" w:rsidP="008F51D5">
      <w:pPr>
        <w:pStyle w:val="Untitledsubclause1"/>
        <w:numPr>
          <w:ilvl w:val="1"/>
          <w:numId w:val="24"/>
        </w:numPr>
      </w:pPr>
      <w:bookmarkStart w:id="137" w:name="a377752"/>
      <w:r>
        <w:t xml:space="preserve">If Norton wishes to make a Change: </w:t>
      </w:r>
      <w:bookmarkEnd w:id="137"/>
    </w:p>
    <w:p w14:paraId="66758ED2" w14:textId="389078F0" w:rsidR="00392EBD" w:rsidRDefault="00392EBD" w:rsidP="008F51D5">
      <w:pPr>
        <w:pStyle w:val="Untitledsubclause2"/>
        <w:numPr>
          <w:ilvl w:val="2"/>
          <w:numId w:val="24"/>
        </w:numPr>
      </w:pPr>
      <w:bookmarkStart w:id="138" w:name="a193859"/>
      <w:r>
        <w:t>Norton shall submit a written request to the Supplier, providing as much detail as is reasonably necessary to enable the Supplier to prepare the draft Change Control Note; and</w:t>
      </w:r>
      <w:bookmarkEnd w:id="138"/>
    </w:p>
    <w:p w14:paraId="46F4F251" w14:textId="45ECBF76" w:rsidR="00392EBD" w:rsidRDefault="00392EBD" w:rsidP="008F51D5">
      <w:pPr>
        <w:pStyle w:val="Untitledsubclause2"/>
        <w:numPr>
          <w:ilvl w:val="2"/>
          <w:numId w:val="24"/>
        </w:numPr>
      </w:pPr>
      <w:bookmarkStart w:id="139" w:name="a817003"/>
      <w:r>
        <w:t xml:space="preserve">the Supplier shall, within 10 Business Days of receiving Norton's request at </w:t>
      </w:r>
      <w:r>
        <w:fldChar w:fldCharType="begin"/>
      </w:r>
      <w:r>
        <w:instrText>PAGEREF a193859\# "'clause '"  \h</w:instrText>
      </w:r>
      <w:r>
        <w:fldChar w:fldCharType="separate"/>
      </w:r>
      <w:r>
        <w:rPr>
          <w:noProof/>
        </w:rPr>
        <w:t xml:space="preserve">clause </w:t>
      </w:r>
      <w:r>
        <w:fldChar w:fldCharType="end"/>
      </w:r>
      <w:r>
        <w:fldChar w:fldCharType="begin"/>
      </w:r>
      <w:r>
        <w:rPr>
          <w:highlight w:val="lightGray"/>
        </w:rPr>
        <w:instrText>REF a193859 \h \w</w:instrText>
      </w:r>
      <w:r>
        <w:fldChar w:fldCharType="separate"/>
      </w:r>
      <w:r>
        <w:rPr>
          <w:highlight w:val="lightGray"/>
        </w:rPr>
        <w:t>8</w:t>
      </w:r>
      <w:r w:rsidRPr="00115CC2">
        <w:rPr>
          <w:highlight w:val="lightGray"/>
        </w:rPr>
        <w:t>.2(a)</w:t>
      </w:r>
      <w:r>
        <w:fldChar w:fldCharType="end"/>
      </w:r>
      <w:r>
        <w:t>, provide a Change Control Note to Norton.</w:t>
      </w:r>
      <w:bookmarkEnd w:id="139"/>
    </w:p>
    <w:p w14:paraId="3E00FA12" w14:textId="4E9042F2" w:rsidR="00392EBD" w:rsidRDefault="00392EBD" w:rsidP="008F51D5">
      <w:pPr>
        <w:pStyle w:val="Untitledsubclause1"/>
        <w:numPr>
          <w:ilvl w:val="1"/>
          <w:numId w:val="24"/>
        </w:numPr>
      </w:pPr>
      <w:bookmarkStart w:id="140" w:name="a412481"/>
      <w:r>
        <w:t>If the Supplier wishes to make a Change, it shall send a Change Control Note to Norton.</w:t>
      </w:r>
      <w:bookmarkEnd w:id="140"/>
    </w:p>
    <w:p w14:paraId="46866CEA" w14:textId="5C70FE05" w:rsidR="00392EBD" w:rsidRDefault="00392EBD" w:rsidP="008F51D5">
      <w:pPr>
        <w:pStyle w:val="Untitledsubclause1"/>
        <w:numPr>
          <w:ilvl w:val="1"/>
          <w:numId w:val="24"/>
        </w:numPr>
      </w:pPr>
      <w:bookmarkStart w:id="141" w:name="a377952"/>
      <w:r>
        <w:t>A Change Control Note must contain sufficient information to enable Norton to assess the Change, including as a minimum:</w:t>
      </w:r>
      <w:bookmarkEnd w:id="141"/>
    </w:p>
    <w:p w14:paraId="2E0D27D3" w14:textId="77777777" w:rsidR="00392EBD" w:rsidRDefault="00392EBD" w:rsidP="008F51D5">
      <w:pPr>
        <w:pStyle w:val="Untitledsubclause2"/>
        <w:numPr>
          <w:ilvl w:val="2"/>
          <w:numId w:val="24"/>
        </w:numPr>
      </w:pPr>
      <w:bookmarkStart w:id="142" w:name="a746167"/>
      <w:r>
        <w:t xml:space="preserve">the title of the </w:t>
      </w:r>
      <w:proofErr w:type="gramStart"/>
      <w:r>
        <w:t>Change;</w:t>
      </w:r>
      <w:bookmarkEnd w:id="142"/>
      <w:proofErr w:type="gramEnd"/>
    </w:p>
    <w:p w14:paraId="49BD82D3" w14:textId="77777777" w:rsidR="00392EBD" w:rsidRDefault="00392EBD" w:rsidP="008F51D5">
      <w:pPr>
        <w:pStyle w:val="Untitledsubclause2"/>
        <w:numPr>
          <w:ilvl w:val="2"/>
          <w:numId w:val="24"/>
        </w:numPr>
      </w:pPr>
      <w:bookmarkStart w:id="143" w:name="a879344"/>
      <w:r>
        <w:t xml:space="preserve">a description of the </w:t>
      </w:r>
      <w:proofErr w:type="gramStart"/>
      <w:r>
        <w:t>Change;</w:t>
      </w:r>
      <w:bookmarkEnd w:id="143"/>
      <w:proofErr w:type="gramEnd"/>
    </w:p>
    <w:p w14:paraId="0650A2D6" w14:textId="77777777" w:rsidR="00392EBD" w:rsidRDefault="00392EBD" w:rsidP="008F51D5">
      <w:pPr>
        <w:pStyle w:val="Untitledsubclause2"/>
        <w:numPr>
          <w:ilvl w:val="2"/>
          <w:numId w:val="24"/>
        </w:numPr>
      </w:pPr>
      <w:bookmarkStart w:id="144" w:name="a243554"/>
      <w:r>
        <w:t>details of the effect of the proposed Change on:</w:t>
      </w:r>
      <w:bookmarkEnd w:id="144"/>
    </w:p>
    <w:p w14:paraId="5E839879" w14:textId="77777777" w:rsidR="00392EBD" w:rsidRDefault="00392EBD" w:rsidP="008F51D5">
      <w:pPr>
        <w:pStyle w:val="Untitledsubclause3"/>
        <w:numPr>
          <w:ilvl w:val="3"/>
          <w:numId w:val="24"/>
        </w:numPr>
      </w:pPr>
      <w:bookmarkStart w:id="145" w:name="a516669"/>
      <w:r>
        <w:t xml:space="preserve">the </w:t>
      </w:r>
      <w:proofErr w:type="gramStart"/>
      <w:r>
        <w:t>Services;</w:t>
      </w:r>
      <w:bookmarkEnd w:id="145"/>
      <w:proofErr w:type="gramEnd"/>
    </w:p>
    <w:p w14:paraId="797D44A7" w14:textId="77777777" w:rsidR="00392EBD" w:rsidRDefault="00392EBD" w:rsidP="008F51D5">
      <w:pPr>
        <w:pStyle w:val="Untitledsubclause3"/>
        <w:numPr>
          <w:ilvl w:val="3"/>
          <w:numId w:val="24"/>
        </w:numPr>
      </w:pPr>
      <w:bookmarkStart w:id="146" w:name="a591136"/>
      <w:r>
        <w:lastRenderedPageBreak/>
        <w:t xml:space="preserve">the </w:t>
      </w:r>
      <w:proofErr w:type="gramStart"/>
      <w:r>
        <w:t>Charges;</w:t>
      </w:r>
      <w:bookmarkEnd w:id="146"/>
      <w:proofErr w:type="gramEnd"/>
    </w:p>
    <w:p w14:paraId="55BFADAF" w14:textId="77777777" w:rsidR="00392EBD" w:rsidRDefault="00392EBD" w:rsidP="008F51D5">
      <w:pPr>
        <w:pStyle w:val="Untitledsubclause3"/>
        <w:numPr>
          <w:ilvl w:val="3"/>
          <w:numId w:val="24"/>
        </w:numPr>
      </w:pPr>
      <w:bookmarkStart w:id="147" w:name="a366849"/>
      <w:r>
        <w:t>the timetable for the Services; and</w:t>
      </w:r>
      <w:bookmarkEnd w:id="147"/>
    </w:p>
    <w:p w14:paraId="3576E585" w14:textId="77777777" w:rsidR="00392EBD" w:rsidRDefault="00392EBD" w:rsidP="008F51D5">
      <w:pPr>
        <w:pStyle w:val="Untitledsubclause3"/>
        <w:numPr>
          <w:ilvl w:val="3"/>
          <w:numId w:val="24"/>
        </w:numPr>
      </w:pPr>
      <w:bookmarkStart w:id="148" w:name="a768345"/>
      <w:r>
        <w:t>any other term of this agreement.</w:t>
      </w:r>
      <w:bookmarkEnd w:id="148"/>
    </w:p>
    <w:p w14:paraId="2D4FFC14" w14:textId="6828F708" w:rsidR="00392EBD" w:rsidRDefault="00392EBD" w:rsidP="008F51D5">
      <w:pPr>
        <w:pStyle w:val="Untitledsubclause1"/>
        <w:numPr>
          <w:ilvl w:val="1"/>
          <w:numId w:val="24"/>
        </w:numPr>
      </w:pPr>
      <w:bookmarkStart w:id="149" w:name="a769833"/>
      <w:r>
        <w:t xml:space="preserve">The Supplier may only reject a request for Change from Norton under </w:t>
      </w:r>
      <w:r>
        <w:fldChar w:fldCharType="begin"/>
      </w:r>
      <w:r>
        <w:instrText>PAGEREF a193859\# "'clause '"  \h</w:instrText>
      </w:r>
      <w:r>
        <w:fldChar w:fldCharType="separate"/>
      </w:r>
      <w:r>
        <w:rPr>
          <w:noProof/>
        </w:rPr>
        <w:t xml:space="preserve">clause </w:t>
      </w:r>
      <w:r>
        <w:fldChar w:fldCharType="end"/>
      </w:r>
      <w:r>
        <w:fldChar w:fldCharType="begin"/>
      </w:r>
      <w:r>
        <w:rPr>
          <w:highlight w:val="lightGray"/>
        </w:rPr>
        <w:instrText>REF a193859 \h \w</w:instrText>
      </w:r>
      <w:r>
        <w:fldChar w:fldCharType="separate"/>
      </w:r>
      <w:r>
        <w:rPr>
          <w:highlight w:val="lightGray"/>
        </w:rPr>
        <w:t>8</w:t>
      </w:r>
      <w:r w:rsidRPr="00115CC2">
        <w:rPr>
          <w:highlight w:val="lightGray"/>
        </w:rPr>
        <w:t>.2(a)</w:t>
      </w:r>
      <w:r>
        <w:fldChar w:fldCharType="end"/>
      </w:r>
      <w:r>
        <w:t xml:space="preserve"> if the Supplier can demonstrate to Norton's reasonable satisfaction that:</w:t>
      </w:r>
      <w:bookmarkEnd w:id="149"/>
    </w:p>
    <w:p w14:paraId="70866028" w14:textId="77777777" w:rsidR="00392EBD" w:rsidRDefault="00392EBD" w:rsidP="008F51D5">
      <w:pPr>
        <w:pStyle w:val="Untitledsubclause2"/>
        <w:numPr>
          <w:ilvl w:val="2"/>
          <w:numId w:val="24"/>
        </w:numPr>
      </w:pPr>
      <w:bookmarkStart w:id="150" w:name="a834068"/>
      <w:r>
        <w:t>the proposed Change would require this agreement to be delivered in a way that infringes any Applicable Law; or</w:t>
      </w:r>
      <w:bookmarkEnd w:id="150"/>
    </w:p>
    <w:p w14:paraId="6E23D703" w14:textId="77777777" w:rsidR="00392EBD" w:rsidRDefault="00392EBD" w:rsidP="008F51D5">
      <w:pPr>
        <w:pStyle w:val="Untitledsubclause2"/>
        <w:numPr>
          <w:ilvl w:val="2"/>
          <w:numId w:val="24"/>
        </w:numPr>
      </w:pPr>
      <w:bookmarkStart w:id="151" w:name="a489804"/>
      <w:r>
        <w:t>it does not have the technical skill or capacity to implement the proposed Change.</w:t>
      </w:r>
      <w:bookmarkEnd w:id="151"/>
    </w:p>
    <w:p w14:paraId="6FFC9149" w14:textId="77777777" w:rsidR="00392EBD" w:rsidRDefault="00392EBD" w:rsidP="008F51D5">
      <w:pPr>
        <w:pStyle w:val="Untitledsubclause1"/>
        <w:numPr>
          <w:ilvl w:val="1"/>
          <w:numId w:val="24"/>
        </w:numPr>
      </w:pPr>
      <w:bookmarkStart w:id="152" w:name="a147339"/>
      <w:r>
        <w:t>If the parties:</w:t>
      </w:r>
      <w:bookmarkEnd w:id="152"/>
    </w:p>
    <w:p w14:paraId="475E9FD2" w14:textId="77777777" w:rsidR="00392EBD" w:rsidRDefault="00392EBD" w:rsidP="008F51D5">
      <w:pPr>
        <w:pStyle w:val="Untitledsubclause2"/>
        <w:numPr>
          <w:ilvl w:val="2"/>
          <w:numId w:val="24"/>
        </w:numPr>
      </w:pPr>
      <w:bookmarkStart w:id="153" w:name="a156803"/>
      <w:r>
        <w:t xml:space="preserve">agree to the terms of a Change Control Note, they shall sign </w:t>
      </w:r>
      <w:proofErr w:type="gramStart"/>
      <w:r>
        <w:t>it</w:t>
      </w:r>
      <w:proofErr w:type="gramEnd"/>
      <w:r>
        <w:t xml:space="preserve"> and that Change Control Note will amend this agreement; or</w:t>
      </w:r>
      <w:bookmarkEnd w:id="153"/>
    </w:p>
    <w:p w14:paraId="14261056" w14:textId="77777777" w:rsidR="00392EBD" w:rsidRDefault="00392EBD" w:rsidP="008F51D5">
      <w:pPr>
        <w:pStyle w:val="Untitledsubclause2"/>
        <w:numPr>
          <w:ilvl w:val="2"/>
          <w:numId w:val="24"/>
        </w:numPr>
      </w:pPr>
      <w:bookmarkStart w:id="154" w:name="a590842"/>
      <w:r>
        <w:t xml:space="preserve">are unable to agree a Change Control Note, either party may require the disagreement to be dealt with in accordance with </w:t>
      </w:r>
      <w:r>
        <w:fldChar w:fldCharType="begin"/>
      </w:r>
      <w:r>
        <w:instrText>PAGEREF a120176\# "'clause '"  \h</w:instrText>
      </w:r>
      <w:r>
        <w:fldChar w:fldCharType="separate"/>
      </w:r>
      <w:r>
        <w:rPr>
          <w:noProof/>
        </w:rPr>
        <w:t xml:space="preserve">clause </w:t>
      </w:r>
      <w:r>
        <w:fldChar w:fldCharType="end"/>
      </w:r>
      <w:r>
        <w:fldChar w:fldCharType="begin"/>
      </w:r>
      <w:r>
        <w:rPr>
          <w:highlight w:val="lightGray"/>
        </w:rPr>
        <w:instrText>REF a120176 \h \w</w:instrText>
      </w:r>
      <w:r>
        <w:fldChar w:fldCharType="separate"/>
      </w:r>
      <w:r w:rsidRPr="00115CC2">
        <w:rPr>
          <w:highlight w:val="lightGray"/>
        </w:rPr>
        <w:t>34</w:t>
      </w:r>
      <w:r>
        <w:fldChar w:fldCharType="end"/>
      </w:r>
      <w:r>
        <w:t>.</w:t>
      </w:r>
      <w:bookmarkEnd w:id="154"/>
    </w:p>
    <w:p w14:paraId="134D6CF1" w14:textId="5B82538F" w:rsidR="00392EBD" w:rsidRDefault="00392EBD" w:rsidP="008F51D5">
      <w:pPr>
        <w:pStyle w:val="Untitledsubclause1"/>
        <w:numPr>
          <w:ilvl w:val="1"/>
          <w:numId w:val="24"/>
        </w:numPr>
      </w:pPr>
      <w:bookmarkStart w:id="155" w:name="a197257"/>
      <w:r>
        <w:t xml:space="preserve">Each party bears its own costs in relation to compliance with the procedure in this </w:t>
      </w:r>
      <w:r>
        <w:fldChar w:fldCharType="begin"/>
      </w:r>
      <w:r>
        <w:instrText>PAGEREF a906795\# "'clause '"  \h</w:instrText>
      </w:r>
      <w:r>
        <w:fldChar w:fldCharType="separate"/>
      </w:r>
      <w:r>
        <w:rPr>
          <w:noProof/>
        </w:rPr>
        <w:t xml:space="preserve">clause </w:t>
      </w:r>
      <w:r>
        <w:fldChar w:fldCharType="end"/>
      </w:r>
      <w:r>
        <w:fldChar w:fldCharType="begin"/>
      </w:r>
      <w:r>
        <w:rPr>
          <w:highlight w:val="lightGray"/>
        </w:rPr>
        <w:instrText>REF a906795 \h \w</w:instrText>
      </w:r>
      <w:r>
        <w:fldChar w:fldCharType="separate"/>
      </w:r>
      <w:r>
        <w:rPr>
          <w:highlight w:val="lightGray"/>
        </w:rPr>
        <w:t>8</w:t>
      </w:r>
      <w:r>
        <w:fldChar w:fldCharType="end"/>
      </w:r>
      <w:r>
        <w:t xml:space="preserve">. </w:t>
      </w:r>
      <w:bookmarkEnd w:id="155"/>
    </w:p>
    <w:p w14:paraId="1C5907C9" w14:textId="77777777" w:rsidR="00392EBD" w:rsidRDefault="00392EBD" w:rsidP="008F51D5">
      <w:pPr>
        <w:pStyle w:val="TitleClause"/>
        <w:numPr>
          <w:ilvl w:val="0"/>
          <w:numId w:val="24"/>
        </w:numPr>
      </w:pPr>
      <w:r>
        <w:fldChar w:fldCharType="begin"/>
      </w:r>
      <w:r>
        <w:instrText>TC "8. Charges and payment" \l 1</w:instrText>
      </w:r>
      <w:r>
        <w:fldChar w:fldCharType="end"/>
      </w:r>
      <w:bookmarkStart w:id="156" w:name="_Toc256000007"/>
      <w:bookmarkStart w:id="157" w:name="a602761"/>
      <w:r>
        <w:t>Charges and payment</w:t>
      </w:r>
      <w:bookmarkEnd w:id="156"/>
      <w:bookmarkEnd w:id="157"/>
    </w:p>
    <w:p w14:paraId="1E8C6045" w14:textId="74668FC4" w:rsidR="00392EBD" w:rsidRDefault="00392EBD" w:rsidP="008F51D5">
      <w:pPr>
        <w:pStyle w:val="Untitledsubclause1"/>
        <w:numPr>
          <w:ilvl w:val="1"/>
          <w:numId w:val="24"/>
        </w:numPr>
      </w:pPr>
      <w:bookmarkStart w:id="158" w:name="a236799"/>
      <w:r>
        <w:t>In consideration of the provision of the Services by the Supplier, Norton shall pay the Charges.</w:t>
      </w:r>
      <w:bookmarkEnd w:id="158"/>
    </w:p>
    <w:p w14:paraId="0A55FE07" w14:textId="77777777" w:rsidR="00392EBD" w:rsidRDefault="00392EBD" w:rsidP="008F51D5">
      <w:pPr>
        <w:pStyle w:val="Untitledsubclause1"/>
        <w:numPr>
          <w:ilvl w:val="1"/>
          <w:numId w:val="24"/>
        </w:numPr>
      </w:pPr>
      <w:bookmarkStart w:id="159" w:name="a343149"/>
      <w:commentRangeStart w:id="160"/>
      <w:r>
        <w:t>Where the Charges are calculated on a time and materials basis:</w:t>
      </w:r>
      <w:bookmarkEnd w:id="159"/>
      <w:commentRangeEnd w:id="160"/>
      <w:r>
        <w:rPr>
          <w:rStyle w:val="CommentReference"/>
          <w:rFonts w:asciiTheme="minorHAnsi" w:eastAsiaTheme="minorHAnsi" w:hAnsiTheme="minorHAnsi" w:cstheme="minorBidi"/>
        </w:rPr>
        <w:commentReference w:id="160"/>
      </w:r>
    </w:p>
    <w:p w14:paraId="1FFF068C" w14:textId="77777777" w:rsidR="00392EBD" w:rsidRDefault="00392EBD" w:rsidP="008F51D5">
      <w:pPr>
        <w:pStyle w:val="Untitledsubclause2"/>
        <w:numPr>
          <w:ilvl w:val="2"/>
          <w:numId w:val="24"/>
        </w:numPr>
      </w:pPr>
      <w:bookmarkStart w:id="161" w:name="a289198"/>
      <w:r>
        <w:t xml:space="preserve">the Supplier's fee rates for each individual person are set out in </w:t>
      </w:r>
      <w:r>
        <w:fldChar w:fldCharType="begin"/>
      </w:r>
      <w:r>
        <w:rPr>
          <w:highlight w:val="lightGray"/>
        </w:rPr>
        <w:instrText>REF a879950 \h \w</w:instrText>
      </w:r>
      <w:r>
        <w:fldChar w:fldCharType="separate"/>
      </w:r>
      <w:r w:rsidRPr="00115CC2">
        <w:rPr>
          <w:highlight w:val="lightGray"/>
        </w:rPr>
        <w:t>Schedule 2</w:t>
      </w:r>
      <w:r>
        <w:fldChar w:fldCharType="end"/>
      </w:r>
      <w:r>
        <w:t>;</w:t>
      </w:r>
      <w:bookmarkEnd w:id="161"/>
    </w:p>
    <w:p w14:paraId="15AADE96" w14:textId="2D38393A" w:rsidR="00392EBD" w:rsidRDefault="00392EBD" w:rsidP="008F51D5">
      <w:pPr>
        <w:pStyle w:val="Untitledsubclause2"/>
        <w:numPr>
          <w:ilvl w:val="2"/>
          <w:numId w:val="24"/>
        </w:numPr>
      </w:pPr>
      <w:bookmarkStart w:id="162" w:name="a311843"/>
      <w:r>
        <w:t xml:space="preserve">daily fee rates are calculated </w:t>
      </w:r>
      <w:proofErr w:type="gramStart"/>
      <w:r>
        <w:t>on the basis of</w:t>
      </w:r>
      <w:proofErr w:type="gramEnd"/>
      <w:r>
        <w:t xml:space="preserve"> an eight-hour day, worked during Business Hours; </w:t>
      </w:r>
      <w:bookmarkStart w:id="163" w:name="a901082"/>
      <w:bookmarkEnd w:id="162"/>
      <w:r>
        <w:t>and</w:t>
      </w:r>
      <w:bookmarkEnd w:id="163"/>
    </w:p>
    <w:p w14:paraId="5729DD08" w14:textId="30D776AF" w:rsidR="00392EBD" w:rsidRDefault="00392EBD" w:rsidP="008F51D5">
      <w:pPr>
        <w:pStyle w:val="Untitledsubclause2"/>
        <w:numPr>
          <w:ilvl w:val="2"/>
          <w:numId w:val="24"/>
        </w:numPr>
      </w:pPr>
      <w:bookmarkStart w:id="164" w:name="a459812"/>
      <w:r>
        <w:t xml:space="preserve">the Supplier shall ensure that all Supplier Personnel complete time sheets to record time spent on the Services and the Supplier shall indicate the time spent per individual in its invoices. </w:t>
      </w:r>
      <w:bookmarkEnd w:id="164"/>
    </w:p>
    <w:p w14:paraId="7C11731D" w14:textId="54F0DB29" w:rsidR="00392EBD" w:rsidRDefault="00392EBD" w:rsidP="008F51D5">
      <w:pPr>
        <w:pStyle w:val="Untitledsubclause1"/>
        <w:numPr>
          <w:ilvl w:val="1"/>
          <w:numId w:val="24"/>
        </w:numPr>
      </w:pPr>
      <w:bookmarkStart w:id="165" w:name="a968263"/>
      <w:r>
        <w:t>Norton shall reimburse the Supplier for the following costs and expenses which are excluded from the Charges:</w:t>
      </w:r>
      <w:bookmarkEnd w:id="165"/>
    </w:p>
    <w:p w14:paraId="447A1F5D" w14:textId="2628EC3D" w:rsidR="00392EBD" w:rsidRDefault="00392EBD" w:rsidP="008F51D5">
      <w:pPr>
        <w:pStyle w:val="Untitledsubclause2"/>
        <w:numPr>
          <w:ilvl w:val="2"/>
          <w:numId w:val="24"/>
        </w:numPr>
      </w:pPr>
      <w:bookmarkStart w:id="166" w:name="a958896"/>
      <w:commentRangeStart w:id="167"/>
      <w:r>
        <w:t xml:space="preserve">the </w:t>
      </w:r>
      <w:commentRangeEnd w:id="167"/>
      <w:r>
        <w:rPr>
          <w:rStyle w:val="CommentReference"/>
          <w:rFonts w:asciiTheme="minorHAnsi" w:eastAsiaTheme="minorHAnsi" w:hAnsiTheme="minorHAnsi" w:cstheme="minorBidi"/>
        </w:rPr>
        <w:commentReference w:id="167"/>
      </w:r>
      <w:r>
        <w:t xml:space="preserve">cost of hotel, subsistence, travelling and any other ancillary expenses reasonably incurred by the Supplier Personnel in connection with the Services, provided that </w:t>
      </w:r>
      <w:bookmarkStart w:id="168" w:name="a501088"/>
      <w:bookmarkEnd w:id="166"/>
      <w:r>
        <w:t>the Supplier obtains Norton's prior written approval; and</w:t>
      </w:r>
      <w:bookmarkEnd w:id="168"/>
    </w:p>
    <w:p w14:paraId="1C120822" w14:textId="04476D03" w:rsidR="00392EBD" w:rsidRDefault="00392EBD" w:rsidP="008F51D5">
      <w:pPr>
        <w:pStyle w:val="Untitledsubclause2"/>
        <w:numPr>
          <w:ilvl w:val="2"/>
          <w:numId w:val="24"/>
        </w:numPr>
      </w:pPr>
      <w:bookmarkStart w:id="169" w:name="a834499"/>
      <w:commentRangeStart w:id="170"/>
      <w:r>
        <w:t xml:space="preserve">the </w:t>
      </w:r>
      <w:commentRangeEnd w:id="170"/>
      <w:r>
        <w:rPr>
          <w:rStyle w:val="CommentReference"/>
          <w:rFonts w:asciiTheme="minorHAnsi" w:eastAsiaTheme="minorHAnsi" w:hAnsiTheme="minorHAnsi" w:cstheme="minorBidi"/>
        </w:rPr>
        <w:commentReference w:id="170"/>
      </w:r>
      <w:r>
        <w:t xml:space="preserve">cost to the Supplier of any materials or services procured by the Supplier from third parties for the provision of the Services provided that those items </w:t>
      </w:r>
      <w:r>
        <w:lastRenderedPageBreak/>
        <w:t xml:space="preserve">and their cost are specified in </w:t>
      </w:r>
      <w:r>
        <w:fldChar w:fldCharType="begin"/>
      </w:r>
      <w:r>
        <w:rPr>
          <w:highlight w:val="lightGray"/>
        </w:rPr>
        <w:instrText>REF a879950 \h \w</w:instrText>
      </w:r>
      <w:r>
        <w:fldChar w:fldCharType="separate"/>
      </w:r>
      <w:r w:rsidRPr="00115CC2">
        <w:rPr>
          <w:highlight w:val="lightGray"/>
        </w:rPr>
        <w:t>Schedule 2</w:t>
      </w:r>
      <w:r>
        <w:fldChar w:fldCharType="end"/>
      </w:r>
      <w:r>
        <w:t xml:space="preserve"> or approved by Norton in writing before being incurred by the Supplier.</w:t>
      </w:r>
      <w:bookmarkEnd w:id="169"/>
    </w:p>
    <w:p w14:paraId="7ACEAF8E" w14:textId="77777777" w:rsidR="00392EBD" w:rsidRDefault="00392EBD" w:rsidP="008F51D5">
      <w:pPr>
        <w:pStyle w:val="Untitledsubclause1"/>
        <w:numPr>
          <w:ilvl w:val="1"/>
          <w:numId w:val="24"/>
        </w:numPr>
      </w:pPr>
      <w:bookmarkStart w:id="171" w:name="a570139"/>
      <w:r>
        <w:t>Except as otherwise provided in this agreement, the Supplier shall bear its own costs and expenses incurred in performing its obligations under this agreement.</w:t>
      </w:r>
      <w:bookmarkEnd w:id="171"/>
    </w:p>
    <w:p w14:paraId="6631C50F" w14:textId="259EF007" w:rsidR="00392EBD" w:rsidRDefault="00392EBD" w:rsidP="008F51D5">
      <w:pPr>
        <w:pStyle w:val="Untitledsubclause1"/>
        <w:numPr>
          <w:ilvl w:val="1"/>
          <w:numId w:val="24"/>
        </w:numPr>
      </w:pPr>
      <w:bookmarkStart w:id="172" w:name="a537765"/>
      <w:commentRangeStart w:id="173"/>
      <w:r>
        <w:t xml:space="preserve">The </w:t>
      </w:r>
      <w:commentRangeEnd w:id="173"/>
      <w:r>
        <w:rPr>
          <w:rStyle w:val="CommentReference"/>
          <w:rFonts w:asciiTheme="minorHAnsi" w:eastAsiaTheme="minorHAnsi" w:hAnsiTheme="minorHAnsi" w:cstheme="minorBidi"/>
        </w:rPr>
        <w:commentReference w:id="173"/>
      </w:r>
      <w:r>
        <w:t xml:space="preserve">Supplier shall invoice Norton for the Charges on the schedule specified in </w:t>
      </w:r>
      <w:r>
        <w:fldChar w:fldCharType="begin"/>
      </w:r>
      <w:r>
        <w:rPr>
          <w:highlight w:val="lightGray"/>
        </w:rPr>
        <w:instrText>REF a879950 \h \w</w:instrText>
      </w:r>
      <w:r>
        <w:fldChar w:fldCharType="separate"/>
      </w:r>
      <w:r w:rsidRPr="00115CC2">
        <w:rPr>
          <w:highlight w:val="lightGray"/>
        </w:rPr>
        <w:t>Schedule 2</w:t>
      </w:r>
      <w:r>
        <w:fldChar w:fldCharType="end"/>
      </w:r>
      <w:r>
        <w:t>. If no schedule is specified, the Supplier shall invoice Norton at the end of each month for Services performed during that month. Each invoice must:</w:t>
      </w:r>
      <w:bookmarkEnd w:id="172"/>
    </w:p>
    <w:p w14:paraId="1E61AEA3" w14:textId="77777777" w:rsidR="00392EBD" w:rsidRDefault="00392EBD" w:rsidP="008F51D5">
      <w:pPr>
        <w:pStyle w:val="Untitledsubclause2"/>
        <w:numPr>
          <w:ilvl w:val="2"/>
          <w:numId w:val="24"/>
        </w:numPr>
      </w:pPr>
      <w:bookmarkStart w:id="174" w:name="a825619"/>
      <w:r>
        <w:t xml:space="preserve">set out how any Charges which are not fixed price have been </w:t>
      </w:r>
      <w:proofErr w:type="gramStart"/>
      <w:r>
        <w:t>calculated;</w:t>
      </w:r>
      <w:bookmarkEnd w:id="174"/>
      <w:proofErr w:type="gramEnd"/>
    </w:p>
    <w:p w14:paraId="2475630E" w14:textId="77777777" w:rsidR="00392EBD" w:rsidRDefault="00392EBD" w:rsidP="008F51D5">
      <w:pPr>
        <w:pStyle w:val="Untitledsubclause2"/>
        <w:numPr>
          <w:ilvl w:val="2"/>
          <w:numId w:val="24"/>
        </w:numPr>
      </w:pPr>
      <w:bookmarkStart w:id="175" w:name="a454633"/>
      <w:r>
        <w:t xml:space="preserve">be accompanied by management information to verify the accuracy of the </w:t>
      </w:r>
      <w:proofErr w:type="gramStart"/>
      <w:r>
        <w:t>invoice;</w:t>
      </w:r>
      <w:bookmarkEnd w:id="175"/>
      <w:proofErr w:type="gramEnd"/>
    </w:p>
    <w:p w14:paraId="4665E0A2" w14:textId="7C6BB890" w:rsidR="00392EBD" w:rsidRDefault="00392EBD" w:rsidP="008F51D5">
      <w:pPr>
        <w:pStyle w:val="Untitledsubclause2"/>
        <w:numPr>
          <w:ilvl w:val="2"/>
          <w:numId w:val="24"/>
        </w:numPr>
      </w:pPr>
      <w:bookmarkStart w:id="176" w:name="a530467"/>
      <w:r>
        <w:t>explicitly refer to Norton's purchase order number (if any); and</w:t>
      </w:r>
      <w:bookmarkEnd w:id="176"/>
    </w:p>
    <w:p w14:paraId="4D678ACE" w14:textId="6DDB66DC" w:rsidR="00392EBD" w:rsidRDefault="00392EBD" w:rsidP="008F51D5">
      <w:pPr>
        <w:pStyle w:val="Untitledsubclause2"/>
        <w:numPr>
          <w:ilvl w:val="2"/>
          <w:numId w:val="24"/>
        </w:numPr>
      </w:pPr>
      <w:bookmarkStart w:id="177" w:name="a151796"/>
      <w:r>
        <w:t>contain any other information reasonably requested by Norton.</w:t>
      </w:r>
      <w:bookmarkEnd w:id="177"/>
    </w:p>
    <w:p w14:paraId="1844E684" w14:textId="199AB790" w:rsidR="00392EBD" w:rsidRDefault="00392EBD" w:rsidP="008F51D5">
      <w:pPr>
        <w:pStyle w:val="Untitledsubclause1"/>
        <w:numPr>
          <w:ilvl w:val="1"/>
          <w:numId w:val="24"/>
        </w:numPr>
      </w:pPr>
      <w:bookmarkStart w:id="178" w:name="a299339"/>
      <w:commentRangeStart w:id="179"/>
      <w:r>
        <w:t xml:space="preserve">The </w:t>
      </w:r>
      <w:commentRangeEnd w:id="179"/>
      <w:r>
        <w:rPr>
          <w:rStyle w:val="CommentReference"/>
          <w:rFonts w:asciiTheme="minorHAnsi" w:eastAsiaTheme="minorHAnsi" w:hAnsiTheme="minorHAnsi" w:cstheme="minorBidi"/>
        </w:rPr>
        <w:commentReference w:id="179"/>
      </w:r>
      <w:r>
        <w:t xml:space="preserve">Supplier shall invoice Norton monthly in arrears for expenses and </w:t>
      </w:r>
      <w:proofErr w:type="gramStart"/>
      <w:r>
        <w:t>third party</w:t>
      </w:r>
      <w:proofErr w:type="gramEnd"/>
      <w:r>
        <w:t xml:space="preserve"> costs. The Supplier shall ensure that expenses and </w:t>
      </w:r>
      <w:proofErr w:type="gramStart"/>
      <w:r>
        <w:t>third party</w:t>
      </w:r>
      <w:proofErr w:type="gramEnd"/>
      <w:r>
        <w:t xml:space="preserve"> costs are passed through to Norton at cost, with no mark-up.</w:t>
      </w:r>
      <w:bookmarkEnd w:id="178"/>
    </w:p>
    <w:p w14:paraId="264C1C17" w14:textId="303EC5FB" w:rsidR="00392EBD" w:rsidRPr="002F64B1" w:rsidRDefault="00392EBD" w:rsidP="008F51D5">
      <w:pPr>
        <w:pStyle w:val="Untitledsubclause1"/>
        <w:numPr>
          <w:ilvl w:val="1"/>
          <w:numId w:val="24"/>
        </w:numPr>
      </w:pPr>
      <w:bookmarkStart w:id="180" w:name="a373970"/>
      <w:r>
        <w:t xml:space="preserve">The Supplier shall provide Norton with any documents and other information reasonably requested by Norton to verify the accuracy of the Supplier's invoices. This includes time sheets for Supplier Personnel and invoices and receipts for expenses and </w:t>
      </w:r>
      <w:proofErr w:type="gramStart"/>
      <w:r>
        <w:t>third party</w:t>
      </w:r>
      <w:proofErr w:type="gramEnd"/>
      <w:r>
        <w:t xml:space="preserve"> costs.</w:t>
      </w:r>
      <w:bookmarkEnd w:id="180"/>
    </w:p>
    <w:p w14:paraId="50DE526E" w14:textId="7405CE7D" w:rsidR="00392EBD" w:rsidRPr="009C6506" w:rsidRDefault="00392EBD" w:rsidP="008F51D5">
      <w:pPr>
        <w:pStyle w:val="Untitledsubclause1"/>
        <w:numPr>
          <w:ilvl w:val="1"/>
          <w:numId w:val="24"/>
        </w:numPr>
      </w:pPr>
      <w:bookmarkStart w:id="181" w:name="a696110"/>
      <w:r>
        <w:t xml:space="preserve">Norton shall pay each undisputed invoice submitted to it by the Supplier within 30 days of receipt to a bank account nominated in writing by the Supplier. </w:t>
      </w:r>
      <w:bookmarkEnd w:id="181"/>
    </w:p>
    <w:p w14:paraId="7C0D2903" w14:textId="3EFAE099" w:rsidR="00392EBD" w:rsidRPr="00860DEE" w:rsidRDefault="00392EBD" w:rsidP="008F51D5">
      <w:pPr>
        <w:pStyle w:val="Untitledsubclause1"/>
        <w:numPr>
          <w:ilvl w:val="1"/>
          <w:numId w:val="24"/>
        </w:numPr>
      </w:pPr>
      <w:bookmarkStart w:id="182" w:name="a324359"/>
      <w:r>
        <w:t xml:space="preserve">If Norton fails to make a payment due to the Supplier under this agreement by the due date, then, without limiting the Supplier's remedies under </w:t>
      </w:r>
      <w:r>
        <w:fldChar w:fldCharType="begin"/>
      </w:r>
      <w:r>
        <w:instrText>PAGEREF a725802\# "'clause '"  \h</w:instrText>
      </w:r>
      <w:r>
        <w:fldChar w:fldCharType="separate"/>
      </w:r>
      <w:r>
        <w:rPr>
          <w:noProof/>
        </w:rPr>
        <w:t xml:space="preserve">clause </w:t>
      </w:r>
      <w:r>
        <w:fldChar w:fldCharType="end"/>
      </w:r>
      <w:r>
        <w:fldChar w:fldCharType="begin"/>
      </w:r>
      <w:r>
        <w:rPr>
          <w:highlight w:val="lightGray"/>
        </w:rPr>
        <w:instrText>REF a725802 \h \w</w:instrText>
      </w:r>
      <w:r>
        <w:fldChar w:fldCharType="separate"/>
      </w:r>
      <w:r w:rsidRPr="00115CC2">
        <w:rPr>
          <w:highlight w:val="lightGray"/>
        </w:rPr>
        <w:t>19</w:t>
      </w:r>
      <w:r>
        <w:fldChar w:fldCharType="end"/>
      </w:r>
      <w:r>
        <w:t xml:space="preserve">, the Supplier may charge (and Norton shall pay) interest on the overdue sum from the due date until payment of the overdue sum. Interest under this </w:t>
      </w:r>
      <w:r>
        <w:fldChar w:fldCharType="begin"/>
      </w:r>
      <w:r>
        <w:instrText>PAGEREF a324359\# "'clause '"  \h</w:instrText>
      </w:r>
      <w:r>
        <w:fldChar w:fldCharType="separate"/>
      </w:r>
      <w:r>
        <w:rPr>
          <w:noProof/>
        </w:rPr>
        <w:t xml:space="preserve">clause </w:t>
      </w:r>
      <w:r>
        <w:fldChar w:fldCharType="end"/>
      </w:r>
      <w:r>
        <w:fldChar w:fldCharType="begin"/>
      </w:r>
      <w:r>
        <w:rPr>
          <w:highlight w:val="lightGray"/>
        </w:rPr>
        <w:instrText>REF a324359 \h \w</w:instrText>
      </w:r>
      <w:r>
        <w:fldChar w:fldCharType="separate"/>
      </w:r>
      <w:r>
        <w:rPr>
          <w:highlight w:val="lightGray"/>
        </w:rPr>
        <w:t>9.9</w:t>
      </w:r>
      <w:r>
        <w:fldChar w:fldCharType="end"/>
      </w:r>
      <w:r>
        <w:t xml:space="preserve"> will accrue each day at 4% a year above the Bank of England's base rate from time to time, but at 4% a year for any period when that base rate is below 0%.</w:t>
      </w:r>
      <w:bookmarkEnd w:id="182"/>
    </w:p>
    <w:p w14:paraId="1FEB5D3D" w14:textId="578E3369" w:rsidR="00392EBD" w:rsidRDefault="00392EBD" w:rsidP="008F51D5">
      <w:pPr>
        <w:pStyle w:val="Untitledsubclause1"/>
        <w:numPr>
          <w:ilvl w:val="1"/>
          <w:numId w:val="24"/>
        </w:numPr>
      </w:pPr>
      <w:bookmarkStart w:id="183" w:name="a799378"/>
      <w:r>
        <w:t>All sums payable to the Supplier under this agreement are exclusive of VAT and Norton shall, in addition, pay an amount equal to any VAT chargeable on those sums subject to receipt of a valid VAT invoice.</w:t>
      </w:r>
      <w:r>
        <w:fldChar w:fldCharType="begin"/>
      </w:r>
      <w:r>
        <w:fldChar w:fldCharType="end"/>
      </w:r>
      <w:bookmarkEnd w:id="183"/>
    </w:p>
    <w:p w14:paraId="2364BE76" w14:textId="63653ADF" w:rsidR="00392EBD" w:rsidRDefault="00392EBD" w:rsidP="008F51D5">
      <w:pPr>
        <w:pStyle w:val="Untitledsubclause1"/>
        <w:numPr>
          <w:ilvl w:val="1"/>
          <w:numId w:val="24"/>
        </w:numPr>
      </w:pPr>
      <w:bookmarkStart w:id="184" w:name="a800080"/>
      <w:r>
        <w:t xml:space="preserve">Norton may, at any time, without notice to the Supplier, set off any liability of the Supplier to Norton against any liability of Norton to the Supplier, whether either liability is present or future, liquidated or unliquidated and </w:t>
      </w:r>
      <w:proofErr w:type="gramStart"/>
      <w:r>
        <w:t>whether or not</w:t>
      </w:r>
      <w:proofErr w:type="gramEnd"/>
      <w:r>
        <w:t xml:space="preserve"> either liability arises under this agreement. If the liabilities to be set off are expressed in different currencies, Norton may convert either liability at a market rate of exchange for the purpose of set-off. Any exercise by Norton of its rights under this clause shall not limit or affect any other rights or remedies available to it under this agreement or otherwise.</w:t>
      </w:r>
      <w:bookmarkEnd w:id="184"/>
    </w:p>
    <w:commentRangeStart w:id="185"/>
    <w:p w14:paraId="6AEB6B6A" w14:textId="65ED9487" w:rsidR="00392EBD" w:rsidRDefault="00392EBD" w:rsidP="008F51D5">
      <w:pPr>
        <w:pStyle w:val="TitleClause"/>
        <w:numPr>
          <w:ilvl w:val="0"/>
          <w:numId w:val="24"/>
        </w:numPr>
      </w:pPr>
      <w:r>
        <w:lastRenderedPageBreak/>
        <w:fldChar w:fldCharType="begin"/>
      </w:r>
      <w:r>
        <w:fldChar w:fldCharType="end"/>
      </w:r>
      <w:r>
        <w:fldChar w:fldCharType="begin"/>
      </w:r>
      <w:r>
        <w:instrText>TC "9. Audit" \l 1</w:instrText>
      </w:r>
      <w:r>
        <w:fldChar w:fldCharType="end"/>
      </w:r>
      <w:bookmarkStart w:id="186" w:name="_Toc256000008"/>
      <w:bookmarkStart w:id="187" w:name="a655713"/>
      <w:r>
        <w:t>Audit</w:t>
      </w:r>
      <w:bookmarkEnd w:id="186"/>
      <w:bookmarkEnd w:id="187"/>
      <w:commentRangeEnd w:id="185"/>
      <w:r>
        <w:rPr>
          <w:rStyle w:val="CommentReference"/>
          <w:rFonts w:asciiTheme="minorHAnsi" w:eastAsiaTheme="minorHAnsi" w:hAnsiTheme="minorHAnsi" w:cstheme="minorBidi"/>
          <w:b w:val="0"/>
          <w:kern w:val="2"/>
        </w:rPr>
        <w:commentReference w:id="185"/>
      </w:r>
    </w:p>
    <w:p w14:paraId="6484A456" w14:textId="5BB76B2D" w:rsidR="00392EBD" w:rsidRPr="002D46DA" w:rsidRDefault="00392EBD" w:rsidP="008F51D5">
      <w:pPr>
        <w:pStyle w:val="Untitledsubclause1"/>
        <w:numPr>
          <w:ilvl w:val="1"/>
          <w:numId w:val="24"/>
        </w:numPr>
      </w:pPr>
      <w:bookmarkStart w:id="188" w:name="a362756"/>
      <w:r>
        <w:t>The Supplier shall maintain complete and accurate records of and supporting documents for:</w:t>
      </w:r>
      <w:bookmarkEnd w:id="188"/>
    </w:p>
    <w:p w14:paraId="4FA1678F" w14:textId="64BF024F" w:rsidR="00392EBD" w:rsidRPr="008C76A8" w:rsidRDefault="00392EBD" w:rsidP="008F51D5">
      <w:pPr>
        <w:pStyle w:val="Untitledsubclause2"/>
        <w:numPr>
          <w:ilvl w:val="2"/>
          <w:numId w:val="24"/>
        </w:numPr>
      </w:pPr>
      <w:bookmarkStart w:id="189" w:name="a974997"/>
      <w:r>
        <w:t>all amounts chargeable to Norton; and</w:t>
      </w:r>
      <w:bookmarkEnd w:id="189"/>
    </w:p>
    <w:p w14:paraId="7E0EBD80" w14:textId="4BE311A7" w:rsidR="00392EBD" w:rsidRPr="008C76A8" w:rsidRDefault="00392EBD" w:rsidP="008F51D5">
      <w:pPr>
        <w:pStyle w:val="Untitledsubclause2"/>
        <w:numPr>
          <w:ilvl w:val="2"/>
          <w:numId w:val="24"/>
        </w:numPr>
      </w:pPr>
      <w:bookmarkStart w:id="190" w:name="a132621"/>
      <w:r>
        <w:t>all activities carried out,</w:t>
      </w:r>
      <w:bookmarkEnd w:id="190"/>
    </w:p>
    <w:p w14:paraId="1688CE90" w14:textId="4490C40C" w:rsidR="00392EBD" w:rsidRPr="008C76A8" w:rsidRDefault="00392EBD" w:rsidP="00392EBD">
      <w:pPr>
        <w:pStyle w:val="Parasubclause1"/>
      </w:pPr>
      <w:r>
        <w:t>under this agreement. These records shall be retained for access by Norton during the Term and for 12 months afterwards.</w:t>
      </w:r>
    </w:p>
    <w:p w14:paraId="196935EB" w14:textId="666F2E27" w:rsidR="00392EBD" w:rsidRDefault="00392EBD" w:rsidP="008F51D5">
      <w:pPr>
        <w:pStyle w:val="Untitledsubclause1"/>
        <w:numPr>
          <w:ilvl w:val="1"/>
          <w:numId w:val="24"/>
        </w:numPr>
      </w:pPr>
      <w:bookmarkStart w:id="191" w:name="a559649"/>
      <w:r>
        <w:t xml:space="preserve">During the Term and for up to 12 months afterwards, the Supplier shall allow Norton (and its auditors and professional advisers) access to the Supplier's premises, personnel, systems and relevant records as may reasonably be required to verify that the Services are being provided and all obligations of the Supplier are being performed, in accordance with this agreement. </w:t>
      </w:r>
      <w:bookmarkEnd w:id="191"/>
    </w:p>
    <w:p w14:paraId="74463669" w14:textId="25E9C3B3" w:rsidR="00392EBD" w:rsidRPr="003F428E" w:rsidRDefault="00392EBD" w:rsidP="008F51D5">
      <w:pPr>
        <w:pStyle w:val="Untitledsubclause1"/>
        <w:numPr>
          <w:ilvl w:val="1"/>
          <w:numId w:val="24"/>
        </w:numPr>
      </w:pPr>
      <w:bookmarkStart w:id="192" w:name="a762957"/>
      <w:r>
        <w:t>The Supplier shall provide Norton (and its auditors and professional advisers) with all reasonable co-operation, access and assistance in relation to each audit.</w:t>
      </w:r>
      <w:r>
        <w:fldChar w:fldCharType="begin"/>
      </w:r>
      <w:r>
        <w:instrText xml:space="preserve"> MACROBUTTON optional </w:instrText>
      </w:r>
      <w:r>
        <w:fldChar w:fldCharType="end"/>
      </w:r>
      <w:r>
        <w:t xml:space="preserve"> Norton and its auditors and professional advisers may take copies of any records which they reasonably require for the audit. </w:t>
      </w:r>
      <w:bookmarkEnd w:id="192"/>
    </w:p>
    <w:p w14:paraId="56CB3C29" w14:textId="77777777" w:rsidR="00392EBD" w:rsidRDefault="00392EBD" w:rsidP="00392EBD">
      <w:pPr>
        <w:pStyle w:val="Untitledsubclause1"/>
        <w:numPr>
          <w:ilvl w:val="0"/>
          <w:numId w:val="0"/>
        </w:numPr>
        <w:ind w:left="720"/>
        <w:rPr>
          <w:del w:id="193" w:author="David Sant" w:date="2025-11-28T16:55:00Z" w16du:dateUtc="2025-11-28T16:55:00Z"/>
        </w:rPr>
      </w:pPr>
    </w:p>
    <w:p w14:paraId="1FFB81EA" w14:textId="77777777" w:rsidR="00392EBD" w:rsidRDefault="00392EBD" w:rsidP="008F51D5">
      <w:pPr>
        <w:pStyle w:val="TitleClause"/>
        <w:numPr>
          <w:ilvl w:val="0"/>
          <w:numId w:val="24"/>
        </w:numPr>
      </w:pPr>
      <w:r>
        <w:fldChar w:fldCharType="begin"/>
      </w:r>
      <w:r>
        <w:instrText>TC "10. Intellectual Property Rights" \l 1</w:instrText>
      </w:r>
      <w:r>
        <w:fldChar w:fldCharType="end"/>
      </w:r>
      <w:bookmarkStart w:id="194" w:name="_Toc256000009"/>
      <w:bookmarkStart w:id="195" w:name="a812379"/>
      <w:r>
        <w:t>Intellectual Property Rights</w:t>
      </w:r>
      <w:bookmarkEnd w:id="194"/>
      <w:bookmarkEnd w:id="195"/>
    </w:p>
    <w:p w14:paraId="0EB3AB4D" w14:textId="477E5F3B" w:rsidR="00392EBD" w:rsidRDefault="00392EBD" w:rsidP="008F51D5">
      <w:pPr>
        <w:pStyle w:val="Untitledsubclause1"/>
        <w:numPr>
          <w:ilvl w:val="1"/>
          <w:numId w:val="24"/>
        </w:numPr>
      </w:pPr>
      <w:bookmarkStart w:id="196" w:name="a481386"/>
      <w:r>
        <w:t xml:space="preserve">Norton and its licensors shall retain ownership of all Intellectual Property Rights in Norton Materials. Norton grants to the Supplier a non-exclusive, royalty-free, non-transferable (except in accordance with </w:t>
      </w:r>
      <w:r>
        <w:fldChar w:fldCharType="begin"/>
      </w:r>
      <w:r>
        <w:instrText>PAGEREF a437042\# "'clause '"  \h</w:instrText>
      </w:r>
      <w:r>
        <w:fldChar w:fldCharType="separate"/>
      </w:r>
      <w:r>
        <w:rPr>
          <w:noProof/>
        </w:rPr>
        <w:t xml:space="preserve">clause </w:t>
      </w:r>
      <w:r>
        <w:fldChar w:fldCharType="end"/>
      </w:r>
      <w:r>
        <w:fldChar w:fldCharType="begin"/>
      </w:r>
      <w:r>
        <w:rPr>
          <w:highlight w:val="lightGray"/>
        </w:rPr>
        <w:instrText>REF a437042 \h \w</w:instrText>
      </w:r>
      <w:r>
        <w:fldChar w:fldCharType="separate"/>
      </w:r>
      <w:r w:rsidRPr="00115CC2">
        <w:rPr>
          <w:highlight w:val="lightGray"/>
        </w:rPr>
        <w:t>22.1</w:t>
      </w:r>
      <w:r>
        <w:fldChar w:fldCharType="end"/>
      </w:r>
      <w:r>
        <w:t xml:space="preserve">) licence to use, copy and modify Norton Materials during the Term for the sole purpose of providing the Services to Norton in accordance with this agreement. The Supplier cannot sublicense Norton Materials to any third party (other than permitted subcontractors under </w:t>
      </w:r>
      <w:r>
        <w:fldChar w:fldCharType="begin"/>
      </w:r>
      <w:r>
        <w:instrText>PAGEREF a788248\# "'clause '"  \h</w:instrText>
      </w:r>
      <w:r>
        <w:fldChar w:fldCharType="separate"/>
      </w:r>
      <w:r>
        <w:rPr>
          <w:noProof/>
        </w:rPr>
        <w:t xml:space="preserve">clause </w:t>
      </w:r>
      <w:r>
        <w:fldChar w:fldCharType="end"/>
      </w:r>
      <w:r>
        <w:fldChar w:fldCharType="begin"/>
      </w:r>
      <w:r>
        <w:rPr>
          <w:highlight w:val="lightGray"/>
        </w:rPr>
        <w:instrText>REF a788248 \h \w</w:instrText>
      </w:r>
      <w:r>
        <w:fldChar w:fldCharType="separate"/>
      </w:r>
      <w:r w:rsidRPr="00115CC2">
        <w:rPr>
          <w:highlight w:val="lightGray"/>
        </w:rPr>
        <w:t>22</w:t>
      </w:r>
      <w:r>
        <w:fldChar w:fldCharType="end"/>
      </w:r>
      <w:r>
        <w:t>) without Norton's prior written consent.</w:t>
      </w:r>
      <w:bookmarkEnd w:id="196"/>
    </w:p>
    <w:p w14:paraId="1DBF72C8" w14:textId="3B979A1F" w:rsidR="00392EBD" w:rsidRPr="00C40EC1" w:rsidRDefault="00392EBD" w:rsidP="008F51D5">
      <w:pPr>
        <w:pStyle w:val="Untitledsubclause1"/>
        <w:numPr>
          <w:ilvl w:val="1"/>
          <w:numId w:val="24"/>
        </w:numPr>
      </w:pPr>
      <w:bookmarkStart w:id="197" w:name="a103441"/>
      <w:bookmarkStart w:id="198" w:name="a261654"/>
      <w:r>
        <w:t xml:space="preserve">The Supplier assigns to Norton, immediately on creation, with full title guarantee, any improvements, modifications, enhancements and derivative works involving Norton’s Intellectual Property Rights, any other Foreground Intellectual Property and all Intellectual Property Rights in the Deliverables (excluding any Norton Materials </w:t>
      </w:r>
      <w:bookmarkEnd w:id="197"/>
      <w:r>
        <w:t>and any Non-Norton Background Intellectual Property which Norton has approved for inclusion in the Deliverables).</w:t>
      </w:r>
      <w:bookmarkEnd w:id="198"/>
    </w:p>
    <w:p w14:paraId="54A312E9" w14:textId="79595D69" w:rsidR="00392EBD" w:rsidRPr="00D553CB" w:rsidRDefault="00392EBD" w:rsidP="008F51D5">
      <w:pPr>
        <w:pStyle w:val="Untitledsubclause1"/>
        <w:numPr>
          <w:ilvl w:val="1"/>
          <w:numId w:val="24"/>
        </w:numPr>
      </w:pPr>
      <w:bookmarkStart w:id="199" w:name="a829745"/>
      <w:bookmarkStart w:id="200" w:name="a429428"/>
      <w:r>
        <w:t>The Supplier grants to Norton a non-exclusive, royalty-free, transferable, perpetual and irrevocable licence (with the right to grant sublicences) to use, copy and modify the Supplier Materials for the purpose of receiving and using the Services and the Deliverables</w:t>
      </w:r>
      <w:bookmarkEnd w:id="199"/>
      <w:r>
        <w:t>.</w:t>
      </w:r>
      <w:r>
        <w:fldChar w:fldCharType="begin"/>
      </w:r>
      <w:r>
        <w:fldChar w:fldCharType="end"/>
      </w:r>
      <w:bookmarkEnd w:id="200"/>
    </w:p>
    <w:p w14:paraId="0F194D96" w14:textId="25FB869F" w:rsidR="00392EBD" w:rsidRDefault="00392EBD" w:rsidP="008F51D5">
      <w:pPr>
        <w:pStyle w:val="Untitledsubclause1"/>
        <w:numPr>
          <w:ilvl w:val="1"/>
          <w:numId w:val="24"/>
        </w:numPr>
      </w:pPr>
      <w:bookmarkStart w:id="201" w:name="a392302"/>
      <w:commentRangeStart w:id="202"/>
      <w:r>
        <w:t xml:space="preserve">The Supplier shall not use or incorporate any </w:t>
      </w:r>
      <w:proofErr w:type="gramStart"/>
      <w:r>
        <w:t>Third Party</w:t>
      </w:r>
      <w:proofErr w:type="gramEnd"/>
      <w:r>
        <w:t xml:space="preserve"> Materials, any Supplier Materials </w:t>
      </w:r>
      <w:bookmarkEnd w:id="201"/>
      <w:r>
        <w:t xml:space="preserve">or any Non -Norton Background Intellectual Property in the provision of the Services or in any Deliverables without obtaining Norton's prior written approval. </w:t>
      </w:r>
    </w:p>
    <w:p w14:paraId="58C23E45" w14:textId="54731714" w:rsidR="00392EBD" w:rsidRDefault="00392EBD" w:rsidP="008F51D5">
      <w:pPr>
        <w:pStyle w:val="Untitledsubclause1"/>
        <w:numPr>
          <w:ilvl w:val="1"/>
          <w:numId w:val="24"/>
        </w:numPr>
      </w:pPr>
      <w:r>
        <w:lastRenderedPageBreak/>
        <w:t>The Supplier shall, before commencing any Work Package and on an ongoing basis during the provision of the Services, identify and disclose to Norton in writing any Non-Norton Background Intellectual Property that the Supplier reasonably anticipates may be required or useful for the Services or Deliverables. Such disclosure shall include the nature of the intellectual property, the identity of the rights holder, any known licensing requirements and the Supplier's assessment of alternatives that would not Non -Norton Background Intellectual Property.</w:t>
      </w:r>
      <w:commentRangeEnd w:id="202"/>
      <w:r>
        <w:rPr>
          <w:rStyle w:val="CommentReference"/>
          <w:rFonts w:asciiTheme="minorHAnsi" w:eastAsiaTheme="minorHAnsi" w:hAnsiTheme="minorHAnsi" w:cstheme="minorBidi"/>
        </w:rPr>
        <w:commentReference w:id="202"/>
      </w:r>
    </w:p>
    <w:p w14:paraId="2EDBC18C" w14:textId="77777777" w:rsidR="00392EBD" w:rsidRDefault="00392EBD" w:rsidP="008F51D5">
      <w:pPr>
        <w:pStyle w:val="Untitledsubclause1"/>
        <w:numPr>
          <w:ilvl w:val="1"/>
          <w:numId w:val="24"/>
        </w:numPr>
      </w:pPr>
      <w:r>
        <w:t>The Supplier shall immediately notify Norton in writing if the Supplier becomes aware of any actual or potential infringement of third-party intellectual property rights arising from or in connection with the Services or Deliverables, or if the Supplier receives any claim, allegation, or notice from any third party regarding intellectual property rights. Such notification shall include full details of the matter and the Supplier's proposed response.</w:t>
      </w:r>
    </w:p>
    <w:p w14:paraId="3F9CE197" w14:textId="7D7584BA" w:rsidR="00392EBD" w:rsidRDefault="00392EBD" w:rsidP="008F51D5">
      <w:pPr>
        <w:pStyle w:val="Untitledsubclause1"/>
        <w:numPr>
          <w:ilvl w:val="1"/>
          <w:numId w:val="24"/>
        </w:numPr>
      </w:pPr>
      <w:bookmarkStart w:id="203" w:name="a884258"/>
      <w:r>
        <w:t xml:space="preserve">Norton grants the Supplier a non-exclusive, royalty-free, non-transferable (except in accordance with </w:t>
      </w:r>
      <w:r>
        <w:fldChar w:fldCharType="begin"/>
      </w:r>
      <w:r>
        <w:instrText>PAGEREF a437042\# "'clause '"  \h</w:instrText>
      </w:r>
      <w:r>
        <w:fldChar w:fldCharType="separate"/>
      </w:r>
      <w:r>
        <w:rPr>
          <w:noProof/>
        </w:rPr>
        <w:t xml:space="preserve">clause </w:t>
      </w:r>
      <w:r>
        <w:fldChar w:fldCharType="end"/>
      </w:r>
      <w:r>
        <w:fldChar w:fldCharType="begin"/>
      </w:r>
      <w:r>
        <w:rPr>
          <w:highlight w:val="lightGray"/>
        </w:rPr>
        <w:instrText>REF a437042 \h \w</w:instrText>
      </w:r>
      <w:r>
        <w:fldChar w:fldCharType="separate"/>
      </w:r>
      <w:r w:rsidRPr="00115CC2">
        <w:rPr>
          <w:highlight w:val="lightGray"/>
        </w:rPr>
        <w:t>22.1</w:t>
      </w:r>
      <w:r>
        <w:fldChar w:fldCharType="end"/>
      </w:r>
      <w:r>
        <w:t xml:space="preserve">) licence to use, copy and modify, during the Term, the Deliverables assigned to Norton under </w:t>
      </w:r>
      <w:r>
        <w:fldChar w:fldCharType="begin"/>
      </w:r>
      <w:r>
        <w:instrText>PAGEREF a261654\# "'clause '"  \h</w:instrText>
      </w:r>
      <w:r>
        <w:fldChar w:fldCharType="separate"/>
      </w:r>
      <w:r>
        <w:rPr>
          <w:noProof/>
        </w:rPr>
        <w:t xml:space="preserve">clause </w:t>
      </w:r>
      <w:r>
        <w:fldChar w:fldCharType="end"/>
      </w:r>
      <w:r>
        <w:fldChar w:fldCharType="begin"/>
      </w:r>
      <w:r>
        <w:rPr>
          <w:highlight w:val="lightGray"/>
        </w:rPr>
        <w:instrText>REF a261654 \h \w</w:instrText>
      </w:r>
      <w:r>
        <w:fldChar w:fldCharType="separate"/>
      </w:r>
      <w:r>
        <w:rPr>
          <w:highlight w:val="lightGray"/>
        </w:rPr>
        <w:t>11.2</w:t>
      </w:r>
      <w:r>
        <w:fldChar w:fldCharType="end"/>
      </w:r>
      <w:r>
        <w:t xml:space="preserve"> for the sole purpose of providing the Services to Norton in accordance with this agreement. The Supplier cannot sublicense such rights without Norton's prior written consent. </w:t>
      </w:r>
      <w:bookmarkEnd w:id="203"/>
    </w:p>
    <w:p w14:paraId="00872D82" w14:textId="18FF0009" w:rsidR="00392EBD" w:rsidRDefault="00392EBD" w:rsidP="008F51D5">
      <w:pPr>
        <w:pStyle w:val="Untitledsubclause1"/>
        <w:numPr>
          <w:ilvl w:val="1"/>
          <w:numId w:val="24"/>
        </w:numPr>
      </w:pPr>
      <w:bookmarkStart w:id="204" w:name="a839110"/>
      <w:r>
        <w:t xml:space="preserve">The Supplier shall, to the maximum extent permitted by Applicable Law, obtain waivers of all moral rights in the Deliverables  to which any person is now, or may at any future time be, entitled to under the Copyright, Designs and Patents Act 1988 as amended from time to time or under any similar legislation from time to time in force anywhere in the world. The Supplier shall obtain Norton's prior written approval before incorporating into the Deliverables any </w:t>
      </w:r>
      <w:proofErr w:type="gramStart"/>
      <w:r>
        <w:t>Third Party</w:t>
      </w:r>
      <w:proofErr w:type="gramEnd"/>
      <w:r>
        <w:t xml:space="preserve"> Materials in which moral rights cannot be waived.</w:t>
      </w:r>
      <w:bookmarkEnd w:id="204"/>
    </w:p>
    <w:p w14:paraId="5CE98AEC" w14:textId="2C253627" w:rsidR="00392EBD" w:rsidRDefault="00392EBD" w:rsidP="008F51D5">
      <w:pPr>
        <w:pStyle w:val="Untitledsubclause1"/>
        <w:numPr>
          <w:ilvl w:val="1"/>
          <w:numId w:val="24"/>
        </w:numPr>
      </w:pPr>
      <w:bookmarkStart w:id="205" w:name="a273181"/>
      <w:commentRangeStart w:id="206"/>
      <w:r>
        <w:t xml:space="preserve">The </w:t>
      </w:r>
      <w:commentRangeEnd w:id="206"/>
      <w:r>
        <w:rPr>
          <w:rStyle w:val="CommentReference"/>
          <w:rFonts w:asciiTheme="minorHAnsi" w:eastAsiaTheme="minorHAnsi" w:hAnsiTheme="minorHAnsi" w:cstheme="minorBidi"/>
        </w:rPr>
        <w:commentReference w:id="206"/>
      </w:r>
      <w:r>
        <w:t>Supplier shall, promptly at Norton's request, do (or procure to be done) all further acts and things and execute (or procure the execution of) all other documents as Norton may from time to time require for the purpose of securing for Norton all right, title and interest in and to the Intellectual Property Rights assigned or licensed to Norton under this agreement.</w:t>
      </w:r>
      <w:bookmarkEnd w:id="205"/>
    </w:p>
    <w:p w14:paraId="06837082" w14:textId="77777777" w:rsidR="00392EBD" w:rsidRPr="00CC5259" w:rsidRDefault="00392EBD" w:rsidP="008F51D5">
      <w:pPr>
        <w:pStyle w:val="TitleClause"/>
        <w:numPr>
          <w:ilvl w:val="0"/>
          <w:numId w:val="24"/>
        </w:numPr>
      </w:pPr>
      <w:r>
        <w:fldChar w:fldCharType="begin"/>
      </w:r>
      <w:r>
        <w:instrText>TC "11. Contract managers and governance" \l 1</w:instrText>
      </w:r>
      <w:r>
        <w:fldChar w:fldCharType="end"/>
      </w:r>
      <w:bookmarkStart w:id="207" w:name="_Toc256000010"/>
      <w:bookmarkStart w:id="208" w:name="a399334"/>
      <w:r>
        <w:t>Contract managers and governance</w:t>
      </w:r>
      <w:bookmarkEnd w:id="207"/>
      <w:bookmarkEnd w:id="208"/>
    </w:p>
    <w:p w14:paraId="7B7FD1F6" w14:textId="77777777" w:rsidR="00392EBD" w:rsidRDefault="00392EBD" w:rsidP="008F51D5">
      <w:pPr>
        <w:pStyle w:val="Untitledsubclause1"/>
        <w:numPr>
          <w:ilvl w:val="1"/>
          <w:numId w:val="24"/>
        </w:numPr>
      </w:pPr>
      <w:bookmarkStart w:id="209" w:name="a225453"/>
      <w:r>
        <w:t>Each party shall appoint its Contract Manager(s) to:</w:t>
      </w:r>
      <w:bookmarkEnd w:id="209"/>
    </w:p>
    <w:p w14:paraId="71A6C70C" w14:textId="6B689131" w:rsidR="00392EBD" w:rsidRDefault="00392EBD" w:rsidP="008F51D5">
      <w:pPr>
        <w:pStyle w:val="Untitledsubclause2"/>
        <w:numPr>
          <w:ilvl w:val="2"/>
          <w:numId w:val="24"/>
        </w:numPr>
      </w:pPr>
      <w:bookmarkStart w:id="210" w:name="a397827"/>
      <w:r>
        <w:t>oversee the delivery and receipt of the Services on a day-to-day basis; and</w:t>
      </w:r>
      <w:bookmarkEnd w:id="210"/>
    </w:p>
    <w:p w14:paraId="262EFACB" w14:textId="69ABEE8B" w:rsidR="00392EBD" w:rsidRDefault="00392EBD" w:rsidP="008F51D5">
      <w:pPr>
        <w:pStyle w:val="Untitledsubclause2"/>
        <w:numPr>
          <w:ilvl w:val="2"/>
          <w:numId w:val="24"/>
        </w:numPr>
      </w:pPr>
      <w:bookmarkStart w:id="211" w:name="a136493"/>
      <w:r>
        <w:t>be the principal point(s) of contact for the other party in connection with managing the relationship between the parties</w:t>
      </w:r>
      <w:bookmarkStart w:id="212" w:name="a412076"/>
      <w:bookmarkEnd w:id="211"/>
      <w:r>
        <w:t>.</w:t>
      </w:r>
      <w:r>
        <w:fldChar w:fldCharType="begin"/>
      </w:r>
      <w:r>
        <w:fldChar w:fldCharType="end"/>
      </w:r>
      <w:bookmarkEnd w:id="212"/>
    </w:p>
    <w:p w14:paraId="7357F2B8" w14:textId="77777777" w:rsidR="00392EBD" w:rsidRDefault="00392EBD" w:rsidP="008F51D5">
      <w:pPr>
        <w:pStyle w:val="Untitledsubclause1"/>
        <w:numPr>
          <w:ilvl w:val="1"/>
          <w:numId w:val="24"/>
        </w:numPr>
      </w:pPr>
      <w:bookmarkStart w:id="213" w:name="a940781"/>
      <w:r>
        <w:t>Each party's Contract Manager(s) shall have the authority to make decisions and act on its behalf in connection with the operation of this agreement (including by signing Change Control Notes).</w:t>
      </w:r>
      <w:bookmarkEnd w:id="213"/>
    </w:p>
    <w:p w14:paraId="100766CC" w14:textId="7BF775E5" w:rsidR="00392EBD" w:rsidRDefault="00392EBD" w:rsidP="008F51D5">
      <w:pPr>
        <w:pStyle w:val="Untitledsubclause1"/>
        <w:numPr>
          <w:ilvl w:val="1"/>
          <w:numId w:val="24"/>
        </w:numPr>
      </w:pPr>
      <w:bookmarkStart w:id="214" w:name="a929662"/>
      <w:r>
        <w:lastRenderedPageBreak/>
        <w:t xml:space="preserve">Each party shall designate its Contract Manager(s) in writing to the other party. </w:t>
      </w:r>
      <w:bookmarkEnd w:id="214"/>
    </w:p>
    <w:p w14:paraId="06FF4D98" w14:textId="5A30C0FE" w:rsidR="00392EBD" w:rsidRDefault="00392EBD" w:rsidP="008F51D5">
      <w:pPr>
        <w:pStyle w:val="Untitledsubclause1"/>
        <w:numPr>
          <w:ilvl w:val="1"/>
          <w:numId w:val="24"/>
        </w:numPr>
      </w:pPr>
      <w:bookmarkStart w:id="215" w:name="a812309"/>
      <w:r>
        <w:t>The parties will hold review meetings at least once every quarter (or on any other frequency as may be agreed in writing) to discuss the operation of this agreement and the performance of the Services at which they will be represented by their Contract Managers.</w:t>
      </w:r>
      <w:bookmarkEnd w:id="215"/>
    </w:p>
    <w:p w14:paraId="0B507D83" w14:textId="77777777" w:rsidR="00392EBD" w:rsidRDefault="00392EBD" w:rsidP="008F51D5">
      <w:pPr>
        <w:pStyle w:val="Untitledsubclause1"/>
        <w:numPr>
          <w:ilvl w:val="1"/>
          <w:numId w:val="24"/>
        </w:numPr>
      </w:pPr>
      <w:bookmarkStart w:id="216" w:name="a512181"/>
      <w:r>
        <w:t>The parties agree to be transparent with each other in connection with this agreement and accordingly will raise any issue without delay.</w:t>
      </w:r>
      <w:bookmarkEnd w:id="216"/>
    </w:p>
    <w:p w14:paraId="29EBD465" w14:textId="2BD60FCD" w:rsidR="00392EBD" w:rsidRDefault="00392EBD" w:rsidP="008F51D5">
      <w:pPr>
        <w:pStyle w:val="Untitledsubclause1"/>
        <w:numPr>
          <w:ilvl w:val="1"/>
          <w:numId w:val="24"/>
        </w:numPr>
      </w:pPr>
      <w:bookmarkStart w:id="217" w:name="a388219"/>
      <w:r>
        <w:t>If a service or performance issue arises, the Supplier shall promptly work to remedy the issue even where it considers that the issue may have been caused in whole or in part by Norton or a third party and shall not seek to obtain any admission from Norton as a pre-condition to rectifying the relevant issue.</w:t>
      </w:r>
      <w:bookmarkEnd w:id="217"/>
    </w:p>
    <w:p w14:paraId="573FFD4F" w14:textId="77777777" w:rsidR="00392EBD" w:rsidRPr="008211DF" w:rsidRDefault="00392EBD" w:rsidP="008F51D5">
      <w:pPr>
        <w:pStyle w:val="TitleClause"/>
        <w:numPr>
          <w:ilvl w:val="0"/>
          <w:numId w:val="24"/>
        </w:numPr>
      </w:pPr>
      <w:r>
        <w:fldChar w:fldCharType="begin"/>
      </w:r>
      <w:r>
        <w:instrText>TC "12. Compliance with laws and policies" \l 1</w:instrText>
      </w:r>
      <w:r>
        <w:fldChar w:fldCharType="end"/>
      </w:r>
      <w:bookmarkStart w:id="218" w:name="_Toc256000011"/>
      <w:bookmarkStart w:id="219" w:name="a970716"/>
      <w:r>
        <w:t>Compliance with laws and policies</w:t>
      </w:r>
      <w:bookmarkEnd w:id="218"/>
      <w:bookmarkEnd w:id="219"/>
    </w:p>
    <w:p w14:paraId="4CE598A3" w14:textId="77777777" w:rsidR="00392EBD" w:rsidRDefault="00392EBD" w:rsidP="008F51D5">
      <w:pPr>
        <w:pStyle w:val="Untitledsubclause1"/>
        <w:numPr>
          <w:ilvl w:val="1"/>
          <w:numId w:val="24"/>
        </w:numPr>
      </w:pPr>
      <w:bookmarkStart w:id="220" w:name="a114289"/>
      <w:r>
        <w:t>In performing its obligations under this agreement, the Supplier shall comply with:</w:t>
      </w:r>
      <w:bookmarkEnd w:id="220"/>
    </w:p>
    <w:p w14:paraId="1F1D965C" w14:textId="77777777" w:rsidR="00392EBD" w:rsidRDefault="00392EBD" w:rsidP="008F51D5">
      <w:pPr>
        <w:pStyle w:val="Untitledsubclause2"/>
        <w:numPr>
          <w:ilvl w:val="2"/>
          <w:numId w:val="24"/>
        </w:numPr>
      </w:pPr>
      <w:bookmarkStart w:id="221" w:name="a127286"/>
      <w:r>
        <w:t>all Applicable Laws; and</w:t>
      </w:r>
      <w:bookmarkEnd w:id="221"/>
    </w:p>
    <w:p w14:paraId="4D1E0589" w14:textId="77777777" w:rsidR="00392EBD" w:rsidRDefault="00392EBD" w:rsidP="008F51D5">
      <w:pPr>
        <w:pStyle w:val="Untitledsubclause2"/>
        <w:numPr>
          <w:ilvl w:val="2"/>
          <w:numId w:val="24"/>
        </w:numPr>
      </w:pPr>
      <w:bookmarkStart w:id="222" w:name="a571012"/>
      <w:r>
        <w:t xml:space="preserve">the </w:t>
      </w:r>
      <w:commentRangeStart w:id="223"/>
      <w:r>
        <w:t xml:space="preserve">Mandatory </w:t>
      </w:r>
      <w:commentRangeEnd w:id="223"/>
      <w:r>
        <w:rPr>
          <w:rStyle w:val="CommentReference"/>
          <w:rFonts w:asciiTheme="minorHAnsi" w:eastAsiaTheme="minorHAnsi" w:hAnsiTheme="minorHAnsi" w:cstheme="minorBidi"/>
        </w:rPr>
        <w:commentReference w:id="223"/>
      </w:r>
      <w:r>
        <w:t>Policies.</w:t>
      </w:r>
      <w:bookmarkEnd w:id="222"/>
    </w:p>
    <w:p w14:paraId="13C748DE" w14:textId="422D848E" w:rsidR="00392EBD" w:rsidRDefault="00392EBD" w:rsidP="008F51D5">
      <w:pPr>
        <w:pStyle w:val="Untitledsubclause1"/>
        <w:numPr>
          <w:ilvl w:val="1"/>
          <w:numId w:val="24"/>
        </w:numPr>
      </w:pPr>
      <w:bookmarkStart w:id="224" w:name="a477985"/>
      <w:commentRangeStart w:id="225"/>
      <w:r>
        <w:t xml:space="preserve">Norton </w:t>
      </w:r>
      <w:commentRangeEnd w:id="225"/>
      <w:r>
        <w:rPr>
          <w:rStyle w:val="CommentReference"/>
          <w:rFonts w:asciiTheme="minorHAnsi" w:eastAsiaTheme="minorHAnsi" w:hAnsiTheme="minorHAnsi" w:cstheme="minorBidi"/>
        </w:rPr>
        <w:commentReference w:id="225"/>
      </w:r>
      <w:r>
        <w:t xml:space="preserve">shall give the Supplier not less than 30 days' notice of any change to the Mandatory Policies, including the introduction of any new Mandatory Policy, before the change takes effect. The Supplier shall comply with the change from the date it takes effect provided that if any change to the Mandatory Policies would materially increase the Supplier's obligations or costs under this agreement, the Supplier may, within 14 days of Norton's notice, request a proportionate increase to the Charges in accordance with the procedure in </w:t>
      </w:r>
      <w:r>
        <w:fldChar w:fldCharType="begin"/>
      </w:r>
      <w:r>
        <w:instrText>PAGEREF a906795\# "'clause '"  \h</w:instrText>
      </w:r>
      <w:r>
        <w:fldChar w:fldCharType="separate"/>
      </w:r>
      <w:r>
        <w:rPr>
          <w:noProof/>
        </w:rPr>
        <w:t xml:space="preserve">clause </w:t>
      </w:r>
      <w:r>
        <w:fldChar w:fldCharType="end"/>
      </w:r>
      <w:r>
        <w:fldChar w:fldCharType="begin"/>
      </w:r>
      <w:r>
        <w:rPr>
          <w:highlight w:val="lightGray"/>
        </w:rPr>
        <w:instrText>REF a906795 \h \w</w:instrText>
      </w:r>
      <w:r>
        <w:fldChar w:fldCharType="separate"/>
      </w:r>
      <w:r>
        <w:rPr>
          <w:highlight w:val="lightGray"/>
        </w:rPr>
        <w:t>8</w:t>
      </w:r>
      <w:r>
        <w:fldChar w:fldCharType="end"/>
      </w:r>
      <w:r>
        <w:t xml:space="preserve">. Norton shall not unreasonably withhold or delay its consent to the Supplier's request to increase the Charges. The Supplier cannot exercise its rights under this </w:t>
      </w:r>
      <w:r>
        <w:fldChar w:fldCharType="begin"/>
      </w:r>
      <w:r>
        <w:instrText>PAGEREF a477985\# "'clause '"  \h</w:instrText>
      </w:r>
      <w:r>
        <w:fldChar w:fldCharType="separate"/>
      </w:r>
      <w:r>
        <w:rPr>
          <w:noProof/>
        </w:rPr>
        <w:t xml:space="preserve">clause </w:t>
      </w:r>
      <w:r>
        <w:fldChar w:fldCharType="end"/>
      </w:r>
      <w:r>
        <w:fldChar w:fldCharType="begin"/>
      </w:r>
      <w:r>
        <w:rPr>
          <w:highlight w:val="lightGray"/>
        </w:rPr>
        <w:instrText>REF a477985 \h \w</w:instrText>
      </w:r>
      <w:r>
        <w:fldChar w:fldCharType="separate"/>
      </w:r>
      <w:r>
        <w:rPr>
          <w:highlight w:val="lightGray"/>
        </w:rPr>
        <w:t>13</w:t>
      </w:r>
      <w:r w:rsidRPr="00115CC2">
        <w:rPr>
          <w:highlight w:val="lightGray"/>
        </w:rPr>
        <w:t>.2</w:t>
      </w:r>
      <w:r>
        <w:fldChar w:fldCharType="end"/>
      </w:r>
      <w:r>
        <w:t xml:space="preserve"> where the change to the Mandatory Policies reflects a change in Applicable Law that:</w:t>
      </w:r>
      <w:bookmarkEnd w:id="224"/>
    </w:p>
    <w:p w14:paraId="5F4315EF" w14:textId="77777777" w:rsidR="00392EBD" w:rsidRDefault="00392EBD" w:rsidP="008F51D5">
      <w:pPr>
        <w:pStyle w:val="Untitledsubclause2"/>
        <w:numPr>
          <w:ilvl w:val="2"/>
          <w:numId w:val="24"/>
        </w:numPr>
      </w:pPr>
      <w:bookmarkStart w:id="226" w:name="a279833"/>
      <w:proofErr w:type="gramStart"/>
      <w:r>
        <w:t>generally</w:t>
      </w:r>
      <w:proofErr w:type="gramEnd"/>
      <w:r>
        <w:t xml:space="preserve"> affects the supply of services similar to the Services; or</w:t>
      </w:r>
      <w:bookmarkEnd w:id="226"/>
    </w:p>
    <w:p w14:paraId="2BAD4EE3" w14:textId="43B83182" w:rsidR="00392EBD" w:rsidRPr="00A366E7" w:rsidRDefault="00392EBD" w:rsidP="008F51D5">
      <w:pPr>
        <w:pStyle w:val="Untitledsubclause2"/>
        <w:numPr>
          <w:ilvl w:val="2"/>
          <w:numId w:val="24"/>
        </w:numPr>
      </w:pPr>
      <w:bookmarkStart w:id="227" w:name="a467924"/>
      <w:r>
        <w:t xml:space="preserve">would have been reasonably foreseeable on the Effective Date by an experienced supplier performing services </w:t>
      </w:r>
      <w:proofErr w:type="gramStart"/>
      <w:r>
        <w:t>similar to</w:t>
      </w:r>
      <w:proofErr w:type="gramEnd"/>
      <w:r>
        <w:t xml:space="preserve"> the Services.</w:t>
      </w:r>
      <w:bookmarkEnd w:id="227"/>
    </w:p>
    <w:p w14:paraId="32B824DF" w14:textId="69409D51" w:rsidR="00392EBD" w:rsidRPr="002C0D1D" w:rsidRDefault="00392EBD" w:rsidP="00115CC2">
      <w:pPr>
        <w:pStyle w:val="Untitledsubclause2"/>
        <w:numPr>
          <w:ilvl w:val="0"/>
          <w:numId w:val="0"/>
        </w:numPr>
        <w:ind w:left="1555"/>
      </w:pPr>
    </w:p>
    <w:p w14:paraId="5D6B40A6" w14:textId="77777777" w:rsidR="00392EBD" w:rsidRDefault="00392EBD" w:rsidP="008F51D5">
      <w:pPr>
        <w:pStyle w:val="TitleClause"/>
        <w:numPr>
          <w:ilvl w:val="0"/>
          <w:numId w:val="24"/>
        </w:numPr>
      </w:pPr>
      <w:r>
        <w:fldChar w:fldCharType="begin"/>
      </w:r>
      <w:r>
        <w:instrText>TC "14. Confidentiality" \l 1</w:instrText>
      </w:r>
      <w:r>
        <w:fldChar w:fldCharType="end"/>
      </w:r>
      <w:bookmarkStart w:id="228" w:name="_Toc256000013"/>
      <w:bookmarkStart w:id="229" w:name="a908829"/>
      <w:r>
        <w:t>Confidentiality</w:t>
      </w:r>
      <w:bookmarkEnd w:id="228"/>
      <w:bookmarkEnd w:id="229"/>
    </w:p>
    <w:p w14:paraId="769BFEA3" w14:textId="77777777" w:rsidR="00392EBD" w:rsidRDefault="00392EBD" w:rsidP="008F51D5">
      <w:pPr>
        <w:pStyle w:val="Untitledsubclause1"/>
        <w:numPr>
          <w:ilvl w:val="1"/>
          <w:numId w:val="24"/>
        </w:numPr>
      </w:pPr>
      <w:bookmarkStart w:id="230" w:name="a476586"/>
      <w:r>
        <w:t>Each party shall keep the other party's Confidential Information secret and confidential and shall not:</w:t>
      </w:r>
      <w:bookmarkEnd w:id="230"/>
    </w:p>
    <w:p w14:paraId="5984A75A" w14:textId="77777777" w:rsidR="00392EBD" w:rsidRDefault="00392EBD" w:rsidP="008F51D5">
      <w:pPr>
        <w:pStyle w:val="Untitledsubclause2"/>
        <w:numPr>
          <w:ilvl w:val="2"/>
          <w:numId w:val="24"/>
        </w:numPr>
      </w:pPr>
      <w:bookmarkStart w:id="231" w:name="a680273"/>
      <w:r>
        <w:t>use that Confidential Information except for the purpose of exercising or performing its rights and obligations under or in connection with this agreement (</w:t>
      </w:r>
      <w:r>
        <w:rPr>
          <w:rStyle w:val="DefTerm"/>
        </w:rPr>
        <w:t>Permitted Purpose</w:t>
      </w:r>
      <w:r>
        <w:t>); or</w:t>
      </w:r>
      <w:bookmarkEnd w:id="231"/>
    </w:p>
    <w:p w14:paraId="51151683" w14:textId="221C25D3" w:rsidR="00392EBD" w:rsidRDefault="00392EBD" w:rsidP="008F51D5">
      <w:pPr>
        <w:pStyle w:val="Untitledsubclause2"/>
        <w:numPr>
          <w:ilvl w:val="2"/>
          <w:numId w:val="24"/>
        </w:numPr>
      </w:pPr>
      <w:bookmarkStart w:id="232" w:name="a997589"/>
      <w:r>
        <w:lastRenderedPageBreak/>
        <w:t xml:space="preserve">disclose that Confidential Information in whole or in part to any person, except as permitted by </w:t>
      </w:r>
      <w:r>
        <w:fldChar w:fldCharType="begin"/>
      </w:r>
      <w:r>
        <w:instrText>PAGEREF a284115\# "'clause '"  \h</w:instrText>
      </w:r>
      <w:r>
        <w:fldChar w:fldCharType="separate"/>
      </w:r>
      <w:r>
        <w:rPr>
          <w:noProof/>
        </w:rPr>
        <w:t xml:space="preserve">clause </w:t>
      </w:r>
      <w:r>
        <w:fldChar w:fldCharType="end"/>
      </w:r>
      <w:r>
        <w:fldChar w:fldCharType="begin"/>
      </w:r>
      <w:r>
        <w:rPr>
          <w:highlight w:val="lightGray"/>
        </w:rPr>
        <w:instrText>REF a284115 \h \w</w:instrText>
      </w:r>
      <w:r>
        <w:fldChar w:fldCharType="separate"/>
      </w:r>
      <w:r w:rsidRPr="00115CC2">
        <w:rPr>
          <w:highlight w:val="lightGray"/>
        </w:rPr>
        <w:t>14.2</w:t>
      </w:r>
      <w:r>
        <w:fldChar w:fldCharType="end"/>
      </w:r>
      <w:r>
        <w:t>.</w:t>
      </w:r>
      <w:bookmarkEnd w:id="232"/>
    </w:p>
    <w:p w14:paraId="310D923B" w14:textId="77777777" w:rsidR="00392EBD" w:rsidRDefault="00392EBD" w:rsidP="008F51D5">
      <w:pPr>
        <w:pStyle w:val="Untitledsubclause1"/>
        <w:numPr>
          <w:ilvl w:val="1"/>
          <w:numId w:val="24"/>
        </w:numPr>
      </w:pPr>
      <w:bookmarkStart w:id="233" w:name="a284115"/>
      <w:r>
        <w:t>Each party may disclose the other party's Confidential Information:</w:t>
      </w:r>
      <w:bookmarkEnd w:id="233"/>
    </w:p>
    <w:p w14:paraId="70AFB7D3" w14:textId="6831ABF9" w:rsidR="00392EBD" w:rsidRDefault="00392EBD" w:rsidP="008F51D5">
      <w:pPr>
        <w:pStyle w:val="Untitledsubclause2"/>
        <w:numPr>
          <w:ilvl w:val="2"/>
          <w:numId w:val="24"/>
        </w:numPr>
      </w:pPr>
      <w:bookmarkStart w:id="234" w:name="a295665"/>
      <w:r>
        <w:t>to those of its and its Affiliates' employees, officers, representatives, independent contractors, subcontractors and advisers who need to know that information for the Permitted Purpose (</w:t>
      </w:r>
      <w:r>
        <w:rPr>
          <w:rStyle w:val="DefTerm"/>
        </w:rPr>
        <w:t>Representatives</w:t>
      </w:r>
      <w:r>
        <w:t xml:space="preserve">). Each party shall ensure that its Representatives comply with confidentiality obligations which are substantially equivalent to those set out in this </w:t>
      </w:r>
      <w:r>
        <w:fldChar w:fldCharType="begin"/>
      </w:r>
      <w:r>
        <w:instrText>PAGEREF a908829\# "'clause '"  \h</w:instrText>
      </w:r>
      <w:r>
        <w:fldChar w:fldCharType="separate"/>
      </w:r>
      <w:r>
        <w:rPr>
          <w:noProof/>
        </w:rPr>
        <w:t xml:space="preserve">clause </w:t>
      </w:r>
      <w:r>
        <w:fldChar w:fldCharType="end"/>
      </w:r>
      <w:r>
        <w:fldChar w:fldCharType="begin"/>
      </w:r>
      <w:r>
        <w:rPr>
          <w:highlight w:val="lightGray"/>
        </w:rPr>
        <w:instrText>REF a908829 \h \w</w:instrText>
      </w:r>
      <w:r>
        <w:fldChar w:fldCharType="separate"/>
      </w:r>
      <w:r w:rsidRPr="00115CC2">
        <w:rPr>
          <w:highlight w:val="lightGray"/>
        </w:rPr>
        <w:t>14</w:t>
      </w:r>
      <w:r>
        <w:fldChar w:fldCharType="end"/>
      </w:r>
      <w:r>
        <w:t>; and</w:t>
      </w:r>
      <w:bookmarkEnd w:id="234"/>
    </w:p>
    <w:p w14:paraId="202C040E" w14:textId="53E2D1B7" w:rsidR="00392EBD" w:rsidRDefault="00392EBD" w:rsidP="008F51D5">
      <w:pPr>
        <w:pStyle w:val="Untitledsubclause2"/>
        <w:numPr>
          <w:ilvl w:val="2"/>
          <w:numId w:val="24"/>
        </w:numPr>
      </w:pPr>
      <w:bookmarkStart w:id="235" w:name="a328397"/>
      <w:r>
        <w:t>as may be required by law, a court of competent jurisdiction or any governmental or regulatory authority, provided that, to the extent it is legally permitted to do so, it gives the other party as much notice of the disclosure as possible and, where notice of disclosure is not prohibited, it takes into account the reasonable requests of the other party in relation to the content of the disclosure.</w:t>
      </w:r>
      <w:bookmarkEnd w:id="235"/>
    </w:p>
    <w:p w14:paraId="53A43DDD" w14:textId="77777777" w:rsidR="00392EBD" w:rsidRDefault="00392EBD" w:rsidP="008F51D5">
      <w:pPr>
        <w:pStyle w:val="Untitledsubclause1"/>
        <w:numPr>
          <w:ilvl w:val="1"/>
          <w:numId w:val="24"/>
        </w:numPr>
      </w:pPr>
      <w:commentRangeStart w:id="236"/>
      <w:r>
        <w:t xml:space="preserve">The </w:t>
      </w:r>
      <w:commentRangeEnd w:id="236"/>
      <w:r>
        <w:rPr>
          <w:rStyle w:val="CommentReference"/>
          <w:rFonts w:asciiTheme="minorHAnsi" w:eastAsiaTheme="minorHAnsi" w:hAnsiTheme="minorHAnsi" w:cstheme="minorBidi"/>
        </w:rPr>
        <w:commentReference w:id="236"/>
      </w:r>
      <w:r>
        <w:t>Supplier shall take additional security measures to protect Norton's Confidential Information relating to Norton’s Intellectual Property Rights, prototypes and technical materials, including: maintaining physical security for any prototypes, materials or technical documentation provided by or created for Norton; restricting access to authorised personnel only; maintaining secure storage facilities; and implementing procedures to prevent unauthorised removal, copying or disclosure of such materials.</w:t>
      </w:r>
    </w:p>
    <w:p w14:paraId="5EE62AA3" w14:textId="77777777" w:rsidR="00392EBD" w:rsidRDefault="00392EBD" w:rsidP="008F51D5">
      <w:pPr>
        <w:pStyle w:val="Untitledsubclause1"/>
        <w:numPr>
          <w:ilvl w:val="1"/>
          <w:numId w:val="24"/>
        </w:numPr>
      </w:pPr>
      <w:r>
        <w:t>The Supplier shall immediately notify Norton in writing if the Supplier becomes aware of any actual or suspected breach of confidentiality, unauthorised disclosure, loss, theft or compromise of Norton's Confidential Information. Such notification shall include full details of the breach, the information affected, the persons or entities who may have gained unauthorised access and the steps the Supplier has taken or proposes to take to remedy the breach and prevent future occurrences.</w:t>
      </w:r>
    </w:p>
    <w:p w14:paraId="3EFEA9DF" w14:textId="4CDE077C" w:rsidR="00392EBD" w:rsidRPr="006672DF" w:rsidRDefault="00392EBD" w:rsidP="008F51D5">
      <w:pPr>
        <w:pStyle w:val="Untitledsubclause1"/>
        <w:numPr>
          <w:ilvl w:val="1"/>
          <w:numId w:val="24"/>
        </w:numPr>
      </w:pPr>
      <w:bookmarkStart w:id="237" w:name="a847780"/>
      <w:r>
        <w:t xml:space="preserve">The provisions of this </w:t>
      </w:r>
      <w:r>
        <w:fldChar w:fldCharType="begin"/>
      </w:r>
      <w:r>
        <w:instrText>PAGEREF a908829\# "'clause '"  \h</w:instrText>
      </w:r>
      <w:r>
        <w:fldChar w:fldCharType="separate"/>
      </w:r>
      <w:r>
        <w:rPr>
          <w:noProof/>
        </w:rPr>
        <w:t xml:space="preserve">clause </w:t>
      </w:r>
      <w:r>
        <w:fldChar w:fldCharType="end"/>
      </w:r>
      <w:r>
        <w:fldChar w:fldCharType="begin"/>
      </w:r>
      <w:r>
        <w:rPr>
          <w:highlight w:val="lightGray"/>
        </w:rPr>
        <w:instrText>REF a908829 \h \w</w:instrText>
      </w:r>
      <w:r>
        <w:fldChar w:fldCharType="separate"/>
      </w:r>
      <w:r w:rsidRPr="00115CC2">
        <w:rPr>
          <w:highlight w:val="lightGray"/>
        </w:rPr>
        <w:t>14</w:t>
      </w:r>
      <w:r>
        <w:fldChar w:fldCharType="end"/>
      </w:r>
      <w:r>
        <w:t xml:space="preserve"> shall continue to apply indefinitely after termination or expiry of this agreement in relation to Norton’s Intellectual Property Rights, technical specifications, designs, test data, research results, prototypes and any other technical or scientific information disclosed or developed under this agreement and for a period of five years after termination or expiry for all other Confidential Information.</w:t>
      </w:r>
      <w:bookmarkEnd w:id="237"/>
    </w:p>
    <w:commentRangeStart w:id="238"/>
    <w:p w14:paraId="4AC7B71D" w14:textId="3AB416C1" w:rsidR="00392EBD" w:rsidRDefault="00392EBD" w:rsidP="008F51D5">
      <w:pPr>
        <w:pStyle w:val="TitleClause"/>
        <w:numPr>
          <w:ilvl w:val="0"/>
          <w:numId w:val="24"/>
        </w:numPr>
      </w:pPr>
      <w:r>
        <w:fldChar w:fldCharType="begin"/>
      </w:r>
      <w:r>
        <w:instrText>TC "15. Working with competitors" \l 1</w:instrText>
      </w:r>
      <w:r>
        <w:fldChar w:fldCharType="end"/>
      </w:r>
      <w:bookmarkStart w:id="239" w:name="_Toc256000014"/>
      <w:bookmarkStart w:id="240" w:name="a762105"/>
      <w:r>
        <w:t>Working with competitors</w:t>
      </w:r>
      <w:r>
        <w:fldChar w:fldCharType="begin"/>
      </w:r>
      <w:r>
        <w:fldChar w:fldCharType="end"/>
      </w:r>
      <w:bookmarkEnd w:id="239"/>
      <w:bookmarkEnd w:id="240"/>
      <w:commentRangeEnd w:id="238"/>
      <w:r>
        <w:rPr>
          <w:rStyle w:val="CommentReference"/>
          <w:rFonts w:asciiTheme="minorHAnsi" w:eastAsiaTheme="minorHAnsi" w:hAnsiTheme="minorHAnsi" w:cstheme="minorBidi"/>
          <w:b w:val="0"/>
          <w:kern w:val="2"/>
        </w:rPr>
        <w:commentReference w:id="238"/>
      </w:r>
    </w:p>
    <w:p w14:paraId="6AC8AAF9" w14:textId="4BC84B1B" w:rsidR="00392EBD" w:rsidRDefault="00392EBD" w:rsidP="00392EBD">
      <w:pPr>
        <w:pStyle w:val="NoNumUntitledsubclause1"/>
      </w:pPr>
      <w:bookmarkStart w:id="241" w:name="a710426"/>
      <w:r>
        <w:t xml:space="preserve">During the Term and for 12 months after termination or expiry of this agreement, the Supplier shall not supply services which are the same as or substantially similar to the Services to any </w:t>
      </w:r>
      <w:del w:id="242" w:author="David Sant" w:date="2025-11-28T16:55:00Z" w16du:dateUtc="2025-11-28T16:55:00Z">
        <w:r>
          <w:delText xml:space="preserve">Competitor in the Territory </w:delText>
        </w:r>
      </w:del>
      <w:ins w:id="243" w:author="David Sant" w:date="2025-11-28T16:55:00Z" w16du:dateUtc="2025-11-28T16:55:00Z">
        <w:r w:rsidR="00C244FA">
          <w:t xml:space="preserve">business whose products or services are in competition with Norton's Products and Services </w:t>
        </w:r>
      </w:ins>
      <w:r>
        <w:t>without Norton's prior written approval (not to be unreasonably withheld, conditioned or delayed).</w:t>
      </w:r>
      <w:bookmarkEnd w:id="241"/>
      <w:del w:id="244" w:author="David Sant" w:date="2025-11-28T16:55:00Z" w16du:dateUtc="2025-11-28T16:55:00Z">
        <w:r>
          <w:delText xml:space="preserve"> </w:delText>
        </w:r>
        <w:r>
          <w:rPr>
            <w:rStyle w:val="DefTerm"/>
          </w:rPr>
          <w:delText>Competitor</w:delText>
        </w:r>
        <w:r>
          <w:delText xml:space="preserve"> means any business whose products or services are in competition with Norton's Products and Services in the Territory. </w:delText>
        </w:r>
        <w:r>
          <w:rPr>
            <w:rStyle w:val="DefTerm"/>
          </w:rPr>
          <w:delText>Territory</w:delText>
        </w:r>
        <w:r>
          <w:delText xml:space="preserve"> means [</w:delText>
        </w:r>
        <w:r w:rsidRPr="009120C8">
          <w:rPr>
            <w:highlight w:val="yellow"/>
          </w:rPr>
          <w:delText>DESCRIBE</w:delText>
        </w:r>
        <w:r>
          <w:delText>].</w:delText>
        </w:r>
      </w:del>
    </w:p>
    <w:p w14:paraId="2F5411B0" w14:textId="77777777" w:rsidR="00392EBD" w:rsidRDefault="00392EBD" w:rsidP="008F51D5">
      <w:pPr>
        <w:pStyle w:val="TitleClause"/>
        <w:numPr>
          <w:ilvl w:val="0"/>
          <w:numId w:val="24"/>
        </w:numPr>
      </w:pPr>
      <w:r>
        <w:lastRenderedPageBreak/>
        <w:fldChar w:fldCharType="begin"/>
      </w:r>
      <w:r>
        <w:instrText>TC "16. Warranties and indemnities" \l 1</w:instrText>
      </w:r>
      <w:r>
        <w:fldChar w:fldCharType="end"/>
      </w:r>
      <w:bookmarkStart w:id="245" w:name="_Toc256000015"/>
      <w:bookmarkStart w:id="246" w:name="a755543"/>
      <w:r>
        <w:t>Warranties and indemnities</w:t>
      </w:r>
      <w:bookmarkEnd w:id="245"/>
      <w:bookmarkEnd w:id="246"/>
    </w:p>
    <w:p w14:paraId="473750E6" w14:textId="77777777" w:rsidR="00392EBD" w:rsidRPr="00951087" w:rsidRDefault="00392EBD" w:rsidP="008F51D5">
      <w:pPr>
        <w:pStyle w:val="Untitledsubclause1"/>
        <w:numPr>
          <w:ilvl w:val="1"/>
          <w:numId w:val="24"/>
        </w:numPr>
      </w:pPr>
      <w:bookmarkStart w:id="247" w:name="a562256"/>
      <w:r>
        <w:t>Each party warrants and represents to the other party that:</w:t>
      </w:r>
      <w:bookmarkEnd w:id="247"/>
    </w:p>
    <w:p w14:paraId="302757BB" w14:textId="77777777" w:rsidR="00392EBD" w:rsidRDefault="00392EBD" w:rsidP="008F51D5">
      <w:pPr>
        <w:pStyle w:val="Untitledsubclause2"/>
        <w:numPr>
          <w:ilvl w:val="2"/>
          <w:numId w:val="24"/>
        </w:numPr>
      </w:pPr>
      <w:bookmarkStart w:id="248" w:name="a717921"/>
      <w:r>
        <w:t xml:space="preserve">it has full power and authority to enter into this agreement and fulfil its obligations under </w:t>
      </w:r>
      <w:proofErr w:type="gramStart"/>
      <w:r>
        <w:t>it;</w:t>
      </w:r>
      <w:bookmarkEnd w:id="248"/>
      <w:proofErr w:type="gramEnd"/>
    </w:p>
    <w:p w14:paraId="705D620B" w14:textId="77777777" w:rsidR="00392EBD" w:rsidRDefault="00392EBD" w:rsidP="008F51D5">
      <w:pPr>
        <w:pStyle w:val="Untitledsubclause2"/>
        <w:numPr>
          <w:ilvl w:val="2"/>
          <w:numId w:val="24"/>
        </w:numPr>
      </w:pPr>
      <w:bookmarkStart w:id="249" w:name="a693892"/>
      <w:r>
        <w:t xml:space="preserve">this agreement is executed by its duly authorised </w:t>
      </w:r>
      <w:proofErr w:type="gramStart"/>
      <w:r>
        <w:t>representative;</w:t>
      </w:r>
      <w:bookmarkEnd w:id="249"/>
      <w:proofErr w:type="gramEnd"/>
    </w:p>
    <w:p w14:paraId="49873A47" w14:textId="77777777" w:rsidR="00392EBD" w:rsidRDefault="00392EBD" w:rsidP="008F51D5">
      <w:pPr>
        <w:pStyle w:val="Untitledsubclause2"/>
        <w:numPr>
          <w:ilvl w:val="2"/>
          <w:numId w:val="24"/>
        </w:numPr>
      </w:pPr>
      <w:bookmarkStart w:id="250" w:name="a465921"/>
      <w:r>
        <w: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w:t>
      </w:r>
      <w:bookmarkEnd w:id="250"/>
    </w:p>
    <w:p w14:paraId="63D3A06A" w14:textId="191AFC8D" w:rsidR="00392EBD" w:rsidRDefault="00392EBD" w:rsidP="008F51D5">
      <w:pPr>
        <w:pStyle w:val="Untitledsubclause2"/>
        <w:numPr>
          <w:ilvl w:val="2"/>
          <w:numId w:val="24"/>
        </w:numPr>
      </w:pPr>
      <w:bookmarkStart w:id="251" w:name="a994389"/>
      <w:r>
        <w:t>its obligations under this agreement constitute its legal, valid and binding obligations.</w:t>
      </w:r>
      <w:bookmarkEnd w:id="251"/>
    </w:p>
    <w:p w14:paraId="48BDEE8E" w14:textId="741AA8E5" w:rsidR="00392EBD" w:rsidRDefault="00392EBD" w:rsidP="008F51D5">
      <w:pPr>
        <w:pStyle w:val="Untitledsubclause1"/>
        <w:numPr>
          <w:ilvl w:val="1"/>
          <w:numId w:val="24"/>
        </w:numPr>
      </w:pPr>
      <w:bookmarkStart w:id="252" w:name="a773272"/>
      <w:bookmarkStart w:id="253" w:name="a954836"/>
      <w:r>
        <w:t xml:space="preserve">Norton warrants and represents that </w:t>
      </w:r>
      <w:bookmarkEnd w:id="252"/>
      <w:r>
        <w:t xml:space="preserve">Norton Materials do not infringe the Intellectual Property Rights or any other rights of any third party. Norton shall not be liable under this </w:t>
      </w:r>
      <w:r>
        <w:fldChar w:fldCharType="begin"/>
      </w:r>
      <w:r>
        <w:instrText>PAGEREF a954836\# "'clause '"  \h</w:instrText>
      </w:r>
      <w:r>
        <w:fldChar w:fldCharType="separate"/>
      </w:r>
      <w:r>
        <w:rPr>
          <w:noProof/>
        </w:rPr>
        <w:t xml:space="preserve">clause </w:t>
      </w:r>
      <w:r>
        <w:fldChar w:fldCharType="end"/>
      </w:r>
      <w:r>
        <w:fldChar w:fldCharType="begin"/>
      </w:r>
      <w:r>
        <w:rPr>
          <w:highlight w:val="lightGray"/>
        </w:rPr>
        <w:instrText>REF a954836 \h \w</w:instrText>
      </w:r>
      <w:r>
        <w:fldChar w:fldCharType="separate"/>
      </w:r>
      <w:r w:rsidRPr="00115CC2">
        <w:rPr>
          <w:highlight w:val="lightGray"/>
        </w:rPr>
        <w:t>16.3</w:t>
      </w:r>
      <w:r>
        <w:fldChar w:fldCharType="end"/>
      </w:r>
      <w:r>
        <w:t xml:space="preserve"> to the extent that the infringement arises from:</w:t>
      </w:r>
      <w:bookmarkEnd w:id="253"/>
    </w:p>
    <w:p w14:paraId="39759494" w14:textId="67E0E462" w:rsidR="00392EBD" w:rsidRDefault="00392EBD" w:rsidP="008F51D5">
      <w:pPr>
        <w:pStyle w:val="Untitledsubclause2"/>
        <w:numPr>
          <w:ilvl w:val="2"/>
          <w:numId w:val="24"/>
        </w:numPr>
      </w:pPr>
      <w:bookmarkStart w:id="254" w:name="a128309"/>
      <w:r>
        <w:t>changes made to Norton Materials without Norton's prior written consent; or</w:t>
      </w:r>
      <w:bookmarkEnd w:id="254"/>
    </w:p>
    <w:p w14:paraId="6ED1C72E" w14:textId="405263AE" w:rsidR="00392EBD" w:rsidRDefault="00392EBD" w:rsidP="008F51D5">
      <w:pPr>
        <w:pStyle w:val="Untitledsubclause2"/>
        <w:numPr>
          <w:ilvl w:val="2"/>
          <w:numId w:val="24"/>
        </w:numPr>
      </w:pPr>
      <w:bookmarkStart w:id="255" w:name="a821873"/>
      <w:r>
        <w:t>the use of Norton Materials for a purpose or in a manner not authorised by Norton in writing.</w:t>
      </w:r>
      <w:bookmarkEnd w:id="255"/>
    </w:p>
    <w:p w14:paraId="00D3329D" w14:textId="77777777" w:rsidR="00392EBD" w:rsidRDefault="00392EBD" w:rsidP="008F51D5">
      <w:pPr>
        <w:pStyle w:val="Untitledsubclause1"/>
        <w:numPr>
          <w:ilvl w:val="1"/>
          <w:numId w:val="24"/>
        </w:numPr>
      </w:pPr>
      <w:bookmarkStart w:id="256" w:name="a692211"/>
      <w:r>
        <w:t>The Supplier warrants, represents and undertakes that:</w:t>
      </w:r>
      <w:bookmarkEnd w:id="256"/>
    </w:p>
    <w:p w14:paraId="41497119" w14:textId="2E4EAB62" w:rsidR="00392EBD" w:rsidRDefault="00392EBD" w:rsidP="008F51D5">
      <w:pPr>
        <w:pStyle w:val="Untitledsubclause2"/>
        <w:numPr>
          <w:ilvl w:val="2"/>
          <w:numId w:val="24"/>
        </w:numPr>
      </w:pPr>
      <w:bookmarkStart w:id="257" w:name="a513036"/>
      <w:r>
        <w:t xml:space="preserve">subject to </w:t>
      </w:r>
      <w:r>
        <w:fldChar w:fldCharType="begin"/>
      </w:r>
      <w:r>
        <w:instrText>PAGEREF a942938\# "'clause '"  \h</w:instrText>
      </w:r>
      <w:r>
        <w:fldChar w:fldCharType="separate"/>
      </w:r>
      <w:r>
        <w:rPr>
          <w:noProof/>
        </w:rPr>
        <w:t xml:space="preserve">clause </w:t>
      </w:r>
      <w:r>
        <w:fldChar w:fldCharType="end"/>
      </w:r>
      <w:r>
        <w:fldChar w:fldCharType="begin"/>
      </w:r>
      <w:r>
        <w:rPr>
          <w:highlight w:val="lightGray"/>
        </w:rPr>
        <w:instrText>REF a942938 \h \w</w:instrText>
      </w:r>
      <w:r>
        <w:fldChar w:fldCharType="separate"/>
      </w:r>
      <w:r w:rsidRPr="00115CC2">
        <w:rPr>
          <w:highlight w:val="lightGray"/>
        </w:rPr>
        <w:t>16.6</w:t>
      </w:r>
      <w:r>
        <w:fldChar w:fldCharType="end"/>
      </w:r>
      <w:r>
        <w:t xml:space="preserve">, the supply, receipt and use of the Services and Deliverables shall not infringe the Intellectual Property Rights or any other rights of any third party; </w:t>
      </w:r>
      <w:bookmarkEnd w:id="257"/>
    </w:p>
    <w:p w14:paraId="3984B189" w14:textId="145CEF7B" w:rsidR="00392EBD" w:rsidRDefault="00392EBD" w:rsidP="008F51D5">
      <w:pPr>
        <w:pStyle w:val="Untitledsubclause2"/>
        <w:numPr>
          <w:ilvl w:val="2"/>
          <w:numId w:val="24"/>
        </w:numPr>
      </w:pPr>
      <w:bookmarkStart w:id="258" w:name="a252149"/>
      <w:r>
        <w:t>it is not and shall not become, subject to any contractual obligation which is likely to have a material adverse effect on its ability to perform its obligations under this agreement; and</w:t>
      </w:r>
      <w:bookmarkEnd w:id="258"/>
    </w:p>
    <w:p w14:paraId="329BB7D3" w14:textId="173F109E" w:rsidR="00392EBD" w:rsidRDefault="00392EBD" w:rsidP="008F51D5">
      <w:pPr>
        <w:pStyle w:val="Untitledsubclause2"/>
        <w:numPr>
          <w:ilvl w:val="2"/>
          <w:numId w:val="24"/>
        </w:numPr>
      </w:pPr>
      <w:bookmarkStart w:id="259" w:name="a251896"/>
      <w:r>
        <w:t>it shall not do anything that could reasonably be considered to bring Norton into disrepute or damage its reputation.</w:t>
      </w:r>
      <w:bookmarkEnd w:id="259"/>
    </w:p>
    <w:p w14:paraId="1AE7F870" w14:textId="29B64F7F" w:rsidR="00392EBD" w:rsidRDefault="00392EBD" w:rsidP="008F51D5">
      <w:pPr>
        <w:pStyle w:val="Untitledsubclause1"/>
        <w:numPr>
          <w:ilvl w:val="1"/>
          <w:numId w:val="24"/>
        </w:numPr>
      </w:pPr>
      <w:bookmarkStart w:id="260" w:name="a981149"/>
      <w:commentRangeStart w:id="261"/>
      <w:r>
        <w:t xml:space="preserve">The </w:t>
      </w:r>
      <w:commentRangeEnd w:id="261"/>
      <w:r>
        <w:rPr>
          <w:rStyle w:val="CommentReference"/>
          <w:rFonts w:asciiTheme="minorHAnsi" w:eastAsiaTheme="minorHAnsi" w:hAnsiTheme="minorHAnsi" w:cstheme="minorBidi"/>
        </w:rPr>
        <w:commentReference w:id="261"/>
      </w:r>
      <w:r>
        <w:t xml:space="preserve">Supplier shall indemnify each Indemnified Person against all Losses incurred by the Indemnified Person </w:t>
      </w:r>
      <w:proofErr w:type="gramStart"/>
      <w:r>
        <w:t>as a result of</w:t>
      </w:r>
      <w:proofErr w:type="gramEnd"/>
      <w:r>
        <w:t>:</w:t>
      </w:r>
      <w:bookmarkEnd w:id="260"/>
    </w:p>
    <w:p w14:paraId="5032B1E9" w14:textId="5EFE2907" w:rsidR="00392EBD" w:rsidRDefault="00392EBD" w:rsidP="008F51D5">
      <w:pPr>
        <w:pStyle w:val="Untitledsubclause2"/>
        <w:numPr>
          <w:ilvl w:val="2"/>
          <w:numId w:val="24"/>
        </w:numPr>
      </w:pPr>
      <w:bookmarkStart w:id="262" w:name="a879888"/>
      <w:r>
        <w:t>any claim that the supply, receipt or use of any of the Services or Deliverables infringes the Intellectual Property Rights or any other rights of any third party; and</w:t>
      </w:r>
      <w:bookmarkEnd w:id="262"/>
    </w:p>
    <w:p w14:paraId="43E00D96" w14:textId="51C6B13A" w:rsidR="00392EBD" w:rsidRDefault="00392EBD" w:rsidP="008F51D5">
      <w:pPr>
        <w:pStyle w:val="Untitledsubclause2"/>
        <w:numPr>
          <w:ilvl w:val="2"/>
          <w:numId w:val="24"/>
        </w:numPr>
      </w:pPr>
      <w:bookmarkStart w:id="263" w:name="a247051"/>
      <w:r>
        <w:t>any claim by any person, or any action (including any investigation) by a Regulator or governmental authority, arising out of or in connection with the Supplier's failure to comply with Applicable</w:t>
      </w:r>
      <w:bookmarkStart w:id="264" w:name="a542349"/>
      <w:bookmarkEnd w:id="263"/>
      <w:r>
        <w:t>.</w:t>
      </w:r>
      <w:bookmarkEnd w:id="264"/>
    </w:p>
    <w:p w14:paraId="05761A73" w14:textId="79B5627F" w:rsidR="00392EBD" w:rsidRDefault="00392EBD" w:rsidP="00392EBD">
      <w:pPr>
        <w:pStyle w:val="Parasubclause1"/>
      </w:pPr>
      <w:r>
        <w:t xml:space="preserve">In this </w:t>
      </w:r>
      <w:r>
        <w:fldChar w:fldCharType="begin"/>
      </w:r>
      <w:r>
        <w:instrText>PAGEREF a981149\# "'clause '"  \h</w:instrText>
      </w:r>
      <w:r>
        <w:fldChar w:fldCharType="separate"/>
      </w:r>
      <w:r>
        <w:rPr>
          <w:noProof/>
        </w:rPr>
        <w:t xml:space="preserve">clause </w:t>
      </w:r>
      <w:r>
        <w:fldChar w:fldCharType="end"/>
      </w:r>
      <w:r>
        <w:fldChar w:fldCharType="begin"/>
      </w:r>
      <w:r>
        <w:rPr>
          <w:highlight w:val="lightGray"/>
        </w:rPr>
        <w:instrText>REF a981149 \h \w</w:instrText>
      </w:r>
      <w:r>
        <w:fldChar w:fldCharType="separate"/>
      </w:r>
      <w:r w:rsidRPr="00115CC2">
        <w:rPr>
          <w:highlight w:val="lightGray"/>
        </w:rPr>
        <w:t>16.5</w:t>
      </w:r>
      <w:r>
        <w:fldChar w:fldCharType="end"/>
      </w:r>
      <w:r>
        <w:t xml:space="preserve">, </w:t>
      </w:r>
      <w:r>
        <w:rPr>
          <w:rStyle w:val="DefTerm"/>
        </w:rPr>
        <w:t>Indemnified Persons</w:t>
      </w:r>
      <w:r>
        <w:t xml:space="preserve"> mean Norton and each of its Affiliates and each of its and their directors, officers, employees, agents and licensees and </w:t>
      </w:r>
      <w:r>
        <w:rPr>
          <w:rStyle w:val="DefTerm"/>
        </w:rPr>
        <w:t>Indemnified Person</w:t>
      </w:r>
      <w:r>
        <w:t xml:space="preserve"> means any of them.</w:t>
      </w:r>
    </w:p>
    <w:p w14:paraId="1EE150EC" w14:textId="77777777" w:rsidR="00392EBD" w:rsidRDefault="00392EBD" w:rsidP="008F51D5">
      <w:pPr>
        <w:pStyle w:val="Untitledsubclause1"/>
        <w:numPr>
          <w:ilvl w:val="1"/>
          <w:numId w:val="24"/>
        </w:numPr>
      </w:pPr>
      <w:bookmarkStart w:id="265" w:name="a942938"/>
      <w:r>
        <w:lastRenderedPageBreak/>
        <w:t xml:space="preserve">The Supplier shall not be liable under the warranty in </w:t>
      </w:r>
      <w:r>
        <w:fldChar w:fldCharType="begin"/>
      </w:r>
      <w:r>
        <w:instrText>PAGEREF a513036\# "'clause '"  \h</w:instrText>
      </w:r>
      <w:r>
        <w:fldChar w:fldCharType="separate"/>
      </w:r>
      <w:r>
        <w:rPr>
          <w:noProof/>
        </w:rPr>
        <w:t xml:space="preserve">clause </w:t>
      </w:r>
      <w:r>
        <w:fldChar w:fldCharType="end"/>
      </w:r>
      <w:r>
        <w:fldChar w:fldCharType="begin"/>
      </w:r>
      <w:r>
        <w:rPr>
          <w:highlight w:val="lightGray"/>
        </w:rPr>
        <w:instrText>REF a513036 \h \w</w:instrText>
      </w:r>
      <w:r>
        <w:fldChar w:fldCharType="separate"/>
      </w:r>
      <w:r w:rsidRPr="00115CC2">
        <w:rPr>
          <w:highlight w:val="lightGray"/>
        </w:rPr>
        <w:t>16.4(a)</w:t>
      </w:r>
      <w:r>
        <w:fldChar w:fldCharType="end"/>
      </w:r>
      <w:r>
        <w:t xml:space="preserve"> or the indemnity in </w:t>
      </w:r>
      <w:r>
        <w:fldChar w:fldCharType="begin"/>
      </w:r>
      <w:r>
        <w:instrText>PAGEREF a879888\# "'clause '"  \h</w:instrText>
      </w:r>
      <w:r>
        <w:fldChar w:fldCharType="separate"/>
      </w:r>
      <w:r>
        <w:rPr>
          <w:noProof/>
        </w:rPr>
        <w:t xml:space="preserve">clause </w:t>
      </w:r>
      <w:r>
        <w:fldChar w:fldCharType="end"/>
      </w:r>
      <w:r>
        <w:fldChar w:fldCharType="begin"/>
      </w:r>
      <w:r>
        <w:rPr>
          <w:highlight w:val="lightGray"/>
        </w:rPr>
        <w:instrText>REF a879888 \h \w</w:instrText>
      </w:r>
      <w:r>
        <w:fldChar w:fldCharType="separate"/>
      </w:r>
      <w:r w:rsidRPr="00115CC2">
        <w:rPr>
          <w:highlight w:val="lightGray"/>
        </w:rPr>
        <w:t>16.5(a)</w:t>
      </w:r>
      <w:r>
        <w:fldChar w:fldCharType="end"/>
      </w:r>
      <w:r>
        <w:t xml:space="preserve"> to the extent that the actual or alleged infringement arises directly from: </w:t>
      </w:r>
      <w:bookmarkEnd w:id="265"/>
    </w:p>
    <w:p w14:paraId="44EA287A" w14:textId="6F94AEFF" w:rsidR="00392EBD" w:rsidRDefault="00392EBD" w:rsidP="008F51D5">
      <w:pPr>
        <w:pStyle w:val="Untitledsubclause2"/>
        <w:numPr>
          <w:ilvl w:val="2"/>
          <w:numId w:val="24"/>
        </w:numPr>
      </w:pPr>
      <w:bookmarkStart w:id="266" w:name="a399912"/>
      <w:r>
        <w:t>any changes made to the Deliverables by Norton or any of its licensees without the Supplier's prior written consent, which shall not be unreasonably conditioned, withheld or delayed; or</w:t>
      </w:r>
      <w:bookmarkEnd w:id="266"/>
    </w:p>
    <w:p w14:paraId="661FB9BE" w14:textId="6D27F009" w:rsidR="00392EBD" w:rsidRDefault="00392EBD" w:rsidP="008F51D5">
      <w:pPr>
        <w:pStyle w:val="Untitledsubclause2"/>
        <w:numPr>
          <w:ilvl w:val="2"/>
          <w:numId w:val="24"/>
        </w:numPr>
      </w:pPr>
      <w:bookmarkStart w:id="267" w:name="a527670"/>
      <w:r>
        <w:t>the use of Norton Materials in accordance with Norton's instructions.</w:t>
      </w:r>
      <w:bookmarkEnd w:id="267"/>
    </w:p>
    <w:p w14:paraId="6A259DAA" w14:textId="77777777" w:rsidR="00392EBD" w:rsidRDefault="00392EBD" w:rsidP="008F51D5">
      <w:pPr>
        <w:pStyle w:val="Untitledsubclause1"/>
        <w:numPr>
          <w:ilvl w:val="1"/>
          <w:numId w:val="24"/>
        </w:numPr>
      </w:pPr>
      <w:bookmarkStart w:id="268" w:name="a103200"/>
      <w:r>
        <w:t xml:space="preserve">If a payment due from the Supplier under </w:t>
      </w:r>
      <w:r>
        <w:fldChar w:fldCharType="begin"/>
      </w:r>
      <w:r>
        <w:instrText>PAGEREF a981149\# "'clause '"  \h</w:instrText>
      </w:r>
      <w:r>
        <w:fldChar w:fldCharType="separate"/>
      </w:r>
      <w:r>
        <w:rPr>
          <w:noProof/>
        </w:rPr>
        <w:t xml:space="preserve">clause </w:t>
      </w:r>
      <w:r>
        <w:fldChar w:fldCharType="end"/>
      </w:r>
      <w:r>
        <w:fldChar w:fldCharType="begin"/>
      </w:r>
      <w:r>
        <w:rPr>
          <w:highlight w:val="lightGray"/>
        </w:rPr>
        <w:instrText>REF a981149 \h \w</w:instrText>
      </w:r>
      <w:r>
        <w:fldChar w:fldCharType="separate"/>
      </w:r>
      <w:r w:rsidRPr="00115CC2">
        <w:rPr>
          <w:highlight w:val="lightGray"/>
        </w:rPr>
        <w:t>16.5</w:t>
      </w:r>
      <w:r>
        <w:fldChar w:fldCharType="end"/>
      </w:r>
      <w:r>
        <w:t xml:space="preserve"> is subject to tax (whether by way of direct assessment or withholding at its source), the amount of the payment shall be increased to ensure that the net receipt, after tax, to the beneficiary of the indemnity is the same as it would have been were the payment not subject to tax.</w:t>
      </w:r>
      <w:bookmarkEnd w:id="268"/>
    </w:p>
    <w:p w14:paraId="401E7553" w14:textId="338A7A36" w:rsidR="00392EBD" w:rsidRDefault="00392EBD" w:rsidP="008F51D5">
      <w:pPr>
        <w:pStyle w:val="TitleClause"/>
        <w:numPr>
          <w:ilvl w:val="0"/>
          <w:numId w:val="24"/>
        </w:numPr>
      </w:pPr>
      <w:r>
        <w:fldChar w:fldCharType="begin"/>
      </w:r>
      <w:r>
        <w:instrText>TC "17. Insurance" \l 1</w:instrText>
      </w:r>
      <w:r>
        <w:fldChar w:fldCharType="end"/>
      </w:r>
      <w:bookmarkStart w:id="269" w:name="_Toc256000016"/>
      <w:bookmarkStart w:id="270" w:name="a510841"/>
      <w:r>
        <w:t>Insurance</w:t>
      </w:r>
      <w:bookmarkEnd w:id="269"/>
      <w:r>
        <w:fldChar w:fldCharType="begin"/>
      </w:r>
      <w:r>
        <w:instrText>MACROBUTTON optional</w:instrText>
      </w:r>
      <w:r>
        <w:fldChar w:fldCharType="end"/>
      </w:r>
      <w:bookmarkEnd w:id="270"/>
    </w:p>
    <w:p w14:paraId="6B87C093" w14:textId="2CB53E91" w:rsidR="00392EBD" w:rsidRDefault="00392EBD" w:rsidP="008F51D5">
      <w:pPr>
        <w:pStyle w:val="Untitledsubclause1"/>
        <w:numPr>
          <w:ilvl w:val="1"/>
          <w:numId w:val="24"/>
        </w:numPr>
      </w:pPr>
      <w:bookmarkStart w:id="271" w:name="a373559"/>
      <w:r>
        <w:t>During the Term and for a period of 6 years after the expiry or termination of this agreement, the Supplier shall maintain in force adequate insurance, with reputable insurance companies, to cover its potential liabilities under or in connection with this agreement</w:t>
      </w:r>
      <w:bookmarkStart w:id="272" w:name="a512039"/>
      <w:bookmarkEnd w:id="271"/>
      <w:r>
        <w:t>.</w:t>
      </w:r>
      <w:bookmarkEnd w:id="272"/>
    </w:p>
    <w:p w14:paraId="51F3B5EC" w14:textId="5818413F" w:rsidR="00392EBD" w:rsidRDefault="00392EBD" w:rsidP="008F51D5">
      <w:pPr>
        <w:pStyle w:val="Untitledsubclause1"/>
        <w:numPr>
          <w:ilvl w:val="1"/>
          <w:numId w:val="24"/>
        </w:numPr>
      </w:pPr>
      <w:bookmarkStart w:id="273" w:name="a557687"/>
      <w:r>
        <w:t>The Supplier shall produce to Norton on request a certificate of insurance from each of its insurers evidencing the insurance required by this agreement.</w:t>
      </w:r>
      <w:bookmarkEnd w:id="273"/>
    </w:p>
    <w:p w14:paraId="0D96F594" w14:textId="77777777" w:rsidR="00392EBD" w:rsidRPr="006A1F18" w:rsidRDefault="00392EBD" w:rsidP="008F51D5">
      <w:pPr>
        <w:pStyle w:val="TitleClause"/>
        <w:numPr>
          <w:ilvl w:val="0"/>
          <w:numId w:val="24"/>
        </w:numPr>
      </w:pPr>
      <w:r>
        <w:fldChar w:fldCharType="begin"/>
      </w:r>
      <w:r>
        <w:instrText>TC "18. Limitation of liability" \l 1</w:instrText>
      </w:r>
      <w:r>
        <w:fldChar w:fldCharType="end"/>
      </w:r>
      <w:bookmarkStart w:id="274" w:name="_Toc256000017"/>
      <w:bookmarkStart w:id="275" w:name="a101610"/>
      <w:r>
        <w:t>Limitation of liability</w:t>
      </w:r>
      <w:bookmarkEnd w:id="274"/>
      <w:bookmarkEnd w:id="275"/>
    </w:p>
    <w:p w14:paraId="7357F63F" w14:textId="77777777" w:rsidR="00392EBD" w:rsidRDefault="00392EBD" w:rsidP="008F51D5">
      <w:pPr>
        <w:pStyle w:val="Untitledsubclause1"/>
        <w:numPr>
          <w:ilvl w:val="1"/>
          <w:numId w:val="24"/>
        </w:numPr>
      </w:pPr>
      <w:bookmarkStart w:id="276" w:name="a677161"/>
      <w:r>
        <w:t xml:space="preserve">The following definitions apply in this </w:t>
      </w:r>
      <w:r>
        <w:fldChar w:fldCharType="begin"/>
      </w:r>
      <w:r>
        <w:instrText>PAGEREF a101610\# "'clause '"  \h</w:instrText>
      </w:r>
      <w:r>
        <w:fldChar w:fldCharType="separate"/>
      </w:r>
      <w:r>
        <w:rPr>
          <w:noProof/>
        </w:rPr>
        <w:t xml:space="preserve">clause </w:t>
      </w:r>
      <w:r>
        <w:fldChar w:fldCharType="end"/>
      </w:r>
      <w:r>
        <w:fldChar w:fldCharType="begin"/>
      </w:r>
      <w:r>
        <w:rPr>
          <w:highlight w:val="lightGray"/>
        </w:rPr>
        <w:instrText>REF a101610 \h \w</w:instrText>
      </w:r>
      <w:r>
        <w:fldChar w:fldCharType="separate"/>
      </w:r>
      <w:r w:rsidRPr="00115CC2">
        <w:rPr>
          <w:highlight w:val="lightGray"/>
        </w:rPr>
        <w:t>18</w:t>
      </w:r>
      <w:r>
        <w:fldChar w:fldCharType="end"/>
      </w:r>
      <w:r>
        <w:t>:</w:t>
      </w:r>
      <w:bookmarkEnd w:id="276"/>
    </w:p>
    <w:p w14:paraId="108EB3AB" w14:textId="77777777" w:rsidR="00392EBD" w:rsidRDefault="00392EBD" w:rsidP="008F51D5">
      <w:pPr>
        <w:pStyle w:val="Untitledsubclause2"/>
        <w:numPr>
          <w:ilvl w:val="2"/>
          <w:numId w:val="24"/>
        </w:numPr>
      </w:pPr>
      <w:bookmarkStart w:id="277" w:name="a188577"/>
      <w:r>
        <w:rPr>
          <w:rStyle w:val="DefTerm"/>
        </w:rPr>
        <w:t>default</w:t>
      </w:r>
      <w:r>
        <w:rPr>
          <w:b/>
          <w:bCs/>
        </w:rPr>
        <w:t>:</w:t>
      </w:r>
      <w:r>
        <w:t xml:space="preserve"> any act or omission resulting in one party incurring liability to the other; and</w:t>
      </w:r>
      <w:bookmarkEnd w:id="277"/>
    </w:p>
    <w:p w14:paraId="4D8F666F" w14:textId="77777777" w:rsidR="00392EBD" w:rsidRDefault="00392EBD" w:rsidP="008F51D5">
      <w:pPr>
        <w:pStyle w:val="Untitledsubclause2"/>
        <w:numPr>
          <w:ilvl w:val="2"/>
          <w:numId w:val="24"/>
        </w:numPr>
      </w:pPr>
      <w:bookmarkStart w:id="278" w:name="a978345"/>
      <w:r>
        <w:rPr>
          <w:rStyle w:val="DefTerm"/>
        </w:rPr>
        <w:t>liability</w:t>
      </w:r>
      <w:r>
        <w:rPr>
          <w:b/>
          <w:bCs/>
        </w:rPr>
        <w:t>:</w:t>
      </w:r>
      <w:r>
        <w:t xml:space="preserve"> every kind of liability arising under or in connection with this agreement including liability in contract, tort (including negligence), or otherwise.</w:t>
      </w:r>
      <w:bookmarkEnd w:id="278"/>
    </w:p>
    <w:p w14:paraId="11599CD3" w14:textId="77777777" w:rsidR="00392EBD" w:rsidRDefault="00392EBD" w:rsidP="008F51D5">
      <w:pPr>
        <w:pStyle w:val="Untitledsubclause1"/>
        <w:numPr>
          <w:ilvl w:val="1"/>
          <w:numId w:val="24"/>
        </w:numPr>
      </w:pPr>
      <w:bookmarkStart w:id="279" w:name="a626699"/>
      <w:r>
        <w:t>Nothing in this agreement limits or excludes:</w:t>
      </w:r>
      <w:bookmarkEnd w:id="279"/>
    </w:p>
    <w:p w14:paraId="35E1FEBA" w14:textId="77777777" w:rsidR="00392EBD" w:rsidRDefault="00392EBD" w:rsidP="008F51D5">
      <w:pPr>
        <w:pStyle w:val="Untitledsubclause2"/>
        <w:numPr>
          <w:ilvl w:val="2"/>
          <w:numId w:val="24"/>
        </w:numPr>
      </w:pPr>
      <w:bookmarkStart w:id="280" w:name="a908482"/>
      <w:r>
        <w:t>either party's liability for:</w:t>
      </w:r>
      <w:bookmarkEnd w:id="280"/>
    </w:p>
    <w:p w14:paraId="39F608A0" w14:textId="30FDF4E1" w:rsidR="00392EBD" w:rsidRDefault="00392EBD" w:rsidP="008F51D5">
      <w:pPr>
        <w:pStyle w:val="Untitledsubclause3"/>
        <w:numPr>
          <w:ilvl w:val="3"/>
          <w:numId w:val="24"/>
        </w:numPr>
      </w:pPr>
      <w:bookmarkStart w:id="281" w:name="a225248"/>
      <w:r>
        <w:t xml:space="preserve">deliberate or wilful </w:t>
      </w:r>
      <w:proofErr w:type="gramStart"/>
      <w:r>
        <w:t>default;</w:t>
      </w:r>
      <w:bookmarkEnd w:id="281"/>
      <w:proofErr w:type="gramEnd"/>
    </w:p>
    <w:p w14:paraId="2EB5C0E9" w14:textId="77777777" w:rsidR="00392EBD" w:rsidRDefault="00392EBD" w:rsidP="008F51D5">
      <w:pPr>
        <w:pStyle w:val="Untitledsubclause3"/>
        <w:numPr>
          <w:ilvl w:val="3"/>
          <w:numId w:val="24"/>
        </w:numPr>
      </w:pPr>
      <w:bookmarkStart w:id="282" w:name="a720769"/>
      <w:r>
        <w:t xml:space="preserve">death or personal injury caused by negligence to the extent preserved by section 2(1) of the Unfair Contract Terms Act </w:t>
      </w:r>
      <w:proofErr w:type="gramStart"/>
      <w:r>
        <w:t>1977;</w:t>
      </w:r>
      <w:bookmarkEnd w:id="282"/>
      <w:proofErr w:type="gramEnd"/>
    </w:p>
    <w:p w14:paraId="0DB67BDF" w14:textId="77777777" w:rsidR="00392EBD" w:rsidRDefault="00392EBD" w:rsidP="008F51D5">
      <w:pPr>
        <w:pStyle w:val="Untitledsubclause3"/>
        <w:numPr>
          <w:ilvl w:val="3"/>
          <w:numId w:val="24"/>
        </w:numPr>
      </w:pPr>
      <w:bookmarkStart w:id="283" w:name="a669139"/>
      <w:r>
        <w:t xml:space="preserve">fraud or fraudulent </w:t>
      </w:r>
      <w:proofErr w:type="gramStart"/>
      <w:r>
        <w:t>misrepresentation;</w:t>
      </w:r>
      <w:bookmarkEnd w:id="283"/>
      <w:proofErr w:type="gramEnd"/>
    </w:p>
    <w:p w14:paraId="2CBAC998" w14:textId="77777777" w:rsidR="00392EBD" w:rsidRDefault="00392EBD" w:rsidP="008F51D5">
      <w:pPr>
        <w:pStyle w:val="Untitledsubclause3"/>
        <w:numPr>
          <w:ilvl w:val="3"/>
          <w:numId w:val="24"/>
        </w:numPr>
      </w:pPr>
      <w:bookmarkStart w:id="284" w:name="a747684"/>
      <w:r>
        <w:t xml:space="preserve">breach of the terms implied by section 2 of the Supply of Goods and Services Act </w:t>
      </w:r>
      <w:proofErr w:type="gramStart"/>
      <w:r>
        <w:t>1982;</w:t>
      </w:r>
      <w:proofErr w:type="gramEnd"/>
      <w:r>
        <w:t xml:space="preserve"> </w:t>
      </w:r>
      <w:bookmarkEnd w:id="284"/>
    </w:p>
    <w:p w14:paraId="14D48CCF" w14:textId="77777777" w:rsidR="00392EBD" w:rsidRDefault="00392EBD" w:rsidP="008F51D5">
      <w:pPr>
        <w:pStyle w:val="Untitledsubclause3"/>
        <w:numPr>
          <w:ilvl w:val="3"/>
          <w:numId w:val="24"/>
        </w:numPr>
      </w:pPr>
      <w:bookmarkStart w:id="285" w:name="a662794"/>
      <w:r>
        <w:t xml:space="preserve">any liability that cannot legally be limited or </w:t>
      </w:r>
      <w:proofErr w:type="gramStart"/>
      <w:r>
        <w:t>excluded;</w:t>
      </w:r>
      <w:bookmarkEnd w:id="285"/>
      <w:proofErr w:type="gramEnd"/>
    </w:p>
    <w:p w14:paraId="392AAAB4" w14:textId="14727FD7" w:rsidR="00392EBD" w:rsidRDefault="00392EBD" w:rsidP="008F51D5">
      <w:pPr>
        <w:pStyle w:val="Untitledsubclause2"/>
        <w:numPr>
          <w:ilvl w:val="2"/>
          <w:numId w:val="24"/>
        </w:numPr>
      </w:pPr>
      <w:bookmarkStart w:id="286" w:name="a367414"/>
      <w:commentRangeStart w:id="287"/>
      <w:r>
        <w:lastRenderedPageBreak/>
        <w:t xml:space="preserve">the </w:t>
      </w:r>
      <w:commentRangeEnd w:id="287"/>
      <w:r>
        <w:rPr>
          <w:rStyle w:val="CommentReference"/>
          <w:rFonts w:asciiTheme="minorHAnsi" w:eastAsiaTheme="minorHAnsi" w:hAnsiTheme="minorHAnsi" w:cstheme="minorBidi"/>
        </w:rPr>
        <w:commentReference w:id="287"/>
      </w:r>
      <w:r>
        <w:t xml:space="preserve">Supplier's liability under </w:t>
      </w:r>
      <w:r>
        <w:fldChar w:fldCharType="begin"/>
      </w:r>
      <w:r>
        <w:instrText>PAGEREF a879888\# "'clause '"  \h</w:instrText>
      </w:r>
      <w:r>
        <w:fldChar w:fldCharType="separate"/>
      </w:r>
      <w:r>
        <w:rPr>
          <w:noProof/>
        </w:rPr>
        <w:t xml:space="preserve">clauses 14 (confidentiality) and </w:t>
      </w:r>
      <w:r>
        <w:fldChar w:fldCharType="end"/>
      </w:r>
      <w:r>
        <w:fldChar w:fldCharType="begin"/>
      </w:r>
      <w:r>
        <w:rPr>
          <w:highlight w:val="lightGray"/>
        </w:rPr>
        <w:instrText>REF a879888 \h \w</w:instrText>
      </w:r>
      <w:r>
        <w:fldChar w:fldCharType="separate"/>
      </w:r>
      <w:r w:rsidRPr="00115CC2">
        <w:rPr>
          <w:highlight w:val="lightGray"/>
        </w:rPr>
        <w:t>16.</w:t>
      </w:r>
      <w:r>
        <w:rPr>
          <w:highlight w:val="lightGray"/>
        </w:rPr>
        <w:t>4</w:t>
      </w:r>
      <w:r>
        <w:fldChar w:fldCharType="end"/>
      </w:r>
      <w:r>
        <w:t xml:space="preserve"> (third party intellectual property) of this agreement.</w:t>
      </w:r>
      <w:bookmarkEnd w:id="286"/>
    </w:p>
    <w:p w14:paraId="34E39C80" w14:textId="77777777" w:rsidR="00392EBD" w:rsidRDefault="00392EBD" w:rsidP="008F51D5">
      <w:pPr>
        <w:pStyle w:val="Untitledsubclause1"/>
        <w:numPr>
          <w:ilvl w:val="1"/>
          <w:numId w:val="24"/>
        </w:numPr>
      </w:pPr>
      <w:bookmarkStart w:id="288" w:name="a795230"/>
      <w:r>
        <w:t xml:space="preserve">Subject to </w:t>
      </w:r>
      <w:r>
        <w:fldChar w:fldCharType="begin"/>
      </w:r>
      <w:r>
        <w:instrText>PAGEREF a626699\# "'clause '"  \h</w:instrText>
      </w:r>
      <w:r>
        <w:fldChar w:fldCharType="separate"/>
      </w:r>
      <w:r>
        <w:rPr>
          <w:noProof/>
        </w:rPr>
        <w:t xml:space="preserve">clause </w:t>
      </w:r>
      <w:r>
        <w:fldChar w:fldCharType="end"/>
      </w:r>
      <w:r>
        <w:fldChar w:fldCharType="begin"/>
      </w:r>
      <w:r>
        <w:rPr>
          <w:highlight w:val="lightGray"/>
        </w:rPr>
        <w:instrText>REF a626699 \h \w</w:instrText>
      </w:r>
      <w:r>
        <w:fldChar w:fldCharType="separate"/>
      </w:r>
      <w:r w:rsidRPr="00115CC2">
        <w:rPr>
          <w:highlight w:val="lightGray"/>
        </w:rPr>
        <w:t>18.2</w:t>
      </w:r>
      <w:r>
        <w:fldChar w:fldCharType="end"/>
      </w:r>
      <w:r>
        <w:t>, the Supplier's total liability:</w:t>
      </w:r>
      <w:bookmarkEnd w:id="288"/>
    </w:p>
    <w:p w14:paraId="1AF79D90" w14:textId="2F318009" w:rsidR="00392EBD" w:rsidRDefault="00392EBD" w:rsidP="008F51D5">
      <w:pPr>
        <w:pStyle w:val="Untitledsubclause2"/>
        <w:numPr>
          <w:ilvl w:val="2"/>
          <w:numId w:val="24"/>
        </w:numPr>
      </w:pPr>
      <w:bookmarkStart w:id="289" w:name="a275330"/>
      <w:r>
        <w:t>for damage to customer property shall not exceed £2,000,</w:t>
      </w:r>
      <w:commentRangeStart w:id="290"/>
      <w:r>
        <w:t>000</w:t>
      </w:r>
      <w:r>
        <w:rPr>
          <w:b/>
          <w:bCs/>
        </w:rPr>
        <w:t xml:space="preserve"> </w:t>
      </w:r>
      <w:commentRangeEnd w:id="290"/>
      <w:r>
        <w:rPr>
          <w:rStyle w:val="CommentReference"/>
          <w:rFonts w:asciiTheme="minorHAnsi" w:eastAsiaTheme="minorHAnsi" w:hAnsiTheme="minorHAnsi" w:cstheme="minorBidi"/>
        </w:rPr>
        <w:commentReference w:id="290"/>
      </w:r>
      <w:r>
        <w:t xml:space="preserve">for any one default or series of connected defaults. </w:t>
      </w:r>
      <w:r>
        <w:rPr>
          <w:rStyle w:val="DefTerm"/>
        </w:rPr>
        <w:t>Norton property</w:t>
      </w:r>
      <w:r>
        <w:t xml:space="preserve"> means premises, equipment or other property (but excluding data) owned, controlled or occupied by Norton or any of its Affiliates and which are made available for use by the Supplier or any of its </w:t>
      </w:r>
      <w:proofErr w:type="gramStart"/>
      <w:r>
        <w:t>suppliers;</w:t>
      </w:r>
      <w:bookmarkEnd w:id="289"/>
      <w:proofErr w:type="gramEnd"/>
    </w:p>
    <w:p w14:paraId="28646698" w14:textId="2E68109D" w:rsidR="00392EBD" w:rsidRDefault="00392EBD" w:rsidP="008F51D5">
      <w:pPr>
        <w:pStyle w:val="Untitledsubclause2"/>
        <w:numPr>
          <w:ilvl w:val="2"/>
          <w:numId w:val="24"/>
        </w:numPr>
      </w:pPr>
      <w:bookmarkStart w:id="291" w:name="a249329"/>
      <w:bookmarkStart w:id="292" w:name="a226786"/>
      <w:commentRangeStart w:id="293"/>
      <w:r>
        <w:t xml:space="preserve">for </w:t>
      </w:r>
      <w:bookmarkEnd w:id="291"/>
      <w:commentRangeEnd w:id="293"/>
      <w:r>
        <w:rPr>
          <w:rStyle w:val="CommentReference"/>
          <w:rFonts w:asciiTheme="minorHAnsi" w:eastAsiaTheme="minorHAnsi" w:hAnsiTheme="minorHAnsi" w:cstheme="minorBidi"/>
        </w:rPr>
        <w:commentReference w:id="293"/>
      </w:r>
      <w:r>
        <w:t xml:space="preserve">all other loss or damage arising from defaults occurring within any Contract Year shall not exceed 150% of the Charges paid or payable under this agreement in that Contract Year. </w:t>
      </w:r>
      <w:bookmarkEnd w:id="292"/>
    </w:p>
    <w:p w14:paraId="2EC0A16C" w14:textId="37873BED" w:rsidR="00392EBD" w:rsidRPr="00A5695E" w:rsidRDefault="00392EBD" w:rsidP="008F51D5">
      <w:pPr>
        <w:pStyle w:val="Untitledsubclause1"/>
        <w:numPr>
          <w:ilvl w:val="1"/>
          <w:numId w:val="24"/>
        </w:numPr>
      </w:pPr>
      <w:bookmarkStart w:id="294" w:name="a214787"/>
      <w:r>
        <w:t xml:space="preserve">Subject to </w:t>
      </w:r>
      <w:r>
        <w:fldChar w:fldCharType="begin"/>
      </w:r>
      <w:r>
        <w:instrText>PAGEREF a626699\# "'clause '"  \h</w:instrText>
      </w:r>
      <w:r>
        <w:fldChar w:fldCharType="separate"/>
      </w:r>
      <w:r>
        <w:rPr>
          <w:noProof/>
        </w:rPr>
        <w:t xml:space="preserve">clause </w:t>
      </w:r>
      <w:r>
        <w:fldChar w:fldCharType="end"/>
      </w:r>
      <w:r>
        <w:fldChar w:fldCharType="begin"/>
      </w:r>
      <w:r>
        <w:rPr>
          <w:highlight w:val="lightGray"/>
        </w:rPr>
        <w:instrText>REF a626699 \h \w</w:instrText>
      </w:r>
      <w:r>
        <w:fldChar w:fldCharType="separate"/>
      </w:r>
      <w:r w:rsidRPr="00115CC2">
        <w:rPr>
          <w:highlight w:val="lightGray"/>
        </w:rPr>
        <w:t>18.2</w:t>
      </w:r>
      <w:r>
        <w:fldChar w:fldCharType="end"/>
      </w:r>
      <w:r>
        <w:t>, Norton's total liability arising from defaults occurring within any Contract Year shall not exceed 100% of the Charges paid or payable under this agreement in that Contract Year.</w:t>
      </w:r>
      <w:bookmarkEnd w:id="294"/>
    </w:p>
    <w:p w14:paraId="2EFD7BA9" w14:textId="77777777" w:rsidR="00392EBD" w:rsidRDefault="00392EBD" w:rsidP="008F51D5">
      <w:pPr>
        <w:pStyle w:val="TitleClause"/>
        <w:numPr>
          <w:ilvl w:val="0"/>
          <w:numId w:val="24"/>
        </w:numPr>
      </w:pPr>
      <w:r>
        <w:fldChar w:fldCharType="begin"/>
      </w:r>
      <w:r>
        <w:instrText>TC "19. Termination" \l 1</w:instrText>
      </w:r>
      <w:r>
        <w:fldChar w:fldCharType="end"/>
      </w:r>
      <w:bookmarkStart w:id="295" w:name="_Toc256000018"/>
      <w:bookmarkStart w:id="296" w:name="a725802"/>
      <w:r>
        <w:t>Termination</w:t>
      </w:r>
      <w:bookmarkEnd w:id="295"/>
      <w:bookmarkEnd w:id="296"/>
    </w:p>
    <w:p w14:paraId="4D7DCA8D" w14:textId="77777777" w:rsidR="00392EBD" w:rsidRDefault="00392EBD" w:rsidP="008F51D5">
      <w:pPr>
        <w:pStyle w:val="Untitledsubclause1"/>
        <w:numPr>
          <w:ilvl w:val="1"/>
          <w:numId w:val="24"/>
        </w:numPr>
      </w:pPr>
      <w:bookmarkStart w:id="297" w:name="a175430"/>
      <w:r>
        <w:t>Without affecting any other right or remedy available to it, either party may terminate this agreement with immediate effect by notifying the other party if:</w:t>
      </w:r>
      <w:bookmarkEnd w:id="297"/>
    </w:p>
    <w:p w14:paraId="6DD059FD" w14:textId="77777777" w:rsidR="00392EBD" w:rsidRDefault="00392EBD" w:rsidP="008F51D5">
      <w:pPr>
        <w:pStyle w:val="Untitledsubclause2"/>
        <w:numPr>
          <w:ilvl w:val="2"/>
          <w:numId w:val="24"/>
        </w:numPr>
      </w:pPr>
      <w:bookmarkStart w:id="298" w:name="a243427"/>
      <w:r>
        <w:t>the other party commits a material breach of any term of this agreement that:</w:t>
      </w:r>
      <w:bookmarkEnd w:id="298"/>
    </w:p>
    <w:p w14:paraId="6D1925C9" w14:textId="77777777" w:rsidR="00392EBD" w:rsidRDefault="00392EBD" w:rsidP="008F51D5">
      <w:pPr>
        <w:pStyle w:val="Untitledsubclause3"/>
        <w:numPr>
          <w:ilvl w:val="3"/>
          <w:numId w:val="24"/>
        </w:numPr>
      </w:pPr>
      <w:bookmarkStart w:id="299" w:name="a435709"/>
      <w:r>
        <w:t>is not capable of remedy, or</w:t>
      </w:r>
      <w:bookmarkEnd w:id="299"/>
    </w:p>
    <w:p w14:paraId="78CB78FE" w14:textId="676449BF" w:rsidR="00392EBD" w:rsidRDefault="00392EBD" w:rsidP="008F51D5">
      <w:pPr>
        <w:pStyle w:val="Untitledsubclause3"/>
        <w:numPr>
          <w:ilvl w:val="3"/>
          <w:numId w:val="24"/>
        </w:numPr>
      </w:pPr>
      <w:bookmarkStart w:id="300" w:name="a664655"/>
      <w:r>
        <w:t xml:space="preserve">if capable of remedy, is not remedied within a period of 30 days by the other party after being notified to do </w:t>
      </w:r>
      <w:proofErr w:type="gramStart"/>
      <w:r>
        <w:t>so;</w:t>
      </w:r>
      <w:bookmarkEnd w:id="300"/>
      <w:proofErr w:type="gramEnd"/>
    </w:p>
    <w:p w14:paraId="30ED948C" w14:textId="52092E5C" w:rsidR="00392EBD" w:rsidRDefault="00392EBD" w:rsidP="008F51D5">
      <w:pPr>
        <w:pStyle w:val="Untitledsubclause2"/>
        <w:numPr>
          <w:ilvl w:val="2"/>
          <w:numId w:val="24"/>
        </w:numPr>
      </w:pPr>
      <w:r>
        <w:fldChar w:fldCharType="begin"/>
      </w:r>
      <w:r>
        <w:fldChar w:fldCharType="end"/>
      </w:r>
      <w:bookmarkStart w:id="301" w:name="a188378"/>
      <w:r>
        <w:t xml:space="preserve">the other party repeatedly breaches any of the terms of this agreement in such a manner as to reasonably justify the opinion that its conduct is inconsistent with it having the intention or ability to give effect to the terms of this </w:t>
      </w:r>
      <w:proofErr w:type="gramStart"/>
      <w:r>
        <w:t>agreement;</w:t>
      </w:r>
      <w:bookmarkEnd w:id="301"/>
      <w:proofErr w:type="gramEnd"/>
    </w:p>
    <w:p w14:paraId="25688478" w14:textId="77777777" w:rsidR="00392EBD" w:rsidRDefault="00392EBD" w:rsidP="008F51D5">
      <w:pPr>
        <w:pStyle w:val="Untitledsubclause2"/>
        <w:numPr>
          <w:ilvl w:val="2"/>
          <w:numId w:val="24"/>
        </w:numPr>
      </w:pPr>
      <w:bookmarkStart w:id="302" w:name="a336709"/>
      <w:r>
        <w: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w:t>
      </w:r>
      <w:bookmarkEnd w:id="302"/>
    </w:p>
    <w:p w14:paraId="35AEBF9E" w14:textId="2C0B9245" w:rsidR="00392EBD" w:rsidRDefault="00392EBD" w:rsidP="008F51D5">
      <w:pPr>
        <w:pStyle w:val="Untitledsubclause2"/>
        <w:numPr>
          <w:ilvl w:val="2"/>
          <w:numId w:val="24"/>
        </w:numPr>
      </w:pPr>
      <w:bookmarkStart w:id="303" w:name="a408357"/>
      <w:r>
        <w:t xml:space="preserve">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w:t>
      </w:r>
      <w:proofErr w:type="gramStart"/>
      <w:r>
        <w:t>party;</w:t>
      </w:r>
      <w:bookmarkEnd w:id="303"/>
      <w:proofErr w:type="gramEnd"/>
    </w:p>
    <w:p w14:paraId="0BF9E9F1" w14:textId="77777777" w:rsidR="00392EBD" w:rsidRDefault="00392EBD" w:rsidP="008F51D5">
      <w:pPr>
        <w:pStyle w:val="Untitledsubclause2"/>
        <w:numPr>
          <w:ilvl w:val="2"/>
          <w:numId w:val="24"/>
        </w:numPr>
      </w:pPr>
      <w:bookmarkStart w:id="304" w:name="a874823"/>
      <w:r>
        <w:t xml:space="preserve">the other party applies to court for, or obtains, a moratorium under Part A1 of the Insolvency Act </w:t>
      </w:r>
      <w:proofErr w:type="gramStart"/>
      <w:r>
        <w:t>1986;</w:t>
      </w:r>
      <w:bookmarkEnd w:id="304"/>
      <w:proofErr w:type="gramEnd"/>
    </w:p>
    <w:p w14:paraId="0D90785A" w14:textId="0C370F65" w:rsidR="00392EBD" w:rsidRDefault="00392EBD" w:rsidP="008F51D5">
      <w:pPr>
        <w:pStyle w:val="Untitledsubclause2"/>
        <w:numPr>
          <w:ilvl w:val="2"/>
          <w:numId w:val="24"/>
        </w:numPr>
      </w:pPr>
      <w:bookmarkStart w:id="305" w:name="a109823"/>
      <w:r>
        <w:lastRenderedPageBreak/>
        <w:t xml:space="preserve">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w:t>
      </w:r>
      <w:proofErr w:type="gramStart"/>
      <w:r>
        <w:t>party;</w:t>
      </w:r>
      <w:bookmarkEnd w:id="305"/>
      <w:proofErr w:type="gramEnd"/>
    </w:p>
    <w:p w14:paraId="7A65D834" w14:textId="77777777" w:rsidR="00392EBD" w:rsidRDefault="00392EBD" w:rsidP="008F51D5">
      <w:pPr>
        <w:pStyle w:val="Untitledsubclause2"/>
        <w:numPr>
          <w:ilvl w:val="2"/>
          <w:numId w:val="24"/>
        </w:numPr>
      </w:pPr>
      <w:bookmarkStart w:id="306" w:name="a930462"/>
      <w:r>
        <w:t xml:space="preserve">an application is made to court, or an order is made, for the appointment of an administrator, or a notice of intention to appoint an administrator is given or an administrator is appointed, over the other </w:t>
      </w:r>
      <w:proofErr w:type="gramStart"/>
      <w:r>
        <w:t>party;</w:t>
      </w:r>
      <w:bookmarkEnd w:id="306"/>
      <w:proofErr w:type="gramEnd"/>
    </w:p>
    <w:p w14:paraId="302435FB" w14:textId="77777777" w:rsidR="00392EBD" w:rsidRDefault="00392EBD" w:rsidP="008F51D5">
      <w:pPr>
        <w:pStyle w:val="Untitledsubclause2"/>
        <w:numPr>
          <w:ilvl w:val="2"/>
          <w:numId w:val="24"/>
        </w:numPr>
      </w:pPr>
      <w:bookmarkStart w:id="307" w:name="a715749"/>
      <w:r>
        <w:t xml:space="preserve">the holder of a qualifying floating charge over the assets of that other party has become entitled to appoint or has appointed an administrative </w:t>
      </w:r>
      <w:proofErr w:type="gramStart"/>
      <w:r>
        <w:t>receiver;</w:t>
      </w:r>
      <w:bookmarkEnd w:id="307"/>
      <w:proofErr w:type="gramEnd"/>
    </w:p>
    <w:p w14:paraId="7837B805" w14:textId="77777777" w:rsidR="00392EBD" w:rsidRDefault="00392EBD" w:rsidP="008F51D5">
      <w:pPr>
        <w:pStyle w:val="Untitledsubclause2"/>
        <w:numPr>
          <w:ilvl w:val="2"/>
          <w:numId w:val="24"/>
        </w:numPr>
      </w:pPr>
      <w:bookmarkStart w:id="308" w:name="a381472"/>
      <w:r>
        <w:t xml:space="preserve">a person becomes entitled to appoint a receiver over all or any of the assets of the other party or a receiver is appointed over all or any of the assets of the other </w:t>
      </w:r>
      <w:proofErr w:type="gramStart"/>
      <w:r>
        <w:t>party;</w:t>
      </w:r>
      <w:bookmarkEnd w:id="308"/>
      <w:proofErr w:type="gramEnd"/>
    </w:p>
    <w:p w14:paraId="0C9B8FDB" w14:textId="3092E772" w:rsidR="00392EBD" w:rsidRDefault="00392EBD" w:rsidP="008F51D5">
      <w:pPr>
        <w:pStyle w:val="Untitledsubclause2"/>
        <w:numPr>
          <w:ilvl w:val="2"/>
          <w:numId w:val="24"/>
        </w:numPr>
      </w:pPr>
      <w:bookmarkStart w:id="309" w:name="a776993"/>
      <w:r>
        <w:t xml:space="preserve">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w:t>
      </w:r>
      <w:proofErr w:type="gramStart"/>
      <w:r>
        <w:t>days;</w:t>
      </w:r>
      <w:bookmarkEnd w:id="309"/>
      <w:proofErr w:type="gramEnd"/>
    </w:p>
    <w:p w14:paraId="46EA77BC" w14:textId="1854EDE1" w:rsidR="00392EBD" w:rsidRDefault="00392EBD" w:rsidP="008F51D5">
      <w:pPr>
        <w:pStyle w:val="Untitledsubclause2"/>
        <w:numPr>
          <w:ilvl w:val="2"/>
          <w:numId w:val="24"/>
        </w:numPr>
      </w:pPr>
      <w:bookmarkStart w:id="310" w:name="a150369"/>
      <w:r>
        <w:t xml:space="preserve">any event occurs, or proceeding is taken, with respect to the other party in any jurisdiction to which it is subject that has an effect equivalent or similar to any of the events mentioned in </w:t>
      </w:r>
      <w:r>
        <w:fldChar w:fldCharType="begin"/>
      </w:r>
      <w:r>
        <w:instrText>PAGEREF a336709\# "'clause '"  \h</w:instrText>
      </w:r>
      <w:r>
        <w:fldChar w:fldCharType="separate"/>
      </w:r>
      <w:r>
        <w:rPr>
          <w:noProof/>
        </w:rPr>
        <w:t xml:space="preserve">clause </w:t>
      </w:r>
      <w:r>
        <w:fldChar w:fldCharType="end"/>
      </w:r>
      <w:r>
        <w:fldChar w:fldCharType="begin"/>
      </w:r>
      <w:r>
        <w:rPr>
          <w:highlight w:val="lightGray"/>
        </w:rPr>
        <w:instrText>REF a336709 \h \w</w:instrText>
      </w:r>
      <w:r>
        <w:fldChar w:fldCharType="separate"/>
      </w:r>
      <w:r w:rsidRPr="00115CC2">
        <w:rPr>
          <w:highlight w:val="lightGray"/>
        </w:rPr>
        <w:t>19.1(c)</w:t>
      </w:r>
      <w:r>
        <w:fldChar w:fldCharType="end"/>
      </w:r>
      <w:r>
        <w:t xml:space="preserve"> to </w:t>
      </w:r>
      <w:r>
        <w:fldChar w:fldCharType="begin"/>
      </w:r>
      <w:r>
        <w:instrText>PAGEREF a776993\# "'clause '"  \h</w:instrText>
      </w:r>
      <w:r>
        <w:fldChar w:fldCharType="separate"/>
      </w:r>
      <w:r>
        <w:rPr>
          <w:noProof/>
        </w:rPr>
        <w:t xml:space="preserve">clause </w:t>
      </w:r>
      <w:r>
        <w:fldChar w:fldCharType="end"/>
      </w:r>
      <w:r>
        <w:fldChar w:fldCharType="begin"/>
      </w:r>
      <w:r>
        <w:rPr>
          <w:highlight w:val="lightGray"/>
        </w:rPr>
        <w:instrText>REF a776993 \h \w</w:instrText>
      </w:r>
      <w:r>
        <w:fldChar w:fldCharType="separate"/>
      </w:r>
      <w:r w:rsidRPr="00115CC2">
        <w:rPr>
          <w:highlight w:val="lightGray"/>
        </w:rPr>
        <w:t>19.1(j)</w:t>
      </w:r>
      <w:r>
        <w:fldChar w:fldCharType="end"/>
      </w:r>
      <w:r>
        <w:t xml:space="preserve"> (inclusive); </w:t>
      </w:r>
      <w:bookmarkEnd w:id="310"/>
    </w:p>
    <w:p w14:paraId="2C004376" w14:textId="21EFABB3" w:rsidR="00392EBD" w:rsidRDefault="00392EBD" w:rsidP="008F51D5">
      <w:pPr>
        <w:pStyle w:val="Untitledsubclause2"/>
        <w:numPr>
          <w:ilvl w:val="2"/>
          <w:numId w:val="24"/>
        </w:numPr>
      </w:pPr>
      <w:bookmarkStart w:id="311" w:name="a476385"/>
      <w:r>
        <w:t>the other party suspends or ceases, or threatens to suspend or cease, carrying on all or a substantial part of its business; or</w:t>
      </w:r>
      <w:bookmarkEnd w:id="311"/>
    </w:p>
    <w:p w14:paraId="2128C961" w14:textId="4BFBC62A" w:rsidR="00392EBD" w:rsidRDefault="00392EBD" w:rsidP="008F51D5">
      <w:pPr>
        <w:pStyle w:val="Untitledsubclause2"/>
        <w:numPr>
          <w:ilvl w:val="2"/>
          <w:numId w:val="24"/>
        </w:numPr>
      </w:pPr>
      <w:bookmarkStart w:id="312" w:name="a497547"/>
      <w:r>
        <w:t>the other party's financial position deteriorates so far as to reasonably justify the opinion that its ability to give effect to the terms of this agreement is in jeopardy.</w:t>
      </w:r>
      <w:r>
        <w:fldChar w:fldCharType="begin"/>
      </w:r>
      <w:r>
        <w:fldChar w:fldCharType="end"/>
      </w:r>
      <w:bookmarkEnd w:id="312"/>
    </w:p>
    <w:p w14:paraId="34C25AF7" w14:textId="277F972F" w:rsidR="00392EBD" w:rsidRPr="00CC5259" w:rsidRDefault="00392EBD" w:rsidP="008F51D5">
      <w:pPr>
        <w:pStyle w:val="Untitledsubclause1"/>
        <w:numPr>
          <w:ilvl w:val="1"/>
          <w:numId w:val="24"/>
        </w:numPr>
      </w:pPr>
      <w:bookmarkStart w:id="313" w:name="a861276"/>
      <w:r>
        <w:t xml:space="preserve">Without affecting any other right or remedy available to it, Norton may terminate this agreement with immediate effect by notifying the Supplier if </w:t>
      </w:r>
      <w:bookmarkStart w:id="314" w:name="a618136"/>
      <w:r>
        <w:t>there is a change of control of the Supplier</w:t>
      </w:r>
      <w:bookmarkEnd w:id="313"/>
      <w:bookmarkEnd w:id="314"/>
      <w:r>
        <w:t>.</w:t>
      </w:r>
    </w:p>
    <w:p w14:paraId="1F288F92" w14:textId="71AE1EA4" w:rsidR="00392EBD" w:rsidRDefault="00392EBD" w:rsidP="008F51D5">
      <w:pPr>
        <w:pStyle w:val="Untitledsubclause1"/>
        <w:numPr>
          <w:ilvl w:val="1"/>
          <w:numId w:val="24"/>
        </w:numPr>
      </w:pPr>
      <w:bookmarkStart w:id="315" w:name="a390931"/>
      <w:commentRangeStart w:id="316"/>
      <w:r>
        <w:t>Norton may terminate this agreement for convenience, in whole or in part, by giving not less than one month’s notice to the Supplier.</w:t>
      </w:r>
      <w:bookmarkEnd w:id="315"/>
      <w:commentRangeEnd w:id="316"/>
      <w:r>
        <w:rPr>
          <w:rStyle w:val="CommentReference"/>
          <w:rFonts w:asciiTheme="minorHAnsi" w:eastAsiaTheme="minorHAnsi" w:hAnsiTheme="minorHAnsi" w:cstheme="minorBidi"/>
        </w:rPr>
        <w:commentReference w:id="316"/>
      </w:r>
    </w:p>
    <w:p w14:paraId="7218A5B5" w14:textId="77777777" w:rsidR="00392EBD" w:rsidRDefault="00392EBD" w:rsidP="008F51D5">
      <w:pPr>
        <w:pStyle w:val="TitleClause"/>
        <w:numPr>
          <w:ilvl w:val="0"/>
          <w:numId w:val="24"/>
        </w:numPr>
      </w:pPr>
      <w:r>
        <w:fldChar w:fldCharType="begin"/>
      </w:r>
      <w:r>
        <w:instrText>TC "20. Obligations on termination and survival" \l 1</w:instrText>
      </w:r>
      <w:r>
        <w:fldChar w:fldCharType="end"/>
      </w:r>
      <w:bookmarkStart w:id="317" w:name="_Toc256000019"/>
      <w:bookmarkStart w:id="318" w:name="a360680"/>
      <w:r>
        <w:t>Obligations on termination and survival</w:t>
      </w:r>
      <w:bookmarkEnd w:id="317"/>
      <w:bookmarkEnd w:id="318"/>
    </w:p>
    <w:p w14:paraId="369A1082" w14:textId="5AB1F092" w:rsidR="00392EBD" w:rsidRDefault="00392EBD" w:rsidP="008F51D5">
      <w:pPr>
        <w:pStyle w:val="Untitledsubclause1"/>
        <w:numPr>
          <w:ilvl w:val="1"/>
          <w:numId w:val="24"/>
        </w:numPr>
      </w:pPr>
      <w:bookmarkStart w:id="319" w:name="a391990"/>
      <w:r>
        <w:t xml:space="preserve">On termination or expiry of this agreement, the Supplier shall immediately (or on any alternative timeframe specified by Norton for the purposes of </w:t>
      </w:r>
      <w:r>
        <w:fldChar w:fldCharType="begin"/>
      </w:r>
      <w:r>
        <w:instrText>PAGEREF a587954\# "'clause '"  \h</w:instrText>
      </w:r>
      <w:r>
        <w:fldChar w:fldCharType="separate"/>
      </w:r>
      <w:r>
        <w:rPr>
          <w:noProof/>
        </w:rPr>
        <w:t xml:space="preserve">clause </w:t>
      </w:r>
      <w:r>
        <w:fldChar w:fldCharType="end"/>
      </w:r>
      <w:r>
        <w:fldChar w:fldCharType="begin"/>
      </w:r>
      <w:r>
        <w:rPr>
          <w:highlight w:val="lightGray"/>
        </w:rPr>
        <w:instrText>REF a587954 \h \w</w:instrText>
      </w:r>
      <w:r>
        <w:fldChar w:fldCharType="separate"/>
      </w:r>
      <w:r w:rsidRPr="00115CC2">
        <w:rPr>
          <w:highlight w:val="lightGray"/>
        </w:rPr>
        <w:t>20.2</w:t>
      </w:r>
      <w:r>
        <w:fldChar w:fldCharType="end"/>
      </w:r>
      <w:r>
        <w:t xml:space="preserve">): </w:t>
      </w:r>
      <w:bookmarkEnd w:id="319"/>
    </w:p>
    <w:p w14:paraId="4F781987" w14:textId="34874B42" w:rsidR="00392EBD" w:rsidRDefault="00392EBD" w:rsidP="008F51D5">
      <w:pPr>
        <w:pStyle w:val="Untitledsubclause2"/>
        <w:numPr>
          <w:ilvl w:val="2"/>
          <w:numId w:val="24"/>
        </w:numPr>
      </w:pPr>
      <w:bookmarkStart w:id="320" w:name="a589454"/>
      <w:r>
        <w:t xml:space="preserve">deliver to Norton all Deliverables, whether or not then </w:t>
      </w:r>
      <w:proofErr w:type="gramStart"/>
      <w:r>
        <w:t>complete;</w:t>
      </w:r>
      <w:bookmarkEnd w:id="320"/>
      <w:proofErr w:type="gramEnd"/>
    </w:p>
    <w:p w14:paraId="4D7822C3" w14:textId="4A9BD8A7" w:rsidR="00392EBD" w:rsidRDefault="00392EBD" w:rsidP="008F51D5">
      <w:pPr>
        <w:pStyle w:val="Untitledsubclause2"/>
        <w:numPr>
          <w:ilvl w:val="2"/>
          <w:numId w:val="24"/>
        </w:numPr>
      </w:pPr>
      <w:bookmarkStart w:id="321" w:name="a869498"/>
      <w:r>
        <w:t xml:space="preserve">return to Norton all of Norton Equipment and other customer property in the possession or control of the Supplier or any Supplier </w:t>
      </w:r>
      <w:proofErr w:type="gramStart"/>
      <w:r>
        <w:t>Personnel;</w:t>
      </w:r>
      <w:proofErr w:type="gramEnd"/>
      <w:r>
        <w:t xml:space="preserve"> </w:t>
      </w:r>
      <w:bookmarkEnd w:id="321"/>
    </w:p>
    <w:p w14:paraId="14DA8110" w14:textId="40456F22" w:rsidR="00392EBD" w:rsidRDefault="00392EBD" w:rsidP="008F51D5">
      <w:pPr>
        <w:pStyle w:val="Untitledsubclause2"/>
        <w:numPr>
          <w:ilvl w:val="2"/>
          <w:numId w:val="24"/>
        </w:numPr>
      </w:pPr>
      <w:bookmarkStart w:id="322" w:name="a400031"/>
      <w:r>
        <w:t xml:space="preserve">cease using (and return or destroy if required by Norton) all Norton Materials and Norton Confidential Information in the possession or control of the Supplier or any Supplier </w:t>
      </w:r>
      <w:proofErr w:type="gramStart"/>
      <w:r>
        <w:t>Personnel;</w:t>
      </w:r>
      <w:bookmarkEnd w:id="322"/>
      <w:proofErr w:type="gramEnd"/>
    </w:p>
    <w:p w14:paraId="1D95FDB5" w14:textId="323DDFA3" w:rsidR="00392EBD" w:rsidRDefault="00392EBD" w:rsidP="008F51D5">
      <w:pPr>
        <w:pStyle w:val="Untitledsubclause2"/>
        <w:numPr>
          <w:ilvl w:val="2"/>
          <w:numId w:val="24"/>
        </w:numPr>
      </w:pPr>
      <w:bookmarkStart w:id="323" w:name="a926691"/>
      <w:r>
        <w:lastRenderedPageBreak/>
        <w:t>remove any Supplier Equipment from Norton's premises.</w:t>
      </w:r>
      <w:bookmarkEnd w:id="323"/>
    </w:p>
    <w:p w14:paraId="1E32D9C1" w14:textId="79E48410" w:rsidR="00392EBD" w:rsidRPr="0061027E" w:rsidRDefault="00392EBD" w:rsidP="00115CC2">
      <w:pPr>
        <w:pStyle w:val="Untitledsubclause2"/>
        <w:numPr>
          <w:ilvl w:val="0"/>
          <w:numId w:val="0"/>
        </w:numPr>
        <w:ind w:left="1555"/>
      </w:pPr>
    </w:p>
    <w:p w14:paraId="1FD88227" w14:textId="77777777" w:rsidR="00392EBD" w:rsidRPr="000276ED" w:rsidRDefault="00392EBD" w:rsidP="008F51D5">
      <w:pPr>
        <w:pStyle w:val="Untitledsubclause1"/>
        <w:numPr>
          <w:ilvl w:val="1"/>
          <w:numId w:val="24"/>
        </w:numPr>
      </w:pPr>
      <w:bookmarkStart w:id="324" w:name="a775841"/>
      <w:r>
        <w:rPr>
          <w:b/>
          <w:bCs/>
        </w:rPr>
        <w:t>Survival</w:t>
      </w:r>
      <w:bookmarkEnd w:id="324"/>
    </w:p>
    <w:p w14:paraId="5005DF1E" w14:textId="6D0E2DDE" w:rsidR="00392EBD" w:rsidRDefault="00392EBD" w:rsidP="008F51D5">
      <w:pPr>
        <w:pStyle w:val="Untitledsubclause2"/>
        <w:numPr>
          <w:ilvl w:val="2"/>
          <w:numId w:val="24"/>
        </w:numPr>
      </w:pPr>
      <w:bookmarkStart w:id="325" w:name="a790278"/>
      <w:r>
        <w:t>Any provision of this agreement that expressly or by implication is intended to come into or continue in force on or after termination or expiry of this agreement shall remain in full force and effect.</w:t>
      </w:r>
      <w:bookmarkEnd w:id="325"/>
    </w:p>
    <w:p w14:paraId="0C4D70A5" w14:textId="77777777" w:rsidR="00392EBD" w:rsidRDefault="00392EBD" w:rsidP="008F51D5">
      <w:pPr>
        <w:pStyle w:val="Untitledsubclause2"/>
        <w:numPr>
          <w:ilvl w:val="2"/>
          <w:numId w:val="24"/>
        </w:numPr>
      </w:pPr>
      <w:bookmarkStart w:id="326" w:name="a745438"/>
      <w:r>
        <w: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w:t>
      </w:r>
      <w:bookmarkEnd w:id="326"/>
    </w:p>
    <w:p w14:paraId="11E72F41" w14:textId="77777777" w:rsidR="00392EBD" w:rsidRPr="00655313" w:rsidRDefault="00392EBD" w:rsidP="008F51D5">
      <w:pPr>
        <w:pStyle w:val="TitleClause"/>
        <w:numPr>
          <w:ilvl w:val="0"/>
          <w:numId w:val="24"/>
        </w:numPr>
        <w:rPr>
          <w:b w:val="0"/>
        </w:rPr>
      </w:pPr>
      <w:r>
        <w:fldChar w:fldCharType="begin"/>
      </w:r>
      <w:r>
        <w:instrText>TC "21. Force majeure" \l 1</w:instrText>
      </w:r>
      <w:r>
        <w:fldChar w:fldCharType="end"/>
      </w:r>
      <w:bookmarkStart w:id="327" w:name="_Toc256000020"/>
      <w:bookmarkStart w:id="328" w:name="a816830"/>
      <w:r>
        <w:t>Force majeure</w:t>
      </w:r>
      <w:bookmarkEnd w:id="327"/>
      <w:bookmarkEnd w:id="328"/>
    </w:p>
    <w:p w14:paraId="6D0C84C3" w14:textId="27DAE4FC" w:rsidR="00392EBD" w:rsidRPr="00655313" w:rsidRDefault="00392EBD" w:rsidP="008F51D5">
      <w:pPr>
        <w:pStyle w:val="Untitledsubclause1"/>
        <w:numPr>
          <w:ilvl w:val="1"/>
          <w:numId w:val="24"/>
        </w:numPr>
        <w:rPr>
          <w:rStyle w:val="DefTerm"/>
          <w:b w:val="0"/>
          <w:kern w:val="28"/>
        </w:rPr>
      </w:pPr>
      <w:bookmarkStart w:id="329" w:name="a285135"/>
      <w:r>
        <w:rPr>
          <w:rStyle w:val="DefTerm"/>
        </w:rPr>
        <w:t>Force Majeure Event</w:t>
      </w:r>
      <w:r>
        <w:t xml:space="preserve"> means any circumstance not within a party's reasonable control including:</w:t>
      </w:r>
      <w:bookmarkEnd w:id="329"/>
    </w:p>
    <w:p w14:paraId="144E16DE" w14:textId="77777777" w:rsidR="00392EBD" w:rsidRDefault="00392EBD" w:rsidP="008F51D5">
      <w:pPr>
        <w:pStyle w:val="Untitledsubclause2"/>
        <w:numPr>
          <w:ilvl w:val="2"/>
          <w:numId w:val="24"/>
        </w:numPr>
      </w:pPr>
      <w:bookmarkStart w:id="330" w:name="a353363"/>
      <w:r>
        <w:t xml:space="preserve">acts of God, flood, drought, earthquake or other natural </w:t>
      </w:r>
      <w:proofErr w:type="gramStart"/>
      <w:r>
        <w:t>disaster;</w:t>
      </w:r>
      <w:bookmarkEnd w:id="330"/>
      <w:proofErr w:type="gramEnd"/>
    </w:p>
    <w:p w14:paraId="12CFF707" w14:textId="77777777" w:rsidR="00392EBD" w:rsidRDefault="00392EBD" w:rsidP="008F51D5">
      <w:pPr>
        <w:pStyle w:val="Untitledsubclause2"/>
        <w:numPr>
          <w:ilvl w:val="2"/>
          <w:numId w:val="24"/>
        </w:numPr>
      </w:pPr>
      <w:bookmarkStart w:id="331" w:name="a647898"/>
      <w:r>
        <w:t xml:space="preserve">epidemic or </w:t>
      </w:r>
      <w:proofErr w:type="gramStart"/>
      <w:r>
        <w:t>pandemic;</w:t>
      </w:r>
      <w:bookmarkEnd w:id="331"/>
      <w:proofErr w:type="gramEnd"/>
    </w:p>
    <w:p w14:paraId="4F4479BF" w14:textId="77777777" w:rsidR="00392EBD" w:rsidRDefault="00392EBD" w:rsidP="008F51D5">
      <w:pPr>
        <w:pStyle w:val="Untitledsubclause2"/>
        <w:numPr>
          <w:ilvl w:val="2"/>
          <w:numId w:val="24"/>
        </w:numPr>
      </w:pPr>
      <w:bookmarkStart w:id="332" w:name="a718891"/>
      <w:r>
        <w:t xml:space="preserve">terrorist attack, civil war, civil commotion or riots, war, threat of or preparation for war, armed conflict, imposition of sanctions, embargo, or breaking off of diplomatic </w:t>
      </w:r>
      <w:proofErr w:type="gramStart"/>
      <w:r>
        <w:t>relations;</w:t>
      </w:r>
      <w:bookmarkEnd w:id="332"/>
      <w:proofErr w:type="gramEnd"/>
    </w:p>
    <w:p w14:paraId="10FF62B1" w14:textId="77777777" w:rsidR="00392EBD" w:rsidRDefault="00392EBD" w:rsidP="008F51D5">
      <w:pPr>
        <w:pStyle w:val="Untitledsubclause2"/>
        <w:numPr>
          <w:ilvl w:val="2"/>
          <w:numId w:val="24"/>
        </w:numPr>
      </w:pPr>
      <w:bookmarkStart w:id="333" w:name="a121688"/>
      <w:r>
        <w:t xml:space="preserve">nuclear, chemical or biological contamination, or sonic </w:t>
      </w:r>
      <w:proofErr w:type="gramStart"/>
      <w:r>
        <w:t>boom;</w:t>
      </w:r>
      <w:bookmarkEnd w:id="333"/>
      <w:proofErr w:type="gramEnd"/>
    </w:p>
    <w:p w14:paraId="3079CCA9" w14:textId="77777777" w:rsidR="00392EBD" w:rsidRDefault="00392EBD" w:rsidP="008F51D5">
      <w:pPr>
        <w:pStyle w:val="Untitledsubclause2"/>
        <w:numPr>
          <w:ilvl w:val="2"/>
          <w:numId w:val="24"/>
        </w:numPr>
      </w:pPr>
      <w:bookmarkStart w:id="334" w:name="a696922"/>
      <w:r>
        <w:t xml:space="preserve">any law or action taken by a government or public authority, including imposing an export or import restriction, quota, or </w:t>
      </w:r>
      <w:proofErr w:type="gramStart"/>
      <w:r>
        <w:t>prohibition;</w:t>
      </w:r>
      <w:bookmarkEnd w:id="334"/>
      <w:proofErr w:type="gramEnd"/>
    </w:p>
    <w:p w14:paraId="4BAD3740" w14:textId="708E5C60" w:rsidR="00392EBD" w:rsidRDefault="00392EBD" w:rsidP="008F51D5">
      <w:pPr>
        <w:pStyle w:val="Untitledsubclause2"/>
        <w:numPr>
          <w:ilvl w:val="2"/>
          <w:numId w:val="24"/>
        </w:numPr>
      </w:pPr>
      <w:bookmarkStart w:id="335" w:name="a120791"/>
      <w:r>
        <w:t>collapse of buildings, fire, explosion or accident; and</w:t>
      </w:r>
      <w:bookmarkEnd w:id="335"/>
    </w:p>
    <w:p w14:paraId="4F2D7382" w14:textId="77777777" w:rsidR="00392EBD" w:rsidRDefault="00392EBD" w:rsidP="008F51D5">
      <w:pPr>
        <w:pStyle w:val="Untitledsubclause2"/>
        <w:numPr>
          <w:ilvl w:val="2"/>
          <w:numId w:val="24"/>
        </w:numPr>
      </w:pPr>
      <w:bookmarkStart w:id="336" w:name="a649469"/>
      <w:r>
        <w:t>interruption or failure of utility service.</w:t>
      </w:r>
      <w:bookmarkEnd w:id="336"/>
    </w:p>
    <w:p w14:paraId="1DB5133A" w14:textId="484C321B" w:rsidR="00392EBD" w:rsidRDefault="00392EBD" w:rsidP="008F51D5">
      <w:pPr>
        <w:pStyle w:val="Untitledsubclause1"/>
        <w:numPr>
          <w:ilvl w:val="1"/>
          <w:numId w:val="24"/>
        </w:numPr>
      </w:pPr>
      <w:bookmarkStart w:id="337" w:name="a187715"/>
      <w:r>
        <w:t xml:space="preserve">Subject to </w:t>
      </w:r>
      <w:r>
        <w:fldChar w:fldCharType="begin"/>
      </w:r>
      <w:r>
        <w:instrText>PAGEREF a732366\# "'clause '"  \h</w:instrText>
      </w:r>
      <w:r>
        <w:fldChar w:fldCharType="separate"/>
      </w:r>
      <w:r>
        <w:rPr>
          <w:noProof/>
        </w:rPr>
        <w:t xml:space="preserve">clause </w:t>
      </w:r>
      <w:r>
        <w:fldChar w:fldCharType="end"/>
      </w:r>
      <w:r>
        <w:fldChar w:fldCharType="begin"/>
      </w:r>
      <w:r>
        <w:rPr>
          <w:highlight w:val="lightGray"/>
        </w:rPr>
        <w:instrText>REF a732366 \h \w</w:instrText>
      </w:r>
      <w:r>
        <w:fldChar w:fldCharType="separate"/>
      </w:r>
      <w:r w:rsidRPr="00115CC2">
        <w:rPr>
          <w:highlight w:val="lightGray"/>
        </w:rPr>
        <w:t>21.4</w:t>
      </w:r>
      <w:r>
        <w:fldChar w:fldCharType="end"/>
      </w:r>
      <w:r>
        <w:t>, a party (</w:t>
      </w:r>
      <w:r>
        <w:rPr>
          <w:rStyle w:val="DefTerm"/>
        </w:rPr>
        <w:t>Affected Party</w:t>
      </w:r>
      <w:r>
        <w:t xml:space="preserve">) shall not be liable for any failure or delay in performing any of its obligations under this agreement for so long as and to the extent that, its performance is prevented, hindered or delayed by a Force Majeure Event. </w:t>
      </w:r>
      <w:bookmarkEnd w:id="337"/>
    </w:p>
    <w:p w14:paraId="46AF591C" w14:textId="45436222" w:rsidR="00392EBD" w:rsidRPr="008B2EB5" w:rsidRDefault="00392EBD" w:rsidP="008F51D5">
      <w:pPr>
        <w:pStyle w:val="Untitledsubclause1"/>
        <w:numPr>
          <w:ilvl w:val="1"/>
          <w:numId w:val="24"/>
        </w:numPr>
      </w:pPr>
      <w:r>
        <w:fldChar w:fldCharType="begin"/>
      </w:r>
      <w:r>
        <w:fldChar w:fldCharType="end"/>
      </w:r>
      <w:bookmarkStart w:id="338" w:name="a822596"/>
      <w:r>
        <w:t xml:space="preserve">For so long as the Affected Party's liability in relation to any of its obligations is suspended under </w:t>
      </w:r>
      <w:r>
        <w:fldChar w:fldCharType="begin"/>
      </w:r>
      <w:r>
        <w:instrText>PAGEREF a187715\# "'clause '"  \h</w:instrText>
      </w:r>
      <w:r>
        <w:fldChar w:fldCharType="separate"/>
      </w:r>
      <w:r>
        <w:rPr>
          <w:noProof/>
        </w:rPr>
        <w:t xml:space="preserve">clause </w:t>
      </w:r>
      <w:r>
        <w:fldChar w:fldCharType="end"/>
      </w:r>
      <w:r>
        <w:fldChar w:fldCharType="begin"/>
      </w:r>
      <w:r>
        <w:rPr>
          <w:highlight w:val="lightGray"/>
        </w:rPr>
        <w:instrText>REF a187715 \h \w</w:instrText>
      </w:r>
      <w:r>
        <w:fldChar w:fldCharType="separate"/>
      </w:r>
      <w:r w:rsidRPr="00115CC2">
        <w:rPr>
          <w:highlight w:val="lightGray"/>
        </w:rPr>
        <w:t>21.2</w:t>
      </w:r>
      <w:r>
        <w:fldChar w:fldCharType="end"/>
      </w:r>
      <w:r>
        <w:t>, the other party shall not be liable for any failure or delay in performing its corresponding obligations. To the extent that Services are not provided during a Force Majeure Event, the Supplier shall not charge the relevant Charges for those Services.</w:t>
      </w:r>
      <w:bookmarkEnd w:id="338"/>
    </w:p>
    <w:p w14:paraId="4FFA541F" w14:textId="77777777" w:rsidR="00392EBD" w:rsidRPr="00CC5259" w:rsidRDefault="00392EBD" w:rsidP="008F51D5">
      <w:pPr>
        <w:pStyle w:val="TitleClause"/>
        <w:numPr>
          <w:ilvl w:val="0"/>
          <w:numId w:val="24"/>
        </w:numPr>
        <w:rPr>
          <w:b w:val="0"/>
        </w:rPr>
      </w:pPr>
      <w:r>
        <w:fldChar w:fldCharType="begin"/>
      </w:r>
      <w:r>
        <w:instrText>TC "22. Assignment and other dealings" \l 1</w:instrText>
      </w:r>
      <w:r>
        <w:fldChar w:fldCharType="end"/>
      </w:r>
      <w:bookmarkStart w:id="339" w:name="_Toc256000021"/>
      <w:bookmarkStart w:id="340" w:name="a788248"/>
      <w:r>
        <w:t>Assignment and other dealings</w:t>
      </w:r>
      <w:bookmarkEnd w:id="339"/>
      <w:bookmarkEnd w:id="340"/>
    </w:p>
    <w:p w14:paraId="517A1801" w14:textId="77EF6A40" w:rsidR="00392EBD" w:rsidRDefault="00392EBD" w:rsidP="008F51D5">
      <w:pPr>
        <w:pStyle w:val="Untitledsubclause1"/>
        <w:numPr>
          <w:ilvl w:val="1"/>
          <w:numId w:val="24"/>
        </w:numPr>
      </w:pPr>
      <w:bookmarkStart w:id="341" w:name="a437042"/>
      <w:r>
        <w:t xml:space="preserve">The Supplier shall not assign, novate, transfer, mortgage, charge, </w:t>
      </w:r>
      <w:commentRangeStart w:id="342"/>
      <w:r>
        <w:t>subcontract</w:t>
      </w:r>
      <w:commentRangeEnd w:id="342"/>
      <w:r>
        <w:rPr>
          <w:rStyle w:val="CommentReference"/>
          <w:rFonts w:asciiTheme="minorHAnsi" w:eastAsiaTheme="minorHAnsi" w:hAnsiTheme="minorHAnsi" w:cstheme="minorBidi"/>
        </w:rPr>
        <w:commentReference w:id="342"/>
      </w:r>
      <w:r>
        <w:t xml:space="preserve">, delegate, declare a trust over or deal in any other manner with any or </w:t>
      </w:r>
      <w:proofErr w:type="gramStart"/>
      <w:r>
        <w:t>all of</w:t>
      </w:r>
      <w:proofErr w:type="gramEnd"/>
      <w:r>
        <w:t xml:space="preserve"> its rights </w:t>
      </w:r>
      <w:r>
        <w:lastRenderedPageBreak/>
        <w:t>and obligations under this agreement without the prior written consent of Norton (not to be unreasonably withheld or delayed).</w:t>
      </w:r>
      <w:bookmarkEnd w:id="341"/>
    </w:p>
    <w:p w14:paraId="53F7CA09" w14:textId="3B8BE41E" w:rsidR="00392EBD" w:rsidRDefault="00392EBD" w:rsidP="008F51D5">
      <w:pPr>
        <w:pStyle w:val="Untitledsubclause1"/>
        <w:numPr>
          <w:ilvl w:val="1"/>
          <w:numId w:val="24"/>
        </w:numPr>
      </w:pPr>
      <w:bookmarkStart w:id="343" w:name="a824610"/>
      <w:r>
        <w:t xml:space="preserve">Norton may at any time assign, novate, transfer, mortgage, charge, subcontract, delegate, declare a trust over or deal in any other manner with any or </w:t>
      </w:r>
      <w:proofErr w:type="gramStart"/>
      <w:r>
        <w:t>all of</w:t>
      </w:r>
      <w:proofErr w:type="gramEnd"/>
      <w:r>
        <w:t xml:space="preserve"> its rights and obligations under this agreement, provided that it gives prior notice to the Supplier.</w:t>
      </w:r>
      <w:bookmarkEnd w:id="343"/>
    </w:p>
    <w:p w14:paraId="640E95C8" w14:textId="6F153936" w:rsidR="00392EBD" w:rsidRDefault="00392EBD" w:rsidP="008F51D5">
      <w:pPr>
        <w:pStyle w:val="Untitledsubclause1"/>
        <w:numPr>
          <w:ilvl w:val="1"/>
          <w:numId w:val="24"/>
        </w:numPr>
      </w:pPr>
      <w:bookmarkStart w:id="344" w:name="a534898"/>
      <w:r>
        <w:t xml:space="preserve">Norton consents to the Supplier subcontracting the elements of the Services identified in </w:t>
      </w:r>
      <w:r>
        <w:fldChar w:fldCharType="begin"/>
      </w:r>
      <w:r>
        <w:rPr>
          <w:highlight w:val="lightGray"/>
        </w:rPr>
        <w:instrText>REF a544626 \h \w</w:instrText>
      </w:r>
      <w:r>
        <w:fldChar w:fldCharType="separate"/>
      </w:r>
      <w:r w:rsidRPr="00115CC2">
        <w:rPr>
          <w:highlight w:val="lightGray"/>
        </w:rPr>
        <w:t>Schedule 3</w:t>
      </w:r>
      <w:r>
        <w:fldChar w:fldCharType="end"/>
      </w:r>
      <w:r>
        <w:t xml:space="preserve"> to the subcontractors </w:t>
      </w:r>
      <w:commentRangeStart w:id="345"/>
      <w:r>
        <w:t xml:space="preserve">identified </w:t>
      </w:r>
      <w:commentRangeEnd w:id="345"/>
      <w:r>
        <w:rPr>
          <w:rStyle w:val="CommentReference"/>
          <w:rFonts w:asciiTheme="minorHAnsi" w:eastAsiaTheme="minorHAnsi" w:hAnsiTheme="minorHAnsi" w:cstheme="minorBidi"/>
        </w:rPr>
        <w:commentReference w:id="345"/>
      </w:r>
      <w:r>
        <w:t xml:space="preserve">in </w:t>
      </w:r>
      <w:r>
        <w:fldChar w:fldCharType="begin"/>
      </w:r>
      <w:r>
        <w:rPr>
          <w:highlight w:val="lightGray"/>
        </w:rPr>
        <w:instrText>REF a544626 \h \w</w:instrText>
      </w:r>
      <w:r>
        <w:fldChar w:fldCharType="separate"/>
      </w:r>
      <w:r w:rsidRPr="00115CC2">
        <w:rPr>
          <w:highlight w:val="lightGray"/>
        </w:rPr>
        <w:t>Schedule 3</w:t>
      </w:r>
      <w:r>
        <w:fldChar w:fldCharType="end"/>
      </w:r>
      <w:r>
        <w:t>.</w:t>
      </w:r>
      <w:r>
        <w:fldChar w:fldCharType="begin"/>
      </w:r>
      <w:r>
        <w:fldChar w:fldCharType="end"/>
      </w:r>
      <w:bookmarkEnd w:id="344"/>
    </w:p>
    <w:p w14:paraId="1E9503AF" w14:textId="1C40C016" w:rsidR="00392EBD" w:rsidRDefault="00392EBD" w:rsidP="008F51D5">
      <w:pPr>
        <w:pStyle w:val="Untitledsubclause1"/>
        <w:numPr>
          <w:ilvl w:val="1"/>
          <w:numId w:val="24"/>
        </w:numPr>
      </w:pPr>
      <w:bookmarkStart w:id="346" w:name="a955264"/>
      <w:r>
        <w:t>Where the Supplier subcontracts any of its obligations under this agreement, the Supplier:</w:t>
      </w:r>
    </w:p>
    <w:p w14:paraId="55BB04E0" w14:textId="77777777" w:rsidR="00392EBD" w:rsidRDefault="00392EBD" w:rsidP="008F51D5">
      <w:pPr>
        <w:pStyle w:val="Untitledsubclause2"/>
        <w:numPr>
          <w:ilvl w:val="2"/>
          <w:numId w:val="24"/>
        </w:numPr>
      </w:pPr>
      <w:r>
        <w:t xml:space="preserve">shall enter into a written agreement with its subcontractor which is consistent with the terms of this </w:t>
      </w:r>
      <w:proofErr w:type="gramStart"/>
      <w:r>
        <w:t>agreement;</w:t>
      </w:r>
      <w:proofErr w:type="gramEnd"/>
    </w:p>
    <w:p w14:paraId="02B6D6FA" w14:textId="77777777" w:rsidR="00392EBD" w:rsidRDefault="00392EBD" w:rsidP="008F51D5">
      <w:pPr>
        <w:pStyle w:val="Untitledsubclause2"/>
        <w:numPr>
          <w:ilvl w:val="2"/>
          <w:numId w:val="24"/>
        </w:numPr>
      </w:pPr>
      <w:r>
        <w:t>remains responsible for the performance of this agreement and liable for all acts and omissions of its subcontractors as if they were its own.</w:t>
      </w:r>
      <w:bookmarkEnd w:id="346"/>
    </w:p>
    <w:p w14:paraId="3B61E0E1" w14:textId="4C7DCB1A" w:rsidR="00392EBD" w:rsidRDefault="00392EBD" w:rsidP="008F51D5">
      <w:pPr>
        <w:pStyle w:val="Untitledsubclause1"/>
        <w:numPr>
          <w:ilvl w:val="1"/>
          <w:numId w:val="24"/>
        </w:numPr>
      </w:pPr>
      <w:bookmarkStart w:id="347" w:name="a584838"/>
      <w:r>
        <w:t xml:space="preserve">Norton may withdraw its consent to using a subcontractor, by giving reasonable prior notice to the Supplier, </w:t>
      </w:r>
      <w:proofErr w:type="gramStart"/>
      <w:r>
        <w:t>where</w:t>
      </w:r>
      <w:proofErr w:type="gramEnd"/>
      <w:r>
        <w:t>, in Norton's reasonable opinion:</w:t>
      </w:r>
      <w:r>
        <w:fldChar w:fldCharType="begin"/>
      </w:r>
      <w:r>
        <w:instrText>MACROBUTTON optional</w:instrText>
      </w:r>
      <w:r>
        <w:fldChar w:fldCharType="end"/>
      </w:r>
      <w:bookmarkEnd w:id="347"/>
    </w:p>
    <w:p w14:paraId="34FCEA16" w14:textId="2B09C7AA" w:rsidR="00392EBD" w:rsidRDefault="00392EBD" w:rsidP="008F51D5">
      <w:pPr>
        <w:pStyle w:val="Untitledsubclause2"/>
        <w:numPr>
          <w:ilvl w:val="2"/>
          <w:numId w:val="24"/>
        </w:numPr>
      </w:pPr>
      <w:bookmarkStart w:id="348" w:name="a886161"/>
      <w:r>
        <w:t xml:space="preserve">the acts or omissions of the relevant subcontractor have caused or materially contributed to the Supplier being in breach of this </w:t>
      </w:r>
      <w:proofErr w:type="gramStart"/>
      <w:r>
        <w:t>agreement;</w:t>
      </w:r>
      <w:bookmarkEnd w:id="348"/>
      <w:proofErr w:type="gramEnd"/>
    </w:p>
    <w:p w14:paraId="65AD305F" w14:textId="4BD6B558" w:rsidR="00392EBD" w:rsidRDefault="00392EBD" w:rsidP="008F51D5">
      <w:pPr>
        <w:pStyle w:val="Untitledsubclause2"/>
        <w:numPr>
          <w:ilvl w:val="2"/>
          <w:numId w:val="24"/>
        </w:numPr>
      </w:pPr>
      <w:bookmarkStart w:id="349" w:name="a755459"/>
      <w:r>
        <w:t xml:space="preserve">the acts or omissions of the subcontractor have brought Norton into public disrepute, </w:t>
      </w:r>
      <w:proofErr w:type="gramStart"/>
      <w:r>
        <w:t>whether or not</w:t>
      </w:r>
      <w:proofErr w:type="gramEnd"/>
      <w:r>
        <w:t xml:space="preserve"> those acts or omissions relate to the Services; or</w:t>
      </w:r>
      <w:bookmarkEnd w:id="349"/>
    </w:p>
    <w:p w14:paraId="4025994F" w14:textId="6FF85747" w:rsidR="00392EBD" w:rsidRPr="006D250D" w:rsidRDefault="00392EBD" w:rsidP="008F51D5">
      <w:pPr>
        <w:pStyle w:val="Untitledsubclause2"/>
        <w:numPr>
          <w:ilvl w:val="2"/>
          <w:numId w:val="24"/>
        </w:numPr>
      </w:pPr>
      <w:bookmarkStart w:id="350" w:name="a571838"/>
      <w:r>
        <w:t>the continued use of that subcontractor will have a material adverse effect on the provision of the Services or Norton's business or reputation.</w:t>
      </w:r>
      <w:r>
        <w:fldChar w:fldCharType="begin"/>
      </w:r>
      <w:r>
        <w:fldChar w:fldCharType="end"/>
      </w:r>
      <w:bookmarkEnd w:id="350"/>
    </w:p>
    <w:p w14:paraId="7D773BA5" w14:textId="77777777" w:rsidR="00392EBD" w:rsidRPr="00655313" w:rsidRDefault="00392EBD" w:rsidP="008F51D5">
      <w:pPr>
        <w:pStyle w:val="TitleClause"/>
        <w:numPr>
          <w:ilvl w:val="0"/>
          <w:numId w:val="24"/>
        </w:numPr>
        <w:rPr>
          <w:b w:val="0"/>
        </w:rPr>
      </w:pPr>
      <w:r>
        <w:fldChar w:fldCharType="begin"/>
      </w:r>
      <w:r>
        <w:instrText>TC "23. Variation" \l 1</w:instrText>
      </w:r>
      <w:r>
        <w:fldChar w:fldCharType="end"/>
      </w:r>
      <w:bookmarkStart w:id="351" w:name="_Toc256000022"/>
      <w:bookmarkStart w:id="352" w:name="a869062"/>
      <w:r>
        <w:t>Variation</w:t>
      </w:r>
      <w:bookmarkEnd w:id="351"/>
      <w:bookmarkEnd w:id="352"/>
    </w:p>
    <w:p w14:paraId="623821E0" w14:textId="77834C77" w:rsidR="00392EBD" w:rsidRDefault="00392EBD" w:rsidP="00392EBD">
      <w:pPr>
        <w:pStyle w:val="NoNumUntitledsubclause1"/>
      </w:pPr>
      <w:bookmarkStart w:id="353" w:name="a243739"/>
      <w:r>
        <w:t>No variation of this agreement shall be effective unless it is in writing and signed by the parties (or their authorised representatives).</w:t>
      </w:r>
      <w:bookmarkEnd w:id="353"/>
    </w:p>
    <w:p w14:paraId="1E786ECF" w14:textId="77777777" w:rsidR="00392EBD" w:rsidRPr="00655313" w:rsidRDefault="00392EBD" w:rsidP="008F51D5">
      <w:pPr>
        <w:pStyle w:val="TitleClause"/>
        <w:numPr>
          <w:ilvl w:val="0"/>
          <w:numId w:val="24"/>
        </w:numPr>
        <w:rPr>
          <w:b w:val="0"/>
        </w:rPr>
      </w:pPr>
      <w:r>
        <w:fldChar w:fldCharType="begin"/>
      </w:r>
      <w:r>
        <w:instrText>TC "24. Waiver" \l 1</w:instrText>
      </w:r>
      <w:r>
        <w:fldChar w:fldCharType="end"/>
      </w:r>
      <w:bookmarkStart w:id="354" w:name="_Toc256000023"/>
      <w:bookmarkStart w:id="355" w:name="a366507"/>
      <w:r>
        <w:t>Waiver</w:t>
      </w:r>
      <w:bookmarkEnd w:id="354"/>
      <w:bookmarkEnd w:id="355"/>
    </w:p>
    <w:p w14:paraId="0D3FCC46" w14:textId="77777777" w:rsidR="00392EBD" w:rsidRDefault="00392EBD" w:rsidP="008F51D5">
      <w:pPr>
        <w:pStyle w:val="Untitledsubclause1"/>
        <w:numPr>
          <w:ilvl w:val="1"/>
          <w:numId w:val="24"/>
        </w:numPr>
      </w:pPr>
      <w:bookmarkStart w:id="356" w:name="a111165"/>
      <w:r>
        <w:t>A waiver of any right or remedy under this agreement or by law is only effective if given in writing and shall not be deemed to be a waiver of any subsequent right or remedy.</w:t>
      </w:r>
      <w:bookmarkEnd w:id="356"/>
    </w:p>
    <w:p w14:paraId="638C616F" w14:textId="77777777" w:rsidR="00392EBD" w:rsidRDefault="00392EBD" w:rsidP="008F51D5">
      <w:pPr>
        <w:pStyle w:val="Untitledsubclause1"/>
        <w:numPr>
          <w:ilvl w:val="1"/>
          <w:numId w:val="24"/>
        </w:numPr>
      </w:pPr>
      <w:bookmarkStart w:id="357" w:name="a630234"/>
      <w:r>
        <w: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w:t>
      </w:r>
      <w:bookmarkEnd w:id="357"/>
    </w:p>
    <w:p w14:paraId="1B82CE85" w14:textId="77777777" w:rsidR="00392EBD" w:rsidRPr="00655313" w:rsidRDefault="00392EBD" w:rsidP="008F51D5">
      <w:pPr>
        <w:pStyle w:val="TitleClause"/>
        <w:numPr>
          <w:ilvl w:val="0"/>
          <w:numId w:val="24"/>
        </w:numPr>
        <w:rPr>
          <w:b w:val="0"/>
        </w:rPr>
      </w:pPr>
      <w:r>
        <w:lastRenderedPageBreak/>
        <w:fldChar w:fldCharType="begin"/>
      </w:r>
      <w:r>
        <w:instrText>TC "25. Rights and remedies" \l 1</w:instrText>
      </w:r>
      <w:r>
        <w:fldChar w:fldCharType="end"/>
      </w:r>
      <w:bookmarkStart w:id="358" w:name="_Toc256000024"/>
      <w:bookmarkStart w:id="359" w:name="a396754"/>
      <w:r>
        <w:t>Rights and remedies</w:t>
      </w:r>
      <w:bookmarkEnd w:id="358"/>
      <w:bookmarkEnd w:id="359"/>
    </w:p>
    <w:p w14:paraId="04398D13" w14:textId="17626C15" w:rsidR="00392EBD" w:rsidRDefault="00392EBD" w:rsidP="00392EBD">
      <w:pPr>
        <w:pStyle w:val="NoNumUntitledsubclause1"/>
      </w:pPr>
      <w:bookmarkStart w:id="360" w:name="a169517"/>
      <w:r>
        <w:t>The rights and remedies provided under this agreement are in addition to and not exclusive of, any rights or remedies provided by law.</w:t>
      </w:r>
      <w:bookmarkEnd w:id="360"/>
    </w:p>
    <w:p w14:paraId="2EE5D3B1" w14:textId="77777777" w:rsidR="00392EBD" w:rsidRPr="00655313" w:rsidRDefault="00392EBD" w:rsidP="008F51D5">
      <w:pPr>
        <w:pStyle w:val="TitleClause"/>
        <w:numPr>
          <w:ilvl w:val="0"/>
          <w:numId w:val="24"/>
        </w:numPr>
        <w:rPr>
          <w:b w:val="0"/>
        </w:rPr>
      </w:pPr>
      <w:r>
        <w:fldChar w:fldCharType="begin"/>
      </w:r>
      <w:r>
        <w:instrText>TC "26. Severance" \l 1</w:instrText>
      </w:r>
      <w:r>
        <w:fldChar w:fldCharType="end"/>
      </w:r>
      <w:bookmarkStart w:id="361" w:name="_Toc256000025"/>
      <w:bookmarkStart w:id="362" w:name="a431193"/>
      <w:r>
        <w:t>Severance</w:t>
      </w:r>
      <w:bookmarkEnd w:id="361"/>
      <w:bookmarkEnd w:id="362"/>
    </w:p>
    <w:p w14:paraId="41F6F336" w14:textId="77777777" w:rsidR="00392EBD" w:rsidRDefault="00392EBD" w:rsidP="00392EBD">
      <w:pPr>
        <w:pStyle w:val="NoNumUntitledsubclause1"/>
      </w:pPr>
      <w:bookmarkStart w:id="363" w:name="a855693"/>
      <w:r>
        <w:t>If any provision or part-provision of this agreement is or becomes invalid, illegal or unenforceable, it shall be deemed deleted, but that shall not affect the validity and enforceability of the rest of this agreement.</w:t>
      </w:r>
      <w:bookmarkEnd w:id="363"/>
    </w:p>
    <w:p w14:paraId="39DD2427" w14:textId="77777777" w:rsidR="00392EBD" w:rsidRDefault="00392EBD" w:rsidP="008F51D5">
      <w:pPr>
        <w:pStyle w:val="TitleClause"/>
        <w:numPr>
          <w:ilvl w:val="0"/>
          <w:numId w:val="24"/>
        </w:numPr>
      </w:pPr>
      <w:r>
        <w:fldChar w:fldCharType="begin"/>
      </w:r>
      <w:r>
        <w:instrText>TC "27. Entire agreement" \l 1</w:instrText>
      </w:r>
      <w:r>
        <w:fldChar w:fldCharType="end"/>
      </w:r>
      <w:bookmarkStart w:id="364" w:name="_Toc256000026"/>
      <w:bookmarkStart w:id="365" w:name="a903402"/>
      <w:r>
        <w:t>Entire agreement</w:t>
      </w:r>
      <w:bookmarkEnd w:id="364"/>
      <w:bookmarkEnd w:id="365"/>
    </w:p>
    <w:p w14:paraId="73C0B538" w14:textId="7A46FC56" w:rsidR="00392EBD" w:rsidRDefault="00392EBD" w:rsidP="008F51D5">
      <w:pPr>
        <w:pStyle w:val="Untitledsubclause1"/>
        <w:numPr>
          <w:ilvl w:val="1"/>
          <w:numId w:val="24"/>
        </w:numPr>
      </w:pPr>
      <w:bookmarkStart w:id="366" w:name="a716192"/>
      <w:r>
        <w:t>This agreement constitutes the entire agreement between the parties and supersedes and extinguishes all previous and contemporaneous agreements, promises, assurances and understandings between them, whether written or oral, relating to its subject matter.</w:t>
      </w:r>
      <w:bookmarkEnd w:id="366"/>
    </w:p>
    <w:p w14:paraId="42F5295E" w14:textId="728F653C" w:rsidR="00392EBD" w:rsidRDefault="00392EBD" w:rsidP="008F51D5">
      <w:pPr>
        <w:pStyle w:val="Untitledsubclause1"/>
        <w:numPr>
          <w:ilvl w:val="1"/>
          <w:numId w:val="24"/>
        </w:numPr>
      </w:pPr>
      <w:bookmarkStart w:id="367" w:name="a871691"/>
      <w:r>
        <w:t xml:space="preserve">Each party acknowledges that in entering into this agreement it does not rely on and shall have no remedies in respect of, any statement, representation, assurance or warranty (whether made innocently or negligently) that is not set out in this agreement. </w:t>
      </w:r>
      <w:r>
        <w:fldChar w:fldCharType="begin"/>
      </w:r>
      <w:r>
        <w:fldChar w:fldCharType="end"/>
      </w:r>
      <w:r>
        <w:t>]</w:t>
      </w:r>
      <w:bookmarkEnd w:id="367"/>
    </w:p>
    <w:p w14:paraId="5240D716" w14:textId="77777777" w:rsidR="00392EBD" w:rsidRPr="00655313" w:rsidRDefault="00392EBD" w:rsidP="008F51D5">
      <w:pPr>
        <w:pStyle w:val="TitleClause"/>
        <w:numPr>
          <w:ilvl w:val="0"/>
          <w:numId w:val="24"/>
        </w:numPr>
        <w:rPr>
          <w:b w:val="0"/>
        </w:rPr>
      </w:pPr>
      <w:r>
        <w:fldChar w:fldCharType="begin"/>
      </w:r>
      <w:r>
        <w:instrText>TC "28. Conflict" \l 1</w:instrText>
      </w:r>
      <w:r>
        <w:fldChar w:fldCharType="end"/>
      </w:r>
      <w:bookmarkStart w:id="368" w:name="_Toc256000027"/>
      <w:bookmarkStart w:id="369" w:name="a868696"/>
      <w:r>
        <w:t>Conflict</w:t>
      </w:r>
      <w:bookmarkEnd w:id="368"/>
      <w:bookmarkEnd w:id="369"/>
    </w:p>
    <w:p w14:paraId="1C883BF7" w14:textId="77777777" w:rsidR="00392EBD" w:rsidRDefault="00392EBD" w:rsidP="00392EBD">
      <w:pPr>
        <w:pStyle w:val="NoNumUntitledsubclause1"/>
      </w:pPr>
      <w:bookmarkStart w:id="370" w:name="a823286"/>
      <w:r>
        <w:t>If there is an inconsistency between any of the provisions in the main body of this agreement and the Schedules, the provisions in the main body of this agreement prevail.</w:t>
      </w:r>
      <w:bookmarkEnd w:id="370"/>
    </w:p>
    <w:p w14:paraId="31712575" w14:textId="77777777" w:rsidR="00392EBD" w:rsidRPr="00E43319" w:rsidRDefault="00392EBD" w:rsidP="008F51D5">
      <w:pPr>
        <w:pStyle w:val="TitleClause"/>
        <w:numPr>
          <w:ilvl w:val="0"/>
          <w:numId w:val="24"/>
        </w:numPr>
        <w:rPr>
          <w:bCs/>
        </w:rPr>
      </w:pPr>
      <w:r>
        <w:rPr>
          <w:bCs/>
        </w:rPr>
        <w:fldChar w:fldCharType="begin"/>
      </w:r>
      <w:r>
        <w:rPr>
          <w:bCs/>
        </w:rPr>
        <w:instrText>TC "29. Announcements" \l 1</w:instrText>
      </w:r>
      <w:r>
        <w:rPr>
          <w:bCs/>
        </w:rPr>
        <w:fldChar w:fldCharType="end"/>
      </w:r>
      <w:bookmarkStart w:id="371" w:name="_Toc256000028"/>
      <w:bookmarkStart w:id="372" w:name="a283992"/>
      <w:r>
        <w:rPr>
          <w:bCs/>
        </w:rPr>
        <w:t>Announcements</w:t>
      </w:r>
      <w:bookmarkEnd w:id="371"/>
      <w:bookmarkEnd w:id="372"/>
    </w:p>
    <w:p w14:paraId="5CB6D238" w14:textId="578EC1FA" w:rsidR="00392EBD" w:rsidRPr="004555B0" w:rsidRDefault="00392EBD" w:rsidP="00392EBD">
      <w:pPr>
        <w:pStyle w:val="NoNumUntitledsubclause1"/>
      </w:pPr>
      <w:bookmarkStart w:id="373" w:name="a741656"/>
      <w:r>
        <w:t>No party shall make, or permit any person to make, any public announcement concerning the existence, subject matter or terms of this agreement, the wider transactions contemplated by it, or the relationship between the parties, without the prior written consent of the other party except as required by law, any governmental or regulatory authority (including any relevant securities exchange), any court or other authority of competent jurisdiction.</w:t>
      </w:r>
      <w:bookmarkEnd w:id="373"/>
    </w:p>
    <w:p w14:paraId="6CAB8A94" w14:textId="77777777" w:rsidR="00392EBD" w:rsidRPr="00655313" w:rsidRDefault="00392EBD" w:rsidP="008F51D5">
      <w:pPr>
        <w:pStyle w:val="TitleClause"/>
        <w:numPr>
          <w:ilvl w:val="0"/>
          <w:numId w:val="24"/>
        </w:numPr>
        <w:rPr>
          <w:b w:val="0"/>
        </w:rPr>
      </w:pPr>
      <w:r>
        <w:fldChar w:fldCharType="begin"/>
      </w:r>
      <w:r>
        <w:instrText>TC "30. No partnership or agency" \l 1</w:instrText>
      </w:r>
      <w:r>
        <w:fldChar w:fldCharType="end"/>
      </w:r>
      <w:bookmarkStart w:id="374" w:name="_Toc256000029"/>
      <w:bookmarkStart w:id="375" w:name="a535952"/>
      <w:r>
        <w:t>No partnership or agency</w:t>
      </w:r>
      <w:bookmarkEnd w:id="374"/>
      <w:bookmarkEnd w:id="375"/>
    </w:p>
    <w:p w14:paraId="0BF0409C" w14:textId="77777777" w:rsidR="00392EBD" w:rsidRDefault="00392EBD" w:rsidP="008F51D5">
      <w:pPr>
        <w:pStyle w:val="Untitledsubclause1"/>
        <w:numPr>
          <w:ilvl w:val="1"/>
          <w:numId w:val="24"/>
        </w:numPr>
      </w:pPr>
      <w:bookmarkStart w:id="376" w:name="a894009"/>
      <w:r>
        <w:t xml:space="preserve">Nothing in this agreement is intended to, or shall be deemed to, establish any partnership or joint venture between the parties, constitute either party as the agent of the other party, or authorise any party to make or </w:t>
      </w:r>
      <w:proofErr w:type="gramStart"/>
      <w:r>
        <w:t>enter into</w:t>
      </w:r>
      <w:proofErr w:type="gramEnd"/>
      <w:r>
        <w:t xml:space="preserve"> any commitments for or on behalf of the other party.</w:t>
      </w:r>
      <w:bookmarkEnd w:id="376"/>
    </w:p>
    <w:p w14:paraId="1AEB696E" w14:textId="77777777" w:rsidR="00392EBD" w:rsidRDefault="00392EBD" w:rsidP="008F51D5">
      <w:pPr>
        <w:pStyle w:val="Untitledsubclause1"/>
        <w:numPr>
          <w:ilvl w:val="1"/>
          <w:numId w:val="24"/>
        </w:numPr>
      </w:pPr>
      <w:bookmarkStart w:id="377" w:name="a615876"/>
      <w:r>
        <w:t>Each party confirms it is acting on its own behalf and not for the benefit of any other person.</w:t>
      </w:r>
      <w:bookmarkEnd w:id="377"/>
    </w:p>
    <w:p w14:paraId="543862BF" w14:textId="77777777" w:rsidR="00392EBD" w:rsidRDefault="00392EBD" w:rsidP="008F51D5">
      <w:pPr>
        <w:pStyle w:val="TitleClause"/>
        <w:numPr>
          <w:ilvl w:val="0"/>
          <w:numId w:val="24"/>
        </w:numPr>
      </w:pPr>
      <w:r>
        <w:lastRenderedPageBreak/>
        <w:fldChar w:fldCharType="begin"/>
      </w:r>
      <w:r>
        <w:instrText>TC "31. Third party rights" \l 1</w:instrText>
      </w:r>
      <w:r>
        <w:fldChar w:fldCharType="end"/>
      </w:r>
      <w:bookmarkStart w:id="378" w:name="_Toc256000030"/>
      <w:bookmarkStart w:id="379" w:name="a469187"/>
      <w:r>
        <w:t>Third party rights</w:t>
      </w:r>
      <w:bookmarkEnd w:id="378"/>
      <w:bookmarkEnd w:id="379"/>
    </w:p>
    <w:p w14:paraId="123125A9" w14:textId="1258DDCD" w:rsidR="00392EBD" w:rsidRDefault="00392EBD" w:rsidP="008F51D5">
      <w:pPr>
        <w:pStyle w:val="Untitledsubclause1"/>
        <w:numPr>
          <w:ilvl w:val="1"/>
          <w:numId w:val="24"/>
        </w:numPr>
      </w:pPr>
      <w:bookmarkStart w:id="380" w:name="a309028"/>
      <w:r>
        <w:t xml:space="preserve">Unless it expressly states </w:t>
      </w:r>
      <w:proofErr w:type="gramStart"/>
      <w:r>
        <w:t>otherwise  this</w:t>
      </w:r>
      <w:proofErr w:type="gramEnd"/>
      <w:r>
        <w:t xml:space="preserve"> agreement does not give rise to any rights under the Contracts (Rights of Third Parties) Act 1999 to enforce any term of this agreement.</w:t>
      </w:r>
      <w:bookmarkEnd w:id="380"/>
    </w:p>
    <w:p w14:paraId="027E89EF" w14:textId="77777777" w:rsidR="00392EBD" w:rsidRPr="00655313" w:rsidRDefault="00392EBD" w:rsidP="008F51D5">
      <w:pPr>
        <w:pStyle w:val="TitleClause"/>
        <w:numPr>
          <w:ilvl w:val="0"/>
          <w:numId w:val="24"/>
        </w:numPr>
        <w:rPr>
          <w:b w:val="0"/>
        </w:rPr>
      </w:pPr>
      <w:r>
        <w:fldChar w:fldCharType="begin"/>
      </w:r>
      <w:r>
        <w:instrText>TC "32. Notices" \l 1</w:instrText>
      </w:r>
      <w:r>
        <w:fldChar w:fldCharType="end"/>
      </w:r>
      <w:bookmarkStart w:id="381" w:name="_Toc256000031"/>
      <w:bookmarkStart w:id="382" w:name="a452205"/>
      <w:r>
        <w:t>Notices</w:t>
      </w:r>
      <w:bookmarkEnd w:id="381"/>
      <w:bookmarkEnd w:id="382"/>
    </w:p>
    <w:p w14:paraId="4B7E3884" w14:textId="77777777" w:rsidR="00392EBD" w:rsidRDefault="00392EBD" w:rsidP="008F51D5">
      <w:pPr>
        <w:pStyle w:val="Untitledsubclause1"/>
        <w:numPr>
          <w:ilvl w:val="1"/>
          <w:numId w:val="24"/>
        </w:numPr>
      </w:pPr>
      <w:bookmarkStart w:id="383" w:name="a972971"/>
      <w:r>
        <w:t>Any notice given to a party under or in connection with this agreement shall be in writing and shall be:</w:t>
      </w:r>
      <w:bookmarkEnd w:id="383"/>
    </w:p>
    <w:p w14:paraId="444AFD9E" w14:textId="77777777" w:rsidR="00392EBD" w:rsidRDefault="00392EBD" w:rsidP="008F51D5">
      <w:pPr>
        <w:pStyle w:val="Untitledsubclause2"/>
        <w:numPr>
          <w:ilvl w:val="2"/>
          <w:numId w:val="24"/>
        </w:numPr>
      </w:pPr>
      <w:bookmarkStart w:id="384" w:name="a427574"/>
      <w:r>
        <w:t xml:space="preserve">delivered by hand or by pre-paid first-class post or other next working day delivery service at its registered office (if a company) or its principal place of business (in any other case); or </w:t>
      </w:r>
      <w:bookmarkEnd w:id="384"/>
    </w:p>
    <w:p w14:paraId="0BF062D4" w14:textId="77777777" w:rsidR="00392EBD" w:rsidRDefault="00392EBD" w:rsidP="008F51D5">
      <w:pPr>
        <w:pStyle w:val="Untitledsubclause2"/>
        <w:numPr>
          <w:ilvl w:val="2"/>
          <w:numId w:val="24"/>
        </w:numPr>
      </w:pPr>
      <w:bookmarkStart w:id="385" w:name="a795686"/>
      <w:r>
        <w:t>sent by email to the following address (or an address substituted in writing by the party to be served):</w:t>
      </w:r>
      <w:bookmarkEnd w:id="385"/>
    </w:p>
    <w:p w14:paraId="200C1CFC" w14:textId="666F13FF" w:rsidR="00392EBD" w:rsidRDefault="00392EBD" w:rsidP="008F51D5">
      <w:pPr>
        <w:pStyle w:val="Untitledsubclause3"/>
        <w:numPr>
          <w:ilvl w:val="3"/>
          <w:numId w:val="24"/>
        </w:numPr>
      </w:pPr>
      <w:bookmarkStart w:id="386" w:name="a486323"/>
      <w:r>
        <w:t>for notices to Norton: [</w:t>
      </w:r>
      <w:r w:rsidRPr="00115CC2">
        <w:rPr>
          <w:highlight w:val="yellow"/>
        </w:rPr>
        <w:t>ADDRESS</w:t>
      </w:r>
      <w:r>
        <w:t>].</w:t>
      </w:r>
      <w:bookmarkEnd w:id="386"/>
    </w:p>
    <w:p w14:paraId="0BC0AB58" w14:textId="77777777" w:rsidR="00392EBD" w:rsidRDefault="00392EBD" w:rsidP="008F51D5">
      <w:pPr>
        <w:pStyle w:val="Untitledsubclause3"/>
        <w:numPr>
          <w:ilvl w:val="3"/>
          <w:numId w:val="24"/>
        </w:numPr>
      </w:pPr>
      <w:bookmarkStart w:id="387" w:name="a773808"/>
      <w:r>
        <w:t>for notices to the Supplier: [</w:t>
      </w:r>
      <w:r w:rsidRPr="00115CC2">
        <w:rPr>
          <w:highlight w:val="yellow"/>
        </w:rPr>
        <w:t>ADDRESS</w:t>
      </w:r>
      <w:r>
        <w:t>].</w:t>
      </w:r>
      <w:bookmarkEnd w:id="387"/>
    </w:p>
    <w:p w14:paraId="797A007E" w14:textId="77777777" w:rsidR="00392EBD" w:rsidRDefault="00392EBD" w:rsidP="008F51D5">
      <w:pPr>
        <w:pStyle w:val="Untitledsubclause1"/>
        <w:numPr>
          <w:ilvl w:val="1"/>
          <w:numId w:val="24"/>
        </w:numPr>
      </w:pPr>
      <w:bookmarkStart w:id="388" w:name="a892521"/>
      <w:r>
        <w:t>Any notice shall be deemed to have been received:</w:t>
      </w:r>
      <w:bookmarkEnd w:id="388"/>
    </w:p>
    <w:p w14:paraId="5871E472" w14:textId="77777777" w:rsidR="00392EBD" w:rsidRDefault="00392EBD" w:rsidP="008F51D5">
      <w:pPr>
        <w:pStyle w:val="Untitledsubclause2"/>
        <w:numPr>
          <w:ilvl w:val="2"/>
          <w:numId w:val="24"/>
        </w:numPr>
      </w:pPr>
      <w:bookmarkStart w:id="389" w:name="a806807"/>
      <w:r>
        <w:t xml:space="preserve">if delivered by hand, at the time the notice is left at the proper </w:t>
      </w:r>
      <w:proofErr w:type="gramStart"/>
      <w:r>
        <w:t>address;</w:t>
      </w:r>
      <w:proofErr w:type="gramEnd"/>
      <w:r>
        <w:t xml:space="preserve"> </w:t>
      </w:r>
      <w:bookmarkEnd w:id="389"/>
    </w:p>
    <w:p w14:paraId="2455E13A" w14:textId="30F441BE" w:rsidR="00392EBD" w:rsidRDefault="00392EBD" w:rsidP="008F51D5">
      <w:pPr>
        <w:pStyle w:val="Untitledsubclause2"/>
        <w:numPr>
          <w:ilvl w:val="2"/>
          <w:numId w:val="24"/>
        </w:numPr>
      </w:pPr>
      <w:bookmarkStart w:id="390" w:name="a527856"/>
      <w:r>
        <w:t>if sent by pre-paid first-class post or other next working day delivery service, at 9.00 am on the second Business Day after posting; or</w:t>
      </w:r>
      <w:bookmarkEnd w:id="390"/>
    </w:p>
    <w:p w14:paraId="0DAE328F" w14:textId="77777777" w:rsidR="00392EBD" w:rsidRPr="00AB31B6" w:rsidRDefault="00392EBD" w:rsidP="008F51D5">
      <w:pPr>
        <w:pStyle w:val="Untitledsubclause2"/>
        <w:numPr>
          <w:ilvl w:val="2"/>
          <w:numId w:val="24"/>
        </w:numPr>
      </w:pPr>
      <w:bookmarkStart w:id="391" w:name="a501462"/>
      <w:r>
        <w:t xml:space="preserve">if sent by email, at the time of transmission or, if this time falls outside Business Hours, when Business Hours resume. </w:t>
      </w:r>
      <w:bookmarkEnd w:id="391"/>
    </w:p>
    <w:p w14:paraId="6ED64C2C" w14:textId="77777777" w:rsidR="00392EBD" w:rsidRDefault="00392EBD" w:rsidP="008F51D5">
      <w:pPr>
        <w:pStyle w:val="Untitledsubclause1"/>
        <w:numPr>
          <w:ilvl w:val="1"/>
          <w:numId w:val="24"/>
        </w:numPr>
      </w:pPr>
      <w:bookmarkStart w:id="392" w:name="a876345"/>
      <w:r>
        <w:t xml:space="preserve">This </w:t>
      </w:r>
      <w:r>
        <w:fldChar w:fldCharType="begin"/>
      </w:r>
      <w:r>
        <w:instrText>PAGEREF a452205\# "'clause '"  \h</w:instrText>
      </w:r>
      <w:r>
        <w:fldChar w:fldCharType="separate"/>
      </w:r>
      <w:r>
        <w:rPr>
          <w:noProof/>
        </w:rPr>
        <w:t xml:space="preserve">clause </w:t>
      </w:r>
      <w:r>
        <w:fldChar w:fldCharType="end"/>
      </w:r>
      <w:r>
        <w:fldChar w:fldCharType="begin"/>
      </w:r>
      <w:r>
        <w:rPr>
          <w:highlight w:val="lightGray"/>
        </w:rPr>
        <w:instrText>REF a452205 \h \w</w:instrText>
      </w:r>
      <w:r>
        <w:fldChar w:fldCharType="separate"/>
      </w:r>
      <w:r w:rsidRPr="00115CC2">
        <w:rPr>
          <w:highlight w:val="lightGray"/>
        </w:rPr>
        <w:t>32</w:t>
      </w:r>
      <w:r>
        <w:fldChar w:fldCharType="end"/>
      </w:r>
      <w:r>
        <w:t xml:space="preserve"> does not apply to the service of any proceedings or any documents in any legal action or, where applicable, any arbitration or other method of dispute resolution.</w:t>
      </w:r>
      <w:bookmarkEnd w:id="392"/>
    </w:p>
    <w:p w14:paraId="2E3524FA" w14:textId="77777777" w:rsidR="00392EBD" w:rsidRPr="00655313" w:rsidRDefault="00392EBD" w:rsidP="008F51D5">
      <w:pPr>
        <w:pStyle w:val="TitleClause"/>
        <w:numPr>
          <w:ilvl w:val="0"/>
          <w:numId w:val="24"/>
        </w:numPr>
        <w:rPr>
          <w:b w:val="0"/>
        </w:rPr>
      </w:pPr>
      <w:r>
        <w:fldChar w:fldCharType="begin"/>
      </w:r>
      <w:r>
        <w:instrText>TC "33. Counterparts" \l 1</w:instrText>
      </w:r>
      <w:r>
        <w:fldChar w:fldCharType="end"/>
      </w:r>
      <w:bookmarkStart w:id="393" w:name="_Toc256000032"/>
      <w:bookmarkStart w:id="394" w:name="a624070"/>
      <w:r>
        <w:t>Counterparts</w:t>
      </w:r>
      <w:bookmarkEnd w:id="393"/>
      <w:bookmarkEnd w:id="394"/>
    </w:p>
    <w:p w14:paraId="47D8615D" w14:textId="77777777" w:rsidR="00392EBD" w:rsidRDefault="00392EBD" w:rsidP="008F51D5">
      <w:pPr>
        <w:pStyle w:val="Untitledsubclause1"/>
        <w:numPr>
          <w:ilvl w:val="1"/>
          <w:numId w:val="24"/>
        </w:numPr>
      </w:pPr>
      <w:bookmarkStart w:id="395" w:name="a130467"/>
      <w:r>
        <w:t>This agreement may be executed in any number of counterparts, each of which constitutes a duplicate original, but all the counterparts together constitute the one agreement.</w:t>
      </w:r>
      <w:bookmarkEnd w:id="395"/>
    </w:p>
    <w:commentRangeStart w:id="396"/>
    <w:p w14:paraId="531BFEC2" w14:textId="77777777" w:rsidR="00392EBD" w:rsidRPr="00655313" w:rsidRDefault="00392EBD" w:rsidP="008F51D5">
      <w:pPr>
        <w:pStyle w:val="TitleClause"/>
        <w:numPr>
          <w:ilvl w:val="0"/>
          <w:numId w:val="24"/>
        </w:numPr>
        <w:rPr>
          <w:b w:val="0"/>
        </w:rPr>
      </w:pPr>
      <w:r>
        <w:fldChar w:fldCharType="begin"/>
      </w:r>
      <w:r>
        <w:instrText>TC "34. Dispute resolution procedure" \l 1</w:instrText>
      </w:r>
      <w:r>
        <w:fldChar w:fldCharType="end"/>
      </w:r>
      <w:bookmarkStart w:id="397" w:name="_Toc256000033"/>
      <w:bookmarkStart w:id="398" w:name="a120176"/>
      <w:r>
        <w:t xml:space="preserve">Dispute </w:t>
      </w:r>
      <w:commentRangeEnd w:id="396"/>
      <w:r>
        <w:rPr>
          <w:rStyle w:val="CommentReference"/>
          <w:rFonts w:asciiTheme="minorHAnsi" w:eastAsiaTheme="minorHAnsi" w:hAnsiTheme="minorHAnsi" w:cstheme="minorBidi"/>
          <w:b w:val="0"/>
          <w:kern w:val="2"/>
        </w:rPr>
        <w:commentReference w:id="396"/>
      </w:r>
      <w:r>
        <w:t>resolution procedure</w:t>
      </w:r>
      <w:bookmarkEnd w:id="397"/>
      <w:bookmarkEnd w:id="398"/>
    </w:p>
    <w:p w14:paraId="74092760" w14:textId="238A5F62" w:rsidR="00392EBD" w:rsidRDefault="00392EBD" w:rsidP="008F51D5">
      <w:pPr>
        <w:pStyle w:val="Untitledsubclause1"/>
        <w:numPr>
          <w:ilvl w:val="1"/>
          <w:numId w:val="24"/>
        </w:numPr>
      </w:pPr>
      <w:bookmarkStart w:id="399" w:name="a287477"/>
      <w:r>
        <w:t>If a dispute arises out of or in connection with this agreement or its performance, validity or enforceability (</w:t>
      </w:r>
      <w:r>
        <w:rPr>
          <w:rStyle w:val="DefTerm"/>
        </w:rPr>
        <w:t>Dispute</w:t>
      </w:r>
      <w:r>
        <w:t xml:space="preserve">), then the parties shall </w:t>
      </w:r>
      <w:bookmarkStart w:id="400" w:name="a758948"/>
      <w:bookmarkEnd w:id="399"/>
      <w:r>
        <w:t>attempt in good faith to resolve the Dispute</w:t>
      </w:r>
      <w:bookmarkEnd w:id="400"/>
      <w:r>
        <w:t>.</w:t>
      </w:r>
    </w:p>
    <w:p w14:paraId="1E3871FB" w14:textId="328DDB25" w:rsidR="00392EBD" w:rsidRDefault="00392EBD" w:rsidP="008F51D5">
      <w:pPr>
        <w:pStyle w:val="Untitledsubclause1"/>
        <w:numPr>
          <w:ilvl w:val="1"/>
          <w:numId w:val="24"/>
        </w:numPr>
      </w:pPr>
      <w:r>
        <w:t xml:space="preserve">Subject to </w:t>
      </w:r>
      <w:r>
        <w:fldChar w:fldCharType="begin"/>
      </w:r>
      <w:r>
        <w:instrText>PAGEREF a830554\# "'clause '"  \h</w:instrText>
      </w:r>
      <w:r>
        <w:fldChar w:fldCharType="separate"/>
      </w:r>
      <w:r>
        <w:t xml:space="preserve">clause </w:t>
      </w:r>
      <w:r>
        <w:fldChar w:fldCharType="end"/>
      </w:r>
      <w:r>
        <w:fldChar w:fldCharType="begin"/>
      </w:r>
      <w:r w:rsidRPr="008B1400">
        <w:instrText>REF a830554 \h \w</w:instrText>
      </w:r>
      <w:r>
        <w:instrText xml:space="preserve"> \* MERGEFORMAT </w:instrText>
      </w:r>
      <w:r>
        <w:fldChar w:fldCharType="separate"/>
      </w:r>
      <w:r w:rsidRPr="008B1400">
        <w:t>34.3</w:t>
      </w:r>
      <w:r>
        <w:fldChar w:fldCharType="end"/>
      </w:r>
      <w:r>
        <w:t xml:space="preserve">, no party may commence any court proceedings in relation to the whole or part of the Dispute until it has attempted to settle the Dispute by mediation </w:t>
      </w:r>
      <w:r>
        <w:lastRenderedPageBreak/>
        <w:t>and either the mediation has terminated, or the other party has failed to participate in the mediation, provided that the right to issue proceedings is not prejudiced by a delay.</w:t>
      </w:r>
    </w:p>
    <w:p w14:paraId="7679776F" w14:textId="39DFBD54" w:rsidR="00392EBD" w:rsidRDefault="00392EBD" w:rsidP="008F51D5">
      <w:pPr>
        <w:pStyle w:val="Untitledsubclause1"/>
        <w:numPr>
          <w:ilvl w:val="1"/>
          <w:numId w:val="24"/>
        </w:numPr>
      </w:pPr>
      <w:bookmarkStart w:id="401" w:name="a830554"/>
      <w:r>
        <w:t xml:space="preserve">If for any reason the Dispute is not resolved within 60 days of the start of the mediation, </w:t>
      </w:r>
      <w:commentRangeStart w:id="402"/>
      <w:r>
        <w:t xml:space="preserve">the Dispute shall be finally resolved by the courts of England and Wales in accordance with </w:t>
      </w:r>
      <w:r>
        <w:fldChar w:fldCharType="begin"/>
      </w:r>
      <w:r>
        <w:instrText>PAGEREF a927566\# "'clause '"  \h</w:instrText>
      </w:r>
      <w:r>
        <w:fldChar w:fldCharType="separate"/>
      </w:r>
      <w:r>
        <w:rPr>
          <w:noProof/>
        </w:rPr>
        <w:t xml:space="preserve">clause </w:t>
      </w:r>
      <w:r>
        <w:fldChar w:fldCharType="end"/>
      </w:r>
      <w:r>
        <w:fldChar w:fldCharType="begin"/>
      </w:r>
      <w:r>
        <w:rPr>
          <w:highlight w:val="lightGray"/>
        </w:rPr>
        <w:instrText>REF a927566 \h \w</w:instrText>
      </w:r>
      <w:r>
        <w:fldChar w:fldCharType="separate"/>
      </w:r>
      <w:r w:rsidRPr="00115CC2">
        <w:rPr>
          <w:highlight w:val="lightGray"/>
        </w:rPr>
        <w:t>36</w:t>
      </w:r>
      <w:r>
        <w:fldChar w:fldCharType="end"/>
      </w:r>
      <w:commentRangeEnd w:id="402"/>
      <w:r>
        <w:rPr>
          <w:rStyle w:val="CommentReference"/>
          <w:rFonts w:asciiTheme="minorHAnsi" w:eastAsiaTheme="minorHAnsi" w:hAnsiTheme="minorHAnsi" w:cstheme="minorBidi"/>
        </w:rPr>
        <w:commentReference w:id="402"/>
      </w:r>
      <w:r>
        <w:t>.</w:t>
      </w:r>
      <w:bookmarkEnd w:id="401"/>
    </w:p>
    <w:p w14:paraId="2CE7C194" w14:textId="77777777" w:rsidR="00392EBD" w:rsidRPr="00655313" w:rsidRDefault="00392EBD" w:rsidP="008F51D5">
      <w:pPr>
        <w:pStyle w:val="TitleClause"/>
        <w:numPr>
          <w:ilvl w:val="0"/>
          <w:numId w:val="24"/>
        </w:numPr>
        <w:rPr>
          <w:b w:val="0"/>
        </w:rPr>
      </w:pPr>
      <w:r>
        <w:fldChar w:fldCharType="begin"/>
      </w:r>
      <w:r>
        <w:instrText>TC "35. Governing law" \l 1</w:instrText>
      </w:r>
      <w:r>
        <w:fldChar w:fldCharType="end"/>
      </w:r>
      <w:bookmarkStart w:id="403" w:name="_Toc256000034"/>
      <w:bookmarkStart w:id="404" w:name="a800047"/>
      <w:r>
        <w:t>Governing law</w:t>
      </w:r>
      <w:bookmarkEnd w:id="403"/>
      <w:bookmarkEnd w:id="404"/>
    </w:p>
    <w:p w14:paraId="51FA261A" w14:textId="77777777" w:rsidR="00392EBD" w:rsidRDefault="00392EBD" w:rsidP="00392EBD">
      <w:pPr>
        <w:pStyle w:val="NoNumUntitledsubclause1"/>
      </w:pPr>
      <w:bookmarkStart w:id="405" w:name="a114357"/>
      <w:r>
        <w:t>This agreement and any dispute or claim (including non-contractual disputes or claims) arising out of or in connection with it or its subject matter or formation shall be governed by and construed in accordance with the law of England and Wales.</w:t>
      </w:r>
      <w:bookmarkEnd w:id="405"/>
    </w:p>
    <w:p w14:paraId="04949D66" w14:textId="77777777" w:rsidR="00392EBD" w:rsidRPr="00655313" w:rsidRDefault="00392EBD" w:rsidP="008F51D5">
      <w:pPr>
        <w:pStyle w:val="TitleClause"/>
        <w:numPr>
          <w:ilvl w:val="0"/>
          <w:numId w:val="24"/>
        </w:numPr>
        <w:rPr>
          <w:b w:val="0"/>
        </w:rPr>
      </w:pPr>
      <w:r>
        <w:fldChar w:fldCharType="begin"/>
      </w:r>
      <w:r>
        <w:instrText>TC "36. Jurisdiction" \l 1</w:instrText>
      </w:r>
      <w:r>
        <w:fldChar w:fldCharType="end"/>
      </w:r>
      <w:bookmarkStart w:id="406" w:name="_Toc256000035"/>
      <w:bookmarkStart w:id="407" w:name="a927566"/>
      <w:r>
        <w:t>Jurisdiction</w:t>
      </w:r>
      <w:bookmarkEnd w:id="406"/>
      <w:bookmarkEnd w:id="407"/>
    </w:p>
    <w:p w14:paraId="5466FF63" w14:textId="73C12B0C" w:rsidR="00392EBD" w:rsidRDefault="00392EBD" w:rsidP="00392EBD">
      <w:pPr>
        <w:pStyle w:val="NoNumUntitledsubclause1"/>
      </w:pPr>
      <w:bookmarkStart w:id="408" w:name="a860488"/>
      <w:r>
        <w:t>Each party irrevocably agrees that the courts of England and Wales shall have non-exclusive jurisdiction to settle any dispute or claim (including non-contractual disputes or claims) arising out of or in connection with this agreement or its subject matter or formation.</w:t>
      </w:r>
      <w:bookmarkEnd w:id="408"/>
    </w:p>
    <w:p w14:paraId="0E604EB0" w14:textId="77777777" w:rsidR="00392EBD" w:rsidRDefault="00392EBD" w:rsidP="00392EBD">
      <w:pPr>
        <w:pStyle w:val="Testimonium"/>
      </w:pPr>
      <w:r>
        <w:t>This agreement has been entered into on the date stated at the beginning of it.</w:t>
      </w:r>
    </w:p>
    <w:p w14:paraId="1FB7619F" w14:textId="77777777" w:rsidR="00392EBD" w:rsidRDefault="00392EBD" w:rsidP="00392EBD">
      <w:pPr>
        <w:spacing w:after="200" w:line="24" w:lineRule="auto"/>
        <w:rPr>
          <w:rFonts w:ascii="Arial" w:eastAsia="Arial Unicode MS" w:hAnsi="Arial" w:cs="Arial"/>
          <w:b/>
          <w:color w:val="000000"/>
          <w:kern w:val="0"/>
          <w:lang w:val="en-US"/>
          <w14:ligatures w14:val="none"/>
        </w:rPr>
      </w:pPr>
      <w:bookmarkStart w:id="409" w:name="_Toc256000036"/>
      <w:bookmarkStart w:id="410" w:name="a326473"/>
      <w:r>
        <w:br w:type="page"/>
      </w:r>
    </w:p>
    <w:p w14:paraId="5928E6A1" w14:textId="77777777" w:rsidR="00392EBD" w:rsidRPr="00E31DFC" w:rsidRDefault="00392EBD" w:rsidP="008F51D5">
      <w:pPr>
        <w:pStyle w:val="Schedule"/>
        <w:pageBreakBefore/>
        <w:numPr>
          <w:ilvl w:val="0"/>
          <w:numId w:val="27"/>
        </w:numPr>
        <w:rPr>
          <w:b w:val="0"/>
          <w:bCs/>
        </w:rPr>
      </w:pPr>
      <w:r>
        <w:lastRenderedPageBreak/>
        <w:t>Services</w:t>
      </w:r>
      <w:bookmarkEnd w:id="409"/>
      <w:bookmarkEnd w:id="410"/>
    </w:p>
    <w:p w14:paraId="11248E79" w14:textId="3F94CCFA" w:rsidR="00392EBD" w:rsidRDefault="00392EBD" w:rsidP="008F51D5">
      <w:pPr>
        <w:pStyle w:val="ScheduleTitleClause"/>
        <w:keepNext w:val="0"/>
        <w:widowControl w:val="0"/>
        <w:numPr>
          <w:ilvl w:val="0"/>
          <w:numId w:val="32"/>
        </w:numPr>
      </w:pPr>
      <w:commentRangeStart w:id="411"/>
      <w:r>
        <w:t xml:space="preserve">Project </w:t>
      </w:r>
      <w:commentRangeEnd w:id="411"/>
      <w:r>
        <w:rPr>
          <w:rStyle w:val="CommentReference"/>
          <w:rFonts w:asciiTheme="minorHAnsi" w:eastAsiaTheme="minorHAnsi" w:hAnsiTheme="minorHAnsi" w:cstheme="minorBidi"/>
          <w:b w:val="0"/>
          <w:kern w:val="2"/>
        </w:rPr>
        <w:commentReference w:id="411"/>
      </w:r>
      <w:r>
        <w:t>Description</w:t>
      </w:r>
    </w:p>
    <w:p w14:paraId="427A8595" w14:textId="77777777" w:rsidR="00392EBD" w:rsidRDefault="00392EBD" w:rsidP="00392EBD">
      <w:pPr>
        <w:pStyle w:val="ScheduleUntitledsubclause1"/>
        <w:numPr>
          <w:ilvl w:val="0"/>
          <w:numId w:val="0"/>
        </w:numPr>
        <w:ind w:left="360"/>
      </w:pPr>
      <w:r>
        <w:t>[High-level description/overview of the Project that Norton is engaging the Supplier to perform under this agreement]</w:t>
      </w:r>
    </w:p>
    <w:p w14:paraId="716385DC" w14:textId="77777777" w:rsidR="00392EBD" w:rsidRDefault="00392EBD" w:rsidP="008F51D5">
      <w:pPr>
        <w:pStyle w:val="ScheduleTitleClause"/>
        <w:keepNext w:val="0"/>
        <w:widowControl w:val="0"/>
        <w:numPr>
          <w:ilvl w:val="0"/>
          <w:numId w:val="32"/>
        </w:numPr>
      </w:pPr>
      <w:r>
        <w:t>Project Objectives</w:t>
      </w:r>
    </w:p>
    <w:p w14:paraId="121335DF" w14:textId="77777777" w:rsidR="00392EBD" w:rsidRDefault="00392EBD" w:rsidP="00392EBD">
      <w:pPr>
        <w:pStyle w:val="ScheduleUntitledsubclause1"/>
        <w:numPr>
          <w:ilvl w:val="0"/>
          <w:numId w:val="0"/>
        </w:numPr>
        <w:ind w:left="360"/>
      </w:pPr>
      <w:r>
        <w:t>Technical goals, success criteria and expected outcomes for this Project:</w:t>
      </w:r>
    </w:p>
    <w:p w14:paraId="060663B0" w14:textId="77777777" w:rsidR="00392EBD" w:rsidRPr="00AD1C9B" w:rsidRDefault="00392EBD" w:rsidP="008F51D5">
      <w:pPr>
        <w:pStyle w:val="ScheduleTitleClause"/>
        <w:keepNext w:val="0"/>
        <w:widowControl w:val="0"/>
        <w:numPr>
          <w:ilvl w:val="1"/>
          <w:numId w:val="32"/>
        </w:numPr>
        <w:rPr>
          <w:b w:val="0"/>
          <w:bCs/>
        </w:rPr>
      </w:pPr>
      <w:r w:rsidRPr="00AD1C9B">
        <w:rPr>
          <w:b w:val="0"/>
          <w:bCs/>
        </w:rPr>
        <w:t>[Technical goal/objective 1]</w:t>
      </w:r>
    </w:p>
    <w:p w14:paraId="3E2B08D7" w14:textId="77777777" w:rsidR="00392EBD" w:rsidRPr="00AD1C9B" w:rsidRDefault="00392EBD" w:rsidP="008F51D5">
      <w:pPr>
        <w:pStyle w:val="ScheduleTitleClause"/>
        <w:keepNext w:val="0"/>
        <w:widowControl w:val="0"/>
        <w:numPr>
          <w:ilvl w:val="1"/>
          <w:numId w:val="32"/>
        </w:numPr>
        <w:rPr>
          <w:b w:val="0"/>
          <w:bCs/>
        </w:rPr>
      </w:pPr>
      <w:r w:rsidRPr="00AD1C9B">
        <w:rPr>
          <w:b w:val="0"/>
          <w:bCs/>
        </w:rPr>
        <w:t>[Success criteria and measurable outcomes]</w:t>
      </w:r>
    </w:p>
    <w:p w14:paraId="13FEF8E6" w14:textId="77777777" w:rsidR="00392EBD" w:rsidRPr="00AD1C9B" w:rsidRDefault="00392EBD" w:rsidP="008F51D5">
      <w:pPr>
        <w:pStyle w:val="ScheduleTitleClause"/>
        <w:keepNext w:val="0"/>
        <w:widowControl w:val="0"/>
        <w:numPr>
          <w:ilvl w:val="1"/>
          <w:numId w:val="32"/>
        </w:numPr>
        <w:rPr>
          <w:b w:val="0"/>
          <w:bCs/>
        </w:rPr>
      </w:pPr>
      <w:r w:rsidRPr="00AD1C9B">
        <w:rPr>
          <w:b w:val="0"/>
          <w:bCs/>
        </w:rPr>
        <w:t>[Expected technical outcomes and deliverables]</w:t>
      </w:r>
    </w:p>
    <w:p w14:paraId="379F4C66" w14:textId="77777777" w:rsidR="00392EBD" w:rsidRDefault="00392EBD" w:rsidP="008F51D5">
      <w:pPr>
        <w:pStyle w:val="ScheduleTitleClause"/>
        <w:keepNext w:val="0"/>
        <w:widowControl w:val="0"/>
        <w:numPr>
          <w:ilvl w:val="0"/>
          <w:numId w:val="32"/>
        </w:numPr>
      </w:pPr>
      <w:r>
        <w:t>Services</w:t>
      </w:r>
    </w:p>
    <w:p w14:paraId="7542AB69" w14:textId="59AA6611" w:rsidR="00392EBD" w:rsidRPr="00AD1C9B" w:rsidRDefault="00392EBD" w:rsidP="008F51D5">
      <w:pPr>
        <w:pStyle w:val="ScheduleTitleClause"/>
        <w:keepNext w:val="0"/>
        <w:widowControl w:val="0"/>
        <w:numPr>
          <w:ilvl w:val="1"/>
          <w:numId w:val="32"/>
        </w:numPr>
        <w:rPr>
          <w:b w:val="0"/>
          <w:bCs/>
        </w:rPr>
      </w:pPr>
      <w:r w:rsidRPr="00AD1C9B">
        <w:rPr>
          <w:b w:val="0"/>
          <w:bCs/>
        </w:rPr>
        <w:t xml:space="preserve">The Supplier shall provide the following types of research and development services across Work Packages as agreed with </w:t>
      </w:r>
      <w:r>
        <w:rPr>
          <w:b w:val="0"/>
          <w:bCs/>
        </w:rPr>
        <w:t>Norton</w:t>
      </w:r>
      <w:r w:rsidRPr="00AD1C9B">
        <w:rPr>
          <w:b w:val="0"/>
          <w:bCs/>
        </w:rPr>
        <w:t>:</w:t>
      </w:r>
    </w:p>
    <w:p w14:paraId="19B6CA7E" w14:textId="77777777" w:rsidR="00392EBD" w:rsidRPr="00AD1C9B" w:rsidRDefault="00392EBD" w:rsidP="008F51D5">
      <w:pPr>
        <w:pStyle w:val="ScheduleTitleClause"/>
        <w:keepNext w:val="0"/>
        <w:widowControl w:val="0"/>
        <w:numPr>
          <w:ilvl w:val="2"/>
          <w:numId w:val="32"/>
        </w:numPr>
        <w:rPr>
          <w:b w:val="0"/>
          <w:bCs/>
        </w:rPr>
      </w:pPr>
      <w:r w:rsidRPr="00AD1C9B">
        <w:rPr>
          <w:b w:val="0"/>
          <w:bCs/>
        </w:rPr>
        <w:t>[Research and feasibility studies]</w:t>
      </w:r>
    </w:p>
    <w:p w14:paraId="1482F441" w14:textId="77777777" w:rsidR="00392EBD" w:rsidRPr="00AD1C9B" w:rsidRDefault="00392EBD" w:rsidP="008F51D5">
      <w:pPr>
        <w:pStyle w:val="ScheduleTitleClause"/>
        <w:keepNext w:val="0"/>
        <w:widowControl w:val="0"/>
        <w:numPr>
          <w:ilvl w:val="2"/>
          <w:numId w:val="32"/>
        </w:numPr>
        <w:rPr>
          <w:b w:val="0"/>
          <w:bCs/>
        </w:rPr>
      </w:pPr>
      <w:r w:rsidRPr="00AD1C9B">
        <w:rPr>
          <w:b w:val="0"/>
          <w:bCs/>
        </w:rPr>
        <w:t>[Design and development work]</w:t>
      </w:r>
    </w:p>
    <w:p w14:paraId="7EE12917" w14:textId="77777777" w:rsidR="00392EBD" w:rsidRPr="00AD1C9B" w:rsidRDefault="00392EBD" w:rsidP="008F51D5">
      <w:pPr>
        <w:pStyle w:val="ScheduleTitleClause"/>
        <w:keepNext w:val="0"/>
        <w:widowControl w:val="0"/>
        <w:numPr>
          <w:ilvl w:val="2"/>
          <w:numId w:val="32"/>
        </w:numPr>
        <w:rPr>
          <w:b w:val="0"/>
          <w:bCs/>
        </w:rPr>
      </w:pPr>
      <w:r w:rsidRPr="00AD1C9B">
        <w:rPr>
          <w:b w:val="0"/>
          <w:bCs/>
        </w:rPr>
        <w:t>[Prototyping and testing]</w:t>
      </w:r>
    </w:p>
    <w:p w14:paraId="1EF26280" w14:textId="77777777" w:rsidR="00392EBD" w:rsidRPr="00AD1C9B" w:rsidRDefault="00392EBD" w:rsidP="008F51D5">
      <w:pPr>
        <w:pStyle w:val="ScheduleTitleClause"/>
        <w:keepNext w:val="0"/>
        <w:widowControl w:val="0"/>
        <w:numPr>
          <w:ilvl w:val="2"/>
          <w:numId w:val="32"/>
        </w:numPr>
        <w:rPr>
          <w:b w:val="0"/>
          <w:bCs/>
        </w:rPr>
      </w:pPr>
      <w:r w:rsidRPr="00AD1C9B">
        <w:rPr>
          <w:b w:val="0"/>
          <w:bCs/>
        </w:rPr>
        <w:t>[Technical documentation and reporting]</w:t>
      </w:r>
    </w:p>
    <w:p w14:paraId="53B987D0" w14:textId="77777777" w:rsidR="00392EBD" w:rsidRPr="00AD1C9B" w:rsidRDefault="00392EBD" w:rsidP="008F51D5">
      <w:pPr>
        <w:pStyle w:val="ScheduleTitleClause"/>
        <w:keepNext w:val="0"/>
        <w:widowControl w:val="0"/>
        <w:numPr>
          <w:ilvl w:val="2"/>
          <w:numId w:val="32"/>
        </w:numPr>
        <w:rPr>
          <w:b w:val="0"/>
          <w:bCs/>
        </w:rPr>
      </w:pPr>
      <w:r w:rsidRPr="00AD1C9B">
        <w:rPr>
          <w:b w:val="0"/>
          <w:bCs/>
        </w:rPr>
        <w:t>[Other R&amp;D services as may be required]</w:t>
      </w:r>
    </w:p>
    <w:p w14:paraId="0F9C2310" w14:textId="77777777" w:rsidR="00392EBD" w:rsidRDefault="00392EBD" w:rsidP="008F51D5">
      <w:pPr>
        <w:pStyle w:val="ScheduleTitleClause"/>
        <w:keepNext w:val="0"/>
        <w:widowControl w:val="0"/>
        <w:numPr>
          <w:ilvl w:val="0"/>
          <w:numId w:val="32"/>
        </w:numPr>
      </w:pPr>
      <w:r>
        <w:t>Deliverables</w:t>
      </w:r>
    </w:p>
    <w:p w14:paraId="73F9D0E3" w14:textId="77777777" w:rsidR="00392EBD" w:rsidRPr="00AD1C9B" w:rsidRDefault="00392EBD" w:rsidP="00392EBD">
      <w:pPr>
        <w:pStyle w:val="ScheduleTitleClause"/>
        <w:keepNext w:val="0"/>
        <w:widowControl w:val="0"/>
        <w:numPr>
          <w:ilvl w:val="0"/>
          <w:numId w:val="0"/>
        </w:numPr>
        <w:ind w:left="360"/>
        <w:rPr>
          <w:b w:val="0"/>
          <w:bCs/>
        </w:rPr>
      </w:pPr>
      <w:r w:rsidRPr="00AD1C9B">
        <w:rPr>
          <w:b w:val="0"/>
          <w:bCs/>
        </w:rPr>
        <w:t>High-level deliverables expected from this Project include:</w:t>
      </w:r>
    </w:p>
    <w:p w14:paraId="51CF7785" w14:textId="77777777" w:rsidR="00392EBD" w:rsidRPr="00AD1C9B" w:rsidRDefault="00392EBD" w:rsidP="008F51D5">
      <w:pPr>
        <w:pStyle w:val="ScheduleTitleClause"/>
        <w:keepNext w:val="0"/>
        <w:widowControl w:val="0"/>
        <w:numPr>
          <w:ilvl w:val="1"/>
          <w:numId w:val="32"/>
        </w:numPr>
        <w:rPr>
          <w:b w:val="0"/>
          <w:bCs/>
        </w:rPr>
      </w:pPr>
      <w:r w:rsidRPr="00AD1C9B">
        <w:rPr>
          <w:b w:val="0"/>
          <w:bCs/>
        </w:rPr>
        <w:t>[Prototypes and development samples]</w:t>
      </w:r>
    </w:p>
    <w:p w14:paraId="1F290841" w14:textId="77777777" w:rsidR="00392EBD" w:rsidRPr="00AD1C9B" w:rsidRDefault="00392EBD" w:rsidP="008F51D5">
      <w:pPr>
        <w:pStyle w:val="ScheduleTitleClause"/>
        <w:keepNext w:val="0"/>
        <w:widowControl w:val="0"/>
        <w:numPr>
          <w:ilvl w:val="1"/>
          <w:numId w:val="32"/>
        </w:numPr>
        <w:rPr>
          <w:b w:val="0"/>
          <w:bCs/>
        </w:rPr>
      </w:pPr>
      <w:r w:rsidRPr="00AD1C9B">
        <w:rPr>
          <w:b w:val="0"/>
          <w:bCs/>
        </w:rPr>
        <w:t>[Technical documentation, specifications</w:t>
      </w:r>
      <w:r>
        <w:rPr>
          <w:b w:val="0"/>
          <w:bCs/>
        </w:rPr>
        <w:t xml:space="preserve"> and</w:t>
      </w:r>
      <w:r w:rsidRPr="00AD1C9B">
        <w:rPr>
          <w:b w:val="0"/>
          <w:bCs/>
        </w:rPr>
        <w:t xml:space="preserve"> design drawings]</w:t>
      </w:r>
    </w:p>
    <w:p w14:paraId="042E5E6A" w14:textId="77777777" w:rsidR="00392EBD" w:rsidRPr="00AD1C9B" w:rsidRDefault="00392EBD" w:rsidP="008F51D5">
      <w:pPr>
        <w:pStyle w:val="ScheduleTitleClause"/>
        <w:keepNext w:val="0"/>
        <w:widowControl w:val="0"/>
        <w:numPr>
          <w:ilvl w:val="1"/>
          <w:numId w:val="32"/>
        </w:numPr>
        <w:rPr>
          <w:b w:val="0"/>
          <w:bCs/>
        </w:rPr>
      </w:pPr>
      <w:r w:rsidRPr="00AD1C9B">
        <w:rPr>
          <w:b w:val="0"/>
          <w:bCs/>
        </w:rPr>
        <w:t>[Test reports, validation data</w:t>
      </w:r>
      <w:r>
        <w:rPr>
          <w:b w:val="0"/>
          <w:bCs/>
        </w:rPr>
        <w:t xml:space="preserve"> and</w:t>
      </w:r>
      <w:r w:rsidRPr="00AD1C9B">
        <w:rPr>
          <w:b w:val="0"/>
          <w:bCs/>
        </w:rPr>
        <w:t xml:space="preserve"> analysis]</w:t>
      </w:r>
    </w:p>
    <w:p w14:paraId="01E8AFD9" w14:textId="77777777" w:rsidR="00392EBD" w:rsidRPr="00AD1C9B" w:rsidRDefault="00392EBD" w:rsidP="008F51D5">
      <w:pPr>
        <w:pStyle w:val="ScheduleTitleClause"/>
        <w:keepNext w:val="0"/>
        <w:widowControl w:val="0"/>
        <w:numPr>
          <w:ilvl w:val="1"/>
          <w:numId w:val="32"/>
        </w:numPr>
        <w:rPr>
          <w:b w:val="0"/>
          <w:bCs/>
        </w:rPr>
      </w:pPr>
      <w:r w:rsidRPr="00AD1C9B">
        <w:rPr>
          <w:b w:val="0"/>
          <w:bCs/>
        </w:rPr>
        <w:t>[Intellectual Property assignments and licenses]</w:t>
      </w:r>
    </w:p>
    <w:p w14:paraId="56AED92B" w14:textId="77777777" w:rsidR="00392EBD" w:rsidRPr="00AD1C9B" w:rsidRDefault="00392EBD" w:rsidP="008F51D5">
      <w:pPr>
        <w:pStyle w:val="ScheduleTitleClause"/>
        <w:keepNext w:val="0"/>
        <w:widowControl w:val="0"/>
        <w:numPr>
          <w:ilvl w:val="1"/>
          <w:numId w:val="32"/>
        </w:numPr>
        <w:rPr>
          <w:b w:val="0"/>
          <w:bCs/>
        </w:rPr>
      </w:pPr>
      <w:r w:rsidRPr="00AD1C9B">
        <w:rPr>
          <w:b w:val="0"/>
          <w:bCs/>
        </w:rPr>
        <w:t>[Knowledge transfer sessions and training materials]</w:t>
      </w:r>
    </w:p>
    <w:p w14:paraId="0CCE2F74" w14:textId="77777777" w:rsidR="00392EBD" w:rsidRPr="00AD1C9B" w:rsidRDefault="00392EBD" w:rsidP="008F51D5">
      <w:pPr>
        <w:pStyle w:val="ScheduleTitleClause"/>
        <w:keepNext w:val="0"/>
        <w:widowControl w:val="0"/>
        <w:numPr>
          <w:ilvl w:val="1"/>
          <w:numId w:val="32"/>
        </w:numPr>
        <w:rPr>
          <w:b w:val="0"/>
          <w:bCs/>
        </w:rPr>
      </w:pPr>
      <w:r w:rsidRPr="00AD1C9B">
        <w:rPr>
          <w:b w:val="0"/>
          <w:bCs/>
        </w:rPr>
        <w:t>[</w:t>
      </w:r>
      <w:r>
        <w:rPr>
          <w:b w:val="0"/>
          <w:bCs/>
        </w:rPr>
        <w:t>Completion</w:t>
      </w:r>
      <w:r w:rsidRPr="00AD1C9B">
        <w:rPr>
          <w:b w:val="0"/>
          <w:bCs/>
        </w:rPr>
        <w:t xml:space="preserve"> Reports for completed Work Packages]</w:t>
      </w:r>
    </w:p>
    <w:p w14:paraId="5CFF1DAD" w14:textId="77777777" w:rsidR="00392EBD" w:rsidRDefault="00392EBD" w:rsidP="008F51D5">
      <w:pPr>
        <w:pStyle w:val="ScheduleTitleClause"/>
        <w:keepNext w:val="0"/>
        <w:widowControl w:val="0"/>
        <w:numPr>
          <w:ilvl w:val="0"/>
          <w:numId w:val="32"/>
        </w:numPr>
      </w:pPr>
      <w:r>
        <w:t>Key Dates</w:t>
      </w:r>
    </w:p>
    <w:p w14:paraId="422259F4" w14:textId="77777777" w:rsidR="00392EBD" w:rsidRPr="00AD1C9B" w:rsidRDefault="00392EBD" w:rsidP="00392EBD">
      <w:pPr>
        <w:pStyle w:val="ScheduleTitleClause"/>
        <w:keepNext w:val="0"/>
        <w:widowControl w:val="0"/>
        <w:numPr>
          <w:ilvl w:val="0"/>
          <w:numId w:val="0"/>
        </w:numPr>
        <w:ind w:left="360"/>
        <w:rPr>
          <w:b w:val="0"/>
          <w:bCs/>
        </w:rPr>
      </w:pPr>
      <w:r w:rsidRPr="00AD1C9B">
        <w:rPr>
          <w:b w:val="0"/>
          <w:bCs/>
        </w:rPr>
        <w:t>Critical dates and milestones for this Project:</w:t>
      </w:r>
    </w:p>
    <w:p w14:paraId="3AE1B2E4" w14:textId="77777777" w:rsidR="00392EBD" w:rsidRPr="00115CC2" w:rsidRDefault="00392EBD" w:rsidP="008F51D5">
      <w:pPr>
        <w:pStyle w:val="ScheduleTitleClause"/>
        <w:keepNext w:val="0"/>
        <w:widowControl w:val="0"/>
        <w:numPr>
          <w:ilvl w:val="1"/>
          <w:numId w:val="32"/>
        </w:numPr>
      </w:pPr>
      <w:r w:rsidRPr="00AD1C9B">
        <w:rPr>
          <w:b w:val="0"/>
          <w:bCs/>
        </w:rPr>
        <w:lastRenderedPageBreak/>
        <w:t xml:space="preserve">Project commencement date: </w:t>
      </w:r>
      <w:r w:rsidRPr="00115CC2">
        <w:rPr>
          <w:b w:val="0"/>
        </w:rPr>
        <w:t>[DATE]</w:t>
      </w:r>
    </w:p>
    <w:p w14:paraId="7F98B914" w14:textId="6A014583" w:rsidR="00392EBD" w:rsidRPr="00AD1C9B" w:rsidRDefault="00392EBD" w:rsidP="008F51D5">
      <w:pPr>
        <w:pStyle w:val="ScheduleTitleClause"/>
        <w:keepNext w:val="0"/>
        <w:widowControl w:val="0"/>
        <w:numPr>
          <w:ilvl w:val="1"/>
          <w:numId w:val="32"/>
        </w:numPr>
        <w:rPr>
          <w:b w:val="0"/>
          <w:bCs/>
        </w:rPr>
      </w:pPr>
      <w:bookmarkStart w:id="412" w:name="_Toc256000041"/>
      <w:bookmarkStart w:id="413" w:name="a723075"/>
      <w:r w:rsidRPr="00AD1C9B">
        <w:rPr>
          <w:b w:val="0"/>
          <w:bCs/>
        </w:rPr>
        <w:t>Key milestone dates: [DATES AND DESCRIPTIONS]</w:t>
      </w:r>
    </w:p>
    <w:p w14:paraId="210135D2" w14:textId="77777777" w:rsidR="00392EBD" w:rsidRPr="00AD1C9B" w:rsidRDefault="00392EBD" w:rsidP="008F51D5">
      <w:pPr>
        <w:pStyle w:val="ScheduleTitleClause"/>
        <w:keepNext w:val="0"/>
        <w:widowControl w:val="0"/>
        <w:numPr>
          <w:ilvl w:val="1"/>
          <w:numId w:val="32"/>
        </w:numPr>
        <w:rPr>
          <w:b w:val="0"/>
          <w:bCs/>
        </w:rPr>
      </w:pPr>
      <w:r w:rsidRPr="00AD1C9B">
        <w:rPr>
          <w:b w:val="0"/>
          <w:bCs/>
        </w:rPr>
        <w:t>Expected completion date: [DATE]</w:t>
      </w:r>
    </w:p>
    <w:p w14:paraId="467A6F03" w14:textId="77777777" w:rsidR="00392EBD" w:rsidRPr="00AD1C9B" w:rsidRDefault="00392EBD" w:rsidP="008F51D5">
      <w:pPr>
        <w:pStyle w:val="ScheduleTitleClause"/>
        <w:keepNext w:val="0"/>
        <w:widowControl w:val="0"/>
        <w:numPr>
          <w:ilvl w:val="1"/>
          <w:numId w:val="32"/>
        </w:numPr>
        <w:rPr>
          <w:b w:val="0"/>
          <w:bCs/>
        </w:rPr>
      </w:pPr>
      <w:r w:rsidRPr="00AD1C9B">
        <w:rPr>
          <w:b w:val="0"/>
          <w:bCs/>
        </w:rPr>
        <w:t>[Other significant dates or review points]</w:t>
      </w:r>
    </w:p>
    <w:p w14:paraId="6201A8FE" w14:textId="77777777" w:rsidR="00392EBD" w:rsidRDefault="00392EBD" w:rsidP="008F51D5">
      <w:pPr>
        <w:pStyle w:val="ScheduleTitleClause"/>
        <w:keepNext w:val="0"/>
        <w:widowControl w:val="0"/>
        <w:numPr>
          <w:ilvl w:val="0"/>
          <w:numId w:val="32"/>
        </w:numPr>
      </w:pPr>
      <w:r>
        <w:t>Requirements, Project Objectives, specifications and standards</w:t>
      </w:r>
      <w:bookmarkEnd w:id="412"/>
      <w:bookmarkEnd w:id="413"/>
    </w:p>
    <w:p w14:paraId="74BD0F7B" w14:textId="31899E5B" w:rsidR="00392EBD" w:rsidRDefault="00392EBD" w:rsidP="00392EBD">
      <w:pPr>
        <w:pStyle w:val="ScheduleTitleClause"/>
        <w:keepNext w:val="0"/>
        <w:widowControl w:val="0"/>
        <w:numPr>
          <w:ilvl w:val="0"/>
          <w:numId w:val="0"/>
        </w:numPr>
        <w:ind w:left="360"/>
        <w:rPr>
          <w:b w:val="0"/>
          <w:bCs/>
        </w:rPr>
      </w:pPr>
      <w:r w:rsidRPr="00AD1C9B">
        <w:rPr>
          <w:b w:val="0"/>
          <w:bCs/>
        </w:rPr>
        <w:t>Technical requirements, performance specifications, industry standards, regulatory requirements</w:t>
      </w:r>
      <w:r>
        <w:rPr>
          <w:b w:val="0"/>
          <w:bCs/>
        </w:rPr>
        <w:t xml:space="preserve"> and</w:t>
      </w:r>
      <w:r w:rsidRPr="00AD1C9B">
        <w:rPr>
          <w:b w:val="0"/>
          <w:bCs/>
        </w:rPr>
        <w:t xml:space="preserve"> quality standards applicable to this Project:</w:t>
      </w:r>
    </w:p>
    <w:p w14:paraId="1407E184" w14:textId="77777777" w:rsidR="00392EBD" w:rsidRPr="00115CC2" w:rsidRDefault="00392EBD" w:rsidP="008F51D5">
      <w:pPr>
        <w:pStyle w:val="ScheduleTitleClause"/>
        <w:keepNext w:val="0"/>
        <w:widowControl w:val="0"/>
        <w:numPr>
          <w:ilvl w:val="1"/>
          <w:numId w:val="32"/>
        </w:numPr>
        <w:rPr>
          <w:b w:val="0"/>
        </w:rPr>
      </w:pPr>
      <w:r w:rsidRPr="00AD1C9B">
        <w:rPr>
          <w:b w:val="0"/>
          <w:bCs/>
        </w:rPr>
        <w:t>[Requirements documents and performance criteria]</w:t>
      </w:r>
    </w:p>
    <w:p w14:paraId="0D6333F0" w14:textId="589B5A06" w:rsidR="00392EBD" w:rsidRDefault="00392EBD" w:rsidP="008F51D5">
      <w:pPr>
        <w:pStyle w:val="ScheduleTitleClause"/>
        <w:keepNext w:val="0"/>
        <w:widowControl w:val="0"/>
        <w:numPr>
          <w:ilvl w:val="0"/>
          <w:numId w:val="32"/>
        </w:numPr>
      </w:pPr>
      <w:r>
        <w:t>Norton Materials</w:t>
      </w:r>
    </w:p>
    <w:p w14:paraId="31CC2D65" w14:textId="68127747" w:rsidR="00392EBD" w:rsidRPr="00AD1C9B" w:rsidRDefault="00392EBD" w:rsidP="00392EBD">
      <w:pPr>
        <w:pStyle w:val="ScheduleTitleClause"/>
        <w:keepNext w:val="0"/>
        <w:widowControl w:val="0"/>
        <w:numPr>
          <w:ilvl w:val="0"/>
          <w:numId w:val="0"/>
        </w:numPr>
        <w:ind w:left="360"/>
        <w:rPr>
          <w:b w:val="0"/>
          <w:bCs/>
        </w:rPr>
      </w:pPr>
      <w:bookmarkStart w:id="414" w:name="_Toc256000045"/>
      <w:bookmarkStart w:id="415" w:name="a462491"/>
      <w:bookmarkStart w:id="416" w:name="_Toc256000044"/>
      <w:bookmarkStart w:id="417" w:name="a737422"/>
      <w:r w:rsidRPr="00AD1C9B">
        <w:rPr>
          <w:b w:val="0"/>
          <w:bCs/>
        </w:rPr>
        <w:t>Documentation and information that Norton will provide to the Supplier for this Project:</w:t>
      </w:r>
    </w:p>
    <w:p w14:paraId="00F63FCE" w14:textId="77777777" w:rsidR="00392EBD" w:rsidRPr="00AD1C9B" w:rsidRDefault="00392EBD" w:rsidP="008F51D5">
      <w:pPr>
        <w:pStyle w:val="ScheduleTitleClause"/>
        <w:keepNext w:val="0"/>
        <w:widowControl w:val="0"/>
        <w:numPr>
          <w:ilvl w:val="1"/>
          <w:numId w:val="32"/>
        </w:numPr>
        <w:rPr>
          <w:b w:val="0"/>
          <w:bCs/>
        </w:rPr>
      </w:pPr>
      <w:r w:rsidRPr="00AD1C9B">
        <w:rPr>
          <w:b w:val="0"/>
          <w:bCs/>
        </w:rPr>
        <w:t>[Existing technical documentation and specifications]</w:t>
      </w:r>
    </w:p>
    <w:p w14:paraId="01FA7996" w14:textId="77777777" w:rsidR="00392EBD" w:rsidRPr="00AD1C9B" w:rsidRDefault="00392EBD" w:rsidP="008F51D5">
      <w:pPr>
        <w:pStyle w:val="ScheduleTitleClause"/>
        <w:keepNext w:val="0"/>
        <w:widowControl w:val="0"/>
        <w:numPr>
          <w:ilvl w:val="1"/>
          <w:numId w:val="32"/>
        </w:numPr>
        <w:rPr>
          <w:b w:val="0"/>
          <w:bCs/>
        </w:rPr>
      </w:pPr>
      <w:r w:rsidRPr="00AD1C9B">
        <w:rPr>
          <w:b w:val="0"/>
          <w:bCs/>
        </w:rPr>
        <w:t>[Reference materials, drawings</w:t>
      </w:r>
      <w:r>
        <w:rPr>
          <w:b w:val="0"/>
          <w:bCs/>
        </w:rPr>
        <w:t xml:space="preserve"> and</w:t>
      </w:r>
      <w:r w:rsidRPr="00AD1C9B">
        <w:rPr>
          <w:b w:val="0"/>
          <w:bCs/>
        </w:rPr>
        <w:t xml:space="preserve"> data]</w:t>
      </w:r>
    </w:p>
    <w:p w14:paraId="0117285E" w14:textId="77777777" w:rsidR="00392EBD" w:rsidRDefault="00392EBD" w:rsidP="008F51D5">
      <w:pPr>
        <w:pStyle w:val="ScheduleTitleClause"/>
        <w:keepNext w:val="0"/>
        <w:widowControl w:val="0"/>
        <w:numPr>
          <w:ilvl w:val="0"/>
          <w:numId w:val="32"/>
        </w:numPr>
      </w:pPr>
      <w:r>
        <w:t>Norton Technology</w:t>
      </w:r>
    </w:p>
    <w:p w14:paraId="707457F3" w14:textId="77777777" w:rsidR="00392EBD" w:rsidRPr="002B0485" w:rsidRDefault="00392EBD" w:rsidP="00392EBD">
      <w:pPr>
        <w:pStyle w:val="ScheduleTitleClause"/>
        <w:keepNext w:val="0"/>
        <w:widowControl w:val="0"/>
        <w:numPr>
          <w:ilvl w:val="0"/>
          <w:numId w:val="0"/>
        </w:numPr>
        <w:ind w:left="360"/>
        <w:rPr>
          <w:b w:val="0"/>
        </w:rPr>
      </w:pPr>
      <w:r w:rsidRPr="00AD1C9B">
        <w:rPr>
          <w:b w:val="0"/>
          <w:bCs/>
        </w:rPr>
        <w:t xml:space="preserve">Norton's pre-existing intellectual property to be provided to the </w:t>
      </w:r>
      <w:r w:rsidRPr="002B0485">
        <w:rPr>
          <w:b w:val="0"/>
        </w:rPr>
        <w:t xml:space="preserve">Supplier </w:t>
      </w:r>
      <w:bookmarkEnd w:id="414"/>
      <w:bookmarkEnd w:id="415"/>
      <w:r w:rsidRPr="00AD1C9B">
        <w:rPr>
          <w:b w:val="0"/>
          <w:bCs/>
        </w:rPr>
        <w:t>for use in this Project:</w:t>
      </w:r>
    </w:p>
    <w:p w14:paraId="3A5F06E0" w14:textId="77777777" w:rsidR="00392EBD" w:rsidRDefault="00392EBD" w:rsidP="00392EBD"/>
    <w:tbl>
      <w:tblPr>
        <w:tblStyle w:val="TableGrid"/>
        <w:tblW w:w="0" w:type="auto"/>
        <w:tblLook w:val="04A0" w:firstRow="1" w:lastRow="0" w:firstColumn="1" w:lastColumn="0" w:noHBand="0" w:noVBand="1"/>
      </w:tblPr>
      <w:tblGrid>
        <w:gridCol w:w="2236"/>
        <w:gridCol w:w="2218"/>
        <w:gridCol w:w="2241"/>
        <w:gridCol w:w="2321"/>
      </w:tblGrid>
      <w:tr w:rsidR="00392EBD" w14:paraId="317027A2" w14:textId="77777777" w:rsidTr="00973CF1">
        <w:tc>
          <w:tcPr>
            <w:tcW w:w="2340" w:type="dxa"/>
          </w:tcPr>
          <w:p w14:paraId="6A978F79" w14:textId="77777777" w:rsidR="00392EBD" w:rsidRPr="00A70ECC" w:rsidRDefault="00392EBD" w:rsidP="00973CF1">
            <w:pPr>
              <w:rPr>
                <w:b/>
                <w:bCs/>
              </w:rPr>
            </w:pPr>
            <w:r w:rsidRPr="00A70ECC">
              <w:rPr>
                <w:b/>
                <w:bCs/>
              </w:rPr>
              <w:t>Description of Norton Technology</w:t>
            </w:r>
          </w:p>
        </w:tc>
        <w:tc>
          <w:tcPr>
            <w:tcW w:w="2340" w:type="dxa"/>
          </w:tcPr>
          <w:p w14:paraId="5367F577" w14:textId="77777777" w:rsidR="00392EBD" w:rsidRPr="00A70ECC" w:rsidRDefault="00392EBD" w:rsidP="00973CF1">
            <w:pPr>
              <w:rPr>
                <w:b/>
                <w:bCs/>
              </w:rPr>
            </w:pPr>
            <w:r w:rsidRPr="00A70ECC">
              <w:rPr>
                <w:b/>
                <w:bCs/>
              </w:rPr>
              <w:t>License Terms and Permitted Usage</w:t>
            </w:r>
          </w:p>
        </w:tc>
        <w:tc>
          <w:tcPr>
            <w:tcW w:w="2340" w:type="dxa"/>
          </w:tcPr>
          <w:p w14:paraId="5640AE45" w14:textId="77777777" w:rsidR="00392EBD" w:rsidRPr="00A70ECC" w:rsidRDefault="00392EBD" w:rsidP="00973CF1">
            <w:pPr>
              <w:rPr>
                <w:b/>
                <w:bCs/>
              </w:rPr>
            </w:pPr>
            <w:r w:rsidRPr="00A70ECC">
              <w:rPr>
                <w:b/>
                <w:bCs/>
              </w:rPr>
              <w:t>Usage Restrictions</w:t>
            </w:r>
          </w:p>
        </w:tc>
        <w:tc>
          <w:tcPr>
            <w:tcW w:w="2340" w:type="dxa"/>
          </w:tcPr>
          <w:p w14:paraId="0A6A7751" w14:textId="77777777" w:rsidR="00392EBD" w:rsidRPr="00A70ECC" w:rsidRDefault="00392EBD" w:rsidP="00973CF1">
            <w:pPr>
              <w:rPr>
                <w:b/>
                <w:bCs/>
              </w:rPr>
            </w:pPr>
            <w:r w:rsidRPr="00A70ECC">
              <w:rPr>
                <w:b/>
                <w:bCs/>
              </w:rPr>
              <w:t>Return/Destruction Requirements</w:t>
            </w:r>
          </w:p>
        </w:tc>
      </w:tr>
      <w:tr w:rsidR="00392EBD" w14:paraId="451BF6BA" w14:textId="77777777" w:rsidTr="00973CF1">
        <w:tc>
          <w:tcPr>
            <w:tcW w:w="2340" w:type="dxa"/>
          </w:tcPr>
          <w:p w14:paraId="36AD3716" w14:textId="77777777" w:rsidR="00392EBD" w:rsidRDefault="00392EBD" w:rsidP="00973CF1">
            <w:r>
              <w:t>[Norton Technology item 1]</w:t>
            </w:r>
          </w:p>
        </w:tc>
        <w:tc>
          <w:tcPr>
            <w:tcW w:w="2340" w:type="dxa"/>
          </w:tcPr>
          <w:p w14:paraId="2E271A8A" w14:textId="77777777" w:rsidR="00392EBD" w:rsidRDefault="00392EBD" w:rsidP="00973CF1">
            <w:r>
              <w:t>[Permitted usage scope]</w:t>
            </w:r>
          </w:p>
        </w:tc>
        <w:tc>
          <w:tcPr>
            <w:tcW w:w="2340" w:type="dxa"/>
          </w:tcPr>
          <w:p w14:paraId="2D31E7EA" w14:textId="77777777" w:rsidR="00392EBD" w:rsidRDefault="00392EBD" w:rsidP="00973CF1">
            <w:r>
              <w:t>[Any restrictions on use]</w:t>
            </w:r>
          </w:p>
        </w:tc>
        <w:tc>
          <w:tcPr>
            <w:tcW w:w="2340" w:type="dxa"/>
          </w:tcPr>
          <w:p w14:paraId="6E9AD64B" w14:textId="77777777" w:rsidR="00392EBD" w:rsidRDefault="00392EBD" w:rsidP="00973CF1">
            <w:r>
              <w:t>[Return or destruction obligations]</w:t>
            </w:r>
          </w:p>
        </w:tc>
      </w:tr>
      <w:tr w:rsidR="00392EBD" w14:paraId="2EEE9B3C" w14:textId="77777777" w:rsidTr="00973CF1">
        <w:tc>
          <w:tcPr>
            <w:tcW w:w="2340" w:type="dxa"/>
          </w:tcPr>
          <w:p w14:paraId="5CD52498" w14:textId="77777777" w:rsidR="00392EBD" w:rsidRDefault="00392EBD" w:rsidP="00973CF1">
            <w:r>
              <w:t>[Norton Technology item 2]</w:t>
            </w:r>
          </w:p>
        </w:tc>
        <w:tc>
          <w:tcPr>
            <w:tcW w:w="2340" w:type="dxa"/>
          </w:tcPr>
          <w:p w14:paraId="77E9D20D" w14:textId="77777777" w:rsidR="00392EBD" w:rsidRDefault="00392EBD" w:rsidP="00973CF1">
            <w:r>
              <w:t>[Permitted usage scope]</w:t>
            </w:r>
          </w:p>
        </w:tc>
        <w:tc>
          <w:tcPr>
            <w:tcW w:w="2340" w:type="dxa"/>
          </w:tcPr>
          <w:p w14:paraId="602C4012" w14:textId="77777777" w:rsidR="00392EBD" w:rsidRDefault="00392EBD" w:rsidP="00973CF1">
            <w:r>
              <w:t>[Any restrictions on use]</w:t>
            </w:r>
          </w:p>
        </w:tc>
        <w:tc>
          <w:tcPr>
            <w:tcW w:w="2340" w:type="dxa"/>
          </w:tcPr>
          <w:p w14:paraId="1CA2DC6A" w14:textId="77777777" w:rsidR="00392EBD" w:rsidRDefault="00392EBD" w:rsidP="00973CF1">
            <w:r>
              <w:t>[Return or destruction obligations]</w:t>
            </w:r>
          </w:p>
        </w:tc>
      </w:tr>
    </w:tbl>
    <w:p w14:paraId="12C626A4" w14:textId="77777777" w:rsidR="00392EBD" w:rsidRDefault="00392EBD" w:rsidP="008F51D5">
      <w:pPr>
        <w:pStyle w:val="ScheduleTitleClause"/>
        <w:keepNext w:val="0"/>
        <w:widowControl w:val="0"/>
        <w:numPr>
          <w:ilvl w:val="0"/>
          <w:numId w:val="32"/>
        </w:numPr>
      </w:pPr>
      <w:r>
        <w:t>Norton Equipment</w:t>
      </w:r>
    </w:p>
    <w:p w14:paraId="56C50CE3" w14:textId="77777777" w:rsidR="00392EBD" w:rsidRPr="00115CC2" w:rsidRDefault="00392EBD" w:rsidP="00115CC2">
      <w:pPr>
        <w:pStyle w:val="ScheduleTitleClause"/>
        <w:keepNext w:val="0"/>
        <w:widowControl w:val="0"/>
        <w:numPr>
          <w:ilvl w:val="0"/>
          <w:numId w:val="0"/>
        </w:numPr>
        <w:ind w:left="360"/>
        <w:rPr>
          <w:b w:val="0"/>
        </w:rPr>
      </w:pPr>
      <w:r w:rsidRPr="00115CC2">
        <w:rPr>
          <w:b w:val="0"/>
        </w:rPr>
        <w:t>Equipment</w:t>
      </w:r>
      <w:bookmarkEnd w:id="416"/>
      <w:bookmarkEnd w:id="417"/>
      <w:r w:rsidRPr="008F2775">
        <w:rPr>
          <w:b w:val="0"/>
          <w:bCs/>
        </w:rPr>
        <w:t xml:space="preserve"> that Norton will provide to the Supplier for use in this Project:</w:t>
      </w:r>
    </w:p>
    <w:tbl>
      <w:tblPr>
        <w:tblStyle w:val="TableGrid"/>
        <w:tblW w:w="0" w:type="auto"/>
        <w:tblLook w:val="04A0" w:firstRow="1" w:lastRow="0" w:firstColumn="1" w:lastColumn="0" w:noHBand="0" w:noVBand="1"/>
      </w:tblPr>
      <w:tblGrid>
        <w:gridCol w:w="1384"/>
        <w:gridCol w:w="1658"/>
        <w:gridCol w:w="1258"/>
        <w:gridCol w:w="1276"/>
        <w:gridCol w:w="1878"/>
        <w:gridCol w:w="1562"/>
      </w:tblGrid>
      <w:tr w:rsidR="00392EBD" w14:paraId="1C39E937" w14:textId="77777777" w:rsidTr="00973CF1">
        <w:tc>
          <w:tcPr>
            <w:tcW w:w="1560" w:type="dxa"/>
          </w:tcPr>
          <w:p w14:paraId="608C39DA" w14:textId="5BE169F8" w:rsidR="00392EBD" w:rsidRPr="00A70ECC" w:rsidRDefault="00392EBD" w:rsidP="00973CF1">
            <w:pPr>
              <w:rPr>
                <w:b/>
                <w:bCs/>
              </w:rPr>
            </w:pPr>
            <w:r w:rsidRPr="00A70ECC">
              <w:rPr>
                <w:b/>
                <w:bCs/>
              </w:rPr>
              <w:t>Equipment</w:t>
            </w:r>
          </w:p>
        </w:tc>
        <w:tc>
          <w:tcPr>
            <w:tcW w:w="1560" w:type="dxa"/>
          </w:tcPr>
          <w:p w14:paraId="7E9454C8" w14:textId="77777777" w:rsidR="00392EBD" w:rsidRPr="00A70ECC" w:rsidRDefault="00392EBD" w:rsidP="00973CF1">
            <w:pPr>
              <w:rPr>
                <w:b/>
                <w:bCs/>
              </w:rPr>
            </w:pPr>
            <w:r w:rsidRPr="00A70ECC">
              <w:rPr>
                <w:b/>
                <w:bCs/>
              </w:rPr>
              <w:t>Specifications</w:t>
            </w:r>
          </w:p>
        </w:tc>
        <w:tc>
          <w:tcPr>
            <w:tcW w:w="1560" w:type="dxa"/>
          </w:tcPr>
          <w:p w14:paraId="1B856EC6" w14:textId="77777777" w:rsidR="00392EBD" w:rsidRPr="00A70ECC" w:rsidRDefault="00392EBD" w:rsidP="00973CF1">
            <w:pPr>
              <w:rPr>
                <w:b/>
                <w:bCs/>
              </w:rPr>
            </w:pPr>
            <w:r w:rsidRPr="00A70ECC">
              <w:rPr>
                <w:b/>
                <w:bCs/>
              </w:rPr>
              <w:t>Provision Date</w:t>
            </w:r>
          </w:p>
        </w:tc>
        <w:tc>
          <w:tcPr>
            <w:tcW w:w="1560" w:type="dxa"/>
          </w:tcPr>
          <w:p w14:paraId="68F76DFB" w14:textId="77777777" w:rsidR="00392EBD" w:rsidRPr="00A70ECC" w:rsidRDefault="00392EBD" w:rsidP="00973CF1">
            <w:pPr>
              <w:rPr>
                <w:b/>
                <w:bCs/>
              </w:rPr>
            </w:pPr>
            <w:r w:rsidRPr="00A70ECC">
              <w:rPr>
                <w:b/>
                <w:bCs/>
              </w:rPr>
              <w:t>Location</w:t>
            </w:r>
          </w:p>
        </w:tc>
        <w:tc>
          <w:tcPr>
            <w:tcW w:w="1560" w:type="dxa"/>
          </w:tcPr>
          <w:p w14:paraId="77431E08" w14:textId="77777777" w:rsidR="00392EBD" w:rsidRPr="00A70ECC" w:rsidRDefault="00392EBD" w:rsidP="00973CF1">
            <w:pPr>
              <w:rPr>
                <w:b/>
                <w:bCs/>
              </w:rPr>
            </w:pPr>
            <w:r w:rsidRPr="00A70ECC">
              <w:rPr>
                <w:b/>
                <w:bCs/>
              </w:rPr>
              <w:t>Maintenance Responsibility</w:t>
            </w:r>
          </w:p>
        </w:tc>
        <w:tc>
          <w:tcPr>
            <w:tcW w:w="1560" w:type="dxa"/>
          </w:tcPr>
          <w:p w14:paraId="64E40FAA" w14:textId="77777777" w:rsidR="00392EBD" w:rsidRPr="00A70ECC" w:rsidRDefault="00392EBD" w:rsidP="00973CF1">
            <w:pPr>
              <w:rPr>
                <w:b/>
                <w:bCs/>
              </w:rPr>
            </w:pPr>
            <w:r w:rsidRPr="00A70ECC">
              <w:rPr>
                <w:b/>
                <w:bCs/>
              </w:rPr>
              <w:t>Return Conditions</w:t>
            </w:r>
          </w:p>
        </w:tc>
      </w:tr>
      <w:tr w:rsidR="00392EBD" w14:paraId="496198CD" w14:textId="77777777" w:rsidTr="00973CF1">
        <w:tc>
          <w:tcPr>
            <w:tcW w:w="1560" w:type="dxa"/>
          </w:tcPr>
          <w:p w14:paraId="74B4B181" w14:textId="77777777" w:rsidR="00392EBD" w:rsidRDefault="00392EBD" w:rsidP="00973CF1">
            <w:r>
              <w:t>[Equipment item 1]</w:t>
            </w:r>
          </w:p>
        </w:tc>
        <w:tc>
          <w:tcPr>
            <w:tcW w:w="1560" w:type="dxa"/>
          </w:tcPr>
          <w:p w14:paraId="530A897D" w14:textId="77777777" w:rsidR="00392EBD" w:rsidRDefault="00392EBD" w:rsidP="00973CF1">
            <w:r>
              <w:t>[Technical specs]</w:t>
            </w:r>
          </w:p>
        </w:tc>
        <w:tc>
          <w:tcPr>
            <w:tcW w:w="1560" w:type="dxa"/>
          </w:tcPr>
          <w:p w14:paraId="56496257" w14:textId="77777777" w:rsidR="00392EBD" w:rsidRDefault="00392EBD" w:rsidP="00973CF1">
            <w:r>
              <w:t>[Date]</w:t>
            </w:r>
          </w:p>
        </w:tc>
        <w:tc>
          <w:tcPr>
            <w:tcW w:w="1560" w:type="dxa"/>
          </w:tcPr>
          <w:p w14:paraId="584E8CF4" w14:textId="77777777" w:rsidR="00392EBD" w:rsidRDefault="00392EBD" w:rsidP="00973CF1">
            <w:r>
              <w:t>[Location]</w:t>
            </w:r>
          </w:p>
        </w:tc>
        <w:tc>
          <w:tcPr>
            <w:tcW w:w="1560" w:type="dxa"/>
          </w:tcPr>
          <w:p w14:paraId="58825550" w14:textId="77777777" w:rsidR="00392EBD" w:rsidRDefault="00392EBD" w:rsidP="00973CF1">
            <w:r>
              <w:t>[Norton/Supplier]</w:t>
            </w:r>
          </w:p>
        </w:tc>
        <w:tc>
          <w:tcPr>
            <w:tcW w:w="1560" w:type="dxa"/>
          </w:tcPr>
          <w:p w14:paraId="1B0FD4C0" w14:textId="77777777" w:rsidR="00392EBD" w:rsidRDefault="00392EBD" w:rsidP="00973CF1">
            <w:r>
              <w:t>[Return requirements]</w:t>
            </w:r>
          </w:p>
        </w:tc>
      </w:tr>
      <w:tr w:rsidR="00392EBD" w14:paraId="0090C92D" w14:textId="77777777" w:rsidTr="00973CF1">
        <w:tc>
          <w:tcPr>
            <w:tcW w:w="1560" w:type="dxa"/>
          </w:tcPr>
          <w:p w14:paraId="402FBC27" w14:textId="77777777" w:rsidR="00392EBD" w:rsidRDefault="00392EBD" w:rsidP="00973CF1">
            <w:r>
              <w:t>[Equipment item 2]</w:t>
            </w:r>
          </w:p>
        </w:tc>
        <w:tc>
          <w:tcPr>
            <w:tcW w:w="1560" w:type="dxa"/>
          </w:tcPr>
          <w:p w14:paraId="0251E92E" w14:textId="77777777" w:rsidR="00392EBD" w:rsidRDefault="00392EBD" w:rsidP="00973CF1">
            <w:r>
              <w:t>[Technical specs]</w:t>
            </w:r>
          </w:p>
        </w:tc>
        <w:tc>
          <w:tcPr>
            <w:tcW w:w="1560" w:type="dxa"/>
          </w:tcPr>
          <w:p w14:paraId="1B6B485B" w14:textId="77777777" w:rsidR="00392EBD" w:rsidRDefault="00392EBD" w:rsidP="00973CF1">
            <w:r>
              <w:t>[Date]</w:t>
            </w:r>
          </w:p>
        </w:tc>
        <w:tc>
          <w:tcPr>
            <w:tcW w:w="1560" w:type="dxa"/>
          </w:tcPr>
          <w:p w14:paraId="7DC378D7" w14:textId="77777777" w:rsidR="00392EBD" w:rsidRDefault="00392EBD" w:rsidP="00973CF1">
            <w:r>
              <w:t>[Location]</w:t>
            </w:r>
          </w:p>
        </w:tc>
        <w:tc>
          <w:tcPr>
            <w:tcW w:w="1560" w:type="dxa"/>
          </w:tcPr>
          <w:p w14:paraId="4EFFC046" w14:textId="77777777" w:rsidR="00392EBD" w:rsidRDefault="00392EBD" w:rsidP="00973CF1">
            <w:r>
              <w:t>[Norton/Supplier]</w:t>
            </w:r>
          </w:p>
        </w:tc>
        <w:tc>
          <w:tcPr>
            <w:tcW w:w="1560" w:type="dxa"/>
          </w:tcPr>
          <w:p w14:paraId="4480141F" w14:textId="77777777" w:rsidR="00392EBD" w:rsidRDefault="00392EBD" w:rsidP="00973CF1">
            <w:r>
              <w:t>[Return requirements]</w:t>
            </w:r>
          </w:p>
        </w:tc>
      </w:tr>
    </w:tbl>
    <w:p w14:paraId="4D8263A4" w14:textId="77777777" w:rsidR="00392EBD" w:rsidRDefault="00392EBD" w:rsidP="00392EBD">
      <w:pPr>
        <w:pStyle w:val="ScheduleTitleClause"/>
        <w:keepNext w:val="0"/>
        <w:widowControl w:val="0"/>
        <w:numPr>
          <w:ilvl w:val="0"/>
          <w:numId w:val="0"/>
        </w:numPr>
        <w:ind w:left="720" w:hanging="720"/>
      </w:pPr>
    </w:p>
    <w:p w14:paraId="1E356F6F" w14:textId="77777777" w:rsidR="00392EBD" w:rsidRDefault="00392EBD" w:rsidP="00115CC2">
      <w:pPr>
        <w:pStyle w:val="Paragraph"/>
        <w:widowControl w:val="0"/>
      </w:pPr>
    </w:p>
    <w:p w14:paraId="0300C700" w14:textId="77777777" w:rsidR="00392EBD" w:rsidRPr="00655313" w:rsidRDefault="00392EBD" w:rsidP="008F51D5">
      <w:pPr>
        <w:pStyle w:val="Schedule"/>
        <w:pageBreakBefore/>
        <w:numPr>
          <w:ilvl w:val="0"/>
          <w:numId w:val="27"/>
        </w:numPr>
        <w:rPr>
          <w:b w:val="0"/>
        </w:rPr>
      </w:pPr>
      <w:bookmarkStart w:id="418" w:name="_Toc256000046"/>
      <w:bookmarkStart w:id="419" w:name="a879950"/>
      <w:r>
        <w:lastRenderedPageBreak/>
        <w:t>Charges, costs and payment</w:t>
      </w:r>
      <w:bookmarkEnd w:id="418"/>
      <w:bookmarkEnd w:id="419"/>
    </w:p>
    <w:commentRangeStart w:id="420"/>
    <w:p w14:paraId="4FDEFE07" w14:textId="77777777" w:rsidR="00392EBD" w:rsidRDefault="00392EBD" w:rsidP="008F51D5">
      <w:pPr>
        <w:pStyle w:val="ScheduleTitleClause"/>
        <w:numPr>
          <w:ilvl w:val="0"/>
          <w:numId w:val="30"/>
        </w:numPr>
      </w:pPr>
      <w:r>
        <w:fldChar w:fldCharType="begin"/>
      </w:r>
      <w:r>
        <w:instrText>TC "1. Charges" \l 1</w:instrText>
      </w:r>
      <w:r>
        <w:fldChar w:fldCharType="end"/>
      </w:r>
      <w:bookmarkStart w:id="421" w:name="_Toc256000047"/>
      <w:bookmarkStart w:id="422" w:name="a547950"/>
      <w:r>
        <w:t>Charges</w:t>
      </w:r>
      <w:bookmarkEnd w:id="421"/>
      <w:bookmarkEnd w:id="422"/>
      <w:commentRangeEnd w:id="420"/>
      <w:r>
        <w:rPr>
          <w:rStyle w:val="CommentReference"/>
          <w:rFonts w:asciiTheme="minorHAnsi" w:eastAsiaTheme="minorHAnsi" w:hAnsiTheme="minorHAnsi" w:cstheme="minorBidi"/>
          <w:b w:val="0"/>
          <w:kern w:val="2"/>
        </w:rPr>
        <w:commentReference w:id="420"/>
      </w:r>
    </w:p>
    <w:p w14:paraId="38C420C5" w14:textId="77777777" w:rsidR="00392EBD" w:rsidRPr="00E31DFC" w:rsidRDefault="00392EBD" w:rsidP="00392EBD">
      <w:pPr>
        <w:pStyle w:val="ScheduleTitleClause"/>
        <w:numPr>
          <w:ilvl w:val="0"/>
          <w:numId w:val="0"/>
        </w:numPr>
        <w:ind w:left="720"/>
        <w:rPr>
          <w:b w:val="0"/>
          <w:bCs/>
        </w:rPr>
      </w:pPr>
      <w:r w:rsidRPr="00E31DFC">
        <w:rPr>
          <w:b w:val="0"/>
          <w:bCs/>
        </w:rPr>
        <w:t>[SELECT OPTIONS AND DELETE THE REST]</w:t>
      </w:r>
    </w:p>
    <w:p w14:paraId="572A0852" w14:textId="77777777" w:rsidR="00392EBD" w:rsidRDefault="00392EBD" w:rsidP="008F51D5">
      <w:pPr>
        <w:pStyle w:val="ScheduleTitlesubclause1"/>
        <w:numPr>
          <w:ilvl w:val="1"/>
          <w:numId w:val="30"/>
        </w:numPr>
      </w:pPr>
      <w:r>
        <w:fldChar w:fldCharType="begin"/>
      </w:r>
      <w:r>
        <w:instrText>TC "1.1 Fixed price" \l 2</w:instrText>
      </w:r>
      <w:r>
        <w:fldChar w:fldCharType="end"/>
      </w:r>
      <w:bookmarkStart w:id="423" w:name="a332565"/>
      <w:r>
        <w:t>Fixed price</w:t>
      </w:r>
      <w:bookmarkEnd w:id="423"/>
    </w:p>
    <w:p w14:paraId="028E1B11" w14:textId="77777777" w:rsidR="00392EBD" w:rsidRDefault="00392EBD" w:rsidP="008F51D5">
      <w:pPr>
        <w:pStyle w:val="ScheduleUntitledsubclause2"/>
        <w:numPr>
          <w:ilvl w:val="2"/>
          <w:numId w:val="30"/>
        </w:numPr>
      </w:pPr>
      <w:bookmarkStart w:id="424" w:name="a911423"/>
      <w:r>
        <w:t xml:space="preserve">The total charges for the [Services </w:t>
      </w:r>
      <w:r>
        <w:rPr>
          <w:b/>
          <w:bCs/>
        </w:rPr>
        <w:t>OR</w:t>
      </w:r>
      <w:r>
        <w:t xml:space="preserve"> [PART OF THE SERVICES CHARGED ON A FIXED PRICE BASIS]] are £[AMOUNT].</w:t>
      </w:r>
      <w:bookmarkEnd w:id="424"/>
    </w:p>
    <w:p w14:paraId="20B11685" w14:textId="77777777" w:rsidR="00392EBD" w:rsidRDefault="00392EBD" w:rsidP="008F51D5">
      <w:pPr>
        <w:pStyle w:val="ScheduleUntitledsubclause2"/>
        <w:numPr>
          <w:ilvl w:val="2"/>
          <w:numId w:val="30"/>
        </w:numPr>
      </w:pPr>
      <w:bookmarkStart w:id="425" w:name="a559832"/>
      <w:r>
        <w:t>The[se] charges are calculated as follows: [CALCULATION METHOD].</w:t>
      </w:r>
      <w:bookmarkEnd w:id="425"/>
    </w:p>
    <w:p w14:paraId="44B9C0C3" w14:textId="77777777" w:rsidR="00392EBD" w:rsidRPr="00B01A36" w:rsidRDefault="00392EBD" w:rsidP="008F51D5">
      <w:pPr>
        <w:pStyle w:val="ScheduleTitlesubclause1"/>
        <w:numPr>
          <w:ilvl w:val="1"/>
          <w:numId w:val="30"/>
        </w:numPr>
      </w:pPr>
      <w:r>
        <w:fldChar w:fldCharType="begin"/>
      </w:r>
      <w:r>
        <w:instrText>TC "1.2 Time and materials" \l 2</w:instrText>
      </w:r>
      <w:r>
        <w:fldChar w:fldCharType="end"/>
      </w:r>
      <w:bookmarkStart w:id="426" w:name="a884403"/>
      <w:r>
        <w:t>Time and materials</w:t>
      </w:r>
      <w:bookmarkEnd w:id="426"/>
    </w:p>
    <w:p w14:paraId="2524DE85" w14:textId="77777777" w:rsidR="00392EBD" w:rsidRDefault="00392EBD" w:rsidP="008F51D5">
      <w:pPr>
        <w:pStyle w:val="ScheduleUntitledsubclause2"/>
        <w:numPr>
          <w:ilvl w:val="2"/>
          <w:numId w:val="30"/>
        </w:numPr>
      </w:pPr>
      <w:bookmarkStart w:id="427" w:name="a432678"/>
      <w:r>
        <w:t xml:space="preserve">The [Services </w:t>
      </w:r>
      <w:r>
        <w:rPr>
          <w:b/>
          <w:bCs/>
        </w:rPr>
        <w:t>OR</w:t>
      </w:r>
      <w:r>
        <w:t xml:space="preserve"> [RELEVANT PART OF THE SERVICES]] shall be charged on a time and materials basis as follows:</w:t>
      </w:r>
      <w:bookmarkEnd w:id="427"/>
    </w:p>
    <w:p w14:paraId="12795A74" w14:textId="77777777" w:rsidR="00392EBD" w:rsidRDefault="00392EBD" w:rsidP="008F51D5">
      <w:pPr>
        <w:pStyle w:val="ScheduleUntitledsubclause3"/>
        <w:numPr>
          <w:ilvl w:val="3"/>
          <w:numId w:val="30"/>
        </w:numPr>
      </w:pPr>
      <w:bookmarkStart w:id="428" w:name="a177609"/>
      <w:r>
        <w:t xml:space="preserve">The [daily </w:t>
      </w:r>
      <w:r>
        <w:rPr>
          <w:b/>
          <w:bCs/>
        </w:rPr>
        <w:t>OR</w:t>
      </w:r>
      <w:r>
        <w:t xml:space="preserve"> hourly] rates for the Supplier Personnel are: [SPECIFY]</w:t>
      </w:r>
      <w:bookmarkEnd w:id="428"/>
    </w:p>
    <w:p w14:paraId="548FC837" w14:textId="77777777" w:rsidR="00392EBD" w:rsidRDefault="00392EBD" w:rsidP="008F51D5">
      <w:pPr>
        <w:pStyle w:val="ScheduleUntitledsubclause3"/>
        <w:numPr>
          <w:ilvl w:val="3"/>
          <w:numId w:val="30"/>
        </w:numPr>
      </w:pPr>
      <w:bookmarkStart w:id="429" w:name="a859250"/>
      <w:r>
        <w:t>The weekend and overtime rates for the Supplier Personnel are: [SPECIFY]</w:t>
      </w:r>
      <w:bookmarkEnd w:id="429"/>
    </w:p>
    <w:p w14:paraId="2B00C90A" w14:textId="77777777" w:rsidR="00392EBD" w:rsidRDefault="00392EBD" w:rsidP="008F51D5">
      <w:pPr>
        <w:pStyle w:val="ScheduleTitleClause"/>
        <w:numPr>
          <w:ilvl w:val="0"/>
          <w:numId w:val="30"/>
        </w:numPr>
      </w:pPr>
      <w:r>
        <w:fldChar w:fldCharType="begin"/>
      </w:r>
      <w:r>
        <w:instrText>TC "2. Invoicing schedule" \l 1</w:instrText>
      </w:r>
      <w:r>
        <w:fldChar w:fldCharType="end"/>
      </w:r>
      <w:bookmarkStart w:id="430" w:name="_Toc256000048"/>
      <w:bookmarkStart w:id="431" w:name="a283923"/>
      <w:r>
        <w:t>Invoicing schedule</w:t>
      </w:r>
      <w:bookmarkEnd w:id="430"/>
      <w:bookmarkEnd w:id="431"/>
    </w:p>
    <w:p w14:paraId="582D3D0D" w14:textId="7D287DC2" w:rsidR="00392EBD" w:rsidRDefault="00392EBD" w:rsidP="008F51D5">
      <w:pPr>
        <w:pStyle w:val="ScheduleUntitledsubclause1"/>
        <w:numPr>
          <w:ilvl w:val="1"/>
          <w:numId w:val="30"/>
        </w:numPr>
      </w:pPr>
      <w:bookmarkStart w:id="432" w:name="a589696"/>
      <w:r>
        <w:t>The Supplier shall invoice Norton for the Charges on the following schedule: [SPECIFY].</w:t>
      </w:r>
      <w:bookmarkEnd w:id="432"/>
    </w:p>
    <w:p w14:paraId="5A8C134F" w14:textId="77777777" w:rsidR="00392EBD" w:rsidRDefault="00392EBD" w:rsidP="008F51D5">
      <w:pPr>
        <w:pStyle w:val="ScheduleTitleClause"/>
        <w:numPr>
          <w:ilvl w:val="0"/>
          <w:numId w:val="30"/>
        </w:numPr>
      </w:pPr>
      <w:r>
        <w:fldChar w:fldCharType="begin"/>
      </w:r>
      <w:r>
        <w:instrText>TC "3. Third party materials and services" \l 1</w:instrText>
      </w:r>
      <w:r>
        <w:fldChar w:fldCharType="end"/>
      </w:r>
      <w:bookmarkStart w:id="433" w:name="_Toc256000049"/>
      <w:bookmarkStart w:id="434" w:name="a141954"/>
      <w:r>
        <w:t>Third party materials and services</w:t>
      </w:r>
      <w:bookmarkEnd w:id="433"/>
      <w:bookmarkEnd w:id="434"/>
    </w:p>
    <w:p w14:paraId="4ACD93A4" w14:textId="76E3CCC0" w:rsidR="00392EBD" w:rsidRDefault="00392EBD" w:rsidP="008F51D5">
      <w:pPr>
        <w:pStyle w:val="ScheduleUntitledsubclause1"/>
        <w:numPr>
          <w:ilvl w:val="1"/>
          <w:numId w:val="30"/>
        </w:numPr>
      </w:pPr>
      <w:bookmarkStart w:id="435" w:name="a835209"/>
      <w:r>
        <w:t>The following materials and services procured from third parties shall be invoiced to Norton in addition to the Charges: [DETAILS].</w:t>
      </w:r>
      <w:bookmarkEnd w:id="435"/>
    </w:p>
    <w:p w14:paraId="4BA5E187" w14:textId="77777777" w:rsidR="00392EBD" w:rsidRPr="00655313" w:rsidRDefault="00392EBD" w:rsidP="008F51D5">
      <w:pPr>
        <w:pStyle w:val="Schedule"/>
        <w:pageBreakBefore/>
        <w:numPr>
          <w:ilvl w:val="0"/>
          <w:numId w:val="27"/>
        </w:numPr>
        <w:rPr>
          <w:b w:val="0"/>
        </w:rPr>
      </w:pPr>
      <w:bookmarkStart w:id="436" w:name="_Toc256000050"/>
      <w:bookmarkStart w:id="437" w:name="a544626"/>
      <w:r>
        <w:lastRenderedPageBreak/>
        <w:t>Supplier's Key Personnel, Subcontractors and Contract Managers</w:t>
      </w:r>
      <w:bookmarkEnd w:id="436"/>
      <w:bookmarkEnd w:id="437"/>
    </w:p>
    <w:p w14:paraId="35C9E7E9" w14:textId="1F88B88A" w:rsidR="00392EBD" w:rsidRDefault="00392EBD" w:rsidP="008F51D5">
      <w:pPr>
        <w:pStyle w:val="ScheduleTitleClause"/>
        <w:numPr>
          <w:ilvl w:val="0"/>
          <w:numId w:val="31"/>
        </w:numPr>
      </w:pPr>
      <w:r>
        <w:fldChar w:fldCharType="begin"/>
      </w:r>
      <w:r>
        <w:instrText>TC "1. Supplier's Key Personnel" \l 1</w:instrText>
      </w:r>
      <w:r>
        <w:fldChar w:fldCharType="end"/>
      </w:r>
      <w:bookmarkStart w:id="438" w:name="_Toc256000051"/>
      <w:bookmarkStart w:id="439" w:name="a449010"/>
      <w:r>
        <w:t>Supplier's Key Personnel</w:t>
      </w:r>
      <w:r>
        <w:fldChar w:fldCharType="begin"/>
      </w:r>
      <w:r>
        <w:fldChar w:fldCharType="end"/>
      </w:r>
      <w:bookmarkEnd w:id="438"/>
      <w:bookmarkEnd w:id="439"/>
    </w:p>
    <w:tbl>
      <w:tblPr>
        <w:tblStyle w:val="TableGrid"/>
        <w:tblW w:w="5000" w:type="pct"/>
        <w:tblLook w:val="04A0" w:firstRow="1" w:lastRow="0" w:firstColumn="1" w:lastColumn="0" w:noHBand="0" w:noVBand="1"/>
      </w:tblPr>
      <w:tblGrid>
        <w:gridCol w:w="4508"/>
        <w:gridCol w:w="4508"/>
      </w:tblGrid>
      <w:tr w:rsidR="00392EBD" w14:paraId="6E0100A0" w14:textId="77777777" w:rsidTr="00973CF1">
        <w:tc>
          <w:tcPr>
            <w:tcW w:w="2500" w:type="pct"/>
            <w:tcBorders>
              <w:top w:val="single" w:sz="4" w:space="0" w:color="auto"/>
              <w:left w:val="single" w:sz="4" w:space="0" w:color="auto"/>
              <w:bottom w:val="single" w:sz="4" w:space="0" w:color="auto"/>
              <w:right w:val="single" w:sz="4" w:space="0" w:color="auto"/>
            </w:tcBorders>
          </w:tcPr>
          <w:p w14:paraId="1DD2B6C1" w14:textId="77777777" w:rsidR="00392EBD" w:rsidRPr="00A117EB" w:rsidRDefault="00392EBD" w:rsidP="00973CF1">
            <w:pPr>
              <w:pStyle w:val="Paragraph"/>
              <w:rPr>
                <w:b/>
                <w:bCs/>
              </w:rPr>
            </w:pPr>
            <w:r>
              <w:rPr>
                <w:b/>
                <w:bCs/>
              </w:rPr>
              <w:t>Key Personnel member</w:t>
            </w:r>
          </w:p>
        </w:tc>
        <w:tc>
          <w:tcPr>
            <w:tcW w:w="2500" w:type="pct"/>
            <w:tcBorders>
              <w:top w:val="single" w:sz="4" w:space="0" w:color="auto"/>
              <w:left w:val="single" w:sz="4" w:space="0" w:color="auto"/>
              <w:bottom w:val="single" w:sz="4" w:space="0" w:color="auto"/>
              <w:right w:val="single" w:sz="4" w:space="0" w:color="auto"/>
            </w:tcBorders>
          </w:tcPr>
          <w:p w14:paraId="37B9CD2D" w14:textId="77777777" w:rsidR="00392EBD" w:rsidRPr="00A117EB" w:rsidRDefault="00392EBD" w:rsidP="00973CF1">
            <w:pPr>
              <w:pStyle w:val="Paragraph"/>
              <w:rPr>
                <w:b/>
                <w:bCs/>
              </w:rPr>
            </w:pPr>
            <w:r>
              <w:rPr>
                <w:b/>
                <w:bCs/>
              </w:rPr>
              <w:t>Minimum percentage of working hours allocated to Services</w:t>
            </w:r>
          </w:p>
        </w:tc>
      </w:tr>
      <w:tr w:rsidR="00392EBD" w14:paraId="6351B498" w14:textId="77777777" w:rsidTr="00973CF1">
        <w:tc>
          <w:tcPr>
            <w:tcW w:w="2500" w:type="pct"/>
            <w:tcBorders>
              <w:top w:val="single" w:sz="4" w:space="0" w:color="auto"/>
              <w:left w:val="single" w:sz="4" w:space="0" w:color="auto"/>
              <w:bottom w:val="single" w:sz="4" w:space="0" w:color="auto"/>
              <w:right w:val="single" w:sz="4" w:space="0" w:color="auto"/>
            </w:tcBorders>
          </w:tcPr>
          <w:p w14:paraId="3781ECB1" w14:textId="77777777" w:rsidR="00392EBD" w:rsidRDefault="00392EBD" w:rsidP="00973CF1">
            <w:pPr>
              <w:pStyle w:val="Paragraph"/>
            </w:pPr>
            <w:r>
              <w:t>[NAMES AND TITLES OF RELEVANT EMPLOYEES]</w:t>
            </w:r>
          </w:p>
        </w:tc>
        <w:tc>
          <w:tcPr>
            <w:tcW w:w="2500" w:type="pct"/>
            <w:tcBorders>
              <w:top w:val="single" w:sz="4" w:space="0" w:color="auto"/>
              <w:left w:val="single" w:sz="4" w:space="0" w:color="auto"/>
              <w:bottom w:val="single" w:sz="4" w:space="0" w:color="auto"/>
              <w:right w:val="single" w:sz="4" w:space="0" w:color="auto"/>
            </w:tcBorders>
          </w:tcPr>
          <w:p w14:paraId="0E6211CE" w14:textId="77777777" w:rsidR="00392EBD" w:rsidRDefault="00392EBD" w:rsidP="00973CF1">
            <w:pPr>
              <w:pStyle w:val="Paragraph"/>
            </w:pPr>
            <w:r>
              <w:t>[SPECIFY]</w:t>
            </w:r>
          </w:p>
        </w:tc>
      </w:tr>
    </w:tbl>
    <w:p w14:paraId="508A243A" w14:textId="77777777" w:rsidR="00392EBD" w:rsidRDefault="00392EBD" w:rsidP="00392EBD">
      <w:pPr>
        <w:pStyle w:val="Paragraph"/>
      </w:pPr>
    </w:p>
    <w:p w14:paraId="5E9CAC52" w14:textId="77777777" w:rsidR="00392EBD" w:rsidRDefault="00392EBD" w:rsidP="008F51D5">
      <w:pPr>
        <w:pStyle w:val="ScheduleTitleClause"/>
        <w:numPr>
          <w:ilvl w:val="0"/>
          <w:numId w:val="31"/>
        </w:numPr>
      </w:pPr>
      <w:r>
        <w:fldChar w:fldCharType="begin"/>
      </w:r>
      <w:r>
        <w:instrText>TC "2. Supplier Contract Manager(s)" \l 1</w:instrText>
      </w:r>
      <w:r>
        <w:fldChar w:fldCharType="end"/>
      </w:r>
      <w:bookmarkStart w:id="440" w:name="_Toc256000052"/>
      <w:bookmarkStart w:id="441" w:name="a121550"/>
      <w:r>
        <w:t>Supplier Contract Manager(s)</w:t>
      </w:r>
      <w:bookmarkEnd w:id="440"/>
      <w:bookmarkEnd w:id="441"/>
    </w:p>
    <w:p w14:paraId="3B8BAB2B" w14:textId="77777777" w:rsidR="00392EBD" w:rsidRDefault="00392EBD" w:rsidP="00392EBD">
      <w:pPr>
        <w:pStyle w:val="BulletList1"/>
      </w:pPr>
      <w:r>
        <w:t>[NAME]</w:t>
      </w:r>
    </w:p>
    <w:p w14:paraId="7832613E" w14:textId="683F0049" w:rsidR="00392EBD" w:rsidRDefault="00392EBD" w:rsidP="00392EBD">
      <w:pPr>
        <w:pStyle w:val="BulletList1"/>
        <w:numPr>
          <w:ilvl w:val="0"/>
          <w:numId w:val="0"/>
        </w:numPr>
        <w:ind w:left="360" w:hanging="360"/>
      </w:pPr>
    </w:p>
    <w:p w14:paraId="3FC97272" w14:textId="5A56D8E2" w:rsidR="00392EBD" w:rsidRDefault="00392EBD" w:rsidP="008F51D5">
      <w:pPr>
        <w:pStyle w:val="ScheduleTitleClause"/>
        <w:numPr>
          <w:ilvl w:val="0"/>
          <w:numId w:val="31"/>
        </w:numPr>
      </w:pPr>
      <w:r>
        <w:t xml:space="preserve">Permitted </w:t>
      </w:r>
      <w:r>
        <w:fldChar w:fldCharType="begin"/>
      </w:r>
      <w:r>
        <w:instrText>TC "3. Subcontractors" \l 1</w:instrText>
      </w:r>
      <w:r>
        <w:fldChar w:fldCharType="end"/>
      </w:r>
      <w:bookmarkStart w:id="442" w:name="_Toc256000053"/>
      <w:bookmarkStart w:id="443" w:name="a445770"/>
      <w:r>
        <w:t>Subcontractors</w:t>
      </w:r>
    </w:p>
    <w:p w14:paraId="2E38610C" w14:textId="77777777" w:rsidR="00392EBD" w:rsidRPr="00E31DFC" w:rsidRDefault="00392EBD" w:rsidP="00392EBD">
      <w:pPr>
        <w:pStyle w:val="ScheduleTitleClause"/>
        <w:numPr>
          <w:ilvl w:val="0"/>
          <w:numId w:val="0"/>
        </w:numPr>
        <w:rPr>
          <w:b w:val="0"/>
          <w:bCs/>
        </w:rPr>
      </w:pPr>
      <w:r w:rsidRPr="00E31DFC">
        <w:rPr>
          <w:b w:val="0"/>
          <w:bCs/>
        </w:rPr>
        <w:t>[</w:t>
      </w:r>
      <w:bookmarkEnd w:id="442"/>
      <w:bookmarkEnd w:id="443"/>
      <w:r w:rsidRPr="00E31DFC">
        <w:rPr>
          <w:b w:val="0"/>
          <w:bCs/>
        </w:rPr>
        <w:t>DELETE IF N/A]</w:t>
      </w:r>
    </w:p>
    <w:tbl>
      <w:tblPr>
        <w:tblStyle w:val="TableGrid"/>
        <w:tblW w:w="0" w:type="auto"/>
        <w:tblLook w:val="04A0" w:firstRow="1" w:lastRow="0" w:firstColumn="1" w:lastColumn="0" w:noHBand="0" w:noVBand="1"/>
      </w:tblPr>
      <w:tblGrid>
        <w:gridCol w:w="4530"/>
        <w:gridCol w:w="4486"/>
      </w:tblGrid>
      <w:tr w:rsidR="00392EBD" w14:paraId="369556F5" w14:textId="77777777" w:rsidTr="00973CF1">
        <w:tc>
          <w:tcPr>
            <w:tcW w:w="4675" w:type="dxa"/>
            <w:tcBorders>
              <w:top w:val="single" w:sz="4" w:space="0" w:color="auto"/>
              <w:left w:val="single" w:sz="4" w:space="0" w:color="auto"/>
              <w:bottom w:val="single" w:sz="4" w:space="0" w:color="auto"/>
              <w:right w:val="single" w:sz="4" w:space="0" w:color="auto"/>
            </w:tcBorders>
          </w:tcPr>
          <w:p w14:paraId="43EFD6D6" w14:textId="77777777" w:rsidR="00392EBD" w:rsidRPr="00242865" w:rsidRDefault="00392EBD" w:rsidP="00973CF1">
            <w:pPr>
              <w:pStyle w:val="Paragraph"/>
              <w:rPr>
                <w:b/>
                <w:bCs/>
              </w:rPr>
            </w:pPr>
            <w:r>
              <w:rPr>
                <w:b/>
                <w:bCs/>
              </w:rPr>
              <w:t>Permitted subcontractors</w:t>
            </w:r>
          </w:p>
        </w:tc>
        <w:tc>
          <w:tcPr>
            <w:tcW w:w="4675" w:type="dxa"/>
            <w:tcBorders>
              <w:top w:val="single" w:sz="4" w:space="0" w:color="auto"/>
              <w:left w:val="single" w:sz="4" w:space="0" w:color="auto"/>
              <w:bottom w:val="single" w:sz="4" w:space="0" w:color="auto"/>
              <w:right w:val="single" w:sz="4" w:space="0" w:color="auto"/>
            </w:tcBorders>
          </w:tcPr>
          <w:p w14:paraId="6311A289" w14:textId="77777777" w:rsidR="00392EBD" w:rsidRPr="00242865" w:rsidRDefault="00392EBD" w:rsidP="00973CF1">
            <w:pPr>
              <w:pStyle w:val="Paragraph"/>
              <w:rPr>
                <w:b/>
                <w:bCs/>
              </w:rPr>
            </w:pPr>
            <w:r>
              <w:rPr>
                <w:b/>
                <w:bCs/>
              </w:rPr>
              <w:t>Services subcontracted</w:t>
            </w:r>
          </w:p>
        </w:tc>
      </w:tr>
      <w:tr w:rsidR="00392EBD" w14:paraId="230B9FA9" w14:textId="77777777" w:rsidTr="00973CF1">
        <w:tc>
          <w:tcPr>
            <w:tcW w:w="4675" w:type="dxa"/>
            <w:tcBorders>
              <w:top w:val="single" w:sz="4" w:space="0" w:color="auto"/>
              <w:left w:val="single" w:sz="4" w:space="0" w:color="auto"/>
              <w:bottom w:val="single" w:sz="4" w:space="0" w:color="auto"/>
              <w:right w:val="single" w:sz="4" w:space="0" w:color="auto"/>
            </w:tcBorders>
          </w:tcPr>
          <w:p w14:paraId="1A35D224" w14:textId="77777777" w:rsidR="00392EBD" w:rsidRDefault="00392EBD" w:rsidP="00973CF1">
            <w:pPr>
              <w:pStyle w:val="Paragraph"/>
            </w:pPr>
            <w:r>
              <w:t>[NAMES OF PERMITTED SUBCONTRACTORS]</w:t>
            </w:r>
          </w:p>
        </w:tc>
        <w:tc>
          <w:tcPr>
            <w:tcW w:w="4675" w:type="dxa"/>
            <w:tcBorders>
              <w:top w:val="single" w:sz="4" w:space="0" w:color="auto"/>
              <w:left w:val="single" w:sz="4" w:space="0" w:color="auto"/>
              <w:bottom w:val="single" w:sz="4" w:space="0" w:color="auto"/>
              <w:right w:val="single" w:sz="4" w:space="0" w:color="auto"/>
            </w:tcBorders>
          </w:tcPr>
          <w:p w14:paraId="1DCB8074" w14:textId="77777777" w:rsidR="00392EBD" w:rsidRDefault="00392EBD" w:rsidP="00973CF1">
            <w:pPr>
              <w:pStyle w:val="Paragraph"/>
            </w:pPr>
            <w:r>
              <w:t>[SPECIFY]</w:t>
            </w:r>
          </w:p>
        </w:tc>
      </w:tr>
    </w:tbl>
    <w:p w14:paraId="0FF8CEBE" w14:textId="77777777" w:rsidR="00392EBD" w:rsidRDefault="00392EBD" w:rsidP="00392EBD">
      <w:pPr>
        <w:pStyle w:val="ScheduleTitleClause"/>
        <w:numPr>
          <w:ilvl w:val="0"/>
          <w:numId w:val="0"/>
        </w:numPr>
        <w:ind w:left="720" w:hanging="720"/>
      </w:pPr>
    </w:p>
    <w:p w14:paraId="57201947" w14:textId="3439B6A1" w:rsidR="00392EBD" w:rsidRDefault="00392EBD" w:rsidP="008F51D5">
      <w:pPr>
        <w:pStyle w:val="ScheduleTitleClause"/>
        <w:numPr>
          <w:ilvl w:val="0"/>
          <w:numId w:val="31"/>
        </w:numPr>
      </w:pPr>
      <w:r>
        <w:fldChar w:fldCharType="begin"/>
      </w:r>
      <w:r>
        <w:instrText>TC "4. Customer Contract Manager(s)" \l 1</w:instrText>
      </w:r>
      <w:r>
        <w:fldChar w:fldCharType="end"/>
      </w:r>
      <w:bookmarkStart w:id="444" w:name="_Toc256000054"/>
      <w:bookmarkStart w:id="445" w:name="a200286"/>
      <w:r>
        <w:t>Norton Contract Manager(s)</w:t>
      </w:r>
      <w:bookmarkEnd w:id="444"/>
      <w:bookmarkEnd w:id="445"/>
    </w:p>
    <w:p w14:paraId="057692DC" w14:textId="77777777" w:rsidR="00392EBD" w:rsidRDefault="00392EBD" w:rsidP="00392EBD">
      <w:pPr>
        <w:pStyle w:val="Paragraph"/>
      </w:pPr>
      <w:r>
        <w:t>[NAME]</w:t>
      </w:r>
    </w:p>
    <w:p w14:paraId="30ECC223" w14:textId="77777777" w:rsidR="00392EBD" w:rsidRPr="00655313" w:rsidRDefault="00392EBD" w:rsidP="008F51D5">
      <w:pPr>
        <w:pStyle w:val="Schedule"/>
        <w:pageBreakBefore/>
        <w:numPr>
          <w:ilvl w:val="0"/>
          <w:numId w:val="27"/>
        </w:numPr>
        <w:rPr>
          <w:b w:val="0"/>
        </w:rPr>
      </w:pPr>
      <w:bookmarkStart w:id="446" w:name="_Toc256000055"/>
      <w:bookmarkStart w:id="447" w:name="a387902"/>
      <w:commentRangeStart w:id="448"/>
      <w:r>
        <w:lastRenderedPageBreak/>
        <w:t xml:space="preserve">Mandatory </w:t>
      </w:r>
      <w:commentRangeEnd w:id="448"/>
      <w:r>
        <w:rPr>
          <w:rStyle w:val="CommentReference"/>
          <w:rFonts w:asciiTheme="minorHAnsi" w:eastAsiaTheme="minorHAnsi" w:hAnsiTheme="minorHAnsi" w:cstheme="minorBidi"/>
          <w:b w:val="0"/>
          <w:kern w:val="2"/>
          <w:lang w:val="en-GB"/>
          <w14:ligatures w14:val="standardContextual"/>
        </w:rPr>
        <w:commentReference w:id="448"/>
      </w:r>
      <w:r>
        <w:t>Policies</w:t>
      </w:r>
      <w:bookmarkEnd w:id="446"/>
      <w:bookmarkEnd w:id="447"/>
    </w:p>
    <w:p w14:paraId="05E085BF" w14:textId="77777777" w:rsidR="00392EBD" w:rsidRDefault="00392EBD" w:rsidP="00392EBD">
      <w:pPr>
        <w:pStyle w:val="Paragraph"/>
      </w:pPr>
      <w:r>
        <w:t>[LIST ANY NORTON POLICIES THE SUPPLIER WILL NEED TO FOLLOW – DELETE THE REST]</w:t>
      </w:r>
    </w:p>
    <w:p w14:paraId="11779960" w14:textId="77777777" w:rsidR="00392EBD" w:rsidRDefault="00392EBD" w:rsidP="00392EBD">
      <w:pPr>
        <w:pStyle w:val="Paragraph"/>
      </w:pPr>
      <w:r>
        <w:t>The Mandatory Policies are:</w:t>
      </w:r>
    </w:p>
    <w:p w14:paraId="3443B910" w14:textId="77777777" w:rsidR="00392EBD" w:rsidRDefault="00392EBD" w:rsidP="00392EBD">
      <w:pPr>
        <w:pStyle w:val="BulletList1"/>
      </w:pPr>
      <w:r>
        <w:t>[Supplier Code of Conduct.]</w:t>
      </w:r>
    </w:p>
    <w:p w14:paraId="251F75B4" w14:textId="77777777" w:rsidR="00392EBD" w:rsidRDefault="00392EBD" w:rsidP="00392EBD">
      <w:pPr>
        <w:pStyle w:val="BulletList1"/>
      </w:pPr>
      <w:r>
        <w:t>[Modern Slavery and Human Trafficking Policy.]</w:t>
      </w:r>
    </w:p>
    <w:p w14:paraId="42F33A88" w14:textId="77777777" w:rsidR="00392EBD" w:rsidRDefault="00392EBD" w:rsidP="00392EBD">
      <w:pPr>
        <w:pStyle w:val="BulletList1"/>
      </w:pPr>
      <w:r>
        <w:t>[Environmental, Social and Governance Policy.]</w:t>
      </w:r>
    </w:p>
    <w:p w14:paraId="08193978" w14:textId="77777777" w:rsidR="00392EBD" w:rsidRDefault="00392EBD" w:rsidP="00392EBD">
      <w:pPr>
        <w:pStyle w:val="BulletList1"/>
      </w:pPr>
      <w:r>
        <w:t>[Ethics and Anti-Bribery Policy.]</w:t>
      </w:r>
    </w:p>
    <w:p w14:paraId="4ABE5DB3" w14:textId="77777777" w:rsidR="00392EBD" w:rsidRDefault="00392EBD" w:rsidP="00392EBD">
      <w:pPr>
        <w:pStyle w:val="BulletList1"/>
      </w:pPr>
      <w:r>
        <w:t>[Expenses Policy.]</w:t>
      </w:r>
    </w:p>
    <w:p w14:paraId="041D8335" w14:textId="77777777" w:rsidR="00392EBD" w:rsidRDefault="00392EBD" w:rsidP="00392EBD">
      <w:pPr>
        <w:pStyle w:val="BulletList1"/>
      </w:pPr>
      <w:r>
        <w:t>[Health and Safety Policy.]</w:t>
      </w:r>
    </w:p>
    <w:p w14:paraId="7B3F404C" w14:textId="77777777" w:rsidR="00392EBD" w:rsidRDefault="00392EBD" w:rsidP="00392EBD">
      <w:pPr>
        <w:pStyle w:val="BulletList1"/>
      </w:pPr>
      <w:r>
        <w:t>[Security Policy.]</w:t>
      </w:r>
    </w:p>
    <w:p w14:paraId="44929EB7" w14:textId="77777777" w:rsidR="00392EBD" w:rsidRDefault="00392EBD" w:rsidP="00392EBD">
      <w:pPr>
        <w:pStyle w:val="BulletList1"/>
      </w:pPr>
      <w:r>
        <w:t>[AI Usage Policy.]</w:t>
      </w:r>
    </w:p>
    <w:p w14:paraId="47DFBD1A" w14:textId="77777777" w:rsidR="00392EBD" w:rsidRDefault="00392EBD" w:rsidP="00392EBD">
      <w:pPr>
        <w:spacing w:after="200" w:line="24" w:lineRule="auto"/>
      </w:pPr>
      <w:r>
        <w:br w:type="page"/>
      </w:r>
    </w:p>
    <w:p w14:paraId="6D667A7D" w14:textId="77777777" w:rsidR="00392EBD" w:rsidRPr="00E31DFC" w:rsidRDefault="00392EBD" w:rsidP="008F51D5">
      <w:pPr>
        <w:pStyle w:val="Schedule"/>
        <w:numPr>
          <w:ilvl w:val="0"/>
          <w:numId w:val="27"/>
        </w:numPr>
        <w:rPr>
          <w:b w:val="0"/>
          <w:bCs/>
        </w:rPr>
      </w:pPr>
      <w:bookmarkStart w:id="449" w:name="_Hlk215211151"/>
      <w:commentRangeStart w:id="450"/>
      <w:r w:rsidRPr="00F731EF">
        <w:lastRenderedPageBreak/>
        <w:t>Development Approach and Work Packages</w:t>
      </w:r>
      <w:commentRangeEnd w:id="450"/>
      <w:r>
        <w:rPr>
          <w:rStyle w:val="CommentReference"/>
          <w:rFonts w:asciiTheme="minorHAnsi" w:eastAsiaTheme="minorHAnsi" w:hAnsiTheme="minorHAnsi" w:cstheme="minorBidi"/>
          <w:b w:val="0"/>
          <w:kern w:val="2"/>
          <w:lang w:val="en-GB"/>
          <w14:ligatures w14:val="standardContextual"/>
        </w:rPr>
        <w:commentReference w:id="450"/>
      </w:r>
    </w:p>
    <w:bookmarkEnd w:id="449"/>
    <w:p w14:paraId="0F760AC5" w14:textId="77777777" w:rsidR="00392EBD" w:rsidRDefault="00392EBD" w:rsidP="00392EBD">
      <w:pPr>
        <w:pStyle w:val="ScheduleTitleClause"/>
      </w:pPr>
      <w:r>
        <w:t>Work Package Agreement Process</w:t>
      </w:r>
    </w:p>
    <w:p w14:paraId="3E87D6B2" w14:textId="0BB23E63" w:rsidR="00392EBD" w:rsidRDefault="00392EBD" w:rsidP="00115CC2">
      <w:pPr>
        <w:pStyle w:val="ScheduleUntitledsubclause1"/>
      </w:pPr>
      <w:bookmarkStart w:id="451" w:name="a747405"/>
      <w:r>
        <w:t xml:space="preserve">The </w:t>
      </w:r>
      <w:bookmarkStart w:id="452" w:name="a616124"/>
      <w:bookmarkEnd w:id="451"/>
      <w:r>
        <w:t xml:space="preserve">parties shall work together to agree each Work Package before the </w:t>
      </w:r>
      <w:bookmarkStart w:id="453" w:name="a569729"/>
      <w:bookmarkEnd w:id="452"/>
      <w:r>
        <w:t xml:space="preserve">Supplier commences work. Each Work Package shall </w:t>
      </w:r>
      <w:bookmarkEnd w:id="453"/>
      <w:r>
        <w:t>be documented in writing and signed by both parties' Contract Managers.</w:t>
      </w:r>
    </w:p>
    <w:p w14:paraId="7C444E2A" w14:textId="77777777" w:rsidR="00392EBD" w:rsidRDefault="00392EBD" w:rsidP="00392EBD">
      <w:pPr>
        <w:pStyle w:val="ScheduleUntitledsubclause1"/>
      </w:pPr>
      <w:r>
        <w:t>Each Work Package shall specify:</w:t>
      </w:r>
    </w:p>
    <w:p w14:paraId="6377A9DA" w14:textId="77777777" w:rsidR="00392EBD" w:rsidRDefault="00392EBD" w:rsidP="00392EBD">
      <w:pPr>
        <w:pStyle w:val="ScheduleUntitledsubclause2"/>
      </w:pPr>
      <w:r>
        <w:t xml:space="preserve">scope of work, including technical objectives and </w:t>
      </w:r>
      <w:proofErr w:type="gramStart"/>
      <w:r>
        <w:t>deliverables;</w:t>
      </w:r>
      <w:proofErr w:type="gramEnd"/>
    </w:p>
    <w:p w14:paraId="00BBEF22" w14:textId="77777777" w:rsidR="00392EBD" w:rsidRDefault="00392EBD" w:rsidP="00392EBD">
      <w:pPr>
        <w:pStyle w:val="ScheduleUntitledsubclause2"/>
      </w:pPr>
      <w:r>
        <w:t xml:space="preserve">timeline and key </w:t>
      </w:r>
      <w:proofErr w:type="gramStart"/>
      <w:r>
        <w:t>milestones;</w:t>
      </w:r>
      <w:proofErr w:type="gramEnd"/>
    </w:p>
    <w:p w14:paraId="44D1A426" w14:textId="77777777" w:rsidR="00392EBD" w:rsidRDefault="00392EBD" w:rsidP="00392EBD">
      <w:pPr>
        <w:pStyle w:val="ScheduleUntitledsubclause2"/>
      </w:pPr>
      <w:r>
        <w:t xml:space="preserve">resources required, including personnel, equipment and </w:t>
      </w:r>
      <w:proofErr w:type="gramStart"/>
      <w:r>
        <w:t>materials;</w:t>
      </w:r>
      <w:proofErr w:type="gramEnd"/>
    </w:p>
    <w:p w14:paraId="39931382" w14:textId="77777777" w:rsidR="00392EBD" w:rsidRDefault="00392EBD" w:rsidP="00392EBD">
      <w:pPr>
        <w:pStyle w:val="ScheduleUntitledsubclause2"/>
      </w:pPr>
      <w:r>
        <w:t xml:space="preserve">estimated budget and any budget </w:t>
      </w:r>
      <w:proofErr w:type="gramStart"/>
      <w:r>
        <w:t>caps;</w:t>
      </w:r>
      <w:proofErr w:type="gramEnd"/>
    </w:p>
    <w:p w14:paraId="5A602F07" w14:textId="77777777" w:rsidR="00392EBD" w:rsidRDefault="00392EBD" w:rsidP="00392EBD">
      <w:pPr>
        <w:pStyle w:val="ScheduleUntitledsubclause2"/>
      </w:pPr>
      <w:r>
        <w:t>acceptance criteria and review process; and</w:t>
      </w:r>
    </w:p>
    <w:p w14:paraId="36F9005A" w14:textId="77777777" w:rsidR="00392EBD" w:rsidRDefault="00392EBD" w:rsidP="00392EBD">
      <w:pPr>
        <w:pStyle w:val="ScheduleUntitledsubclause2"/>
      </w:pPr>
      <w:r>
        <w:t xml:space="preserve">any Norton Technology to be provided to </w:t>
      </w:r>
      <w:bookmarkStart w:id="454" w:name="a578555"/>
      <w:r>
        <w:t>the Supplier.</w:t>
      </w:r>
    </w:p>
    <w:p w14:paraId="098F4A40" w14:textId="50100B05" w:rsidR="00392EBD" w:rsidRDefault="00392EBD" w:rsidP="00392EBD">
      <w:pPr>
        <w:pStyle w:val="ScheduleUntitledsubclause1"/>
      </w:pPr>
      <w:r>
        <w:t>Norton may propose a Work Package by providing the Supplier with a written description of the proposed scope, objectives and timeline. The Supplier shall, within 10 Business Days, provide Norton with a detailed proposal including resource requirements, estimated costs and proposed timeline.</w:t>
      </w:r>
    </w:p>
    <w:p w14:paraId="59202CA6" w14:textId="361A54D8" w:rsidR="00392EBD" w:rsidRDefault="00392EBD" w:rsidP="00392EBD">
      <w:pPr>
        <w:pStyle w:val="ScheduleUntitledsubclause1"/>
      </w:pPr>
      <w:r>
        <w:t>The parties shall negotiate in good faith to agree the final terms of each Work Package. No Work Package shall be binding until signed by both parties' Contract Managers.</w:t>
      </w:r>
    </w:p>
    <w:p w14:paraId="425DCD5F" w14:textId="77777777" w:rsidR="00392EBD" w:rsidRDefault="00392EBD" w:rsidP="00392EBD">
      <w:pPr>
        <w:pStyle w:val="ScheduleTitleClause"/>
      </w:pPr>
      <w:r>
        <w:t xml:space="preserve">Work Package </w:t>
      </w:r>
      <w:commentRangeStart w:id="455"/>
      <w:r>
        <w:t>Change Control</w:t>
      </w:r>
      <w:commentRangeEnd w:id="455"/>
      <w:r>
        <w:rPr>
          <w:rStyle w:val="CommentReference"/>
          <w:rFonts w:asciiTheme="minorHAnsi" w:eastAsiaTheme="minorHAnsi" w:hAnsiTheme="minorHAnsi" w:cstheme="minorBidi"/>
          <w:b w:val="0"/>
          <w:kern w:val="2"/>
        </w:rPr>
        <w:commentReference w:id="455"/>
      </w:r>
    </w:p>
    <w:p w14:paraId="239C9306" w14:textId="2B35BE2F" w:rsidR="00392EBD" w:rsidRDefault="00392EBD" w:rsidP="00392EBD">
      <w:pPr>
        <w:pStyle w:val="ScheduleUntitledsubclause1"/>
      </w:pPr>
      <w:r>
        <w:t>Either party may propose changes to an agreed Work Package by submitting a written change request to the other party's Contract Manager, setting out:</w:t>
      </w:r>
    </w:p>
    <w:p w14:paraId="48C11B08" w14:textId="77777777" w:rsidR="00392EBD" w:rsidRDefault="00392EBD" w:rsidP="00392EBD">
      <w:pPr>
        <w:pStyle w:val="ScheduleUntitledsubclause2"/>
      </w:pPr>
      <w:r>
        <w:t xml:space="preserve">the nature and reason for the proposed </w:t>
      </w:r>
      <w:proofErr w:type="gramStart"/>
      <w:r>
        <w:t>change;</w:t>
      </w:r>
      <w:proofErr w:type="gramEnd"/>
    </w:p>
    <w:p w14:paraId="3336D12E" w14:textId="77777777" w:rsidR="00392EBD" w:rsidRDefault="00392EBD" w:rsidP="00392EBD">
      <w:pPr>
        <w:pStyle w:val="ScheduleUntitledsubclause2"/>
      </w:pPr>
      <w:r>
        <w:t>the impact on scope, timeline and deliverables; and</w:t>
      </w:r>
    </w:p>
    <w:p w14:paraId="5903B24B" w14:textId="77777777" w:rsidR="00392EBD" w:rsidRDefault="00392EBD" w:rsidP="00392EBD">
      <w:pPr>
        <w:pStyle w:val="ScheduleUntitledsubclause2"/>
      </w:pPr>
      <w:r>
        <w:t>the estimated impact on costs and resources.</w:t>
      </w:r>
    </w:p>
    <w:p w14:paraId="7DDBC640" w14:textId="47CDD123" w:rsidR="00392EBD" w:rsidRDefault="00392EBD" w:rsidP="00392EBD">
      <w:pPr>
        <w:pStyle w:val="ScheduleUntitledsubclause1"/>
      </w:pPr>
      <w:r>
        <w:t>The receiving party shall respond to a change request within 10 Business Days, either accepting the change, proposing modifications, or rejecting it with reasons.</w:t>
      </w:r>
    </w:p>
    <w:p w14:paraId="735191BD" w14:textId="77777777" w:rsidR="00392EBD" w:rsidRDefault="00392EBD" w:rsidP="00392EBD">
      <w:pPr>
        <w:pStyle w:val="ScheduleUntitledsubclause1"/>
      </w:pPr>
      <w:r>
        <w:t>No change to a Work Package shall be effective until agreed in writing and signed by both parties' Contract Managers. The Supplier shall not implement any change until it has been formally agreed.</w:t>
      </w:r>
    </w:p>
    <w:p w14:paraId="1B50EFAE" w14:textId="77777777" w:rsidR="00392EBD" w:rsidRDefault="00392EBD" w:rsidP="00392EBD">
      <w:pPr>
        <w:pStyle w:val="ScheduleTitleClause"/>
      </w:pPr>
      <w:r>
        <w:t>Review and Planning Meetings</w:t>
      </w:r>
    </w:p>
    <w:p w14:paraId="0B07AEF8" w14:textId="77777777" w:rsidR="00392EBD" w:rsidRDefault="00392EBD" w:rsidP="00392EBD">
      <w:pPr>
        <w:pStyle w:val="ScheduleUntitledsubclause1"/>
      </w:pPr>
      <w:r>
        <w:t>The parties shall hold regular Work Package review meetings at intervals agreed in each Work Package (and in any event not less frequently than monthly) to:</w:t>
      </w:r>
    </w:p>
    <w:p w14:paraId="40D021E2" w14:textId="77777777" w:rsidR="00392EBD" w:rsidRDefault="00392EBD" w:rsidP="00392EBD">
      <w:pPr>
        <w:pStyle w:val="ScheduleUntitledsubclause2"/>
      </w:pPr>
      <w:r>
        <w:lastRenderedPageBreak/>
        <w:t xml:space="preserve">review progress against milestones and </w:t>
      </w:r>
      <w:proofErr w:type="gramStart"/>
      <w:r>
        <w:t>objectives;</w:t>
      </w:r>
      <w:proofErr w:type="gramEnd"/>
    </w:p>
    <w:p w14:paraId="0BB0A103" w14:textId="77777777" w:rsidR="00392EBD" w:rsidRDefault="00392EBD" w:rsidP="00392EBD">
      <w:pPr>
        <w:pStyle w:val="ScheduleUntitledsubclause2"/>
      </w:pPr>
      <w:r>
        <w:t xml:space="preserve">discuss technical findings, challenges and </w:t>
      </w:r>
      <w:proofErr w:type="gramStart"/>
      <w:r>
        <w:t>solutions;</w:t>
      </w:r>
      <w:proofErr w:type="gramEnd"/>
    </w:p>
    <w:p w14:paraId="121DB5A0" w14:textId="77777777" w:rsidR="00392EBD" w:rsidRDefault="00392EBD" w:rsidP="00392EBD">
      <w:pPr>
        <w:pStyle w:val="ScheduleUntitledsubclause2"/>
      </w:pPr>
      <w:r>
        <w:t xml:space="preserve">review budget and resource </w:t>
      </w:r>
      <w:proofErr w:type="gramStart"/>
      <w:r>
        <w:t>utilisation;</w:t>
      </w:r>
      <w:proofErr w:type="gramEnd"/>
    </w:p>
    <w:p w14:paraId="18CD842F" w14:textId="77777777" w:rsidR="00392EBD" w:rsidRDefault="00392EBD" w:rsidP="00392EBD">
      <w:pPr>
        <w:pStyle w:val="ScheduleUntitledsubclause2"/>
      </w:pPr>
      <w:r>
        <w:t xml:space="preserve">identify and manage risks and </w:t>
      </w:r>
      <w:proofErr w:type="gramStart"/>
      <w:r>
        <w:t>issues;</w:t>
      </w:r>
      <w:proofErr w:type="gramEnd"/>
    </w:p>
    <w:p w14:paraId="1F54B660" w14:textId="77777777" w:rsidR="00392EBD" w:rsidRDefault="00392EBD" w:rsidP="00392EBD">
      <w:pPr>
        <w:pStyle w:val="ScheduleUntitledsubclause2"/>
      </w:pPr>
      <w:r>
        <w:t>plan activities for the next period; and</w:t>
      </w:r>
    </w:p>
    <w:p w14:paraId="0FE5364D" w14:textId="77777777" w:rsidR="00392EBD" w:rsidRDefault="00392EBD" w:rsidP="00392EBD">
      <w:pPr>
        <w:pStyle w:val="ScheduleUntitledsubclause2"/>
      </w:pPr>
      <w:r>
        <w:t>discuss opportunities for improvement.</w:t>
      </w:r>
    </w:p>
    <w:p w14:paraId="6760EF01" w14:textId="77777777" w:rsidR="00392EBD" w:rsidRDefault="00392EBD" w:rsidP="00392EBD">
      <w:pPr>
        <w:pStyle w:val="ScheduleUntitledsubclause1"/>
      </w:pPr>
      <w:r>
        <w:t>Each review meeting shall be attended by each party's Contract Manager and relevant technical personnel. The Supplier shall prepare and circulate meeting agendas at least 3 Business Days in advance.</w:t>
      </w:r>
    </w:p>
    <w:p w14:paraId="0CBDDAB3" w14:textId="77777777" w:rsidR="00392EBD" w:rsidRDefault="00392EBD" w:rsidP="00392EBD">
      <w:pPr>
        <w:pStyle w:val="ScheduleUntitledsubclause1"/>
      </w:pPr>
      <w:r>
        <w:t xml:space="preserve">The Supplier shall prepare written minutes of each review meeting documenting decisions made, actions </w:t>
      </w:r>
      <w:proofErr w:type="gramStart"/>
      <w:r>
        <w:t>agreed</w:t>
      </w:r>
      <w:proofErr w:type="gramEnd"/>
      <w:r>
        <w:t xml:space="preserve"> and issues identified. Minutes shall be circulated to both parties within 5 Business Days of each meeting.</w:t>
      </w:r>
    </w:p>
    <w:p w14:paraId="6A7BB6A1" w14:textId="77777777" w:rsidR="00392EBD" w:rsidRDefault="00392EBD" w:rsidP="00392EBD">
      <w:pPr>
        <w:pStyle w:val="ScheduleUntitledsubclause1"/>
      </w:pPr>
      <w:r>
        <w:t>At the completion of each Work Package, the parties shall hold a retrospective meeting to review what worked well, what could be improved and lessons learned for future Work Packages.</w:t>
      </w:r>
    </w:p>
    <w:p w14:paraId="271A21C5" w14:textId="77777777" w:rsidR="00392EBD" w:rsidRDefault="00392EBD" w:rsidP="00392EBD">
      <w:pPr>
        <w:pStyle w:val="ScheduleTitleClause"/>
      </w:pPr>
      <w:commentRangeStart w:id="456"/>
      <w:r>
        <w:t>Written Reports</w:t>
      </w:r>
      <w:commentRangeEnd w:id="456"/>
      <w:r>
        <w:rPr>
          <w:rStyle w:val="CommentReference"/>
          <w:rFonts w:asciiTheme="minorHAnsi" w:eastAsiaTheme="minorHAnsi" w:hAnsiTheme="minorHAnsi" w:cstheme="minorBidi"/>
          <w:b w:val="0"/>
          <w:kern w:val="2"/>
        </w:rPr>
        <w:commentReference w:id="456"/>
      </w:r>
    </w:p>
    <w:p w14:paraId="308E4FE5" w14:textId="77777777" w:rsidR="00392EBD" w:rsidRDefault="00392EBD" w:rsidP="00392EBD">
      <w:pPr>
        <w:pStyle w:val="ScheduleUntitledsubclause1"/>
      </w:pPr>
      <w:r>
        <w:t>The Supplier shall provide Norton with written progress reports for each active Work Package at the frequency specified in that Work Package (and in any event not less frequently than monthly).</w:t>
      </w:r>
    </w:p>
    <w:p w14:paraId="5E9BC90D" w14:textId="77777777" w:rsidR="00392EBD" w:rsidRDefault="00392EBD" w:rsidP="00392EBD">
      <w:pPr>
        <w:pStyle w:val="ScheduleUntitledsubclause1"/>
      </w:pPr>
      <w:r>
        <w:t>Each progress report shall include:</w:t>
      </w:r>
    </w:p>
    <w:p w14:paraId="197CCECB" w14:textId="77777777" w:rsidR="00392EBD" w:rsidRDefault="00392EBD" w:rsidP="00392EBD">
      <w:pPr>
        <w:pStyle w:val="ScheduleUntitledsubclause2"/>
      </w:pPr>
      <w:r>
        <w:t xml:space="preserve">summary of work completed during the reporting </w:t>
      </w:r>
      <w:proofErr w:type="gramStart"/>
      <w:r>
        <w:t>period;</w:t>
      </w:r>
      <w:proofErr w:type="gramEnd"/>
    </w:p>
    <w:p w14:paraId="6415F7C4" w14:textId="77777777" w:rsidR="00392EBD" w:rsidRDefault="00392EBD" w:rsidP="00392EBD">
      <w:pPr>
        <w:pStyle w:val="ScheduleUntitledsubclause2"/>
      </w:pPr>
      <w:r>
        <w:t xml:space="preserve">progress against milestones and </w:t>
      </w:r>
      <w:proofErr w:type="gramStart"/>
      <w:r>
        <w:t>deliverables;</w:t>
      </w:r>
      <w:proofErr w:type="gramEnd"/>
    </w:p>
    <w:p w14:paraId="39CF18FC" w14:textId="77777777" w:rsidR="00392EBD" w:rsidRDefault="00392EBD" w:rsidP="00392EBD">
      <w:pPr>
        <w:pStyle w:val="ScheduleUntitledsubclause2"/>
      </w:pPr>
      <w:r>
        <w:t xml:space="preserve">key technical findings and </w:t>
      </w:r>
      <w:proofErr w:type="gramStart"/>
      <w:r>
        <w:t>outcomes;</w:t>
      </w:r>
      <w:proofErr w:type="gramEnd"/>
    </w:p>
    <w:p w14:paraId="58FE3BE9" w14:textId="77777777" w:rsidR="00392EBD" w:rsidRDefault="00392EBD" w:rsidP="00392EBD">
      <w:pPr>
        <w:pStyle w:val="ScheduleUntitledsubclause2"/>
      </w:pPr>
      <w:r>
        <w:t xml:space="preserve">actual costs incurred and comparison to </w:t>
      </w:r>
      <w:proofErr w:type="gramStart"/>
      <w:r>
        <w:t>budget;</w:t>
      </w:r>
      <w:proofErr w:type="gramEnd"/>
    </w:p>
    <w:p w14:paraId="2C4D349C" w14:textId="77777777" w:rsidR="00392EBD" w:rsidRDefault="00392EBD" w:rsidP="00392EBD">
      <w:pPr>
        <w:pStyle w:val="ScheduleUntitledsubclause2"/>
      </w:pPr>
      <w:r>
        <w:t xml:space="preserve">forecast of costs to </w:t>
      </w:r>
      <w:proofErr w:type="gramStart"/>
      <w:r>
        <w:t>completion;</w:t>
      </w:r>
      <w:proofErr w:type="gramEnd"/>
    </w:p>
    <w:p w14:paraId="28E80BC8" w14:textId="77777777" w:rsidR="00392EBD" w:rsidRDefault="00392EBD" w:rsidP="00392EBD">
      <w:pPr>
        <w:pStyle w:val="ScheduleUntitledsubclause2"/>
      </w:pPr>
      <w:r>
        <w:t xml:space="preserve">identification of risks, issues and </w:t>
      </w:r>
      <w:proofErr w:type="gramStart"/>
      <w:r>
        <w:t>dependencies;</w:t>
      </w:r>
      <w:proofErr w:type="gramEnd"/>
    </w:p>
    <w:p w14:paraId="6918B997" w14:textId="77777777" w:rsidR="00392EBD" w:rsidRDefault="00392EBD" w:rsidP="00392EBD">
      <w:pPr>
        <w:pStyle w:val="ScheduleUntitledsubclause2"/>
      </w:pPr>
      <w:r>
        <w:t>planned activities for the next reporting period; and</w:t>
      </w:r>
    </w:p>
    <w:p w14:paraId="7494D010" w14:textId="77777777" w:rsidR="00392EBD" w:rsidRDefault="00392EBD" w:rsidP="00392EBD">
      <w:pPr>
        <w:pStyle w:val="ScheduleUntitledsubclause2"/>
      </w:pPr>
      <w:r>
        <w:t>any matters requiring Norton decision or input.</w:t>
      </w:r>
    </w:p>
    <w:p w14:paraId="0BFED978" w14:textId="77777777" w:rsidR="00392EBD" w:rsidRDefault="00392EBD" w:rsidP="00392EBD">
      <w:pPr>
        <w:pStyle w:val="ScheduleUntitledsubclause1"/>
      </w:pPr>
      <w:r>
        <w:t>The Supplier shall immediately notify Norton in writing of any circumstances that may materially affect the delivery of a Work Package, including any anticipated delay, cost overrun, or technical obstacle.</w:t>
      </w:r>
    </w:p>
    <w:p w14:paraId="4AE99A8C" w14:textId="77777777" w:rsidR="00392EBD" w:rsidRDefault="00392EBD" w:rsidP="00392EBD">
      <w:pPr>
        <w:pStyle w:val="ScheduleUntitledsubclause1"/>
      </w:pPr>
      <w:r>
        <w:lastRenderedPageBreak/>
        <w:t xml:space="preserve">Upon completion of each Work Package, the Supplier shall prepare a </w:t>
      </w:r>
      <w:commentRangeStart w:id="457"/>
      <w:r>
        <w:t xml:space="preserve">Completion Report </w:t>
      </w:r>
      <w:commentRangeEnd w:id="457"/>
      <w:r>
        <w:rPr>
          <w:rStyle w:val="CommentReference"/>
          <w:rFonts w:asciiTheme="minorHAnsi" w:eastAsiaTheme="minorHAnsi" w:hAnsiTheme="minorHAnsi" w:cstheme="minorBidi"/>
        </w:rPr>
        <w:commentReference w:id="457"/>
      </w:r>
      <w:r>
        <w:t>documenting the work performed, results achieved, deliverables provided and any recommendations for future work.</w:t>
      </w:r>
    </w:p>
    <w:p w14:paraId="7EDAD169" w14:textId="77777777" w:rsidR="00392EBD" w:rsidRDefault="00392EBD" w:rsidP="00392EBD">
      <w:pPr>
        <w:pStyle w:val="ScheduleTitleClause"/>
      </w:pPr>
      <w:commentRangeStart w:id="458"/>
      <w:r>
        <w:t>Acceptance Criteria and Process</w:t>
      </w:r>
      <w:commentRangeEnd w:id="458"/>
      <w:r>
        <w:rPr>
          <w:rStyle w:val="CommentReference"/>
          <w:rFonts w:asciiTheme="minorHAnsi" w:eastAsiaTheme="minorHAnsi" w:hAnsiTheme="minorHAnsi" w:cstheme="minorBidi"/>
          <w:b w:val="0"/>
          <w:kern w:val="2"/>
        </w:rPr>
        <w:commentReference w:id="458"/>
      </w:r>
    </w:p>
    <w:p w14:paraId="2BA0A035" w14:textId="77777777" w:rsidR="00392EBD" w:rsidRDefault="00392EBD" w:rsidP="00392EBD">
      <w:pPr>
        <w:pStyle w:val="ScheduleUntitledsubclause1"/>
      </w:pPr>
      <w:r>
        <w:t>The parties shall work together to agree specific acceptance criteria for each Work Package before work commences. The acceptance criteria shall be documented in the Work Package agreement.</w:t>
      </w:r>
    </w:p>
    <w:p w14:paraId="4C2EDCDB" w14:textId="77777777" w:rsidR="00392EBD" w:rsidRDefault="00392EBD" w:rsidP="00392EBD">
      <w:pPr>
        <w:pStyle w:val="ScheduleUntitledsubclause1"/>
      </w:pPr>
      <w:r>
        <w:t>Acceptance criteria shall be appropriate to the nature of the work and may include:</w:t>
      </w:r>
    </w:p>
    <w:p w14:paraId="3CDBA1F7" w14:textId="77777777" w:rsidR="00392EBD" w:rsidRDefault="00392EBD" w:rsidP="00392EBD">
      <w:pPr>
        <w:pStyle w:val="ScheduleUntitledsubclause2"/>
      </w:pPr>
      <w:r>
        <w:t xml:space="preserve">technical performance specifications and </w:t>
      </w:r>
      <w:proofErr w:type="gramStart"/>
      <w:r>
        <w:t>tolerances;</w:t>
      </w:r>
      <w:proofErr w:type="gramEnd"/>
    </w:p>
    <w:p w14:paraId="50E1437E" w14:textId="77777777" w:rsidR="00392EBD" w:rsidRDefault="00392EBD" w:rsidP="00392EBD">
      <w:pPr>
        <w:pStyle w:val="ScheduleUntitledsubclause2"/>
      </w:pPr>
      <w:r>
        <w:t xml:space="preserve">testing and validation </w:t>
      </w:r>
      <w:proofErr w:type="gramStart"/>
      <w:r>
        <w:t>requirements;</w:t>
      </w:r>
      <w:proofErr w:type="gramEnd"/>
    </w:p>
    <w:p w14:paraId="6CE70C8A" w14:textId="77777777" w:rsidR="00392EBD" w:rsidRDefault="00392EBD" w:rsidP="00392EBD">
      <w:pPr>
        <w:pStyle w:val="ScheduleUntitledsubclause2"/>
      </w:pPr>
      <w:r>
        <w:t xml:space="preserve">documentation and reporting </w:t>
      </w:r>
      <w:proofErr w:type="gramStart"/>
      <w:r>
        <w:t>standards;</w:t>
      </w:r>
      <w:proofErr w:type="gramEnd"/>
    </w:p>
    <w:p w14:paraId="76D90D2E" w14:textId="77777777" w:rsidR="00392EBD" w:rsidRDefault="00392EBD" w:rsidP="00392EBD">
      <w:pPr>
        <w:pStyle w:val="ScheduleUntitledsubclause2"/>
      </w:pPr>
      <w:r>
        <w:t xml:space="preserve">quality standards and inspection </w:t>
      </w:r>
      <w:proofErr w:type="gramStart"/>
      <w:r>
        <w:t>procedures;</w:t>
      </w:r>
      <w:proofErr w:type="gramEnd"/>
    </w:p>
    <w:p w14:paraId="7FDB9212" w14:textId="77777777" w:rsidR="00392EBD" w:rsidRDefault="00392EBD" w:rsidP="00392EBD">
      <w:pPr>
        <w:pStyle w:val="ScheduleUntitledsubclause2"/>
      </w:pPr>
      <w:r>
        <w:t>completion of specific deliverables; and</w:t>
      </w:r>
    </w:p>
    <w:p w14:paraId="257FC031" w14:textId="77777777" w:rsidR="00392EBD" w:rsidRDefault="00392EBD" w:rsidP="00392EBD">
      <w:pPr>
        <w:pStyle w:val="ScheduleUntitledsubclause2"/>
      </w:pPr>
      <w:r>
        <w:t>achievement of Project Objectives.</w:t>
      </w:r>
    </w:p>
    <w:p w14:paraId="30FCD0D3" w14:textId="77777777" w:rsidR="00392EBD" w:rsidRDefault="00392EBD" w:rsidP="00392EBD">
      <w:pPr>
        <w:pStyle w:val="ScheduleUntitledsubclause1"/>
      </w:pPr>
      <w:r>
        <w:t>When the Supplier believes a Work Package (or milestone within a Work Package) meets the acceptance criteria, it shall notify Norton in writing and provide evidence of compliance with the acceptance criteria.</w:t>
      </w:r>
    </w:p>
    <w:p w14:paraId="6DE3EAE4" w14:textId="77777777" w:rsidR="00392EBD" w:rsidRDefault="00392EBD" w:rsidP="00392EBD">
      <w:pPr>
        <w:pStyle w:val="ScheduleUntitledsubclause1"/>
      </w:pPr>
      <w:r>
        <w:t>Norton shall, within the period specified in the Work Package agreement, review the work and either accept it, accept it subject to minor remedial work, or reject it with detailed reasons.</w:t>
      </w:r>
    </w:p>
    <w:p w14:paraId="5BB72E87" w14:textId="77777777" w:rsidR="00392EBD" w:rsidRDefault="00392EBD" w:rsidP="00392EBD">
      <w:pPr>
        <w:pStyle w:val="ScheduleUntitledsubclause1"/>
      </w:pPr>
      <w:r>
        <w:t>If work is rejected, the parties shall work together in good faith to agree what remedial work is required. The Supplier shall carry out agreed remedial work at no additional cost to Norton unless the rejection resulted from a change in requirements not previously communicated to the Supplier.</w:t>
      </w:r>
    </w:p>
    <w:p w14:paraId="1D80DB12" w14:textId="77777777" w:rsidR="00392EBD" w:rsidRDefault="00392EBD" w:rsidP="00392EBD">
      <w:pPr>
        <w:pStyle w:val="ScheduleUntitledsubclause1"/>
      </w:pPr>
      <w:commentRangeStart w:id="459"/>
      <w:r>
        <w:t>Given the nature of research and development work, the parties acknowledge that outcomes may vary from initial expectations. Where work has been performed in accordance with agreed methodologies and standards but does not achieve the desired technical outcome, this shall not constitute a failure to meet acceptance criteria, provided the Supplier has used reasonable skill and care.</w:t>
      </w:r>
      <w:commentRangeEnd w:id="459"/>
      <w:r>
        <w:rPr>
          <w:rStyle w:val="CommentReference"/>
          <w:rFonts w:asciiTheme="minorHAnsi" w:eastAsiaTheme="minorHAnsi" w:hAnsiTheme="minorHAnsi" w:cstheme="minorBidi"/>
        </w:rPr>
        <w:commentReference w:id="459"/>
      </w:r>
    </w:p>
    <w:p w14:paraId="7360F5D6" w14:textId="77777777" w:rsidR="00392EBD" w:rsidRDefault="00392EBD" w:rsidP="00392EBD">
      <w:pPr>
        <w:pStyle w:val="ScheduleTitleClause"/>
      </w:pPr>
      <w:r>
        <w:t xml:space="preserve">Work Package </w:t>
      </w:r>
      <w:commentRangeStart w:id="460"/>
      <w:r>
        <w:t>Disputes</w:t>
      </w:r>
      <w:commentRangeEnd w:id="460"/>
      <w:r>
        <w:rPr>
          <w:rStyle w:val="CommentReference"/>
          <w:rFonts w:asciiTheme="minorHAnsi" w:eastAsiaTheme="minorHAnsi" w:hAnsiTheme="minorHAnsi" w:cstheme="minorBidi"/>
          <w:b w:val="0"/>
          <w:kern w:val="2"/>
        </w:rPr>
        <w:commentReference w:id="460"/>
      </w:r>
    </w:p>
    <w:p w14:paraId="69C40AB3" w14:textId="77777777" w:rsidR="00392EBD" w:rsidRDefault="00392EBD" w:rsidP="00392EBD">
      <w:pPr>
        <w:pStyle w:val="ScheduleUntitledsubclause1"/>
      </w:pPr>
      <w:r>
        <w:t>If a dispute arises in relation to any Work Package (including disputes about scope, acceptance, technical approach, or costs), either party may refer the matter to the other party's Contract Manager for resolution.</w:t>
      </w:r>
    </w:p>
    <w:p w14:paraId="20DB6DE4" w14:textId="5B245FD2" w:rsidR="00392EBD" w:rsidRDefault="00392EBD" w:rsidP="00115CC2">
      <w:pPr>
        <w:pStyle w:val="ScheduleUntitledsubclause1"/>
      </w:pPr>
      <w:r>
        <w:lastRenderedPageBreak/>
        <w:t xml:space="preserve">The Contract Managers shall meet (in person </w:t>
      </w:r>
      <w:bookmarkEnd w:id="454"/>
      <w:r>
        <w:t>or remotely) within 5 Business Days of the dispute being raised and shall use reasonable endeavours to resolve the dispute through good faith negotiation.</w:t>
      </w:r>
    </w:p>
    <w:p w14:paraId="1D1376C8" w14:textId="6507739B" w:rsidR="00392EBD" w:rsidRDefault="00392EBD" w:rsidP="00392EBD">
      <w:pPr>
        <w:pStyle w:val="ScheduleUntitledsubclause1"/>
      </w:pPr>
      <w:r>
        <w:t>If the Contract Managers cannot resolve the dispute within 10 Business Days, either party may escalate the matter to senior management in accordance with clause 34 of this agreement.</w:t>
      </w:r>
    </w:p>
    <w:p w14:paraId="0EC09DEB" w14:textId="77777777" w:rsidR="00392EBD" w:rsidRDefault="00392EBD" w:rsidP="00392EBD">
      <w:pPr>
        <w:pStyle w:val="ScheduleUntitledsubclause1"/>
      </w:pPr>
      <w:r>
        <w:t>Where a dispute relates to technical matters, the parties may agree to appoint an independent technical expert to provide a non-binding opinion on the matter in dispute. The costs of any such expert shall be shared equally unless the parties agree otherwise.</w:t>
      </w:r>
    </w:p>
    <w:p w14:paraId="0E76E9E2" w14:textId="77777777" w:rsidR="00392EBD" w:rsidRDefault="00392EBD" w:rsidP="00392EBD">
      <w:pPr>
        <w:pStyle w:val="ScheduleUntitledsubclause1"/>
      </w:pPr>
      <w:r>
        <w:t>Unless otherwise agreed or directed by Norton, the Supplier shall continue to perform the Services during any dispute resolution process, provided Norton continues to pay undisputed amounts in accordance with this agreement.</w:t>
      </w:r>
    </w:p>
    <w:p w14:paraId="02F74EB5" w14:textId="77777777" w:rsidR="00392EBD" w:rsidRDefault="00392EBD" w:rsidP="00392EBD">
      <w:pPr>
        <w:pStyle w:val="ScheduleUntitledsubclause1"/>
      </w:pPr>
      <w:r>
        <w:t>Nothing in this Schedule limits the parties' rights under the dispute resolution provisions in clause 34 or any other provision of this agreement.</w:t>
      </w:r>
    </w:p>
    <w:p w14:paraId="649333CB" w14:textId="77777777" w:rsidR="00392EBD" w:rsidRDefault="00392EBD" w:rsidP="00392EBD">
      <w:pPr>
        <w:pStyle w:val="ScheduleTitleClause"/>
      </w:pPr>
      <w:commentRangeStart w:id="461"/>
      <w:r>
        <w:t>Roles and Responsibilities</w:t>
      </w:r>
      <w:commentRangeEnd w:id="461"/>
      <w:r>
        <w:rPr>
          <w:rStyle w:val="CommentReference"/>
          <w:rFonts w:asciiTheme="minorHAnsi" w:eastAsiaTheme="minorHAnsi" w:hAnsiTheme="minorHAnsi" w:cstheme="minorBidi"/>
          <w:b w:val="0"/>
          <w:kern w:val="2"/>
        </w:rPr>
        <w:commentReference w:id="461"/>
      </w:r>
    </w:p>
    <w:p w14:paraId="7E36DBDF" w14:textId="77777777" w:rsidR="00392EBD" w:rsidRDefault="00392EBD" w:rsidP="00392EBD">
      <w:pPr>
        <w:pStyle w:val="ScheduleUntitledsubclause1"/>
      </w:pPr>
      <w:r>
        <w:t>Contract Manager Responsibilities</w:t>
      </w:r>
    </w:p>
    <w:p w14:paraId="199DE4CA" w14:textId="77777777" w:rsidR="00392EBD" w:rsidRDefault="00392EBD" w:rsidP="00392EBD">
      <w:pPr>
        <w:pStyle w:val="ScheduleUntitledsubclause1"/>
        <w:numPr>
          <w:ilvl w:val="0"/>
          <w:numId w:val="0"/>
        </w:numPr>
        <w:ind w:left="720"/>
      </w:pPr>
      <w:r>
        <w:t>Each party's Contract Manager shall have the following responsibilities in relation to Work Packages:</w:t>
      </w:r>
    </w:p>
    <w:p w14:paraId="595EC6B7" w14:textId="77777777" w:rsidR="00392EBD" w:rsidRDefault="00392EBD" w:rsidP="00392EBD">
      <w:pPr>
        <w:pStyle w:val="ScheduleUntitledsubclause2"/>
      </w:pPr>
      <w:r>
        <w:t xml:space="preserve">day-to-day oversight and coordination of Work Package </w:t>
      </w:r>
      <w:proofErr w:type="gramStart"/>
      <w:r>
        <w:t>delivery;</w:t>
      </w:r>
      <w:proofErr w:type="gramEnd"/>
    </w:p>
    <w:p w14:paraId="23FA3033" w14:textId="77777777" w:rsidR="00392EBD" w:rsidRDefault="00392EBD" w:rsidP="00392EBD">
      <w:pPr>
        <w:pStyle w:val="ScheduleUntitledsubclause2"/>
      </w:pPr>
      <w:r>
        <w:t xml:space="preserve">negotiating and agreeing Work Package terms and </w:t>
      </w:r>
      <w:proofErr w:type="gramStart"/>
      <w:r>
        <w:t>changes;</w:t>
      </w:r>
      <w:proofErr w:type="gramEnd"/>
    </w:p>
    <w:p w14:paraId="5017E693" w14:textId="77777777" w:rsidR="00392EBD" w:rsidRDefault="00392EBD" w:rsidP="00392EBD">
      <w:pPr>
        <w:pStyle w:val="ScheduleUntitledsubclause2"/>
      </w:pPr>
      <w:r>
        <w:t xml:space="preserve">monitoring progress, budget and </w:t>
      </w:r>
      <w:proofErr w:type="gramStart"/>
      <w:r>
        <w:t>risks;</w:t>
      </w:r>
      <w:proofErr w:type="gramEnd"/>
    </w:p>
    <w:p w14:paraId="3FF56B45" w14:textId="77777777" w:rsidR="00392EBD" w:rsidRDefault="00392EBD" w:rsidP="00392EBD">
      <w:pPr>
        <w:pStyle w:val="ScheduleUntitledsubclause2"/>
      </w:pPr>
      <w:r>
        <w:t xml:space="preserve">facilitating communication between the </w:t>
      </w:r>
      <w:proofErr w:type="gramStart"/>
      <w:r>
        <w:t>parties;</w:t>
      </w:r>
      <w:proofErr w:type="gramEnd"/>
    </w:p>
    <w:p w14:paraId="4521160D" w14:textId="77777777" w:rsidR="00392EBD" w:rsidRDefault="00392EBD" w:rsidP="00392EBD">
      <w:pPr>
        <w:pStyle w:val="ScheduleUntitledsubclause2"/>
      </w:pPr>
      <w:r>
        <w:t xml:space="preserve">resolving operational issues and escalating matters as </w:t>
      </w:r>
      <w:proofErr w:type="gramStart"/>
      <w:r>
        <w:t>appropriate;</w:t>
      </w:r>
      <w:proofErr w:type="gramEnd"/>
    </w:p>
    <w:p w14:paraId="2157BE5A" w14:textId="77777777" w:rsidR="00392EBD" w:rsidRDefault="00392EBD" w:rsidP="00392EBD">
      <w:pPr>
        <w:pStyle w:val="ScheduleUntitledsubclause2"/>
      </w:pPr>
      <w:r>
        <w:t>reviewing and approving progress reports; and</w:t>
      </w:r>
    </w:p>
    <w:p w14:paraId="3E2E3D11" w14:textId="77777777" w:rsidR="00392EBD" w:rsidRDefault="00392EBD" w:rsidP="00392EBD">
      <w:pPr>
        <w:pStyle w:val="ScheduleUntitledsubclause2"/>
      </w:pPr>
      <w:r>
        <w:t>ensuring compliance with this agreement and Work Package terms.</w:t>
      </w:r>
    </w:p>
    <w:p w14:paraId="0EE97BC3" w14:textId="77777777" w:rsidR="00392EBD" w:rsidRDefault="00392EBD" w:rsidP="00392EBD">
      <w:pPr>
        <w:pStyle w:val="ScheduleUntitledsubclause1"/>
      </w:pPr>
      <w:r>
        <w:t>Technical Lead Responsibilities</w:t>
      </w:r>
    </w:p>
    <w:p w14:paraId="2E3D9F5D" w14:textId="77777777" w:rsidR="00392EBD" w:rsidRDefault="00392EBD" w:rsidP="00392EBD">
      <w:pPr>
        <w:pStyle w:val="ScheduleUntitledsubclause1"/>
        <w:numPr>
          <w:ilvl w:val="0"/>
          <w:numId w:val="0"/>
        </w:numPr>
        <w:ind w:left="720"/>
      </w:pPr>
      <w:r>
        <w:t>Each party may designate a Technical Lead for each Work Package. The Technical Leads shall:</w:t>
      </w:r>
    </w:p>
    <w:p w14:paraId="0D177D1E" w14:textId="77777777" w:rsidR="00392EBD" w:rsidRDefault="00392EBD" w:rsidP="00392EBD">
      <w:pPr>
        <w:pStyle w:val="ScheduleUntitledsubclause2"/>
      </w:pPr>
      <w:r>
        <w:t xml:space="preserve">provide technical direction and guidance for the Work </w:t>
      </w:r>
      <w:proofErr w:type="gramStart"/>
      <w:r>
        <w:t>Package;</w:t>
      </w:r>
      <w:proofErr w:type="gramEnd"/>
    </w:p>
    <w:p w14:paraId="5927A291" w14:textId="77777777" w:rsidR="00392EBD" w:rsidRDefault="00392EBD" w:rsidP="00392EBD">
      <w:pPr>
        <w:pStyle w:val="ScheduleUntitledsubclause2"/>
      </w:pPr>
      <w:r>
        <w:t xml:space="preserve">work together to resolve technical challenges and </w:t>
      </w:r>
      <w:proofErr w:type="gramStart"/>
      <w:r>
        <w:t>issues;</w:t>
      </w:r>
      <w:proofErr w:type="gramEnd"/>
    </w:p>
    <w:p w14:paraId="60947721" w14:textId="77777777" w:rsidR="00392EBD" w:rsidRDefault="00392EBD" w:rsidP="00392EBD">
      <w:pPr>
        <w:pStyle w:val="ScheduleUntitledsubclause2"/>
      </w:pPr>
      <w:r>
        <w:t xml:space="preserve">review technical deliverables and provide </w:t>
      </w:r>
      <w:proofErr w:type="gramStart"/>
      <w:r>
        <w:t>feedback;</w:t>
      </w:r>
      <w:proofErr w:type="gramEnd"/>
    </w:p>
    <w:p w14:paraId="3AAB20C1" w14:textId="77777777" w:rsidR="00392EBD" w:rsidRDefault="00392EBD" w:rsidP="00392EBD">
      <w:pPr>
        <w:pStyle w:val="ScheduleUntitledsubclause2"/>
      </w:pPr>
      <w:r>
        <w:t xml:space="preserve">assess technical risks and recommend mitigation </w:t>
      </w:r>
      <w:proofErr w:type="gramStart"/>
      <w:r>
        <w:t>strategies;</w:t>
      </w:r>
      <w:proofErr w:type="gramEnd"/>
    </w:p>
    <w:p w14:paraId="521457F1" w14:textId="77777777" w:rsidR="00392EBD" w:rsidRDefault="00392EBD" w:rsidP="00392EBD">
      <w:pPr>
        <w:pStyle w:val="ScheduleUntitledsubclause2"/>
      </w:pPr>
      <w:r>
        <w:lastRenderedPageBreak/>
        <w:t xml:space="preserve">ensure technical quality and compliance with </w:t>
      </w:r>
      <w:proofErr w:type="gramStart"/>
      <w:r>
        <w:t>standards;</w:t>
      </w:r>
      <w:proofErr w:type="gramEnd"/>
    </w:p>
    <w:p w14:paraId="717E8B7E" w14:textId="77777777" w:rsidR="00392EBD" w:rsidRDefault="00392EBD" w:rsidP="00392EBD">
      <w:pPr>
        <w:pStyle w:val="ScheduleUntitledsubclause2"/>
      </w:pPr>
      <w:r>
        <w:t>facilitate knowledge transfer between the parties' technical teams; and</w:t>
      </w:r>
    </w:p>
    <w:p w14:paraId="1EBA63E6" w14:textId="77777777" w:rsidR="00392EBD" w:rsidRDefault="00392EBD" w:rsidP="00392EBD">
      <w:pPr>
        <w:pStyle w:val="ScheduleUntitledsubclause2"/>
      </w:pPr>
      <w:r>
        <w:t>advise the Contract Managers on technical matters.</w:t>
      </w:r>
    </w:p>
    <w:p w14:paraId="6F974399" w14:textId="77777777" w:rsidR="00392EBD" w:rsidRDefault="00392EBD" w:rsidP="00392EBD">
      <w:pPr>
        <w:pStyle w:val="ScheduleTitleClause"/>
      </w:pPr>
      <w:r>
        <w:t>Decision-Making Authority</w:t>
      </w:r>
    </w:p>
    <w:p w14:paraId="190924A5" w14:textId="77777777" w:rsidR="00392EBD" w:rsidRDefault="00392EBD" w:rsidP="00392EBD">
      <w:pPr>
        <w:pStyle w:val="ScheduleUntitledsubclause1"/>
        <w:numPr>
          <w:ilvl w:val="0"/>
          <w:numId w:val="0"/>
        </w:numPr>
        <w:ind w:left="720"/>
      </w:pPr>
      <w:r>
        <w:t>The following decision-making authority levels apply:</w:t>
      </w:r>
    </w:p>
    <w:p w14:paraId="0ECF7C53" w14:textId="77777777" w:rsidR="00392EBD" w:rsidRDefault="00392EBD" w:rsidP="00392EBD">
      <w:pPr>
        <w:pStyle w:val="ScheduleUntitledsubclause1"/>
      </w:pPr>
      <w:r>
        <w:t>Technical Leads may approve: (a) technical approaches and methodologies within agreed scope; (b) technical specifications and standards; (c) deliverable formats and documentation standards; and (d) technical risk mitigation strategies.</w:t>
      </w:r>
    </w:p>
    <w:p w14:paraId="48E14056" w14:textId="77777777" w:rsidR="00392EBD" w:rsidRDefault="00392EBD" w:rsidP="00392EBD">
      <w:pPr>
        <w:pStyle w:val="ScheduleUntitledsubclause1"/>
      </w:pPr>
      <w:r>
        <w:t>Contract Managers may approve: (a) written agreement of new Work Packages; (b) routine operational decisions within agreed Work Package scope; (c) schedule adjustments; (d) Work Package changes; (e) resource allocation decisions.</w:t>
      </w:r>
    </w:p>
    <w:p w14:paraId="046E0853" w14:textId="77777777" w:rsidR="00392EBD" w:rsidRDefault="00392EBD" w:rsidP="00392EBD">
      <w:pPr>
        <w:pStyle w:val="ScheduleUntitledsubclause1"/>
      </w:pPr>
      <w:commentRangeStart w:id="462"/>
      <w:r>
        <w:t>Contract Managers do not have authority to grant a licence of Intellectual Property Rights or approve the use of Confidential Information outside of the scope of a Work Package.</w:t>
      </w:r>
      <w:commentRangeEnd w:id="462"/>
      <w:r>
        <w:rPr>
          <w:rStyle w:val="CommentReference"/>
          <w:rFonts w:asciiTheme="minorHAnsi" w:eastAsiaTheme="minorHAnsi" w:hAnsiTheme="minorHAnsi" w:cstheme="minorBidi"/>
        </w:rPr>
        <w:commentReference w:id="462"/>
      </w:r>
    </w:p>
    <w:p w14:paraId="0C420CE8" w14:textId="77777777" w:rsidR="00392EBD" w:rsidRDefault="00392EBD" w:rsidP="00392EBD">
      <w:pPr>
        <w:pStyle w:val="ScheduleUntitledsubclause1"/>
      </w:pPr>
      <w:r>
        <w:t>Any decision outside these authority levels must be escalated to the appropriate level for approval before implementation.</w:t>
      </w:r>
    </w:p>
    <w:p w14:paraId="5CF5CEF6" w14:textId="77777777" w:rsidR="00392EBD" w:rsidRDefault="00392EBD" w:rsidP="00392EBD">
      <w:pPr>
        <w:pStyle w:val="ScheduleTitleClause"/>
      </w:pPr>
      <w:commentRangeStart w:id="463"/>
      <w:r>
        <w:t>Knowledge Sharing and Transfer</w:t>
      </w:r>
      <w:commentRangeEnd w:id="463"/>
      <w:r>
        <w:rPr>
          <w:rStyle w:val="CommentReference"/>
          <w:rFonts w:asciiTheme="minorHAnsi" w:eastAsiaTheme="minorHAnsi" w:hAnsiTheme="minorHAnsi" w:cstheme="minorBidi"/>
          <w:b w:val="0"/>
          <w:kern w:val="2"/>
        </w:rPr>
        <w:commentReference w:id="463"/>
      </w:r>
    </w:p>
    <w:p w14:paraId="5D11936C" w14:textId="77777777" w:rsidR="00392EBD" w:rsidRDefault="00392EBD" w:rsidP="00392EBD">
      <w:pPr>
        <w:pStyle w:val="ScheduleUntitledsubclause1"/>
      </w:pPr>
      <w:r>
        <w:t>For each Work Package, the Supplier shall deliver technical documentation appropriate to the nature and stage of the work, including design documentation, test results, materials specifications and recommendations for further development.</w:t>
      </w:r>
    </w:p>
    <w:p w14:paraId="06519132" w14:textId="77777777" w:rsidR="00392EBD" w:rsidRDefault="00392EBD" w:rsidP="00392EBD">
      <w:pPr>
        <w:pStyle w:val="ScheduleUntitledsubclause1"/>
      </w:pPr>
      <w:r>
        <w:t>The Supplier shall provide knowledge transfer sessions as reasonably requested by Norton, including:</w:t>
      </w:r>
    </w:p>
    <w:p w14:paraId="023BE16B" w14:textId="77777777" w:rsidR="00392EBD" w:rsidRDefault="00392EBD" w:rsidP="00392EBD">
      <w:pPr>
        <w:pStyle w:val="ScheduleUntitledsubclause2"/>
      </w:pPr>
      <w:r>
        <w:t xml:space="preserve">technical briefings on work performed and results </w:t>
      </w:r>
      <w:proofErr w:type="gramStart"/>
      <w:r>
        <w:t>achieved;</w:t>
      </w:r>
      <w:proofErr w:type="gramEnd"/>
    </w:p>
    <w:p w14:paraId="4E436677" w14:textId="77777777" w:rsidR="00392EBD" w:rsidRDefault="00392EBD" w:rsidP="00392EBD">
      <w:pPr>
        <w:pStyle w:val="ScheduleUntitledsubclause2"/>
      </w:pPr>
      <w:r>
        <w:t xml:space="preserve">training on methodologies, tools and processes </w:t>
      </w:r>
      <w:proofErr w:type="gramStart"/>
      <w:r>
        <w:t>developed;</w:t>
      </w:r>
      <w:proofErr w:type="gramEnd"/>
    </w:p>
    <w:p w14:paraId="0ABEBD9A" w14:textId="77777777" w:rsidR="00392EBD" w:rsidRDefault="00392EBD" w:rsidP="00392EBD">
      <w:pPr>
        <w:pStyle w:val="ScheduleUntitledsubclause2"/>
      </w:pPr>
      <w:r>
        <w:t xml:space="preserve">demonstrations of prototypes and </w:t>
      </w:r>
      <w:proofErr w:type="gramStart"/>
      <w:r>
        <w:t>deliverables;</w:t>
      </w:r>
      <w:proofErr w:type="gramEnd"/>
    </w:p>
    <w:p w14:paraId="527C634F" w14:textId="77777777" w:rsidR="00392EBD" w:rsidRDefault="00392EBD" w:rsidP="00392EBD">
      <w:pPr>
        <w:pStyle w:val="ScheduleUntitledsubclause2"/>
      </w:pPr>
      <w:r>
        <w:t>workshops on technical capabilities developed; and</w:t>
      </w:r>
    </w:p>
    <w:p w14:paraId="08FAA78B" w14:textId="77777777" w:rsidR="00392EBD" w:rsidRDefault="00392EBD" w:rsidP="00392EBD">
      <w:pPr>
        <w:pStyle w:val="ScheduleUntitledsubclause2"/>
      </w:pPr>
      <w:r>
        <w:t>handover sessions for completed Work Packages.</w:t>
      </w:r>
    </w:p>
    <w:p w14:paraId="12FA2ACF" w14:textId="77777777" w:rsidR="00392EBD" w:rsidRDefault="00392EBD" w:rsidP="00392EBD">
      <w:pPr>
        <w:pStyle w:val="ScheduleUntitledsubclause1"/>
      </w:pPr>
      <w:r>
        <w:t>Norton shall have the right to observe work in progress and access the Supplier's facilities (subject to reasonable notice and security requirements) to facilitate knowledge transfer and understanding of the Services.</w:t>
      </w:r>
    </w:p>
    <w:p w14:paraId="2248FA3A" w14:textId="77777777" w:rsidR="00392EBD" w:rsidRDefault="00392EBD" w:rsidP="00392EBD">
      <w:pPr>
        <w:pStyle w:val="ScheduleUntitledsubclause1"/>
      </w:pPr>
      <w:r>
        <w:t>The parties shall share relevant technical information and expertise openly to facilitate effective problem-solving and achievement of Project Objectives.</w:t>
      </w:r>
    </w:p>
    <w:p w14:paraId="64B4514B" w14:textId="77777777" w:rsidR="00392EBD" w:rsidRDefault="00392EBD" w:rsidP="00392EBD">
      <w:pPr>
        <w:pStyle w:val="ScheduleTitleClause"/>
      </w:pPr>
      <w:commentRangeStart w:id="464"/>
      <w:r>
        <w:lastRenderedPageBreak/>
        <w:t>Joint Problem-Solving</w:t>
      </w:r>
      <w:commentRangeEnd w:id="464"/>
      <w:r>
        <w:rPr>
          <w:rStyle w:val="CommentReference"/>
          <w:rFonts w:asciiTheme="minorHAnsi" w:eastAsiaTheme="minorHAnsi" w:hAnsiTheme="minorHAnsi" w:cstheme="minorBidi"/>
          <w:b w:val="0"/>
          <w:kern w:val="2"/>
        </w:rPr>
        <w:commentReference w:id="464"/>
      </w:r>
    </w:p>
    <w:p w14:paraId="749F9C5C" w14:textId="77777777" w:rsidR="00392EBD" w:rsidRDefault="00392EBD" w:rsidP="00392EBD">
      <w:pPr>
        <w:pStyle w:val="ScheduleUntitledsubclause1"/>
      </w:pPr>
      <w:r>
        <w:t>When technical challenges or obstacles arise, the parties shall work together in good faith to identify and implement solutions.</w:t>
      </w:r>
    </w:p>
    <w:p w14:paraId="2A3E67C4" w14:textId="77777777" w:rsidR="00392EBD" w:rsidRDefault="00392EBD" w:rsidP="00392EBD">
      <w:pPr>
        <w:pStyle w:val="ScheduleUntitledsubclause1"/>
      </w:pPr>
      <w:r>
        <w:t>The Supplier shall promptly notify Norton of any technical issues that may impact the delivery of a Work Package. The parties' Technical Leads shall meet promptly to assess the issue and agree on a resolution approach.</w:t>
      </w:r>
    </w:p>
    <w:p w14:paraId="371F84DF" w14:textId="77777777" w:rsidR="00392EBD" w:rsidRDefault="00392EBD" w:rsidP="00392EBD">
      <w:pPr>
        <w:pStyle w:val="ScheduleUntitledsubclause1"/>
      </w:pPr>
      <w:r>
        <w:t>Each party shall make available appropriate technical resources and expertise to support problem-solving activities as reasonably required.</w:t>
      </w:r>
    </w:p>
    <w:p w14:paraId="4F394178" w14:textId="77777777" w:rsidR="00392EBD" w:rsidRDefault="00392EBD" w:rsidP="00392EBD">
      <w:pPr>
        <w:pStyle w:val="ScheduleUntitledsubclause1"/>
      </w:pPr>
      <w:r>
        <w:t>Where a technical issue requires a change to Work Package scope, timeline, or budget, the change control process set out in this Schedule shall apply.</w:t>
      </w:r>
    </w:p>
    <w:p w14:paraId="629165FE" w14:textId="77777777" w:rsidR="00392EBD" w:rsidRDefault="00392EBD" w:rsidP="00392EBD">
      <w:pPr>
        <w:pStyle w:val="ScheduleTitleClause"/>
      </w:pPr>
      <w:commentRangeStart w:id="465"/>
      <w:r>
        <w:t>Prototype Development and Testing</w:t>
      </w:r>
      <w:commentRangeEnd w:id="465"/>
      <w:r>
        <w:rPr>
          <w:rStyle w:val="CommentReference"/>
          <w:rFonts w:asciiTheme="minorHAnsi" w:eastAsiaTheme="minorHAnsi" w:hAnsiTheme="minorHAnsi" w:cstheme="minorBidi"/>
          <w:b w:val="0"/>
          <w:kern w:val="2"/>
        </w:rPr>
        <w:commentReference w:id="465"/>
      </w:r>
    </w:p>
    <w:p w14:paraId="7F02B376" w14:textId="77777777" w:rsidR="00392EBD" w:rsidRDefault="00392EBD" w:rsidP="00392EBD">
      <w:pPr>
        <w:pStyle w:val="ScheduleUntitledsubclause1"/>
      </w:pPr>
      <w:r>
        <w:t>Testing of prototypes and development outputs shall be conducted through iterative review cycles rather than rigid pass/fail acceptance gates. The parties shall agree the testing approach for each Work Package, which may include bench testing, simulated environment testing, field testing and performance validation.</w:t>
      </w:r>
    </w:p>
    <w:p w14:paraId="25ABAF2E" w14:textId="77777777" w:rsidR="00392EBD" w:rsidRDefault="00392EBD" w:rsidP="00392EBD">
      <w:pPr>
        <w:pStyle w:val="ScheduleUntitledsubclause1"/>
      </w:pPr>
      <w:r>
        <w:t>Test results shall be documented and reviewed jointly. Where testing reveals issues or opportunities for improvement, the parties shall agree whether to proceed with refinement, pursue alternative approaches, or conclude that aspect of the work.</w:t>
      </w:r>
    </w:p>
    <w:p w14:paraId="5DF6380D" w14:textId="77777777" w:rsidR="00392EBD" w:rsidRDefault="00392EBD" w:rsidP="00392EBD">
      <w:pPr>
        <w:pStyle w:val="ScheduleUntitledsubclause1"/>
        <w:numPr>
          <w:ilvl w:val="0"/>
          <w:numId w:val="0"/>
        </w:numPr>
        <w:rPr>
          <w:del w:id="466" w:author="David Sant" w:date="2025-11-28T16:55:00Z" w16du:dateUtc="2025-11-28T16:55:00Z"/>
        </w:rPr>
      </w:pPr>
    </w:p>
    <w:p w14:paraId="49D1447B" w14:textId="77777777" w:rsidR="00392EBD" w:rsidRDefault="00392EBD" w:rsidP="00392EBD">
      <w:pPr>
        <w:spacing w:after="200" w:line="24" w:lineRule="auto"/>
        <w:rPr>
          <w:del w:id="467" w:author="David Sant" w:date="2025-11-28T16:55:00Z" w16du:dateUtc="2025-11-28T16:55:00Z"/>
        </w:rPr>
      </w:pPr>
      <w:del w:id="468" w:author="David Sant" w:date="2025-11-28T16:55:00Z" w16du:dateUtc="2025-11-28T16:55:00Z">
        <w:r>
          <w:br w:type="page"/>
        </w:r>
      </w:del>
    </w:p>
    <w:p w14:paraId="7C3D02E3" w14:textId="77777777" w:rsidR="00392EBD" w:rsidRDefault="00392EBD" w:rsidP="00392EBD">
      <w:pPr>
        <w:rPr>
          <w:del w:id="469" w:author="David Sant" w:date="2025-11-28T16:55:00Z" w16du:dateUtc="2025-11-28T16:55:00Z"/>
        </w:rPr>
      </w:pPr>
    </w:p>
    <w:tbl>
      <w:tblPr>
        <w:tblStyle w:val="TableGrid"/>
        <w:tblW w:w="5000" w:type="pct"/>
        <w:tblBorders>
          <w:top w:val="nil"/>
          <w:left w:val="nil"/>
          <w:bottom w:val="nil"/>
          <w:right w:val="nil"/>
          <w:insideH w:val="nil"/>
          <w:insideV w:val="nil"/>
        </w:tblBorders>
        <w:tblLook w:val="04A0" w:firstRow="1" w:lastRow="0" w:firstColumn="1" w:lastColumn="0" w:noHBand="0" w:noVBand="1"/>
      </w:tblPr>
      <w:tblGrid>
        <w:gridCol w:w="3010"/>
        <w:gridCol w:w="3009"/>
        <w:gridCol w:w="3007"/>
      </w:tblGrid>
      <w:tr w:rsidR="00392EBD" w14:paraId="6198AC62" w14:textId="77777777" w:rsidTr="00973CF1">
        <w:trPr>
          <w:del w:id="470" w:author="David Sant" w:date="2025-11-28T16:55:00Z"/>
        </w:trPr>
        <w:tc>
          <w:tcPr>
            <w:tcW w:w="1667" w:type="pct"/>
            <w:tcBorders>
              <w:top w:val="nil"/>
              <w:left w:val="nil"/>
              <w:bottom w:val="nil"/>
              <w:right w:val="nil"/>
            </w:tcBorders>
            <w:shd w:val="clear" w:color="DDD9C3" w:fill="EEECE1"/>
          </w:tcPr>
          <w:p w14:paraId="4BA4C75C" w14:textId="77777777" w:rsidR="00392EBD" w:rsidRDefault="00392EBD" w:rsidP="00973CF1">
            <w:pPr>
              <w:pStyle w:val="Paragraph"/>
              <w:jc w:val="left"/>
              <w:rPr>
                <w:del w:id="471" w:author="David Sant" w:date="2025-11-28T16:55:00Z" w16du:dateUtc="2025-11-28T16:55:00Z"/>
              </w:rPr>
            </w:pPr>
            <w:del w:id="472" w:author="David Sant" w:date="2025-11-28T16:55:00Z" w16du:dateUtc="2025-11-28T16:55:00Z">
              <w:r>
                <w:delText>Signed by [NAME OF DIRECTOR] for and on behalf of [NAME OF SUPPLIER]</w:delText>
              </w:r>
            </w:del>
          </w:p>
        </w:tc>
        <w:tc>
          <w:tcPr>
            <w:tcW w:w="1667" w:type="pct"/>
            <w:tcBorders>
              <w:top w:val="nil"/>
              <w:left w:val="nil"/>
              <w:bottom w:val="nil"/>
              <w:right w:val="nil"/>
            </w:tcBorders>
            <w:shd w:val="clear" w:color="DDD9C3" w:fill="EEECE1"/>
          </w:tcPr>
          <w:p w14:paraId="0B80E8DF" w14:textId="77777777" w:rsidR="00392EBD" w:rsidRDefault="00392EBD" w:rsidP="00973CF1">
            <w:pPr>
              <w:rPr>
                <w:del w:id="473" w:author="David Sant" w:date="2025-11-28T16:55:00Z" w16du:dateUtc="2025-11-28T16:55:00Z"/>
              </w:rPr>
            </w:pPr>
          </w:p>
        </w:tc>
        <w:tc>
          <w:tcPr>
            <w:tcW w:w="1666" w:type="pct"/>
            <w:tcBorders>
              <w:top w:val="nil"/>
              <w:left w:val="nil"/>
              <w:bottom w:val="nil"/>
              <w:right w:val="nil"/>
            </w:tcBorders>
            <w:shd w:val="clear" w:color="DDD9C3" w:fill="EEECE1"/>
          </w:tcPr>
          <w:p w14:paraId="6B725B52" w14:textId="77777777" w:rsidR="00392EBD" w:rsidRDefault="00392EBD" w:rsidP="00973CF1">
            <w:pPr>
              <w:pStyle w:val="Paragraph"/>
              <w:jc w:val="left"/>
              <w:rPr>
                <w:del w:id="474" w:author="David Sant" w:date="2025-11-28T16:55:00Z" w16du:dateUtc="2025-11-28T16:55:00Z"/>
              </w:rPr>
            </w:pPr>
            <w:del w:id="475" w:author="David Sant" w:date="2025-11-28T16:55:00Z" w16du:dateUtc="2025-11-28T16:55:00Z">
              <w:r>
                <w:delText>....................</w:delText>
              </w:r>
            </w:del>
          </w:p>
          <w:p w14:paraId="1D264E5B" w14:textId="77777777" w:rsidR="00392EBD" w:rsidRDefault="00392EBD" w:rsidP="00973CF1">
            <w:pPr>
              <w:pStyle w:val="Paragraph"/>
              <w:jc w:val="left"/>
              <w:rPr>
                <w:del w:id="476" w:author="David Sant" w:date="2025-11-28T16:55:00Z" w16du:dateUtc="2025-11-28T16:55:00Z"/>
              </w:rPr>
            </w:pPr>
            <w:del w:id="477" w:author="David Sant" w:date="2025-11-28T16:55:00Z" w16du:dateUtc="2025-11-28T16:55:00Z">
              <w:r>
                <w:delText>Director</w:delText>
              </w:r>
            </w:del>
          </w:p>
        </w:tc>
      </w:tr>
      <w:tr w:rsidR="00392EBD" w14:paraId="38BF55A9" w14:textId="77777777" w:rsidTr="00973CF1">
        <w:trPr>
          <w:gridAfter w:val="2"/>
          <w:wAfter w:w="3333" w:type="dxa"/>
          <w:del w:id="478" w:author="David Sant" w:date="2025-11-28T16:55:00Z"/>
        </w:trPr>
        <w:tc>
          <w:tcPr>
            <w:tcW w:w="1667" w:type="pct"/>
            <w:tcBorders>
              <w:top w:val="nil"/>
              <w:left w:val="nil"/>
              <w:bottom w:val="nil"/>
              <w:right w:val="nil"/>
            </w:tcBorders>
            <w:shd w:val="clear" w:color="DDD9C3" w:fill="EEECE1"/>
          </w:tcPr>
          <w:p w14:paraId="391A15B3" w14:textId="77777777" w:rsidR="00392EBD" w:rsidRDefault="00392EBD" w:rsidP="00973CF1">
            <w:pPr>
              <w:rPr>
                <w:del w:id="479" w:author="David Sant" w:date="2025-11-28T16:55:00Z" w16du:dateUtc="2025-11-28T16:55:00Z"/>
              </w:rPr>
            </w:pPr>
          </w:p>
        </w:tc>
      </w:tr>
      <w:tr w:rsidR="00392EBD" w14:paraId="5BC29ACE" w14:textId="77777777" w:rsidTr="00973CF1">
        <w:trPr>
          <w:del w:id="480" w:author="David Sant" w:date="2025-11-28T16:55:00Z"/>
        </w:trPr>
        <w:tc>
          <w:tcPr>
            <w:tcW w:w="5000" w:type="pct"/>
            <w:gridSpan w:val="3"/>
            <w:tcBorders>
              <w:top w:val="nil"/>
              <w:left w:val="nil"/>
              <w:bottom w:val="nil"/>
              <w:right w:val="nil"/>
            </w:tcBorders>
            <w:shd w:val="clear" w:color="DDD9C3" w:fill="EEECE1"/>
          </w:tcPr>
          <w:p w14:paraId="1F4601DF" w14:textId="77777777" w:rsidR="00392EBD" w:rsidRDefault="00392EBD" w:rsidP="00973CF1">
            <w:pPr>
              <w:rPr>
                <w:del w:id="481" w:author="David Sant" w:date="2025-11-28T16:55:00Z" w16du:dateUtc="2025-11-28T16:55:00Z"/>
              </w:rPr>
            </w:pPr>
          </w:p>
        </w:tc>
      </w:tr>
      <w:tr w:rsidR="00392EBD" w14:paraId="060752A0" w14:textId="77777777" w:rsidTr="00973CF1">
        <w:trPr>
          <w:del w:id="482" w:author="David Sant" w:date="2025-11-28T16:55:00Z"/>
        </w:trPr>
        <w:tc>
          <w:tcPr>
            <w:tcW w:w="1667" w:type="pct"/>
            <w:tcBorders>
              <w:top w:val="nil"/>
              <w:left w:val="nil"/>
              <w:bottom w:val="nil"/>
              <w:right w:val="nil"/>
            </w:tcBorders>
            <w:shd w:val="clear" w:color="DDD9C3" w:fill="EEECE1"/>
          </w:tcPr>
          <w:p w14:paraId="53B9C606" w14:textId="77777777" w:rsidR="00392EBD" w:rsidRDefault="00392EBD" w:rsidP="00973CF1">
            <w:pPr>
              <w:pStyle w:val="Paragraph"/>
              <w:jc w:val="left"/>
              <w:rPr>
                <w:del w:id="483" w:author="David Sant" w:date="2025-11-28T16:55:00Z" w16du:dateUtc="2025-11-28T16:55:00Z"/>
              </w:rPr>
            </w:pPr>
            <w:del w:id="484" w:author="David Sant" w:date="2025-11-28T16:55:00Z" w16du:dateUtc="2025-11-28T16:55:00Z">
              <w:r>
                <w:delText xml:space="preserve">Signed by [NAME OF DIRECTOR] for and on behalf of </w:delText>
              </w:r>
              <w:r w:rsidRPr="00111643">
                <w:rPr>
                  <w:b/>
                  <w:bCs/>
                </w:rPr>
                <w:delText>THE NORTON MOTORCYCLE CO. LIMITED</w:delText>
              </w:r>
            </w:del>
          </w:p>
        </w:tc>
        <w:tc>
          <w:tcPr>
            <w:tcW w:w="1667" w:type="pct"/>
            <w:tcBorders>
              <w:top w:val="nil"/>
              <w:left w:val="nil"/>
              <w:bottom w:val="nil"/>
              <w:right w:val="nil"/>
            </w:tcBorders>
            <w:shd w:val="clear" w:color="DDD9C3" w:fill="EEECE1"/>
          </w:tcPr>
          <w:p w14:paraId="18EEB151" w14:textId="77777777" w:rsidR="00392EBD" w:rsidRDefault="00392EBD" w:rsidP="00973CF1">
            <w:pPr>
              <w:rPr>
                <w:del w:id="485" w:author="David Sant" w:date="2025-11-28T16:55:00Z" w16du:dateUtc="2025-11-28T16:55:00Z"/>
              </w:rPr>
            </w:pPr>
          </w:p>
        </w:tc>
        <w:tc>
          <w:tcPr>
            <w:tcW w:w="1666" w:type="pct"/>
            <w:tcBorders>
              <w:top w:val="nil"/>
              <w:left w:val="nil"/>
              <w:bottom w:val="nil"/>
              <w:right w:val="nil"/>
            </w:tcBorders>
            <w:shd w:val="clear" w:color="DDD9C3" w:fill="EEECE1"/>
          </w:tcPr>
          <w:p w14:paraId="181541CD" w14:textId="77777777" w:rsidR="00392EBD" w:rsidRDefault="00392EBD" w:rsidP="00973CF1">
            <w:pPr>
              <w:pStyle w:val="Paragraph"/>
              <w:jc w:val="left"/>
              <w:rPr>
                <w:del w:id="486" w:author="David Sant" w:date="2025-11-28T16:55:00Z" w16du:dateUtc="2025-11-28T16:55:00Z"/>
              </w:rPr>
            </w:pPr>
            <w:del w:id="487" w:author="David Sant" w:date="2025-11-28T16:55:00Z" w16du:dateUtc="2025-11-28T16:55:00Z">
              <w:r>
                <w:delText>....................</w:delText>
              </w:r>
            </w:del>
          </w:p>
          <w:p w14:paraId="028A12FE" w14:textId="77777777" w:rsidR="00392EBD" w:rsidRDefault="00392EBD" w:rsidP="00973CF1">
            <w:pPr>
              <w:pStyle w:val="Paragraph"/>
              <w:jc w:val="left"/>
              <w:rPr>
                <w:del w:id="488" w:author="David Sant" w:date="2025-11-28T16:55:00Z" w16du:dateUtc="2025-11-28T16:55:00Z"/>
              </w:rPr>
            </w:pPr>
            <w:del w:id="489" w:author="David Sant" w:date="2025-11-28T16:55:00Z" w16du:dateUtc="2025-11-28T16:55:00Z">
              <w:r>
                <w:delText>Director</w:delText>
              </w:r>
            </w:del>
          </w:p>
        </w:tc>
      </w:tr>
      <w:tr w:rsidR="00392EBD" w14:paraId="38185283" w14:textId="77777777" w:rsidTr="00973CF1">
        <w:trPr>
          <w:gridAfter w:val="2"/>
          <w:wAfter w:w="3333" w:type="dxa"/>
          <w:del w:id="490" w:author="David Sant" w:date="2025-11-28T16:55:00Z"/>
        </w:trPr>
        <w:tc>
          <w:tcPr>
            <w:tcW w:w="1667" w:type="pct"/>
            <w:tcBorders>
              <w:top w:val="nil"/>
              <w:left w:val="nil"/>
              <w:bottom w:val="nil"/>
              <w:right w:val="nil"/>
            </w:tcBorders>
            <w:shd w:val="clear" w:color="DDD9C3" w:fill="EEECE1"/>
          </w:tcPr>
          <w:p w14:paraId="61F96804" w14:textId="77777777" w:rsidR="00392EBD" w:rsidRDefault="00392EBD" w:rsidP="00973CF1">
            <w:pPr>
              <w:rPr>
                <w:del w:id="491" w:author="David Sant" w:date="2025-11-28T16:55:00Z" w16du:dateUtc="2025-11-28T16:55:00Z"/>
              </w:rPr>
            </w:pPr>
          </w:p>
        </w:tc>
      </w:tr>
      <w:tr w:rsidR="00392EBD" w14:paraId="7410D2AD" w14:textId="77777777" w:rsidTr="00973CF1">
        <w:trPr>
          <w:del w:id="492" w:author="David Sant" w:date="2025-11-28T16:55:00Z"/>
        </w:trPr>
        <w:tc>
          <w:tcPr>
            <w:tcW w:w="5000" w:type="pct"/>
            <w:gridSpan w:val="3"/>
            <w:tcBorders>
              <w:top w:val="nil"/>
              <w:left w:val="nil"/>
              <w:bottom w:val="nil"/>
              <w:right w:val="nil"/>
            </w:tcBorders>
            <w:shd w:val="clear" w:color="DDD9C3" w:fill="EEECE1"/>
          </w:tcPr>
          <w:p w14:paraId="182239D1" w14:textId="77777777" w:rsidR="00392EBD" w:rsidRDefault="00392EBD" w:rsidP="00973CF1">
            <w:pPr>
              <w:rPr>
                <w:del w:id="493" w:author="David Sant" w:date="2025-11-28T16:55:00Z" w16du:dateUtc="2025-11-28T16:55:00Z"/>
              </w:rPr>
            </w:pPr>
          </w:p>
        </w:tc>
      </w:tr>
    </w:tbl>
    <w:p w14:paraId="446F2930" w14:textId="77777777" w:rsidR="00392EBD" w:rsidRDefault="00392EBD" w:rsidP="00392EBD">
      <w:pPr>
        <w:rPr>
          <w:del w:id="494" w:author="David Sant" w:date="2025-11-28T16:55:00Z" w16du:dateUtc="2025-11-28T16:55:00Z"/>
        </w:rPr>
      </w:pPr>
    </w:p>
    <w:p w14:paraId="778BF777" w14:textId="77777777" w:rsidR="00392EBD" w:rsidRDefault="00392EBD" w:rsidP="00392EBD">
      <w:pPr>
        <w:rPr>
          <w:del w:id="495" w:author="David Sant" w:date="2025-11-28T16:55:00Z" w16du:dateUtc="2025-11-28T16:55:00Z"/>
        </w:rPr>
      </w:pPr>
    </w:p>
    <w:p w14:paraId="466C2E2F" w14:textId="5612D3D1" w:rsidR="00367F29" w:rsidRDefault="00367F29">
      <w:pPr>
        <w:rPr>
          <w:ins w:id="496" w:author="David Sant" w:date="2025-11-28T16:55:00Z" w16du:dateUtc="2025-11-28T16:55:00Z"/>
          <w:rFonts w:ascii="Arial" w:eastAsia="Arial Unicode MS" w:hAnsi="Arial" w:cs="Arial"/>
          <w:color w:val="000000"/>
          <w:szCs w:val="20"/>
        </w:rPr>
      </w:pPr>
      <w:ins w:id="497" w:author="David Sant" w:date="2025-11-28T16:55:00Z" w16du:dateUtc="2025-11-28T16:55:00Z">
        <w:r>
          <w:br w:type="page"/>
        </w:r>
      </w:ins>
    </w:p>
    <w:p w14:paraId="2B54CF9F" w14:textId="443D2A3B" w:rsidR="00392EBD" w:rsidRPr="00CF3DF3" w:rsidRDefault="00367F29" w:rsidP="008F51D5">
      <w:pPr>
        <w:pStyle w:val="Schedule"/>
        <w:numPr>
          <w:ilvl w:val="0"/>
          <w:numId w:val="27"/>
        </w:numPr>
        <w:rPr>
          <w:ins w:id="498" w:author="David Sant" w:date="2025-11-28T16:55:00Z" w16du:dateUtc="2025-11-28T16:55:00Z"/>
          <w:b w:val="0"/>
          <w:bCs/>
        </w:rPr>
      </w:pPr>
      <w:ins w:id="499" w:author="David Sant" w:date="2025-11-28T16:55:00Z" w16du:dateUtc="2025-11-28T16:55:00Z">
        <w:r w:rsidRPr="00367F29">
          <w:lastRenderedPageBreak/>
          <w:t>[OPTIONAL] Licence to Foreground Intellectual Property</w:t>
        </w:r>
      </w:ins>
    </w:p>
    <w:p w14:paraId="6859172E" w14:textId="77777777" w:rsidR="008F51D5" w:rsidRDefault="008F51D5" w:rsidP="008F51D5">
      <w:pPr>
        <w:pStyle w:val="ScheduleTitleClause"/>
        <w:numPr>
          <w:ilvl w:val="0"/>
          <w:numId w:val="33"/>
        </w:numPr>
        <w:rPr>
          <w:ins w:id="500" w:author="David Sant" w:date="2025-11-28T16:55:00Z" w16du:dateUtc="2025-11-28T16:55:00Z"/>
        </w:rPr>
      </w:pPr>
      <w:ins w:id="501" w:author="David Sant" w:date="2025-11-28T16:55:00Z" w16du:dateUtc="2025-11-28T16:55:00Z">
        <w:r>
          <w:t>Interpretation</w:t>
        </w:r>
      </w:ins>
    </w:p>
    <w:p w14:paraId="3CDB301B" w14:textId="21E85759" w:rsidR="008F51D5" w:rsidRDefault="008F51D5" w:rsidP="008F51D5">
      <w:pPr>
        <w:pStyle w:val="ScheduleUntitledsubclause1"/>
        <w:numPr>
          <w:ilvl w:val="1"/>
          <w:numId w:val="33"/>
        </w:numPr>
        <w:rPr>
          <w:ins w:id="502" w:author="David Sant" w:date="2025-11-28T16:55:00Z" w16du:dateUtc="2025-11-28T16:55:00Z"/>
        </w:rPr>
      </w:pPr>
      <w:ins w:id="503" w:author="David Sant" w:date="2025-11-28T16:55:00Z" w16du:dateUtc="2025-11-28T16:55:00Z">
        <w:r>
          <w:t>The following definitions apply in this Schedule in addition to terms defined elsewhere in the agreement:</w:t>
        </w:r>
      </w:ins>
    </w:p>
    <w:p w14:paraId="51F5115A" w14:textId="0709C21B" w:rsidR="00C54057" w:rsidRDefault="00C54057" w:rsidP="00C54057">
      <w:pPr>
        <w:pStyle w:val="ScheduleUntitledsubclause1"/>
        <w:numPr>
          <w:ilvl w:val="0"/>
          <w:numId w:val="0"/>
        </w:numPr>
        <w:ind w:left="720"/>
        <w:rPr>
          <w:ins w:id="504" w:author="David Sant" w:date="2025-11-28T16:55:00Z" w16du:dateUtc="2025-11-28T16:55:00Z"/>
          <w:b/>
          <w:bCs/>
        </w:rPr>
      </w:pPr>
      <w:ins w:id="505" w:author="David Sant" w:date="2025-11-28T16:55:00Z" w16du:dateUtc="2025-11-28T16:55:00Z">
        <w:r>
          <w:rPr>
            <w:b/>
            <w:bCs/>
          </w:rPr>
          <w:t>Commercial Terms</w:t>
        </w:r>
        <w:r w:rsidRPr="00C54057">
          <w:t xml:space="preserve">: </w:t>
        </w:r>
        <w:r>
          <w:t xml:space="preserve">the terms set out in paragraph 4 of this Schedule, </w:t>
        </w:r>
        <w:commentRangeStart w:id="506"/>
        <w:r>
          <w:t>as may be varied in the Licence Details.</w:t>
        </w:r>
        <w:commentRangeEnd w:id="506"/>
        <w:r>
          <w:rPr>
            <w:rStyle w:val="CommentReference"/>
            <w:rFonts w:asciiTheme="minorHAnsi" w:eastAsiaTheme="minorHAnsi" w:hAnsiTheme="minorHAnsi" w:cstheme="minorBidi"/>
          </w:rPr>
          <w:commentReference w:id="506"/>
        </w:r>
      </w:ins>
    </w:p>
    <w:p w14:paraId="7004CB4E" w14:textId="6BA271CF" w:rsidR="00C54057" w:rsidRDefault="00C54057" w:rsidP="00C54057">
      <w:pPr>
        <w:pStyle w:val="ScheduleUntitledsubclause1"/>
        <w:numPr>
          <w:ilvl w:val="0"/>
          <w:numId w:val="0"/>
        </w:numPr>
        <w:ind w:left="720"/>
        <w:rPr>
          <w:ins w:id="507" w:author="David Sant" w:date="2025-11-28T16:55:00Z" w16du:dateUtc="2025-11-28T16:55:00Z"/>
          <w:b/>
          <w:bCs/>
        </w:rPr>
      </w:pPr>
      <w:ins w:id="508" w:author="David Sant" w:date="2025-11-28T16:55:00Z" w16du:dateUtc="2025-11-28T16:55:00Z">
        <w:r>
          <w:rPr>
            <w:b/>
            <w:bCs/>
          </w:rPr>
          <w:t>Licence Details</w:t>
        </w:r>
        <w:r w:rsidRPr="00C54057">
          <w:t>: a</w:t>
        </w:r>
        <w:r>
          <w:t xml:space="preserve"> written agreement, signed by the parties, setting out the Licence Duration, Licence Start Date, Licensed Products, Reserved Sector, Reserved Territory, Permitted Sector, Permitted Territory, Specified Intellectual Property Rights, Commercial Terms and such other terms as may be material to the licence granted under this Schedule.</w:t>
        </w:r>
      </w:ins>
    </w:p>
    <w:p w14:paraId="7EF4583F" w14:textId="2F40C578" w:rsidR="00C54057" w:rsidRDefault="00C54057" w:rsidP="00C54057">
      <w:pPr>
        <w:pStyle w:val="ScheduleUntitledsubclause1"/>
        <w:numPr>
          <w:ilvl w:val="0"/>
          <w:numId w:val="0"/>
        </w:numPr>
        <w:ind w:left="720"/>
        <w:rPr>
          <w:ins w:id="509" w:author="David Sant" w:date="2025-11-28T16:55:00Z" w16du:dateUtc="2025-11-28T16:55:00Z"/>
        </w:rPr>
      </w:pPr>
      <w:ins w:id="510" w:author="David Sant" w:date="2025-11-28T16:55:00Z" w16du:dateUtc="2025-11-28T16:55:00Z">
        <w:r w:rsidRPr="00C54057">
          <w:rPr>
            <w:b/>
            <w:bCs/>
          </w:rPr>
          <w:t>Licence Duration</w:t>
        </w:r>
        <w:r>
          <w:t>:</w:t>
        </w:r>
        <w:r w:rsidRPr="00C54057">
          <w:t xml:space="preserve"> </w:t>
        </w:r>
        <w:r>
          <w:t>the duration of the licence granted under this Schedule, as may be agreed in the Licence Details</w:t>
        </w:r>
      </w:ins>
    </w:p>
    <w:p w14:paraId="0283A309" w14:textId="77777777" w:rsidR="00C54057" w:rsidRDefault="00C54057" w:rsidP="00C54057">
      <w:pPr>
        <w:pStyle w:val="ScheduleUntitledsubclause1"/>
        <w:numPr>
          <w:ilvl w:val="0"/>
          <w:numId w:val="0"/>
        </w:numPr>
        <w:ind w:left="720"/>
        <w:rPr>
          <w:ins w:id="511" w:author="David Sant" w:date="2025-11-28T16:55:00Z" w16du:dateUtc="2025-11-28T16:55:00Z"/>
        </w:rPr>
      </w:pPr>
      <w:ins w:id="512" w:author="David Sant" w:date="2025-11-28T16:55:00Z" w16du:dateUtc="2025-11-28T16:55:00Z">
        <w:r w:rsidRPr="00C54057">
          <w:rPr>
            <w:b/>
            <w:bCs/>
          </w:rPr>
          <w:t>Licence Start Date</w:t>
        </w:r>
        <w:r>
          <w:t>: the start date of the licence granted under this Schedule, as may be agreed in the Licence Details</w:t>
        </w:r>
      </w:ins>
    </w:p>
    <w:p w14:paraId="48A87A9B" w14:textId="476B46DF" w:rsidR="00C54057" w:rsidRPr="00C54057" w:rsidRDefault="008F51D5" w:rsidP="00C54057">
      <w:pPr>
        <w:pStyle w:val="ScheduleUntitledsubclause1"/>
        <w:numPr>
          <w:ilvl w:val="0"/>
          <w:numId w:val="0"/>
        </w:numPr>
        <w:ind w:left="720"/>
        <w:rPr>
          <w:ins w:id="513" w:author="David Sant" w:date="2025-11-28T16:55:00Z" w16du:dateUtc="2025-11-28T16:55:00Z"/>
        </w:rPr>
      </w:pPr>
      <w:ins w:id="514" w:author="David Sant" w:date="2025-11-28T16:55:00Z" w16du:dateUtc="2025-11-28T16:55:00Z">
        <w:r w:rsidRPr="00C54057">
          <w:rPr>
            <w:b/>
            <w:bCs/>
          </w:rPr>
          <w:t>Licensed Products</w:t>
        </w:r>
        <w:r w:rsidRPr="00C54057">
          <w:t>:</w:t>
        </w:r>
        <w:r w:rsidR="00C54057" w:rsidRPr="00C54057">
          <w:t xml:space="preserve"> the class of products </w:t>
        </w:r>
        <w:r w:rsidRPr="00C54057">
          <w:t xml:space="preserve">which </w:t>
        </w:r>
        <w:r w:rsidR="00C54057" w:rsidRPr="00C54057">
          <w:t xml:space="preserve">shall </w:t>
        </w:r>
        <w:r w:rsidR="00D25CC7" w:rsidRPr="00C54057">
          <w:t xml:space="preserve">incorporate or </w:t>
        </w:r>
        <w:r w:rsidRPr="00C54057">
          <w:t>use (or the production of which uses) the Specified Intellectual Property Rights</w:t>
        </w:r>
        <w:r w:rsidR="00C54057" w:rsidRPr="00C54057">
          <w:t>, as may be agreed in the Licence Details</w:t>
        </w:r>
      </w:ins>
    </w:p>
    <w:p w14:paraId="6650F3FC" w14:textId="77777777" w:rsidR="00C54057" w:rsidRPr="00C54057" w:rsidRDefault="00C244FA" w:rsidP="00C54057">
      <w:pPr>
        <w:pStyle w:val="ScheduleUntitledsubclause1"/>
        <w:numPr>
          <w:ilvl w:val="0"/>
          <w:numId w:val="0"/>
        </w:numPr>
        <w:ind w:left="720"/>
        <w:rPr>
          <w:ins w:id="515" w:author="David Sant" w:date="2025-11-28T16:55:00Z" w16du:dateUtc="2025-11-28T16:55:00Z"/>
        </w:rPr>
      </w:pPr>
      <w:ins w:id="516" w:author="David Sant" w:date="2025-11-28T16:55:00Z" w16du:dateUtc="2025-11-28T16:55:00Z">
        <w:r w:rsidRPr="00C54057">
          <w:rPr>
            <w:b/>
            <w:bCs/>
          </w:rPr>
          <w:t xml:space="preserve">Reserved Sector: </w:t>
        </w:r>
        <w:r w:rsidR="00C54057" w:rsidRPr="00C54057">
          <w:t xml:space="preserve">the sector reserved to Norton, as may be agreed in the Licence </w:t>
        </w:r>
        <w:commentRangeStart w:id="517"/>
        <w:r w:rsidR="00C54057" w:rsidRPr="00C54057">
          <w:t>Details</w:t>
        </w:r>
        <w:commentRangeEnd w:id="517"/>
        <w:r w:rsidR="00C54057">
          <w:rPr>
            <w:rStyle w:val="CommentReference"/>
            <w:rFonts w:asciiTheme="minorHAnsi" w:eastAsiaTheme="minorHAnsi" w:hAnsiTheme="minorHAnsi" w:cstheme="minorBidi"/>
          </w:rPr>
          <w:commentReference w:id="517"/>
        </w:r>
      </w:ins>
    </w:p>
    <w:p w14:paraId="3F0D69AC" w14:textId="37B208F3" w:rsidR="00C54057" w:rsidRPr="00C54057" w:rsidRDefault="00302066" w:rsidP="00C54057">
      <w:pPr>
        <w:pStyle w:val="ScheduleUntitledsubclause1"/>
        <w:numPr>
          <w:ilvl w:val="0"/>
          <w:numId w:val="0"/>
        </w:numPr>
        <w:ind w:left="720"/>
        <w:rPr>
          <w:ins w:id="518" w:author="David Sant" w:date="2025-11-28T16:55:00Z" w16du:dateUtc="2025-11-28T16:55:00Z"/>
        </w:rPr>
      </w:pPr>
      <w:ins w:id="519" w:author="David Sant" w:date="2025-11-28T16:55:00Z" w16du:dateUtc="2025-11-28T16:55:00Z">
        <w:r w:rsidRPr="00C54057">
          <w:rPr>
            <w:b/>
            <w:bCs/>
          </w:rPr>
          <w:t>Reserved Territory</w:t>
        </w:r>
        <w:r>
          <w:t xml:space="preserve">: </w:t>
        </w:r>
        <w:r w:rsidR="00C54057" w:rsidRPr="00C54057">
          <w:t xml:space="preserve">the </w:t>
        </w:r>
        <w:r w:rsidR="00C54057">
          <w:t>territory</w:t>
        </w:r>
        <w:r w:rsidR="00C54057" w:rsidRPr="00C54057">
          <w:t xml:space="preserve"> reserved to Norton, as may be agreed in the Licence </w:t>
        </w:r>
        <w:commentRangeStart w:id="520"/>
        <w:r w:rsidR="00C54057" w:rsidRPr="00C54057">
          <w:t>Details</w:t>
        </w:r>
        <w:commentRangeEnd w:id="520"/>
        <w:r w:rsidR="00C54057">
          <w:rPr>
            <w:rStyle w:val="CommentReference"/>
            <w:rFonts w:asciiTheme="minorHAnsi" w:eastAsiaTheme="minorHAnsi" w:hAnsiTheme="minorHAnsi" w:cstheme="minorBidi"/>
          </w:rPr>
          <w:commentReference w:id="520"/>
        </w:r>
      </w:ins>
    </w:p>
    <w:p w14:paraId="35474DC4" w14:textId="0CF77F24" w:rsidR="00C54057" w:rsidRPr="00C54057" w:rsidRDefault="00C244FA" w:rsidP="00C54057">
      <w:pPr>
        <w:pStyle w:val="ScheduleUntitledsubclause1"/>
        <w:numPr>
          <w:ilvl w:val="0"/>
          <w:numId w:val="0"/>
        </w:numPr>
        <w:ind w:left="720"/>
        <w:rPr>
          <w:ins w:id="521" w:author="David Sant" w:date="2025-11-28T16:55:00Z" w16du:dateUtc="2025-11-28T16:55:00Z"/>
        </w:rPr>
      </w:pPr>
      <w:ins w:id="522" w:author="David Sant" w:date="2025-11-28T16:55:00Z" w16du:dateUtc="2025-11-28T16:55:00Z">
        <w:r>
          <w:rPr>
            <w:b/>
            <w:bCs/>
          </w:rPr>
          <w:t xml:space="preserve">Permitted </w:t>
        </w:r>
        <w:r w:rsidR="00D25CC7" w:rsidRPr="00D25CC7">
          <w:rPr>
            <w:b/>
            <w:bCs/>
          </w:rPr>
          <w:t>Sector</w:t>
        </w:r>
        <w:r w:rsidR="00D25CC7">
          <w:t>:</w:t>
        </w:r>
        <w:r w:rsidR="00C54057">
          <w:t xml:space="preserve"> the </w:t>
        </w:r>
        <w:r w:rsidR="00C54057" w:rsidRPr="00C54057">
          <w:t>sector</w:t>
        </w:r>
        <w:r w:rsidR="00C54057">
          <w:t>al scope of the licence</w:t>
        </w:r>
        <w:r w:rsidR="00C54057" w:rsidRPr="00C54057">
          <w:t xml:space="preserve">, as may be agreed in the Licence </w:t>
        </w:r>
        <w:commentRangeStart w:id="523"/>
        <w:r w:rsidR="00C54057" w:rsidRPr="00C54057">
          <w:t>Details</w:t>
        </w:r>
        <w:commentRangeEnd w:id="523"/>
        <w:r w:rsidR="00C54057">
          <w:rPr>
            <w:rStyle w:val="CommentReference"/>
            <w:rFonts w:asciiTheme="minorHAnsi" w:eastAsiaTheme="minorHAnsi" w:hAnsiTheme="minorHAnsi" w:cstheme="minorBidi"/>
          </w:rPr>
          <w:commentReference w:id="523"/>
        </w:r>
      </w:ins>
    </w:p>
    <w:p w14:paraId="00E05CCE" w14:textId="7865882E" w:rsidR="00C54057" w:rsidRDefault="00302066" w:rsidP="00302066">
      <w:pPr>
        <w:pStyle w:val="ScheduleUntitledsubclause1"/>
        <w:numPr>
          <w:ilvl w:val="0"/>
          <w:numId w:val="0"/>
        </w:numPr>
        <w:ind w:left="720"/>
        <w:rPr>
          <w:ins w:id="524" w:author="David Sant" w:date="2025-11-28T16:55:00Z" w16du:dateUtc="2025-11-28T16:55:00Z"/>
        </w:rPr>
      </w:pPr>
      <w:ins w:id="525" w:author="David Sant" w:date="2025-11-28T16:55:00Z" w16du:dateUtc="2025-11-28T16:55:00Z">
        <w:r>
          <w:rPr>
            <w:b/>
            <w:bCs/>
          </w:rPr>
          <w:t xml:space="preserve">Permitted </w:t>
        </w:r>
        <w:r w:rsidRPr="00D25CC7">
          <w:rPr>
            <w:b/>
            <w:bCs/>
          </w:rPr>
          <w:t>Territory</w:t>
        </w:r>
        <w:r>
          <w:t xml:space="preserve">: </w:t>
        </w:r>
        <w:r w:rsidR="00C54057">
          <w:t>the territorial scope of the licence</w:t>
        </w:r>
        <w:r w:rsidR="00C54057" w:rsidRPr="00C54057">
          <w:t xml:space="preserve">, as may be agreed in the Licence </w:t>
        </w:r>
        <w:commentRangeStart w:id="526"/>
        <w:r w:rsidR="00C54057" w:rsidRPr="00C54057">
          <w:t>Details</w:t>
        </w:r>
        <w:commentRangeEnd w:id="526"/>
        <w:r w:rsidR="00C54057">
          <w:rPr>
            <w:rStyle w:val="CommentReference"/>
            <w:rFonts w:asciiTheme="minorHAnsi" w:eastAsiaTheme="minorHAnsi" w:hAnsiTheme="minorHAnsi" w:cstheme="minorBidi"/>
          </w:rPr>
          <w:commentReference w:id="526"/>
        </w:r>
      </w:ins>
    </w:p>
    <w:p w14:paraId="168A2497" w14:textId="371FDD47" w:rsidR="00CD018A" w:rsidRDefault="00CD018A" w:rsidP="00CD018A">
      <w:pPr>
        <w:pStyle w:val="ScheduleTitleClause"/>
        <w:numPr>
          <w:ilvl w:val="0"/>
          <w:numId w:val="0"/>
        </w:numPr>
        <w:ind w:left="720"/>
        <w:rPr>
          <w:ins w:id="527" w:author="David Sant" w:date="2025-11-28T16:55:00Z" w16du:dateUtc="2025-11-28T16:55:00Z"/>
          <w:b w:val="0"/>
          <w:bCs/>
        </w:rPr>
      </w:pPr>
      <w:ins w:id="528" w:author="David Sant" w:date="2025-11-28T16:55:00Z" w16du:dateUtc="2025-11-28T16:55:00Z">
        <w:r>
          <w:t xml:space="preserve">Specified Intellectual Property Rights: </w:t>
        </w:r>
        <w:proofErr w:type="gramStart"/>
        <w:r w:rsidR="00C54057">
          <w:rPr>
            <w:b w:val="0"/>
            <w:bCs/>
          </w:rPr>
          <w:t>the</w:t>
        </w:r>
        <w:proofErr w:type="gramEnd"/>
        <w:r w:rsidR="00C54057">
          <w:rPr>
            <w:b w:val="0"/>
            <w:bCs/>
          </w:rPr>
          <w:t xml:space="preserve"> Intellectual Property Rights licensed under this Schedule, as may be agreed in the Licence </w:t>
        </w:r>
        <w:commentRangeStart w:id="529"/>
        <w:r w:rsidR="00C54057">
          <w:rPr>
            <w:b w:val="0"/>
            <w:bCs/>
          </w:rPr>
          <w:t>Details</w:t>
        </w:r>
        <w:commentRangeEnd w:id="529"/>
        <w:r w:rsidR="00C54057">
          <w:rPr>
            <w:rStyle w:val="CommentReference"/>
            <w:rFonts w:asciiTheme="minorHAnsi" w:eastAsiaTheme="minorHAnsi" w:hAnsiTheme="minorHAnsi" w:cstheme="minorBidi"/>
            <w:b w:val="0"/>
            <w:kern w:val="2"/>
          </w:rPr>
          <w:commentReference w:id="529"/>
        </w:r>
      </w:ins>
    </w:p>
    <w:p w14:paraId="3705900B" w14:textId="77777777" w:rsidR="00302066" w:rsidRDefault="00302066" w:rsidP="00302066">
      <w:pPr>
        <w:pStyle w:val="ScheduleTitleClause"/>
        <w:numPr>
          <w:ilvl w:val="0"/>
          <w:numId w:val="33"/>
        </w:numPr>
        <w:rPr>
          <w:ins w:id="530" w:author="David Sant" w:date="2025-11-28T16:55:00Z" w16du:dateUtc="2025-11-28T16:55:00Z"/>
        </w:rPr>
      </w:pPr>
      <w:ins w:id="531" w:author="David Sant" w:date="2025-11-28T16:55:00Z" w16du:dateUtc="2025-11-28T16:55:00Z">
        <w:r>
          <w:t>Grant of Licence</w:t>
        </w:r>
      </w:ins>
    </w:p>
    <w:p w14:paraId="659B17B2" w14:textId="44477C9B" w:rsidR="00C57A78" w:rsidRDefault="00C54057" w:rsidP="008F51D5">
      <w:pPr>
        <w:pStyle w:val="ScheduleUntitledsubclause1"/>
        <w:rPr>
          <w:ins w:id="532" w:author="David Sant" w:date="2025-11-28T16:55:00Z" w16du:dateUtc="2025-11-28T16:55:00Z"/>
        </w:rPr>
      </w:pPr>
      <w:ins w:id="533" w:author="David Sant" w:date="2025-11-28T16:55:00Z" w16du:dateUtc="2025-11-28T16:55:00Z">
        <w:r>
          <w:t xml:space="preserve">Upon agreement of the Licence Details in writing and signed by the parties, Norton grants to the Supplier a </w:t>
        </w:r>
        <w:r w:rsidR="008F51D5" w:rsidRPr="008F51D5">
          <w:t>[</w:t>
        </w:r>
        <w:r w:rsidR="008F51D5" w:rsidRPr="008F51D5">
          <w:rPr>
            <w:highlight w:val="yellow"/>
          </w:rPr>
          <w:t xml:space="preserve">an exclusive </w:t>
        </w:r>
        <w:r w:rsidR="008F51D5" w:rsidRPr="008F51D5">
          <w:rPr>
            <w:b/>
            <w:highlight w:val="yellow"/>
          </w:rPr>
          <w:t>OR</w:t>
        </w:r>
        <w:r w:rsidR="008F51D5" w:rsidRPr="008F51D5">
          <w:rPr>
            <w:highlight w:val="yellow"/>
          </w:rPr>
          <w:t xml:space="preserve"> a sole </w:t>
        </w:r>
        <w:r w:rsidR="008F51D5" w:rsidRPr="008F51D5">
          <w:rPr>
            <w:b/>
            <w:highlight w:val="yellow"/>
          </w:rPr>
          <w:t>OR</w:t>
        </w:r>
        <w:r w:rsidR="008F51D5" w:rsidRPr="008F51D5">
          <w:rPr>
            <w:highlight w:val="yellow"/>
          </w:rPr>
          <w:t xml:space="preserve"> a non-exclusive</w:t>
        </w:r>
        <w:r w:rsidR="008F51D5" w:rsidRPr="008F51D5">
          <w:t>]</w:t>
        </w:r>
        <w:r>
          <w:t xml:space="preserve"> licence </w:t>
        </w:r>
        <w:r w:rsidR="008F51D5">
          <w:t xml:space="preserve">of the Specified Intellectual Property Rights </w:t>
        </w:r>
        <w:r>
          <w:t>in relation to the manufacture, use, sale and supply of Licensed Products in the Permitted Territory and within the Permitted Sector, subject to the terms of this Schedule.</w:t>
        </w:r>
      </w:ins>
    </w:p>
    <w:p w14:paraId="2CD68ED6" w14:textId="77777777" w:rsidR="00C57A78" w:rsidRDefault="00000000" w:rsidP="008F51D5">
      <w:pPr>
        <w:pStyle w:val="ScheduleUntitledsubclause1"/>
        <w:rPr>
          <w:ins w:id="534" w:author="David Sant" w:date="2025-11-28T16:55:00Z" w16du:dateUtc="2025-11-28T16:55:00Z"/>
        </w:rPr>
      </w:pPr>
      <w:ins w:id="535" w:author="David Sant" w:date="2025-11-28T16:55:00Z" w16du:dateUtc="2025-11-28T16:55:00Z">
        <w:r>
          <w:lastRenderedPageBreak/>
          <w:t>No rights or licences are conferred on the Supplier pursuant to this licence except those expressly set out in this Schedule.</w:t>
        </w:r>
      </w:ins>
    </w:p>
    <w:p w14:paraId="01438359" w14:textId="39BE99E4" w:rsidR="00C54057" w:rsidRDefault="00C54057" w:rsidP="008F51D5">
      <w:pPr>
        <w:pStyle w:val="ScheduleUntitledsubclause1"/>
        <w:rPr>
          <w:ins w:id="536" w:author="David Sant" w:date="2025-11-28T16:55:00Z" w16du:dateUtc="2025-11-28T16:55:00Z"/>
        </w:rPr>
      </w:pPr>
      <w:ins w:id="537" w:author="David Sant" w:date="2025-11-28T16:55:00Z" w16du:dateUtc="2025-11-28T16:55:00Z">
        <w:r>
          <w:t>No rights or licences are granted to the Supplier pursuant to this licence in respect of the Reserved Sector [</w:t>
        </w:r>
        <w:r w:rsidRPr="00C54057">
          <w:rPr>
            <w:highlight w:val="yellow"/>
          </w:rPr>
          <w:t>and/or the Reserved Territory</w:t>
        </w:r>
        <w:r>
          <w:t>].</w:t>
        </w:r>
      </w:ins>
    </w:p>
    <w:p w14:paraId="58174624" w14:textId="77777777" w:rsidR="006321FA" w:rsidRDefault="006321FA" w:rsidP="006321FA">
      <w:pPr>
        <w:pStyle w:val="ScheduleTitleClause"/>
        <w:rPr>
          <w:ins w:id="538" w:author="David Sant" w:date="2025-11-28T16:55:00Z" w16du:dateUtc="2025-11-28T16:55:00Z"/>
        </w:rPr>
      </w:pPr>
      <w:ins w:id="539" w:author="David Sant" w:date="2025-11-28T16:55:00Z" w16du:dateUtc="2025-11-28T16:55:00Z">
        <w:r>
          <w:t>Duration and Termination</w:t>
        </w:r>
      </w:ins>
    </w:p>
    <w:p w14:paraId="0FEAB2FD" w14:textId="2CEDE21D" w:rsidR="006321FA" w:rsidRDefault="006321FA" w:rsidP="006321FA">
      <w:pPr>
        <w:pStyle w:val="ScheduleUntitledsubclause1"/>
        <w:rPr>
          <w:ins w:id="540" w:author="David Sant" w:date="2025-11-28T16:55:00Z" w16du:dateUtc="2025-11-28T16:55:00Z"/>
        </w:rPr>
      </w:pPr>
      <w:ins w:id="541" w:author="David Sant" w:date="2025-11-28T16:55:00Z" w16du:dateUtc="2025-11-28T16:55:00Z">
        <w:r>
          <w:t xml:space="preserve">This licence shall commence on </w:t>
        </w:r>
        <w:r w:rsidR="00C54057">
          <w:t xml:space="preserve">the Licence Start Date </w:t>
        </w:r>
        <w:r>
          <w:t xml:space="preserve">and shall continue for </w:t>
        </w:r>
        <w:r w:rsidR="00C54057">
          <w:t xml:space="preserve">the Licence Duration </w:t>
        </w:r>
        <w:r>
          <w:t>unless terminated earlier in accordance with this Schedule.</w:t>
        </w:r>
      </w:ins>
    </w:p>
    <w:p w14:paraId="39E15A91" w14:textId="7D2BB628" w:rsidR="006321FA" w:rsidRDefault="006321FA" w:rsidP="006321FA">
      <w:pPr>
        <w:pStyle w:val="ScheduleUntitledsubclause1"/>
        <w:rPr>
          <w:ins w:id="542" w:author="David Sant" w:date="2025-11-28T16:55:00Z" w16du:dateUtc="2025-11-28T16:55:00Z"/>
        </w:rPr>
      </w:pPr>
      <w:ins w:id="543" w:author="David Sant" w:date="2025-11-28T16:55:00Z" w16du:dateUtc="2025-11-28T16:55:00Z">
        <w:r>
          <w:t>This licence shall terminate automatically upon termination or expiry of the agreement for any reason.</w:t>
        </w:r>
      </w:ins>
    </w:p>
    <w:p w14:paraId="19538B65" w14:textId="77777777" w:rsidR="006321FA" w:rsidRDefault="006321FA" w:rsidP="006321FA">
      <w:pPr>
        <w:pStyle w:val="ScheduleUntitledsubclause1"/>
        <w:rPr>
          <w:ins w:id="544" w:author="David Sant" w:date="2025-11-28T16:55:00Z" w16du:dateUtc="2025-11-28T16:55:00Z"/>
        </w:rPr>
      </w:pPr>
      <w:ins w:id="545" w:author="David Sant" w:date="2025-11-28T16:55:00Z" w16du:dateUtc="2025-11-28T16:55:00Z">
        <w:r>
          <w:t xml:space="preserve">Norton may terminate this licence immediately by written notice to the Supplier if: </w:t>
        </w:r>
      </w:ins>
    </w:p>
    <w:p w14:paraId="5135867A" w14:textId="77777777" w:rsidR="006321FA" w:rsidRDefault="006321FA" w:rsidP="006321FA">
      <w:pPr>
        <w:pStyle w:val="ScheduleUntitledsubclause2"/>
        <w:rPr>
          <w:ins w:id="546" w:author="David Sant" w:date="2025-11-28T16:55:00Z" w16du:dateUtc="2025-11-28T16:55:00Z"/>
        </w:rPr>
      </w:pPr>
      <w:ins w:id="547" w:author="David Sant" w:date="2025-11-28T16:55:00Z" w16du:dateUtc="2025-11-28T16:55:00Z">
        <w:r>
          <w:t xml:space="preserve">the Supplier breaches any material term of this Schedule and fails to remedy such breach within 30 days of receiving written </w:t>
        </w:r>
        <w:proofErr w:type="gramStart"/>
        <w:r>
          <w:t>notice;</w:t>
        </w:r>
        <w:proofErr w:type="gramEnd"/>
        <w:r>
          <w:t xml:space="preserve"> </w:t>
        </w:r>
      </w:ins>
    </w:p>
    <w:p w14:paraId="7C389E27" w14:textId="077EB6FB" w:rsidR="006321FA" w:rsidRDefault="006321FA" w:rsidP="006321FA">
      <w:pPr>
        <w:pStyle w:val="ScheduleUntitledsubclause2"/>
        <w:rPr>
          <w:ins w:id="548" w:author="David Sant" w:date="2025-11-28T16:55:00Z" w16du:dateUtc="2025-11-28T16:55:00Z"/>
        </w:rPr>
      </w:pPr>
      <w:ins w:id="549" w:author="David Sant" w:date="2025-11-28T16:55:00Z" w16du:dateUtc="2025-11-28T16:55:00Z">
        <w:r>
          <w:t xml:space="preserve">the Supplier uses the Specified Intellectual Property Rights outside the </w:t>
        </w:r>
        <w:r w:rsidR="00C54057">
          <w:t>P</w:t>
        </w:r>
        <w:r>
          <w:t xml:space="preserve">ermitted Territory or </w:t>
        </w:r>
        <w:r w:rsidR="00C54057">
          <w:t xml:space="preserve">Permitted </w:t>
        </w:r>
        <w:proofErr w:type="gramStart"/>
        <w:r>
          <w:t>Sector;</w:t>
        </w:r>
        <w:proofErr w:type="gramEnd"/>
        <w:r>
          <w:t xml:space="preserve"> </w:t>
        </w:r>
      </w:ins>
    </w:p>
    <w:p w14:paraId="27741719" w14:textId="77777777" w:rsidR="006321FA" w:rsidRDefault="006321FA" w:rsidP="006321FA">
      <w:pPr>
        <w:pStyle w:val="ScheduleUntitledsubclause2"/>
        <w:rPr>
          <w:ins w:id="550" w:author="David Sant" w:date="2025-11-28T16:55:00Z" w16du:dateUtc="2025-11-28T16:55:00Z"/>
        </w:rPr>
      </w:pPr>
      <w:ins w:id="551" w:author="David Sant" w:date="2025-11-28T16:55:00Z" w16du:dateUtc="2025-11-28T16:55:00Z">
        <w:r>
          <w:t xml:space="preserve">the Supplier sub-licenses the Specified Intellectual Property Rights without Norton's approval; or </w:t>
        </w:r>
      </w:ins>
    </w:p>
    <w:p w14:paraId="155C5188" w14:textId="1CC5CEFD" w:rsidR="006321FA" w:rsidRDefault="006321FA" w:rsidP="006321FA">
      <w:pPr>
        <w:pStyle w:val="ScheduleUntitledsubclause2"/>
        <w:rPr>
          <w:ins w:id="552" w:author="David Sant" w:date="2025-11-28T16:55:00Z" w16du:dateUtc="2025-11-28T16:55:00Z"/>
        </w:rPr>
      </w:pPr>
      <w:ins w:id="553" w:author="David Sant" w:date="2025-11-28T16:55:00Z" w16du:dateUtc="2025-11-28T16:55:00Z">
        <w:r>
          <w:t xml:space="preserve">the Supplier challenges Norton's ownership of the </w:t>
        </w:r>
        <w:r w:rsidR="00C54057">
          <w:t>Specified Intellectual Property Rights</w:t>
        </w:r>
        <w:r>
          <w:t>.</w:t>
        </w:r>
      </w:ins>
    </w:p>
    <w:p w14:paraId="11B0949E" w14:textId="77777777" w:rsidR="006321FA" w:rsidRDefault="006321FA" w:rsidP="006321FA">
      <w:pPr>
        <w:pStyle w:val="ScheduleUntitledsubclause1"/>
        <w:rPr>
          <w:ins w:id="554" w:author="David Sant" w:date="2025-11-28T16:55:00Z" w16du:dateUtc="2025-11-28T16:55:00Z"/>
        </w:rPr>
      </w:pPr>
      <w:ins w:id="555" w:author="David Sant" w:date="2025-11-28T16:55:00Z" w16du:dateUtc="2025-11-28T16:55:00Z">
        <w:r>
          <w:t>Norton may terminate this licence for convenience by giving the Supplier not less than [</w:t>
        </w:r>
        <w:r w:rsidRPr="006321FA">
          <w:rPr>
            <w:highlight w:val="yellow"/>
          </w:rPr>
          <w:t>6</w:t>
        </w:r>
        <w:r>
          <w:t>] months' prior written notice.</w:t>
        </w:r>
      </w:ins>
    </w:p>
    <w:p w14:paraId="3E422C71" w14:textId="4466D5A2" w:rsidR="006321FA" w:rsidRDefault="006321FA" w:rsidP="006321FA">
      <w:pPr>
        <w:pStyle w:val="ScheduleUntitledsubclause1"/>
        <w:rPr>
          <w:ins w:id="556" w:author="David Sant" w:date="2025-11-28T16:55:00Z" w16du:dateUtc="2025-11-28T16:55:00Z"/>
        </w:rPr>
      </w:pPr>
      <w:commentRangeStart w:id="557"/>
      <w:ins w:id="558" w:author="David Sant" w:date="2025-11-28T16:55:00Z" w16du:dateUtc="2025-11-28T16:55:00Z">
        <w:r>
          <w:t>Upon termination or expiry of this licence, all rights granted to the Supplier under this Schedule shall immediately cease, subject to the provisions regarding manufactured hardware set out in this Schedule.</w:t>
        </w:r>
        <w:commentRangeEnd w:id="557"/>
        <w:r>
          <w:rPr>
            <w:rStyle w:val="CommentReference"/>
            <w:rFonts w:asciiTheme="minorHAnsi" w:eastAsiaTheme="minorHAnsi" w:hAnsiTheme="minorHAnsi" w:cstheme="minorBidi"/>
          </w:rPr>
          <w:commentReference w:id="557"/>
        </w:r>
      </w:ins>
    </w:p>
    <w:p w14:paraId="3E3268B5" w14:textId="77777777" w:rsidR="00C57A78" w:rsidRDefault="00000000">
      <w:pPr>
        <w:pStyle w:val="ScheduleTitleClause"/>
        <w:rPr>
          <w:ins w:id="559" w:author="David Sant" w:date="2025-11-28T16:55:00Z" w16du:dateUtc="2025-11-28T16:55:00Z"/>
        </w:rPr>
      </w:pPr>
      <w:commentRangeStart w:id="560"/>
      <w:ins w:id="561" w:author="David Sant" w:date="2025-11-28T16:55:00Z" w16du:dateUtc="2025-11-28T16:55:00Z">
        <w:r>
          <w:t xml:space="preserve">Commercial </w:t>
        </w:r>
        <w:commentRangeEnd w:id="560"/>
        <w:r w:rsidR="00C54057">
          <w:rPr>
            <w:rStyle w:val="CommentReference"/>
            <w:rFonts w:asciiTheme="minorHAnsi" w:eastAsiaTheme="minorHAnsi" w:hAnsiTheme="minorHAnsi" w:cstheme="minorBidi"/>
            <w:b w:val="0"/>
            <w:kern w:val="2"/>
          </w:rPr>
          <w:commentReference w:id="560"/>
        </w:r>
        <w:r>
          <w:t>Terms</w:t>
        </w:r>
      </w:ins>
    </w:p>
    <w:p w14:paraId="2EE7ADBD" w14:textId="396F619A" w:rsidR="00C57A78" w:rsidRPr="008004DB" w:rsidRDefault="00000000" w:rsidP="00D25CC7">
      <w:pPr>
        <w:pStyle w:val="ScheduleUntitledsubclause1"/>
        <w:numPr>
          <w:ilvl w:val="0"/>
          <w:numId w:val="0"/>
        </w:numPr>
        <w:ind w:left="720"/>
        <w:rPr>
          <w:ins w:id="562" w:author="David Sant" w:date="2025-11-28T16:55:00Z" w16du:dateUtc="2025-11-28T16:55:00Z"/>
          <w:b/>
          <w:bCs/>
        </w:rPr>
      </w:pPr>
      <w:ins w:id="563" w:author="David Sant" w:date="2025-11-28T16:55:00Z" w16du:dateUtc="2025-11-28T16:55:00Z">
        <w:r w:rsidRPr="008004DB">
          <w:rPr>
            <w:b/>
            <w:bCs/>
          </w:rPr>
          <w:t>[</w:t>
        </w:r>
        <w:r w:rsidR="00D25CC7" w:rsidRPr="008004DB">
          <w:rPr>
            <w:b/>
            <w:bCs/>
          </w:rPr>
          <w:t>SELECT AN OPTION</w:t>
        </w:r>
        <w:r w:rsidRPr="008004DB">
          <w:rPr>
            <w:b/>
            <w:bCs/>
          </w:rPr>
          <w:t>].</w:t>
        </w:r>
      </w:ins>
    </w:p>
    <w:p w14:paraId="0900F82A" w14:textId="3C99E08C" w:rsidR="00C57A78" w:rsidRDefault="00D25CC7" w:rsidP="00D25CC7">
      <w:pPr>
        <w:pStyle w:val="ScheduleUntitledsubclause1"/>
        <w:rPr>
          <w:ins w:id="564" w:author="David Sant" w:date="2025-11-28T16:55:00Z" w16du:dateUtc="2025-11-28T16:55:00Z"/>
        </w:rPr>
      </w:pPr>
      <w:ins w:id="565" w:author="David Sant" w:date="2025-11-28T16:55:00Z" w16du:dateUtc="2025-11-28T16:55:00Z">
        <w:r w:rsidRPr="008004DB">
          <w:rPr>
            <w:b/>
            <w:bCs/>
          </w:rPr>
          <w:t>[</w:t>
        </w:r>
        <w:r w:rsidR="008004DB">
          <w:rPr>
            <w:b/>
            <w:bCs/>
          </w:rPr>
          <w:t>ROYALTY</w:t>
        </w:r>
        <w:r w:rsidRPr="008004DB">
          <w:rPr>
            <w:b/>
            <w:bCs/>
          </w:rPr>
          <w:t xml:space="preserve"> </w:t>
        </w:r>
        <w:r w:rsidR="008004DB">
          <w:rPr>
            <w:b/>
            <w:bCs/>
          </w:rPr>
          <w:t>FREE</w:t>
        </w:r>
        <w:r w:rsidRPr="008004DB">
          <w:rPr>
            <w:b/>
            <w:bCs/>
          </w:rPr>
          <w:t>]</w:t>
        </w:r>
        <w:r>
          <w:t xml:space="preserve"> The licence is granted on a royalty-free basis. No payments shall be due from the Supplier to Norton for the use of the </w:t>
        </w:r>
        <w:r w:rsidR="006321FA">
          <w:t>Specified Intellectual Property Rights</w:t>
        </w:r>
        <w:r>
          <w:t>.</w:t>
        </w:r>
      </w:ins>
    </w:p>
    <w:p w14:paraId="053D2832" w14:textId="65A62760" w:rsidR="00C57A78" w:rsidRDefault="006321FA" w:rsidP="00D25CC7">
      <w:pPr>
        <w:pStyle w:val="ScheduleUntitledsubclause1"/>
        <w:rPr>
          <w:ins w:id="566" w:author="David Sant" w:date="2025-11-28T16:55:00Z" w16du:dateUtc="2025-11-28T16:55:00Z"/>
        </w:rPr>
      </w:pPr>
      <w:ins w:id="567" w:author="David Sant" w:date="2025-11-28T16:55:00Z" w16du:dateUtc="2025-11-28T16:55:00Z">
        <w:r w:rsidRPr="008004DB">
          <w:rPr>
            <w:b/>
            <w:bCs/>
          </w:rPr>
          <w:t>[</w:t>
        </w:r>
        <w:r w:rsidR="008004DB">
          <w:rPr>
            <w:b/>
            <w:bCs/>
          </w:rPr>
          <w:t>ANNUAL LICENCE FEE</w:t>
        </w:r>
        <w:r w:rsidRPr="008004DB">
          <w:rPr>
            <w:b/>
            <w:bCs/>
          </w:rPr>
          <w:t>]</w:t>
        </w:r>
        <w:r>
          <w:t xml:space="preserve"> The Supplier shall pay Norton an annual licence fee of £[</w:t>
        </w:r>
        <w:r w:rsidRPr="008004DB">
          <w:rPr>
            <w:highlight w:val="yellow"/>
          </w:rPr>
          <w:t>AMOUNT</w:t>
        </w:r>
        <w:r>
          <w:t>] (the "</w:t>
        </w:r>
        <w:r w:rsidRPr="006321FA">
          <w:rPr>
            <w:b/>
            <w:bCs/>
          </w:rPr>
          <w:t>Licence Fee</w:t>
        </w:r>
        <w:r>
          <w:t>"). The first Licence Fee shall be payable within 30 days of the first commercial use of the Specified Intellectual Property Rights. Subsequent annual Licence Fees shall be payable on each anniversary of the first commercial use. All Licence Fees are non-refundable.</w:t>
        </w:r>
      </w:ins>
    </w:p>
    <w:p w14:paraId="163BBDD7" w14:textId="77777777" w:rsidR="00C57A78" w:rsidRDefault="00000000">
      <w:pPr>
        <w:pStyle w:val="ScheduleTitleClause"/>
        <w:rPr>
          <w:ins w:id="568" w:author="David Sant" w:date="2025-11-28T16:55:00Z" w16du:dateUtc="2025-11-28T16:55:00Z"/>
        </w:rPr>
      </w:pPr>
      <w:ins w:id="569" w:author="David Sant" w:date="2025-11-28T16:55:00Z" w16du:dateUtc="2025-11-28T16:55:00Z">
        <w:r>
          <w:lastRenderedPageBreak/>
          <w:t>Sub-licensing</w:t>
        </w:r>
      </w:ins>
    </w:p>
    <w:p w14:paraId="0CEE9303" w14:textId="5C1A44E6" w:rsidR="00C57A78" w:rsidRDefault="00000000">
      <w:pPr>
        <w:pStyle w:val="ScheduleUntitledsubclause1"/>
        <w:rPr>
          <w:ins w:id="570" w:author="David Sant" w:date="2025-11-28T16:55:00Z" w16du:dateUtc="2025-11-28T16:55:00Z"/>
        </w:rPr>
      </w:pPr>
      <w:commentRangeStart w:id="571"/>
      <w:ins w:id="572" w:author="David Sant" w:date="2025-11-28T16:55:00Z" w16du:dateUtc="2025-11-28T16:55:00Z">
        <w:r>
          <w:t xml:space="preserve">The Supplier shall not sub-license the </w:t>
        </w:r>
        <w:r w:rsidR="006321FA">
          <w:t>Specified Intellectual Property Rights</w:t>
        </w:r>
        <w:r>
          <w:t xml:space="preserve"> without Norton's prior written approval.</w:t>
        </w:r>
        <w:commentRangeEnd w:id="571"/>
        <w:r w:rsidR="006321FA">
          <w:rPr>
            <w:rStyle w:val="CommentReference"/>
            <w:rFonts w:asciiTheme="minorHAnsi" w:eastAsiaTheme="minorHAnsi" w:hAnsiTheme="minorHAnsi" w:cstheme="minorBidi"/>
          </w:rPr>
          <w:commentReference w:id="571"/>
        </w:r>
      </w:ins>
    </w:p>
    <w:p w14:paraId="405F5281" w14:textId="77777777" w:rsidR="006321FA" w:rsidRDefault="00000000">
      <w:pPr>
        <w:pStyle w:val="ScheduleUntitledsubclause1"/>
        <w:rPr>
          <w:ins w:id="573" w:author="David Sant" w:date="2025-11-28T16:55:00Z" w16du:dateUtc="2025-11-28T16:55:00Z"/>
        </w:rPr>
      </w:pPr>
      <w:ins w:id="574" w:author="David Sant" w:date="2025-11-28T16:55:00Z" w16du:dateUtc="2025-11-28T16:55:00Z">
        <w:r>
          <w:t xml:space="preserve">Any request for sub-licensing approval must be made in writing and include: </w:t>
        </w:r>
      </w:ins>
    </w:p>
    <w:p w14:paraId="2ED68FDB" w14:textId="77777777" w:rsidR="006321FA" w:rsidRDefault="00000000" w:rsidP="006321FA">
      <w:pPr>
        <w:pStyle w:val="ScheduleUntitledsubclause2"/>
        <w:rPr>
          <w:ins w:id="575" w:author="David Sant" w:date="2025-11-28T16:55:00Z" w16du:dateUtc="2025-11-28T16:55:00Z"/>
        </w:rPr>
      </w:pPr>
      <w:ins w:id="576" w:author="David Sant" w:date="2025-11-28T16:55:00Z" w16du:dateUtc="2025-11-28T16:55:00Z">
        <w:r>
          <w:t>details of the proposed sub-</w:t>
        </w:r>
        <w:proofErr w:type="gramStart"/>
        <w:r>
          <w:t>licensee;</w:t>
        </w:r>
        <w:proofErr w:type="gramEnd"/>
        <w:r>
          <w:t xml:space="preserve"> </w:t>
        </w:r>
      </w:ins>
    </w:p>
    <w:p w14:paraId="0EE7B169" w14:textId="77777777" w:rsidR="006321FA" w:rsidRDefault="00000000" w:rsidP="006321FA">
      <w:pPr>
        <w:pStyle w:val="ScheduleUntitledsubclause2"/>
        <w:rPr>
          <w:ins w:id="577" w:author="David Sant" w:date="2025-11-28T16:55:00Z" w16du:dateUtc="2025-11-28T16:55:00Z"/>
        </w:rPr>
      </w:pPr>
      <w:ins w:id="578" w:author="David Sant" w:date="2025-11-28T16:55:00Z" w16du:dateUtc="2025-11-28T16:55:00Z">
        <w:r>
          <w:t>the scope of the proposed sub-</w:t>
        </w:r>
        <w:proofErr w:type="gramStart"/>
        <w:r>
          <w:t>licence;</w:t>
        </w:r>
        <w:proofErr w:type="gramEnd"/>
        <w:r>
          <w:t xml:space="preserve"> </w:t>
        </w:r>
      </w:ins>
    </w:p>
    <w:p w14:paraId="62F23BD0" w14:textId="60219AC4" w:rsidR="006321FA" w:rsidRDefault="006321FA" w:rsidP="006321FA">
      <w:pPr>
        <w:pStyle w:val="ScheduleUntitledsubclause2"/>
        <w:rPr>
          <w:ins w:id="579" w:author="David Sant" w:date="2025-11-28T16:55:00Z" w16du:dateUtc="2025-11-28T16:55:00Z"/>
        </w:rPr>
      </w:pPr>
      <w:commentRangeStart w:id="580"/>
      <w:ins w:id="581" w:author="David Sant" w:date="2025-11-28T16:55:00Z" w16du:dateUtc="2025-11-28T16:55:00Z">
        <w:r>
          <w:t xml:space="preserve">[the commercial terms proposed]; and </w:t>
        </w:r>
        <w:commentRangeEnd w:id="580"/>
        <w:r>
          <w:rPr>
            <w:rStyle w:val="CommentReference"/>
            <w:rFonts w:asciiTheme="minorHAnsi" w:eastAsiaTheme="minorHAnsi" w:hAnsiTheme="minorHAnsi" w:cstheme="minorBidi"/>
          </w:rPr>
          <w:commentReference w:id="580"/>
        </w:r>
      </w:ins>
    </w:p>
    <w:p w14:paraId="378A8C84" w14:textId="33E0A831" w:rsidR="00C57A78" w:rsidRDefault="00000000" w:rsidP="006321FA">
      <w:pPr>
        <w:pStyle w:val="ScheduleUntitledsubclause2"/>
        <w:rPr>
          <w:ins w:id="582" w:author="David Sant" w:date="2025-11-28T16:55:00Z" w16du:dateUtc="2025-11-28T16:55:00Z"/>
        </w:rPr>
      </w:pPr>
      <w:ins w:id="583" w:author="David Sant" w:date="2025-11-28T16:55:00Z" w16du:dateUtc="2025-11-28T16:55:00Z">
        <w:r>
          <w:t>any other information reasonably required by Norton.</w:t>
        </w:r>
      </w:ins>
    </w:p>
    <w:p w14:paraId="593D8728" w14:textId="77777777" w:rsidR="00C57A78" w:rsidRDefault="00000000">
      <w:pPr>
        <w:pStyle w:val="ScheduleUntitledsubclause1"/>
        <w:rPr>
          <w:ins w:id="584" w:author="David Sant" w:date="2025-11-28T16:55:00Z" w16du:dateUtc="2025-11-28T16:55:00Z"/>
        </w:rPr>
      </w:pPr>
      <w:ins w:id="585" w:author="David Sant" w:date="2025-11-28T16:55:00Z" w16du:dateUtc="2025-11-28T16:55:00Z">
        <w:r>
          <w:t>Norton may grant or withhold approval in its absolute discretion and may impose commercial licensing terms and other conditions as a condition of approval, including requirements that:</w:t>
        </w:r>
      </w:ins>
    </w:p>
    <w:p w14:paraId="2876F641" w14:textId="77777777" w:rsidR="00C57A78" w:rsidRDefault="00000000">
      <w:pPr>
        <w:pStyle w:val="ScheduleUntitledsubclause2"/>
        <w:rPr>
          <w:ins w:id="586" w:author="David Sant" w:date="2025-11-28T16:55:00Z" w16du:dateUtc="2025-11-28T16:55:00Z"/>
        </w:rPr>
      </w:pPr>
      <w:ins w:id="587" w:author="David Sant" w:date="2025-11-28T16:55:00Z" w16du:dateUtc="2025-11-28T16:55:00Z">
        <w:r>
          <w:t xml:space="preserve">the sub-licensee enters into a direct licence agreement with </w:t>
        </w:r>
        <w:proofErr w:type="gramStart"/>
        <w:r>
          <w:t>Norton;</w:t>
        </w:r>
        <w:proofErr w:type="gramEnd"/>
      </w:ins>
    </w:p>
    <w:p w14:paraId="76D1E497" w14:textId="77777777" w:rsidR="00C57A78" w:rsidRDefault="00000000">
      <w:pPr>
        <w:pStyle w:val="ScheduleUntitledsubclause2"/>
        <w:rPr>
          <w:ins w:id="588" w:author="David Sant" w:date="2025-11-28T16:55:00Z" w16du:dateUtc="2025-11-28T16:55:00Z"/>
        </w:rPr>
      </w:pPr>
      <w:ins w:id="589" w:author="David Sant" w:date="2025-11-28T16:55:00Z" w16du:dateUtc="2025-11-28T16:55:00Z">
        <w:r>
          <w:t xml:space="preserve">the sub-licensee pays licence fees or royalties to </w:t>
        </w:r>
        <w:proofErr w:type="gramStart"/>
        <w:r>
          <w:t>Norton;</w:t>
        </w:r>
        <w:proofErr w:type="gramEnd"/>
      </w:ins>
    </w:p>
    <w:p w14:paraId="6D3B71E9" w14:textId="77777777" w:rsidR="00C57A78" w:rsidRDefault="00000000">
      <w:pPr>
        <w:pStyle w:val="ScheduleUntitledsubclause2"/>
        <w:rPr>
          <w:ins w:id="590" w:author="David Sant" w:date="2025-11-28T16:55:00Z" w16du:dateUtc="2025-11-28T16:55:00Z"/>
        </w:rPr>
      </w:pPr>
      <w:ins w:id="591" w:author="David Sant" w:date="2025-11-28T16:55:00Z" w16du:dateUtc="2025-11-28T16:55:00Z">
        <w:r>
          <w:t xml:space="preserve">the Supplier shares a percentage of any revenues received from the sub-licensee with </w:t>
        </w:r>
        <w:proofErr w:type="gramStart"/>
        <w:r>
          <w:t>Norton;</w:t>
        </w:r>
        <w:proofErr w:type="gramEnd"/>
      </w:ins>
    </w:p>
    <w:p w14:paraId="1C8DD7A1" w14:textId="77777777" w:rsidR="00C57A78" w:rsidRDefault="00000000">
      <w:pPr>
        <w:pStyle w:val="ScheduleUntitledsubclause2"/>
        <w:rPr>
          <w:ins w:id="592" w:author="David Sant" w:date="2025-11-28T16:55:00Z" w16du:dateUtc="2025-11-28T16:55:00Z"/>
        </w:rPr>
      </w:pPr>
      <w:ins w:id="593" w:author="David Sant" w:date="2025-11-28T16:55:00Z" w16du:dateUtc="2025-11-28T16:55:00Z">
        <w:r>
          <w:t>the sub-licence includes restrictions consistent with those in this Schedule; or</w:t>
        </w:r>
      </w:ins>
    </w:p>
    <w:p w14:paraId="08960931" w14:textId="77777777" w:rsidR="00C57A78" w:rsidRDefault="00000000">
      <w:pPr>
        <w:pStyle w:val="ScheduleUntitledsubclause2"/>
        <w:rPr>
          <w:ins w:id="594" w:author="David Sant" w:date="2025-11-28T16:55:00Z" w16du:dateUtc="2025-11-28T16:55:00Z"/>
        </w:rPr>
      </w:pPr>
      <w:ins w:id="595" w:author="David Sant" w:date="2025-11-28T16:55:00Z" w16du:dateUtc="2025-11-28T16:55:00Z">
        <w:r>
          <w:t>the sub-licence terminates automatically if this licence terminates.</w:t>
        </w:r>
      </w:ins>
    </w:p>
    <w:p w14:paraId="7EEB5E22" w14:textId="77777777" w:rsidR="00C57A78" w:rsidRDefault="00000000">
      <w:pPr>
        <w:pStyle w:val="ScheduleUntitledsubclause1"/>
        <w:rPr>
          <w:ins w:id="596" w:author="David Sant" w:date="2025-11-28T16:55:00Z" w16du:dateUtc="2025-11-28T16:55:00Z"/>
        </w:rPr>
      </w:pPr>
      <w:ins w:id="597" w:author="David Sant" w:date="2025-11-28T16:55:00Z" w16du:dateUtc="2025-11-28T16:55:00Z">
        <w:r>
          <w:t>Any sub-licence granted must be consistent with the terms of this licence and the Supplier shall remain responsible for all acts and omissions of its sub-licensees.</w:t>
        </w:r>
      </w:ins>
    </w:p>
    <w:p w14:paraId="26874D8B" w14:textId="77777777" w:rsidR="00C57A78" w:rsidRDefault="00000000">
      <w:pPr>
        <w:pStyle w:val="ScheduleTitleClause"/>
        <w:rPr>
          <w:ins w:id="598" w:author="David Sant" w:date="2025-11-28T16:55:00Z" w16du:dateUtc="2025-11-28T16:55:00Z"/>
        </w:rPr>
      </w:pPr>
      <w:ins w:id="599" w:author="David Sant" w:date="2025-11-28T16:55:00Z" w16du:dateUtc="2025-11-28T16:55:00Z">
        <w:r>
          <w:t>Manufacturing Hardware and Effect of Termination</w:t>
        </w:r>
      </w:ins>
    </w:p>
    <w:p w14:paraId="2FB68578" w14:textId="74198864" w:rsidR="00C57A78" w:rsidRDefault="00000000">
      <w:pPr>
        <w:pStyle w:val="ScheduleUntitledsubclause1"/>
        <w:rPr>
          <w:ins w:id="600" w:author="David Sant" w:date="2025-11-28T16:55:00Z" w16du:dateUtc="2025-11-28T16:55:00Z"/>
        </w:rPr>
      </w:pPr>
      <w:ins w:id="601" w:author="David Sant" w:date="2025-11-28T16:55:00Z" w16du:dateUtc="2025-11-28T16:55:00Z">
        <w:r>
          <w:t>The Supplier may manufacture hardware products incorporating or utili</w:t>
        </w:r>
        <w:r w:rsidR="006321FA">
          <w:t>s</w:t>
        </w:r>
        <w:r>
          <w:t xml:space="preserve">ing the </w:t>
        </w:r>
        <w:r w:rsidR="006321FA">
          <w:t>Specified Intellectual Property Rights</w:t>
        </w:r>
        <w:r>
          <w:t xml:space="preserve"> during the term of this licence, provided such manufacture and use complies with all terms of this licence including the </w:t>
        </w:r>
        <w:r w:rsidR="00C54057">
          <w:t xml:space="preserve">Permitted </w:t>
        </w:r>
        <w:r>
          <w:t xml:space="preserve">Territory and </w:t>
        </w:r>
        <w:r w:rsidR="00C54057">
          <w:t xml:space="preserve">Permitted </w:t>
        </w:r>
        <w:r>
          <w:t>Sector restrictions.</w:t>
        </w:r>
      </w:ins>
    </w:p>
    <w:p w14:paraId="082B1A60" w14:textId="77777777" w:rsidR="00C57A78" w:rsidRDefault="00000000">
      <w:pPr>
        <w:pStyle w:val="ScheduleUntitledsubclause1"/>
        <w:rPr>
          <w:ins w:id="602" w:author="David Sant" w:date="2025-11-28T16:55:00Z" w16du:dateUtc="2025-11-28T16:55:00Z"/>
        </w:rPr>
      </w:pPr>
      <w:ins w:id="603" w:author="David Sant" w:date="2025-11-28T16:55:00Z" w16du:dateUtc="2025-11-28T16:55:00Z">
        <w:r>
          <w:t>Upon termination or expiry of this licence for any reason:</w:t>
        </w:r>
      </w:ins>
    </w:p>
    <w:p w14:paraId="789F76D0" w14:textId="1986854A" w:rsidR="00C57A78" w:rsidRDefault="00000000">
      <w:pPr>
        <w:pStyle w:val="ScheduleUntitledsubclause2"/>
        <w:rPr>
          <w:ins w:id="604" w:author="David Sant" w:date="2025-11-28T16:55:00Z" w16du:dateUtc="2025-11-28T16:55:00Z"/>
        </w:rPr>
      </w:pPr>
      <w:ins w:id="605" w:author="David Sant" w:date="2025-11-28T16:55:00Z" w16du:dateUtc="2025-11-28T16:55:00Z">
        <w:r>
          <w:t>The Supplier shall immediately cease all new manufacturing of hardware products incorporating or utili</w:t>
        </w:r>
        <w:r w:rsidR="006321FA">
          <w:t>s</w:t>
        </w:r>
        <w:r>
          <w:t xml:space="preserve">ing the </w:t>
        </w:r>
        <w:r w:rsidR="006321FA">
          <w:t>Specified Intellectual Property Rights</w:t>
        </w:r>
        <w:r>
          <w:t>.</w:t>
        </w:r>
      </w:ins>
    </w:p>
    <w:p w14:paraId="189E14A2" w14:textId="0FC37AB9" w:rsidR="00C57A78" w:rsidRDefault="00000000">
      <w:pPr>
        <w:pStyle w:val="ScheduleUntitledsubclause2"/>
        <w:rPr>
          <w:ins w:id="606" w:author="David Sant" w:date="2025-11-28T16:55:00Z" w16du:dateUtc="2025-11-28T16:55:00Z"/>
        </w:rPr>
      </w:pPr>
      <w:ins w:id="607" w:author="David Sant" w:date="2025-11-28T16:55:00Z" w16du:dateUtc="2025-11-28T16:55:00Z">
        <w:r>
          <w:t xml:space="preserve">The Supplier shall cease all new uses of the </w:t>
        </w:r>
        <w:r w:rsidR="006321FA">
          <w:t>Specified Intellectual Property Rights</w:t>
        </w:r>
        <w:r>
          <w:t>, including in new products, services, or applications.</w:t>
        </w:r>
      </w:ins>
    </w:p>
    <w:p w14:paraId="038A4320" w14:textId="4374C3F5" w:rsidR="00C57A78" w:rsidRDefault="00000000">
      <w:pPr>
        <w:pStyle w:val="ScheduleUntitledsubclause2"/>
        <w:rPr>
          <w:ins w:id="608" w:author="David Sant" w:date="2025-11-28T16:55:00Z" w16du:dateUtc="2025-11-28T16:55:00Z"/>
        </w:rPr>
      </w:pPr>
      <w:commentRangeStart w:id="609"/>
      <w:ins w:id="610" w:author="David Sant" w:date="2025-11-28T16:55:00Z" w16du:dateUtc="2025-11-28T16:55:00Z">
        <w:r>
          <w:t xml:space="preserve">The Supplier may continue to sell </w:t>
        </w:r>
        <w:commentRangeEnd w:id="609"/>
        <w:r w:rsidR="006321FA">
          <w:rPr>
            <w:rStyle w:val="CommentReference"/>
            <w:rFonts w:asciiTheme="minorHAnsi" w:eastAsiaTheme="minorHAnsi" w:hAnsiTheme="minorHAnsi" w:cstheme="minorBidi"/>
          </w:rPr>
          <w:commentReference w:id="609"/>
        </w:r>
        <w:r>
          <w:t xml:space="preserve">hardware products that have already been manufactured before the termination date for a period of </w:t>
        </w:r>
        <w:r w:rsidR="006321FA">
          <w:t>[</w:t>
        </w:r>
        <w:r w:rsidRPr="006321FA">
          <w:rPr>
            <w:highlight w:val="yellow"/>
          </w:rPr>
          <w:t>90</w:t>
        </w:r>
        <w:r w:rsidR="006321FA">
          <w:t>]</w:t>
        </w:r>
        <w:r>
          <w:t xml:space="preserve"> days following termination, provided such sales comply with the </w:t>
        </w:r>
        <w:r w:rsidR="00C54057">
          <w:t xml:space="preserve">Permitted </w:t>
        </w:r>
        <w:r>
          <w:t xml:space="preserve">Territory and </w:t>
        </w:r>
        <w:r w:rsidR="00C54057">
          <w:t xml:space="preserve">Permitted </w:t>
        </w:r>
        <w:r>
          <w:t>Sector restrictions and all other terms of this licence.</w:t>
        </w:r>
      </w:ins>
    </w:p>
    <w:p w14:paraId="63A9F9D4" w14:textId="77777777" w:rsidR="00C57A78" w:rsidRDefault="00000000">
      <w:pPr>
        <w:pStyle w:val="ScheduleTitleClause"/>
        <w:rPr>
          <w:ins w:id="611" w:author="David Sant" w:date="2025-11-28T16:55:00Z" w16du:dateUtc="2025-11-28T16:55:00Z"/>
        </w:rPr>
      </w:pPr>
      <w:ins w:id="612" w:author="David Sant" w:date="2025-11-28T16:55:00Z" w16du:dateUtc="2025-11-28T16:55:00Z">
        <w:r>
          <w:lastRenderedPageBreak/>
          <w:t>Protection of Intellectual Property Rights</w:t>
        </w:r>
      </w:ins>
    </w:p>
    <w:p w14:paraId="0AE22039" w14:textId="625D5C15" w:rsidR="00C57A78" w:rsidRDefault="00000000">
      <w:pPr>
        <w:pStyle w:val="ScheduleUntitledsubclause1"/>
        <w:rPr>
          <w:ins w:id="613" w:author="David Sant" w:date="2025-11-28T16:55:00Z" w16du:dateUtc="2025-11-28T16:55:00Z"/>
        </w:rPr>
      </w:pPr>
      <w:ins w:id="614" w:author="David Sant" w:date="2025-11-28T16:55:00Z" w16du:dateUtc="2025-11-28T16:55:00Z">
        <w:r>
          <w:t xml:space="preserve">The Supplier acknowledges Norton's ownership of </w:t>
        </w:r>
        <w:r w:rsidR="006321FA">
          <w:t>the Specified Intellectual Property Rights</w:t>
        </w:r>
        <w:r>
          <w:t xml:space="preserve"> and the Supplier's rights </w:t>
        </w:r>
        <w:r w:rsidR="006321FA">
          <w:t xml:space="preserve">to use such Specified Intellectual Property Rights </w:t>
        </w:r>
        <w:r>
          <w:t>are limited to the licence expressly granted in this Schedule.</w:t>
        </w:r>
      </w:ins>
    </w:p>
    <w:p w14:paraId="1FFAD4E5" w14:textId="1E6A8E2F" w:rsidR="00C57A78" w:rsidRDefault="00000000">
      <w:pPr>
        <w:pStyle w:val="ScheduleUntitledsubclause1"/>
        <w:rPr>
          <w:ins w:id="615" w:author="David Sant" w:date="2025-11-28T16:55:00Z" w16du:dateUtc="2025-11-28T16:55:00Z"/>
        </w:rPr>
      </w:pPr>
      <w:ins w:id="616" w:author="David Sant" w:date="2025-11-28T16:55:00Z" w16du:dateUtc="2025-11-28T16:55:00Z">
        <w:r>
          <w:t xml:space="preserve">The Supplier shall not take any action to challenge, oppose, or impugn the validity of Norton's ownership of the </w:t>
        </w:r>
        <w:r w:rsidR="006321FA">
          <w:t xml:space="preserve">Specified Intellectual Property Rights </w:t>
        </w:r>
        <w:r>
          <w:t>or any registrations or applications relating to it.</w:t>
        </w:r>
      </w:ins>
    </w:p>
    <w:p w14:paraId="74C612C8" w14:textId="4E50F9FA" w:rsidR="00C57A78" w:rsidRDefault="00000000">
      <w:pPr>
        <w:pStyle w:val="ScheduleUntitledsubclause1"/>
        <w:rPr>
          <w:ins w:id="617" w:author="David Sant" w:date="2025-11-28T16:55:00Z" w16du:dateUtc="2025-11-28T16:55:00Z"/>
        </w:rPr>
      </w:pPr>
      <w:ins w:id="618" w:author="David Sant" w:date="2025-11-28T16:55:00Z" w16du:dateUtc="2025-11-28T16:55:00Z">
        <w:r>
          <w:t xml:space="preserve">The Supplier shall not register or attempt to register any intellectual property rights that are identical or confusingly </w:t>
        </w:r>
        <w:proofErr w:type="gramStart"/>
        <w:r>
          <w:t>similar to</w:t>
        </w:r>
        <w:proofErr w:type="gramEnd"/>
        <w:r>
          <w:t xml:space="preserve"> the </w:t>
        </w:r>
        <w:r w:rsidR="006321FA">
          <w:t>Specified Intellectual Property Rights</w:t>
        </w:r>
        <w:r>
          <w:t xml:space="preserve"> in any jurisdiction.</w:t>
        </w:r>
      </w:ins>
    </w:p>
    <w:p w14:paraId="6DCB6855" w14:textId="0EE183EE" w:rsidR="00C57A78" w:rsidRDefault="00000000">
      <w:pPr>
        <w:pStyle w:val="ScheduleUntitledsubclause1"/>
        <w:rPr>
          <w:ins w:id="619" w:author="David Sant" w:date="2025-11-28T16:55:00Z" w16du:dateUtc="2025-11-28T16:55:00Z"/>
        </w:rPr>
      </w:pPr>
      <w:ins w:id="620" w:author="David Sant" w:date="2025-11-28T16:55:00Z" w16du:dateUtc="2025-11-28T16:55:00Z">
        <w:r>
          <w:t xml:space="preserve">The Supplier shall promptly notify Norton in writing of any actual or threatened infringement of the </w:t>
        </w:r>
        <w:r w:rsidR="006321FA">
          <w:t xml:space="preserve">Specified Intellectual Property Rights </w:t>
        </w:r>
        <w:r>
          <w:t>that comes to the Supplier's attention, providing full details of the infringement.</w:t>
        </w:r>
      </w:ins>
    </w:p>
    <w:p w14:paraId="2F6E7174" w14:textId="4396590E" w:rsidR="00C57A78" w:rsidRDefault="00000000">
      <w:pPr>
        <w:pStyle w:val="ScheduleUntitledsubclause1"/>
        <w:rPr>
          <w:ins w:id="621" w:author="David Sant" w:date="2025-11-28T16:55:00Z" w16du:dateUtc="2025-11-28T16:55:00Z"/>
        </w:rPr>
      </w:pPr>
      <w:ins w:id="622" w:author="David Sant" w:date="2025-11-28T16:55:00Z" w16du:dateUtc="2025-11-28T16:55:00Z">
        <w:r>
          <w:t xml:space="preserve">Norton shall have the sole right to </w:t>
        </w:r>
        <w:proofErr w:type="gramStart"/>
        <w:r>
          <w:t>take action</w:t>
        </w:r>
        <w:proofErr w:type="gramEnd"/>
        <w:r>
          <w:t xml:space="preserve"> against any infringement of the </w:t>
        </w:r>
        <w:r w:rsidR="006321FA">
          <w:t xml:space="preserve">Specified Intellectual Property Rights </w:t>
        </w:r>
        <w:r>
          <w:t>and shall have sole control over any such proceedings. The Supplier shall, at Norton's request and expense, provide reasonable assistance to Norton in any infringement proceedings.</w:t>
        </w:r>
      </w:ins>
    </w:p>
    <w:p w14:paraId="3B032A42" w14:textId="00C4156D" w:rsidR="00C57A78" w:rsidRDefault="00000000">
      <w:pPr>
        <w:pStyle w:val="ScheduleUntitledsubclause1"/>
        <w:rPr>
          <w:ins w:id="623" w:author="David Sant" w:date="2025-11-28T16:55:00Z" w16du:dateUtc="2025-11-28T16:55:00Z"/>
        </w:rPr>
      </w:pPr>
      <w:ins w:id="624" w:author="David Sant" w:date="2025-11-28T16:55:00Z" w16du:dateUtc="2025-11-28T16:55:00Z">
        <w:r>
          <w:t xml:space="preserve">The Supplier shall use appropriate proprietary notices on products and materials incorporating the </w:t>
        </w:r>
        <w:r w:rsidR="006321FA">
          <w:t>Specified Intellectual Property Rights</w:t>
        </w:r>
        <w:r>
          <w:t xml:space="preserve"> as reasonably directed by Norton.</w:t>
        </w:r>
      </w:ins>
    </w:p>
    <w:p w14:paraId="03790BE2" w14:textId="77777777" w:rsidR="00C57A78" w:rsidRDefault="00000000">
      <w:pPr>
        <w:pStyle w:val="ScheduleTitleClause"/>
        <w:rPr>
          <w:ins w:id="625" w:author="David Sant" w:date="2025-11-28T16:55:00Z" w16du:dateUtc="2025-11-28T16:55:00Z"/>
        </w:rPr>
      </w:pPr>
      <w:ins w:id="626" w:author="David Sant" w:date="2025-11-28T16:55:00Z" w16du:dateUtc="2025-11-28T16:55:00Z">
        <w:r>
          <w:t>Handling of Claims</w:t>
        </w:r>
      </w:ins>
    </w:p>
    <w:p w14:paraId="55C991C6" w14:textId="1D541767" w:rsidR="00C57A78" w:rsidRDefault="00000000">
      <w:pPr>
        <w:pStyle w:val="ScheduleUntitledsubclause1"/>
        <w:rPr>
          <w:ins w:id="627" w:author="David Sant" w:date="2025-11-28T16:55:00Z" w16du:dateUtc="2025-11-28T16:55:00Z"/>
        </w:rPr>
      </w:pPr>
      <w:ins w:id="628" w:author="David Sant" w:date="2025-11-28T16:55:00Z" w16du:dateUtc="2025-11-28T16:55:00Z">
        <w:r>
          <w:t xml:space="preserve">The Supplier shall immediately notify Norton in writing if any third party makes any claim or allegation that the Supplier's use of the </w:t>
        </w:r>
        <w:r w:rsidR="006321FA">
          <w:t>Specified Intellectual Property Rights</w:t>
        </w:r>
        <w:r>
          <w:t xml:space="preserve"> infringes any third</w:t>
        </w:r>
        <w:r w:rsidR="006321FA">
          <w:t>-</w:t>
        </w:r>
        <w:r>
          <w:t>party intellectual property rights.</w:t>
        </w:r>
      </w:ins>
    </w:p>
    <w:p w14:paraId="30EA4D5F" w14:textId="77777777" w:rsidR="00C57A78" w:rsidRDefault="00000000">
      <w:pPr>
        <w:pStyle w:val="ScheduleUntitledsubclause1"/>
        <w:rPr>
          <w:ins w:id="629" w:author="David Sant" w:date="2025-11-28T16:55:00Z" w16du:dateUtc="2025-11-28T16:55:00Z"/>
        </w:rPr>
      </w:pPr>
      <w:ins w:id="630" w:author="David Sant" w:date="2025-11-28T16:55:00Z" w16du:dateUtc="2025-11-28T16:55:00Z">
        <w:r>
          <w:t>The Supplier shall not make any admissions, settlements, or compromises in relation to any such claim without Norton's prior written consent.</w:t>
        </w:r>
      </w:ins>
    </w:p>
    <w:p w14:paraId="27A6F354" w14:textId="77777777" w:rsidR="00C57A78" w:rsidRDefault="00000000">
      <w:pPr>
        <w:pStyle w:val="ScheduleUntitledsubclause1"/>
        <w:rPr>
          <w:ins w:id="631" w:author="David Sant" w:date="2025-11-28T16:55:00Z" w16du:dateUtc="2025-11-28T16:55:00Z"/>
        </w:rPr>
      </w:pPr>
      <w:ins w:id="632" w:author="David Sant" w:date="2025-11-28T16:55:00Z" w16du:dateUtc="2025-11-28T16:55:00Z">
        <w:r>
          <w:t>Norton may, at its option, assume control of the defence or settlement of any such claim. If Norton elects to assume control, the Supplier shall provide reasonable cooperation and assistance at Norton's expense.</w:t>
        </w:r>
      </w:ins>
    </w:p>
    <w:p w14:paraId="33122B11" w14:textId="77777777" w:rsidR="006321FA" w:rsidRDefault="00000000">
      <w:pPr>
        <w:pStyle w:val="ScheduleUntitledsubclause1"/>
        <w:rPr>
          <w:ins w:id="633" w:author="David Sant" w:date="2025-11-28T16:55:00Z" w16du:dateUtc="2025-11-28T16:55:00Z"/>
        </w:rPr>
      </w:pPr>
      <w:ins w:id="634" w:author="David Sant" w:date="2025-11-28T16:55:00Z" w16du:dateUtc="2025-11-28T16:55:00Z">
        <w:r>
          <w:t xml:space="preserve">If Norton determines that the Supplier's use of the </w:t>
        </w:r>
        <w:r w:rsidR="006321FA">
          <w:t>Specified Intellectual Property Rights</w:t>
        </w:r>
        <w:r>
          <w:t xml:space="preserve"> is likely to infringe third party rights, Norton may: </w:t>
        </w:r>
      </w:ins>
    </w:p>
    <w:p w14:paraId="74E80207" w14:textId="77777777" w:rsidR="006321FA" w:rsidRDefault="00000000" w:rsidP="006321FA">
      <w:pPr>
        <w:pStyle w:val="ScheduleUntitledsubclause2"/>
        <w:rPr>
          <w:ins w:id="635" w:author="David Sant" w:date="2025-11-28T16:55:00Z" w16du:dateUtc="2025-11-28T16:55:00Z"/>
        </w:rPr>
      </w:pPr>
      <w:ins w:id="636" w:author="David Sant" w:date="2025-11-28T16:55:00Z" w16du:dateUtc="2025-11-28T16:55:00Z">
        <w:r>
          <w:t xml:space="preserve">modify the licence grant to avoid </w:t>
        </w:r>
        <w:proofErr w:type="gramStart"/>
        <w:r>
          <w:t>infringement;</w:t>
        </w:r>
        <w:proofErr w:type="gramEnd"/>
        <w:r>
          <w:t xml:space="preserve"> </w:t>
        </w:r>
      </w:ins>
    </w:p>
    <w:p w14:paraId="71419502" w14:textId="77777777" w:rsidR="006321FA" w:rsidRDefault="00000000" w:rsidP="006321FA">
      <w:pPr>
        <w:pStyle w:val="ScheduleUntitledsubclause2"/>
        <w:rPr>
          <w:ins w:id="637" w:author="David Sant" w:date="2025-11-28T16:55:00Z" w16du:dateUtc="2025-11-28T16:55:00Z"/>
        </w:rPr>
      </w:pPr>
      <w:ins w:id="638" w:author="David Sant" w:date="2025-11-28T16:55:00Z" w16du:dateUtc="2025-11-28T16:55:00Z">
        <w:r>
          <w:t xml:space="preserve">obtain rights for the Supplier to continue using the </w:t>
        </w:r>
        <w:r w:rsidR="006321FA">
          <w:t>Specified Intellectual Property Rights</w:t>
        </w:r>
        <w:r>
          <w:t xml:space="preserve">; or </w:t>
        </w:r>
      </w:ins>
    </w:p>
    <w:p w14:paraId="4AD1B1BC" w14:textId="3C81C784" w:rsidR="00C57A78" w:rsidRDefault="00000000" w:rsidP="006321FA">
      <w:pPr>
        <w:pStyle w:val="ScheduleUntitledsubclause2"/>
        <w:rPr>
          <w:ins w:id="639" w:author="David Sant" w:date="2025-11-28T16:55:00Z" w16du:dateUtc="2025-11-28T16:55:00Z"/>
        </w:rPr>
      </w:pPr>
      <w:ins w:id="640" w:author="David Sant" w:date="2025-11-28T16:55:00Z" w16du:dateUtc="2025-11-28T16:55:00Z">
        <w:r>
          <w:lastRenderedPageBreak/>
          <w:t>terminate this licence with immediate effect. Norton shall have no liability to the Supplier in connection with any such action.</w:t>
        </w:r>
      </w:ins>
    </w:p>
    <w:p w14:paraId="699C596D" w14:textId="77777777" w:rsidR="00C57A78" w:rsidRDefault="00000000">
      <w:pPr>
        <w:pStyle w:val="ScheduleTitleClause"/>
        <w:rPr>
          <w:ins w:id="641" w:author="David Sant" w:date="2025-11-28T16:55:00Z" w16du:dateUtc="2025-11-28T16:55:00Z"/>
        </w:rPr>
      </w:pPr>
      <w:ins w:id="642" w:author="David Sant" w:date="2025-11-28T16:55:00Z" w16du:dateUtc="2025-11-28T16:55:00Z">
        <w:r>
          <w:t>Quality Control and Standards</w:t>
        </w:r>
      </w:ins>
    </w:p>
    <w:p w14:paraId="2E1FAC86" w14:textId="1D4B0D52" w:rsidR="00C57A78" w:rsidRDefault="00000000">
      <w:pPr>
        <w:pStyle w:val="ScheduleUntitledsubclause1"/>
        <w:rPr>
          <w:ins w:id="643" w:author="David Sant" w:date="2025-11-28T16:55:00Z" w16du:dateUtc="2025-11-28T16:55:00Z"/>
        </w:rPr>
      </w:pPr>
      <w:ins w:id="644" w:author="David Sant" w:date="2025-11-28T16:55:00Z" w16du:dateUtc="2025-11-28T16:55:00Z">
        <w:r>
          <w:t xml:space="preserve">The Supplier shall use the </w:t>
        </w:r>
        <w:r w:rsidR="006321FA">
          <w:t>Specified Intellectual Property Rights</w:t>
        </w:r>
        <w:r>
          <w:t xml:space="preserve"> in accordance with good industry practice and all applicable laws, regulations and standards.</w:t>
        </w:r>
      </w:ins>
    </w:p>
    <w:p w14:paraId="102A692C" w14:textId="6CC1DE41" w:rsidR="00C57A78" w:rsidRDefault="00000000">
      <w:pPr>
        <w:pStyle w:val="ScheduleUntitledsubclause1"/>
        <w:rPr>
          <w:ins w:id="645" w:author="David Sant" w:date="2025-11-28T16:55:00Z" w16du:dateUtc="2025-11-28T16:55:00Z"/>
        </w:rPr>
      </w:pPr>
      <w:ins w:id="646" w:author="David Sant" w:date="2025-11-28T16:55:00Z" w16du:dateUtc="2025-11-28T16:55:00Z">
        <w:r>
          <w:t xml:space="preserve">The Supplier shall maintain quality standards for all products and services incorporating the </w:t>
        </w:r>
        <w:r w:rsidR="006321FA">
          <w:t>Specified Intellectual Property Rights</w:t>
        </w:r>
        <w:r>
          <w:t xml:space="preserve"> that are consistent with the standards maintained for the development of such </w:t>
        </w:r>
        <w:r w:rsidR="006321FA">
          <w:t xml:space="preserve">Specified Intellectual Property Rights </w:t>
        </w:r>
        <w:r>
          <w:t>under this agreement.</w:t>
        </w:r>
      </w:ins>
    </w:p>
    <w:p w14:paraId="46118451" w14:textId="1ACAACCA" w:rsidR="00C57A78" w:rsidRDefault="00000000">
      <w:pPr>
        <w:pStyle w:val="ScheduleUntitledsubclause1"/>
        <w:rPr>
          <w:ins w:id="647" w:author="David Sant" w:date="2025-11-28T16:55:00Z" w16du:dateUtc="2025-11-28T16:55:00Z"/>
        </w:rPr>
      </w:pPr>
      <w:ins w:id="648" w:author="David Sant" w:date="2025-11-28T16:55:00Z" w16du:dateUtc="2025-11-28T16:55:00Z">
        <w:r>
          <w:t xml:space="preserve">Norton may, upon reasonable notice and during Business Hours, inspect the Supplier's facilities and processes related to the use of the </w:t>
        </w:r>
        <w:r w:rsidR="006321FA">
          <w:t>Specified Intellectual Property Rights</w:t>
        </w:r>
        <w:r>
          <w:t xml:space="preserve"> to verify compliance with this Schedule. The Supplier shall provide reasonable cooperation with any such inspection.</w:t>
        </w:r>
      </w:ins>
    </w:p>
    <w:p w14:paraId="290DEE45" w14:textId="5C1266ED" w:rsidR="00C57A78" w:rsidRDefault="00000000">
      <w:pPr>
        <w:pStyle w:val="ScheduleUntitledsubclause1"/>
        <w:rPr>
          <w:ins w:id="649" w:author="David Sant" w:date="2025-11-28T16:55:00Z" w16du:dateUtc="2025-11-28T16:55:00Z"/>
        </w:rPr>
      </w:pPr>
      <w:ins w:id="650" w:author="David Sant" w:date="2025-11-28T16:55:00Z" w16du:dateUtc="2025-11-28T16:55:00Z">
        <w:r>
          <w:t xml:space="preserve">If Norton reasonably determines that the Supplier's use of the </w:t>
        </w:r>
        <w:r w:rsidR="006321FA">
          <w:t>Specified Intellectual Property Rights</w:t>
        </w:r>
        <w:r>
          <w:t xml:space="preserve"> does not meet the required quality standards or is otherwise damaging to Norton's reputation or goodwill, Norton may require the Supplier to cease the non-compliant use or, if the Supplier fails to remedy the issue within a reasonable time specified by Norton, terminate this licence.</w:t>
        </w:r>
      </w:ins>
    </w:p>
    <w:p w14:paraId="167A948D" w14:textId="77777777" w:rsidR="00C57A78" w:rsidRDefault="00000000">
      <w:pPr>
        <w:pStyle w:val="ScheduleTitleClause"/>
        <w:rPr>
          <w:ins w:id="651" w:author="David Sant" w:date="2025-11-28T16:55:00Z" w16du:dateUtc="2025-11-28T16:55:00Z"/>
        </w:rPr>
      </w:pPr>
      <w:ins w:id="652" w:author="David Sant" w:date="2025-11-28T16:55:00Z" w16du:dateUtc="2025-11-28T16:55:00Z">
        <w:r>
          <w:t>Records and Reporting</w:t>
        </w:r>
      </w:ins>
    </w:p>
    <w:p w14:paraId="3233B4C1" w14:textId="695B4507" w:rsidR="008004DB" w:rsidRDefault="00000000" w:rsidP="008004DB">
      <w:pPr>
        <w:pStyle w:val="ScheduleUntitledsubclause1"/>
        <w:numPr>
          <w:ilvl w:val="0"/>
          <w:numId w:val="0"/>
        </w:numPr>
        <w:ind w:left="720"/>
        <w:rPr>
          <w:ins w:id="653" w:author="David Sant" w:date="2025-11-28T16:55:00Z" w16du:dateUtc="2025-11-28T16:55:00Z"/>
        </w:rPr>
      </w:pPr>
      <w:ins w:id="654" w:author="David Sant" w:date="2025-11-28T16:55:00Z" w16du:dateUtc="2025-11-28T16:55:00Z">
        <w:r w:rsidRPr="008004DB">
          <w:rPr>
            <w:b/>
            <w:bCs/>
          </w:rPr>
          <w:t xml:space="preserve">[DELETE </w:t>
        </w:r>
        <w:r w:rsidR="008004DB">
          <w:rPr>
            <w:b/>
            <w:bCs/>
          </w:rPr>
          <w:t xml:space="preserve">WHOLE CLAUSE </w:t>
        </w:r>
        <w:r w:rsidRPr="008004DB">
          <w:rPr>
            <w:b/>
            <w:bCs/>
          </w:rPr>
          <w:t>IF ROYALTY FREE]</w:t>
        </w:r>
        <w:r>
          <w:t xml:space="preserve"> </w:t>
        </w:r>
      </w:ins>
    </w:p>
    <w:p w14:paraId="77A1A3A3" w14:textId="14DB0AA2" w:rsidR="00C57A78" w:rsidRDefault="00000000">
      <w:pPr>
        <w:pStyle w:val="ScheduleUntitledsubclause1"/>
        <w:rPr>
          <w:ins w:id="655" w:author="David Sant" w:date="2025-11-28T16:55:00Z" w16du:dateUtc="2025-11-28T16:55:00Z"/>
        </w:rPr>
      </w:pPr>
      <w:ins w:id="656" w:author="David Sant" w:date="2025-11-28T16:55:00Z" w16du:dateUtc="2025-11-28T16:55:00Z">
        <w:r>
          <w:t xml:space="preserve">The Supplier shall maintain complete and accurate records of all uses of the </w:t>
        </w:r>
        <w:r w:rsidR="006321FA">
          <w:t>Specified Intellectual Property Rights</w:t>
        </w:r>
        <w:r>
          <w:t xml:space="preserve"> and all revenues derived from products and services incorporating or utili</w:t>
        </w:r>
        <w:r w:rsidR="006321FA">
          <w:t>s</w:t>
        </w:r>
        <w:r>
          <w:t xml:space="preserve">ing the </w:t>
        </w:r>
        <w:r w:rsidR="006321FA">
          <w:t>Specified Intellectual Property Rights</w:t>
        </w:r>
        <w:r>
          <w:t>.</w:t>
        </w:r>
      </w:ins>
    </w:p>
    <w:p w14:paraId="54855332" w14:textId="77777777" w:rsidR="008004DB" w:rsidRDefault="00000000">
      <w:pPr>
        <w:pStyle w:val="ScheduleUntitledsubclause1"/>
        <w:rPr>
          <w:ins w:id="657" w:author="David Sant" w:date="2025-11-28T16:55:00Z" w16du:dateUtc="2025-11-28T16:55:00Z"/>
        </w:rPr>
      </w:pPr>
      <w:ins w:id="658" w:author="David Sant" w:date="2025-11-28T16:55:00Z" w16du:dateUtc="2025-11-28T16:55:00Z">
        <w:r>
          <w:t>The Supplier shall provide Norton with written reports [</w:t>
        </w:r>
        <w:r w:rsidRPr="008004DB">
          <w:rPr>
            <w:highlight w:val="yellow"/>
          </w:rPr>
          <w:t xml:space="preserve">quarterly </w:t>
        </w:r>
        <w:r w:rsidRPr="008004DB">
          <w:rPr>
            <w:b/>
            <w:bCs/>
            <w:highlight w:val="yellow"/>
          </w:rPr>
          <w:t>OR</w:t>
        </w:r>
        <w:r w:rsidRPr="008004DB">
          <w:rPr>
            <w:highlight w:val="yellow"/>
          </w:rPr>
          <w:t xml:space="preserve"> annually</w:t>
        </w:r>
        <w:r>
          <w:t xml:space="preserve">] containing: </w:t>
        </w:r>
      </w:ins>
    </w:p>
    <w:p w14:paraId="7CFD769D" w14:textId="77777777" w:rsidR="008004DB" w:rsidRDefault="00000000" w:rsidP="008004DB">
      <w:pPr>
        <w:pStyle w:val="ScheduleUntitledsubclause2"/>
        <w:rPr>
          <w:ins w:id="659" w:author="David Sant" w:date="2025-11-28T16:55:00Z" w16du:dateUtc="2025-11-28T16:55:00Z"/>
        </w:rPr>
      </w:pPr>
      <w:ins w:id="660" w:author="David Sant" w:date="2025-11-28T16:55:00Z" w16du:dateUtc="2025-11-28T16:55:00Z">
        <w:r>
          <w:t xml:space="preserve">details of all products and services incorporating the </w:t>
        </w:r>
        <w:r w:rsidR="006321FA">
          <w:t xml:space="preserve">Specified Intellectual Property </w:t>
        </w:r>
        <w:proofErr w:type="gramStart"/>
        <w:r w:rsidR="006321FA">
          <w:t>Rights</w:t>
        </w:r>
        <w:r>
          <w:t>;</w:t>
        </w:r>
        <w:proofErr w:type="gramEnd"/>
        <w:r>
          <w:t xml:space="preserve"> </w:t>
        </w:r>
      </w:ins>
    </w:p>
    <w:p w14:paraId="14B82E81" w14:textId="74635A8C" w:rsidR="008004DB" w:rsidRDefault="00000000" w:rsidP="008004DB">
      <w:pPr>
        <w:pStyle w:val="ScheduleUntitledsubclause2"/>
        <w:rPr>
          <w:ins w:id="661" w:author="David Sant" w:date="2025-11-28T16:55:00Z" w16du:dateUtc="2025-11-28T16:55:00Z"/>
        </w:rPr>
      </w:pPr>
      <w:ins w:id="662" w:author="David Sant" w:date="2025-11-28T16:55:00Z" w16du:dateUtc="2025-11-28T16:55:00Z">
        <w:r>
          <w:t xml:space="preserve">sales volumes and </w:t>
        </w:r>
        <w:r w:rsidR="00C54057">
          <w:t>n</w:t>
        </w:r>
        <w:r>
          <w:t xml:space="preserve">et </w:t>
        </w:r>
        <w:r w:rsidR="00C54057">
          <w:t>revenue</w:t>
        </w:r>
        <w:r>
          <w:t xml:space="preserve"> for all such products and </w:t>
        </w:r>
        <w:proofErr w:type="gramStart"/>
        <w:r>
          <w:t>services;</w:t>
        </w:r>
        <w:proofErr w:type="gramEnd"/>
        <w:r>
          <w:t xml:space="preserve"> </w:t>
        </w:r>
      </w:ins>
    </w:p>
    <w:p w14:paraId="14BFED7C" w14:textId="77777777" w:rsidR="008004DB" w:rsidRDefault="00000000" w:rsidP="008004DB">
      <w:pPr>
        <w:pStyle w:val="ScheduleUntitledsubclause2"/>
        <w:rPr>
          <w:ins w:id="663" w:author="David Sant" w:date="2025-11-28T16:55:00Z" w16du:dateUtc="2025-11-28T16:55:00Z"/>
        </w:rPr>
      </w:pPr>
      <w:ins w:id="664" w:author="David Sant" w:date="2025-11-28T16:55:00Z" w16du:dateUtc="2025-11-28T16:55:00Z">
        <w:r>
          <w:t xml:space="preserve">territories in which sales have been made; and </w:t>
        </w:r>
      </w:ins>
    </w:p>
    <w:p w14:paraId="0F0F89D2" w14:textId="4F3904B6" w:rsidR="00C57A78" w:rsidRDefault="00000000" w:rsidP="008004DB">
      <w:pPr>
        <w:pStyle w:val="ScheduleUntitledsubclause2"/>
        <w:rPr>
          <w:ins w:id="665" w:author="David Sant" w:date="2025-11-28T16:55:00Z" w16du:dateUtc="2025-11-28T16:55:00Z"/>
        </w:rPr>
      </w:pPr>
      <w:ins w:id="666" w:author="David Sant" w:date="2025-11-28T16:55:00Z" w16du:dateUtc="2025-11-28T16:55:00Z">
        <w:r>
          <w:t>any sub-licences granted or contemplated.</w:t>
        </w:r>
      </w:ins>
    </w:p>
    <w:p w14:paraId="6226FC74" w14:textId="60E6CD66" w:rsidR="00C57A78" w:rsidRDefault="00000000">
      <w:pPr>
        <w:pStyle w:val="ScheduleUntitledsubclause1"/>
        <w:rPr>
          <w:ins w:id="667" w:author="David Sant" w:date="2025-11-28T16:55:00Z" w16du:dateUtc="2025-11-28T16:55:00Z"/>
        </w:rPr>
      </w:pPr>
      <w:ins w:id="668" w:author="David Sant" w:date="2025-11-28T16:55:00Z" w16du:dateUtc="2025-11-28T16:55:00Z">
        <w:r>
          <w:t xml:space="preserve">Norton shall have the right, upon reasonable notice and during Business Hours, to audit the Supplier's records relating to the </w:t>
        </w:r>
        <w:r w:rsidR="006321FA">
          <w:t>Specified Intellectual Property Rights</w:t>
        </w:r>
        <w:r>
          <w:t xml:space="preserve"> for the purpose of verifying compliance with this Schedule. Any such audit shall be conducted no more than once per calendar year unless a previous audit has revealed material </w:t>
        </w:r>
        <w:r>
          <w:lastRenderedPageBreak/>
          <w:t>non-compliance. The Supplier shall provide reasonable cooperation with any such audit.</w:t>
        </w:r>
      </w:ins>
    </w:p>
    <w:p w14:paraId="0CAFCCB4" w14:textId="1162AE08" w:rsidR="00C57A78" w:rsidRDefault="00000000">
      <w:pPr>
        <w:pStyle w:val="ScheduleUntitledsubclause1"/>
        <w:rPr>
          <w:ins w:id="669" w:author="David Sant" w:date="2025-11-28T16:55:00Z" w16du:dateUtc="2025-11-28T16:55:00Z"/>
        </w:rPr>
      </w:pPr>
      <w:ins w:id="670" w:author="David Sant" w:date="2025-11-28T16:55:00Z" w16du:dateUtc="2025-11-28T16:55:00Z">
        <w:r>
          <w:t>If an audit reveals that the Supplier has underpaid licence fees by more than 5%, the Supplier shall reimburse Norton for the reasonable costs of the audit in addition to paying any amounts due.</w:t>
        </w:r>
      </w:ins>
    </w:p>
    <w:p w14:paraId="4F4CD1B5" w14:textId="29BA4EF4" w:rsidR="00C57A78" w:rsidRDefault="00000000">
      <w:pPr>
        <w:pStyle w:val="ScheduleUntitledsubclause1"/>
        <w:rPr>
          <w:ins w:id="671" w:author="David Sant" w:date="2025-11-28T16:55:00Z" w16du:dateUtc="2025-11-28T16:55:00Z"/>
        </w:rPr>
      </w:pPr>
      <w:ins w:id="672" w:author="David Sant" w:date="2025-11-28T16:55:00Z" w16du:dateUtc="2025-11-28T16:55:00Z">
        <w:r>
          <w:t xml:space="preserve">The Supplier shall maintain all records required under this clause for a period of at least </w:t>
        </w:r>
        <w:r w:rsidR="008004DB">
          <w:t>3</w:t>
        </w:r>
        <w:r>
          <w:t xml:space="preserve"> years following the end of the period to which they relate.</w:t>
        </w:r>
      </w:ins>
    </w:p>
    <w:p w14:paraId="5115EF0F" w14:textId="77777777" w:rsidR="00C57A78" w:rsidRDefault="00000000">
      <w:pPr>
        <w:pStyle w:val="ScheduleTitleClause"/>
        <w:rPr>
          <w:ins w:id="673" w:author="David Sant" w:date="2025-11-28T16:55:00Z" w16du:dateUtc="2025-11-28T16:55:00Z"/>
        </w:rPr>
      </w:pPr>
      <w:ins w:id="674" w:author="David Sant" w:date="2025-11-28T16:55:00Z" w16du:dateUtc="2025-11-28T16:55:00Z">
        <w:r>
          <w:t>Improvements</w:t>
        </w:r>
      </w:ins>
    </w:p>
    <w:p w14:paraId="5180F847" w14:textId="01EEBC5E" w:rsidR="00C57A78" w:rsidRDefault="00000000">
      <w:pPr>
        <w:pStyle w:val="ScheduleUntitledsubclause1"/>
        <w:rPr>
          <w:ins w:id="675" w:author="David Sant" w:date="2025-11-28T16:55:00Z" w16du:dateUtc="2025-11-28T16:55:00Z"/>
        </w:rPr>
      </w:pPr>
      <w:ins w:id="676" w:author="David Sant" w:date="2025-11-28T16:55:00Z" w16du:dateUtc="2025-11-28T16:55:00Z">
        <w:r>
          <w:t xml:space="preserve">If the Supplier develops any improvements, modifications, enhancements, or derivative works of the </w:t>
        </w:r>
        <w:r w:rsidR="006321FA">
          <w:t xml:space="preserve">Specified Intellectual Property </w:t>
        </w:r>
        <w:r w:rsidR="00C54057">
          <w:t>("</w:t>
        </w:r>
        <w:r w:rsidR="00C54057" w:rsidRPr="008004DB">
          <w:rPr>
            <w:b/>
            <w:bCs/>
          </w:rPr>
          <w:t>Specified IPR</w:t>
        </w:r>
        <w:r w:rsidR="00C54057">
          <w:t xml:space="preserve"> </w:t>
        </w:r>
        <w:r w:rsidR="00C54057" w:rsidRPr="008004DB">
          <w:rPr>
            <w:b/>
            <w:bCs/>
          </w:rPr>
          <w:t>Improvements</w:t>
        </w:r>
        <w:r w:rsidR="00C54057">
          <w:t>")</w:t>
        </w:r>
        <w:r>
          <w:t xml:space="preserve">, the Supplier shall promptly notify Norton in writing and provide Norton with full details of such </w:t>
        </w:r>
        <w:r w:rsidR="008004DB">
          <w:t xml:space="preserve">Specified IPR </w:t>
        </w:r>
        <w:r>
          <w:t>Improvements.</w:t>
        </w:r>
      </w:ins>
    </w:p>
    <w:p w14:paraId="2D0FC6BE" w14:textId="77777777" w:rsidR="00C54057" w:rsidRDefault="00C54057" w:rsidP="00AD5D19">
      <w:pPr>
        <w:pStyle w:val="ScheduleUntitledsubclause1"/>
        <w:rPr>
          <w:ins w:id="677" w:author="David Sant" w:date="2025-11-28T16:55:00Z" w16du:dateUtc="2025-11-28T16:55:00Z"/>
        </w:rPr>
      </w:pPr>
      <w:ins w:id="678" w:author="David Sant" w:date="2025-11-28T16:55:00Z" w16du:dateUtc="2025-11-28T16:55:00Z">
        <w:r>
          <w:t xml:space="preserve">Where the Specified IPR Improvements were developed by the Supplier </w:t>
        </w:r>
        <w:commentRangeStart w:id="679"/>
        <w:r>
          <w:t>within the scope of the Licence Details</w:t>
        </w:r>
        <w:commentRangeEnd w:id="679"/>
        <w:r>
          <w:rPr>
            <w:rStyle w:val="CommentReference"/>
            <w:rFonts w:asciiTheme="minorHAnsi" w:eastAsiaTheme="minorHAnsi" w:hAnsiTheme="minorHAnsi" w:cstheme="minorBidi"/>
          </w:rPr>
          <w:commentReference w:id="679"/>
        </w:r>
        <w:r>
          <w:t>:</w:t>
        </w:r>
      </w:ins>
    </w:p>
    <w:p w14:paraId="50A54738" w14:textId="18B25631" w:rsidR="00CD018A" w:rsidRDefault="00C54057" w:rsidP="00C54057">
      <w:pPr>
        <w:pStyle w:val="ScheduleUntitledsubclause2"/>
        <w:rPr>
          <w:ins w:id="680" w:author="David Sant" w:date="2025-11-28T16:55:00Z" w16du:dateUtc="2025-11-28T16:55:00Z"/>
        </w:rPr>
      </w:pPr>
      <w:ins w:id="681" w:author="David Sant" w:date="2025-11-28T16:55:00Z" w16du:dateUtc="2025-11-28T16:55:00Z">
        <w:r>
          <w:t>t</w:t>
        </w:r>
        <w:commentRangeStart w:id="682"/>
        <w:r w:rsidR="00CD018A">
          <w:t xml:space="preserve">he Supplier shall own all rights and </w:t>
        </w:r>
        <w:r>
          <w:t>title to any Intellectual Property Rights in the Specified IPR Improvements (excluding the Specified Intellectual Property Rights);</w:t>
        </w:r>
        <w:commentRangeEnd w:id="682"/>
        <w:r>
          <w:rPr>
            <w:rStyle w:val="CommentReference"/>
            <w:rFonts w:asciiTheme="minorHAnsi" w:eastAsiaTheme="minorHAnsi" w:hAnsiTheme="minorHAnsi" w:cstheme="minorBidi"/>
          </w:rPr>
          <w:commentReference w:id="682"/>
        </w:r>
      </w:ins>
    </w:p>
    <w:p w14:paraId="15CF5EE3" w14:textId="634AC327" w:rsidR="00C54057" w:rsidRDefault="00C54057" w:rsidP="00C54057">
      <w:pPr>
        <w:pStyle w:val="ScheduleUntitledsubclause2"/>
        <w:rPr>
          <w:ins w:id="683" w:author="David Sant" w:date="2025-11-28T16:55:00Z" w16du:dateUtc="2025-11-28T16:55:00Z"/>
        </w:rPr>
      </w:pPr>
      <w:ins w:id="684" w:author="David Sant" w:date="2025-11-28T16:55:00Z" w16du:dateUtc="2025-11-28T16:55:00Z">
        <w:r>
          <w:t xml:space="preserve">the Supplier hereby grants to Norton a perpetual, irrevocable, worldwide, </w:t>
        </w:r>
        <w:commentRangeStart w:id="685"/>
        <w:r>
          <w:t>royalty-free</w:t>
        </w:r>
        <w:commentRangeEnd w:id="685"/>
        <w:r>
          <w:rPr>
            <w:rStyle w:val="CommentReference"/>
            <w:rFonts w:asciiTheme="minorHAnsi" w:eastAsiaTheme="minorHAnsi" w:hAnsiTheme="minorHAnsi" w:cstheme="minorBidi"/>
          </w:rPr>
          <w:commentReference w:id="685"/>
        </w:r>
        <w:r>
          <w:t xml:space="preserve">, </w:t>
        </w:r>
        <w:commentRangeStart w:id="686"/>
        <w:r>
          <w:t xml:space="preserve">exclusive </w:t>
        </w:r>
        <w:commentRangeEnd w:id="686"/>
        <w:r>
          <w:rPr>
            <w:rStyle w:val="CommentReference"/>
            <w:rFonts w:asciiTheme="minorHAnsi" w:eastAsiaTheme="minorHAnsi" w:hAnsiTheme="minorHAnsi" w:cstheme="minorBidi"/>
          </w:rPr>
          <w:commentReference w:id="686"/>
        </w:r>
        <w:r>
          <w:t>licence to use, reproduce, modify</w:t>
        </w:r>
        <w:bookmarkStart w:id="687" w:name="OpenAt"/>
        <w:bookmarkEnd w:id="687"/>
        <w:r>
          <w:t xml:space="preserve"> and sub-license all Specified IPR Improvements in relation to the Reserved Sector [</w:t>
        </w:r>
        <w:r w:rsidRPr="00C244FA">
          <w:rPr>
            <w:highlight w:val="yellow"/>
          </w:rPr>
          <w:t>and/or the Reserved Territory</w:t>
        </w:r>
        <w:r>
          <w:t>]; and</w:t>
        </w:r>
      </w:ins>
    </w:p>
    <w:p w14:paraId="4F77EA14" w14:textId="549110F1" w:rsidR="00C54057" w:rsidRDefault="00C54057" w:rsidP="00C54057">
      <w:pPr>
        <w:pStyle w:val="ScheduleUntitledsubclause2"/>
        <w:rPr>
          <w:ins w:id="688" w:author="David Sant" w:date="2025-11-28T16:55:00Z" w16du:dateUtc="2025-11-28T16:55:00Z"/>
        </w:rPr>
      </w:pPr>
      <w:ins w:id="689" w:author="David Sant" w:date="2025-11-28T16:55:00Z" w16du:dateUtc="2025-11-28T16:55:00Z">
        <w:r>
          <w:t>the Supplier shall not use, license, or otherwise exploit Specified IPR Improvements in relation to the Reserved Sector [</w:t>
        </w:r>
        <w:r w:rsidRPr="00C244FA">
          <w:rPr>
            <w:highlight w:val="yellow"/>
          </w:rPr>
          <w:t>and/or the Reserved Territory</w:t>
        </w:r>
        <w:r>
          <w:t>] except as expressly permitted in writing by Norton.</w:t>
        </w:r>
      </w:ins>
    </w:p>
    <w:p w14:paraId="69368975" w14:textId="0CA1465C" w:rsidR="00C54057" w:rsidRPr="00C40EC1" w:rsidRDefault="00C54057" w:rsidP="00C54057">
      <w:pPr>
        <w:pStyle w:val="Untitledsubclause1"/>
        <w:numPr>
          <w:ilvl w:val="1"/>
          <w:numId w:val="24"/>
        </w:numPr>
        <w:rPr>
          <w:ins w:id="690" w:author="David Sant" w:date="2025-11-28T16:55:00Z" w16du:dateUtc="2025-11-28T16:55:00Z"/>
        </w:rPr>
      </w:pPr>
      <w:ins w:id="691" w:author="David Sant" w:date="2025-11-28T16:55:00Z" w16du:dateUtc="2025-11-28T16:55:00Z">
        <w:r>
          <w:t xml:space="preserve">Where the Specified IPR Improvements were developed by the Supplier </w:t>
        </w:r>
        <w:commentRangeStart w:id="692"/>
        <w:r>
          <w:t xml:space="preserve">outside </w:t>
        </w:r>
        <w:commentRangeEnd w:id="692"/>
        <w:r>
          <w:rPr>
            <w:rStyle w:val="CommentReference"/>
            <w:rFonts w:asciiTheme="minorHAnsi" w:eastAsiaTheme="minorHAnsi" w:hAnsiTheme="minorHAnsi" w:cstheme="minorBidi"/>
          </w:rPr>
          <w:commentReference w:id="692"/>
        </w:r>
        <w:r>
          <w:t>of the scope of the Licence Details, Norton shall own all rights and title to any Intellectual Property Rights in the Specified IPR Improvements.  The Supplier assigns to Norton, immediately on creation, with full title guarantee, such Specified IPR Improvements.</w:t>
        </w:r>
      </w:ins>
    </w:p>
    <w:p w14:paraId="6EFBC97C" w14:textId="76E72A34" w:rsidR="00C57A78" w:rsidRDefault="00000000">
      <w:pPr>
        <w:pStyle w:val="ScheduleUntitledsubclause1"/>
        <w:rPr>
          <w:ins w:id="693" w:author="David Sant" w:date="2025-11-28T16:55:00Z" w16du:dateUtc="2025-11-28T16:55:00Z"/>
        </w:rPr>
      </w:pPr>
      <w:ins w:id="694" w:author="David Sant" w:date="2025-11-28T16:55:00Z" w16du:dateUtc="2025-11-28T16:55:00Z">
        <w:r>
          <w:t xml:space="preserve">The Supplier shall, at Norton's request and expense, execute all documents and take all actions reasonably necessary to perfect Norton's rights in any </w:t>
        </w:r>
        <w:r w:rsidR="00C54057">
          <w:t>Specified IPR Improvements</w:t>
        </w:r>
        <w:r>
          <w:t xml:space="preserve">, including </w:t>
        </w:r>
        <w:r w:rsidR="00C54057">
          <w:t xml:space="preserve">any </w:t>
        </w:r>
        <w:r>
          <w:t>assignments, patent applications and registrations.</w:t>
        </w:r>
      </w:ins>
    </w:p>
    <w:p w14:paraId="253C5714" w14:textId="77777777" w:rsidR="00C57A78" w:rsidRDefault="00000000">
      <w:pPr>
        <w:pStyle w:val="ScheduleTitleClause"/>
        <w:rPr>
          <w:ins w:id="695" w:author="David Sant" w:date="2025-11-28T16:55:00Z" w16du:dateUtc="2025-11-28T16:55:00Z"/>
        </w:rPr>
      </w:pPr>
      <w:ins w:id="696" w:author="David Sant" w:date="2025-11-28T16:55:00Z" w16du:dateUtc="2025-11-28T16:55:00Z">
        <w:r>
          <w:t>General Provisions</w:t>
        </w:r>
      </w:ins>
    </w:p>
    <w:p w14:paraId="16E56AF7" w14:textId="77777777" w:rsidR="00C57A78" w:rsidRDefault="00000000">
      <w:pPr>
        <w:pStyle w:val="ScheduleUntitledsubclause1"/>
        <w:rPr>
          <w:ins w:id="697" w:author="David Sant" w:date="2025-11-28T16:55:00Z" w16du:dateUtc="2025-11-28T16:55:00Z"/>
        </w:rPr>
      </w:pPr>
      <w:ins w:id="698" w:author="David Sant" w:date="2025-11-28T16:55:00Z" w16du:dateUtc="2025-11-28T16:55:00Z">
        <w:r>
          <w:t xml:space="preserve">This licence is </w:t>
        </w:r>
        <w:proofErr w:type="gramStart"/>
        <w:r>
          <w:t>non-transferable</w:t>
        </w:r>
        <w:proofErr w:type="gramEnd"/>
        <w:r>
          <w:t xml:space="preserve"> and the Supplier shall not assign, novate, or otherwise transfer its rights or obligations under this Schedule without Norton's prior written consent.</w:t>
        </w:r>
      </w:ins>
    </w:p>
    <w:p w14:paraId="7A455141" w14:textId="77777777" w:rsidR="00C57A78" w:rsidRDefault="00000000">
      <w:pPr>
        <w:pStyle w:val="ScheduleUntitledsubclause1"/>
        <w:rPr>
          <w:ins w:id="699" w:author="David Sant" w:date="2025-11-28T16:55:00Z" w16du:dateUtc="2025-11-28T16:55:00Z"/>
        </w:rPr>
      </w:pPr>
      <w:ins w:id="700" w:author="David Sant" w:date="2025-11-28T16:55:00Z" w16du:dateUtc="2025-11-28T16:55:00Z">
        <w:r>
          <w:lastRenderedPageBreak/>
          <w:t>Norton may assign, novate, or otherwise transfer its rights and obligations under this Schedule to any third party without the Supplier's consent.</w:t>
        </w:r>
      </w:ins>
    </w:p>
    <w:p w14:paraId="504B2E69" w14:textId="77777777" w:rsidR="00C57A78" w:rsidRDefault="00000000">
      <w:pPr>
        <w:pStyle w:val="ScheduleUntitledsubclause1"/>
        <w:rPr>
          <w:ins w:id="701" w:author="David Sant" w:date="2025-11-28T16:55:00Z" w16du:dateUtc="2025-11-28T16:55:00Z"/>
        </w:rPr>
      </w:pPr>
      <w:ins w:id="702" w:author="David Sant" w:date="2025-11-28T16:55:00Z" w16du:dateUtc="2025-11-28T16:55:00Z">
        <w:r>
          <w:t>No waiver by Norton of any breach of this Schedule shall constitute a waiver of any subsequent breach.</w:t>
        </w:r>
      </w:ins>
    </w:p>
    <w:p w14:paraId="6F405F76" w14:textId="77777777" w:rsidR="00C57A78" w:rsidRDefault="00000000">
      <w:pPr>
        <w:pStyle w:val="ScheduleUntitledsubclause1"/>
        <w:pPrChange w:id="703" w:author="David Sant" w:date="2025-11-28T16:55:00Z" w16du:dateUtc="2025-11-28T16:55:00Z">
          <w:pPr/>
        </w:pPrChange>
      </w:pPr>
      <w:ins w:id="704" w:author="David Sant" w:date="2025-11-28T16:55:00Z" w16du:dateUtc="2025-11-28T16:55:00Z">
        <w:r>
          <w:t>All other terms of the main agreement shall apply to this licence except to the extent inconsistent with the express terms of this Schedule, in which case the terms of this Schedule shall prevail.</w:t>
        </w:r>
      </w:ins>
    </w:p>
    <w:sectPr w:rsidR="00C57A78">
      <w:headerReference w:type="default" r:id="rId16"/>
      <w:footerReference w:type="default" r:id="rId17"/>
      <w:pgSz w:w="11906" w:h="16838"/>
      <w:pgMar w:top="1440" w:right="1440" w:bottom="1440" w:left="1440" w:header="708" w:footer="708" w:gutter="0"/>
      <w:cols w:space="708"/>
      <w:docGrid w:linePitch="360"/>
      <w:sectPrChange w:id="707" w:author="David Sant" w:date="2025-11-28T16:55:00Z" w16du:dateUtc="2025-11-28T16:55:00Z">
        <w:sectPr w:rsidR="00C57A78">
          <w:pgSz w:w="12240" w:h="15840"/>
          <w:pgMar w:top="1440" w:right="1440" w:bottom="1440" w:left="1440" w:header="720" w:footer="720" w:gutter="0"/>
          <w:cols w:space="72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Sant" w:date="2025-11-27T20:28:00Z" w:initials="DS">
    <w:p w14:paraId="221E0599" w14:textId="77777777" w:rsidR="00392EBD" w:rsidRDefault="00392EBD" w:rsidP="00392EBD">
      <w:pPr>
        <w:pStyle w:val="CommentText"/>
      </w:pPr>
      <w:r>
        <w:rPr>
          <w:rStyle w:val="CommentReference"/>
        </w:rPr>
        <w:annotationRef/>
      </w:r>
      <w:r>
        <w:t>Is this the right entity?</w:t>
      </w:r>
    </w:p>
  </w:comment>
  <w:comment w:id="1" w:author="David Sant" w:date="2025-11-28T08:36:00Z" w:initials="DS">
    <w:p w14:paraId="74C9737A" w14:textId="77777777" w:rsidR="00392EBD" w:rsidRDefault="00392EBD" w:rsidP="00392EBD">
      <w:pPr>
        <w:pStyle w:val="CommentText"/>
      </w:pPr>
      <w:r>
        <w:rPr>
          <w:rStyle w:val="CommentReference"/>
        </w:rPr>
        <w:annotationRef/>
      </w:r>
      <w:r>
        <w:t>Please check the background is general enough</w:t>
      </w:r>
    </w:p>
  </w:comment>
  <w:comment w:id="8" w:author="David Sant" w:date="2025-11-28T08:37:00Z" w:initials="DS">
    <w:p w14:paraId="6F6018A9" w14:textId="77777777" w:rsidR="00392EBD" w:rsidRDefault="00392EBD" w:rsidP="00392EBD">
      <w:pPr>
        <w:pStyle w:val="CommentText"/>
      </w:pPr>
      <w:r>
        <w:rPr>
          <w:rStyle w:val="CommentReference"/>
        </w:rPr>
        <w:annotationRef/>
      </w:r>
      <w:r>
        <w:t>I have set this up so that your group companies can also engage the supplier</w:t>
      </w:r>
    </w:p>
  </w:comment>
  <w:comment w:id="9" w:author="David Sant" w:date="2025-11-28T08:37:00Z" w:initials="DS">
    <w:p w14:paraId="549F09A6" w14:textId="77777777" w:rsidR="00392EBD" w:rsidRDefault="00392EBD" w:rsidP="00392EBD">
      <w:pPr>
        <w:pStyle w:val="CommentText"/>
      </w:pPr>
      <w:r>
        <w:rPr>
          <w:rStyle w:val="CommentReference"/>
        </w:rPr>
        <w:annotationRef/>
      </w:r>
      <w:r>
        <w:t>Co-operative approach</w:t>
      </w:r>
    </w:p>
  </w:comment>
  <w:comment w:id="13" w:author="David Sant" w:date="2025-11-28T08:38:00Z" w:initials="DS">
    <w:p w14:paraId="744201B0" w14:textId="77777777" w:rsidR="00392EBD" w:rsidRDefault="00392EBD" w:rsidP="00392EBD">
      <w:pPr>
        <w:pStyle w:val="CommentText"/>
      </w:pPr>
      <w:r>
        <w:rPr>
          <w:rStyle w:val="CommentReference"/>
        </w:rPr>
        <w:annotationRef/>
      </w:r>
      <w:r>
        <w:t>This is used in Non-Norton B IP to protect you against other IP entering the Deliverables</w:t>
      </w:r>
    </w:p>
  </w:comment>
  <w:comment w:id="16" w:author="David Sant" w:date="2025-11-28T08:38:00Z" w:initials="DS">
    <w:p w14:paraId="2347BBB8" w14:textId="77777777" w:rsidR="00392EBD" w:rsidRDefault="00392EBD" w:rsidP="00392EBD">
      <w:pPr>
        <w:pStyle w:val="CommentText"/>
      </w:pPr>
      <w:r>
        <w:rPr>
          <w:rStyle w:val="CommentReference"/>
        </w:rPr>
        <w:annotationRef/>
      </w:r>
      <w:r>
        <w:t>I have left in the normal Change Control process, but you might consider dropping this if you are more likely to simply pivot for the next Work Package</w:t>
      </w:r>
    </w:p>
  </w:comment>
  <w:comment w:id="19" w:author="David Sant" w:date="2025-11-28T08:41:00Z" w:initials="DS">
    <w:p w14:paraId="11F94236" w14:textId="77777777" w:rsidR="00392EBD" w:rsidRDefault="00392EBD" w:rsidP="00392EBD">
      <w:pPr>
        <w:pStyle w:val="CommentText"/>
      </w:pPr>
      <w:r>
        <w:rPr>
          <w:rStyle w:val="CommentReference"/>
        </w:rPr>
        <w:annotationRef/>
      </w:r>
      <w:r>
        <w:t>This is one of the outputs of each Work Package, which will help you to identify IP issues</w:t>
      </w:r>
    </w:p>
  </w:comment>
  <w:comment w:id="25" w:author="David Sant" w:date="2025-11-28T08:42:00Z" w:initials="DS">
    <w:p w14:paraId="226DC638" w14:textId="77777777" w:rsidR="00392EBD" w:rsidRDefault="00392EBD" w:rsidP="00392EBD">
      <w:pPr>
        <w:pStyle w:val="CommentText"/>
      </w:pPr>
      <w:r>
        <w:rPr>
          <w:rStyle w:val="CommentReference"/>
        </w:rPr>
        <w:annotationRef/>
      </w:r>
      <w:r>
        <w:t>This is used to make sure you own all new IP</w:t>
      </w:r>
    </w:p>
  </w:comment>
  <w:comment w:id="28" w:author="David Sant" w:date="2025-11-28T08:42:00Z" w:initials="DS">
    <w:p w14:paraId="685A1973" w14:textId="77777777" w:rsidR="00392EBD" w:rsidRDefault="00392EBD" w:rsidP="00392EBD">
      <w:pPr>
        <w:pStyle w:val="CommentText"/>
      </w:pPr>
      <w:r>
        <w:rPr>
          <w:rStyle w:val="CommentReference"/>
        </w:rPr>
        <w:annotationRef/>
      </w:r>
      <w:r>
        <w:t>I have kept open the possibility of milestone dates</w:t>
      </w:r>
    </w:p>
  </w:comment>
  <w:comment w:id="30" w:author="David Sant" w:date="2025-11-28T08:42:00Z" w:initials="DS">
    <w:p w14:paraId="638F3913" w14:textId="77777777" w:rsidR="00392EBD" w:rsidRDefault="00392EBD" w:rsidP="00392EBD">
      <w:pPr>
        <w:pStyle w:val="CommentText"/>
      </w:pPr>
      <w:r>
        <w:rPr>
          <w:rStyle w:val="CommentReference"/>
        </w:rPr>
        <w:annotationRef/>
      </w:r>
      <w:r>
        <w:t>And given you some control over who is involved</w:t>
      </w:r>
    </w:p>
  </w:comment>
  <w:comment w:id="41" w:author="David Sant" w:date="2025-11-28T08:43:00Z" w:initials="DS">
    <w:p w14:paraId="088D881D" w14:textId="77777777" w:rsidR="00392EBD" w:rsidRDefault="00392EBD" w:rsidP="00392EBD">
      <w:pPr>
        <w:pStyle w:val="CommentText"/>
      </w:pPr>
      <w:r>
        <w:rPr>
          <w:rStyle w:val="CommentReference"/>
        </w:rPr>
        <w:annotationRef/>
      </w:r>
      <w:r>
        <w:t>The agreement covers a Project which may be made up of multiple Work Packages (R&amp;D sprints)</w:t>
      </w:r>
    </w:p>
  </w:comment>
  <w:comment w:id="42" w:author="David Sant" w:date="2025-11-28T08:44:00Z" w:initials="DS">
    <w:p w14:paraId="38AB7DD4" w14:textId="77777777" w:rsidR="00392EBD" w:rsidRDefault="00392EBD" w:rsidP="00392EBD">
      <w:pPr>
        <w:pStyle w:val="CommentText"/>
      </w:pPr>
      <w:r>
        <w:rPr>
          <w:rStyle w:val="CommentReference"/>
        </w:rPr>
        <w:annotationRef/>
      </w:r>
      <w:r>
        <w:t>This is the more goal oriented specification</w:t>
      </w:r>
    </w:p>
  </w:comment>
  <w:comment w:id="45" w:author="David Sant" w:date="2025-11-28T08:44:00Z" w:initials="DS">
    <w:p w14:paraId="2606F7D2" w14:textId="77777777" w:rsidR="00392EBD" w:rsidRDefault="00392EBD" w:rsidP="00392EBD">
      <w:pPr>
        <w:pStyle w:val="CommentText"/>
      </w:pPr>
      <w:r>
        <w:rPr>
          <w:rStyle w:val="CommentReference"/>
        </w:rPr>
        <w:annotationRef/>
      </w:r>
      <w:r>
        <w:t>I.e. existing Supplier and third party IP</w:t>
      </w:r>
    </w:p>
  </w:comment>
  <w:comment w:id="70" w:author="David Sant" w:date="2025-11-28T08:47:00Z" w:initials="DS">
    <w:p w14:paraId="745E09E7" w14:textId="77777777" w:rsidR="00392EBD" w:rsidRDefault="00392EBD" w:rsidP="00392EBD">
      <w:pPr>
        <w:pStyle w:val="CommentText"/>
      </w:pPr>
      <w:r>
        <w:rPr>
          <w:rStyle w:val="CommentReference"/>
        </w:rPr>
        <w:annotationRef/>
      </w:r>
      <w:r>
        <w:t>Please check you are happy with defining the duration of the agreement with reference to the work itself</w:t>
      </w:r>
    </w:p>
  </w:comment>
  <w:comment w:id="75" w:author="David Sant" w:date="2025-11-27T22:12:00Z" w:initials="DS">
    <w:p w14:paraId="56AEE238" w14:textId="77777777" w:rsidR="00392EBD" w:rsidRDefault="00392EBD" w:rsidP="00392EBD">
      <w:pPr>
        <w:pStyle w:val="CommentText"/>
      </w:pPr>
      <w:r>
        <w:rPr>
          <w:rStyle w:val="CommentReference"/>
        </w:rPr>
        <w:annotationRef/>
      </w:r>
      <w:r>
        <w:t>Please check - non-exclusive</w:t>
      </w:r>
    </w:p>
  </w:comment>
  <w:comment w:id="78" w:author="David Sant" w:date="2025-11-28T08:47:00Z" w:initials="DS">
    <w:p w14:paraId="0E296F90" w14:textId="77777777" w:rsidR="00392EBD" w:rsidRDefault="00392EBD" w:rsidP="00392EBD">
      <w:pPr>
        <w:pStyle w:val="CommentText"/>
      </w:pPr>
      <w:r>
        <w:rPr>
          <w:rStyle w:val="CommentReference"/>
        </w:rPr>
        <w:annotationRef/>
      </w:r>
      <w:r>
        <w:t>Norton Affiliates using this agreement</w:t>
      </w:r>
    </w:p>
  </w:comment>
  <w:comment w:id="86" w:author="David Sant" w:date="2025-11-28T08:48:00Z" w:initials="DS">
    <w:p w14:paraId="66A9AC65" w14:textId="77777777" w:rsidR="00392EBD" w:rsidRDefault="00392EBD" w:rsidP="00392EBD">
      <w:pPr>
        <w:pStyle w:val="CommentText"/>
      </w:pPr>
      <w:r>
        <w:rPr>
          <w:rStyle w:val="CommentReference"/>
        </w:rPr>
        <w:annotationRef/>
      </w:r>
      <w:r>
        <w:t>Please check whether this captures the way you will be working together</w:t>
      </w:r>
    </w:p>
  </w:comment>
  <w:comment w:id="90" w:author="David Sant" w:date="2025-11-28T08:48:00Z" w:initials="DS">
    <w:p w14:paraId="16478AAA" w14:textId="77777777" w:rsidR="00392EBD" w:rsidRDefault="00392EBD" w:rsidP="00392EBD">
      <w:pPr>
        <w:pStyle w:val="CommentText"/>
      </w:pPr>
      <w:r>
        <w:rPr>
          <w:rStyle w:val="CommentReference"/>
        </w:rPr>
        <w:annotationRef/>
      </w:r>
      <w:r>
        <w:t>I have kept this main obligation but added a reference to Project Objectives</w:t>
      </w:r>
    </w:p>
  </w:comment>
  <w:comment w:id="101" w:author="David Sant" w:date="2025-11-28T08:49:00Z" w:initials="DS">
    <w:p w14:paraId="519F6BC8" w14:textId="77777777" w:rsidR="00392EBD" w:rsidRDefault="00392EBD" w:rsidP="00392EBD">
      <w:pPr>
        <w:pStyle w:val="CommentText"/>
      </w:pPr>
      <w:r>
        <w:rPr>
          <w:rStyle w:val="CommentReference"/>
        </w:rPr>
        <w:annotationRef/>
      </w:r>
      <w:r>
        <w:t>Co-operative approach</w:t>
      </w:r>
    </w:p>
  </w:comment>
  <w:comment w:id="102" w:author="David Sant" w:date="2025-11-28T08:49:00Z" w:initials="DS">
    <w:p w14:paraId="6BF6B131" w14:textId="77777777" w:rsidR="00392EBD" w:rsidRDefault="00392EBD" w:rsidP="00392EBD">
      <w:pPr>
        <w:pStyle w:val="CommentText"/>
      </w:pPr>
      <w:r>
        <w:rPr>
          <w:rStyle w:val="CommentReference"/>
        </w:rPr>
        <w:annotationRef/>
      </w:r>
      <w:r>
        <w:t>See Schedule 5 for a proposed structure for the iterative working</w:t>
      </w:r>
    </w:p>
  </w:comment>
  <w:comment w:id="111" w:author="David Sant" w:date="2025-11-28T08:49:00Z" w:initials="DS">
    <w:p w14:paraId="71F8A753" w14:textId="77777777" w:rsidR="00392EBD" w:rsidRDefault="00392EBD" w:rsidP="00392EBD">
      <w:pPr>
        <w:pStyle w:val="CommentText"/>
      </w:pPr>
      <w:r>
        <w:rPr>
          <w:rStyle w:val="CommentReference"/>
        </w:rPr>
        <w:annotationRef/>
      </w:r>
      <w:r>
        <w:t>I have kept in some of this control over who you are working with</w:t>
      </w:r>
    </w:p>
  </w:comment>
  <w:comment w:id="114" w:author="David Sant" w:date="2025-11-28T08:49:00Z" w:initials="DS">
    <w:p w14:paraId="6B38052C" w14:textId="77777777" w:rsidR="00392EBD" w:rsidRDefault="00392EBD" w:rsidP="00392EBD">
      <w:pPr>
        <w:pStyle w:val="CommentText"/>
      </w:pPr>
      <w:r>
        <w:rPr>
          <w:rStyle w:val="CommentReference"/>
        </w:rPr>
        <w:annotationRef/>
      </w:r>
      <w:r>
        <w:t>You can name specific people</w:t>
      </w:r>
    </w:p>
  </w:comment>
  <w:comment w:id="127" w:author="David Sant" w:date="2025-11-28T08:51:00Z" w:initials="DS">
    <w:p w14:paraId="5F2B6A16" w14:textId="77777777" w:rsidR="00392EBD" w:rsidRDefault="00392EBD" w:rsidP="00392EBD">
      <w:pPr>
        <w:pStyle w:val="CommentText"/>
      </w:pPr>
      <w:r>
        <w:rPr>
          <w:rStyle w:val="CommentReference"/>
        </w:rPr>
        <w:annotationRef/>
      </w:r>
      <w:r>
        <w:t>General obligations on Norton, but should cover what is needed</w:t>
      </w:r>
    </w:p>
  </w:comment>
  <w:comment w:id="133" w:author="David Sant" w:date="2025-11-28T08:51:00Z" w:initials="DS">
    <w:p w14:paraId="1F91A6A2" w14:textId="77777777" w:rsidR="00392EBD" w:rsidRDefault="00392EBD" w:rsidP="00392EBD">
      <w:pPr>
        <w:pStyle w:val="CommentText"/>
      </w:pPr>
      <w:r>
        <w:rPr>
          <w:rStyle w:val="CommentReference"/>
        </w:rPr>
        <w:annotationRef/>
      </w:r>
      <w:r>
        <w:t>See comment above - this could be simplified if you are happy to rely on the Work Package governance instead</w:t>
      </w:r>
    </w:p>
  </w:comment>
  <w:comment w:id="160" w:author="David Sant" w:date="2025-11-28T08:51:00Z" w:initials="DS">
    <w:p w14:paraId="31B26A1F" w14:textId="77777777" w:rsidR="00392EBD" w:rsidRDefault="00392EBD" w:rsidP="00392EBD">
      <w:pPr>
        <w:pStyle w:val="CommentText"/>
      </w:pPr>
      <w:r>
        <w:rPr>
          <w:rStyle w:val="CommentReference"/>
        </w:rPr>
        <w:annotationRef/>
      </w:r>
      <w:r>
        <w:t>This allows flexibility</w:t>
      </w:r>
    </w:p>
  </w:comment>
  <w:comment w:id="167" w:author="David Sant" w:date="2025-11-28T08:52:00Z" w:initials="DS">
    <w:p w14:paraId="249DF5DD" w14:textId="77777777" w:rsidR="00392EBD" w:rsidRDefault="00392EBD" w:rsidP="00392EBD">
      <w:pPr>
        <w:pStyle w:val="CommentText"/>
      </w:pPr>
      <w:r>
        <w:rPr>
          <w:rStyle w:val="CommentReference"/>
        </w:rPr>
        <w:annotationRef/>
      </w:r>
      <w:r>
        <w:t>Expenses</w:t>
      </w:r>
    </w:p>
  </w:comment>
  <w:comment w:id="170" w:author="David Sant" w:date="2025-11-28T08:52:00Z" w:initials="DS">
    <w:p w14:paraId="5AEDE784" w14:textId="77777777" w:rsidR="00392EBD" w:rsidRDefault="00392EBD" w:rsidP="00392EBD">
      <w:pPr>
        <w:pStyle w:val="CommentText"/>
      </w:pPr>
      <w:r>
        <w:rPr>
          <w:rStyle w:val="CommentReference"/>
        </w:rPr>
        <w:annotationRef/>
      </w:r>
      <w:r>
        <w:t>Pass through costs</w:t>
      </w:r>
    </w:p>
  </w:comment>
  <w:comment w:id="173" w:author="David Sant" w:date="2025-11-28T08:52:00Z" w:initials="DS">
    <w:p w14:paraId="73D790B0" w14:textId="77777777" w:rsidR="00392EBD" w:rsidRDefault="00392EBD" w:rsidP="00392EBD">
      <w:pPr>
        <w:pStyle w:val="CommentText"/>
      </w:pPr>
      <w:r>
        <w:rPr>
          <w:rStyle w:val="CommentReference"/>
        </w:rPr>
        <w:annotationRef/>
      </w:r>
      <w:r>
        <w:t>Invoicing details</w:t>
      </w:r>
    </w:p>
  </w:comment>
  <w:comment w:id="179" w:author="David Sant" w:date="2025-11-28T08:52:00Z" w:initials="DS">
    <w:p w14:paraId="2FD692B2" w14:textId="77777777" w:rsidR="00392EBD" w:rsidRDefault="00392EBD" w:rsidP="00392EBD">
      <w:pPr>
        <w:pStyle w:val="CommentText"/>
      </w:pPr>
      <w:r>
        <w:rPr>
          <w:rStyle w:val="CommentReference"/>
        </w:rPr>
        <w:annotationRef/>
      </w:r>
      <w:r>
        <w:t>Expenses/pass through costs paid in arrears</w:t>
      </w:r>
    </w:p>
  </w:comment>
  <w:comment w:id="185" w:author="David Sant" w:date="2025-11-28T08:53:00Z" w:initials="DS">
    <w:p w14:paraId="55C679B9" w14:textId="77777777" w:rsidR="00392EBD" w:rsidRDefault="00392EBD" w:rsidP="00392EBD">
      <w:pPr>
        <w:pStyle w:val="CommentText"/>
      </w:pPr>
      <w:r>
        <w:rPr>
          <w:rStyle w:val="CommentReference"/>
        </w:rPr>
        <w:annotationRef/>
      </w:r>
      <w:r>
        <w:t>I have kept in a general audit clause  - for charges but also general performance - (in principle you could use this to check on confidentiality/security practices)</w:t>
      </w:r>
    </w:p>
  </w:comment>
  <w:comment w:id="202" w:author="David Sant" w:date="2025-11-28T09:00:00Z" w:initials="DS">
    <w:p w14:paraId="3A389DDA" w14:textId="77777777" w:rsidR="00392EBD" w:rsidRDefault="00392EBD" w:rsidP="00392EBD">
      <w:pPr>
        <w:pStyle w:val="CommentText"/>
      </w:pPr>
      <w:r>
        <w:rPr>
          <w:rStyle w:val="CommentReference"/>
        </w:rPr>
        <w:annotationRef/>
      </w:r>
      <w:r>
        <w:t>This sets out a process for including Supplier IP or third-party IP</w:t>
      </w:r>
    </w:p>
  </w:comment>
  <w:comment w:id="206" w:author="David Sant" w:date="2025-11-28T09:02:00Z" w:initials="DS">
    <w:p w14:paraId="290C8066" w14:textId="77777777" w:rsidR="00392EBD" w:rsidRDefault="00392EBD" w:rsidP="00392EBD">
      <w:pPr>
        <w:pStyle w:val="CommentText"/>
      </w:pPr>
      <w:r>
        <w:rPr>
          <w:rStyle w:val="CommentReference"/>
        </w:rPr>
        <w:annotationRef/>
      </w:r>
      <w:r>
        <w:t>Further assurance clause for IP</w:t>
      </w:r>
    </w:p>
  </w:comment>
  <w:comment w:id="223" w:author="David Sant" w:date="2025-11-28T09:02:00Z" w:initials="DS">
    <w:p w14:paraId="5FA6987A" w14:textId="77777777" w:rsidR="00392EBD" w:rsidRDefault="00392EBD" w:rsidP="00392EBD">
      <w:pPr>
        <w:pStyle w:val="CommentText"/>
      </w:pPr>
      <w:r>
        <w:rPr>
          <w:rStyle w:val="CommentReference"/>
        </w:rPr>
        <w:annotationRef/>
      </w:r>
      <w:r>
        <w:t>I have left in the ability for you to require them to comply with your policies / codes of conduct</w:t>
      </w:r>
    </w:p>
  </w:comment>
  <w:comment w:id="225" w:author="David Sant" w:date="2025-11-28T09:02:00Z" w:initials="DS">
    <w:p w14:paraId="15346ED8" w14:textId="77777777" w:rsidR="00392EBD" w:rsidRDefault="00392EBD" w:rsidP="00392EBD">
      <w:pPr>
        <w:pStyle w:val="CommentText"/>
      </w:pPr>
      <w:r>
        <w:rPr>
          <w:rStyle w:val="CommentReference"/>
        </w:rPr>
        <w:annotationRef/>
      </w:r>
      <w:r>
        <w:t>This is for fairness, but you could strip this out if you want to shorten the agreement</w:t>
      </w:r>
    </w:p>
  </w:comment>
  <w:comment w:id="236" w:author="David Sant" w:date="2025-11-28T09:03:00Z" w:initials="DS">
    <w:p w14:paraId="178D04E0" w14:textId="77777777" w:rsidR="00392EBD" w:rsidRDefault="00392EBD" w:rsidP="00392EBD">
      <w:pPr>
        <w:pStyle w:val="CommentText"/>
      </w:pPr>
      <w:r>
        <w:rPr>
          <w:rStyle w:val="CommentReference"/>
        </w:rPr>
        <w:annotationRef/>
      </w:r>
      <w:r>
        <w:t>Enhanced confidentiality clauses</w:t>
      </w:r>
    </w:p>
  </w:comment>
  <w:comment w:id="238" w:author="David Sant" w:date="2025-11-28T09:03:00Z" w:initials="DS">
    <w:p w14:paraId="1800C5E4" w14:textId="77777777" w:rsidR="00392EBD" w:rsidRDefault="00392EBD" w:rsidP="00392EBD">
      <w:pPr>
        <w:pStyle w:val="CommentText"/>
      </w:pPr>
      <w:r>
        <w:rPr>
          <w:rStyle w:val="CommentReference"/>
        </w:rPr>
        <w:annotationRef/>
      </w:r>
      <w:r>
        <w:t>Please check whether something like this is appropriate in the main agreement.  N.b. this is different to the point we discussed about Norton licensing the IP to the Supplier for their own use</w:t>
      </w:r>
    </w:p>
  </w:comment>
  <w:comment w:id="261" w:author="David Sant" w:date="2025-11-28T09:04:00Z" w:initials="DS">
    <w:p w14:paraId="70B47E5D" w14:textId="77777777" w:rsidR="00392EBD" w:rsidRDefault="00392EBD" w:rsidP="00392EBD">
      <w:pPr>
        <w:pStyle w:val="CommentText"/>
      </w:pPr>
      <w:r>
        <w:rPr>
          <w:rStyle w:val="CommentReference"/>
        </w:rPr>
        <w:annotationRef/>
      </w:r>
      <w:r>
        <w:t>Indemnity</w:t>
      </w:r>
    </w:p>
  </w:comment>
  <w:comment w:id="287" w:author="David Sant" w:date="2025-11-28T09:04:00Z" w:initials="DS">
    <w:p w14:paraId="57609B03" w14:textId="77777777" w:rsidR="00392EBD" w:rsidRDefault="00392EBD" w:rsidP="00392EBD">
      <w:pPr>
        <w:pStyle w:val="CommentText"/>
      </w:pPr>
      <w:r>
        <w:rPr>
          <w:rStyle w:val="CommentReference"/>
        </w:rPr>
        <w:annotationRef/>
      </w:r>
      <w:r>
        <w:t>I have made the confidentiality clause and  IP indemnity uncapped - some suppliers will negotiate a supercap</w:t>
      </w:r>
    </w:p>
  </w:comment>
  <w:comment w:id="290" w:author="David Sant" w:date="2025-11-28T09:05:00Z" w:initials="DS">
    <w:p w14:paraId="3027AB37" w14:textId="77777777" w:rsidR="00392EBD" w:rsidRDefault="00392EBD" w:rsidP="00392EBD">
      <w:pPr>
        <w:pStyle w:val="CommentText"/>
      </w:pPr>
      <w:r>
        <w:rPr>
          <w:rStyle w:val="CommentReference"/>
        </w:rPr>
        <w:annotationRef/>
      </w:r>
      <w:r>
        <w:t>I have suggested £2m property damage - not sure what property is at risk from the work.  Is this appropriate?</w:t>
      </w:r>
    </w:p>
  </w:comment>
  <w:comment w:id="293" w:author="David Sant" w:date="2025-11-28T09:05:00Z" w:initials="DS">
    <w:p w14:paraId="7CE030BF" w14:textId="77777777" w:rsidR="00392EBD" w:rsidRDefault="00392EBD" w:rsidP="00392EBD">
      <w:pPr>
        <w:pStyle w:val="CommentText"/>
      </w:pPr>
      <w:r>
        <w:rPr>
          <w:rStyle w:val="CommentReference"/>
        </w:rPr>
        <w:annotationRef/>
      </w:r>
      <w:r>
        <w:t>Other than IP, confidentiality and property damage, I have suggested a 150% cap for general liability</w:t>
      </w:r>
    </w:p>
  </w:comment>
  <w:comment w:id="316" w:author="David Sant" w:date="2025-11-28T08:36:00Z" w:initials="DS">
    <w:p w14:paraId="3FBB1270" w14:textId="77777777" w:rsidR="00392EBD" w:rsidRDefault="00392EBD" w:rsidP="00392EBD">
      <w:pPr>
        <w:pStyle w:val="CommentText"/>
      </w:pPr>
      <w:r>
        <w:rPr>
          <w:rStyle w:val="CommentReference"/>
        </w:rPr>
        <w:annotationRef/>
      </w:r>
      <w:r>
        <w:t>Termination for convenience - 1m.  Alternatively, we could attach this to a Work Package, so that you could terminate at the end of the current Work Package</w:t>
      </w:r>
    </w:p>
  </w:comment>
  <w:comment w:id="342" w:author="David Sant" w:date="2025-11-28T09:08:00Z" w:initials="DS">
    <w:p w14:paraId="06BF20B1" w14:textId="77777777" w:rsidR="00392EBD" w:rsidRDefault="00392EBD" w:rsidP="00392EBD">
      <w:pPr>
        <w:pStyle w:val="CommentText"/>
      </w:pPr>
      <w:r>
        <w:rPr>
          <w:rStyle w:val="CommentReference"/>
        </w:rPr>
        <w:annotationRef/>
      </w:r>
      <w:r>
        <w:t>Restriction on subcontracting</w:t>
      </w:r>
    </w:p>
  </w:comment>
  <w:comment w:id="345" w:author="David Sant" w:date="2025-11-28T09:08:00Z" w:initials="DS">
    <w:p w14:paraId="6D55DD25" w14:textId="77777777" w:rsidR="00392EBD" w:rsidRDefault="00392EBD" w:rsidP="00392EBD">
      <w:pPr>
        <w:pStyle w:val="CommentText"/>
      </w:pPr>
      <w:r>
        <w:rPr>
          <w:rStyle w:val="CommentReference"/>
        </w:rPr>
        <w:annotationRef/>
      </w:r>
      <w:r>
        <w:t>But you can pre-approve</w:t>
      </w:r>
    </w:p>
  </w:comment>
  <w:comment w:id="396" w:author="David Sant" w:date="2025-11-28T09:10:00Z" w:initials="DS">
    <w:p w14:paraId="1211D326" w14:textId="77777777" w:rsidR="00392EBD" w:rsidRDefault="00392EBD" w:rsidP="00392EBD">
      <w:pPr>
        <w:pStyle w:val="CommentText"/>
      </w:pPr>
      <w:r>
        <w:rPr>
          <w:rStyle w:val="CommentReference"/>
        </w:rPr>
        <w:annotationRef/>
      </w:r>
      <w:r>
        <w:t xml:space="preserve">I have kept this simple, given the iterative nature of the services.  I have also included mediation for the same purposes. </w:t>
      </w:r>
    </w:p>
  </w:comment>
  <w:comment w:id="402" w:author="David Sant" w:date="2025-11-28T09:10:00Z" w:initials="DS">
    <w:p w14:paraId="50DE1246" w14:textId="77777777" w:rsidR="00392EBD" w:rsidRDefault="00392EBD" w:rsidP="00392EBD">
      <w:pPr>
        <w:pStyle w:val="CommentText"/>
      </w:pPr>
      <w:r>
        <w:rPr>
          <w:rStyle w:val="CommentReference"/>
        </w:rPr>
        <w:annotationRef/>
      </w:r>
      <w:r>
        <w:t>To discuss - it may be sensible to include arbitration rather than courts.  So that IP/confidentiality can be protected.  Do you have a view?</w:t>
      </w:r>
    </w:p>
  </w:comment>
  <w:comment w:id="411" w:author="David Sant" w:date="2025-11-28T09:11:00Z" w:initials="DS">
    <w:p w14:paraId="726FED7B" w14:textId="77777777" w:rsidR="00392EBD" w:rsidRDefault="00392EBD" w:rsidP="00392EBD">
      <w:pPr>
        <w:pStyle w:val="CommentText"/>
      </w:pPr>
      <w:r>
        <w:rPr>
          <w:rStyle w:val="CommentReference"/>
        </w:rPr>
        <w:annotationRef/>
      </w:r>
      <w:r>
        <w:t>Please check this Schedule looks appropriate</w:t>
      </w:r>
    </w:p>
  </w:comment>
  <w:comment w:id="420" w:author="David Sant" w:date="2025-11-28T09:11:00Z" w:initials="DS">
    <w:p w14:paraId="4AF670A8" w14:textId="77777777" w:rsidR="00392EBD" w:rsidRDefault="00392EBD" w:rsidP="00392EBD">
      <w:pPr>
        <w:pStyle w:val="CommentText"/>
      </w:pPr>
      <w:r>
        <w:rPr>
          <w:rStyle w:val="CommentReference"/>
        </w:rPr>
        <w:annotationRef/>
      </w:r>
      <w:r>
        <w:t>Charges schedule is flexible</w:t>
      </w:r>
    </w:p>
  </w:comment>
  <w:comment w:id="448" w:author="David Sant" w:date="2025-11-28T09:11:00Z" w:initials="DS">
    <w:p w14:paraId="6B4CC94D" w14:textId="77777777" w:rsidR="00392EBD" w:rsidRDefault="00392EBD" w:rsidP="00392EBD">
      <w:pPr>
        <w:pStyle w:val="CommentText"/>
      </w:pPr>
      <w:r>
        <w:rPr>
          <w:rStyle w:val="CommentReference"/>
        </w:rPr>
        <w:annotationRef/>
      </w:r>
      <w:r>
        <w:t>Amend as appropriate</w:t>
      </w:r>
    </w:p>
  </w:comment>
  <w:comment w:id="450" w:author="David Sant" w:date="2025-11-27T21:28:00Z" w:initials="DS">
    <w:p w14:paraId="7BD37ADE" w14:textId="77777777" w:rsidR="00392EBD" w:rsidRDefault="00392EBD" w:rsidP="00392EBD">
      <w:pPr>
        <w:pStyle w:val="CommentText"/>
      </w:pPr>
      <w:r>
        <w:rPr>
          <w:rStyle w:val="CommentReference"/>
        </w:rPr>
        <w:annotationRef/>
      </w:r>
      <w:r>
        <w:t>This is a proposed governance framework for the iterative R&amp;D development process. Please ask your teams to review carefully.</w:t>
      </w:r>
    </w:p>
  </w:comment>
  <w:comment w:id="455" w:author="David Sant" w:date="2025-11-28T09:13:00Z" w:initials="DS">
    <w:p w14:paraId="7B1D8610" w14:textId="77777777" w:rsidR="00392EBD" w:rsidRDefault="00392EBD" w:rsidP="00392EBD">
      <w:pPr>
        <w:pStyle w:val="CommentText"/>
      </w:pPr>
      <w:r>
        <w:rPr>
          <w:rStyle w:val="CommentReference"/>
        </w:rPr>
        <w:annotationRef/>
      </w:r>
      <w:r>
        <w:t>I have kept this simple</w:t>
      </w:r>
    </w:p>
  </w:comment>
  <w:comment w:id="456" w:author="David Sant" w:date="2025-11-28T09:14:00Z" w:initials="DS">
    <w:p w14:paraId="36AD17E9" w14:textId="77777777" w:rsidR="00392EBD" w:rsidRDefault="00392EBD" w:rsidP="00392EBD">
      <w:pPr>
        <w:pStyle w:val="CommentText"/>
      </w:pPr>
      <w:r>
        <w:rPr>
          <w:rStyle w:val="CommentReference"/>
        </w:rPr>
        <w:annotationRef/>
      </w:r>
      <w:r>
        <w:t>This might not be needed?</w:t>
      </w:r>
    </w:p>
  </w:comment>
  <w:comment w:id="457" w:author="David Sant" w:date="2025-11-28T09:15:00Z" w:initials="DS">
    <w:p w14:paraId="297B287A" w14:textId="77777777" w:rsidR="00392EBD" w:rsidRDefault="00392EBD" w:rsidP="00392EBD">
      <w:pPr>
        <w:pStyle w:val="CommentText"/>
      </w:pPr>
      <w:r>
        <w:rPr>
          <w:rStyle w:val="CommentReference"/>
        </w:rPr>
        <w:annotationRef/>
      </w:r>
      <w:r>
        <w:t>But this is important - for IP identification</w:t>
      </w:r>
    </w:p>
  </w:comment>
  <w:comment w:id="458" w:author="David Sant" w:date="2025-11-28T09:15:00Z" w:initials="DS">
    <w:p w14:paraId="74CC9A32" w14:textId="77777777" w:rsidR="00392EBD" w:rsidRDefault="00392EBD" w:rsidP="00392EBD">
      <w:pPr>
        <w:pStyle w:val="CommentText"/>
      </w:pPr>
      <w:r>
        <w:rPr>
          <w:rStyle w:val="CommentReference"/>
        </w:rPr>
        <w:annotationRef/>
      </w:r>
      <w:r>
        <w:t>I expect this may need to be amended to match your proposed ways of working</w:t>
      </w:r>
    </w:p>
  </w:comment>
  <w:comment w:id="459" w:author="David Sant" w:date="2025-11-28T09:16:00Z" w:initials="DS">
    <w:p w14:paraId="6844741C" w14:textId="77777777" w:rsidR="00392EBD" w:rsidRDefault="00392EBD" w:rsidP="00392EBD">
      <w:pPr>
        <w:pStyle w:val="CommentText"/>
      </w:pPr>
      <w:r>
        <w:rPr>
          <w:rStyle w:val="CommentReference"/>
        </w:rPr>
        <w:annotationRef/>
      </w:r>
      <w:r>
        <w:t>I have added this mitigation to cater for R&amp;D</w:t>
      </w:r>
    </w:p>
  </w:comment>
  <w:comment w:id="460" w:author="David Sant" w:date="2025-11-28T09:18:00Z" w:initials="DS">
    <w:p w14:paraId="2527516E" w14:textId="77777777" w:rsidR="00392EBD" w:rsidRDefault="00392EBD" w:rsidP="00392EBD">
      <w:pPr>
        <w:pStyle w:val="CommentText"/>
      </w:pPr>
      <w:r>
        <w:rPr>
          <w:rStyle w:val="CommentReference"/>
        </w:rPr>
        <w:annotationRef/>
      </w:r>
      <w:r>
        <w:t>This should hopefully set the right tone.  I have kept the main dispute resolution clause light, but see my comments there about arbitration.</w:t>
      </w:r>
    </w:p>
  </w:comment>
  <w:comment w:id="461" w:author="David Sant" w:date="2025-11-28T09:17:00Z" w:initials="DS">
    <w:p w14:paraId="706BBB14" w14:textId="77777777" w:rsidR="00392EBD" w:rsidRDefault="00392EBD" w:rsidP="00392EBD">
      <w:pPr>
        <w:pStyle w:val="CommentText"/>
      </w:pPr>
      <w:r>
        <w:rPr>
          <w:rStyle w:val="CommentReference"/>
        </w:rPr>
        <w:annotationRef/>
      </w:r>
      <w:r>
        <w:t>Please review</w:t>
      </w:r>
    </w:p>
  </w:comment>
  <w:comment w:id="462" w:author="David Sant" w:date="2025-11-28T09:25:00Z" w:initials="DS">
    <w:p w14:paraId="6FF4F176" w14:textId="77777777" w:rsidR="00392EBD" w:rsidRDefault="00392EBD" w:rsidP="00392EBD">
      <w:pPr>
        <w:pStyle w:val="CommentText"/>
      </w:pPr>
      <w:r>
        <w:rPr>
          <w:rStyle w:val="CommentReference"/>
        </w:rPr>
        <w:annotationRef/>
      </w:r>
      <w:r>
        <w:t>I have added this guardrail</w:t>
      </w:r>
    </w:p>
  </w:comment>
  <w:comment w:id="463" w:author="David Sant" w:date="2025-11-28T09:25:00Z" w:initials="DS">
    <w:p w14:paraId="22E03E2B" w14:textId="77777777" w:rsidR="00392EBD" w:rsidRDefault="00392EBD" w:rsidP="00392EBD">
      <w:pPr>
        <w:pStyle w:val="CommentText"/>
      </w:pPr>
      <w:r>
        <w:rPr>
          <w:rStyle w:val="CommentReference"/>
        </w:rPr>
        <w:annotationRef/>
      </w:r>
      <w:r>
        <w:t>Knowledge transfer</w:t>
      </w:r>
    </w:p>
  </w:comment>
  <w:comment w:id="464" w:author="David Sant" w:date="2025-11-28T09:25:00Z" w:initials="DS">
    <w:p w14:paraId="0FBDCCAB" w14:textId="77777777" w:rsidR="00392EBD" w:rsidRDefault="00392EBD" w:rsidP="00392EBD">
      <w:pPr>
        <w:pStyle w:val="CommentText"/>
      </w:pPr>
      <w:r>
        <w:rPr>
          <w:rStyle w:val="CommentReference"/>
        </w:rPr>
        <w:annotationRef/>
      </w:r>
      <w:r>
        <w:t>Please get your team to review this</w:t>
      </w:r>
    </w:p>
  </w:comment>
  <w:comment w:id="465" w:author="David Sant" w:date="2025-11-28T09:25:00Z" w:initials="DS">
    <w:p w14:paraId="7F6175D0" w14:textId="77777777" w:rsidR="00392EBD" w:rsidRDefault="00392EBD" w:rsidP="00392EBD">
      <w:pPr>
        <w:pStyle w:val="CommentText"/>
      </w:pPr>
      <w:r>
        <w:rPr>
          <w:rStyle w:val="CommentReference"/>
        </w:rPr>
        <w:annotationRef/>
      </w:r>
      <w:r>
        <w:t>And this</w:t>
      </w:r>
    </w:p>
  </w:comment>
  <w:comment w:id="506" w:author="David Sant" w:date="2025-11-28T16:44:00Z" w:initials="DS">
    <w:p w14:paraId="1C6829A0" w14:textId="77777777" w:rsidR="00C54057" w:rsidRDefault="00C54057" w:rsidP="00C54057">
      <w:pPr>
        <w:pStyle w:val="CommentText"/>
      </w:pPr>
      <w:r>
        <w:rPr>
          <w:rStyle w:val="CommentReference"/>
        </w:rPr>
        <w:annotationRef/>
      </w:r>
      <w:r>
        <w:t>Para 4 sets out the default terms</w:t>
      </w:r>
    </w:p>
  </w:comment>
  <w:comment w:id="517" w:author="David Sant" w:date="2025-11-28T16:38:00Z" w:initials="DS">
    <w:p w14:paraId="062B33A1" w14:textId="29D041DD" w:rsidR="00C54057" w:rsidRDefault="00C54057" w:rsidP="00C54057">
      <w:pPr>
        <w:pStyle w:val="CommentText"/>
      </w:pPr>
      <w:r>
        <w:rPr>
          <w:rStyle w:val="CommentReference"/>
        </w:rPr>
        <w:annotationRef/>
      </w:r>
      <w:r>
        <w:t>E.g.  [</w:t>
      </w:r>
      <w:r>
        <w:rPr>
          <w:highlight w:val="yellow"/>
        </w:rPr>
        <w:t xml:space="preserve">automotive applications and/or the automotive sector for any purpose </w:t>
      </w:r>
    </w:p>
    <w:p w14:paraId="04F6EE8D" w14:textId="77777777" w:rsidR="00C54057" w:rsidRDefault="00C54057" w:rsidP="00C54057">
      <w:pPr>
        <w:pStyle w:val="CommentText"/>
      </w:pPr>
      <w:r>
        <w:rPr>
          <w:b/>
          <w:bCs/>
        </w:rPr>
        <w:t xml:space="preserve">[OR IF NARROWLY DEFINING THE PERMITTED SECTOR: </w:t>
      </w:r>
      <w:r>
        <w:rPr>
          <w:b/>
          <w:bCs/>
          <w:highlight w:val="yellow"/>
        </w:rPr>
        <w:t>any sector other than the Permitted Sector</w:t>
      </w:r>
      <w:r>
        <w:rPr>
          <w:b/>
          <w:bCs/>
        </w:rPr>
        <w:t>].</w:t>
      </w:r>
    </w:p>
  </w:comment>
  <w:comment w:id="520" w:author="David Sant" w:date="2025-11-28T16:38:00Z" w:initials="DS">
    <w:p w14:paraId="37992ABA" w14:textId="77777777" w:rsidR="00C54057" w:rsidRDefault="00C54057" w:rsidP="00C54057">
      <w:pPr>
        <w:pStyle w:val="CommentText"/>
      </w:pPr>
      <w:r>
        <w:rPr>
          <w:rStyle w:val="CommentReference"/>
        </w:rPr>
        <w:annotationRef/>
      </w:r>
      <w:r>
        <w:rPr>
          <w:b/>
          <w:bCs/>
        </w:rPr>
        <w:t xml:space="preserve"> </w:t>
      </w:r>
      <w:r>
        <w:t>[</w:t>
      </w:r>
      <w:r>
        <w:rPr>
          <w:highlight w:val="yellow"/>
        </w:rPr>
        <w:t>SPECIFY TERRITORY</w:t>
      </w:r>
      <w:r>
        <w:t>]</w:t>
      </w:r>
    </w:p>
    <w:p w14:paraId="6568FF02" w14:textId="77777777" w:rsidR="00C54057" w:rsidRDefault="00C54057" w:rsidP="00C54057">
      <w:pPr>
        <w:pStyle w:val="CommentText"/>
      </w:pPr>
      <w:r>
        <w:t xml:space="preserve">[OR IF NARROWLY DEFINING THE PERMITTED TERRITORY: </w:t>
      </w:r>
      <w:r>
        <w:rPr>
          <w:highlight w:val="yellow"/>
        </w:rPr>
        <w:t>any territory other than the Permitted Territory</w:t>
      </w:r>
      <w:r>
        <w:t>].</w:t>
      </w:r>
    </w:p>
  </w:comment>
  <w:comment w:id="523" w:author="David Sant" w:date="2025-11-28T16:38:00Z" w:initials="DS">
    <w:p w14:paraId="11E5FCFC" w14:textId="77777777" w:rsidR="00C54057" w:rsidRDefault="00C54057" w:rsidP="00C54057">
      <w:pPr>
        <w:pStyle w:val="CommentText"/>
      </w:pPr>
      <w:r>
        <w:rPr>
          <w:rStyle w:val="CommentReference"/>
        </w:rPr>
        <w:annotationRef/>
      </w:r>
      <w:r>
        <w:t xml:space="preserve"> [</w:t>
      </w:r>
      <w:r>
        <w:rPr>
          <w:highlight w:val="yellow"/>
        </w:rPr>
        <w:t>SPECIFY SECTOR]</w:t>
      </w:r>
    </w:p>
    <w:p w14:paraId="34D62520" w14:textId="77777777" w:rsidR="00C54057" w:rsidRDefault="00C54057" w:rsidP="00C54057">
      <w:pPr>
        <w:pStyle w:val="CommentText"/>
      </w:pPr>
      <w:r>
        <w:rPr>
          <w:highlight w:val="yellow"/>
        </w:rPr>
        <w:t xml:space="preserve"> </w:t>
      </w:r>
      <w:r>
        <w:t xml:space="preserve">[OR IF NARROWLY DEFINING THE RESERVED SECTOR: </w:t>
      </w:r>
      <w:r>
        <w:rPr>
          <w:highlight w:val="yellow"/>
        </w:rPr>
        <w:t xml:space="preserve"> any sector other than the Reserved Sector</w:t>
      </w:r>
      <w:r>
        <w:t>].</w:t>
      </w:r>
    </w:p>
  </w:comment>
  <w:comment w:id="526" w:author="David Sant" w:date="2025-11-28T16:38:00Z" w:initials="DS">
    <w:p w14:paraId="6264D441" w14:textId="77777777" w:rsidR="00C54057" w:rsidRDefault="00C54057" w:rsidP="00C54057">
      <w:pPr>
        <w:pStyle w:val="CommentText"/>
      </w:pPr>
      <w:r>
        <w:rPr>
          <w:rStyle w:val="CommentReference"/>
        </w:rPr>
        <w:annotationRef/>
      </w:r>
      <w:r>
        <w:t>[</w:t>
      </w:r>
      <w:r>
        <w:rPr>
          <w:highlight w:val="yellow"/>
        </w:rPr>
        <w:t>SPECIFY TERRITORY</w:t>
      </w:r>
      <w:r>
        <w:t xml:space="preserve"> </w:t>
      </w:r>
    </w:p>
    <w:p w14:paraId="24D2926D" w14:textId="77777777" w:rsidR="00C54057" w:rsidRDefault="00C54057" w:rsidP="00C54057">
      <w:pPr>
        <w:pStyle w:val="CommentText"/>
      </w:pPr>
      <w:r>
        <w:t xml:space="preserve">[OR IF NARROWLY DEFINING THE RESERVED TERRITORY: </w:t>
      </w:r>
      <w:r>
        <w:rPr>
          <w:highlight w:val="yellow"/>
        </w:rPr>
        <w:t xml:space="preserve"> any territory other than the Reserved Territory</w:t>
      </w:r>
      <w:r>
        <w:t>].</w:t>
      </w:r>
    </w:p>
  </w:comment>
  <w:comment w:id="529" w:author="David Sant" w:date="2025-11-28T16:41:00Z" w:initials="DS">
    <w:p w14:paraId="0994B409" w14:textId="77777777" w:rsidR="00C54057" w:rsidRDefault="00C54057" w:rsidP="00C54057">
      <w:pPr>
        <w:pStyle w:val="CommentText"/>
      </w:pPr>
      <w:r>
        <w:rPr>
          <w:rStyle w:val="CommentReference"/>
        </w:rPr>
        <w:annotationRef/>
      </w:r>
      <w:r>
        <w:t>[</w:t>
      </w:r>
      <w:r>
        <w:rPr>
          <w:highlight w:val="yellow"/>
        </w:rPr>
        <w:t>all Foreground Intellectual Property arising under this agreement OR SOMETHING MORE LIMITED</w:t>
      </w:r>
      <w:r>
        <w:t>]</w:t>
      </w:r>
    </w:p>
  </w:comment>
  <w:comment w:id="557" w:author="David Sant" w:date="2025-11-28T15:44:00Z" w:initials="DS">
    <w:p w14:paraId="70DE23D4" w14:textId="77777777" w:rsidR="006321FA" w:rsidRDefault="006321FA" w:rsidP="006321FA">
      <w:pPr>
        <w:pStyle w:val="CommentText"/>
      </w:pPr>
      <w:r>
        <w:rPr>
          <w:rStyle w:val="CommentReference"/>
        </w:rPr>
        <w:annotationRef/>
      </w:r>
      <w:r>
        <w:t>See below</w:t>
      </w:r>
    </w:p>
  </w:comment>
  <w:comment w:id="560" w:author="David Sant" w:date="2025-11-28T16:47:00Z" w:initials="DS">
    <w:p w14:paraId="7C7DFF0C" w14:textId="77777777" w:rsidR="00C54057" w:rsidRDefault="00C54057" w:rsidP="00C54057">
      <w:pPr>
        <w:pStyle w:val="CommentText"/>
      </w:pPr>
      <w:r>
        <w:rPr>
          <w:rStyle w:val="CommentReference"/>
        </w:rPr>
        <w:annotationRef/>
      </w:r>
      <w:r>
        <w:t>These are the default commercial terms but can agree something different in the licence details</w:t>
      </w:r>
    </w:p>
  </w:comment>
  <w:comment w:id="571" w:author="David Sant" w:date="2025-11-28T15:40:00Z" w:initials="DS">
    <w:p w14:paraId="5E708580" w14:textId="17A0D362" w:rsidR="006321FA" w:rsidRDefault="006321FA" w:rsidP="006321FA">
      <w:pPr>
        <w:pStyle w:val="CommentText"/>
      </w:pPr>
      <w:r>
        <w:rPr>
          <w:rStyle w:val="CommentReference"/>
        </w:rPr>
        <w:annotationRef/>
      </w:r>
      <w:r>
        <w:t>Is this right?  Or is the whole point that they have freedom to sublicense?</w:t>
      </w:r>
    </w:p>
  </w:comment>
  <w:comment w:id="580" w:author="David Sant" w:date="2025-11-28T15:40:00Z" w:initials="DS">
    <w:p w14:paraId="043B3B15" w14:textId="77777777" w:rsidR="006321FA" w:rsidRDefault="006321FA" w:rsidP="006321FA">
      <w:pPr>
        <w:pStyle w:val="CommentText"/>
      </w:pPr>
      <w:r>
        <w:rPr>
          <w:rStyle w:val="CommentReference"/>
        </w:rPr>
        <w:annotationRef/>
      </w:r>
      <w:r>
        <w:t>Do you need to know?  Probably only relevant to a royalty model - see next clause.</w:t>
      </w:r>
    </w:p>
  </w:comment>
  <w:comment w:id="609" w:author="David Sant" w:date="2025-11-28T15:44:00Z" w:initials="DS">
    <w:p w14:paraId="251A6705" w14:textId="77777777" w:rsidR="006321FA" w:rsidRDefault="006321FA" w:rsidP="006321FA">
      <w:pPr>
        <w:pStyle w:val="CommentText"/>
      </w:pPr>
      <w:r>
        <w:rPr>
          <w:rStyle w:val="CommentReference"/>
        </w:rPr>
        <w:annotationRef/>
      </w:r>
      <w:r>
        <w:t>I have drafted this as though the Supplier is the manufacturer and seller.  Is that right?  Or is the point that they will be able to sublicense?</w:t>
      </w:r>
    </w:p>
  </w:comment>
  <w:comment w:id="679" w:author="David Sant" w:date="2025-11-28T16:53:00Z" w:initials="DS">
    <w:p w14:paraId="19C2FF2B" w14:textId="77777777" w:rsidR="00C54057" w:rsidRDefault="00C54057" w:rsidP="00C54057">
      <w:pPr>
        <w:pStyle w:val="CommentText"/>
      </w:pPr>
      <w:r>
        <w:rPr>
          <w:rStyle w:val="CommentReference"/>
        </w:rPr>
        <w:annotationRef/>
      </w:r>
      <w:r>
        <w:t>I have restricted their ability to own IPR in improvements only to the narrow licence under this Schedule.  Otherwise they could subvert the IP clauses in the main agreement but generating improvements outside of the Work Packages.</w:t>
      </w:r>
    </w:p>
  </w:comment>
  <w:comment w:id="682" w:author="David Sant" w:date="2025-11-28T16:25:00Z" w:initials="DS">
    <w:p w14:paraId="10554CBD" w14:textId="250668C9" w:rsidR="00C54057" w:rsidRDefault="00C54057" w:rsidP="00C54057">
      <w:pPr>
        <w:pStyle w:val="CommentText"/>
      </w:pPr>
      <w:r>
        <w:rPr>
          <w:rStyle w:val="CommentReference"/>
        </w:rPr>
        <w:annotationRef/>
      </w:r>
      <w:r>
        <w:t>As per our discussion, I have said that the Supplier owns the IPR in the improvement (but not the underlying IPR)</w:t>
      </w:r>
    </w:p>
  </w:comment>
  <w:comment w:id="685" w:author="David Sant" w:date="2025-11-28T15:54:00Z" w:initials="DS">
    <w:p w14:paraId="465BE346" w14:textId="77777777" w:rsidR="00C54057" w:rsidRDefault="00C54057" w:rsidP="00C54057">
      <w:pPr>
        <w:pStyle w:val="CommentText"/>
      </w:pPr>
      <w:r>
        <w:rPr>
          <w:rStyle w:val="CommentReference"/>
        </w:rPr>
        <w:annotationRef/>
      </w:r>
      <w:r>
        <w:t>Royalty free?  Or if the licence to the Supplier is for an annual fee, perhaps this should be an annual fee?</w:t>
      </w:r>
    </w:p>
  </w:comment>
  <w:comment w:id="686" w:author="David Sant" w:date="2025-11-28T16:05:00Z" w:initials="DS">
    <w:p w14:paraId="4E2ABE62" w14:textId="77777777" w:rsidR="00C54057" w:rsidRDefault="00C54057" w:rsidP="00C54057">
      <w:pPr>
        <w:pStyle w:val="CommentText"/>
      </w:pPr>
      <w:r>
        <w:rPr>
          <w:rStyle w:val="CommentReference"/>
        </w:rPr>
        <w:annotationRef/>
      </w:r>
      <w:r>
        <w:t>For Norton’s reserved sector, this licence is exclusive</w:t>
      </w:r>
    </w:p>
  </w:comment>
  <w:comment w:id="692" w:author="David Sant" w:date="2025-11-28T16:54:00Z" w:initials="DS">
    <w:p w14:paraId="3EBD115B" w14:textId="77777777" w:rsidR="00C54057" w:rsidRDefault="00C54057" w:rsidP="00C54057">
      <w:pPr>
        <w:pStyle w:val="CommentText"/>
      </w:pPr>
      <w:r>
        <w:rPr>
          <w:rStyle w:val="CommentReference"/>
        </w:rPr>
        <w:annotationRef/>
      </w:r>
      <w:r>
        <w:t>If they develop improvements outside of the scope of the Licence Details, this is not permitted.  Norton should own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1E0599" w15:done="0"/>
  <w15:commentEx w15:paraId="74C9737A" w15:done="0"/>
  <w15:commentEx w15:paraId="6F6018A9" w15:done="0"/>
  <w15:commentEx w15:paraId="549F09A6" w15:done="0"/>
  <w15:commentEx w15:paraId="744201B0" w15:done="0"/>
  <w15:commentEx w15:paraId="2347BBB8" w15:done="0"/>
  <w15:commentEx w15:paraId="11F94236" w15:done="0"/>
  <w15:commentEx w15:paraId="226DC638" w15:done="0"/>
  <w15:commentEx w15:paraId="685A1973" w15:done="0"/>
  <w15:commentEx w15:paraId="638F3913" w15:done="0"/>
  <w15:commentEx w15:paraId="088D881D" w15:done="0"/>
  <w15:commentEx w15:paraId="38AB7DD4" w15:done="0"/>
  <w15:commentEx w15:paraId="2606F7D2" w15:done="0"/>
  <w15:commentEx w15:paraId="745E09E7" w15:done="0"/>
  <w15:commentEx w15:paraId="56AEE238" w15:done="0"/>
  <w15:commentEx w15:paraId="0E296F90" w15:done="0"/>
  <w15:commentEx w15:paraId="66A9AC65" w15:done="0"/>
  <w15:commentEx w15:paraId="16478AAA" w15:done="0"/>
  <w15:commentEx w15:paraId="519F6BC8" w15:done="0"/>
  <w15:commentEx w15:paraId="6BF6B131" w15:done="0"/>
  <w15:commentEx w15:paraId="71F8A753" w15:done="0"/>
  <w15:commentEx w15:paraId="6B38052C" w15:done="0"/>
  <w15:commentEx w15:paraId="5F2B6A16" w15:done="0"/>
  <w15:commentEx w15:paraId="1F91A6A2" w15:done="0"/>
  <w15:commentEx w15:paraId="31B26A1F" w15:done="0"/>
  <w15:commentEx w15:paraId="249DF5DD" w15:done="0"/>
  <w15:commentEx w15:paraId="5AEDE784" w15:done="0"/>
  <w15:commentEx w15:paraId="73D790B0" w15:done="0"/>
  <w15:commentEx w15:paraId="2FD692B2" w15:done="0"/>
  <w15:commentEx w15:paraId="55C679B9" w15:done="0"/>
  <w15:commentEx w15:paraId="3A389DDA" w15:done="0"/>
  <w15:commentEx w15:paraId="290C8066" w15:done="0"/>
  <w15:commentEx w15:paraId="5FA6987A" w15:done="0"/>
  <w15:commentEx w15:paraId="15346ED8" w15:done="0"/>
  <w15:commentEx w15:paraId="178D04E0" w15:done="0"/>
  <w15:commentEx w15:paraId="1800C5E4" w15:done="0"/>
  <w15:commentEx w15:paraId="70B47E5D" w15:done="0"/>
  <w15:commentEx w15:paraId="57609B03" w15:done="0"/>
  <w15:commentEx w15:paraId="3027AB37" w15:done="0"/>
  <w15:commentEx w15:paraId="7CE030BF" w15:done="0"/>
  <w15:commentEx w15:paraId="3FBB1270" w15:done="0"/>
  <w15:commentEx w15:paraId="06BF20B1" w15:done="0"/>
  <w15:commentEx w15:paraId="6D55DD25" w15:done="0"/>
  <w15:commentEx w15:paraId="1211D326" w15:done="0"/>
  <w15:commentEx w15:paraId="50DE1246" w15:done="0"/>
  <w15:commentEx w15:paraId="726FED7B" w15:done="0"/>
  <w15:commentEx w15:paraId="4AF670A8" w15:done="0"/>
  <w15:commentEx w15:paraId="6B4CC94D" w15:done="0"/>
  <w15:commentEx w15:paraId="7BD37ADE" w15:done="0"/>
  <w15:commentEx w15:paraId="7B1D8610" w15:done="0"/>
  <w15:commentEx w15:paraId="36AD17E9" w15:done="0"/>
  <w15:commentEx w15:paraId="297B287A" w15:done="0"/>
  <w15:commentEx w15:paraId="74CC9A32" w15:done="0"/>
  <w15:commentEx w15:paraId="6844741C" w15:done="0"/>
  <w15:commentEx w15:paraId="2527516E" w15:done="0"/>
  <w15:commentEx w15:paraId="706BBB14" w15:done="0"/>
  <w15:commentEx w15:paraId="6FF4F176" w15:done="0"/>
  <w15:commentEx w15:paraId="22E03E2B" w15:done="0"/>
  <w15:commentEx w15:paraId="0FBDCCAB" w15:done="0"/>
  <w15:commentEx w15:paraId="7F6175D0" w15:done="0"/>
  <w15:commentEx w15:paraId="1C6829A0" w15:done="0"/>
  <w15:commentEx w15:paraId="04F6EE8D" w15:done="0"/>
  <w15:commentEx w15:paraId="6568FF02" w15:done="0"/>
  <w15:commentEx w15:paraId="34D62520" w15:done="0"/>
  <w15:commentEx w15:paraId="24D2926D" w15:done="0"/>
  <w15:commentEx w15:paraId="0994B409" w15:done="0"/>
  <w15:commentEx w15:paraId="70DE23D4" w15:done="0"/>
  <w15:commentEx w15:paraId="7C7DFF0C" w15:done="0"/>
  <w15:commentEx w15:paraId="5E708580" w15:done="0"/>
  <w15:commentEx w15:paraId="043B3B15" w15:done="0"/>
  <w15:commentEx w15:paraId="251A6705" w15:done="0"/>
  <w15:commentEx w15:paraId="19C2FF2B" w15:done="0"/>
  <w15:commentEx w15:paraId="10554CBD" w15:done="0"/>
  <w15:commentEx w15:paraId="465BE346" w15:done="0"/>
  <w15:commentEx w15:paraId="4E2ABE62" w15:done="0"/>
  <w15:commentEx w15:paraId="3EBD11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A9ADDE" w16cex:dateUtc="2025-11-27T20:28:00Z"/>
  <w16cex:commentExtensible w16cex:durableId="1FB8CE8B" w16cex:dateUtc="2025-11-28T08:36:00Z"/>
  <w16cex:commentExtensible w16cex:durableId="1B99D88E" w16cex:dateUtc="2025-11-28T08:37:00Z"/>
  <w16cex:commentExtensible w16cex:durableId="56A92820" w16cex:dateUtc="2025-11-28T08:37:00Z"/>
  <w16cex:commentExtensible w16cex:durableId="44BBC073" w16cex:dateUtc="2025-11-28T08:38:00Z"/>
  <w16cex:commentExtensible w16cex:durableId="6EC0FFC4" w16cex:dateUtc="2025-11-28T08:38:00Z"/>
  <w16cex:commentExtensible w16cex:durableId="3908EE15" w16cex:dateUtc="2025-11-28T08:41:00Z"/>
  <w16cex:commentExtensible w16cex:durableId="7FFC3451" w16cex:dateUtc="2025-11-28T08:42:00Z"/>
  <w16cex:commentExtensible w16cex:durableId="0B9E9325" w16cex:dateUtc="2025-11-28T08:42:00Z"/>
  <w16cex:commentExtensible w16cex:durableId="72005255" w16cex:dateUtc="2025-11-28T08:42:00Z"/>
  <w16cex:commentExtensible w16cex:durableId="05FEF594" w16cex:dateUtc="2025-11-28T08:43:00Z"/>
  <w16cex:commentExtensible w16cex:durableId="50ED4AB9" w16cex:dateUtc="2025-11-28T08:44:00Z"/>
  <w16cex:commentExtensible w16cex:durableId="578B0F6E" w16cex:dateUtc="2025-11-28T08:44:00Z"/>
  <w16cex:commentExtensible w16cex:durableId="747B990C" w16cex:dateUtc="2025-11-28T08:47:00Z"/>
  <w16cex:commentExtensible w16cex:durableId="737CA9AD" w16cex:dateUtc="2025-11-27T22:12:00Z"/>
  <w16cex:commentExtensible w16cex:durableId="5947E5E1" w16cex:dateUtc="2025-11-28T08:47:00Z"/>
  <w16cex:commentExtensible w16cex:durableId="08553C08" w16cex:dateUtc="2025-11-28T08:48:00Z"/>
  <w16cex:commentExtensible w16cex:durableId="3453FA84" w16cex:dateUtc="2025-11-28T08:48:00Z"/>
  <w16cex:commentExtensible w16cex:durableId="26925A3E" w16cex:dateUtc="2025-11-28T08:49:00Z"/>
  <w16cex:commentExtensible w16cex:durableId="3EBBB2E9" w16cex:dateUtc="2025-11-28T08:49:00Z"/>
  <w16cex:commentExtensible w16cex:durableId="1AC92611" w16cex:dateUtc="2025-11-28T08:49:00Z"/>
  <w16cex:commentExtensible w16cex:durableId="0C3E3E18" w16cex:dateUtc="2025-11-28T08:49:00Z"/>
  <w16cex:commentExtensible w16cex:durableId="79B6B077" w16cex:dateUtc="2025-11-28T08:51:00Z"/>
  <w16cex:commentExtensible w16cex:durableId="0067CF7E" w16cex:dateUtc="2025-11-28T08:51:00Z"/>
  <w16cex:commentExtensible w16cex:durableId="73D7A9D3" w16cex:dateUtc="2025-11-28T08:51:00Z"/>
  <w16cex:commentExtensible w16cex:durableId="4EC3BFCB" w16cex:dateUtc="2025-11-28T08:52:00Z"/>
  <w16cex:commentExtensible w16cex:durableId="72A3A6C7" w16cex:dateUtc="2025-11-28T08:52:00Z"/>
  <w16cex:commentExtensible w16cex:durableId="5F7FB635" w16cex:dateUtc="2025-11-28T08:52:00Z"/>
  <w16cex:commentExtensible w16cex:durableId="43A12C77" w16cex:dateUtc="2025-11-28T08:52:00Z"/>
  <w16cex:commentExtensible w16cex:durableId="05D782C5" w16cex:dateUtc="2025-11-28T08:53:00Z"/>
  <w16cex:commentExtensible w16cex:durableId="0FE476D8" w16cex:dateUtc="2025-11-28T09:00:00Z"/>
  <w16cex:commentExtensible w16cex:durableId="63D3B2D9" w16cex:dateUtc="2025-11-28T09:02:00Z"/>
  <w16cex:commentExtensible w16cex:durableId="6ED6D50F" w16cex:dateUtc="2025-11-28T09:02:00Z"/>
  <w16cex:commentExtensible w16cex:durableId="1F49F78F" w16cex:dateUtc="2025-11-28T09:02:00Z"/>
  <w16cex:commentExtensible w16cex:durableId="1CF4B63F" w16cex:dateUtc="2025-11-28T09:03:00Z"/>
  <w16cex:commentExtensible w16cex:durableId="205ADDB3" w16cex:dateUtc="2025-11-28T09:03:00Z"/>
  <w16cex:commentExtensible w16cex:durableId="4C0664A3" w16cex:dateUtc="2025-11-28T09:04:00Z"/>
  <w16cex:commentExtensible w16cex:durableId="273EBC91" w16cex:dateUtc="2025-11-28T09:04:00Z"/>
  <w16cex:commentExtensible w16cex:durableId="0B7D5250" w16cex:dateUtc="2025-11-28T09:05:00Z"/>
  <w16cex:commentExtensible w16cex:durableId="1CCC3299" w16cex:dateUtc="2025-11-28T09:05:00Z"/>
  <w16cex:commentExtensible w16cex:durableId="0FE1C066" w16cex:dateUtc="2025-11-28T08:36:00Z"/>
  <w16cex:commentExtensible w16cex:durableId="79F8C3BA" w16cex:dateUtc="2025-11-28T09:08:00Z"/>
  <w16cex:commentExtensible w16cex:durableId="02AB3F17" w16cex:dateUtc="2025-11-28T09:08:00Z"/>
  <w16cex:commentExtensible w16cex:durableId="47D2BCF6" w16cex:dateUtc="2025-11-28T09:10:00Z"/>
  <w16cex:commentExtensible w16cex:durableId="727254DF" w16cex:dateUtc="2025-11-28T09:10:00Z"/>
  <w16cex:commentExtensible w16cex:durableId="7812C691" w16cex:dateUtc="2025-11-28T09:11:00Z"/>
  <w16cex:commentExtensible w16cex:durableId="38110474" w16cex:dateUtc="2025-11-28T09:11:00Z"/>
  <w16cex:commentExtensible w16cex:durableId="0C26F959" w16cex:dateUtc="2025-11-28T09:11:00Z"/>
  <w16cex:commentExtensible w16cex:durableId="44825E5F" w16cex:dateUtc="2025-11-27T21:28:00Z"/>
  <w16cex:commentExtensible w16cex:durableId="73C614EC" w16cex:dateUtc="2025-11-28T09:13:00Z"/>
  <w16cex:commentExtensible w16cex:durableId="7D22A66B" w16cex:dateUtc="2025-11-28T09:14:00Z"/>
  <w16cex:commentExtensible w16cex:durableId="7AE2F9FD" w16cex:dateUtc="2025-11-28T09:15:00Z"/>
  <w16cex:commentExtensible w16cex:durableId="3D5B8BA0" w16cex:dateUtc="2025-11-28T09:15:00Z"/>
  <w16cex:commentExtensible w16cex:durableId="753CA1BE" w16cex:dateUtc="2025-11-28T09:16:00Z"/>
  <w16cex:commentExtensible w16cex:durableId="501AA46C" w16cex:dateUtc="2025-11-28T09:18:00Z"/>
  <w16cex:commentExtensible w16cex:durableId="7D505E58" w16cex:dateUtc="2025-11-28T09:17:00Z"/>
  <w16cex:commentExtensible w16cex:durableId="5B6B91CD" w16cex:dateUtc="2025-11-28T09:25:00Z"/>
  <w16cex:commentExtensible w16cex:durableId="2979734F" w16cex:dateUtc="2025-11-28T09:25:00Z"/>
  <w16cex:commentExtensible w16cex:durableId="7E74C668" w16cex:dateUtc="2025-11-28T09:25:00Z"/>
  <w16cex:commentExtensible w16cex:durableId="23DB665B" w16cex:dateUtc="2025-11-28T09:25:00Z"/>
  <w16cex:commentExtensible w16cex:durableId="5A67D64D" w16cex:dateUtc="2025-11-28T16:44:00Z"/>
  <w16cex:commentExtensible w16cex:durableId="40DAA61D" w16cex:dateUtc="2025-11-28T16:38:00Z"/>
  <w16cex:commentExtensible w16cex:durableId="46955D57" w16cex:dateUtc="2025-11-28T16:38:00Z"/>
  <w16cex:commentExtensible w16cex:durableId="68968DF8" w16cex:dateUtc="2025-11-28T16:38:00Z"/>
  <w16cex:commentExtensible w16cex:durableId="5431E0F1" w16cex:dateUtc="2025-11-28T16:38:00Z"/>
  <w16cex:commentExtensible w16cex:durableId="1ACEEC55" w16cex:dateUtc="2025-11-28T16:41:00Z"/>
  <w16cex:commentExtensible w16cex:durableId="75ADD84D" w16cex:dateUtc="2025-11-28T15:44:00Z"/>
  <w16cex:commentExtensible w16cex:durableId="68932562" w16cex:dateUtc="2025-11-28T16:47:00Z"/>
  <w16cex:commentExtensible w16cex:durableId="3CFDA56C" w16cex:dateUtc="2025-11-28T15:40:00Z"/>
  <w16cex:commentExtensible w16cex:durableId="1E34A677" w16cex:dateUtc="2025-11-28T15:40:00Z"/>
  <w16cex:commentExtensible w16cex:durableId="5B58AD03" w16cex:dateUtc="2025-11-28T15:44:00Z"/>
  <w16cex:commentExtensible w16cex:durableId="15AB19B6" w16cex:dateUtc="2025-11-28T16:53:00Z"/>
  <w16cex:commentExtensible w16cex:durableId="48DCDC92" w16cex:dateUtc="2025-11-28T16:25:00Z"/>
  <w16cex:commentExtensible w16cex:durableId="6E3AD5BA" w16cex:dateUtc="2025-11-28T15:54:00Z"/>
  <w16cex:commentExtensible w16cex:durableId="3FB72B71" w16cex:dateUtc="2025-11-28T16:05:00Z"/>
  <w16cex:commentExtensible w16cex:durableId="7BFC11F5" w16cex:dateUtc="2025-11-28T1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1E0599" w16cid:durableId="07A9ADDE"/>
  <w16cid:commentId w16cid:paraId="74C9737A" w16cid:durableId="1FB8CE8B"/>
  <w16cid:commentId w16cid:paraId="6F6018A9" w16cid:durableId="1B99D88E"/>
  <w16cid:commentId w16cid:paraId="549F09A6" w16cid:durableId="56A92820"/>
  <w16cid:commentId w16cid:paraId="744201B0" w16cid:durableId="44BBC073"/>
  <w16cid:commentId w16cid:paraId="2347BBB8" w16cid:durableId="6EC0FFC4"/>
  <w16cid:commentId w16cid:paraId="11F94236" w16cid:durableId="3908EE15"/>
  <w16cid:commentId w16cid:paraId="226DC638" w16cid:durableId="7FFC3451"/>
  <w16cid:commentId w16cid:paraId="685A1973" w16cid:durableId="0B9E9325"/>
  <w16cid:commentId w16cid:paraId="638F3913" w16cid:durableId="72005255"/>
  <w16cid:commentId w16cid:paraId="088D881D" w16cid:durableId="05FEF594"/>
  <w16cid:commentId w16cid:paraId="38AB7DD4" w16cid:durableId="50ED4AB9"/>
  <w16cid:commentId w16cid:paraId="2606F7D2" w16cid:durableId="578B0F6E"/>
  <w16cid:commentId w16cid:paraId="745E09E7" w16cid:durableId="747B990C"/>
  <w16cid:commentId w16cid:paraId="56AEE238" w16cid:durableId="737CA9AD"/>
  <w16cid:commentId w16cid:paraId="0E296F90" w16cid:durableId="5947E5E1"/>
  <w16cid:commentId w16cid:paraId="66A9AC65" w16cid:durableId="08553C08"/>
  <w16cid:commentId w16cid:paraId="16478AAA" w16cid:durableId="3453FA84"/>
  <w16cid:commentId w16cid:paraId="519F6BC8" w16cid:durableId="26925A3E"/>
  <w16cid:commentId w16cid:paraId="6BF6B131" w16cid:durableId="3EBBB2E9"/>
  <w16cid:commentId w16cid:paraId="71F8A753" w16cid:durableId="1AC92611"/>
  <w16cid:commentId w16cid:paraId="6B38052C" w16cid:durableId="0C3E3E18"/>
  <w16cid:commentId w16cid:paraId="5F2B6A16" w16cid:durableId="79B6B077"/>
  <w16cid:commentId w16cid:paraId="1F91A6A2" w16cid:durableId="0067CF7E"/>
  <w16cid:commentId w16cid:paraId="31B26A1F" w16cid:durableId="73D7A9D3"/>
  <w16cid:commentId w16cid:paraId="249DF5DD" w16cid:durableId="4EC3BFCB"/>
  <w16cid:commentId w16cid:paraId="5AEDE784" w16cid:durableId="72A3A6C7"/>
  <w16cid:commentId w16cid:paraId="73D790B0" w16cid:durableId="5F7FB635"/>
  <w16cid:commentId w16cid:paraId="2FD692B2" w16cid:durableId="43A12C77"/>
  <w16cid:commentId w16cid:paraId="55C679B9" w16cid:durableId="05D782C5"/>
  <w16cid:commentId w16cid:paraId="3A389DDA" w16cid:durableId="0FE476D8"/>
  <w16cid:commentId w16cid:paraId="290C8066" w16cid:durableId="63D3B2D9"/>
  <w16cid:commentId w16cid:paraId="5FA6987A" w16cid:durableId="6ED6D50F"/>
  <w16cid:commentId w16cid:paraId="15346ED8" w16cid:durableId="1F49F78F"/>
  <w16cid:commentId w16cid:paraId="178D04E0" w16cid:durableId="1CF4B63F"/>
  <w16cid:commentId w16cid:paraId="1800C5E4" w16cid:durableId="205ADDB3"/>
  <w16cid:commentId w16cid:paraId="70B47E5D" w16cid:durableId="4C0664A3"/>
  <w16cid:commentId w16cid:paraId="57609B03" w16cid:durableId="273EBC91"/>
  <w16cid:commentId w16cid:paraId="3027AB37" w16cid:durableId="0B7D5250"/>
  <w16cid:commentId w16cid:paraId="7CE030BF" w16cid:durableId="1CCC3299"/>
  <w16cid:commentId w16cid:paraId="3FBB1270" w16cid:durableId="0FE1C066"/>
  <w16cid:commentId w16cid:paraId="06BF20B1" w16cid:durableId="79F8C3BA"/>
  <w16cid:commentId w16cid:paraId="6D55DD25" w16cid:durableId="02AB3F17"/>
  <w16cid:commentId w16cid:paraId="1211D326" w16cid:durableId="47D2BCF6"/>
  <w16cid:commentId w16cid:paraId="50DE1246" w16cid:durableId="727254DF"/>
  <w16cid:commentId w16cid:paraId="726FED7B" w16cid:durableId="7812C691"/>
  <w16cid:commentId w16cid:paraId="4AF670A8" w16cid:durableId="38110474"/>
  <w16cid:commentId w16cid:paraId="6B4CC94D" w16cid:durableId="0C26F959"/>
  <w16cid:commentId w16cid:paraId="7BD37ADE" w16cid:durableId="44825E5F"/>
  <w16cid:commentId w16cid:paraId="7B1D8610" w16cid:durableId="73C614EC"/>
  <w16cid:commentId w16cid:paraId="36AD17E9" w16cid:durableId="7D22A66B"/>
  <w16cid:commentId w16cid:paraId="297B287A" w16cid:durableId="7AE2F9FD"/>
  <w16cid:commentId w16cid:paraId="74CC9A32" w16cid:durableId="3D5B8BA0"/>
  <w16cid:commentId w16cid:paraId="6844741C" w16cid:durableId="753CA1BE"/>
  <w16cid:commentId w16cid:paraId="2527516E" w16cid:durableId="501AA46C"/>
  <w16cid:commentId w16cid:paraId="706BBB14" w16cid:durableId="7D505E58"/>
  <w16cid:commentId w16cid:paraId="6FF4F176" w16cid:durableId="5B6B91CD"/>
  <w16cid:commentId w16cid:paraId="22E03E2B" w16cid:durableId="2979734F"/>
  <w16cid:commentId w16cid:paraId="0FBDCCAB" w16cid:durableId="7E74C668"/>
  <w16cid:commentId w16cid:paraId="7F6175D0" w16cid:durableId="23DB665B"/>
  <w16cid:commentId w16cid:paraId="1C6829A0" w16cid:durableId="5A67D64D"/>
  <w16cid:commentId w16cid:paraId="04F6EE8D" w16cid:durableId="40DAA61D"/>
  <w16cid:commentId w16cid:paraId="6568FF02" w16cid:durableId="46955D57"/>
  <w16cid:commentId w16cid:paraId="34D62520" w16cid:durableId="68968DF8"/>
  <w16cid:commentId w16cid:paraId="24D2926D" w16cid:durableId="5431E0F1"/>
  <w16cid:commentId w16cid:paraId="0994B409" w16cid:durableId="1ACEEC55"/>
  <w16cid:commentId w16cid:paraId="70DE23D4" w16cid:durableId="75ADD84D"/>
  <w16cid:commentId w16cid:paraId="7C7DFF0C" w16cid:durableId="68932562"/>
  <w16cid:commentId w16cid:paraId="5E708580" w16cid:durableId="3CFDA56C"/>
  <w16cid:commentId w16cid:paraId="043B3B15" w16cid:durableId="1E34A677"/>
  <w16cid:commentId w16cid:paraId="251A6705" w16cid:durableId="5B58AD03"/>
  <w16cid:commentId w16cid:paraId="19C2FF2B" w16cid:durableId="15AB19B6"/>
  <w16cid:commentId w16cid:paraId="10554CBD" w16cid:durableId="48DCDC92"/>
  <w16cid:commentId w16cid:paraId="465BE346" w16cid:durableId="6E3AD5BA"/>
  <w16cid:commentId w16cid:paraId="4E2ABE62" w16cid:durableId="3FB72B71"/>
  <w16cid:commentId w16cid:paraId="3EBD115B" w16cid:durableId="7BFC11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248C8" w14:textId="77777777" w:rsidR="00E11856" w:rsidRDefault="00E11856" w:rsidP="004E2D1C">
      <w:pPr>
        <w:spacing w:after="0" w:line="240" w:lineRule="auto"/>
      </w:pPr>
      <w:r>
        <w:separator/>
      </w:r>
    </w:p>
  </w:endnote>
  <w:endnote w:type="continuationSeparator" w:id="0">
    <w:p w14:paraId="17CE4C75" w14:textId="77777777" w:rsidR="00E11856" w:rsidRDefault="00E11856" w:rsidP="004E2D1C">
      <w:pPr>
        <w:spacing w:after="0" w:line="240" w:lineRule="auto"/>
      </w:pPr>
      <w:r>
        <w:continuationSeparator/>
      </w:r>
    </w:p>
  </w:endnote>
  <w:endnote w:type="continuationNotice" w:id="1">
    <w:p w14:paraId="280DA6F0" w14:textId="77777777" w:rsidR="00E11856" w:rsidRDefault="00E118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A0F47" w14:textId="0B435175" w:rsidR="00CE5139" w:rsidRDefault="00000000">
    <w:pPr>
      <w:pStyle w:val="Footer"/>
      <w:pPrChange w:id="705" w:author="David Sant" w:date="2025-11-28T16:55:00Z" w16du:dateUtc="2025-11-28T16:55:00Z">
        <w:pPr>
          <w:jc w:val="center"/>
        </w:pPr>
      </w:pPrChange>
    </w:pPr>
    <w:del w:id="706" w:author="David Sant" w:date="2025-11-28T16:55:00Z" w16du:dateUtc="2025-11-28T16:55:00Z">
      <w:r>
        <w:fldChar w:fldCharType="begin"/>
      </w:r>
      <w:r>
        <w:delInstrText>PAGE</w:delInstrText>
      </w:r>
      <w:r>
        <w:fldChar w:fldCharType="separate"/>
      </w:r>
      <w:r>
        <w:delText>64</w:delText>
      </w:r>
      <w: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C3802" w14:textId="77777777" w:rsidR="00E11856" w:rsidRDefault="00E11856" w:rsidP="004E2D1C">
      <w:pPr>
        <w:spacing w:after="0" w:line="240" w:lineRule="auto"/>
      </w:pPr>
      <w:r>
        <w:separator/>
      </w:r>
    </w:p>
  </w:footnote>
  <w:footnote w:type="continuationSeparator" w:id="0">
    <w:p w14:paraId="5697AD90" w14:textId="77777777" w:rsidR="00E11856" w:rsidRDefault="00E11856" w:rsidP="004E2D1C">
      <w:pPr>
        <w:spacing w:after="0" w:line="240" w:lineRule="auto"/>
      </w:pPr>
      <w:r>
        <w:continuationSeparator/>
      </w:r>
    </w:p>
  </w:footnote>
  <w:footnote w:type="continuationNotice" w:id="1">
    <w:p w14:paraId="1DCC93F0" w14:textId="77777777" w:rsidR="00E11856" w:rsidRDefault="00E1185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960D6" w14:textId="77777777" w:rsidR="00CE5139" w:rsidRDefault="00CE51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40E34B7"/>
    <w:multiLevelType w:val="multilevel"/>
    <w:tmpl w:val="0C7EBD36"/>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53412"/>
    <w:multiLevelType w:val="hybridMultilevel"/>
    <w:tmpl w:val="960CC850"/>
    <w:lvl w:ilvl="0" w:tplc="F46EC382">
      <w:start w:val="1"/>
      <w:numFmt w:val="bullet"/>
      <w:pStyle w:val="DefinedTermBullet"/>
      <w:lvlText w:val=""/>
      <w:lvlJc w:val="left"/>
      <w:pPr>
        <w:ind w:left="1440" w:hanging="360"/>
      </w:pPr>
      <w:rPr>
        <w:rFonts w:ascii="Symbol" w:hAnsi="Symbol" w:hint="default"/>
        <w:color w:val="000000"/>
      </w:rPr>
    </w:lvl>
    <w:lvl w:ilvl="1" w:tplc="01C8AB68" w:tentative="1">
      <w:start w:val="1"/>
      <w:numFmt w:val="bullet"/>
      <w:lvlText w:val="o"/>
      <w:lvlJc w:val="left"/>
      <w:pPr>
        <w:ind w:left="2160" w:hanging="360"/>
      </w:pPr>
      <w:rPr>
        <w:rFonts w:ascii="Courier New" w:hAnsi="Courier New" w:cs="Courier New" w:hint="default"/>
      </w:rPr>
    </w:lvl>
    <w:lvl w:ilvl="2" w:tplc="3D8EE982" w:tentative="1">
      <w:start w:val="1"/>
      <w:numFmt w:val="bullet"/>
      <w:lvlText w:val=""/>
      <w:lvlJc w:val="left"/>
      <w:pPr>
        <w:ind w:left="2880" w:hanging="360"/>
      </w:pPr>
      <w:rPr>
        <w:rFonts w:ascii="Wingdings" w:hAnsi="Wingdings" w:hint="default"/>
      </w:rPr>
    </w:lvl>
    <w:lvl w:ilvl="3" w:tplc="9D0EBE82" w:tentative="1">
      <w:start w:val="1"/>
      <w:numFmt w:val="bullet"/>
      <w:lvlText w:val=""/>
      <w:lvlJc w:val="left"/>
      <w:pPr>
        <w:ind w:left="3600" w:hanging="360"/>
      </w:pPr>
      <w:rPr>
        <w:rFonts w:ascii="Symbol" w:hAnsi="Symbol" w:hint="default"/>
      </w:rPr>
    </w:lvl>
    <w:lvl w:ilvl="4" w:tplc="1742A2A8" w:tentative="1">
      <w:start w:val="1"/>
      <w:numFmt w:val="bullet"/>
      <w:lvlText w:val="o"/>
      <w:lvlJc w:val="left"/>
      <w:pPr>
        <w:ind w:left="4320" w:hanging="360"/>
      </w:pPr>
      <w:rPr>
        <w:rFonts w:ascii="Courier New" w:hAnsi="Courier New" w:cs="Courier New" w:hint="default"/>
      </w:rPr>
    </w:lvl>
    <w:lvl w:ilvl="5" w:tplc="9A6A6EEE" w:tentative="1">
      <w:start w:val="1"/>
      <w:numFmt w:val="bullet"/>
      <w:lvlText w:val=""/>
      <w:lvlJc w:val="left"/>
      <w:pPr>
        <w:ind w:left="5040" w:hanging="360"/>
      </w:pPr>
      <w:rPr>
        <w:rFonts w:ascii="Wingdings" w:hAnsi="Wingdings" w:hint="default"/>
      </w:rPr>
    </w:lvl>
    <w:lvl w:ilvl="6" w:tplc="178A70BC" w:tentative="1">
      <w:start w:val="1"/>
      <w:numFmt w:val="bullet"/>
      <w:lvlText w:val=""/>
      <w:lvlJc w:val="left"/>
      <w:pPr>
        <w:ind w:left="5760" w:hanging="360"/>
      </w:pPr>
      <w:rPr>
        <w:rFonts w:ascii="Symbol" w:hAnsi="Symbol" w:hint="default"/>
      </w:rPr>
    </w:lvl>
    <w:lvl w:ilvl="7" w:tplc="60BEC45E" w:tentative="1">
      <w:start w:val="1"/>
      <w:numFmt w:val="bullet"/>
      <w:lvlText w:val="o"/>
      <w:lvlJc w:val="left"/>
      <w:pPr>
        <w:ind w:left="6480" w:hanging="360"/>
      </w:pPr>
      <w:rPr>
        <w:rFonts w:ascii="Courier New" w:hAnsi="Courier New" w:cs="Courier New" w:hint="default"/>
      </w:rPr>
    </w:lvl>
    <w:lvl w:ilvl="8" w:tplc="F402B4CC" w:tentative="1">
      <w:start w:val="1"/>
      <w:numFmt w:val="bullet"/>
      <w:lvlText w:val=""/>
      <w:lvlJc w:val="left"/>
      <w:pPr>
        <w:ind w:left="7200" w:hanging="360"/>
      </w:pPr>
      <w:rPr>
        <w:rFonts w:ascii="Wingdings" w:hAnsi="Wingdings" w:hint="default"/>
      </w:rPr>
    </w:lvl>
  </w:abstractNum>
  <w:abstractNum w:abstractNumId="13" w15:restartNumberingAfterBreak="0">
    <w:nsid w:val="07D059AD"/>
    <w:multiLevelType w:val="hybridMultilevel"/>
    <w:tmpl w:val="340AB914"/>
    <w:lvl w:ilvl="0" w:tplc="25EC4E38">
      <w:start w:val="1"/>
      <w:numFmt w:val="lowerLetter"/>
      <w:lvlText w:val="%1)"/>
      <w:lvlJc w:val="left"/>
      <w:pPr>
        <w:ind w:left="1714" w:hanging="360"/>
      </w:pPr>
      <w:rPr>
        <w:color w:val="000000"/>
      </w:rPr>
    </w:lvl>
    <w:lvl w:ilvl="1" w:tplc="1D86130E" w:tentative="1">
      <w:start w:val="1"/>
      <w:numFmt w:val="lowerLetter"/>
      <w:lvlText w:val="%2."/>
      <w:lvlJc w:val="left"/>
      <w:pPr>
        <w:ind w:left="2434" w:hanging="360"/>
      </w:pPr>
    </w:lvl>
    <w:lvl w:ilvl="2" w:tplc="4EDA5B80" w:tentative="1">
      <w:start w:val="1"/>
      <w:numFmt w:val="lowerRoman"/>
      <w:lvlText w:val="%3."/>
      <w:lvlJc w:val="right"/>
      <w:pPr>
        <w:ind w:left="3154" w:hanging="180"/>
      </w:pPr>
    </w:lvl>
    <w:lvl w:ilvl="3" w:tplc="A9C69DDC" w:tentative="1">
      <w:start w:val="1"/>
      <w:numFmt w:val="decimal"/>
      <w:lvlText w:val="%4."/>
      <w:lvlJc w:val="left"/>
      <w:pPr>
        <w:ind w:left="3874" w:hanging="360"/>
      </w:pPr>
    </w:lvl>
    <w:lvl w:ilvl="4" w:tplc="959C2C9E" w:tentative="1">
      <w:start w:val="1"/>
      <w:numFmt w:val="lowerLetter"/>
      <w:lvlText w:val="%5."/>
      <w:lvlJc w:val="left"/>
      <w:pPr>
        <w:ind w:left="4594" w:hanging="360"/>
      </w:pPr>
    </w:lvl>
    <w:lvl w:ilvl="5" w:tplc="17D0FEA4" w:tentative="1">
      <w:start w:val="1"/>
      <w:numFmt w:val="lowerRoman"/>
      <w:lvlText w:val="%6."/>
      <w:lvlJc w:val="right"/>
      <w:pPr>
        <w:ind w:left="5314" w:hanging="180"/>
      </w:pPr>
    </w:lvl>
    <w:lvl w:ilvl="6" w:tplc="71D43806" w:tentative="1">
      <w:start w:val="1"/>
      <w:numFmt w:val="decimal"/>
      <w:lvlText w:val="%7."/>
      <w:lvlJc w:val="left"/>
      <w:pPr>
        <w:ind w:left="6034" w:hanging="360"/>
      </w:pPr>
    </w:lvl>
    <w:lvl w:ilvl="7" w:tplc="AC5AA590" w:tentative="1">
      <w:start w:val="1"/>
      <w:numFmt w:val="lowerLetter"/>
      <w:lvlText w:val="%8."/>
      <w:lvlJc w:val="left"/>
      <w:pPr>
        <w:ind w:left="6754" w:hanging="360"/>
      </w:pPr>
    </w:lvl>
    <w:lvl w:ilvl="8" w:tplc="0FA0E752" w:tentative="1">
      <w:start w:val="1"/>
      <w:numFmt w:val="lowerRoman"/>
      <w:lvlText w:val="%9."/>
      <w:lvlJc w:val="right"/>
      <w:pPr>
        <w:ind w:left="7474" w:hanging="180"/>
      </w:pPr>
    </w:lvl>
  </w:abstractNum>
  <w:abstractNum w:abstractNumId="14" w15:restartNumberingAfterBreak="0">
    <w:nsid w:val="08EE43E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color w:val="000000"/>
      </w:rPr>
    </w:lvl>
    <w:lvl w:ilvl="4">
      <w:start w:val="1"/>
      <w:numFmt w:val="lowerLetter"/>
      <w:lvlText w:val="(%5)"/>
      <w:lvlJc w:val="left"/>
      <w:pPr>
        <w:tabs>
          <w:tab w:val="num" w:pos="1555"/>
        </w:tabs>
        <w:ind w:left="1555" w:hanging="561"/>
      </w:pPr>
      <w:rPr>
        <w:rFonts w:hint="default"/>
        <w:color w:val="000000"/>
      </w:rPr>
    </w:lvl>
    <w:lvl w:ilvl="5">
      <w:start w:val="1"/>
      <w:numFmt w:val="lowerRoman"/>
      <w:lvlText w:val="(%6)"/>
      <w:lvlJc w:val="left"/>
      <w:pPr>
        <w:tabs>
          <w:tab w:val="num" w:pos="2419"/>
        </w:tabs>
        <w:ind w:left="2275" w:hanging="576"/>
      </w:pPr>
      <w:rPr>
        <w:rFonts w:hint="default"/>
        <w:color w:val="00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3AE25F5"/>
    <w:multiLevelType w:val="hybridMultilevel"/>
    <w:tmpl w:val="A00E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64E63F9"/>
    <w:multiLevelType w:val="hybridMultilevel"/>
    <w:tmpl w:val="F9EEB024"/>
    <w:lvl w:ilvl="0" w:tplc="B9B26586">
      <w:start w:val="1"/>
      <w:numFmt w:val="decimal"/>
      <w:lvlText w:val="Schedule %1"/>
      <w:lvlJc w:val="left"/>
      <w:pPr>
        <w:ind w:left="720" w:hanging="360"/>
      </w:pPr>
      <w:rPr>
        <w:rFonts w:hint="default"/>
        <w:color w:val="000000"/>
      </w:rPr>
    </w:lvl>
    <w:lvl w:ilvl="1" w:tplc="4DE84E36" w:tentative="1">
      <w:start w:val="1"/>
      <w:numFmt w:val="lowerLetter"/>
      <w:lvlText w:val="%2."/>
      <w:lvlJc w:val="left"/>
      <w:pPr>
        <w:ind w:left="1440" w:hanging="360"/>
      </w:pPr>
    </w:lvl>
    <w:lvl w:ilvl="2" w:tplc="DFB0265E" w:tentative="1">
      <w:start w:val="1"/>
      <w:numFmt w:val="lowerRoman"/>
      <w:lvlText w:val="%3."/>
      <w:lvlJc w:val="right"/>
      <w:pPr>
        <w:ind w:left="2160" w:hanging="180"/>
      </w:pPr>
    </w:lvl>
    <w:lvl w:ilvl="3" w:tplc="32B0EADA" w:tentative="1">
      <w:start w:val="1"/>
      <w:numFmt w:val="decimal"/>
      <w:lvlText w:val="%4."/>
      <w:lvlJc w:val="left"/>
      <w:pPr>
        <w:ind w:left="2880" w:hanging="360"/>
      </w:pPr>
    </w:lvl>
    <w:lvl w:ilvl="4" w:tplc="2EF82F9A" w:tentative="1">
      <w:start w:val="1"/>
      <w:numFmt w:val="lowerLetter"/>
      <w:lvlText w:val="%5."/>
      <w:lvlJc w:val="left"/>
      <w:pPr>
        <w:ind w:left="3600" w:hanging="360"/>
      </w:pPr>
    </w:lvl>
    <w:lvl w:ilvl="5" w:tplc="ADAAF160" w:tentative="1">
      <w:start w:val="1"/>
      <w:numFmt w:val="lowerRoman"/>
      <w:lvlText w:val="%6."/>
      <w:lvlJc w:val="right"/>
      <w:pPr>
        <w:ind w:left="4320" w:hanging="180"/>
      </w:pPr>
    </w:lvl>
    <w:lvl w:ilvl="6" w:tplc="B3346D4A" w:tentative="1">
      <w:start w:val="1"/>
      <w:numFmt w:val="decimal"/>
      <w:lvlText w:val="%7."/>
      <w:lvlJc w:val="left"/>
      <w:pPr>
        <w:ind w:left="5040" w:hanging="360"/>
      </w:pPr>
    </w:lvl>
    <w:lvl w:ilvl="7" w:tplc="50C0552C" w:tentative="1">
      <w:start w:val="1"/>
      <w:numFmt w:val="lowerLetter"/>
      <w:lvlText w:val="%8."/>
      <w:lvlJc w:val="left"/>
      <w:pPr>
        <w:ind w:left="5760" w:hanging="360"/>
      </w:pPr>
    </w:lvl>
    <w:lvl w:ilvl="8" w:tplc="0644DC94" w:tentative="1">
      <w:start w:val="1"/>
      <w:numFmt w:val="lowerRoman"/>
      <w:lvlText w:val="%9."/>
      <w:lvlJc w:val="right"/>
      <w:pPr>
        <w:ind w:left="6480" w:hanging="180"/>
      </w:pPr>
    </w:lvl>
  </w:abstractNum>
  <w:abstractNum w:abstractNumId="19" w15:restartNumberingAfterBreak="0">
    <w:nsid w:val="20E82F3A"/>
    <w:multiLevelType w:val="hybridMultilevel"/>
    <w:tmpl w:val="1DF80854"/>
    <w:lvl w:ilvl="0" w:tplc="5ADE5CB0">
      <w:start w:val="1"/>
      <w:numFmt w:val="decimal"/>
      <w:pStyle w:val="ScheduleHeading-Single"/>
      <w:lvlText w:val="Schedule"/>
      <w:lvlJc w:val="left"/>
      <w:pPr>
        <w:tabs>
          <w:tab w:val="num" w:pos="720"/>
        </w:tabs>
        <w:ind w:left="720" w:hanging="720"/>
      </w:pPr>
      <w:rPr>
        <w:color w:val="000000"/>
      </w:rPr>
    </w:lvl>
    <w:lvl w:ilvl="1" w:tplc="2AEE34A6" w:tentative="1">
      <w:start w:val="1"/>
      <w:numFmt w:val="lowerLetter"/>
      <w:lvlText w:val="%2."/>
      <w:lvlJc w:val="left"/>
      <w:pPr>
        <w:tabs>
          <w:tab w:val="num" w:pos="1440"/>
        </w:tabs>
        <w:ind w:left="1440" w:hanging="360"/>
      </w:pPr>
    </w:lvl>
    <w:lvl w:ilvl="2" w:tplc="0B66A874" w:tentative="1">
      <w:start w:val="1"/>
      <w:numFmt w:val="lowerRoman"/>
      <w:lvlText w:val="%3."/>
      <w:lvlJc w:val="right"/>
      <w:pPr>
        <w:tabs>
          <w:tab w:val="num" w:pos="2160"/>
        </w:tabs>
        <w:ind w:left="2160" w:hanging="180"/>
      </w:pPr>
    </w:lvl>
    <w:lvl w:ilvl="3" w:tplc="FFDC5162" w:tentative="1">
      <w:start w:val="1"/>
      <w:numFmt w:val="decimal"/>
      <w:lvlText w:val="%4."/>
      <w:lvlJc w:val="left"/>
      <w:pPr>
        <w:tabs>
          <w:tab w:val="num" w:pos="2880"/>
        </w:tabs>
        <w:ind w:left="2880" w:hanging="360"/>
      </w:pPr>
    </w:lvl>
    <w:lvl w:ilvl="4" w:tplc="84146E5C" w:tentative="1">
      <w:start w:val="1"/>
      <w:numFmt w:val="lowerLetter"/>
      <w:lvlText w:val="%5."/>
      <w:lvlJc w:val="left"/>
      <w:pPr>
        <w:tabs>
          <w:tab w:val="num" w:pos="3600"/>
        </w:tabs>
        <w:ind w:left="3600" w:hanging="360"/>
      </w:pPr>
    </w:lvl>
    <w:lvl w:ilvl="5" w:tplc="30A0D19A" w:tentative="1">
      <w:start w:val="1"/>
      <w:numFmt w:val="lowerRoman"/>
      <w:lvlText w:val="%6."/>
      <w:lvlJc w:val="right"/>
      <w:pPr>
        <w:tabs>
          <w:tab w:val="num" w:pos="4320"/>
        </w:tabs>
        <w:ind w:left="4320" w:hanging="180"/>
      </w:pPr>
    </w:lvl>
    <w:lvl w:ilvl="6" w:tplc="8B3E3D42" w:tentative="1">
      <w:start w:val="1"/>
      <w:numFmt w:val="decimal"/>
      <w:lvlText w:val="%7."/>
      <w:lvlJc w:val="left"/>
      <w:pPr>
        <w:tabs>
          <w:tab w:val="num" w:pos="5040"/>
        </w:tabs>
        <w:ind w:left="5040" w:hanging="360"/>
      </w:pPr>
    </w:lvl>
    <w:lvl w:ilvl="7" w:tplc="76D8CE56" w:tentative="1">
      <w:start w:val="1"/>
      <w:numFmt w:val="lowerLetter"/>
      <w:lvlText w:val="%8."/>
      <w:lvlJc w:val="left"/>
      <w:pPr>
        <w:tabs>
          <w:tab w:val="num" w:pos="5760"/>
        </w:tabs>
        <w:ind w:left="5760" w:hanging="360"/>
      </w:pPr>
    </w:lvl>
    <w:lvl w:ilvl="8" w:tplc="572EE4AE" w:tentative="1">
      <w:start w:val="1"/>
      <w:numFmt w:val="lowerRoman"/>
      <w:lvlText w:val="%9."/>
      <w:lvlJc w:val="right"/>
      <w:pPr>
        <w:tabs>
          <w:tab w:val="num" w:pos="6480"/>
        </w:tabs>
        <w:ind w:left="6480" w:hanging="180"/>
      </w:pPr>
    </w:lvl>
  </w:abstractNum>
  <w:abstractNum w:abstractNumId="20"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21" w15:restartNumberingAfterBreak="0">
    <w:nsid w:val="23F230AE"/>
    <w:multiLevelType w:val="hybridMultilevel"/>
    <w:tmpl w:val="DC3EE75A"/>
    <w:lvl w:ilvl="0" w:tplc="E8B4EAF4">
      <w:start w:val="1"/>
      <w:numFmt w:val="decimal"/>
      <w:lvlText w:val="Part %1"/>
      <w:lvlJc w:val="left"/>
      <w:pPr>
        <w:ind w:left="720" w:hanging="360"/>
      </w:pPr>
      <w:rPr>
        <w:rFonts w:hint="default"/>
        <w:b/>
        <w:i w:val="0"/>
        <w:color w:val="000000"/>
      </w:rPr>
    </w:lvl>
    <w:lvl w:ilvl="1" w:tplc="50E6DF6A" w:tentative="1">
      <w:start w:val="1"/>
      <w:numFmt w:val="lowerLetter"/>
      <w:lvlText w:val="%2."/>
      <w:lvlJc w:val="left"/>
      <w:pPr>
        <w:ind w:left="1440" w:hanging="360"/>
      </w:pPr>
    </w:lvl>
    <w:lvl w:ilvl="2" w:tplc="9E9647BE" w:tentative="1">
      <w:start w:val="1"/>
      <w:numFmt w:val="lowerRoman"/>
      <w:lvlText w:val="%3."/>
      <w:lvlJc w:val="right"/>
      <w:pPr>
        <w:ind w:left="2160" w:hanging="180"/>
      </w:pPr>
    </w:lvl>
    <w:lvl w:ilvl="3" w:tplc="B920A6A8" w:tentative="1">
      <w:start w:val="1"/>
      <w:numFmt w:val="decimal"/>
      <w:lvlText w:val="%4."/>
      <w:lvlJc w:val="left"/>
      <w:pPr>
        <w:ind w:left="2880" w:hanging="360"/>
      </w:pPr>
    </w:lvl>
    <w:lvl w:ilvl="4" w:tplc="EE049E6A" w:tentative="1">
      <w:start w:val="1"/>
      <w:numFmt w:val="lowerLetter"/>
      <w:lvlText w:val="%5."/>
      <w:lvlJc w:val="left"/>
      <w:pPr>
        <w:ind w:left="3600" w:hanging="360"/>
      </w:pPr>
    </w:lvl>
    <w:lvl w:ilvl="5" w:tplc="BC8CB66C" w:tentative="1">
      <w:start w:val="1"/>
      <w:numFmt w:val="lowerRoman"/>
      <w:lvlText w:val="%6."/>
      <w:lvlJc w:val="right"/>
      <w:pPr>
        <w:ind w:left="4320" w:hanging="180"/>
      </w:pPr>
    </w:lvl>
    <w:lvl w:ilvl="6" w:tplc="D9F88912" w:tentative="1">
      <w:start w:val="1"/>
      <w:numFmt w:val="decimal"/>
      <w:lvlText w:val="%7."/>
      <w:lvlJc w:val="left"/>
      <w:pPr>
        <w:ind w:left="5040" w:hanging="360"/>
      </w:pPr>
    </w:lvl>
    <w:lvl w:ilvl="7" w:tplc="1A1C14BC" w:tentative="1">
      <w:start w:val="1"/>
      <w:numFmt w:val="lowerLetter"/>
      <w:lvlText w:val="%8."/>
      <w:lvlJc w:val="left"/>
      <w:pPr>
        <w:ind w:left="5760" w:hanging="360"/>
      </w:pPr>
    </w:lvl>
    <w:lvl w:ilvl="8" w:tplc="D2CA417A" w:tentative="1">
      <w:start w:val="1"/>
      <w:numFmt w:val="lowerRoman"/>
      <w:lvlText w:val="%9."/>
      <w:lvlJc w:val="right"/>
      <w:pPr>
        <w:ind w:left="6480" w:hanging="180"/>
      </w:pPr>
    </w:lvl>
  </w:abstractNum>
  <w:abstractNum w:abstractNumId="22" w15:restartNumberingAfterBreak="0">
    <w:nsid w:val="25B00E4C"/>
    <w:multiLevelType w:val="hybridMultilevel"/>
    <w:tmpl w:val="97C4AA26"/>
    <w:lvl w:ilvl="0" w:tplc="DD6AAE6A">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C0227BBE" w:tentative="1">
      <w:start w:val="1"/>
      <w:numFmt w:val="lowerLetter"/>
      <w:lvlText w:val="%2."/>
      <w:lvlJc w:val="left"/>
      <w:pPr>
        <w:ind w:left="1440" w:hanging="360"/>
      </w:pPr>
    </w:lvl>
    <w:lvl w:ilvl="2" w:tplc="BB6E22BE" w:tentative="1">
      <w:start w:val="1"/>
      <w:numFmt w:val="lowerRoman"/>
      <w:lvlText w:val="%3."/>
      <w:lvlJc w:val="right"/>
      <w:pPr>
        <w:ind w:left="2160" w:hanging="180"/>
      </w:pPr>
    </w:lvl>
    <w:lvl w:ilvl="3" w:tplc="268C4DF4" w:tentative="1">
      <w:start w:val="1"/>
      <w:numFmt w:val="decimal"/>
      <w:lvlText w:val="%4."/>
      <w:lvlJc w:val="left"/>
      <w:pPr>
        <w:ind w:left="2880" w:hanging="360"/>
      </w:pPr>
    </w:lvl>
    <w:lvl w:ilvl="4" w:tplc="F850B89A" w:tentative="1">
      <w:start w:val="1"/>
      <w:numFmt w:val="lowerLetter"/>
      <w:lvlText w:val="%5."/>
      <w:lvlJc w:val="left"/>
      <w:pPr>
        <w:ind w:left="3600" w:hanging="360"/>
      </w:pPr>
    </w:lvl>
    <w:lvl w:ilvl="5" w:tplc="6C6000F8" w:tentative="1">
      <w:start w:val="1"/>
      <w:numFmt w:val="lowerRoman"/>
      <w:lvlText w:val="%6."/>
      <w:lvlJc w:val="right"/>
      <w:pPr>
        <w:ind w:left="4320" w:hanging="180"/>
      </w:pPr>
    </w:lvl>
    <w:lvl w:ilvl="6" w:tplc="607CDD24" w:tentative="1">
      <w:start w:val="1"/>
      <w:numFmt w:val="decimal"/>
      <w:lvlText w:val="%7."/>
      <w:lvlJc w:val="left"/>
      <w:pPr>
        <w:ind w:left="5040" w:hanging="360"/>
      </w:pPr>
    </w:lvl>
    <w:lvl w:ilvl="7" w:tplc="276A6078" w:tentative="1">
      <w:start w:val="1"/>
      <w:numFmt w:val="lowerLetter"/>
      <w:lvlText w:val="%8."/>
      <w:lvlJc w:val="left"/>
      <w:pPr>
        <w:ind w:left="5760" w:hanging="360"/>
      </w:pPr>
    </w:lvl>
    <w:lvl w:ilvl="8" w:tplc="7A164264" w:tentative="1">
      <w:start w:val="1"/>
      <w:numFmt w:val="lowerRoman"/>
      <w:lvlText w:val="%9."/>
      <w:lvlJc w:val="right"/>
      <w:pPr>
        <w:ind w:left="6480" w:hanging="180"/>
      </w:pPr>
    </w:lvl>
  </w:abstractNum>
  <w:abstractNum w:abstractNumId="23" w15:restartNumberingAfterBreak="0">
    <w:nsid w:val="29C94F29"/>
    <w:multiLevelType w:val="hybridMultilevel"/>
    <w:tmpl w:val="4CBC2A34"/>
    <w:lvl w:ilvl="0" w:tplc="CA1E5E32">
      <w:start w:val="1"/>
      <w:numFmt w:val="decimal"/>
      <w:pStyle w:val="QuestionParagraph"/>
      <w:lvlText w:val="%1."/>
      <w:lvlJc w:val="left"/>
      <w:pPr>
        <w:ind w:left="720" w:hanging="360"/>
      </w:pPr>
      <w:rPr>
        <w:color w:val="000000"/>
      </w:rPr>
    </w:lvl>
    <w:lvl w:ilvl="1" w:tplc="109A385E" w:tentative="1">
      <w:start w:val="1"/>
      <w:numFmt w:val="lowerLetter"/>
      <w:lvlText w:val="%2."/>
      <w:lvlJc w:val="left"/>
      <w:pPr>
        <w:ind w:left="1440" w:hanging="360"/>
      </w:pPr>
    </w:lvl>
    <w:lvl w:ilvl="2" w:tplc="B810D9E2" w:tentative="1">
      <w:start w:val="1"/>
      <w:numFmt w:val="lowerRoman"/>
      <w:lvlText w:val="%3."/>
      <w:lvlJc w:val="right"/>
      <w:pPr>
        <w:ind w:left="2160" w:hanging="180"/>
      </w:pPr>
    </w:lvl>
    <w:lvl w:ilvl="3" w:tplc="61A2F0A2" w:tentative="1">
      <w:start w:val="1"/>
      <w:numFmt w:val="decimal"/>
      <w:lvlText w:val="%4."/>
      <w:lvlJc w:val="left"/>
      <w:pPr>
        <w:ind w:left="2880" w:hanging="360"/>
      </w:pPr>
    </w:lvl>
    <w:lvl w:ilvl="4" w:tplc="0FF6918A" w:tentative="1">
      <w:start w:val="1"/>
      <w:numFmt w:val="lowerLetter"/>
      <w:lvlText w:val="%5."/>
      <w:lvlJc w:val="left"/>
      <w:pPr>
        <w:ind w:left="3600" w:hanging="360"/>
      </w:pPr>
    </w:lvl>
    <w:lvl w:ilvl="5" w:tplc="00868DD2" w:tentative="1">
      <w:start w:val="1"/>
      <w:numFmt w:val="lowerRoman"/>
      <w:lvlText w:val="%6."/>
      <w:lvlJc w:val="right"/>
      <w:pPr>
        <w:ind w:left="4320" w:hanging="180"/>
      </w:pPr>
    </w:lvl>
    <w:lvl w:ilvl="6" w:tplc="54D26322" w:tentative="1">
      <w:start w:val="1"/>
      <w:numFmt w:val="decimal"/>
      <w:lvlText w:val="%7."/>
      <w:lvlJc w:val="left"/>
      <w:pPr>
        <w:ind w:left="5040" w:hanging="360"/>
      </w:pPr>
    </w:lvl>
    <w:lvl w:ilvl="7" w:tplc="6686C2F4" w:tentative="1">
      <w:start w:val="1"/>
      <w:numFmt w:val="lowerLetter"/>
      <w:lvlText w:val="%8."/>
      <w:lvlJc w:val="left"/>
      <w:pPr>
        <w:ind w:left="5760" w:hanging="360"/>
      </w:pPr>
    </w:lvl>
    <w:lvl w:ilvl="8" w:tplc="C4045A80" w:tentative="1">
      <w:start w:val="1"/>
      <w:numFmt w:val="lowerRoman"/>
      <w:lvlText w:val="%9."/>
      <w:lvlJc w:val="right"/>
      <w:pPr>
        <w:ind w:left="6480" w:hanging="180"/>
      </w:pPr>
    </w:lvl>
  </w:abstractNum>
  <w:abstractNum w:abstractNumId="24" w15:restartNumberingAfterBreak="0">
    <w:nsid w:val="2C53227B"/>
    <w:multiLevelType w:val="multilevel"/>
    <w:tmpl w:val="ECCAB5E8"/>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0416CA"/>
    <w:multiLevelType w:val="hybridMultilevel"/>
    <w:tmpl w:val="072EDEC8"/>
    <w:lvl w:ilvl="0" w:tplc="A970BE86">
      <w:start w:val="1"/>
      <w:numFmt w:val="bullet"/>
      <w:pStyle w:val="subclause2Bullet2"/>
      <w:lvlText w:val=""/>
      <w:lvlJc w:val="left"/>
      <w:pPr>
        <w:ind w:left="2279" w:hanging="360"/>
      </w:pPr>
      <w:rPr>
        <w:rFonts w:ascii="Symbol" w:hAnsi="Symbol" w:hint="default"/>
        <w:color w:val="000000"/>
      </w:rPr>
    </w:lvl>
    <w:lvl w:ilvl="1" w:tplc="9A54EE76" w:tentative="1">
      <w:start w:val="1"/>
      <w:numFmt w:val="bullet"/>
      <w:lvlText w:val="o"/>
      <w:lvlJc w:val="left"/>
      <w:pPr>
        <w:ind w:left="2999" w:hanging="360"/>
      </w:pPr>
      <w:rPr>
        <w:rFonts w:ascii="Courier New" w:hAnsi="Courier New" w:cs="Courier New" w:hint="default"/>
      </w:rPr>
    </w:lvl>
    <w:lvl w:ilvl="2" w:tplc="CF50BC7C" w:tentative="1">
      <w:start w:val="1"/>
      <w:numFmt w:val="bullet"/>
      <w:lvlText w:val=""/>
      <w:lvlJc w:val="left"/>
      <w:pPr>
        <w:ind w:left="3719" w:hanging="360"/>
      </w:pPr>
      <w:rPr>
        <w:rFonts w:ascii="Wingdings" w:hAnsi="Wingdings" w:hint="default"/>
      </w:rPr>
    </w:lvl>
    <w:lvl w:ilvl="3" w:tplc="8278D91C" w:tentative="1">
      <w:start w:val="1"/>
      <w:numFmt w:val="bullet"/>
      <w:lvlText w:val=""/>
      <w:lvlJc w:val="left"/>
      <w:pPr>
        <w:ind w:left="4439" w:hanging="360"/>
      </w:pPr>
      <w:rPr>
        <w:rFonts w:ascii="Symbol" w:hAnsi="Symbol" w:hint="default"/>
      </w:rPr>
    </w:lvl>
    <w:lvl w:ilvl="4" w:tplc="B28E6D82" w:tentative="1">
      <w:start w:val="1"/>
      <w:numFmt w:val="bullet"/>
      <w:lvlText w:val="o"/>
      <w:lvlJc w:val="left"/>
      <w:pPr>
        <w:ind w:left="5159" w:hanging="360"/>
      </w:pPr>
      <w:rPr>
        <w:rFonts w:ascii="Courier New" w:hAnsi="Courier New" w:cs="Courier New" w:hint="default"/>
      </w:rPr>
    </w:lvl>
    <w:lvl w:ilvl="5" w:tplc="72B0253A" w:tentative="1">
      <w:start w:val="1"/>
      <w:numFmt w:val="bullet"/>
      <w:lvlText w:val=""/>
      <w:lvlJc w:val="left"/>
      <w:pPr>
        <w:ind w:left="5879" w:hanging="360"/>
      </w:pPr>
      <w:rPr>
        <w:rFonts w:ascii="Wingdings" w:hAnsi="Wingdings" w:hint="default"/>
      </w:rPr>
    </w:lvl>
    <w:lvl w:ilvl="6" w:tplc="9DF08746" w:tentative="1">
      <w:start w:val="1"/>
      <w:numFmt w:val="bullet"/>
      <w:lvlText w:val=""/>
      <w:lvlJc w:val="left"/>
      <w:pPr>
        <w:ind w:left="6599" w:hanging="360"/>
      </w:pPr>
      <w:rPr>
        <w:rFonts w:ascii="Symbol" w:hAnsi="Symbol" w:hint="default"/>
      </w:rPr>
    </w:lvl>
    <w:lvl w:ilvl="7" w:tplc="0D62D238" w:tentative="1">
      <w:start w:val="1"/>
      <w:numFmt w:val="bullet"/>
      <w:lvlText w:val="o"/>
      <w:lvlJc w:val="left"/>
      <w:pPr>
        <w:ind w:left="7319" w:hanging="360"/>
      </w:pPr>
      <w:rPr>
        <w:rFonts w:ascii="Courier New" w:hAnsi="Courier New" w:cs="Courier New" w:hint="default"/>
      </w:rPr>
    </w:lvl>
    <w:lvl w:ilvl="8" w:tplc="3976D286" w:tentative="1">
      <w:start w:val="1"/>
      <w:numFmt w:val="bullet"/>
      <w:lvlText w:val=""/>
      <w:lvlJc w:val="left"/>
      <w:pPr>
        <w:ind w:left="8039" w:hanging="360"/>
      </w:pPr>
      <w:rPr>
        <w:rFonts w:ascii="Wingdings" w:hAnsi="Wingdings" w:hint="default"/>
      </w:rPr>
    </w:lvl>
  </w:abstractNum>
  <w:abstractNum w:abstractNumId="26" w15:restartNumberingAfterBreak="0">
    <w:nsid w:val="31E9741F"/>
    <w:multiLevelType w:val="hybridMultilevel"/>
    <w:tmpl w:val="0CAC7D4E"/>
    <w:lvl w:ilvl="0" w:tplc="A768CD6E">
      <w:start w:val="1"/>
      <w:numFmt w:val="bullet"/>
      <w:pStyle w:val="BulletList2"/>
      <w:lvlText w:val=""/>
      <w:lvlJc w:val="left"/>
      <w:pPr>
        <w:tabs>
          <w:tab w:val="num" w:pos="1077"/>
        </w:tabs>
        <w:ind w:left="1077" w:hanging="357"/>
      </w:pPr>
      <w:rPr>
        <w:rFonts w:ascii="Symbol" w:hAnsi="Symbol" w:hint="default"/>
        <w:color w:val="000000"/>
      </w:rPr>
    </w:lvl>
    <w:lvl w:ilvl="1" w:tplc="7866544C" w:tentative="1">
      <w:start w:val="1"/>
      <w:numFmt w:val="bullet"/>
      <w:lvlText w:val="o"/>
      <w:lvlJc w:val="left"/>
      <w:pPr>
        <w:tabs>
          <w:tab w:val="num" w:pos="1440"/>
        </w:tabs>
        <w:ind w:left="1440" w:hanging="360"/>
      </w:pPr>
      <w:rPr>
        <w:rFonts w:ascii="Courier New" w:hAnsi="Courier New" w:cs="Courier New" w:hint="default"/>
      </w:rPr>
    </w:lvl>
    <w:lvl w:ilvl="2" w:tplc="5614BCAA" w:tentative="1">
      <w:start w:val="1"/>
      <w:numFmt w:val="bullet"/>
      <w:lvlText w:val=""/>
      <w:lvlJc w:val="left"/>
      <w:pPr>
        <w:tabs>
          <w:tab w:val="num" w:pos="2160"/>
        </w:tabs>
        <w:ind w:left="2160" w:hanging="360"/>
      </w:pPr>
      <w:rPr>
        <w:rFonts w:ascii="Wingdings" w:hAnsi="Wingdings" w:hint="default"/>
      </w:rPr>
    </w:lvl>
    <w:lvl w:ilvl="3" w:tplc="37E8401A" w:tentative="1">
      <w:start w:val="1"/>
      <w:numFmt w:val="bullet"/>
      <w:lvlText w:val=""/>
      <w:lvlJc w:val="left"/>
      <w:pPr>
        <w:tabs>
          <w:tab w:val="num" w:pos="2880"/>
        </w:tabs>
        <w:ind w:left="2880" w:hanging="360"/>
      </w:pPr>
      <w:rPr>
        <w:rFonts w:ascii="Symbol" w:hAnsi="Symbol" w:hint="default"/>
      </w:rPr>
    </w:lvl>
    <w:lvl w:ilvl="4" w:tplc="8646ACE6" w:tentative="1">
      <w:start w:val="1"/>
      <w:numFmt w:val="bullet"/>
      <w:lvlText w:val="o"/>
      <w:lvlJc w:val="left"/>
      <w:pPr>
        <w:tabs>
          <w:tab w:val="num" w:pos="3600"/>
        </w:tabs>
        <w:ind w:left="3600" w:hanging="360"/>
      </w:pPr>
      <w:rPr>
        <w:rFonts w:ascii="Courier New" w:hAnsi="Courier New" w:cs="Courier New" w:hint="default"/>
      </w:rPr>
    </w:lvl>
    <w:lvl w:ilvl="5" w:tplc="68DE908A" w:tentative="1">
      <w:start w:val="1"/>
      <w:numFmt w:val="bullet"/>
      <w:lvlText w:val=""/>
      <w:lvlJc w:val="left"/>
      <w:pPr>
        <w:tabs>
          <w:tab w:val="num" w:pos="4320"/>
        </w:tabs>
        <w:ind w:left="4320" w:hanging="360"/>
      </w:pPr>
      <w:rPr>
        <w:rFonts w:ascii="Wingdings" w:hAnsi="Wingdings" w:hint="default"/>
      </w:rPr>
    </w:lvl>
    <w:lvl w:ilvl="6" w:tplc="7DDC07E4" w:tentative="1">
      <w:start w:val="1"/>
      <w:numFmt w:val="bullet"/>
      <w:lvlText w:val=""/>
      <w:lvlJc w:val="left"/>
      <w:pPr>
        <w:tabs>
          <w:tab w:val="num" w:pos="5040"/>
        </w:tabs>
        <w:ind w:left="5040" w:hanging="360"/>
      </w:pPr>
      <w:rPr>
        <w:rFonts w:ascii="Symbol" w:hAnsi="Symbol" w:hint="default"/>
      </w:rPr>
    </w:lvl>
    <w:lvl w:ilvl="7" w:tplc="F8E2BB6E" w:tentative="1">
      <w:start w:val="1"/>
      <w:numFmt w:val="bullet"/>
      <w:lvlText w:val="o"/>
      <w:lvlJc w:val="left"/>
      <w:pPr>
        <w:tabs>
          <w:tab w:val="num" w:pos="5760"/>
        </w:tabs>
        <w:ind w:left="5760" w:hanging="360"/>
      </w:pPr>
      <w:rPr>
        <w:rFonts w:ascii="Courier New" w:hAnsi="Courier New" w:cs="Courier New" w:hint="default"/>
      </w:rPr>
    </w:lvl>
    <w:lvl w:ilvl="8" w:tplc="05FE37A2"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3CC668D"/>
    <w:multiLevelType w:val="hybridMultilevel"/>
    <w:tmpl w:val="594C4DAE"/>
    <w:lvl w:ilvl="0" w:tplc="598E2B14">
      <w:start w:val="1"/>
      <w:numFmt w:val="bullet"/>
      <w:pStyle w:val="Bullet4"/>
      <w:lvlText w:val=""/>
      <w:lvlJc w:val="left"/>
      <w:pPr>
        <w:tabs>
          <w:tab w:val="num" w:pos="2676"/>
        </w:tabs>
        <w:ind w:left="2676" w:hanging="357"/>
      </w:pPr>
      <w:rPr>
        <w:rFonts w:ascii="Symbol" w:hAnsi="Symbol" w:hint="default"/>
        <w:color w:val="000000"/>
      </w:rPr>
    </w:lvl>
    <w:lvl w:ilvl="1" w:tplc="F18E9466" w:tentative="1">
      <w:start w:val="1"/>
      <w:numFmt w:val="bullet"/>
      <w:lvlText w:val="o"/>
      <w:lvlJc w:val="left"/>
      <w:pPr>
        <w:tabs>
          <w:tab w:val="num" w:pos="1440"/>
        </w:tabs>
        <w:ind w:left="1440" w:hanging="360"/>
      </w:pPr>
      <w:rPr>
        <w:rFonts w:ascii="Courier New" w:hAnsi="Courier New" w:cs="Courier New" w:hint="default"/>
      </w:rPr>
    </w:lvl>
    <w:lvl w:ilvl="2" w:tplc="BBB480D4" w:tentative="1">
      <w:start w:val="1"/>
      <w:numFmt w:val="bullet"/>
      <w:lvlText w:val=""/>
      <w:lvlJc w:val="left"/>
      <w:pPr>
        <w:tabs>
          <w:tab w:val="num" w:pos="2160"/>
        </w:tabs>
        <w:ind w:left="2160" w:hanging="360"/>
      </w:pPr>
      <w:rPr>
        <w:rFonts w:ascii="Wingdings" w:hAnsi="Wingdings" w:hint="default"/>
      </w:rPr>
    </w:lvl>
    <w:lvl w:ilvl="3" w:tplc="DE4ED1BE" w:tentative="1">
      <w:start w:val="1"/>
      <w:numFmt w:val="bullet"/>
      <w:lvlText w:val=""/>
      <w:lvlJc w:val="left"/>
      <w:pPr>
        <w:tabs>
          <w:tab w:val="num" w:pos="2880"/>
        </w:tabs>
        <w:ind w:left="2880" w:hanging="360"/>
      </w:pPr>
      <w:rPr>
        <w:rFonts w:ascii="Symbol" w:hAnsi="Symbol" w:hint="default"/>
      </w:rPr>
    </w:lvl>
    <w:lvl w:ilvl="4" w:tplc="145A41E2" w:tentative="1">
      <w:start w:val="1"/>
      <w:numFmt w:val="bullet"/>
      <w:lvlText w:val="o"/>
      <w:lvlJc w:val="left"/>
      <w:pPr>
        <w:tabs>
          <w:tab w:val="num" w:pos="3600"/>
        </w:tabs>
        <w:ind w:left="3600" w:hanging="360"/>
      </w:pPr>
      <w:rPr>
        <w:rFonts w:ascii="Courier New" w:hAnsi="Courier New" w:cs="Courier New" w:hint="default"/>
      </w:rPr>
    </w:lvl>
    <w:lvl w:ilvl="5" w:tplc="04324192" w:tentative="1">
      <w:start w:val="1"/>
      <w:numFmt w:val="bullet"/>
      <w:lvlText w:val=""/>
      <w:lvlJc w:val="left"/>
      <w:pPr>
        <w:tabs>
          <w:tab w:val="num" w:pos="4320"/>
        </w:tabs>
        <w:ind w:left="4320" w:hanging="360"/>
      </w:pPr>
      <w:rPr>
        <w:rFonts w:ascii="Wingdings" w:hAnsi="Wingdings" w:hint="default"/>
      </w:rPr>
    </w:lvl>
    <w:lvl w:ilvl="6" w:tplc="04569B88" w:tentative="1">
      <w:start w:val="1"/>
      <w:numFmt w:val="bullet"/>
      <w:lvlText w:val=""/>
      <w:lvlJc w:val="left"/>
      <w:pPr>
        <w:tabs>
          <w:tab w:val="num" w:pos="5040"/>
        </w:tabs>
        <w:ind w:left="5040" w:hanging="360"/>
      </w:pPr>
      <w:rPr>
        <w:rFonts w:ascii="Symbol" w:hAnsi="Symbol" w:hint="default"/>
      </w:rPr>
    </w:lvl>
    <w:lvl w:ilvl="7" w:tplc="366AE912" w:tentative="1">
      <w:start w:val="1"/>
      <w:numFmt w:val="bullet"/>
      <w:lvlText w:val="o"/>
      <w:lvlJc w:val="left"/>
      <w:pPr>
        <w:tabs>
          <w:tab w:val="num" w:pos="5760"/>
        </w:tabs>
        <w:ind w:left="5760" w:hanging="360"/>
      </w:pPr>
      <w:rPr>
        <w:rFonts w:ascii="Courier New" w:hAnsi="Courier New" w:cs="Courier New" w:hint="default"/>
      </w:rPr>
    </w:lvl>
    <w:lvl w:ilvl="8" w:tplc="D778B60A"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9" w15:restartNumberingAfterBreak="0">
    <w:nsid w:val="38130038"/>
    <w:multiLevelType w:val="hybridMultilevel"/>
    <w:tmpl w:val="FF8A0FAE"/>
    <w:lvl w:ilvl="0" w:tplc="5EBCD7CE">
      <w:start w:val="1"/>
      <w:numFmt w:val="bullet"/>
      <w:pStyle w:val="ClauseBullet2"/>
      <w:lvlText w:val=""/>
      <w:lvlJc w:val="left"/>
      <w:pPr>
        <w:ind w:left="1440" w:hanging="360"/>
      </w:pPr>
      <w:rPr>
        <w:rFonts w:ascii="Symbol" w:hAnsi="Symbol" w:hint="default"/>
        <w:color w:val="000000"/>
      </w:rPr>
    </w:lvl>
    <w:lvl w:ilvl="1" w:tplc="A42E2076" w:tentative="1">
      <w:start w:val="1"/>
      <w:numFmt w:val="bullet"/>
      <w:lvlText w:val="o"/>
      <w:lvlJc w:val="left"/>
      <w:pPr>
        <w:ind w:left="2160" w:hanging="360"/>
      </w:pPr>
      <w:rPr>
        <w:rFonts w:ascii="Courier New" w:hAnsi="Courier New" w:cs="Courier New" w:hint="default"/>
      </w:rPr>
    </w:lvl>
    <w:lvl w:ilvl="2" w:tplc="D928895E" w:tentative="1">
      <w:start w:val="1"/>
      <w:numFmt w:val="bullet"/>
      <w:lvlText w:val=""/>
      <w:lvlJc w:val="left"/>
      <w:pPr>
        <w:ind w:left="2880" w:hanging="360"/>
      </w:pPr>
      <w:rPr>
        <w:rFonts w:ascii="Wingdings" w:hAnsi="Wingdings" w:hint="default"/>
      </w:rPr>
    </w:lvl>
    <w:lvl w:ilvl="3" w:tplc="60F283F8" w:tentative="1">
      <w:start w:val="1"/>
      <w:numFmt w:val="bullet"/>
      <w:lvlText w:val=""/>
      <w:lvlJc w:val="left"/>
      <w:pPr>
        <w:ind w:left="3600" w:hanging="360"/>
      </w:pPr>
      <w:rPr>
        <w:rFonts w:ascii="Symbol" w:hAnsi="Symbol" w:hint="default"/>
      </w:rPr>
    </w:lvl>
    <w:lvl w:ilvl="4" w:tplc="470AD4E0" w:tentative="1">
      <w:start w:val="1"/>
      <w:numFmt w:val="bullet"/>
      <w:lvlText w:val="o"/>
      <w:lvlJc w:val="left"/>
      <w:pPr>
        <w:ind w:left="4320" w:hanging="360"/>
      </w:pPr>
      <w:rPr>
        <w:rFonts w:ascii="Courier New" w:hAnsi="Courier New" w:cs="Courier New" w:hint="default"/>
      </w:rPr>
    </w:lvl>
    <w:lvl w:ilvl="5" w:tplc="1BDE6D06" w:tentative="1">
      <w:start w:val="1"/>
      <w:numFmt w:val="bullet"/>
      <w:lvlText w:val=""/>
      <w:lvlJc w:val="left"/>
      <w:pPr>
        <w:ind w:left="5040" w:hanging="360"/>
      </w:pPr>
      <w:rPr>
        <w:rFonts w:ascii="Wingdings" w:hAnsi="Wingdings" w:hint="default"/>
      </w:rPr>
    </w:lvl>
    <w:lvl w:ilvl="6" w:tplc="07F218EA" w:tentative="1">
      <w:start w:val="1"/>
      <w:numFmt w:val="bullet"/>
      <w:lvlText w:val=""/>
      <w:lvlJc w:val="left"/>
      <w:pPr>
        <w:ind w:left="5760" w:hanging="360"/>
      </w:pPr>
      <w:rPr>
        <w:rFonts w:ascii="Symbol" w:hAnsi="Symbol" w:hint="default"/>
      </w:rPr>
    </w:lvl>
    <w:lvl w:ilvl="7" w:tplc="44D2B3AC" w:tentative="1">
      <w:start w:val="1"/>
      <w:numFmt w:val="bullet"/>
      <w:lvlText w:val="o"/>
      <w:lvlJc w:val="left"/>
      <w:pPr>
        <w:ind w:left="6480" w:hanging="360"/>
      </w:pPr>
      <w:rPr>
        <w:rFonts w:ascii="Courier New" w:hAnsi="Courier New" w:cs="Courier New" w:hint="default"/>
      </w:rPr>
    </w:lvl>
    <w:lvl w:ilvl="8" w:tplc="4EA0AFFE" w:tentative="1">
      <w:start w:val="1"/>
      <w:numFmt w:val="bullet"/>
      <w:lvlText w:val=""/>
      <w:lvlJc w:val="left"/>
      <w:pPr>
        <w:ind w:left="7200" w:hanging="360"/>
      </w:pPr>
      <w:rPr>
        <w:rFonts w:ascii="Wingdings" w:hAnsi="Wingdings" w:hint="default"/>
      </w:rPr>
    </w:lvl>
  </w:abstractNum>
  <w:abstractNum w:abstractNumId="30" w15:restartNumberingAfterBreak="0">
    <w:nsid w:val="402E6DC1"/>
    <w:multiLevelType w:val="hybridMultilevel"/>
    <w:tmpl w:val="8AAEB3E8"/>
    <w:lvl w:ilvl="0" w:tplc="1D1AB0DE">
      <w:start w:val="1"/>
      <w:numFmt w:val="bullet"/>
      <w:lvlText w:val=""/>
      <w:lvlJc w:val="left"/>
      <w:pPr>
        <w:ind w:left="720" w:hanging="360"/>
      </w:pPr>
      <w:rPr>
        <w:rFonts w:ascii="Symbol" w:hAnsi="Symbol" w:hint="default"/>
        <w:color w:val="000000"/>
      </w:rPr>
    </w:lvl>
    <w:lvl w:ilvl="1" w:tplc="AC84CF7E" w:tentative="1">
      <w:start w:val="1"/>
      <w:numFmt w:val="bullet"/>
      <w:lvlText w:val="o"/>
      <w:lvlJc w:val="left"/>
      <w:pPr>
        <w:ind w:left="1440" w:hanging="360"/>
      </w:pPr>
      <w:rPr>
        <w:rFonts w:ascii="Courier New" w:hAnsi="Courier New" w:cs="Courier New" w:hint="default"/>
      </w:rPr>
    </w:lvl>
    <w:lvl w:ilvl="2" w:tplc="ABB4C74C" w:tentative="1">
      <w:start w:val="1"/>
      <w:numFmt w:val="bullet"/>
      <w:lvlText w:val=""/>
      <w:lvlJc w:val="left"/>
      <w:pPr>
        <w:ind w:left="2160" w:hanging="360"/>
      </w:pPr>
      <w:rPr>
        <w:rFonts w:ascii="Wingdings" w:hAnsi="Wingdings" w:hint="default"/>
      </w:rPr>
    </w:lvl>
    <w:lvl w:ilvl="3" w:tplc="6400DB52" w:tentative="1">
      <w:start w:val="1"/>
      <w:numFmt w:val="bullet"/>
      <w:lvlText w:val=""/>
      <w:lvlJc w:val="left"/>
      <w:pPr>
        <w:ind w:left="2880" w:hanging="360"/>
      </w:pPr>
      <w:rPr>
        <w:rFonts w:ascii="Symbol" w:hAnsi="Symbol" w:hint="default"/>
      </w:rPr>
    </w:lvl>
    <w:lvl w:ilvl="4" w:tplc="8D022B54" w:tentative="1">
      <w:start w:val="1"/>
      <w:numFmt w:val="bullet"/>
      <w:lvlText w:val="o"/>
      <w:lvlJc w:val="left"/>
      <w:pPr>
        <w:ind w:left="3600" w:hanging="360"/>
      </w:pPr>
      <w:rPr>
        <w:rFonts w:ascii="Courier New" w:hAnsi="Courier New" w:cs="Courier New" w:hint="default"/>
      </w:rPr>
    </w:lvl>
    <w:lvl w:ilvl="5" w:tplc="9A9A8124" w:tentative="1">
      <w:start w:val="1"/>
      <w:numFmt w:val="bullet"/>
      <w:lvlText w:val=""/>
      <w:lvlJc w:val="left"/>
      <w:pPr>
        <w:ind w:left="4320" w:hanging="360"/>
      </w:pPr>
      <w:rPr>
        <w:rFonts w:ascii="Wingdings" w:hAnsi="Wingdings" w:hint="default"/>
      </w:rPr>
    </w:lvl>
    <w:lvl w:ilvl="6" w:tplc="DBBAFE7E" w:tentative="1">
      <w:start w:val="1"/>
      <w:numFmt w:val="bullet"/>
      <w:lvlText w:val=""/>
      <w:lvlJc w:val="left"/>
      <w:pPr>
        <w:ind w:left="5040" w:hanging="360"/>
      </w:pPr>
      <w:rPr>
        <w:rFonts w:ascii="Symbol" w:hAnsi="Symbol" w:hint="default"/>
      </w:rPr>
    </w:lvl>
    <w:lvl w:ilvl="7" w:tplc="B11AC658" w:tentative="1">
      <w:start w:val="1"/>
      <w:numFmt w:val="bullet"/>
      <w:lvlText w:val="o"/>
      <w:lvlJc w:val="left"/>
      <w:pPr>
        <w:ind w:left="5760" w:hanging="360"/>
      </w:pPr>
      <w:rPr>
        <w:rFonts w:ascii="Courier New" w:hAnsi="Courier New" w:cs="Courier New" w:hint="default"/>
      </w:rPr>
    </w:lvl>
    <w:lvl w:ilvl="8" w:tplc="B20ACEE6" w:tentative="1">
      <w:start w:val="1"/>
      <w:numFmt w:val="bullet"/>
      <w:lvlText w:val=""/>
      <w:lvlJc w:val="left"/>
      <w:pPr>
        <w:ind w:left="6480" w:hanging="360"/>
      </w:pPr>
      <w:rPr>
        <w:rFonts w:ascii="Wingdings" w:hAnsi="Wingdings" w:hint="default"/>
      </w:rPr>
    </w:lvl>
  </w:abstractNum>
  <w:abstractNum w:abstractNumId="31" w15:restartNumberingAfterBreak="0">
    <w:nsid w:val="44D67987"/>
    <w:multiLevelType w:val="hybridMultilevel"/>
    <w:tmpl w:val="EBD6FB80"/>
    <w:lvl w:ilvl="0" w:tplc="75244606">
      <w:start w:val="1"/>
      <w:numFmt w:val="bullet"/>
      <w:pStyle w:val="subclause1Bullet2"/>
      <w:lvlText w:val=""/>
      <w:lvlJc w:val="left"/>
      <w:pPr>
        <w:ind w:left="1440" w:hanging="360"/>
      </w:pPr>
      <w:rPr>
        <w:rFonts w:ascii="Symbol" w:hAnsi="Symbol" w:hint="default"/>
        <w:color w:val="000000"/>
      </w:rPr>
    </w:lvl>
    <w:lvl w:ilvl="1" w:tplc="A5B81536" w:tentative="1">
      <w:start w:val="1"/>
      <w:numFmt w:val="bullet"/>
      <w:lvlText w:val="o"/>
      <w:lvlJc w:val="left"/>
      <w:pPr>
        <w:ind w:left="2160" w:hanging="360"/>
      </w:pPr>
      <w:rPr>
        <w:rFonts w:ascii="Courier New" w:hAnsi="Courier New" w:cs="Courier New" w:hint="default"/>
      </w:rPr>
    </w:lvl>
    <w:lvl w:ilvl="2" w:tplc="1DD6121A" w:tentative="1">
      <w:start w:val="1"/>
      <w:numFmt w:val="bullet"/>
      <w:lvlText w:val=""/>
      <w:lvlJc w:val="left"/>
      <w:pPr>
        <w:ind w:left="2880" w:hanging="360"/>
      </w:pPr>
      <w:rPr>
        <w:rFonts w:ascii="Wingdings" w:hAnsi="Wingdings" w:hint="default"/>
      </w:rPr>
    </w:lvl>
    <w:lvl w:ilvl="3" w:tplc="B25C0668" w:tentative="1">
      <w:start w:val="1"/>
      <w:numFmt w:val="bullet"/>
      <w:lvlText w:val=""/>
      <w:lvlJc w:val="left"/>
      <w:pPr>
        <w:ind w:left="3600" w:hanging="360"/>
      </w:pPr>
      <w:rPr>
        <w:rFonts w:ascii="Symbol" w:hAnsi="Symbol" w:hint="default"/>
      </w:rPr>
    </w:lvl>
    <w:lvl w:ilvl="4" w:tplc="04B4E776" w:tentative="1">
      <w:start w:val="1"/>
      <w:numFmt w:val="bullet"/>
      <w:lvlText w:val="o"/>
      <w:lvlJc w:val="left"/>
      <w:pPr>
        <w:ind w:left="4320" w:hanging="360"/>
      </w:pPr>
      <w:rPr>
        <w:rFonts w:ascii="Courier New" w:hAnsi="Courier New" w:cs="Courier New" w:hint="default"/>
      </w:rPr>
    </w:lvl>
    <w:lvl w:ilvl="5" w:tplc="4934A7D6" w:tentative="1">
      <w:start w:val="1"/>
      <w:numFmt w:val="bullet"/>
      <w:lvlText w:val=""/>
      <w:lvlJc w:val="left"/>
      <w:pPr>
        <w:ind w:left="5040" w:hanging="360"/>
      </w:pPr>
      <w:rPr>
        <w:rFonts w:ascii="Wingdings" w:hAnsi="Wingdings" w:hint="default"/>
      </w:rPr>
    </w:lvl>
    <w:lvl w:ilvl="6" w:tplc="438CC43A" w:tentative="1">
      <w:start w:val="1"/>
      <w:numFmt w:val="bullet"/>
      <w:lvlText w:val=""/>
      <w:lvlJc w:val="left"/>
      <w:pPr>
        <w:ind w:left="5760" w:hanging="360"/>
      </w:pPr>
      <w:rPr>
        <w:rFonts w:ascii="Symbol" w:hAnsi="Symbol" w:hint="default"/>
      </w:rPr>
    </w:lvl>
    <w:lvl w:ilvl="7" w:tplc="82C65212" w:tentative="1">
      <w:start w:val="1"/>
      <w:numFmt w:val="bullet"/>
      <w:lvlText w:val="o"/>
      <w:lvlJc w:val="left"/>
      <w:pPr>
        <w:ind w:left="6480" w:hanging="360"/>
      </w:pPr>
      <w:rPr>
        <w:rFonts w:ascii="Courier New" w:hAnsi="Courier New" w:cs="Courier New" w:hint="default"/>
      </w:rPr>
    </w:lvl>
    <w:lvl w:ilvl="8" w:tplc="CD5AB60E" w:tentative="1">
      <w:start w:val="1"/>
      <w:numFmt w:val="bullet"/>
      <w:lvlText w:val=""/>
      <w:lvlJc w:val="left"/>
      <w:pPr>
        <w:ind w:left="7200" w:hanging="360"/>
      </w:pPr>
      <w:rPr>
        <w:rFonts w:ascii="Wingdings" w:hAnsi="Wingdings" w:hint="default"/>
      </w:rPr>
    </w:lvl>
  </w:abstractNum>
  <w:abstractNum w:abstractNumId="32" w15:restartNumberingAfterBreak="0">
    <w:nsid w:val="44E96665"/>
    <w:multiLevelType w:val="hybridMultilevel"/>
    <w:tmpl w:val="EF1E142A"/>
    <w:lvl w:ilvl="0" w:tplc="CCC2DF80">
      <w:start w:val="1"/>
      <w:numFmt w:val="bullet"/>
      <w:pStyle w:val="subclause3Bullet1"/>
      <w:lvlText w:val=""/>
      <w:lvlJc w:val="left"/>
      <w:pPr>
        <w:ind w:left="2988" w:hanging="360"/>
      </w:pPr>
      <w:rPr>
        <w:rFonts w:ascii="Symbol" w:hAnsi="Symbol" w:hint="default"/>
        <w:color w:val="000000"/>
      </w:rPr>
    </w:lvl>
    <w:lvl w:ilvl="1" w:tplc="E88867D8" w:tentative="1">
      <w:start w:val="1"/>
      <w:numFmt w:val="bullet"/>
      <w:lvlText w:val="o"/>
      <w:lvlJc w:val="left"/>
      <w:pPr>
        <w:ind w:left="3708" w:hanging="360"/>
      </w:pPr>
      <w:rPr>
        <w:rFonts w:ascii="Courier New" w:hAnsi="Courier New" w:cs="Courier New" w:hint="default"/>
      </w:rPr>
    </w:lvl>
    <w:lvl w:ilvl="2" w:tplc="21BEF8D8" w:tentative="1">
      <w:start w:val="1"/>
      <w:numFmt w:val="bullet"/>
      <w:lvlText w:val=""/>
      <w:lvlJc w:val="left"/>
      <w:pPr>
        <w:ind w:left="4428" w:hanging="360"/>
      </w:pPr>
      <w:rPr>
        <w:rFonts w:ascii="Wingdings" w:hAnsi="Wingdings" w:hint="default"/>
      </w:rPr>
    </w:lvl>
    <w:lvl w:ilvl="3" w:tplc="16B459B4" w:tentative="1">
      <w:start w:val="1"/>
      <w:numFmt w:val="bullet"/>
      <w:lvlText w:val=""/>
      <w:lvlJc w:val="left"/>
      <w:pPr>
        <w:ind w:left="5148" w:hanging="360"/>
      </w:pPr>
      <w:rPr>
        <w:rFonts w:ascii="Symbol" w:hAnsi="Symbol" w:hint="default"/>
      </w:rPr>
    </w:lvl>
    <w:lvl w:ilvl="4" w:tplc="BBE4ACAE" w:tentative="1">
      <w:start w:val="1"/>
      <w:numFmt w:val="bullet"/>
      <w:lvlText w:val="o"/>
      <w:lvlJc w:val="left"/>
      <w:pPr>
        <w:ind w:left="5868" w:hanging="360"/>
      </w:pPr>
      <w:rPr>
        <w:rFonts w:ascii="Courier New" w:hAnsi="Courier New" w:cs="Courier New" w:hint="default"/>
      </w:rPr>
    </w:lvl>
    <w:lvl w:ilvl="5" w:tplc="2E4EAE6E" w:tentative="1">
      <w:start w:val="1"/>
      <w:numFmt w:val="bullet"/>
      <w:lvlText w:val=""/>
      <w:lvlJc w:val="left"/>
      <w:pPr>
        <w:ind w:left="6588" w:hanging="360"/>
      </w:pPr>
      <w:rPr>
        <w:rFonts w:ascii="Wingdings" w:hAnsi="Wingdings" w:hint="default"/>
      </w:rPr>
    </w:lvl>
    <w:lvl w:ilvl="6" w:tplc="42BEC468" w:tentative="1">
      <w:start w:val="1"/>
      <w:numFmt w:val="bullet"/>
      <w:lvlText w:val=""/>
      <w:lvlJc w:val="left"/>
      <w:pPr>
        <w:ind w:left="7308" w:hanging="360"/>
      </w:pPr>
      <w:rPr>
        <w:rFonts w:ascii="Symbol" w:hAnsi="Symbol" w:hint="default"/>
      </w:rPr>
    </w:lvl>
    <w:lvl w:ilvl="7" w:tplc="85DCC5DA" w:tentative="1">
      <w:start w:val="1"/>
      <w:numFmt w:val="bullet"/>
      <w:lvlText w:val="o"/>
      <w:lvlJc w:val="left"/>
      <w:pPr>
        <w:ind w:left="8028" w:hanging="360"/>
      </w:pPr>
      <w:rPr>
        <w:rFonts w:ascii="Courier New" w:hAnsi="Courier New" w:cs="Courier New" w:hint="default"/>
      </w:rPr>
    </w:lvl>
    <w:lvl w:ilvl="8" w:tplc="C2E8CE96" w:tentative="1">
      <w:start w:val="1"/>
      <w:numFmt w:val="bullet"/>
      <w:lvlText w:val=""/>
      <w:lvlJc w:val="left"/>
      <w:pPr>
        <w:ind w:left="8748" w:hanging="360"/>
      </w:pPr>
      <w:rPr>
        <w:rFonts w:ascii="Wingdings" w:hAnsi="Wingdings" w:hint="default"/>
      </w:rPr>
    </w:lvl>
  </w:abstractNum>
  <w:abstractNum w:abstractNumId="33" w15:restartNumberingAfterBreak="0">
    <w:nsid w:val="46AC04C6"/>
    <w:multiLevelType w:val="hybridMultilevel"/>
    <w:tmpl w:val="E6C47700"/>
    <w:lvl w:ilvl="0" w:tplc="EB32833E">
      <w:start w:val="1"/>
      <w:numFmt w:val="bullet"/>
      <w:pStyle w:val="subclause2Bullet1"/>
      <w:lvlText w:val=""/>
      <w:lvlJc w:val="left"/>
      <w:pPr>
        <w:ind w:left="2279" w:hanging="360"/>
      </w:pPr>
      <w:rPr>
        <w:rFonts w:ascii="Symbol" w:hAnsi="Symbol" w:hint="default"/>
        <w:color w:val="000000"/>
      </w:rPr>
    </w:lvl>
    <w:lvl w:ilvl="1" w:tplc="43FED116" w:tentative="1">
      <w:start w:val="1"/>
      <w:numFmt w:val="bullet"/>
      <w:lvlText w:val="o"/>
      <w:lvlJc w:val="left"/>
      <w:pPr>
        <w:ind w:left="2999" w:hanging="360"/>
      </w:pPr>
      <w:rPr>
        <w:rFonts w:ascii="Courier New" w:hAnsi="Courier New" w:cs="Courier New" w:hint="default"/>
      </w:rPr>
    </w:lvl>
    <w:lvl w:ilvl="2" w:tplc="F70AC28E" w:tentative="1">
      <w:start w:val="1"/>
      <w:numFmt w:val="bullet"/>
      <w:lvlText w:val=""/>
      <w:lvlJc w:val="left"/>
      <w:pPr>
        <w:ind w:left="3719" w:hanging="360"/>
      </w:pPr>
      <w:rPr>
        <w:rFonts w:ascii="Wingdings" w:hAnsi="Wingdings" w:hint="default"/>
      </w:rPr>
    </w:lvl>
    <w:lvl w:ilvl="3" w:tplc="7C3A38D2" w:tentative="1">
      <w:start w:val="1"/>
      <w:numFmt w:val="bullet"/>
      <w:lvlText w:val=""/>
      <w:lvlJc w:val="left"/>
      <w:pPr>
        <w:ind w:left="4439" w:hanging="360"/>
      </w:pPr>
      <w:rPr>
        <w:rFonts w:ascii="Symbol" w:hAnsi="Symbol" w:hint="default"/>
      </w:rPr>
    </w:lvl>
    <w:lvl w:ilvl="4" w:tplc="55D41204" w:tentative="1">
      <w:start w:val="1"/>
      <w:numFmt w:val="bullet"/>
      <w:lvlText w:val="o"/>
      <w:lvlJc w:val="left"/>
      <w:pPr>
        <w:ind w:left="5159" w:hanging="360"/>
      </w:pPr>
      <w:rPr>
        <w:rFonts w:ascii="Courier New" w:hAnsi="Courier New" w:cs="Courier New" w:hint="default"/>
      </w:rPr>
    </w:lvl>
    <w:lvl w:ilvl="5" w:tplc="918E57AC" w:tentative="1">
      <w:start w:val="1"/>
      <w:numFmt w:val="bullet"/>
      <w:lvlText w:val=""/>
      <w:lvlJc w:val="left"/>
      <w:pPr>
        <w:ind w:left="5879" w:hanging="360"/>
      </w:pPr>
      <w:rPr>
        <w:rFonts w:ascii="Wingdings" w:hAnsi="Wingdings" w:hint="default"/>
      </w:rPr>
    </w:lvl>
    <w:lvl w:ilvl="6" w:tplc="CAB61C1A" w:tentative="1">
      <w:start w:val="1"/>
      <w:numFmt w:val="bullet"/>
      <w:lvlText w:val=""/>
      <w:lvlJc w:val="left"/>
      <w:pPr>
        <w:ind w:left="6599" w:hanging="360"/>
      </w:pPr>
      <w:rPr>
        <w:rFonts w:ascii="Symbol" w:hAnsi="Symbol" w:hint="default"/>
      </w:rPr>
    </w:lvl>
    <w:lvl w:ilvl="7" w:tplc="98A81260" w:tentative="1">
      <w:start w:val="1"/>
      <w:numFmt w:val="bullet"/>
      <w:lvlText w:val="o"/>
      <w:lvlJc w:val="left"/>
      <w:pPr>
        <w:ind w:left="7319" w:hanging="360"/>
      </w:pPr>
      <w:rPr>
        <w:rFonts w:ascii="Courier New" w:hAnsi="Courier New" w:cs="Courier New" w:hint="default"/>
      </w:rPr>
    </w:lvl>
    <w:lvl w:ilvl="8" w:tplc="2E42FF72" w:tentative="1">
      <w:start w:val="1"/>
      <w:numFmt w:val="bullet"/>
      <w:lvlText w:val=""/>
      <w:lvlJc w:val="left"/>
      <w:pPr>
        <w:ind w:left="8039" w:hanging="360"/>
      </w:pPr>
      <w:rPr>
        <w:rFonts w:ascii="Wingdings" w:hAnsi="Wingdings" w:hint="default"/>
      </w:rPr>
    </w:lvl>
  </w:abstractNum>
  <w:abstractNum w:abstractNumId="34" w15:restartNumberingAfterBreak="0">
    <w:nsid w:val="47F42723"/>
    <w:multiLevelType w:val="hybridMultilevel"/>
    <w:tmpl w:val="C5A02EE6"/>
    <w:lvl w:ilvl="0" w:tplc="A1F4940E">
      <w:start w:val="1"/>
      <w:numFmt w:val="bullet"/>
      <w:pStyle w:val="subclause1Bullet1"/>
      <w:lvlText w:val=""/>
      <w:lvlJc w:val="left"/>
      <w:pPr>
        <w:ind w:left="1440" w:hanging="360"/>
      </w:pPr>
      <w:rPr>
        <w:rFonts w:ascii="Symbol" w:hAnsi="Symbol" w:hint="default"/>
        <w:color w:val="000000"/>
      </w:rPr>
    </w:lvl>
    <w:lvl w:ilvl="1" w:tplc="73586DBA" w:tentative="1">
      <w:start w:val="1"/>
      <w:numFmt w:val="bullet"/>
      <w:lvlText w:val="o"/>
      <w:lvlJc w:val="left"/>
      <w:pPr>
        <w:ind w:left="2160" w:hanging="360"/>
      </w:pPr>
      <w:rPr>
        <w:rFonts w:ascii="Courier New" w:hAnsi="Courier New" w:cs="Courier New" w:hint="default"/>
      </w:rPr>
    </w:lvl>
    <w:lvl w:ilvl="2" w:tplc="16DAF6D8" w:tentative="1">
      <w:start w:val="1"/>
      <w:numFmt w:val="bullet"/>
      <w:lvlText w:val=""/>
      <w:lvlJc w:val="left"/>
      <w:pPr>
        <w:ind w:left="2880" w:hanging="360"/>
      </w:pPr>
      <w:rPr>
        <w:rFonts w:ascii="Wingdings" w:hAnsi="Wingdings" w:hint="default"/>
      </w:rPr>
    </w:lvl>
    <w:lvl w:ilvl="3" w:tplc="60B217F8" w:tentative="1">
      <w:start w:val="1"/>
      <w:numFmt w:val="bullet"/>
      <w:lvlText w:val=""/>
      <w:lvlJc w:val="left"/>
      <w:pPr>
        <w:ind w:left="3600" w:hanging="360"/>
      </w:pPr>
      <w:rPr>
        <w:rFonts w:ascii="Symbol" w:hAnsi="Symbol" w:hint="default"/>
      </w:rPr>
    </w:lvl>
    <w:lvl w:ilvl="4" w:tplc="D3782DFE" w:tentative="1">
      <w:start w:val="1"/>
      <w:numFmt w:val="bullet"/>
      <w:lvlText w:val="o"/>
      <w:lvlJc w:val="left"/>
      <w:pPr>
        <w:ind w:left="4320" w:hanging="360"/>
      </w:pPr>
      <w:rPr>
        <w:rFonts w:ascii="Courier New" w:hAnsi="Courier New" w:cs="Courier New" w:hint="default"/>
      </w:rPr>
    </w:lvl>
    <w:lvl w:ilvl="5" w:tplc="BE2E6DC0" w:tentative="1">
      <w:start w:val="1"/>
      <w:numFmt w:val="bullet"/>
      <w:lvlText w:val=""/>
      <w:lvlJc w:val="left"/>
      <w:pPr>
        <w:ind w:left="5040" w:hanging="360"/>
      </w:pPr>
      <w:rPr>
        <w:rFonts w:ascii="Wingdings" w:hAnsi="Wingdings" w:hint="default"/>
      </w:rPr>
    </w:lvl>
    <w:lvl w:ilvl="6" w:tplc="00D43AF0" w:tentative="1">
      <w:start w:val="1"/>
      <w:numFmt w:val="bullet"/>
      <w:lvlText w:val=""/>
      <w:lvlJc w:val="left"/>
      <w:pPr>
        <w:ind w:left="5760" w:hanging="360"/>
      </w:pPr>
      <w:rPr>
        <w:rFonts w:ascii="Symbol" w:hAnsi="Symbol" w:hint="default"/>
      </w:rPr>
    </w:lvl>
    <w:lvl w:ilvl="7" w:tplc="917000E0" w:tentative="1">
      <w:start w:val="1"/>
      <w:numFmt w:val="bullet"/>
      <w:lvlText w:val="o"/>
      <w:lvlJc w:val="left"/>
      <w:pPr>
        <w:ind w:left="6480" w:hanging="360"/>
      </w:pPr>
      <w:rPr>
        <w:rFonts w:ascii="Courier New" w:hAnsi="Courier New" w:cs="Courier New" w:hint="default"/>
      </w:rPr>
    </w:lvl>
    <w:lvl w:ilvl="8" w:tplc="EFFAC8C0" w:tentative="1">
      <w:start w:val="1"/>
      <w:numFmt w:val="bullet"/>
      <w:lvlText w:val=""/>
      <w:lvlJc w:val="left"/>
      <w:pPr>
        <w:ind w:left="7200" w:hanging="360"/>
      </w:pPr>
      <w:rPr>
        <w:rFonts w:ascii="Wingdings" w:hAnsi="Wingdings" w:hint="default"/>
      </w:rPr>
    </w:lvl>
  </w:abstractNum>
  <w:abstractNum w:abstractNumId="35" w15:restartNumberingAfterBreak="0">
    <w:nsid w:val="55CB0AF0"/>
    <w:multiLevelType w:val="hybridMultilevel"/>
    <w:tmpl w:val="EB98B43A"/>
    <w:lvl w:ilvl="0" w:tplc="00121E54">
      <w:start w:val="1"/>
      <w:numFmt w:val="decimal"/>
      <w:pStyle w:val="LongQuestionPara"/>
      <w:lvlText w:val="%1."/>
      <w:lvlJc w:val="left"/>
      <w:pPr>
        <w:ind w:left="360" w:hanging="360"/>
      </w:pPr>
      <w:rPr>
        <w:rFonts w:hint="default"/>
        <w:b/>
        <w:i w:val="0"/>
        <w:color w:val="000000"/>
        <w:sz w:val="24"/>
      </w:rPr>
    </w:lvl>
    <w:lvl w:ilvl="1" w:tplc="DF126DE6" w:tentative="1">
      <w:start w:val="1"/>
      <w:numFmt w:val="lowerLetter"/>
      <w:lvlText w:val="%2."/>
      <w:lvlJc w:val="left"/>
      <w:pPr>
        <w:ind w:left="1440" w:hanging="360"/>
      </w:pPr>
    </w:lvl>
    <w:lvl w:ilvl="2" w:tplc="98F0B898" w:tentative="1">
      <w:start w:val="1"/>
      <w:numFmt w:val="lowerRoman"/>
      <w:lvlText w:val="%3."/>
      <w:lvlJc w:val="right"/>
      <w:pPr>
        <w:ind w:left="2160" w:hanging="180"/>
      </w:pPr>
    </w:lvl>
    <w:lvl w:ilvl="3" w:tplc="132AA662" w:tentative="1">
      <w:start w:val="1"/>
      <w:numFmt w:val="decimal"/>
      <w:lvlText w:val="%4."/>
      <w:lvlJc w:val="left"/>
      <w:pPr>
        <w:ind w:left="2880" w:hanging="360"/>
      </w:pPr>
    </w:lvl>
    <w:lvl w:ilvl="4" w:tplc="92B84028" w:tentative="1">
      <w:start w:val="1"/>
      <w:numFmt w:val="lowerLetter"/>
      <w:lvlText w:val="%5."/>
      <w:lvlJc w:val="left"/>
      <w:pPr>
        <w:ind w:left="3600" w:hanging="360"/>
      </w:pPr>
    </w:lvl>
    <w:lvl w:ilvl="5" w:tplc="8F90F29C" w:tentative="1">
      <w:start w:val="1"/>
      <w:numFmt w:val="lowerRoman"/>
      <w:lvlText w:val="%6."/>
      <w:lvlJc w:val="right"/>
      <w:pPr>
        <w:ind w:left="4320" w:hanging="180"/>
      </w:pPr>
    </w:lvl>
    <w:lvl w:ilvl="6" w:tplc="ECF61C56" w:tentative="1">
      <w:start w:val="1"/>
      <w:numFmt w:val="decimal"/>
      <w:lvlText w:val="%7."/>
      <w:lvlJc w:val="left"/>
      <w:pPr>
        <w:ind w:left="5040" w:hanging="360"/>
      </w:pPr>
    </w:lvl>
    <w:lvl w:ilvl="7" w:tplc="6F98B77A" w:tentative="1">
      <w:start w:val="1"/>
      <w:numFmt w:val="lowerLetter"/>
      <w:lvlText w:val="%8."/>
      <w:lvlJc w:val="left"/>
      <w:pPr>
        <w:ind w:left="5760" w:hanging="360"/>
      </w:pPr>
    </w:lvl>
    <w:lvl w:ilvl="8" w:tplc="61B85A4A" w:tentative="1">
      <w:start w:val="1"/>
      <w:numFmt w:val="lowerRoman"/>
      <w:lvlText w:val="%9."/>
      <w:lvlJc w:val="right"/>
      <w:pPr>
        <w:ind w:left="6480" w:hanging="180"/>
      </w:pPr>
    </w:lvl>
  </w:abstractNum>
  <w:abstractNum w:abstractNumId="36" w15:restartNumberingAfterBreak="0">
    <w:nsid w:val="5D206610"/>
    <w:multiLevelType w:val="hybridMultilevel"/>
    <w:tmpl w:val="31700046"/>
    <w:lvl w:ilvl="0" w:tplc="28B89394">
      <w:start w:val="1"/>
      <w:numFmt w:val="lowerLetter"/>
      <w:lvlText w:val="(%1)"/>
      <w:lvlJc w:val="left"/>
      <w:pPr>
        <w:ind w:left="1440" w:hanging="360"/>
      </w:pPr>
      <w:rPr>
        <w:rFonts w:hint="default"/>
        <w:color w:val="000000"/>
      </w:rPr>
    </w:lvl>
    <w:lvl w:ilvl="1" w:tplc="3BAC8D0C" w:tentative="1">
      <w:start w:val="1"/>
      <w:numFmt w:val="lowerLetter"/>
      <w:lvlText w:val="%2."/>
      <w:lvlJc w:val="left"/>
      <w:pPr>
        <w:ind w:left="2160" w:hanging="360"/>
      </w:pPr>
    </w:lvl>
    <w:lvl w:ilvl="2" w:tplc="723609AC" w:tentative="1">
      <w:start w:val="1"/>
      <w:numFmt w:val="lowerRoman"/>
      <w:lvlText w:val="%3."/>
      <w:lvlJc w:val="right"/>
      <w:pPr>
        <w:ind w:left="2880" w:hanging="180"/>
      </w:pPr>
    </w:lvl>
    <w:lvl w:ilvl="3" w:tplc="5450D3FA" w:tentative="1">
      <w:start w:val="1"/>
      <w:numFmt w:val="decimal"/>
      <w:lvlText w:val="%4."/>
      <w:lvlJc w:val="left"/>
      <w:pPr>
        <w:ind w:left="3600" w:hanging="360"/>
      </w:pPr>
    </w:lvl>
    <w:lvl w:ilvl="4" w:tplc="DA769C7E" w:tentative="1">
      <w:start w:val="1"/>
      <w:numFmt w:val="lowerLetter"/>
      <w:lvlText w:val="%5."/>
      <w:lvlJc w:val="left"/>
      <w:pPr>
        <w:ind w:left="4320" w:hanging="360"/>
      </w:pPr>
    </w:lvl>
    <w:lvl w:ilvl="5" w:tplc="101E9B00" w:tentative="1">
      <w:start w:val="1"/>
      <w:numFmt w:val="lowerRoman"/>
      <w:lvlText w:val="%6."/>
      <w:lvlJc w:val="right"/>
      <w:pPr>
        <w:ind w:left="5040" w:hanging="180"/>
      </w:pPr>
    </w:lvl>
    <w:lvl w:ilvl="6" w:tplc="B5669FEE" w:tentative="1">
      <w:start w:val="1"/>
      <w:numFmt w:val="decimal"/>
      <w:lvlText w:val="%7."/>
      <w:lvlJc w:val="left"/>
      <w:pPr>
        <w:ind w:left="5760" w:hanging="360"/>
      </w:pPr>
    </w:lvl>
    <w:lvl w:ilvl="7" w:tplc="1EB69B0E" w:tentative="1">
      <w:start w:val="1"/>
      <w:numFmt w:val="lowerLetter"/>
      <w:lvlText w:val="%8."/>
      <w:lvlJc w:val="left"/>
      <w:pPr>
        <w:ind w:left="6480" w:hanging="360"/>
      </w:pPr>
    </w:lvl>
    <w:lvl w:ilvl="8" w:tplc="0EF87CB4" w:tentative="1">
      <w:start w:val="1"/>
      <w:numFmt w:val="lowerRoman"/>
      <w:lvlText w:val="%9."/>
      <w:lvlJc w:val="right"/>
      <w:pPr>
        <w:ind w:left="7200" w:hanging="180"/>
      </w:pPr>
    </w:lvl>
  </w:abstractNum>
  <w:abstractNum w:abstractNumId="37" w15:restartNumberingAfterBreak="0">
    <w:nsid w:val="61071422"/>
    <w:multiLevelType w:val="hybridMultilevel"/>
    <w:tmpl w:val="59B858D8"/>
    <w:lvl w:ilvl="0" w:tplc="2146C9FE">
      <w:start w:val="1"/>
      <w:numFmt w:val="bullet"/>
      <w:pStyle w:val="ClauseBullet1"/>
      <w:lvlText w:val=""/>
      <w:lvlJc w:val="left"/>
      <w:pPr>
        <w:ind w:left="1080" w:hanging="360"/>
      </w:pPr>
      <w:rPr>
        <w:rFonts w:ascii="Symbol" w:hAnsi="Symbol" w:hint="default"/>
        <w:color w:val="000000"/>
      </w:rPr>
    </w:lvl>
    <w:lvl w:ilvl="1" w:tplc="D0B2D05A" w:tentative="1">
      <w:start w:val="1"/>
      <w:numFmt w:val="bullet"/>
      <w:lvlText w:val="o"/>
      <w:lvlJc w:val="left"/>
      <w:pPr>
        <w:ind w:left="1800" w:hanging="360"/>
      </w:pPr>
      <w:rPr>
        <w:rFonts w:ascii="Courier New" w:hAnsi="Courier New" w:cs="Courier New" w:hint="default"/>
      </w:rPr>
    </w:lvl>
    <w:lvl w:ilvl="2" w:tplc="9AD204E0" w:tentative="1">
      <w:start w:val="1"/>
      <w:numFmt w:val="bullet"/>
      <w:lvlText w:val=""/>
      <w:lvlJc w:val="left"/>
      <w:pPr>
        <w:ind w:left="2520" w:hanging="360"/>
      </w:pPr>
      <w:rPr>
        <w:rFonts w:ascii="Wingdings" w:hAnsi="Wingdings" w:hint="default"/>
      </w:rPr>
    </w:lvl>
    <w:lvl w:ilvl="3" w:tplc="4052032E" w:tentative="1">
      <w:start w:val="1"/>
      <w:numFmt w:val="bullet"/>
      <w:lvlText w:val=""/>
      <w:lvlJc w:val="left"/>
      <w:pPr>
        <w:ind w:left="3240" w:hanging="360"/>
      </w:pPr>
      <w:rPr>
        <w:rFonts w:ascii="Symbol" w:hAnsi="Symbol" w:hint="default"/>
      </w:rPr>
    </w:lvl>
    <w:lvl w:ilvl="4" w:tplc="439C4846" w:tentative="1">
      <w:start w:val="1"/>
      <w:numFmt w:val="bullet"/>
      <w:lvlText w:val="o"/>
      <w:lvlJc w:val="left"/>
      <w:pPr>
        <w:ind w:left="3960" w:hanging="360"/>
      </w:pPr>
      <w:rPr>
        <w:rFonts w:ascii="Courier New" w:hAnsi="Courier New" w:cs="Courier New" w:hint="default"/>
      </w:rPr>
    </w:lvl>
    <w:lvl w:ilvl="5" w:tplc="F9086932" w:tentative="1">
      <w:start w:val="1"/>
      <w:numFmt w:val="bullet"/>
      <w:lvlText w:val=""/>
      <w:lvlJc w:val="left"/>
      <w:pPr>
        <w:ind w:left="4680" w:hanging="360"/>
      </w:pPr>
      <w:rPr>
        <w:rFonts w:ascii="Wingdings" w:hAnsi="Wingdings" w:hint="default"/>
      </w:rPr>
    </w:lvl>
    <w:lvl w:ilvl="6" w:tplc="177AFB76" w:tentative="1">
      <w:start w:val="1"/>
      <w:numFmt w:val="bullet"/>
      <w:lvlText w:val=""/>
      <w:lvlJc w:val="left"/>
      <w:pPr>
        <w:ind w:left="5400" w:hanging="360"/>
      </w:pPr>
      <w:rPr>
        <w:rFonts w:ascii="Symbol" w:hAnsi="Symbol" w:hint="default"/>
      </w:rPr>
    </w:lvl>
    <w:lvl w:ilvl="7" w:tplc="6068DA6C" w:tentative="1">
      <w:start w:val="1"/>
      <w:numFmt w:val="bullet"/>
      <w:lvlText w:val="o"/>
      <w:lvlJc w:val="left"/>
      <w:pPr>
        <w:ind w:left="6120" w:hanging="360"/>
      </w:pPr>
      <w:rPr>
        <w:rFonts w:ascii="Courier New" w:hAnsi="Courier New" w:cs="Courier New" w:hint="default"/>
      </w:rPr>
    </w:lvl>
    <w:lvl w:ilvl="8" w:tplc="04E2CCD0" w:tentative="1">
      <w:start w:val="1"/>
      <w:numFmt w:val="bullet"/>
      <w:lvlText w:val=""/>
      <w:lvlJc w:val="left"/>
      <w:pPr>
        <w:ind w:left="6840" w:hanging="360"/>
      </w:pPr>
      <w:rPr>
        <w:rFonts w:ascii="Wingdings" w:hAnsi="Wingdings" w:hint="default"/>
      </w:rPr>
    </w:lvl>
  </w:abstractNum>
  <w:abstractNum w:abstractNumId="38" w15:restartNumberingAfterBreak="0">
    <w:nsid w:val="642371CD"/>
    <w:multiLevelType w:val="hybridMultilevel"/>
    <w:tmpl w:val="3B76A654"/>
    <w:lvl w:ilvl="0" w:tplc="350A3C7E">
      <w:start w:val="1"/>
      <w:numFmt w:val="bullet"/>
      <w:pStyle w:val="subclause3Bullet2"/>
      <w:lvlText w:val=""/>
      <w:lvlJc w:val="left"/>
      <w:pPr>
        <w:ind w:left="3748" w:hanging="360"/>
      </w:pPr>
      <w:rPr>
        <w:rFonts w:ascii="Symbol" w:hAnsi="Symbol" w:hint="default"/>
        <w:color w:val="000000"/>
      </w:rPr>
    </w:lvl>
    <w:lvl w:ilvl="1" w:tplc="252EB0C0" w:tentative="1">
      <w:start w:val="1"/>
      <w:numFmt w:val="bullet"/>
      <w:lvlText w:val="o"/>
      <w:lvlJc w:val="left"/>
      <w:pPr>
        <w:ind w:left="4468" w:hanging="360"/>
      </w:pPr>
      <w:rPr>
        <w:rFonts w:ascii="Courier New" w:hAnsi="Courier New" w:cs="Courier New" w:hint="default"/>
      </w:rPr>
    </w:lvl>
    <w:lvl w:ilvl="2" w:tplc="63AE863A" w:tentative="1">
      <w:start w:val="1"/>
      <w:numFmt w:val="bullet"/>
      <w:lvlText w:val=""/>
      <w:lvlJc w:val="left"/>
      <w:pPr>
        <w:ind w:left="5188" w:hanging="360"/>
      </w:pPr>
      <w:rPr>
        <w:rFonts w:ascii="Wingdings" w:hAnsi="Wingdings" w:hint="default"/>
      </w:rPr>
    </w:lvl>
    <w:lvl w:ilvl="3" w:tplc="D64A7B70" w:tentative="1">
      <w:start w:val="1"/>
      <w:numFmt w:val="bullet"/>
      <w:lvlText w:val=""/>
      <w:lvlJc w:val="left"/>
      <w:pPr>
        <w:ind w:left="5908" w:hanging="360"/>
      </w:pPr>
      <w:rPr>
        <w:rFonts w:ascii="Symbol" w:hAnsi="Symbol" w:hint="default"/>
      </w:rPr>
    </w:lvl>
    <w:lvl w:ilvl="4" w:tplc="EA2C3224" w:tentative="1">
      <w:start w:val="1"/>
      <w:numFmt w:val="bullet"/>
      <w:lvlText w:val="o"/>
      <w:lvlJc w:val="left"/>
      <w:pPr>
        <w:ind w:left="6628" w:hanging="360"/>
      </w:pPr>
      <w:rPr>
        <w:rFonts w:ascii="Courier New" w:hAnsi="Courier New" w:cs="Courier New" w:hint="default"/>
      </w:rPr>
    </w:lvl>
    <w:lvl w:ilvl="5" w:tplc="FA0C4DD0" w:tentative="1">
      <w:start w:val="1"/>
      <w:numFmt w:val="bullet"/>
      <w:lvlText w:val=""/>
      <w:lvlJc w:val="left"/>
      <w:pPr>
        <w:ind w:left="7348" w:hanging="360"/>
      </w:pPr>
      <w:rPr>
        <w:rFonts w:ascii="Wingdings" w:hAnsi="Wingdings" w:hint="default"/>
      </w:rPr>
    </w:lvl>
    <w:lvl w:ilvl="6" w:tplc="ACF26940" w:tentative="1">
      <w:start w:val="1"/>
      <w:numFmt w:val="bullet"/>
      <w:lvlText w:val=""/>
      <w:lvlJc w:val="left"/>
      <w:pPr>
        <w:ind w:left="8068" w:hanging="360"/>
      </w:pPr>
      <w:rPr>
        <w:rFonts w:ascii="Symbol" w:hAnsi="Symbol" w:hint="default"/>
      </w:rPr>
    </w:lvl>
    <w:lvl w:ilvl="7" w:tplc="58FC3E38" w:tentative="1">
      <w:start w:val="1"/>
      <w:numFmt w:val="bullet"/>
      <w:lvlText w:val="o"/>
      <w:lvlJc w:val="left"/>
      <w:pPr>
        <w:ind w:left="8788" w:hanging="360"/>
      </w:pPr>
      <w:rPr>
        <w:rFonts w:ascii="Courier New" w:hAnsi="Courier New" w:cs="Courier New" w:hint="default"/>
      </w:rPr>
    </w:lvl>
    <w:lvl w:ilvl="8" w:tplc="59348E10" w:tentative="1">
      <w:start w:val="1"/>
      <w:numFmt w:val="bullet"/>
      <w:lvlText w:val=""/>
      <w:lvlJc w:val="left"/>
      <w:pPr>
        <w:ind w:left="9508" w:hanging="360"/>
      </w:pPr>
      <w:rPr>
        <w:rFonts w:ascii="Wingdings" w:hAnsi="Wingdings" w:hint="default"/>
      </w:rPr>
    </w:lvl>
  </w:abstractNum>
  <w:abstractNum w:abstractNumId="39" w15:restartNumberingAfterBreak="0">
    <w:nsid w:val="64FF4975"/>
    <w:multiLevelType w:val="multilevel"/>
    <w:tmpl w:val="8F2299F0"/>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1" w15:restartNumberingAfterBreak="0">
    <w:nsid w:val="6A14466B"/>
    <w:multiLevelType w:val="hybridMultilevel"/>
    <w:tmpl w:val="2402A666"/>
    <w:lvl w:ilvl="0" w:tplc="9C865080">
      <w:start w:val="1"/>
      <w:numFmt w:val="bullet"/>
      <w:pStyle w:val="BulletList1"/>
      <w:lvlText w:val="·"/>
      <w:lvlJc w:val="left"/>
      <w:pPr>
        <w:tabs>
          <w:tab w:val="num" w:pos="360"/>
        </w:tabs>
        <w:ind w:left="360" w:hanging="360"/>
      </w:pPr>
      <w:rPr>
        <w:rFonts w:ascii="Symbol" w:hAnsi="Symbol" w:hint="default"/>
        <w:color w:val="000000"/>
      </w:rPr>
    </w:lvl>
    <w:lvl w:ilvl="1" w:tplc="9DE601BC" w:tentative="1">
      <w:start w:val="1"/>
      <w:numFmt w:val="bullet"/>
      <w:lvlText w:val="·"/>
      <w:lvlJc w:val="left"/>
      <w:pPr>
        <w:tabs>
          <w:tab w:val="num" w:pos="1440"/>
        </w:tabs>
        <w:ind w:left="1440" w:hanging="360"/>
      </w:pPr>
      <w:rPr>
        <w:rFonts w:ascii="Symbol" w:hAnsi="Symbol" w:hint="default"/>
      </w:rPr>
    </w:lvl>
    <w:lvl w:ilvl="2" w:tplc="C43486AC" w:tentative="1">
      <w:start w:val="1"/>
      <w:numFmt w:val="bullet"/>
      <w:lvlText w:val="·"/>
      <w:lvlJc w:val="left"/>
      <w:pPr>
        <w:tabs>
          <w:tab w:val="num" w:pos="2160"/>
        </w:tabs>
        <w:ind w:left="2160" w:hanging="360"/>
      </w:pPr>
      <w:rPr>
        <w:rFonts w:ascii="Symbol" w:hAnsi="Symbol" w:hint="default"/>
      </w:rPr>
    </w:lvl>
    <w:lvl w:ilvl="3" w:tplc="E70E91BC" w:tentative="1">
      <w:start w:val="1"/>
      <w:numFmt w:val="bullet"/>
      <w:lvlText w:val="·"/>
      <w:lvlJc w:val="left"/>
      <w:pPr>
        <w:tabs>
          <w:tab w:val="num" w:pos="2880"/>
        </w:tabs>
        <w:ind w:left="2880" w:hanging="360"/>
      </w:pPr>
      <w:rPr>
        <w:rFonts w:ascii="Symbol" w:hAnsi="Symbol" w:hint="default"/>
      </w:rPr>
    </w:lvl>
    <w:lvl w:ilvl="4" w:tplc="876EEFA6" w:tentative="1">
      <w:start w:val="1"/>
      <w:numFmt w:val="bullet"/>
      <w:lvlText w:val="o"/>
      <w:lvlJc w:val="left"/>
      <w:pPr>
        <w:tabs>
          <w:tab w:val="num" w:pos="3600"/>
        </w:tabs>
        <w:ind w:left="3600" w:hanging="360"/>
      </w:pPr>
      <w:rPr>
        <w:rFonts w:ascii="Courier New" w:hAnsi="Courier New" w:hint="default"/>
      </w:rPr>
    </w:lvl>
    <w:lvl w:ilvl="5" w:tplc="38A43F46" w:tentative="1">
      <w:start w:val="1"/>
      <w:numFmt w:val="bullet"/>
      <w:lvlText w:val="§"/>
      <w:lvlJc w:val="left"/>
      <w:pPr>
        <w:tabs>
          <w:tab w:val="num" w:pos="4320"/>
        </w:tabs>
        <w:ind w:left="4320" w:hanging="360"/>
      </w:pPr>
      <w:rPr>
        <w:rFonts w:ascii="Wingdings" w:hAnsi="Wingdings" w:hint="default"/>
      </w:rPr>
    </w:lvl>
    <w:lvl w:ilvl="6" w:tplc="B57000CA" w:tentative="1">
      <w:start w:val="1"/>
      <w:numFmt w:val="bullet"/>
      <w:lvlText w:val="·"/>
      <w:lvlJc w:val="left"/>
      <w:pPr>
        <w:tabs>
          <w:tab w:val="num" w:pos="5040"/>
        </w:tabs>
        <w:ind w:left="5040" w:hanging="360"/>
      </w:pPr>
      <w:rPr>
        <w:rFonts w:ascii="Symbol" w:hAnsi="Symbol" w:hint="default"/>
      </w:rPr>
    </w:lvl>
    <w:lvl w:ilvl="7" w:tplc="B41C0A42" w:tentative="1">
      <w:start w:val="1"/>
      <w:numFmt w:val="bullet"/>
      <w:lvlText w:val="o"/>
      <w:lvlJc w:val="left"/>
      <w:pPr>
        <w:tabs>
          <w:tab w:val="num" w:pos="5760"/>
        </w:tabs>
        <w:ind w:left="5760" w:hanging="360"/>
      </w:pPr>
      <w:rPr>
        <w:rFonts w:ascii="Courier New" w:hAnsi="Courier New" w:hint="default"/>
      </w:rPr>
    </w:lvl>
    <w:lvl w:ilvl="8" w:tplc="E886E8E0"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5" w15:restartNumberingAfterBreak="0">
    <w:nsid w:val="78C31C79"/>
    <w:multiLevelType w:val="hybridMultilevel"/>
    <w:tmpl w:val="0BBA56BC"/>
    <w:lvl w:ilvl="0" w:tplc="E7649936">
      <w:start w:val="1"/>
      <w:numFmt w:val="decimal"/>
      <w:lvlText w:val="%1."/>
      <w:lvlJc w:val="left"/>
      <w:pPr>
        <w:ind w:left="1440" w:hanging="360"/>
      </w:pPr>
      <w:rPr>
        <w:color w:val="000000"/>
      </w:rPr>
    </w:lvl>
    <w:lvl w:ilvl="1" w:tplc="5A62BE2A" w:tentative="1">
      <w:start w:val="1"/>
      <w:numFmt w:val="lowerLetter"/>
      <w:lvlText w:val="%2."/>
      <w:lvlJc w:val="left"/>
      <w:pPr>
        <w:ind w:left="2160" w:hanging="360"/>
      </w:pPr>
    </w:lvl>
    <w:lvl w:ilvl="2" w:tplc="F4DAF482" w:tentative="1">
      <w:start w:val="1"/>
      <w:numFmt w:val="lowerRoman"/>
      <w:lvlText w:val="%3."/>
      <w:lvlJc w:val="right"/>
      <w:pPr>
        <w:ind w:left="2880" w:hanging="180"/>
      </w:pPr>
    </w:lvl>
    <w:lvl w:ilvl="3" w:tplc="DE642DB8" w:tentative="1">
      <w:start w:val="1"/>
      <w:numFmt w:val="decimal"/>
      <w:lvlText w:val="%4."/>
      <w:lvlJc w:val="left"/>
      <w:pPr>
        <w:ind w:left="3600" w:hanging="360"/>
      </w:pPr>
    </w:lvl>
    <w:lvl w:ilvl="4" w:tplc="61D236FA" w:tentative="1">
      <w:start w:val="1"/>
      <w:numFmt w:val="lowerLetter"/>
      <w:lvlText w:val="%5."/>
      <w:lvlJc w:val="left"/>
      <w:pPr>
        <w:ind w:left="4320" w:hanging="360"/>
      </w:pPr>
    </w:lvl>
    <w:lvl w:ilvl="5" w:tplc="A50A033E" w:tentative="1">
      <w:start w:val="1"/>
      <w:numFmt w:val="lowerRoman"/>
      <w:lvlText w:val="%6."/>
      <w:lvlJc w:val="right"/>
      <w:pPr>
        <w:ind w:left="5040" w:hanging="180"/>
      </w:pPr>
    </w:lvl>
    <w:lvl w:ilvl="6" w:tplc="DEA6FFE0" w:tentative="1">
      <w:start w:val="1"/>
      <w:numFmt w:val="decimal"/>
      <w:lvlText w:val="%7."/>
      <w:lvlJc w:val="left"/>
      <w:pPr>
        <w:ind w:left="5760" w:hanging="360"/>
      </w:pPr>
    </w:lvl>
    <w:lvl w:ilvl="7" w:tplc="E30A963C" w:tentative="1">
      <w:start w:val="1"/>
      <w:numFmt w:val="lowerLetter"/>
      <w:lvlText w:val="%8."/>
      <w:lvlJc w:val="left"/>
      <w:pPr>
        <w:ind w:left="6480" w:hanging="360"/>
      </w:pPr>
    </w:lvl>
    <w:lvl w:ilvl="8" w:tplc="E612CAEC" w:tentative="1">
      <w:start w:val="1"/>
      <w:numFmt w:val="lowerRoman"/>
      <w:lvlText w:val="%9."/>
      <w:lvlJc w:val="right"/>
      <w:pPr>
        <w:ind w:left="7200" w:hanging="180"/>
      </w:pPr>
    </w:lvl>
  </w:abstractNum>
  <w:abstractNum w:abstractNumId="46" w15:restartNumberingAfterBreak="0">
    <w:nsid w:val="7DB5644F"/>
    <w:multiLevelType w:val="hybridMultilevel"/>
    <w:tmpl w:val="8BCC9C08"/>
    <w:lvl w:ilvl="0" w:tplc="DC5A0046">
      <w:start w:val="1"/>
      <w:numFmt w:val="bullet"/>
      <w:pStyle w:val="BulletList3"/>
      <w:lvlText w:val=""/>
      <w:lvlJc w:val="left"/>
      <w:pPr>
        <w:tabs>
          <w:tab w:val="num" w:pos="1945"/>
        </w:tabs>
        <w:ind w:left="1945" w:hanging="357"/>
      </w:pPr>
      <w:rPr>
        <w:rFonts w:ascii="Symbol" w:hAnsi="Symbol" w:hint="default"/>
        <w:color w:val="000000"/>
      </w:rPr>
    </w:lvl>
    <w:lvl w:ilvl="1" w:tplc="DFF8AF8A" w:tentative="1">
      <w:start w:val="1"/>
      <w:numFmt w:val="bullet"/>
      <w:lvlText w:val="o"/>
      <w:lvlJc w:val="left"/>
      <w:pPr>
        <w:tabs>
          <w:tab w:val="num" w:pos="1440"/>
        </w:tabs>
        <w:ind w:left="1440" w:hanging="360"/>
      </w:pPr>
      <w:rPr>
        <w:rFonts w:ascii="Courier New" w:hAnsi="Courier New" w:cs="Courier New" w:hint="default"/>
      </w:rPr>
    </w:lvl>
    <w:lvl w:ilvl="2" w:tplc="BEE4A0EA" w:tentative="1">
      <w:start w:val="1"/>
      <w:numFmt w:val="bullet"/>
      <w:lvlText w:val=""/>
      <w:lvlJc w:val="left"/>
      <w:pPr>
        <w:tabs>
          <w:tab w:val="num" w:pos="2160"/>
        </w:tabs>
        <w:ind w:left="2160" w:hanging="360"/>
      </w:pPr>
      <w:rPr>
        <w:rFonts w:ascii="Wingdings" w:hAnsi="Wingdings" w:hint="default"/>
      </w:rPr>
    </w:lvl>
    <w:lvl w:ilvl="3" w:tplc="9F10A354" w:tentative="1">
      <w:start w:val="1"/>
      <w:numFmt w:val="bullet"/>
      <w:lvlText w:val=""/>
      <w:lvlJc w:val="left"/>
      <w:pPr>
        <w:tabs>
          <w:tab w:val="num" w:pos="2880"/>
        </w:tabs>
        <w:ind w:left="2880" w:hanging="360"/>
      </w:pPr>
      <w:rPr>
        <w:rFonts w:ascii="Symbol" w:hAnsi="Symbol" w:hint="default"/>
      </w:rPr>
    </w:lvl>
    <w:lvl w:ilvl="4" w:tplc="76540042" w:tentative="1">
      <w:start w:val="1"/>
      <w:numFmt w:val="bullet"/>
      <w:lvlText w:val="o"/>
      <w:lvlJc w:val="left"/>
      <w:pPr>
        <w:tabs>
          <w:tab w:val="num" w:pos="3600"/>
        </w:tabs>
        <w:ind w:left="3600" w:hanging="360"/>
      </w:pPr>
      <w:rPr>
        <w:rFonts w:ascii="Courier New" w:hAnsi="Courier New" w:cs="Courier New" w:hint="default"/>
      </w:rPr>
    </w:lvl>
    <w:lvl w:ilvl="5" w:tplc="4BB82F1C" w:tentative="1">
      <w:start w:val="1"/>
      <w:numFmt w:val="bullet"/>
      <w:lvlText w:val=""/>
      <w:lvlJc w:val="left"/>
      <w:pPr>
        <w:tabs>
          <w:tab w:val="num" w:pos="4320"/>
        </w:tabs>
        <w:ind w:left="4320" w:hanging="360"/>
      </w:pPr>
      <w:rPr>
        <w:rFonts w:ascii="Wingdings" w:hAnsi="Wingdings" w:hint="default"/>
      </w:rPr>
    </w:lvl>
    <w:lvl w:ilvl="6" w:tplc="8F08A3BC" w:tentative="1">
      <w:start w:val="1"/>
      <w:numFmt w:val="bullet"/>
      <w:lvlText w:val=""/>
      <w:lvlJc w:val="left"/>
      <w:pPr>
        <w:tabs>
          <w:tab w:val="num" w:pos="5040"/>
        </w:tabs>
        <w:ind w:left="5040" w:hanging="360"/>
      </w:pPr>
      <w:rPr>
        <w:rFonts w:ascii="Symbol" w:hAnsi="Symbol" w:hint="default"/>
      </w:rPr>
    </w:lvl>
    <w:lvl w:ilvl="7" w:tplc="F600E402" w:tentative="1">
      <w:start w:val="1"/>
      <w:numFmt w:val="bullet"/>
      <w:lvlText w:val="o"/>
      <w:lvlJc w:val="left"/>
      <w:pPr>
        <w:tabs>
          <w:tab w:val="num" w:pos="5760"/>
        </w:tabs>
        <w:ind w:left="5760" w:hanging="360"/>
      </w:pPr>
      <w:rPr>
        <w:rFonts w:ascii="Courier New" w:hAnsi="Courier New" w:cs="Courier New" w:hint="default"/>
      </w:rPr>
    </w:lvl>
    <w:lvl w:ilvl="8" w:tplc="D1040A02"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DB56450"/>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8" w15:restartNumberingAfterBreak="0">
    <w:nsid w:val="7DB56451"/>
    <w:multiLevelType w:val="multilevel"/>
    <w:tmpl w:val="7DB56451"/>
    <w:styleLink w:val="ScheduleListStyle"/>
    <w:lvl w:ilvl="0">
      <w:start w:val="1"/>
      <w:numFmt w:val="decimal"/>
      <w:pStyle w:val="Schedule"/>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9" w15:restartNumberingAfterBreak="0">
    <w:nsid w:val="7DB56452"/>
    <w:multiLevelType w:val="multilevel"/>
    <w:tmpl w:val="7DB56451"/>
    <w:numStyleLink w:val="ScheduleListStyle"/>
  </w:abstractNum>
  <w:abstractNum w:abstractNumId="50" w15:restartNumberingAfterBreak="0">
    <w:nsid w:val="7DB56453"/>
    <w:multiLevelType w:val="multilevel"/>
    <w:tmpl w:val="7DB56451"/>
    <w:numStyleLink w:val="ScheduleListStyle"/>
  </w:abstractNum>
  <w:abstractNum w:abstractNumId="51" w15:restartNumberingAfterBreak="0">
    <w:nsid w:val="7DB56454"/>
    <w:multiLevelType w:val="multilevel"/>
    <w:tmpl w:val="B5EA651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2" w15:restartNumberingAfterBreak="0">
    <w:nsid w:val="7DB56455"/>
    <w:multiLevelType w:val="multilevel"/>
    <w:tmpl w:val="7DB56455"/>
    <w:styleLink w:val="ClauseListStyle"/>
    <w:lvl w:ilvl="0">
      <w:start w:val="1"/>
      <w:numFmt w:val="decimal"/>
      <w:pStyle w:val="ScheduleTitleClause"/>
      <w:lvlText w:val="%1."/>
      <w:lvlJc w:val="left"/>
      <w:pPr>
        <w:tabs>
          <w:tab w:val="num" w:pos="720"/>
        </w:tabs>
        <w:ind w:left="720" w:hanging="720"/>
      </w:pPr>
      <w:rPr>
        <w:rFonts w:hint="default"/>
        <w:color w:val="000000"/>
      </w:rPr>
    </w:lvl>
    <w:lvl w:ilvl="1">
      <w:start w:val="1"/>
      <w:numFmt w:val="decimal"/>
      <w:pStyle w:val="ScheduleUntitledsubclause1"/>
      <w:lvlText w:val="%1.%2"/>
      <w:lvlJc w:val="left"/>
      <w:pPr>
        <w:tabs>
          <w:tab w:val="num" w:pos="720"/>
        </w:tabs>
        <w:ind w:left="720" w:hanging="720"/>
      </w:pPr>
      <w:rPr>
        <w:rFonts w:hint="default"/>
        <w:color w:val="000000"/>
      </w:rPr>
    </w:lvl>
    <w:lvl w:ilvl="2">
      <w:start w:val="1"/>
      <w:numFmt w:val="lowerLetter"/>
      <w:pStyle w:val="ScheduleUntitledsubclause2"/>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3" w15:restartNumberingAfterBreak="0">
    <w:nsid w:val="7DB56456"/>
    <w:multiLevelType w:val="multilevel"/>
    <w:tmpl w:val="7DB56455"/>
    <w:numStyleLink w:val="ClauseListStyle"/>
  </w:abstractNum>
  <w:abstractNum w:abstractNumId="54" w15:restartNumberingAfterBreak="0">
    <w:nsid w:val="7DB56457"/>
    <w:multiLevelType w:val="multilevel"/>
    <w:tmpl w:val="7DB56455"/>
    <w:numStyleLink w:val="ClauseListStyle"/>
  </w:abstractNum>
  <w:abstractNum w:abstractNumId="55" w15:restartNumberingAfterBreak="0">
    <w:nsid w:val="7DB56458"/>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6" w15:restartNumberingAfterBreak="0">
    <w:nsid w:val="7DB56459"/>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7" w15:restartNumberingAfterBreak="0">
    <w:nsid w:val="7DB5645A"/>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8" w15:restartNumberingAfterBreak="0">
    <w:nsid w:val="7DB5645B"/>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544489883">
    <w:abstractNumId w:val="40"/>
  </w:num>
  <w:num w:numId="2" w16cid:durableId="718434717">
    <w:abstractNumId w:val="41"/>
  </w:num>
  <w:num w:numId="3" w16cid:durableId="1421676560">
    <w:abstractNumId w:val="26"/>
  </w:num>
  <w:num w:numId="4" w16cid:durableId="265119380">
    <w:abstractNumId w:val="46"/>
  </w:num>
  <w:num w:numId="5" w16cid:durableId="834104674">
    <w:abstractNumId w:val="43"/>
  </w:num>
  <w:num w:numId="6" w16cid:durableId="6489176">
    <w:abstractNumId w:val="19"/>
  </w:num>
  <w:num w:numId="7" w16cid:durableId="1625114846">
    <w:abstractNumId w:val="28"/>
  </w:num>
  <w:num w:numId="8" w16cid:durableId="269167736">
    <w:abstractNumId w:val="27"/>
  </w:num>
  <w:num w:numId="9" w16cid:durableId="2046710761">
    <w:abstractNumId w:val="23"/>
  </w:num>
  <w:num w:numId="10" w16cid:durableId="1381126630">
    <w:abstractNumId w:val="22"/>
  </w:num>
  <w:num w:numId="11" w16cid:durableId="85393637">
    <w:abstractNumId w:val="35"/>
  </w:num>
  <w:num w:numId="12" w16cid:durableId="747459734">
    <w:abstractNumId w:val="37"/>
  </w:num>
  <w:num w:numId="13" w16cid:durableId="2124685968">
    <w:abstractNumId w:val="29"/>
  </w:num>
  <w:num w:numId="14" w16cid:durableId="462041516">
    <w:abstractNumId w:val="34"/>
  </w:num>
  <w:num w:numId="15" w16cid:durableId="309093599">
    <w:abstractNumId w:val="32"/>
  </w:num>
  <w:num w:numId="16" w16cid:durableId="352607560">
    <w:abstractNumId w:val="33"/>
  </w:num>
  <w:num w:numId="17" w16cid:durableId="10958078">
    <w:abstractNumId w:val="31"/>
  </w:num>
  <w:num w:numId="18" w16cid:durableId="592856360">
    <w:abstractNumId w:val="25"/>
  </w:num>
  <w:num w:numId="19" w16cid:durableId="602499638">
    <w:abstractNumId w:val="38"/>
  </w:num>
  <w:num w:numId="20" w16cid:durableId="1869559455">
    <w:abstractNumId w:val="12"/>
  </w:num>
  <w:num w:numId="21" w16cid:durableId="1261714435">
    <w:abstractNumId w:val="16"/>
  </w:num>
  <w:num w:numId="22" w16cid:durableId="46926492">
    <w:abstractNumId w:val="42"/>
  </w:num>
  <w:num w:numId="23" w16cid:durableId="547184377">
    <w:abstractNumId w:val="10"/>
  </w:num>
  <w:num w:numId="24" w16cid:durableId="9983135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7787130">
    <w:abstractNumId w:val="48"/>
  </w:num>
  <w:num w:numId="26" w16cid:durableId="1159270727">
    <w:abstractNumId w:val="49"/>
  </w:num>
  <w:num w:numId="27" w16cid:durableId="379524779">
    <w:abstractNumId w:val="50"/>
  </w:num>
  <w:num w:numId="28" w16cid:durableId="1631476873">
    <w:abstractNumId w:val="52"/>
  </w:num>
  <w:num w:numId="29" w16cid:durableId="2021001473">
    <w:abstractNumId w:val="53"/>
  </w:num>
  <w:num w:numId="30" w16cid:durableId="1634210178">
    <w:abstractNumId w:val="55"/>
  </w:num>
  <w:num w:numId="31" w16cid:durableId="138807189">
    <w:abstractNumId w:val="56"/>
  </w:num>
  <w:num w:numId="32" w16cid:durableId="1802067136">
    <w:abstractNumId w:val="14"/>
  </w:num>
  <w:num w:numId="33" w16cid:durableId="1660232854">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34" w16cid:durableId="49958691">
    <w:abstractNumId w:val="44"/>
  </w:num>
  <w:num w:numId="35" w16cid:durableId="1943488367">
    <w:abstractNumId w:val="18"/>
  </w:num>
  <w:num w:numId="36" w16cid:durableId="1550458400">
    <w:abstractNumId w:val="21"/>
  </w:num>
  <w:num w:numId="37" w16cid:durableId="2145653774">
    <w:abstractNumId w:val="36"/>
  </w:num>
  <w:num w:numId="38" w16cid:durableId="1616327230">
    <w:abstractNumId w:val="9"/>
  </w:num>
  <w:num w:numId="39" w16cid:durableId="749618975">
    <w:abstractNumId w:val="7"/>
  </w:num>
  <w:num w:numId="40" w16cid:durableId="1411928461">
    <w:abstractNumId w:val="6"/>
  </w:num>
  <w:num w:numId="41" w16cid:durableId="1121533815">
    <w:abstractNumId w:val="5"/>
  </w:num>
  <w:num w:numId="42" w16cid:durableId="142544395">
    <w:abstractNumId w:val="4"/>
  </w:num>
  <w:num w:numId="43" w16cid:durableId="1457481762">
    <w:abstractNumId w:val="8"/>
  </w:num>
  <w:num w:numId="44" w16cid:durableId="1726022420">
    <w:abstractNumId w:val="3"/>
  </w:num>
  <w:num w:numId="45" w16cid:durableId="1858696406">
    <w:abstractNumId w:val="2"/>
  </w:num>
  <w:num w:numId="46" w16cid:durableId="1276135038">
    <w:abstractNumId w:val="1"/>
  </w:num>
  <w:num w:numId="47" w16cid:durableId="1948463493">
    <w:abstractNumId w:val="0"/>
  </w:num>
  <w:num w:numId="48" w16cid:durableId="134096101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92021160">
    <w:abstractNumId w:val="15"/>
  </w:num>
  <w:num w:numId="50" w16cid:durableId="1640763631">
    <w:abstractNumId w:val="45"/>
  </w:num>
  <w:num w:numId="51" w16cid:durableId="750857913">
    <w:abstractNumId w:val="13"/>
  </w:num>
  <w:num w:numId="52" w16cid:durableId="368191193">
    <w:abstractNumId w:val="20"/>
  </w:num>
  <w:num w:numId="53" w16cid:durableId="134474678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040935966">
    <w:abstractNumId w:val="39"/>
  </w:num>
  <w:num w:numId="55" w16cid:durableId="1951039038">
    <w:abstractNumId w:val="30"/>
  </w:num>
  <w:num w:numId="56" w16cid:durableId="2046059452">
    <w:abstractNumId w:val="24"/>
  </w:num>
  <w:num w:numId="57" w16cid:durableId="246501590">
    <w:abstractNumId w:val="11"/>
  </w:num>
  <w:num w:numId="58" w16cid:durableId="1071394435">
    <w:abstractNumId w:val="47"/>
  </w:num>
  <w:num w:numId="59" w16cid:durableId="1846820487">
    <w:abstractNumId w:val="51"/>
  </w:num>
  <w:num w:numId="60" w16cid:durableId="2122336043">
    <w:abstractNumId w:val="54"/>
  </w:num>
  <w:num w:numId="61" w16cid:durableId="1391612968">
    <w:abstractNumId w:val="57"/>
  </w:num>
  <w:num w:numId="62" w16cid:durableId="1331643603">
    <w:abstractNumId w:val="58"/>
  </w:num>
  <w:num w:numId="63" w16cid:durableId="2023434656">
    <w:abstractNumId w:val="17"/>
  </w:num>
  <w:num w:numId="64" w16cid:durableId="3040917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868159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EBD"/>
    <w:rsid w:val="0000586A"/>
    <w:rsid w:val="00115CC2"/>
    <w:rsid w:val="001E5DBD"/>
    <w:rsid w:val="002945AC"/>
    <w:rsid w:val="00302066"/>
    <w:rsid w:val="00367F29"/>
    <w:rsid w:val="00392EBD"/>
    <w:rsid w:val="004418FF"/>
    <w:rsid w:val="004E2D1C"/>
    <w:rsid w:val="006321FA"/>
    <w:rsid w:val="00645E99"/>
    <w:rsid w:val="006B6FA3"/>
    <w:rsid w:val="00780209"/>
    <w:rsid w:val="008004DB"/>
    <w:rsid w:val="00853A12"/>
    <w:rsid w:val="008F4069"/>
    <w:rsid w:val="008F51D5"/>
    <w:rsid w:val="009120C8"/>
    <w:rsid w:val="00941DC2"/>
    <w:rsid w:val="00960E39"/>
    <w:rsid w:val="009F6599"/>
    <w:rsid w:val="00AA58BD"/>
    <w:rsid w:val="00AC1236"/>
    <w:rsid w:val="00B239BE"/>
    <w:rsid w:val="00B9113C"/>
    <w:rsid w:val="00C244FA"/>
    <w:rsid w:val="00C54057"/>
    <w:rsid w:val="00C57A78"/>
    <w:rsid w:val="00C67625"/>
    <w:rsid w:val="00CD018A"/>
    <w:rsid w:val="00CE5139"/>
    <w:rsid w:val="00CF3DF3"/>
    <w:rsid w:val="00D21495"/>
    <w:rsid w:val="00D25CC7"/>
    <w:rsid w:val="00D36A19"/>
    <w:rsid w:val="00DC0DB3"/>
    <w:rsid w:val="00DD76F8"/>
    <w:rsid w:val="00E11856"/>
    <w:rsid w:val="00E95E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38508"/>
  <w15:chartTrackingRefBased/>
  <w15:docId w15:val="{33389457-E7C3-4F9E-A3D7-212269346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D1C"/>
  </w:style>
  <w:style w:type="paragraph" w:styleId="Heading1">
    <w:name w:val="heading 1"/>
    <w:basedOn w:val="Normal"/>
    <w:next w:val="Normal"/>
    <w:link w:val="Heading1Char"/>
    <w:uiPriority w:val="9"/>
    <w:qFormat/>
    <w:rsid w:val="004E2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D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D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D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E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E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E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E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E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EBD"/>
    <w:rPr>
      <w:rFonts w:eastAsiaTheme="majorEastAsia" w:cstheme="majorBidi"/>
      <w:color w:val="272727" w:themeColor="text1" w:themeTint="D8"/>
    </w:rPr>
  </w:style>
  <w:style w:type="paragraph" w:styleId="Title">
    <w:name w:val="Title"/>
    <w:basedOn w:val="Normal"/>
    <w:next w:val="Normal"/>
    <w:link w:val="TitleChar"/>
    <w:qFormat/>
    <w:rsid w:val="004E2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92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EBD"/>
    <w:pPr>
      <w:spacing w:before="160"/>
      <w:jc w:val="center"/>
    </w:pPr>
    <w:rPr>
      <w:i/>
      <w:iCs/>
      <w:color w:val="404040" w:themeColor="text1" w:themeTint="BF"/>
    </w:rPr>
  </w:style>
  <w:style w:type="character" w:customStyle="1" w:styleId="QuoteChar">
    <w:name w:val="Quote Char"/>
    <w:basedOn w:val="DefaultParagraphFont"/>
    <w:link w:val="Quote"/>
    <w:uiPriority w:val="29"/>
    <w:rsid w:val="00392EBD"/>
    <w:rPr>
      <w:i/>
      <w:iCs/>
      <w:color w:val="404040" w:themeColor="text1" w:themeTint="BF"/>
    </w:rPr>
  </w:style>
  <w:style w:type="paragraph" w:styleId="ListParagraph">
    <w:name w:val="List Paragraph"/>
    <w:basedOn w:val="Normal"/>
    <w:uiPriority w:val="34"/>
    <w:qFormat/>
    <w:rsid w:val="004E2D1C"/>
    <w:pPr>
      <w:ind w:left="720"/>
      <w:contextualSpacing/>
    </w:pPr>
  </w:style>
  <w:style w:type="character" w:styleId="IntenseEmphasis">
    <w:name w:val="Intense Emphasis"/>
    <w:basedOn w:val="DefaultParagraphFont"/>
    <w:uiPriority w:val="21"/>
    <w:qFormat/>
    <w:rsid w:val="00392EBD"/>
    <w:rPr>
      <w:i/>
      <w:iCs/>
      <w:color w:val="0F4761" w:themeColor="accent1" w:themeShade="BF"/>
    </w:rPr>
  </w:style>
  <w:style w:type="paragraph" w:styleId="IntenseQuote">
    <w:name w:val="Intense Quote"/>
    <w:basedOn w:val="Normal"/>
    <w:next w:val="Normal"/>
    <w:link w:val="IntenseQuoteChar"/>
    <w:uiPriority w:val="30"/>
    <w:qFormat/>
    <w:rsid w:val="00392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EBD"/>
    <w:rPr>
      <w:i/>
      <w:iCs/>
      <w:color w:val="0F4761" w:themeColor="accent1" w:themeShade="BF"/>
    </w:rPr>
  </w:style>
  <w:style w:type="character" w:styleId="IntenseReference">
    <w:name w:val="Intense Reference"/>
    <w:basedOn w:val="DefaultParagraphFont"/>
    <w:uiPriority w:val="32"/>
    <w:qFormat/>
    <w:rsid w:val="00392EBD"/>
    <w:rPr>
      <w:b/>
      <w:bCs/>
      <w:smallCaps/>
      <w:color w:val="0F4761" w:themeColor="accent1" w:themeShade="BF"/>
      <w:spacing w:val="5"/>
    </w:rPr>
  </w:style>
  <w:style w:type="paragraph" w:customStyle="1" w:styleId="Abstract">
    <w:name w:val="Abstract"/>
    <w:link w:val="AbstractChar"/>
    <w:rsid w:val="004E2D1C"/>
    <w:pPr>
      <w:spacing w:after="120" w:line="240" w:lineRule="auto"/>
    </w:pPr>
    <w:rPr>
      <w:rFonts w:ascii="Arial" w:eastAsia="Arial Unicode MS" w:hAnsi="Arial" w:cs="Arial"/>
      <w:color w:val="000000"/>
      <w:kern w:val="0"/>
      <w:sz w:val="24"/>
      <w:szCs w:val="24"/>
      <w:lang w:val="en-US"/>
      <w14:ligatures w14:val="none"/>
    </w:rPr>
  </w:style>
  <w:style w:type="character" w:customStyle="1" w:styleId="AbstractChar">
    <w:name w:val="Abstract Char"/>
    <w:link w:val="Abstract"/>
    <w:rsid w:val="00392EBD"/>
    <w:rPr>
      <w:rFonts w:ascii="Arial" w:eastAsia="Arial Unicode MS" w:hAnsi="Arial" w:cs="Arial"/>
      <w:color w:val="000000"/>
      <w:kern w:val="0"/>
      <w:sz w:val="24"/>
      <w:szCs w:val="24"/>
      <w:lang w:val="en-US"/>
      <w14:ligatures w14:val="none"/>
    </w:rPr>
  </w:style>
  <w:style w:type="paragraph" w:customStyle="1" w:styleId="Annex">
    <w:name w:val="Annex"/>
    <w:basedOn w:val="Paragraph"/>
    <w:next w:val="Paragraph"/>
    <w:qFormat/>
    <w:rsid w:val="004E2D1C"/>
    <w:pPr>
      <w:numPr>
        <w:numId w:val="10"/>
      </w:numPr>
      <w:tabs>
        <w:tab w:val="num" w:pos="360"/>
      </w:tabs>
      <w:spacing w:before="240" w:after="240"/>
      <w:ind w:left="0" w:firstLine="0"/>
    </w:pPr>
    <w:rPr>
      <w:b/>
    </w:rPr>
  </w:style>
  <w:style w:type="paragraph" w:customStyle="1" w:styleId="AuthoringGroup">
    <w:name w:val="Authoring Group"/>
    <w:link w:val="AuthoringGroupChar"/>
    <w:rsid w:val="004E2D1C"/>
    <w:pPr>
      <w:spacing w:after="120" w:line="240" w:lineRule="auto"/>
    </w:pPr>
    <w:rPr>
      <w:rFonts w:ascii="Arial" w:eastAsia="Arial Unicode MS" w:hAnsi="Arial" w:cs="Arial"/>
      <w:color w:val="000000"/>
      <w:kern w:val="0"/>
      <w:sz w:val="24"/>
      <w:lang w:val="en-US"/>
      <w14:ligatures w14:val="none"/>
    </w:rPr>
  </w:style>
  <w:style w:type="character" w:customStyle="1" w:styleId="AuthoringGroupChar">
    <w:name w:val="Authoring Group Char"/>
    <w:link w:val="AuthoringGroup"/>
    <w:rsid w:val="00392EBD"/>
    <w:rPr>
      <w:rFonts w:ascii="Arial" w:eastAsia="Arial Unicode MS" w:hAnsi="Arial" w:cs="Arial"/>
      <w:color w:val="000000"/>
      <w:kern w:val="0"/>
      <w:sz w:val="24"/>
      <w:lang w:val="en-US"/>
      <w14:ligatures w14:val="none"/>
    </w:rPr>
  </w:style>
  <w:style w:type="paragraph" w:customStyle="1" w:styleId="Background">
    <w:name w:val="Background"/>
    <w:aliases w:val="(A) Background"/>
    <w:basedOn w:val="Normal"/>
    <w:rsid w:val="004E2D1C"/>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link w:val="BulletList1Char"/>
    <w:rsid w:val="004E2D1C"/>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4E2D1C"/>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4E2D1C"/>
    <w:pPr>
      <w:numPr>
        <w:numId w:val="4"/>
      </w:numPr>
      <w:spacing w:after="240" w:line="240" w:lineRule="auto"/>
      <w:jc w:val="both"/>
    </w:pPr>
    <w:rPr>
      <w:rFonts w:ascii="Arial" w:eastAsia="Arial Unicode MS" w:hAnsi="Arial" w:cs="Arial"/>
      <w:color w:val="000000"/>
      <w:szCs w:val="20"/>
    </w:rPr>
  </w:style>
  <w:style w:type="paragraph" w:customStyle="1" w:styleId="TitleClause">
    <w:name w:val="Title Clause"/>
    <w:basedOn w:val="Normal"/>
    <w:rsid w:val="004E2D1C"/>
    <w:pPr>
      <w:keepNext/>
      <w:numPr>
        <w:numId w:val="23"/>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4E2D1C"/>
    <w:rPr>
      <w:b w:val="0"/>
      <w:smallCaps/>
    </w:rPr>
  </w:style>
  <w:style w:type="paragraph" w:customStyle="1" w:styleId="ClosingPara">
    <w:name w:val="Closing Para"/>
    <w:basedOn w:val="Normal"/>
    <w:rsid w:val="00392EBD"/>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392EBD"/>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392EBD"/>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4E2D1C"/>
  </w:style>
  <w:style w:type="paragraph" w:customStyle="1" w:styleId="CoverSheetSubjectText">
    <w:name w:val="Cover Sheet Subject Text"/>
    <w:basedOn w:val="Normal"/>
    <w:rsid w:val="00392EBD"/>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392EBD"/>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4E2D1C"/>
    <w:pPr>
      <w:numPr>
        <w:numId w:val="22"/>
      </w:numPr>
      <w:tabs>
        <w:tab w:val="clear" w:pos="720"/>
        <w:tab w:val="num" w:pos="360"/>
      </w:tabs>
      <w:ind w:left="0" w:firstLine="0"/>
    </w:pPr>
  </w:style>
  <w:style w:type="paragraph" w:customStyle="1" w:styleId="DescriptiveHeading">
    <w:name w:val="DescriptiveHeading"/>
    <w:next w:val="Paragraph"/>
    <w:link w:val="DescriptiveHeadingChar"/>
    <w:rsid w:val="004E2D1C"/>
    <w:pPr>
      <w:spacing w:before="360" w:after="360" w:line="240" w:lineRule="auto"/>
      <w:outlineLvl w:val="0"/>
    </w:pPr>
    <w:rPr>
      <w:rFonts w:ascii="Arial" w:eastAsia="Arial Unicode MS" w:hAnsi="Arial" w:cs="Arial"/>
      <w:b/>
      <w:color w:val="000000"/>
      <w:kern w:val="0"/>
      <w:lang w:val="en-US"/>
      <w14:ligatures w14:val="none"/>
    </w:rPr>
  </w:style>
  <w:style w:type="character" w:customStyle="1" w:styleId="DescriptiveHeadingChar">
    <w:name w:val="DescriptiveHeading Char"/>
    <w:link w:val="DescriptiveHeading"/>
    <w:rsid w:val="00392EBD"/>
    <w:rPr>
      <w:rFonts w:ascii="Arial" w:eastAsia="Arial Unicode MS" w:hAnsi="Arial" w:cs="Arial"/>
      <w:b/>
      <w:color w:val="000000"/>
      <w:kern w:val="0"/>
      <w:lang w:val="en-US"/>
      <w14:ligatures w14:val="none"/>
    </w:rPr>
  </w:style>
  <w:style w:type="paragraph" w:customStyle="1" w:styleId="DraftingnoteSection1Para">
    <w:name w:val="Draftingnote Section1 Para"/>
    <w:basedOn w:val="Normal"/>
    <w:rsid w:val="00392EBD"/>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392EBD"/>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392EBD"/>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392EBD"/>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392EBD"/>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392EBD"/>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392EBD"/>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392EBD"/>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392EBD"/>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392EBD"/>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392EBD"/>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392EBD"/>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392EBD"/>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392EBD"/>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392EBD"/>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392EBD"/>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392EBD"/>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392EBD"/>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392EBD"/>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392EBD"/>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392EBD"/>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392EBD"/>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392EBD"/>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392EBD"/>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4E2D1C"/>
    <w:pPr>
      <w:spacing w:after="120" w:line="240" w:lineRule="auto"/>
    </w:pPr>
    <w:rPr>
      <w:rFonts w:ascii="Arial" w:eastAsia="Arial Unicode MS" w:hAnsi="Arial" w:cs="Arial"/>
      <w:color w:val="000000"/>
      <w:kern w:val="0"/>
      <w:sz w:val="24"/>
      <w:szCs w:val="24"/>
      <w:lang w:val="en-US"/>
      <w14:ligatures w14:val="none"/>
    </w:rPr>
  </w:style>
  <w:style w:type="character" w:customStyle="1" w:styleId="IgnoredSpacingChar">
    <w:name w:val="Ignored Spacing Char"/>
    <w:link w:val="IgnoredSpacing"/>
    <w:rsid w:val="00392EBD"/>
    <w:rPr>
      <w:rFonts w:ascii="Arial" w:eastAsia="Arial Unicode MS" w:hAnsi="Arial" w:cs="Arial"/>
      <w:color w:val="000000"/>
      <w:kern w:val="0"/>
      <w:sz w:val="24"/>
      <w:szCs w:val="24"/>
      <w:lang w:val="en-US"/>
      <w14:ligatures w14:val="none"/>
    </w:rPr>
  </w:style>
  <w:style w:type="paragraph" w:customStyle="1" w:styleId="InternalAuthor">
    <w:name w:val="Internal Author"/>
    <w:link w:val="InternalAuthorChar"/>
    <w:rsid w:val="004E2D1C"/>
    <w:pPr>
      <w:spacing w:after="120" w:line="240" w:lineRule="auto"/>
    </w:pPr>
    <w:rPr>
      <w:rFonts w:ascii="Arial" w:eastAsia="Arial Unicode MS" w:hAnsi="Arial" w:cs="Arial"/>
      <w:color w:val="000000"/>
      <w:kern w:val="0"/>
      <w:sz w:val="24"/>
      <w:lang w:val="en-US"/>
      <w14:ligatures w14:val="none"/>
    </w:rPr>
  </w:style>
  <w:style w:type="character" w:customStyle="1" w:styleId="InternalAuthorChar">
    <w:name w:val="Internal Author Char"/>
    <w:link w:val="InternalAuthor"/>
    <w:rsid w:val="00392EBD"/>
    <w:rPr>
      <w:rFonts w:ascii="Arial" w:eastAsia="Arial Unicode MS" w:hAnsi="Arial" w:cs="Arial"/>
      <w:color w:val="000000"/>
      <w:kern w:val="0"/>
      <w:sz w:val="24"/>
      <w:lang w:val="en-US"/>
      <w14:ligatures w14:val="none"/>
    </w:rPr>
  </w:style>
  <w:style w:type="paragraph" w:customStyle="1" w:styleId="MaintenanceEditor">
    <w:name w:val="Maintenance Editor"/>
    <w:link w:val="MaintenanceEditorChar"/>
    <w:rsid w:val="004E2D1C"/>
    <w:pPr>
      <w:spacing w:after="120" w:line="240" w:lineRule="auto"/>
    </w:pPr>
    <w:rPr>
      <w:rFonts w:ascii="Arial" w:eastAsia="Arial Unicode MS" w:hAnsi="Arial" w:cs="Arial"/>
      <w:color w:val="000000"/>
      <w:kern w:val="0"/>
      <w:sz w:val="24"/>
      <w:lang w:val="en-US"/>
      <w14:ligatures w14:val="none"/>
    </w:rPr>
  </w:style>
  <w:style w:type="character" w:customStyle="1" w:styleId="MaintenanceEditorChar">
    <w:name w:val="Maintenance Editor Char"/>
    <w:link w:val="MaintenanceEditor"/>
    <w:rsid w:val="00392EBD"/>
    <w:rPr>
      <w:rFonts w:ascii="Arial" w:eastAsia="Arial Unicode MS" w:hAnsi="Arial" w:cs="Arial"/>
      <w:color w:val="000000"/>
      <w:kern w:val="0"/>
      <w:sz w:val="24"/>
      <w:lang w:val="en-US"/>
      <w14:ligatures w14:val="none"/>
    </w:rPr>
  </w:style>
  <w:style w:type="paragraph" w:customStyle="1" w:styleId="ParaClause">
    <w:name w:val="Para Clause"/>
    <w:basedOn w:val="Normal"/>
    <w:rsid w:val="00392EBD"/>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392EBD"/>
    <w:pPr>
      <w:spacing w:before="240" w:after="120" w:line="300" w:lineRule="atLeast"/>
      <w:ind w:left="720"/>
      <w:jc w:val="both"/>
    </w:pPr>
    <w:rPr>
      <w:rFonts w:ascii="Arial" w:eastAsia="Arial Unicode MS" w:hAnsi="Arial" w:cs="Arial"/>
      <w:color w:val="000000"/>
      <w:szCs w:val="20"/>
    </w:rPr>
  </w:style>
  <w:style w:type="paragraph" w:customStyle="1" w:styleId="Untitledsubclause1">
    <w:name w:val="Untitled subclause 1"/>
    <w:basedOn w:val="Normal"/>
    <w:rsid w:val="004E2D1C"/>
    <w:pPr>
      <w:numPr>
        <w:ilvl w:val="1"/>
        <w:numId w:val="23"/>
      </w:numPr>
      <w:spacing w:before="280" w:after="120" w:line="300" w:lineRule="atLeast"/>
      <w:jc w:val="both"/>
      <w:outlineLvl w:val="1"/>
    </w:pPr>
    <w:rPr>
      <w:rFonts w:ascii="Arial" w:eastAsia="Arial Unicode MS" w:hAnsi="Arial" w:cs="Arial"/>
      <w:color w:val="000000"/>
      <w:szCs w:val="20"/>
    </w:rPr>
  </w:style>
  <w:style w:type="paragraph" w:customStyle="1" w:styleId="Parasubclause2">
    <w:name w:val="Para subclause 2"/>
    <w:aliases w:val="BIWS Heading 3"/>
    <w:basedOn w:val="Normal"/>
    <w:rsid w:val="00392EBD"/>
    <w:pPr>
      <w:spacing w:after="240" w:line="300" w:lineRule="atLeast"/>
      <w:ind w:left="1559"/>
      <w:jc w:val="both"/>
    </w:pPr>
    <w:rPr>
      <w:rFonts w:ascii="Arial" w:eastAsia="Arial Unicode MS" w:hAnsi="Arial" w:cs="Arial"/>
      <w:color w:val="000000"/>
      <w:szCs w:val="20"/>
    </w:rPr>
  </w:style>
  <w:style w:type="paragraph" w:customStyle="1" w:styleId="Untitledsubclause2">
    <w:name w:val="Untitled subclause 2"/>
    <w:basedOn w:val="Normal"/>
    <w:rsid w:val="004E2D1C"/>
    <w:pPr>
      <w:numPr>
        <w:ilvl w:val="2"/>
        <w:numId w:val="23"/>
      </w:numPr>
      <w:spacing w:after="120" w:line="300" w:lineRule="atLeast"/>
      <w:jc w:val="both"/>
      <w:outlineLvl w:val="2"/>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392EBD"/>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4E2D1C"/>
    <w:pPr>
      <w:numPr>
        <w:ilvl w:val="3"/>
        <w:numId w:val="23"/>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Parasubclause4">
    <w:name w:val="Para subclause 4"/>
    <w:aliases w:val="BIWS Heading 5"/>
    <w:basedOn w:val="Parasubclause3"/>
    <w:rsid w:val="004E2D1C"/>
    <w:pPr>
      <w:spacing w:after="240"/>
      <w:ind w:left="3028"/>
    </w:pPr>
  </w:style>
  <w:style w:type="paragraph" w:customStyle="1" w:styleId="Untitledsubclause4">
    <w:name w:val="Untitled subclause 4"/>
    <w:basedOn w:val="Normal"/>
    <w:rsid w:val="004E2D1C"/>
    <w:pPr>
      <w:numPr>
        <w:ilvl w:val="4"/>
        <w:numId w:val="23"/>
      </w:numPr>
      <w:spacing w:after="120" w:line="300" w:lineRule="atLeast"/>
      <w:jc w:val="both"/>
      <w:outlineLvl w:val="4"/>
    </w:pPr>
    <w:rPr>
      <w:rFonts w:ascii="Arial" w:eastAsia="Arial Unicode MS" w:hAnsi="Arial" w:cs="Arial"/>
      <w:color w:val="000000"/>
      <w:szCs w:val="20"/>
    </w:rPr>
  </w:style>
  <w:style w:type="paragraph" w:customStyle="1" w:styleId="Para">
    <w:name w:val="Para"/>
    <w:aliases w:val="PLC Style - Normal"/>
    <w:basedOn w:val="Normal"/>
    <w:rsid w:val="00392EBD"/>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4E2D1C"/>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4E2D1C"/>
    <w:pPr>
      <w:spacing w:after="120" w:line="240" w:lineRule="auto"/>
    </w:pPr>
    <w:rPr>
      <w:rFonts w:ascii="Arial" w:eastAsia="Arial Unicode MS" w:hAnsi="Arial" w:cs="Arial"/>
      <w:color w:val="000000"/>
      <w:kern w:val="0"/>
      <w:sz w:val="24"/>
      <w:szCs w:val="24"/>
      <w:lang w:val="en-US"/>
      <w14:ligatures w14:val="none"/>
    </w:rPr>
  </w:style>
  <w:style w:type="character" w:customStyle="1" w:styleId="ResourceHistoryAuthorChar">
    <w:name w:val="Resource History Author Char"/>
    <w:link w:val="ResourceHistoryAuthor"/>
    <w:rsid w:val="00392EBD"/>
    <w:rPr>
      <w:rFonts w:ascii="Arial" w:eastAsia="Arial Unicode MS" w:hAnsi="Arial" w:cs="Arial"/>
      <w:color w:val="000000"/>
      <w:kern w:val="0"/>
      <w:sz w:val="24"/>
      <w:szCs w:val="24"/>
      <w:lang w:val="en-US"/>
      <w14:ligatures w14:val="none"/>
    </w:rPr>
  </w:style>
  <w:style w:type="paragraph" w:customStyle="1" w:styleId="ResourceHistoryDate">
    <w:name w:val="Resource History Date"/>
    <w:link w:val="ResourceHistoryDateChar"/>
    <w:rsid w:val="004E2D1C"/>
    <w:pPr>
      <w:spacing w:after="120" w:line="240" w:lineRule="auto"/>
    </w:pPr>
    <w:rPr>
      <w:rFonts w:ascii="Arial" w:eastAsia="Arial Unicode MS" w:hAnsi="Arial" w:cs="Arial"/>
      <w:color w:val="000000"/>
      <w:kern w:val="0"/>
      <w:sz w:val="24"/>
      <w:szCs w:val="24"/>
      <w:lang w:val="en-US"/>
      <w14:ligatures w14:val="none"/>
    </w:rPr>
  </w:style>
  <w:style w:type="character" w:customStyle="1" w:styleId="ResourceHistoryDateChar">
    <w:name w:val="Resource History Date Char"/>
    <w:link w:val="ResourceHistoryDate"/>
    <w:rsid w:val="00392EBD"/>
    <w:rPr>
      <w:rFonts w:ascii="Arial" w:eastAsia="Arial Unicode MS" w:hAnsi="Arial" w:cs="Arial"/>
      <w:color w:val="000000"/>
      <w:kern w:val="0"/>
      <w:sz w:val="24"/>
      <w:szCs w:val="24"/>
      <w:lang w:val="en-US"/>
      <w14:ligatures w14:val="none"/>
    </w:rPr>
  </w:style>
  <w:style w:type="paragraph" w:customStyle="1" w:styleId="ResourceHistoryDesc">
    <w:name w:val="Resource History Desc"/>
    <w:link w:val="ResourceHistoryDescChar"/>
    <w:rsid w:val="004E2D1C"/>
    <w:pPr>
      <w:spacing w:after="120" w:line="240" w:lineRule="auto"/>
    </w:pPr>
    <w:rPr>
      <w:rFonts w:ascii="Verdana" w:eastAsia="Times New Roman" w:hAnsi="Verdana" w:cs="Verdana"/>
      <w:color w:val="000000"/>
      <w:kern w:val="0"/>
      <w:sz w:val="18"/>
      <w:szCs w:val="24"/>
      <w:lang w:val="en-US"/>
      <w14:ligatures w14:val="none"/>
    </w:rPr>
  </w:style>
  <w:style w:type="character" w:customStyle="1" w:styleId="ResourceHistoryDescChar">
    <w:name w:val="Resource History Desc Char"/>
    <w:link w:val="ResourceHistoryDesc"/>
    <w:rsid w:val="00392EBD"/>
    <w:rPr>
      <w:rFonts w:ascii="Verdana" w:eastAsia="Times New Roman" w:hAnsi="Verdana" w:cs="Verdana"/>
      <w:color w:val="000000"/>
      <w:kern w:val="0"/>
      <w:sz w:val="18"/>
      <w:szCs w:val="24"/>
      <w:lang w:val="en-US"/>
      <w14:ligatures w14:val="none"/>
    </w:rPr>
  </w:style>
  <w:style w:type="paragraph" w:customStyle="1" w:styleId="ResourceHistoryTitle">
    <w:name w:val="Resource History Title"/>
    <w:link w:val="ResourceHistoryTitleChar"/>
    <w:rsid w:val="004E2D1C"/>
    <w:pPr>
      <w:spacing w:after="120" w:line="240" w:lineRule="auto"/>
    </w:pPr>
    <w:rPr>
      <w:rFonts w:ascii="Arial" w:eastAsia="Arial Unicode MS" w:hAnsi="Arial" w:cs="Arial"/>
      <w:b/>
      <w:bCs/>
      <w:color w:val="000000"/>
      <w:kern w:val="0"/>
      <w:sz w:val="24"/>
      <w:lang w:val="en-US"/>
      <w14:ligatures w14:val="none"/>
    </w:rPr>
  </w:style>
  <w:style w:type="character" w:customStyle="1" w:styleId="ResourceHistoryTitleChar">
    <w:name w:val="Resource History Title Char"/>
    <w:link w:val="ResourceHistoryTitle"/>
    <w:rsid w:val="00392EBD"/>
    <w:rPr>
      <w:rFonts w:ascii="Arial" w:eastAsia="Arial Unicode MS" w:hAnsi="Arial" w:cs="Arial"/>
      <w:b/>
      <w:bCs/>
      <w:color w:val="000000"/>
      <w:kern w:val="0"/>
      <w:sz w:val="24"/>
      <w:lang w:val="en-US"/>
      <w14:ligatures w14:val="none"/>
    </w:rPr>
  </w:style>
  <w:style w:type="paragraph" w:customStyle="1" w:styleId="ResourceType">
    <w:name w:val="Resource Type"/>
    <w:link w:val="ResourceTypeChar"/>
    <w:rsid w:val="004E2D1C"/>
    <w:pPr>
      <w:spacing w:after="120" w:line="240" w:lineRule="auto"/>
    </w:pPr>
    <w:rPr>
      <w:rFonts w:ascii="Arial" w:eastAsia="Arial Unicode MS" w:hAnsi="Arial" w:cs="Arial"/>
      <w:color w:val="000000"/>
      <w:kern w:val="0"/>
      <w:sz w:val="24"/>
      <w:szCs w:val="24"/>
      <w:lang w:val="en-US"/>
      <w14:ligatures w14:val="none"/>
    </w:rPr>
  </w:style>
  <w:style w:type="character" w:customStyle="1" w:styleId="ResourceTypeChar">
    <w:name w:val="Resource Type Char"/>
    <w:link w:val="ResourceType"/>
    <w:rsid w:val="00392EBD"/>
    <w:rPr>
      <w:rFonts w:ascii="Arial" w:eastAsia="Arial Unicode MS" w:hAnsi="Arial" w:cs="Arial"/>
      <w:color w:val="000000"/>
      <w:kern w:val="0"/>
      <w:sz w:val="24"/>
      <w:szCs w:val="24"/>
      <w:lang w:val="en-US"/>
      <w14:ligatures w14:val="none"/>
    </w:rPr>
  </w:style>
  <w:style w:type="paragraph" w:customStyle="1" w:styleId="ScheduleHeading-Single">
    <w:name w:val="Schedule Heading - Single"/>
    <w:aliases w:val="Sch   main head inc single"/>
    <w:basedOn w:val="Normal"/>
    <w:next w:val="Normal"/>
    <w:rsid w:val="004E2D1C"/>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4E2D1C"/>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392EBD"/>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392EBD"/>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392EBD"/>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392EBD"/>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392EBD"/>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392EBD"/>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392EBD"/>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4E2D1C"/>
    <w:pPr>
      <w:spacing w:after="120" w:line="240" w:lineRule="auto"/>
    </w:pPr>
    <w:rPr>
      <w:rFonts w:ascii="Arial" w:eastAsia="Arial Unicode MS" w:hAnsi="Arial" w:cs="Arial"/>
      <w:color w:val="000000"/>
      <w:kern w:val="0"/>
      <w:sz w:val="24"/>
      <w:szCs w:val="24"/>
      <w:lang w:val="en-US"/>
      <w14:ligatures w14:val="none"/>
    </w:rPr>
  </w:style>
  <w:style w:type="character" w:customStyle="1" w:styleId="TemplateTypeChar">
    <w:name w:val="Template Type Char"/>
    <w:link w:val="TemplateType"/>
    <w:rsid w:val="00392EBD"/>
    <w:rPr>
      <w:rFonts w:ascii="Arial" w:eastAsia="Arial Unicode MS" w:hAnsi="Arial" w:cs="Arial"/>
      <w:color w:val="000000"/>
      <w:kern w:val="0"/>
      <w:sz w:val="24"/>
      <w:szCs w:val="24"/>
      <w:lang w:val="en-US"/>
      <w14:ligatures w14:val="none"/>
    </w:rPr>
  </w:style>
  <w:style w:type="paragraph" w:styleId="Footer">
    <w:name w:val="footer"/>
    <w:basedOn w:val="Normal"/>
    <w:link w:val="FooterChar"/>
    <w:rsid w:val="00392EBD"/>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392EBD"/>
    <w:rPr>
      <w:rFonts w:ascii="Times New Roman" w:eastAsia="Times New Roman" w:hAnsi="Times New Roman" w:cs="Times New Roman"/>
      <w:color w:val="000000"/>
      <w:szCs w:val="20"/>
    </w:rPr>
  </w:style>
  <w:style w:type="character" w:styleId="Hyperlink">
    <w:name w:val="Hyperlink"/>
    <w:basedOn w:val="DefaultParagraphFont"/>
    <w:uiPriority w:val="99"/>
    <w:rsid w:val="00392EBD"/>
    <w:rPr>
      <w:i/>
      <w:color w:val="000000"/>
      <w:u w:val="single"/>
    </w:rPr>
  </w:style>
  <w:style w:type="paragraph" w:customStyle="1" w:styleId="Bullet4">
    <w:name w:val="Bullet4"/>
    <w:basedOn w:val="Normal"/>
    <w:rsid w:val="004E2D1C"/>
    <w:pPr>
      <w:numPr>
        <w:numId w:val="8"/>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392EBD"/>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4E2D1C"/>
    <w:pPr>
      <w:pBdr>
        <w:top w:val="single" w:sz="4" w:space="1" w:color="auto"/>
        <w:left w:val="single" w:sz="4" w:space="4" w:color="auto"/>
        <w:bottom w:val="single" w:sz="4" w:space="1" w:color="auto"/>
        <w:right w:val="single" w:sz="4" w:space="4" w:color="auto"/>
      </w:pBdr>
      <w:shd w:val="pct15" w:color="auto" w:fill="B3E5A1" w:themeFill="accent6" w:themeFillTint="66"/>
      <w:spacing w:after="120" w:line="240" w:lineRule="auto"/>
    </w:pPr>
    <w:rPr>
      <w:rFonts w:ascii="Arial" w:eastAsia="Arial Unicode MS" w:hAnsi="Arial" w:cs="Arial"/>
      <w:b/>
      <w:i/>
      <w:color w:val="000000"/>
      <w:kern w:val="0"/>
      <w:szCs w:val="18"/>
      <w:lang w:val="en-US"/>
      <w14:ligatures w14:val="none"/>
    </w:rPr>
  </w:style>
  <w:style w:type="character" w:customStyle="1" w:styleId="IgnoredTemplateTextChar">
    <w:name w:val="Ignored Template Text Char"/>
    <w:link w:val="IgnoredTemplateText"/>
    <w:rsid w:val="00392EBD"/>
    <w:rPr>
      <w:rFonts w:ascii="Arial" w:eastAsia="Arial Unicode MS" w:hAnsi="Arial" w:cs="Arial"/>
      <w:b/>
      <w:i/>
      <w:color w:val="000000"/>
      <w:kern w:val="0"/>
      <w:szCs w:val="18"/>
      <w:shd w:val="pct15" w:color="auto" w:fill="B3E5A1" w:themeFill="accent6" w:themeFillTint="66"/>
      <w:lang w:val="en-US"/>
      <w14:ligatures w14:val="none"/>
    </w:rPr>
  </w:style>
  <w:style w:type="paragraph" w:customStyle="1" w:styleId="InternalTOC">
    <w:name w:val="Internal TOC"/>
    <w:rsid w:val="004E2D1C"/>
    <w:pPr>
      <w:spacing w:after="120" w:line="240" w:lineRule="auto"/>
    </w:pPr>
    <w:rPr>
      <w:rFonts w:ascii="Arial" w:eastAsia="Arial Unicode MS" w:hAnsi="Arial" w:cs="Arial"/>
      <w:color w:val="000000"/>
      <w:kern w:val="0"/>
      <w:lang w:val="en-US"/>
      <w14:ligatures w14:val="none"/>
    </w:rPr>
  </w:style>
  <w:style w:type="paragraph" w:customStyle="1" w:styleId="HeadingLevel1">
    <w:name w:val="Heading Level 1"/>
    <w:basedOn w:val="Normal"/>
    <w:next w:val="Paragraph"/>
    <w:rsid w:val="00392EBD"/>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392EBD"/>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392EBD"/>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392EBD"/>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392EBD"/>
    <w:rPr>
      <w:color w:val="000000"/>
    </w:rPr>
  </w:style>
  <w:style w:type="character" w:styleId="PlaceholderText">
    <w:name w:val="Placeholder Text"/>
    <w:basedOn w:val="DefaultParagraphFont"/>
    <w:uiPriority w:val="99"/>
    <w:rsid w:val="00392EBD"/>
    <w:rPr>
      <w:color w:val="000000"/>
    </w:rPr>
  </w:style>
  <w:style w:type="paragraph" w:styleId="BalloonText">
    <w:name w:val="Balloon Text"/>
    <w:basedOn w:val="Normal"/>
    <w:link w:val="BalloonTextChar"/>
    <w:uiPriority w:val="99"/>
    <w:semiHidden/>
    <w:unhideWhenUsed/>
    <w:rsid w:val="00392EBD"/>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392EBD"/>
    <w:rPr>
      <w:rFonts w:ascii="Tahoma" w:hAnsi="Tahoma" w:cs="Tahoma"/>
      <w:color w:val="000000"/>
      <w:sz w:val="16"/>
      <w:szCs w:val="16"/>
    </w:rPr>
  </w:style>
  <w:style w:type="paragraph" w:customStyle="1" w:styleId="PinPointRef">
    <w:name w:val="PinPoint Ref"/>
    <w:link w:val="PinPointRefChar"/>
    <w:qFormat/>
    <w:rsid w:val="004E2D1C"/>
    <w:pPr>
      <w:spacing w:after="0" w:line="240" w:lineRule="auto"/>
    </w:pPr>
    <w:rPr>
      <w:rFonts w:ascii="Times New Roman" w:eastAsia="Times New Roman" w:hAnsi="Times New Roman" w:cs="Times New Roman"/>
      <w:b/>
      <w:vanish/>
      <w:color w:val="000000"/>
      <w:kern w:val="0"/>
      <w:sz w:val="18"/>
      <w:szCs w:val="20"/>
      <w14:ligatures w14:val="none"/>
    </w:rPr>
  </w:style>
  <w:style w:type="character" w:customStyle="1" w:styleId="PinPointRefChar">
    <w:name w:val="PinPoint Ref Char"/>
    <w:basedOn w:val="DefaultParagraphFont"/>
    <w:link w:val="PinPointRef"/>
    <w:rsid w:val="00392EBD"/>
    <w:rPr>
      <w:rFonts w:ascii="Times New Roman" w:eastAsia="Times New Roman" w:hAnsi="Times New Roman" w:cs="Times New Roman"/>
      <w:b/>
      <w:vanish/>
      <w:color w:val="000000"/>
      <w:kern w:val="0"/>
      <w:sz w:val="18"/>
      <w:szCs w:val="20"/>
      <w14:ligatures w14:val="none"/>
    </w:rPr>
  </w:style>
  <w:style w:type="paragraph" w:customStyle="1" w:styleId="BlockQuote">
    <w:name w:val="Block Quote"/>
    <w:link w:val="BlockQuoteChar"/>
    <w:qFormat/>
    <w:rsid w:val="004E2D1C"/>
    <w:pPr>
      <w:spacing w:before="120" w:after="0" w:line="240" w:lineRule="auto"/>
      <w:ind w:left="720"/>
    </w:pPr>
    <w:rPr>
      <w:rFonts w:ascii="Arial" w:eastAsia="Arial Unicode MS" w:hAnsi="Arial" w:cs="Arial"/>
      <w:color w:val="000000"/>
      <w:kern w:val="0"/>
      <w:sz w:val="18"/>
      <w:szCs w:val="20"/>
      <w14:ligatures w14:val="none"/>
    </w:rPr>
  </w:style>
  <w:style w:type="character" w:customStyle="1" w:styleId="BlockQuoteChar">
    <w:name w:val="Block Quote Char"/>
    <w:basedOn w:val="DefaultParagraphFont"/>
    <w:link w:val="BlockQuote"/>
    <w:rsid w:val="00392EBD"/>
    <w:rPr>
      <w:rFonts w:ascii="Arial" w:eastAsia="Arial Unicode MS" w:hAnsi="Arial" w:cs="Arial"/>
      <w:color w:val="000000"/>
      <w:kern w:val="0"/>
      <w:sz w:val="18"/>
      <w:szCs w:val="20"/>
      <w14:ligatures w14:val="none"/>
    </w:rPr>
  </w:style>
  <w:style w:type="paragraph" w:customStyle="1" w:styleId="ListParagraphLevel1">
    <w:name w:val="List Paragraph Level 1"/>
    <w:link w:val="ListParagraphLevel1Char"/>
    <w:rsid w:val="004E2D1C"/>
    <w:pPr>
      <w:spacing w:after="120" w:line="240" w:lineRule="auto"/>
      <w:ind w:left="357"/>
      <w:jc w:val="both"/>
    </w:pPr>
    <w:rPr>
      <w:rFonts w:ascii="Arial" w:eastAsia="Arial Unicode MS" w:hAnsi="Arial" w:cs="Arial"/>
      <w:color w:val="000000"/>
      <w:kern w:val="0"/>
      <w:szCs w:val="24"/>
      <w:lang w:val="en-US"/>
      <w14:ligatures w14:val="none"/>
    </w:rPr>
  </w:style>
  <w:style w:type="paragraph" w:customStyle="1" w:styleId="ListParagraphLevel2">
    <w:name w:val="List Paragraph Level 2"/>
    <w:link w:val="ListParagraphLevel2Char"/>
    <w:qFormat/>
    <w:rsid w:val="004E2D1C"/>
    <w:pPr>
      <w:spacing w:after="120" w:line="240" w:lineRule="auto"/>
      <w:ind w:left="1077"/>
      <w:jc w:val="both"/>
    </w:pPr>
    <w:rPr>
      <w:rFonts w:ascii="Arial" w:eastAsia="Arial Unicode MS" w:hAnsi="Arial" w:cs="Arial"/>
      <w:color w:val="000000"/>
      <w:kern w:val="0"/>
      <w:szCs w:val="24"/>
      <w:lang w:val="en-US"/>
      <w14:ligatures w14:val="none"/>
    </w:rPr>
  </w:style>
  <w:style w:type="character" w:customStyle="1" w:styleId="ListParagraphLevel1Char">
    <w:name w:val="List Paragraph Level 1 Char"/>
    <w:basedOn w:val="DefaultParagraphFont"/>
    <w:link w:val="ListParagraphLevel1"/>
    <w:rsid w:val="00392EBD"/>
    <w:rPr>
      <w:rFonts w:ascii="Arial" w:eastAsia="Arial Unicode MS" w:hAnsi="Arial" w:cs="Arial"/>
      <w:color w:val="000000"/>
      <w:kern w:val="0"/>
      <w:szCs w:val="24"/>
      <w:lang w:val="en-US"/>
      <w14:ligatures w14:val="none"/>
    </w:rPr>
  </w:style>
  <w:style w:type="character" w:customStyle="1" w:styleId="ListParagraphLevel2Char">
    <w:name w:val="List Paragraph Level 2 Char"/>
    <w:basedOn w:val="DefaultParagraphFont"/>
    <w:link w:val="ListParagraphLevel2"/>
    <w:rsid w:val="00392EBD"/>
    <w:rPr>
      <w:rFonts w:ascii="Arial" w:eastAsia="Arial Unicode MS" w:hAnsi="Arial" w:cs="Arial"/>
      <w:color w:val="000000"/>
      <w:kern w:val="0"/>
      <w:szCs w:val="24"/>
      <w:lang w:val="en-US"/>
      <w14:ligatures w14:val="none"/>
    </w:rPr>
  </w:style>
  <w:style w:type="paragraph" w:customStyle="1" w:styleId="IntroDefault">
    <w:name w:val="Intro Default"/>
    <w:basedOn w:val="Paragraph"/>
    <w:qFormat/>
    <w:rsid w:val="004E2D1C"/>
  </w:style>
  <w:style w:type="paragraph" w:customStyle="1" w:styleId="IntroCustom">
    <w:name w:val="Intro Custom"/>
    <w:basedOn w:val="Paragraph"/>
    <w:qFormat/>
    <w:rsid w:val="004E2D1C"/>
  </w:style>
  <w:style w:type="paragraph" w:customStyle="1" w:styleId="PrecedentType">
    <w:name w:val="Precedent Type"/>
    <w:basedOn w:val="IgnoredSpacing"/>
    <w:qFormat/>
    <w:rsid w:val="004E2D1C"/>
  </w:style>
  <w:style w:type="paragraph" w:customStyle="1" w:styleId="Operative">
    <w:name w:val="Operative"/>
    <w:basedOn w:val="IgnoredSpacing"/>
    <w:qFormat/>
    <w:rsid w:val="004E2D1C"/>
    <w:rPr>
      <w:vanish/>
    </w:rPr>
  </w:style>
  <w:style w:type="paragraph" w:customStyle="1" w:styleId="SpeedreadBulletList1">
    <w:name w:val="Speedread Bullet List 1"/>
    <w:basedOn w:val="BulletList1"/>
    <w:qFormat/>
    <w:rsid w:val="004E2D1C"/>
  </w:style>
  <w:style w:type="paragraph" w:customStyle="1" w:styleId="PartiesTitle">
    <w:name w:val="Parties Title"/>
    <w:basedOn w:val="Paragraph"/>
    <w:qFormat/>
    <w:rsid w:val="004E2D1C"/>
    <w:rPr>
      <w:b/>
    </w:rPr>
  </w:style>
  <w:style w:type="table" w:styleId="TableGrid">
    <w:name w:val="Table Grid"/>
    <w:basedOn w:val="TableNormal"/>
    <w:rsid w:val="00392EBD"/>
    <w:pPr>
      <w:spacing w:after="0" w:line="240" w:lineRule="auto"/>
    </w:pPr>
    <w:rPr>
      <w:rFonts w:eastAsiaTheme="minorEastAsia"/>
      <w:color w:val="000000"/>
      <w:kern w:val="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4E2D1C"/>
    <w:pPr>
      <w:numPr>
        <w:numId w:val="9"/>
      </w:numPr>
      <w:shd w:val="clear" w:color="auto" w:fill="D9D9D9" w:themeFill="background1" w:themeFillShade="D9"/>
      <w:spacing w:after="120" w:line="240" w:lineRule="auto"/>
      <w:ind w:left="357" w:hanging="357"/>
      <w:outlineLvl w:val="0"/>
    </w:pPr>
    <w:rPr>
      <w:rFonts w:ascii="Arial" w:eastAsia="Arial Unicode MS" w:hAnsi="Arial" w:cs="Arial"/>
      <w:color w:val="000000"/>
      <w:kern w:val="0"/>
      <w:lang w:val="en-US"/>
      <w14:ligatures w14:val="none"/>
    </w:rPr>
  </w:style>
  <w:style w:type="paragraph" w:customStyle="1" w:styleId="BulletList1Pattern">
    <w:name w:val="Bullet List 1 + Pattern"/>
    <w:basedOn w:val="BulletList1"/>
    <w:qFormat/>
    <w:rsid w:val="004E2D1C"/>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392EBD"/>
    <w:rPr>
      <w:rFonts w:ascii="Arial" w:eastAsia="Arial Unicode MS" w:hAnsi="Arial" w:cs="Arial"/>
      <w:color w:val="000000"/>
      <w:kern w:val="0"/>
      <w:shd w:val="clear" w:color="auto" w:fill="D9D9D9" w:themeFill="background1" w:themeFillShade="D9"/>
      <w:lang w:val="en-US"/>
      <w14:ligatures w14:val="none"/>
    </w:rPr>
  </w:style>
  <w:style w:type="paragraph" w:customStyle="1" w:styleId="BulletList2Pattern">
    <w:name w:val="Bullet List 2 + Pattern"/>
    <w:basedOn w:val="BulletList2"/>
    <w:qFormat/>
    <w:rsid w:val="004E2D1C"/>
    <w:pPr>
      <w:shd w:val="clear" w:color="auto" w:fill="D9D9D9" w:themeFill="background1" w:themeFillShade="D9"/>
      <w:ind w:left="1077"/>
    </w:pPr>
  </w:style>
  <w:style w:type="paragraph" w:customStyle="1" w:styleId="TestimoniumContract">
    <w:name w:val="Testimonium Contract"/>
    <w:basedOn w:val="Paragraph"/>
    <w:qFormat/>
    <w:rsid w:val="004E2D1C"/>
  </w:style>
  <w:style w:type="paragraph" w:customStyle="1" w:styleId="TestimoniumDeed">
    <w:name w:val="Testimonium Deed"/>
    <w:basedOn w:val="Paragraph"/>
    <w:qFormat/>
    <w:rsid w:val="004E2D1C"/>
  </w:style>
  <w:style w:type="paragraph" w:customStyle="1" w:styleId="Titlesubclause2">
    <w:name w:val="Title subclause2"/>
    <w:basedOn w:val="Untitledsubclause2"/>
    <w:qFormat/>
    <w:rsid w:val="004E2D1C"/>
    <w:rPr>
      <w:b/>
    </w:rPr>
  </w:style>
  <w:style w:type="paragraph" w:customStyle="1" w:styleId="Titlesubclause3">
    <w:name w:val="Title subclause3"/>
    <w:basedOn w:val="Untitledsubclause3"/>
    <w:qFormat/>
    <w:rsid w:val="004E2D1C"/>
    <w:rPr>
      <w:b/>
    </w:rPr>
  </w:style>
  <w:style w:type="paragraph" w:customStyle="1" w:styleId="Titlesubclause4">
    <w:name w:val="Title subclause4"/>
    <w:basedOn w:val="Untitledsubclause4"/>
    <w:qFormat/>
    <w:rsid w:val="004E2D1C"/>
    <w:rPr>
      <w:b/>
    </w:rPr>
  </w:style>
  <w:style w:type="paragraph" w:customStyle="1" w:styleId="UntitledClause">
    <w:name w:val="Untitled Clause"/>
    <w:basedOn w:val="TitleClause"/>
    <w:qFormat/>
    <w:rsid w:val="004E2D1C"/>
    <w:pPr>
      <w:spacing w:before="120"/>
    </w:pPr>
    <w:rPr>
      <w:b w:val="0"/>
    </w:rPr>
  </w:style>
  <w:style w:type="paragraph" w:customStyle="1" w:styleId="Titlesubclause1">
    <w:name w:val="Title subclause1"/>
    <w:basedOn w:val="Untitledsubclause1"/>
    <w:qFormat/>
    <w:rsid w:val="004E2D1C"/>
    <w:pPr>
      <w:spacing w:before="120"/>
    </w:pPr>
    <w:rPr>
      <w:b/>
    </w:rPr>
  </w:style>
  <w:style w:type="paragraph" w:customStyle="1" w:styleId="Schedule">
    <w:name w:val="Schedule"/>
    <w:qFormat/>
    <w:rsid w:val="004E2D1C"/>
    <w:pPr>
      <w:numPr>
        <w:numId w:val="26"/>
      </w:numPr>
      <w:spacing w:before="240" w:after="240" w:line="240" w:lineRule="atLeast"/>
    </w:pPr>
    <w:rPr>
      <w:rFonts w:ascii="Arial" w:eastAsia="Arial Unicode MS" w:hAnsi="Arial" w:cs="Arial"/>
      <w:b/>
      <w:color w:val="000000"/>
      <w:kern w:val="0"/>
      <w:lang w:val="en-US"/>
      <w14:ligatures w14:val="none"/>
    </w:rPr>
  </w:style>
  <w:style w:type="paragraph" w:customStyle="1" w:styleId="ScheduleTitle">
    <w:name w:val="Schedule Title"/>
    <w:basedOn w:val="Paragraph"/>
    <w:qFormat/>
    <w:rsid w:val="004E2D1C"/>
    <w:rPr>
      <w:b/>
    </w:rPr>
  </w:style>
  <w:style w:type="paragraph" w:customStyle="1" w:styleId="Part">
    <w:name w:val="Part"/>
    <w:basedOn w:val="Paragraph"/>
    <w:qFormat/>
    <w:rsid w:val="004E2D1C"/>
    <w:pPr>
      <w:numPr>
        <w:ilvl w:val="1"/>
        <w:numId w:val="21"/>
      </w:numPr>
      <w:tabs>
        <w:tab w:val="num" w:pos="360"/>
      </w:tabs>
      <w:spacing w:before="240" w:after="240"/>
      <w:ind w:left="0" w:firstLine="0"/>
      <w:jc w:val="left"/>
    </w:pPr>
    <w:rPr>
      <w:b/>
    </w:rPr>
  </w:style>
  <w:style w:type="paragraph" w:customStyle="1" w:styleId="AnnexTitle">
    <w:name w:val="Annex Title"/>
    <w:basedOn w:val="Paragraph"/>
    <w:next w:val="Paragraph"/>
    <w:qFormat/>
    <w:rsid w:val="004E2D1C"/>
    <w:pPr>
      <w:spacing w:before="240" w:after="240"/>
    </w:pPr>
    <w:rPr>
      <w:b/>
    </w:rPr>
  </w:style>
  <w:style w:type="paragraph" w:customStyle="1" w:styleId="PartTitle">
    <w:name w:val="Part Title"/>
    <w:basedOn w:val="Paragraph"/>
    <w:qFormat/>
    <w:rsid w:val="004E2D1C"/>
    <w:rPr>
      <w:b/>
    </w:rPr>
  </w:style>
  <w:style w:type="paragraph" w:customStyle="1" w:styleId="Testimonium">
    <w:name w:val="Testimonium"/>
    <w:basedOn w:val="Paragraph"/>
    <w:qFormat/>
    <w:rsid w:val="004E2D1C"/>
  </w:style>
  <w:style w:type="character" w:customStyle="1" w:styleId="apple-converted-space">
    <w:name w:val="apple-converted-space"/>
    <w:basedOn w:val="DefaultParagraphFont"/>
    <w:rsid w:val="00392EBD"/>
    <w:rPr>
      <w:color w:val="000000"/>
    </w:rPr>
  </w:style>
  <w:style w:type="character" w:styleId="Emphasis">
    <w:name w:val="Emphasis"/>
    <w:basedOn w:val="DefaultParagraphFont"/>
    <w:uiPriority w:val="20"/>
    <w:qFormat/>
    <w:rsid w:val="00392EBD"/>
    <w:rPr>
      <w:i/>
      <w:iCs/>
      <w:color w:val="000000"/>
    </w:rPr>
  </w:style>
  <w:style w:type="paragraph" w:customStyle="1" w:styleId="NoNumTitle-Clause">
    <w:name w:val="No Num Title - Clause"/>
    <w:basedOn w:val="TitleClause"/>
    <w:qFormat/>
    <w:rsid w:val="004E2D1C"/>
    <w:pPr>
      <w:numPr>
        <w:numId w:val="0"/>
      </w:numPr>
      <w:ind w:left="720"/>
    </w:pPr>
  </w:style>
  <w:style w:type="paragraph" w:customStyle="1" w:styleId="NoNumTitlesubclause1">
    <w:name w:val="No Num Title subclause1"/>
    <w:basedOn w:val="Titlesubclause1"/>
    <w:qFormat/>
    <w:rsid w:val="004E2D1C"/>
    <w:pPr>
      <w:numPr>
        <w:ilvl w:val="0"/>
        <w:numId w:val="0"/>
      </w:numPr>
      <w:ind w:left="720"/>
    </w:pPr>
  </w:style>
  <w:style w:type="paragraph" w:customStyle="1" w:styleId="AddressLine">
    <w:name w:val="Address Line"/>
    <w:basedOn w:val="Paragraph"/>
    <w:qFormat/>
    <w:rsid w:val="004E2D1C"/>
  </w:style>
  <w:style w:type="paragraph" w:styleId="Date">
    <w:name w:val="Date"/>
    <w:basedOn w:val="Paragraph"/>
    <w:link w:val="DateChar"/>
    <w:qFormat/>
    <w:rsid w:val="004E2D1C"/>
  </w:style>
  <w:style w:type="character" w:customStyle="1" w:styleId="DateChar">
    <w:name w:val="Date Char"/>
    <w:basedOn w:val="DefaultParagraphFont"/>
    <w:link w:val="Date"/>
    <w:rsid w:val="00392EBD"/>
    <w:rPr>
      <w:rFonts w:ascii="Arial" w:eastAsia="Arial Unicode MS" w:hAnsi="Arial" w:cs="Arial"/>
      <w:color w:val="000000"/>
      <w:szCs w:val="20"/>
    </w:rPr>
  </w:style>
  <w:style w:type="paragraph" w:customStyle="1" w:styleId="SalutationPara">
    <w:name w:val="Salutation Para"/>
    <w:basedOn w:val="Paragraph"/>
    <w:next w:val="Paragraph"/>
    <w:qFormat/>
    <w:rsid w:val="004E2D1C"/>
    <w:pPr>
      <w:spacing w:before="240"/>
    </w:pPr>
  </w:style>
  <w:style w:type="character" w:styleId="FollowedHyperlink">
    <w:name w:val="FollowedHyperlink"/>
    <w:basedOn w:val="DefaultParagraphFont"/>
    <w:uiPriority w:val="99"/>
    <w:semiHidden/>
    <w:unhideWhenUsed/>
    <w:rsid w:val="00392EBD"/>
    <w:rPr>
      <w:i/>
      <w:color w:val="000000"/>
      <w:u w:val="single"/>
    </w:rPr>
  </w:style>
  <w:style w:type="character" w:customStyle="1" w:styleId="DefTerm">
    <w:name w:val="DefTerm"/>
    <w:basedOn w:val="DefaultParagraphFont"/>
    <w:uiPriority w:val="1"/>
    <w:qFormat/>
    <w:rsid w:val="00392EBD"/>
    <w:rPr>
      <w:b/>
      <w:color w:val="000000"/>
    </w:rPr>
  </w:style>
  <w:style w:type="table" w:customStyle="1" w:styleId="ShadedTable">
    <w:name w:val="Shaded Table"/>
    <w:basedOn w:val="TableNormal"/>
    <w:uiPriority w:val="99"/>
    <w:rsid w:val="00392EBD"/>
    <w:pPr>
      <w:spacing w:after="0" w:line="240" w:lineRule="auto"/>
    </w:pPr>
    <w:rPr>
      <w:rFonts w:eastAsiaTheme="minorEastAsia"/>
      <w:color w:val="000000"/>
      <w:kern w:val="0"/>
      <w:lang w:eastAsia="en-GB"/>
      <w14:ligatures w14:val="none"/>
    </w:rPr>
    <w:tblPr>
      <w:tblBorders>
        <w:top w:val="single" w:sz="4" w:space="0" w:color="auto"/>
        <w:left w:val="single" w:sz="4" w:space="0" w:color="auto"/>
        <w:bottom w:val="single" w:sz="4" w:space="0" w:color="auto"/>
        <w:right w:val="single" w:sz="4" w:space="0" w:color="auto"/>
      </w:tblBorders>
    </w:tblPr>
    <w:tcPr>
      <w:shd w:val="clear" w:color="auto" w:fill="E8E8E8" w:themeFill="background2"/>
    </w:tcPr>
  </w:style>
  <w:style w:type="paragraph" w:customStyle="1" w:styleId="Letterhead">
    <w:name w:val="Letterhead"/>
    <w:basedOn w:val="Paragraph"/>
    <w:qFormat/>
    <w:rsid w:val="004E2D1C"/>
    <w:rPr>
      <w:i/>
    </w:rPr>
  </w:style>
  <w:style w:type="paragraph" w:customStyle="1" w:styleId="LetterTitle">
    <w:name w:val="Letter Title"/>
    <w:basedOn w:val="Paragraph"/>
    <w:qFormat/>
    <w:rsid w:val="004E2D1C"/>
    <w:rPr>
      <w:b/>
    </w:rPr>
  </w:style>
  <w:style w:type="paragraph" w:customStyle="1" w:styleId="LongQuestionPara">
    <w:name w:val="Long Question Para"/>
    <w:basedOn w:val="Paragraph"/>
    <w:link w:val="LongQuestionParaChar"/>
    <w:rsid w:val="004E2D1C"/>
    <w:pPr>
      <w:numPr>
        <w:numId w:val="11"/>
      </w:numPr>
      <w:tabs>
        <w:tab w:val="num" w:pos="360"/>
      </w:tabs>
      <w:spacing w:before="240" w:after="240" w:line="240" w:lineRule="auto"/>
      <w:ind w:left="0" w:firstLine="0"/>
      <w:outlineLvl w:val="1"/>
    </w:pPr>
    <w:rPr>
      <w:sz w:val="20"/>
      <w:lang w:val="en-US"/>
    </w:rPr>
  </w:style>
  <w:style w:type="character" w:customStyle="1" w:styleId="LongQuestionParaChar">
    <w:name w:val="Long Question Para Char"/>
    <w:basedOn w:val="DefaultParagraphFont"/>
    <w:link w:val="LongQuestionPara"/>
    <w:rsid w:val="00392EBD"/>
    <w:rPr>
      <w:rFonts w:ascii="Arial" w:eastAsia="Arial Unicode MS" w:hAnsi="Arial" w:cs="Arial"/>
      <w:color w:val="000000"/>
      <w:sz w:val="20"/>
      <w:szCs w:val="20"/>
      <w:lang w:val="en-US"/>
    </w:rPr>
  </w:style>
  <w:style w:type="paragraph" w:customStyle="1" w:styleId="ShortQuestionPara">
    <w:name w:val="Short Question Para"/>
    <w:basedOn w:val="Paragraph"/>
    <w:link w:val="ShortQuestionParaChar"/>
    <w:rsid w:val="004E2D1C"/>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392EBD"/>
    <w:rPr>
      <w:rFonts w:ascii="Arial" w:eastAsia="Arial Unicode MS" w:hAnsi="Arial" w:cs="Arial"/>
      <w:bCs/>
      <w:color w:val="000000"/>
      <w:sz w:val="20"/>
      <w:szCs w:val="20"/>
      <w:shd w:val="clear" w:color="auto" w:fill="D9D9D9" w:themeFill="background1" w:themeFillShade="D9"/>
      <w:lang w:val="en-US"/>
    </w:rPr>
  </w:style>
  <w:style w:type="character" w:customStyle="1" w:styleId="ParagraphChar">
    <w:name w:val="Paragraph Char"/>
    <w:basedOn w:val="DefaultParagraphFont"/>
    <w:link w:val="Paragraph"/>
    <w:rsid w:val="00392EBD"/>
    <w:rPr>
      <w:rFonts w:ascii="Arial" w:eastAsia="Arial Unicode MS" w:hAnsi="Arial" w:cs="Arial"/>
      <w:color w:val="000000"/>
      <w:szCs w:val="20"/>
    </w:rPr>
  </w:style>
  <w:style w:type="paragraph" w:customStyle="1" w:styleId="811D3A974D454A258B71E3C4DE24C4F210">
    <w:name w:val="811D3A974D454A258B71E3C4DE24C4F210"/>
    <w:rsid w:val="004E2D1C"/>
    <w:pPr>
      <w:spacing w:after="120" w:line="240" w:lineRule="auto"/>
    </w:pPr>
    <w:rPr>
      <w:rFonts w:ascii="Arial" w:eastAsia="Arial Unicode MS" w:hAnsi="Arial" w:cs="Arial"/>
      <w:color w:val="000000"/>
      <w:kern w:val="0"/>
      <w:sz w:val="24"/>
      <w:lang w:val="en-US"/>
      <w14:ligatures w14:val="none"/>
    </w:rPr>
  </w:style>
  <w:style w:type="paragraph" w:customStyle="1" w:styleId="ListParagraphLevel3">
    <w:name w:val="List Paragraph Level 3"/>
    <w:qFormat/>
    <w:rsid w:val="004E2D1C"/>
    <w:pPr>
      <w:spacing w:after="120" w:line="240" w:lineRule="auto"/>
      <w:ind w:left="2160"/>
    </w:pPr>
    <w:rPr>
      <w:rFonts w:ascii="Times New Roman" w:eastAsia="Times New Roman" w:hAnsi="Times New Roman" w:cs="Times New Roman"/>
      <w:color w:val="000000"/>
      <w:kern w:val="0"/>
      <w:sz w:val="24"/>
      <w:szCs w:val="20"/>
      <w14:ligatures w14:val="none"/>
    </w:rPr>
  </w:style>
  <w:style w:type="paragraph" w:customStyle="1" w:styleId="DocumentTitle">
    <w:name w:val="Document Title"/>
    <w:basedOn w:val="Paragraph"/>
    <w:qFormat/>
    <w:rsid w:val="004E2D1C"/>
    <w:pPr>
      <w:jc w:val="center"/>
    </w:pPr>
    <w:rPr>
      <w:sz w:val="28"/>
    </w:rPr>
  </w:style>
  <w:style w:type="paragraph" w:customStyle="1" w:styleId="Title-Clause">
    <w:name w:val="Title - Clause"/>
    <w:aliases w:val="BIWS Heading 1"/>
    <w:basedOn w:val="Normal"/>
    <w:rsid w:val="00392EBD"/>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392EBD"/>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4E2D1C"/>
    <w:pPr>
      <w:spacing w:before="120"/>
    </w:pPr>
    <w:rPr>
      <w:b w:val="0"/>
    </w:rPr>
  </w:style>
  <w:style w:type="paragraph" w:customStyle="1" w:styleId="CoversheetParagraph">
    <w:name w:val="Coversheet Paragraph"/>
    <w:basedOn w:val="Normal"/>
    <w:autoRedefine/>
    <w:rsid w:val="00392EBD"/>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4E2D1C"/>
    <w:rPr>
      <w:smallCaps w:val="0"/>
      <w:sz w:val="22"/>
    </w:rPr>
  </w:style>
  <w:style w:type="paragraph" w:customStyle="1" w:styleId="CoversheetStaticText">
    <w:name w:val="Coversheet Static Text"/>
    <w:basedOn w:val="CoversheetIntro"/>
    <w:qFormat/>
    <w:rsid w:val="004E2D1C"/>
    <w:rPr>
      <w:b w:val="0"/>
    </w:rPr>
  </w:style>
  <w:style w:type="paragraph" w:customStyle="1" w:styleId="CoversheetParty">
    <w:name w:val="Coversheet Party"/>
    <w:basedOn w:val="CoversheetIntro"/>
    <w:qFormat/>
    <w:rsid w:val="004E2D1C"/>
  </w:style>
  <w:style w:type="paragraph" w:customStyle="1" w:styleId="NoNumUntitledClause">
    <w:name w:val="No Num Untitled Clause"/>
    <w:basedOn w:val="UntitledClause"/>
    <w:qFormat/>
    <w:rsid w:val="004E2D1C"/>
    <w:pPr>
      <w:numPr>
        <w:numId w:val="0"/>
      </w:numPr>
      <w:ind w:left="720"/>
    </w:pPr>
  </w:style>
  <w:style w:type="paragraph" w:customStyle="1" w:styleId="BackgroundSubclause1">
    <w:name w:val="Background Subclause1"/>
    <w:basedOn w:val="Background"/>
    <w:qFormat/>
    <w:rsid w:val="004E2D1C"/>
    <w:pPr>
      <w:numPr>
        <w:ilvl w:val="1"/>
      </w:numPr>
    </w:pPr>
  </w:style>
  <w:style w:type="paragraph" w:customStyle="1" w:styleId="BackgroundSubclause2">
    <w:name w:val="Background Subclause2"/>
    <w:basedOn w:val="Background"/>
    <w:qFormat/>
    <w:rsid w:val="004E2D1C"/>
    <w:pPr>
      <w:numPr>
        <w:ilvl w:val="3"/>
      </w:numPr>
    </w:pPr>
  </w:style>
  <w:style w:type="paragraph" w:customStyle="1" w:styleId="HeadingLevel2CQA">
    <w:name w:val="Heading Level 2 CQA"/>
    <w:basedOn w:val="HeadingLevel2"/>
    <w:qFormat/>
    <w:rsid w:val="004E2D1C"/>
  </w:style>
  <w:style w:type="paragraph" w:customStyle="1" w:styleId="ClauseBullet1">
    <w:name w:val="Clause Bullet 1"/>
    <w:basedOn w:val="ParaClause"/>
    <w:qFormat/>
    <w:rsid w:val="004E2D1C"/>
    <w:pPr>
      <w:numPr>
        <w:numId w:val="12"/>
      </w:numPr>
      <w:ind w:left="1077" w:hanging="357"/>
      <w:outlineLvl w:val="0"/>
    </w:pPr>
  </w:style>
  <w:style w:type="paragraph" w:customStyle="1" w:styleId="ClauseBullet2">
    <w:name w:val="Clause Bullet 2"/>
    <w:basedOn w:val="ParaClause"/>
    <w:qFormat/>
    <w:rsid w:val="004E2D1C"/>
    <w:pPr>
      <w:numPr>
        <w:numId w:val="13"/>
      </w:numPr>
      <w:ind w:left="1434" w:hanging="357"/>
      <w:outlineLvl w:val="1"/>
    </w:pPr>
  </w:style>
  <w:style w:type="paragraph" w:customStyle="1" w:styleId="subclause1Bullet1">
    <w:name w:val="subclause 1 Bullet 1"/>
    <w:basedOn w:val="Parasubclause1"/>
    <w:qFormat/>
    <w:rsid w:val="004E2D1C"/>
    <w:pPr>
      <w:numPr>
        <w:numId w:val="14"/>
      </w:numPr>
      <w:ind w:left="1077" w:hanging="357"/>
    </w:pPr>
  </w:style>
  <w:style w:type="paragraph" w:customStyle="1" w:styleId="subclause2Bullet1">
    <w:name w:val="subclause 2 Bullet 1"/>
    <w:basedOn w:val="Parasubclause2"/>
    <w:qFormat/>
    <w:rsid w:val="004E2D1C"/>
    <w:pPr>
      <w:numPr>
        <w:numId w:val="16"/>
      </w:numPr>
      <w:ind w:left="1434" w:hanging="357"/>
    </w:pPr>
  </w:style>
  <w:style w:type="paragraph" w:customStyle="1" w:styleId="subclause3Bullet1">
    <w:name w:val="subclause 3 Bullet 1"/>
    <w:basedOn w:val="Parasubclause3"/>
    <w:qFormat/>
    <w:rsid w:val="004E2D1C"/>
    <w:pPr>
      <w:numPr>
        <w:numId w:val="15"/>
      </w:numPr>
      <w:ind w:left="2273" w:hanging="357"/>
    </w:pPr>
  </w:style>
  <w:style w:type="paragraph" w:customStyle="1" w:styleId="subclause1Bullet2">
    <w:name w:val="subclause 1 Bullet 2"/>
    <w:basedOn w:val="Parasubclause1"/>
    <w:qFormat/>
    <w:rsid w:val="004E2D1C"/>
    <w:pPr>
      <w:numPr>
        <w:numId w:val="17"/>
      </w:numPr>
      <w:ind w:left="1434" w:hanging="357"/>
    </w:pPr>
  </w:style>
  <w:style w:type="paragraph" w:customStyle="1" w:styleId="subclause2Bullet2">
    <w:name w:val="subclause 2 Bullet 2"/>
    <w:basedOn w:val="Parasubclause2"/>
    <w:qFormat/>
    <w:rsid w:val="004E2D1C"/>
    <w:pPr>
      <w:numPr>
        <w:numId w:val="18"/>
      </w:numPr>
      <w:ind w:left="2273" w:hanging="357"/>
    </w:pPr>
  </w:style>
  <w:style w:type="paragraph" w:customStyle="1" w:styleId="subclause3Bullet2">
    <w:name w:val="subclause 3 Bullet 2"/>
    <w:basedOn w:val="Parasubclause3"/>
    <w:qFormat/>
    <w:rsid w:val="004E2D1C"/>
    <w:pPr>
      <w:numPr>
        <w:numId w:val="19"/>
      </w:numPr>
      <w:ind w:left="2982" w:hanging="357"/>
    </w:pPr>
  </w:style>
  <w:style w:type="paragraph" w:customStyle="1" w:styleId="DefinedTermBullet">
    <w:name w:val="Defined Term Bullet"/>
    <w:basedOn w:val="DefinedTermPara"/>
    <w:qFormat/>
    <w:rsid w:val="004E2D1C"/>
    <w:pPr>
      <w:numPr>
        <w:numId w:val="20"/>
      </w:numPr>
      <w:tabs>
        <w:tab w:val="num" w:pos="360"/>
      </w:tabs>
      <w:ind w:left="0" w:firstLine="0"/>
    </w:pPr>
  </w:style>
  <w:style w:type="paragraph" w:customStyle="1" w:styleId="DefinedTermNumber">
    <w:name w:val="Defined Term Number"/>
    <w:basedOn w:val="DefinedTermPara"/>
    <w:qFormat/>
    <w:rsid w:val="004E2D1C"/>
    <w:pPr>
      <w:numPr>
        <w:ilvl w:val="1"/>
      </w:numPr>
      <w:tabs>
        <w:tab w:val="clear" w:pos="1554"/>
        <w:tab w:val="num" w:pos="360"/>
      </w:tabs>
      <w:ind w:left="0"/>
    </w:pPr>
  </w:style>
  <w:style w:type="paragraph" w:customStyle="1" w:styleId="AdditionalTitle">
    <w:name w:val="Additional Title"/>
    <w:basedOn w:val="Paragraph"/>
    <w:qFormat/>
    <w:rsid w:val="004E2D1C"/>
    <w:pPr>
      <w:jc w:val="left"/>
    </w:pPr>
    <w:rPr>
      <w:b/>
      <w:sz w:val="24"/>
    </w:rPr>
  </w:style>
  <w:style w:type="character" w:customStyle="1" w:styleId="error">
    <w:name w:val="error"/>
    <w:basedOn w:val="DefaultParagraphFont"/>
    <w:rsid w:val="00392EBD"/>
    <w:rPr>
      <w:color w:val="000000"/>
    </w:rPr>
  </w:style>
  <w:style w:type="paragraph" w:customStyle="1" w:styleId="NoNumUntitledsubclause1">
    <w:name w:val="No Num Untitled subclause 1"/>
    <w:basedOn w:val="Untitledsubclause1"/>
    <w:qFormat/>
    <w:rsid w:val="004E2D1C"/>
    <w:pPr>
      <w:numPr>
        <w:ilvl w:val="0"/>
        <w:numId w:val="0"/>
      </w:numPr>
      <w:ind w:left="720"/>
    </w:pPr>
  </w:style>
  <w:style w:type="paragraph" w:customStyle="1" w:styleId="BackgroundParaClause">
    <w:name w:val="Background Para Clause"/>
    <w:basedOn w:val="Background"/>
    <w:qFormat/>
    <w:rsid w:val="004E2D1C"/>
    <w:pPr>
      <w:numPr>
        <w:numId w:val="0"/>
      </w:numPr>
    </w:pPr>
  </w:style>
  <w:style w:type="paragraph" w:customStyle="1" w:styleId="BackgroundParaSubclause1">
    <w:name w:val="Background Para Subclause1"/>
    <w:basedOn w:val="BackgroundSubclause1"/>
    <w:qFormat/>
    <w:rsid w:val="004E2D1C"/>
    <w:pPr>
      <w:numPr>
        <w:ilvl w:val="0"/>
        <w:numId w:val="0"/>
      </w:numPr>
      <w:ind w:left="994"/>
    </w:pPr>
    <w:rPr>
      <w:lang w:val="en-US"/>
    </w:rPr>
  </w:style>
  <w:style w:type="paragraph" w:customStyle="1" w:styleId="BackgroundParaSubclause2">
    <w:name w:val="Background Para Subclause2"/>
    <w:basedOn w:val="BackgroundSubclause2"/>
    <w:qFormat/>
    <w:rsid w:val="004E2D1C"/>
    <w:pPr>
      <w:numPr>
        <w:ilvl w:val="0"/>
        <w:numId w:val="0"/>
      </w:numPr>
      <w:ind w:left="1701"/>
    </w:pPr>
    <w:rPr>
      <w:lang w:val="en-US"/>
    </w:rPr>
  </w:style>
  <w:style w:type="paragraph" w:customStyle="1" w:styleId="ClauseBulletPara">
    <w:name w:val="Clause Bullet Para"/>
    <w:basedOn w:val="ClauseBullet1"/>
    <w:qFormat/>
    <w:rsid w:val="004E2D1C"/>
    <w:pPr>
      <w:numPr>
        <w:numId w:val="0"/>
      </w:numPr>
      <w:ind w:left="1080"/>
    </w:pPr>
    <w:rPr>
      <w:lang w:val="en-US"/>
    </w:rPr>
  </w:style>
  <w:style w:type="paragraph" w:customStyle="1" w:styleId="ClauseBullet2Para">
    <w:name w:val="Clause Bullet 2 Para"/>
    <w:basedOn w:val="ClauseBullet2"/>
    <w:qFormat/>
    <w:rsid w:val="004E2D1C"/>
    <w:pPr>
      <w:numPr>
        <w:numId w:val="0"/>
      </w:numPr>
      <w:ind w:left="1440"/>
    </w:pPr>
    <w:rPr>
      <w:lang w:val="en-US"/>
    </w:rPr>
  </w:style>
  <w:style w:type="paragraph" w:customStyle="1" w:styleId="ACTJurisdictionCheckList">
    <w:name w:val="ACTJurisdictionCheckList"/>
    <w:basedOn w:val="Normal"/>
    <w:rsid w:val="00392EBD"/>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4E2D1C"/>
  </w:style>
  <w:style w:type="paragraph" w:customStyle="1" w:styleId="ScheduleTitleClause">
    <w:name w:val="Schedule Title Clause"/>
    <w:basedOn w:val="Normal"/>
    <w:rsid w:val="00392EBD"/>
    <w:pPr>
      <w:keepNext/>
      <w:numPr>
        <w:numId w:val="29"/>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392EBD"/>
    <w:pPr>
      <w:numPr>
        <w:ilvl w:val="1"/>
        <w:numId w:val="29"/>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392EBD"/>
    <w:pPr>
      <w:numPr>
        <w:ilvl w:val="2"/>
        <w:numId w:val="29"/>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392EBD"/>
    <w:pPr>
      <w:numPr>
        <w:ilvl w:val="3"/>
        <w:numId w:val="29"/>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392EBD"/>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4E2D1C"/>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4E2D1C"/>
    <w:pPr>
      <w:shd w:val="clear" w:color="auto" w:fill="D9D9D9" w:themeFill="background1" w:themeFillShade="D9"/>
      <w:ind w:left="1077"/>
    </w:pPr>
  </w:style>
  <w:style w:type="paragraph" w:customStyle="1" w:styleId="ScheduleUntitledClause">
    <w:name w:val="Schedule Untitled Clause"/>
    <w:basedOn w:val="ScheduleTitleClause"/>
    <w:qFormat/>
    <w:rsid w:val="004E2D1C"/>
    <w:pPr>
      <w:spacing w:before="120"/>
    </w:pPr>
    <w:rPr>
      <w:b w:val="0"/>
    </w:rPr>
  </w:style>
  <w:style w:type="paragraph" w:customStyle="1" w:styleId="EmptyClausePara">
    <w:name w:val="Empty Clause Para"/>
    <w:basedOn w:val="IgnoredSpacing"/>
    <w:qFormat/>
    <w:rsid w:val="004E2D1C"/>
  </w:style>
  <w:style w:type="paragraph" w:customStyle="1" w:styleId="ScheduleTitlesubclause1">
    <w:name w:val="Schedule Title subclause1"/>
    <w:basedOn w:val="ScheduleUntitledsubclause1"/>
    <w:qFormat/>
    <w:rsid w:val="004E2D1C"/>
    <w:pPr>
      <w:spacing w:before="120"/>
    </w:pPr>
    <w:rPr>
      <w:b/>
    </w:rPr>
  </w:style>
  <w:style w:type="paragraph" w:customStyle="1" w:styleId="835FF0B0D5344FE4A8EE41F54AA7E17C16">
    <w:name w:val="835FF0B0D5344FE4A8EE41F54AA7E17C16"/>
    <w:rsid w:val="004E2D1C"/>
    <w:pPr>
      <w:spacing w:after="120" w:line="240" w:lineRule="auto"/>
    </w:pPr>
    <w:rPr>
      <w:rFonts w:ascii="Arial" w:eastAsia="Times New Roman" w:hAnsi="Arial" w:cs="Times New Roman"/>
      <w:color w:val="000000"/>
      <w:kern w:val="0"/>
      <w:sz w:val="24"/>
      <w:szCs w:val="24"/>
      <w:lang w:val="en-US"/>
      <w14:ligatures w14:val="none"/>
    </w:rPr>
  </w:style>
  <w:style w:type="character" w:styleId="Strong">
    <w:name w:val="Strong"/>
    <w:basedOn w:val="DefaultParagraphFont"/>
    <w:uiPriority w:val="22"/>
    <w:qFormat/>
    <w:rsid w:val="00392EBD"/>
    <w:rPr>
      <w:b/>
      <w:bCs/>
      <w:color w:val="000000"/>
    </w:rPr>
  </w:style>
  <w:style w:type="character" w:customStyle="1" w:styleId="cohidesearchterm">
    <w:name w:val="co_hidesearchterm"/>
    <w:basedOn w:val="DefaultParagraphFont"/>
    <w:rsid w:val="00392EBD"/>
    <w:rPr>
      <w:color w:val="000000"/>
    </w:rPr>
  </w:style>
  <w:style w:type="character" w:customStyle="1" w:styleId="UnresolvedMention1">
    <w:name w:val="Unresolved Mention1"/>
    <w:basedOn w:val="DefaultParagraphFont"/>
    <w:uiPriority w:val="99"/>
    <w:semiHidden/>
    <w:unhideWhenUsed/>
    <w:rsid w:val="00392EBD"/>
    <w:rPr>
      <w:color w:val="000000"/>
      <w:shd w:val="clear" w:color="auto" w:fill="E6E6E6"/>
    </w:rPr>
  </w:style>
  <w:style w:type="paragraph" w:customStyle="1" w:styleId="SectorSpecificNoteTitle">
    <w:name w:val="Sector Specific Note Title"/>
    <w:basedOn w:val="JurisdictionDraftingnoteTitle"/>
    <w:qFormat/>
    <w:rsid w:val="004E2D1C"/>
  </w:style>
  <w:style w:type="table" w:customStyle="1" w:styleId="ShadedTable1">
    <w:name w:val="Shaded Table1"/>
    <w:basedOn w:val="TableNormal"/>
    <w:uiPriority w:val="99"/>
    <w:rsid w:val="00392EBD"/>
    <w:pPr>
      <w:spacing w:after="0" w:line="240" w:lineRule="auto"/>
    </w:pPr>
    <w:rPr>
      <w:rFonts w:eastAsiaTheme="minorEastAsia"/>
      <w:color w:val="000000"/>
      <w:kern w:val="0"/>
      <w:lang w:eastAsia="en-GB"/>
      <w14:ligatures w14:val="none"/>
    </w:rPr>
    <w:tblPr>
      <w:tblBorders>
        <w:top w:val="single" w:sz="4" w:space="0" w:color="auto"/>
        <w:left w:val="single" w:sz="4" w:space="0" w:color="auto"/>
        <w:bottom w:val="single" w:sz="4" w:space="0" w:color="auto"/>
        <w:right w:val="single" w:sz="4" w:space="0" w:color="auto"/>
      </w:tblBorders>
    </w:tblPr>
    <w:tcPr>
      <w:shd w:val="clear" w:color="auto" w:fill="E8E8E8" w:themeFill="background2"/>
    </w:tcPr>
  </w:style>
  <w:style w:type="paragraph" w:customStyle="1" w:styleId="IgnoredEmptysubclause">
    <w:name w:val="Ignored Empty subclause"/>
    <w:basedOn w:val="Normal"/>
    <w:link w:val="IgnoredEmptysubclauseChar"/>
    <w:qFormat/>
    <w:rsid w:val="00392EBD"/>
    <w:rPr>
      <w:color w:val="000000"/>
    </w:rPr>
  </w:style>
  <w:style w:type="character" w:customStyle="1" w:styleId="codocumentid">
    <w:name w:val="co_documentid"/>
    <w:basedOn w:val="DefaultParagraphFont"/>
    <w:rsid w:val="00392EBD"/>
    <w:rPr>
      <w:color w:val="000000"/>
    </w:rPr>
  </w:style>
  <w:style w:type="character" w:customStyle="1" w:styleId="IgnoredEmptysubclauseChar">
    <w:name w:val="Ignored Empty subclause Char"/>
    <w:basedOn w:val="DefaultParagraphFont"/>
    <w:link w:val="IgnoredEmptysubclause"/>
    <w:rsid w:val="00392EBD"/>
    <w:rPr>
      <w:color w:val="000000"/>
    </w:rPr>
  </w:style>
  <w:style w:type="character" w:customStyle="1" w:styleId="BulletList1Char">
    <w:name w:val="Bullet List 1 Char"/>
    <w:basedOn w:val="DefaultParagraphFont"/>
    <w:link w:val="BulletList1"/>
    <w:rsid w:val="00392EBD"/>
    <w:rPr>
      <w:rFonts w:ascii="Arial" w:eastAsia="Arial Unicode MS" w:hAnsi="Arial" w:cs="Arial"/>
      <w:color w:val="000000"/>
      <w:szCs w:val="20"/>
    </w:rPr>
  </w:style>
  <w:style w:type="paragraph" w:customStyle="1" w:styleId="6B1115FCC3DC4C6AB2CF846F0C50B663">
    <w:name w:val="6B1115FCC3DC4C6AB2CF846F0C50B663"/>
    <w:rsid w:val="004E2D1C"/>
    <w:pPr>
      <w:spacing w:after="200" w:line="276" w:lineRule="auto"/>
    </w:pPr>
    <w:rPr>
      <w:rFonts w:eastAsiaTheme="minorEastAsia"/>
      <w:color w:val="000000"/>
      <w:kern w:val="0"/>
      <w:lang w:eastAsia="en-GB"/>
      <w14:ligatures w14:val="none"/>
    </w:rPr>
  </w:style>
  <w:style w:type="paragraph" w:styleId="Revision">
    <w:name w:val="Revision"/>
    <w:hidden/>
    <w:uiPriority w:val="99"/>
    <w:semiHidden/>
    <w:rsid w:val="004E2D1C"/>
    <w:pPr>
      <w:spacing w:after="0" w:line="240" w:lineRule="auto"/>
    </w:pPr>
    <w:rPr>
      <w:rFonts w:eastAsiaTheme="minorEastAsia"/>
      <w:color w:val="000000"/>
      <w:kern w:val="0"/>
      <w:lang w:eastAsia="en-GB"/>
      <w14:ligatures w14:val="none"/>
    </w:rPr>
  </w:style>
  <w:style w:type="character" w:styleId="CommentReference">
    <w:name w:val="annotation reference"/>
    <w:basedOn w:val="DefaultParagraphFont"/>
    <w:uiPriority w:val="99"/>
    <w:semiHidden/>
    <w:unhideWhenUsed/>
    <w:rsid w:val="00392EBD"/>
    <w:rPr>
      <w:color w:val="000000"/>
      <w:sz w:val="16"/>
      <w:szCs w:val="16"/>
    </w:rPr>
  </w:style>
  <w:style w:type="paragraph" w:styleId="CommentText">
    <w:name w:val="annotation text"/>
    <w:basedOn w:val="Normal"/>
    <w:link w:val="CommentTextChar"/>
    <w:uiPriority w:val="99"/>
    <w:unhideWhenUsed/>
    <w:rsid w:val="00392EBD"/>
    <w:pPr>
      <w:spacing w:line="240" w:lineRule="auto"/>
    </w:pPr>
    <w:rPr>
      <w:color w:val="000000"/>
      <w:sz w:val="20"/>
      <w:szCs w:val="20"/>
    </w:rPr>
  </w:style>
  <w:style w:type="character" w:customStyle="1" w:styleId="CommentTextChar">
    <w:name w:val="Comment Text Char"/>
    <w:basedOn w:val="DefaultParagraphFont"/>
    <w:link w:val="CommentText"/>
    <w:uiPriority w:val="99"/>
    <w:rsid w:val="00392EBD"/>
    <w:rPr>
      <w:color w:val="000000"/>
      <w:sz w:val="20"/>
      <w:szCs w:val="20"/>
    </w:rPr>
  </w:style>
  <w:style w:type="paragraph" w:styleId="CommentSubject">
    <w:name w:val="annotation subject"/>
    <w:basedOn w:val="CommentText"/>
    <w:next w:val="CommentText"/>
    <w:link w:val="CommentSubjectChar"/>
    <w:uiPriority w:val="99"/>
    <w:semiHidden/>
    <w:unhideWhenUsed/>
    <w:rsid w:val="004E2D1C"/>
    <w:rPr>
      <w:b/>
      <w:bCs/>
    </w:rPr>
  </w:style>
  <w:style w:type="character" w:customStyle="1" w:styleId="CommentSubjectChar">
    <w:name w:val="Comment Subject Char"/>
    <w:basedOn w:val="CommentTextChar"/>
    <w:link w:val="CommentSubject"/>
    <w:uiPriority w:val="99"/>
    <w:semiHidden/>
    <w:rsid w:val="00392EBD"/>
    <w:rPr>
      <w:b/>
      <w:bCs/>
      <w:color w:val="000000"/>
      <w:sz w:val="20"/>
      <w:szCs w:val="20"/>
    </w:rPr>
  </w:style>
  <w:style w:type="numbering" w:customStyle="1" w:styleId="ScheduleListStyle">
    <w:name w:val="ScheduleListStyle"/>
    <w:rsid w:val="00392EBD"/>
    <w:pPr>
      <w:numPr>
        <w:numId w:val="25"/>
      </w:numPr>
    </w:pPr>
  </w:style>
  <w:style w:type="numbering" w:customStyle="1" w:styleId="ClauseListStyle">
    <w:name w:val="ClauseListStyle"/>
    <w:rsid w:val="00392EBD"/>
    <w:pPr>
      <w:numPr>
        <w:numId w:val="28"/>
      </w:numPr>
    </w:pPr>
  </w:style>
  <w:style w:type="paragraph" w:styleId="TOC1">
    <w:name w:val="toc 1"/>
    <w:basedOn w:val="Normal"/>
    <w:next w:val="Normal"/>
    <w:autoRedefine/>
    <w:rsid w:val="00392EBD"/>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796179">
      <w:bodyDiv w:val="1"/>
      <w:marLeft w:val="0"/>
      <w:marRight w:val="0"/>
      <w:marTop w:val="0"/>
      <w:marBottom w:val="0"/>
      <w:divBdr>
        <w:top w:val="none" w:sz="0" w:space="0" w:color="auto"/>
        <w:left w:val="none" w:sz="0" w:space="0" w:color="auto"/>
        <w:bottom w:val="none" w:sz="0" w:space="0" w:color="auto"/>
        <w:right w:val="none" w:sz="0" w:space="0" w:color="auto"/>
      </w:divBdr>
    </w:div>
    <w:div w:id="589974308">
      <w:bodyDiv w:val="1"/>
      <w:marLeft w:val="0"/>
      <w:marRight w:val="0"/>
      <w:marTop w:val="0"/>
      <w:marBottom w:val="0"/>
      <w:divBdr>
        <w:top w:val="none" w:sz="0" w:space="0" w:color="auto"/>
        <w:left w:val="none" w:sz="0" w:space="0" w:color="auto"/>
        <w:bottom w:val="none" w:sz="0" w:space="0" w:color="auto"/>
        <w:right w:val="none" w:sz="0" w:space="0" w:color="auto"/>
      </w:divBdr>
    </w:div>
    <w:div w:id="198431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2.xml><?xml version="1.0" encoding="utf-8"?>
<cdm:cachedDataManifest xmlns:cdm="http://schemas.microsoft.com/2004/VisualStudio/Tools/Applications/CachedDataManifest.xsd" cdm:revision="1"/>
</file>

<file path=customXml/item3.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n-document xmlns:xsd="http://www.w3.org/2001/XMLSchema" xmlns:xsi="http://www.w3.org/2001/XMLSchema-instance" guid="0" synced="true" validated="true">
  <n-docbody>
    <standard.doc precedenttype="agreement">
      <prelim>
        <product.name>product.name0</product.name>
        <title>
          <lang val="en-GB">Services agreement (pro-customer)</lang>
        </title>
        <author>
          <link href="http://uk.practicallaw.com/about/our-team/uk-commercial" style="ACTLinkURL">
            <ital>Practical Law Commercial</ital>
          </link>
          <ital> </ital>
        </author>
        <resource.type>Standard documents</resource.type>
        <juris>juris0</juris>
        <juris>juris1</juris>
      </prelim>
      <abstract>
        <para>
          <paratext>A supply of services agreement for use in business-to-business transactions. It is drafted from the customer's perspective.</paratext>
        </para>
      </abstract>
      <toc.identifier hasToc="true"/>
      <body>
        <drafting.note id="a780117" jurisdiction="">
          <head align="left" preservecase="true">
            <headtext>About this document</headtext>
          </head>
          <division id="a000002" level="1">
            <para>
              <paratext>This document is an agreement for the supply of services in a business-to-business (b2b) context. The relevant services may be provided over a long period (for example, catering services for several years) or a shorter period (a few weeks of training).</paratext>
            </para>
            <para>
              <paratext>All the services to be provided are agreed upfront and set out in a schedule to the agreement, subject to any changes the parties later agree.</paratext>
            </para>
            <para>
              <paratext>The agreement is drafted from the customer's perspective.</paratext>
            </para>
          </division>
          <division id="a728978" level="1">
            <head align="left" preservecase="true">
              <headtext>Legal issues</headtext>
            </head>
            <para>
              <paratext>
                The key legal issues to consider when drafting a supply of services agreement are set out below. For a detailed discussion, see 
                <link href="w-027-7394" style="ACTLinkPLCtoPLC">
                  <ital>Practice note, Supply of services contracts: overview</ital>
                </link>
                .
              </paratext>
            </para>
            <division id="a837780" level="2">
              <head align="left" preservecase="true">
                <headtext>Implied terms</headtext>
              </head>
              <para>
                <paratext>
                  Part II of the 
                  <link href="3-507-0623" style="ACTLinkPLCtoPLC">
                    <ital>Supply of Goods and Services Act 1982</ital>
                  </link>
                   (SGSA) implies three terms into contracts for services:
                </paratext>
              </para>
              <list type="bulleted">
                <list.item>
                  <para>
                    <paratext>
                      The supplier will carry out the services with reasonable care and skill (
                      <link href="2-507-0628" style="ACTLinkPLCtoPLC">
                        <ital>section 13</ital>
                      </link>
                      ).
                    </paratext>
                  </para>
                </list.item>
                <list.item>
                  <para>
                    <paratext>
                      If the time for carrying out the services is not fixed by the contract, left to be fixed in a manner agreed in the contract or determined by the parties' course of dealing, there is an implied term that the supplier will carry out the services within a reasonable time. What is reasonable is a question of fact (
                      <link href="0-508-2613" style="ACTLinkPLCtoPLC">
                        <ital>section 14</ital>
                      </link>
                      ).
                    </paratext>
                  </para>
                </list.item>
                <list.item>
                  <para>
                    <paratext>
                      If the price of the services is not determined by the contract, left to be determined in a manner agreed in the contract or determined by the course of dealing between the parties, there is an implied term that the customer will pay the supplier a reasonable charge. What is reasonable is a question of fact (
                      <link href="7-507-2922" style="ACTLinkPLCtoPLC">
                        <ital>section 15</ital>
                      </link>
                      ).
                    </paratext>
                  </para>
                </list.item>
              </list>
              <para>
                <paratext>In addition, Part I of the SGSA implies the following terms in relation to goods transferred under a contract for services (for example, spare parts or materials used as part of the services):</paratext>
              </para>
              <list type="bulleted">
                <list.item>
                  <para>
                    <paratext>
                      The supplier has title to the goods, the customer will enjoy quiet possession of them and the goods are free from encumbrances (
                      <link href="9-507-2935" style="ACTLinkPLCtoPLC">
                        <ital>section 2</ital>
                      </link>
                      ).
                    </paratext>
                  </para>
                </list.item>
                <list.item>
                  <para>
                    <paratext>
                      The goods will correspond with their description (
                      <link href="4-508-2593" style="ACTLinkPLCtoPLC">
                        <ital>section 3</ital>
                      </link>
                      ).
                    </paratext>
                  </para>
                </list.item>
                <list.item>
                  <para>
                    <paratext>
                      The goods will be of satisfactory quality and fit for purpose (
                      <link href="3-508-2598" style="ACTLinkPLCtoPLC">
                        <ital>section 4</ital>
                      </link>
                      ).
                    </paratext>
                  </para>
                </list.item>
                <list.item>
                  <para>
                    <paratext>
                      The goods will correspond with their sample (
                      <link href="7-508-2600" style="ACTLinkPLCtoPLC">
                        <ital>section 5</ital>
                      </link>
                      ).
                    </paratext>
                  </para>
                </list.item>
              </list>
              <para>
                <paratext>
                  The implied terms in Part I of the SGSA apply to materials used in the services but may not apply to the finished product of the services, such as deliverables (see 
                  <link anchor="a753134" href="2-501-7221" style="ACTLinkPLCtoPLC">
                    <ital>Practice note, Drafting standard terms and conditions for the supply of services: Supply of Goods and Services Act 1982</ital>
                  </link>
                  ). A customer wanting to ensure that the finished product is fit for purpose, meets a particular quality and specification, and is free from defects should include express provisions to this effect in its contracts (see 
                  <internal.reference refid="a706810">
                    <ital>clause 4.1(b)</ital>
                  </internal.reference>
                   and 
                  <internal.reference refid="a218575">
                    <ital>clause 4.1(d)</ital>
                  </internal.reference>
                  ).
                </paratext>
              </para>
              <para>
                <paratext>
                  The 
                  <link href="7-505-7728" style="ACTLinkPLCtoPLC">
                    <ital>Unfair Contract Terms Act 1977</ital>
                  </link>
                   (UCTA) controls attempts to exclude the SGSA's implied terms or limit liability for their breach as follows:
                </paratext>
              </para>
              <list type="bulleted">
                <list.item>
                  <para>
                    <paratext>
                      Exclusions or limitations in relation to the implied terms as to reasonable skill and care, correspondence with description, satisfactory quality, fitness for purpose and correspondence with sample must be reasonable (
                      <link href="4-506-5560" style="ACTLinkPLCtoPLC">
                        <ital>section 2</ital>
                      </link>
                      <ital> and </ital>
                      <link href="6-507-2871" style="ACTLinkPLCtoPLC">
                        <ital>section 7(1A)</ital>
                      </link>
                      ).
                    </paratext>
                  </para>
                </list.item>
                <list.item>
                  <para>
                    <paratext>
                      Exclusions or limitations in relation to the implied terms as to title, quiet possession and freedom from encumbrances are void (
                      <ital>section 7(3A)</ital>
                      ).
                    </paratext>
                  </para>
                </list.item>
              </list>
              <para>
                <paratext>
                  Subject to the application of UCTA, the parties to a services agreement can negate or vary these implied terms by express agreement (
                  <link href="5-507-2937" style="ACTLinkPLCtoPLC">
                    <ital>sections 11(1)</ital>
                  </link>
                  <ital>and</ital>
                  <link href="3-507-2938" style="ACTLinkPLCtoPLC">
                    <ital>16(1)</ital>
                  </link>
                  <ital>,</ital>
                  <ital>SGSA</ital>
                  ). In a customer-friendly services agreement, the customer will often look to include tougher requirements than these implied terms (for example, by requiring the supplier to perform the services to a higher standard than reasonable skill and care).
                </paratext>
              </para>
            </division>
            <division id="a489341" level="2">
              <head align="left" preservecase="true">
                <headtext>Limitation of liability</headtext>
              </head>
              <para>
                <paratext>Limitation of liability (especially the supplier's) is always a key area for negotiation in a supply of services agreement. The supplier is usually at greater risk of facing a damages claim from the customer than vice versa.</paratext>
              </para>
              <para>
                <paratext>
                  As such, the supplier will generally seek to restrict its liability to the customer by inserting a limitation of liability clause. Without a limitation clause, there are no limits on the damages the customer can recover other than common law restrictions on recovery of damages (see 
                  <link anchor="a935601" href="6-533-8545" style="ACTLinkPLCtoPLC">
                    <ital>Practice note, Damages for breach of contract: an overview: Restrictions on recovery of damages</ital>
                  </link>
                  ).
                </paratext>
              </para>
              <para>
                <paratext>
                  Despite this document being a pro-customer agreement, we have included mutual limitations and exclusions of liability at 
                  <internal.reference refid="a101610">
                    <ital>clause 18</ital>
                  </internal.reference>
                   because it is unusual for a supplier to accept an agreement with no limitations or exclusions of liability.
                </paratext>
              </para>
              <para>
                <paratext>For information on limiting liability in b2b contracts, see Practice notes:</paratext>
              </para>
              <list type="bulleted">
                <list.item>
                  <para>
                    <paratext>
                      <link href="2-520-5359" style="ACTLinkPLCtoPLC">
                        <ital>Limiting liability: drafting and negotiating</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
            </division>
            <division id="a269079" level="2">
              <head align="left" preservecase="true">
                <headtext>Transfer of employees under TUPE</headtext>
              </head>
              <para>
                <paratext>
                  Under the 
                  <link href="2-505-5915" style="ACTLinkPLCtoPLC">
                    <ital>Transfer of Undertakings (Protection of Employment) Regulations 2006 (SI 2006/246)</ital>
                  </link>
                   (TUPE), if there is a "service provision change" (essentially a change in the entity responsible for providing the services), any employees assigned to an organised group whose main purpose is performing those services will automatically transfer to the new service provider on their current employment terms. A service provision change includes the following scenarios:
                </paratext>
              </para>
              <list type="bulleted">
                <list.item>
                  <para>
                    <paratext>A customer engages a supplier for the first time to work on its behalf.</paratext>
                  </para>
                </list.item>
                <list.item>
                  <para>
                    <paratext>A customer appoints a replacement supplier to perform the relevant services on its behalf.</paratext>
                  </para>
                </list.item>
                <list.item>
                  <para>
                    <paratext>A customer brings the services back "in-house".</paratext>
                  </para>
                </list.item>
              </list>
              <para>
                <paratext>
                  (
                  <link href="3-508-2621" style="ACTLinkPLCtoPLC">
                    <ital>Regulation 3(1)(b)</ital>
                  </link>
                  <ital>, TUPE</ital>
                  .)
                </paratext>
              </para>
              <para>
                <paratext>There is no service provision change where:</paratext>
              </para>
              <list type="bulleted">
                <list.item>
                  <para>
                    <paratext>
                      The contract is wholly or mainly for the supply of goods for the customer's use (
                      <ital>regulation 3(3)(b)</ital>
                      ).
                    </paratext>
                  </para>
                </list.item>
                <list.item>
                  <para>
                    <paratext>
                      The activities are carried out in connection with a single specific event or a task of short-term duration (
                      <ital>regulation 3(3)(a)(ii)</ital>
                      ).
                    </paratext>
                  </para>
                </list.item>
                <list.item>
                  <para>
                    <paratext>
                      The services are not fundamentally the same before and after the change of service provider (
                      <ital>regulation 3(2A)</ital>
                      ).
                    </paratext>
                  </para>
                </list.item>
              </list>
              <para>
                <paratext>
                  For more information on when TUPE will apply on a service provision change, see 
                  <link href="8-204-4041" style="ACTLinkPLCtoPLC">
                    <ital>Practice note, TUPE (3): service provision changes</ital>
                  </link>
                  .
                </paratext>
              </para>
              <para>
                <paratext>TUPE is an issue for consideration when services start (TUPE on entry) and when they end (TUPE on exit):</paratext>
              </para>
              <list type="bulleted">
                <list.item>
                  <para>
                    <paratext>
                      <bold>TUPE on entry.</bold>
                       Will any of the customer's employees (or employees of the customer's former supplier) transfer from the customer (or its former supplier) to the supplier when the services start? If so, the supplier may want to seek contractual warranties and indemnities from the customer to cover the liabilities which arise from those TUPE transfers.
                    </paratext>
                  </para>
                </list.item>
                <list.item>
                  <para>
                    <paratext>
                      <bold>TUPE on exit.</bold>
                       When the services come to an end, will any employees transfer from the supplier to either the customer or to a replacement supplier? If so, what contractual protection is the supplier willing to provide to the customer (or the replacement supplier) to cover the liabilities arising from those TUPE transfers?
                    </paratext>
                  </para>
                </list.item>
              </list>
              <para>
                <paratext>
                  As this is a pro-customer agreement, the TUPE on exit provisions are more comprehensive than the TUPE on entry provisions which are usually more likely to benefit the supplier (see 
                  <internal.reference refid="a902539">
                    <ital>Schedule 6</ital>
                  </internal.reference>
                  ). A customer in a strong bargaining position may choose to omit any TUPE on entry provisions, although including some protection for the supplier may reduce the scope for negotiation.
                </paratext>
              </para>
              <para>
                <paratext>
                  For more information on contractual protection to cover TUPE transfers on entry and exit, see 
                  <link href="4-384-9856" style="ACTLinkPLCtoPLC">
                    <ital>Practice note, Outsourcing agreements: drafting and negotiating employment indemnities and warranties</ital>
                  </link>
                  .
                </paratext>
              </para>
            </division>
            <division id="a275398" level="2">
              <head align="left" preservecase="true">
                <headtext>Data protection</headtext>
              </head>
              <para>
                <paratext>
                  This agreement assumes that the provision of services involves the supplier processing personal data for the customer. It includes data processing provisions at 
                  <internal.reference refid="a683454">
                    <ital>clause 13</ital>
                  </internal.reference>
                  . The clause is drafted to facilitate compliance with the 
                  <link href="w-026-8528" style="ACTLinkPLCtoPLC">
                    <ital>UK GDPR</ital>
                  </link>
                  <ital> </ital>
                  and, if applicable, the 
                  <link href="w-026-8527" style="ACTLinkPLCtoPLC">
                    <ital>EU GDPR</ital>
                  </link>
                  .
                </paratext>
              </para>
              <para>
                <paratext>Under these rules, a processor (the supplier in most cases):</paratext>
              </para>
              <list type="bulleted">
                <list.item>
                  <para>
                    <paratext>Is subject to direct compliance obligations and may be liable to fines or penalties for breaches. The legislation also specifies the contractual terms that customers, in their capacity as controllers, must include in their contracts with suppliers (as processors).</paratext>
                  </para>
                </list.item>
                <list.item>
                  <para>
                    <paratext>Cannot engage a subprocessor to carry out the processing activities without the controller's prior written consent. If a subprocessor is appointed, the legislation requires that the data protection obligations in the subprocessing arrangement must mirror those in the main agreement (that is, the agreement between the controller and the processor).</paratext>
                  </para>
                </list.item>
              </list>
              <para>
                <paratext>
                  For more information on processor obligations, see 
                  <link href="w-025-2861" style="ACTLinkPLCtoPLC">
                    <ital>Practice note, Processor obligations under UK GDPR</ital>
                  </link>
                  .
                </paratext>
              </para>
              <para>
                <paratext>
                  The UK GDPR also prohibits the transfer of personal data outside the UK unless certain conditions are met. The conditions include the UK making an adequacy decision on the recipient country's data protection regime, or appropriate safeguards being put in place (for example, the use by the controller and processor of standard data protection clauses adopted by the 
                  <link href="3-107-6262" style="ACTLinkPLCtoPLC">
                    <ital>Information Commissioner's Office</ital>
                  </link>
                  ). There are similar restrictions on transfers outside the EU under the EU GDPR. For more information on cross-border data transfers, see 
                  <link href="w-013-9203" style="ACTLinkPLCtoPLC">
                    <ital>Practice note, Overview of data transfers (UK)</ital>
                  </link>
                  .
                </paratext>
              </para>
            </division>
            <division id="a923890" level="2">
              <head align="left" preservecase="true">
                <headtext>Supply chain issues</headtext>
              </head>
              <para>
                <paratext>A customer may be subject to various regulatory compliance obligations, which it needs to "flow down" to suppliers within its supply chain. A customer may also be keen to ensure that its supply chain practices are ethical (for example, on issues in relation to human rights or climate change).</paratext>
              </para>
              <para>
                <paratext>The most common legal frameworks that could give rise to compliance obligations are:</paratext>
              </para>
              <list type="bulleted">
                <list.item>
                  <para>
                    <paratext>
                      <link href="2-607-4606" style="ACTLinkPLCtoPLC">
                        <bold>
                          <ital>Modern Slavery Act 2015</ital>
                        </bold>
                      </link>
                      <bold> (MSA). </bold>
                      The MSA is aimed at combating crimes of slavery and human trafficking. Commercial organisations with a global turnover of £36 million or more must publish an annual slavery and human trafficking statement (
                      <link href="7-608-3825" style="ACTLinkPLCtoPLC">
                        <ital>section 54</ital>
                      </link>
                      ). The statement must disclose what steps the organisation has taken to ensure that human trafficking is not taking place in any of its supply chains or its business, or state that it has taken no steps. A customer may therefore want to include wording in its services agreements to prohibit the use of forced or trafficked labour by suppliers and require adherence to its anti-slavery policies. For more information, see 
                      <link href="6-606-9165" style="ACTLinkPLCtoPLC">
                        <ital>Practice note, Modern Slavery Act 2015: slavery and human trafficking statement</ital>
                      </link>
                      .
                    </paratext>
                  </para>
                </list.item>
                <list.item>
                  <para>
                    <paratext>
                      <link href="1-503-8422" style="ACTLinkPLCtoPLC">
                        <bold>
                          <ital>Bribery Act 2010</ital>
                        </bold>
                      </link>
                      <bold> (BA 2010). </bold>
                      Of particular concern to businesses in a commercial context is the corporate offence of failure to prevent bribery by an associated person. A commercial organisation will be guilty of the offence if a person associated with it bribes another person intending to obtain or retain business or a business advantage for the commercial organisation (
                      <link href="2-505-7405" style="ACTLinkPLCtoPLC">
                        <ital>section 7</ital>
                      </link>
                      , 
                      <ital>BA 2010</ital>
                      ). A person is "associated" with a commercial organisation if it performs services for or on behalf of that organisation. The commercial organisation has a defence if it can show that it had adequate procedures in place to prevent bribery by its associated persons. For more information, see 
                      <link href="4-506-7875" style="ACTLinkPLCtoPLC">
                        <ital>Practice note, Bribery Act 2010: application to commercial agreements</ital>
                      </link>
                      .
                    </paratext>
                  </para>
                </list.item>
                <list.item>
                  <para>
                    <paratext>
                      <link href="w-008-5510" style="ACTLinkPLCtoPLC">
                        <bold>
                          <ital>Criminal Finances Act 2017</ital>
                        </bold>
                      </link>
                      <bold> (CFA).</bold>
                       A relevant body may be criminally liable for failing to prevent the facilitation of tax evasion by its associated persons (
                      <link href="w-010-6075" style="ACTLinkPLCtoPLC">
                        <ital>Part 3</ital>
                      </link>
                      <ital>, CFA</ital>
                      ). A customer's associated persons could include suppliers. A customer may therefore require the inclusion of anti-facilitation of tax evasion provisions in its contracts with suppliers. For more information, see 
                      <link href="w-007-8822" style="ACTLinkPLCtoPLC">
                        <ital>Practice note, Tax offences: failure to prevent facilitation of tax evasion</ital>
                      </link>
                      .
                    </paratext>
                  </para>
                </list.item>
                <list.item>
                  <para>
                    <paratext>
                      <link href="w-041-1867" style="ACTLinkPLCtoPLC">
                        <bold>
                          <ital>Economic Crime and Corporate Transparency Act 2023</ital>
                        </bold>
                      </link>
                      <bold> (ECCTA). </bold>
                      From 1 September 2025, an in-scope organisation (broadly, a large body corporate or partnership formed or incorporated anywhere in the world) may be criminally liable where it fails to prevent an associated person from committing a fraud offence intending to benefit the organisation
                      <bold> </bold>
                      (
                      <link href="w-041-2335" style="ACTLinkPLCtoPLC">
                        <ital>section 199</ital>
                      </link>
                      , 
                      <ital>ECCTA</ital>
                      ). An in-scope organisation has a defence if it can show that it had in place reasonable fraud prevention procedures. For more information, see 
                      <link href="w-046-8564" style="ACTLinkPLCtoPLC">
                        <ital>Practice note, ECCTA 2023: failure to prevent fraud offence: application to commercial relationships</ital>
                      </link>
                      .
                    </paratext>
                  </para>
                </list.item>
              </list>
              <para>
                <paratext>
                  This document includes a generic provision at 
                  <internal.reference refid="a970716">
                    <ital>clause 12</ital>
                  </internal.reference>
                   that requires the supplier to comply with applicable laws and the various legal and ethical obligations that are identified as the customer's "Mandatory Policies". The customer should assess if a generic clause is sufficient or whether it also wants to include additional duties to comply with specific laws that represent a high risk to the customer. For instance, if the supplier operates in a sector or country that is deemed high risk for bribery and corruption, the customer may want to include a bespoke anti-bribery clause to address this. Optional wording in 
                  <internal.reference refid="a970716">
                    <ital>clause 12</ital>
                  </internal.reference>
                   requires the supplier to adhere to specific obligations in relation to bribery, fraud and modern slavery.
                </paratext>
              </para>
            </division>
          </division>
          <division id="a961021" level="1">
            <head align="left" preservecase="true">
              <headtext>Document structure</headtext>
            </head>
            <list type="bulleted">
              <list.item>
                <para>
                  <paratext>
                    <bold>Main body of the agreement.</bold>
                     This sets out the terms which govern the parties' general relationship such as:
                  </paratext>
                </para>
                <list type="bulleted">
                  <list.item>
                    <para>
                      <paratext>standard of services;</paratext>
                    </para>
                  </list.item>
                  <list.item>
                    <para>
                      <paratext>charges and payment;</paratext>
                    </para>
                  </list.item>
                  <list.item>
                    <para>
                      <paratext>ownership of intellectual property rights (IPRs);</paratext>
                    </para>
                  </list.item>
                  <list.item>
                    <para>
                      <paratext>confidentiality;</paratext>
                    </para>
                  </list.item>
                  <list.item>
                    <para>
                      <paratext>limitations of liability; and</paratext>
                    </para>
                  </list.item>
                  <list.item>
                    <para>
                      <paratext>termination.</paratext>
                    </para>
                  </list.item>
                </list>
              </list.item>
            </list>
            <list type="bulleted">
              <list.item>
                <para>
                  <paratext>
                    <internal.reference refid="a326473">
                      <bold>
                        <ital>Schedule 1</ital>
                      </bold>
                    </internal.reference>
                     sets out the details of the services to be provided, including:
                  </paratext>
                </para>
                <list type="bulleted">
                  <list.item>
                    <para>
                      <paratext>timetable;</paratext>
                    </para>
                  </list.item>
                  <list.item>
                    <para>
                      <paratext>milestones;</paratext>
                    </para>
                  </list.item>
                  <list.item>
                    <para>
                      <paratext>deliverables; and</paratext>
                    </para>
                  </list.item>
                  <list.item>
                    <para>
                      <paratext>acceptance criteria (if any).</paratext>
                    </para>
                  </list.item>
                </list>
              </list.item>
            </list>
            <list type="bulleted">
              <list.item>
                <para>
                  <paratext>
                    <internal.reference refid="a879950">
                      <bold>
                        <ital>Schedule 2</ital>
                      </bold>
                    </internal.reference>
                     sets out the charges payable for the services.
                  </paratext>
                </para>
              </list.item>
              <list.item>
                <para>
                  <paratext>
                    <internal.reference refid="a544626">
                      <bold>
                        <ital>Schedule 3</ital>
                      </bold>
                    </internal.reference>
                    <bold> </bold>
                    sets out key members of the supplier's team who are involved in providing the services.
                  </paratext>
                </para>
              </list.item>
              <list.item>
                <para>
                  <paratext>
                    <internal.reference refid="a387902">
                      <bold>
                        <ital>Schedule 4</ital>
                      </bold>
                    </internal.reference>
                     sets out the customer's mandatory policies which the supplier must comply with.
                  </paratext>
                </para>
              </list.item>
              <list.item>
                <para>
                  <paratext>
                    <internal.reference refid="a393604">
                      <bold>
                        <ital>Schedule 5</ital>
                      </bold>
                    </internal.reference>
                     sets out the data processing details.
                  </paratext>
                </para>
              </list.item>
              <list.item>
                <para>
                  <paratext>
                    <internal.reference refid="a902539">
                      <bold>
                        <ital>Schedule 6</ital>
                      </bold>
                    </internal.reference>
                     sets out the TUPE provisions, including warranties and indemnities, to cover the liabilities associated with any TUPE transfers.
                  </paratext>
                </para>
              </list.item>
            </list>
          </division>
          <division id="a752013" level="1">
            <head align="left" preservecase="true">
              <headtext>Drafting assumptions</headtext>
            </head>
            <para>
              <paratext>This agreement is drafted on the following assumptions:</paratext>
            </para>
            <list type="bulleted">
              <list.item>
                <para>
                  <paratext>
                    <bold>Services agreed upfront.</bold>
                     This agreement is for the provision of an agreed set of services. It does not provide for the procurement and provision of future work through statements of work (SOWs) under its terms. If this is required, see 
                    <link href="0-350-9991" style="ACTLinkPLCtoPLC">
                      <ital>Standard document, Simple framework services agreement (pro-customer)</ital>
                    </link>
                    .
                  </paratext>
                </para>
              </list.item>
              <list.item>
                <para>
                  <paratext>
                    <bold>B2b.</bold>
                     The parties are dealing with each other in the course of their respective businesses, so rules protecting consumers do not apply. This agreement is therefore not suitable for use in business-to-consumer transactions. For resources on consumer law, including business-to-consumer terms and conditions, see 
                    <link href="7-525-0330" style="ACTLinkPLCtoPLC">
                      <ital>Consumer law toolkit</ital>
                    </link>
                    .
                  </paratext>
                </para>
              </list.item>
              <list.item>
                <para>
                  <paratext>
                    <bold>Pro-customer. </bold>
                    The agreement favours the customer. The drafting notes explain where a clause is particularly one-sided and may meet resistance from the supplier. For supplier-friendly drafting, see 
                    <link href="7-623-0751" style="ACTLinkPLCtoPLC">
                      <ital>Standard document, Services agreement (pro-supplier)</ital>
                    </link>
                    .
                  </paratext>
                </para>
              </list.item>
              <list.item>
                <para>
                  <paratext>
                    <bold>One contract.</bold>
                     The customer party signing the agreement is the only party contracting with the supplier. This is not a master services agreement or framework agreement under which each party and its affiliates can contract with each other for services, although there is optional drafting in 
                    <internal.reference refid="a278903">
                      <ital>clause 3</ital>
                    </internal.reference>
                     that could be used to enable customer affiliates to benefit from the services. For a framework agreement in which the main customer's affiliates can order services by entering into call-off contracts with the supplier, see 
                    <link href="3-505-3727" style="ACTLinkPLCtoPLC">
                      <ital>Standard document, Complex framework services agreement</ital>
                    </link>
                    .
                  </paratext>
                </para>
              </list.item>
              <list.item>
                <para>
                  <paratext>
                    <bold>Terms not industry specific.</bold>
                     This agreement does not account for any industry-specific laws or rules that may apply to certain transactions.
                  </paratext>
                </para>
              </list.item>
              <list.item>
                <para>
                  <paratext>
                    <bold>UK companies, not public bodies.</bold>
                     The parties are companies incorporated in England and Wales. This agreement is not for use by public bodies procuring services. The procurement of services by public bodies is subject to specific procurement rules. For a services agreement that can be used by a public sector body, see 
                    <link href="2-501-1525" style="ACTLinkPLCtoPLC">
                      <ital>Standard document, Services agreement for use by public sector bodies</ital>
                    </link>
                    .
                  </paratext>
                </para>
              </list.item>
              <list.item>
                <para>
                  <paratext>
                    <bold>English law.</bold>
                     The agreement is subject to English law.
                  </paratext>
                </para>
              </list.item>
            </list>
          </division>
          <division id="a997671" level="1">
            <head align="left" preservecase="true">
              <headtext>Alternative services agreements</headtext>
            </head>
            <para>
              <paratext>
                Practical Law offers a range of b2b services agreements. See 
                <link href="w-003-2270" style="ACTLinkPLCtoPLC">
                  <ital>Practice note, Which Practical Law services agreement template should I use?</ital>
                </link>
                .
              </paratext>
            </para>
            <para>
              <paratext>
                See also 
                <link href="5-201-9043" style="ACTLinkPLCtoPLC">
                  <ital>Checklist, Preliminary considerations when entering services arrangements</ital>
                </link>
                .
              </paratext>
            </para>
          </division>
        </drafting.note>
        <cover.sheet>
          <head align="left" preservecase="true">
            <headtext>Services agreement (pro-customer)</headtext>
          </head>
          <subject.intro/>
          <party.name>Party 1</party.name>
          <AdditionalPartyType>
            <static.and>and</static.and>
            <party.name>Party 2</party.name>
          </AdditionalPartyType>
        </cover.sheet>
        <intro default="true">
          <intro.date>This agreement is dated [DATE]</intro.date>
        </intro>
        <parties>
          <head align="left" preservecase="true">
            <headtext>PARTIES</headtext>
          </head>
          <party executionmethod="contract" id="a159824"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544071"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404553">
            <identifier>(A)</identifier>
            <para>
              <paratext>The Supplier is in the business of providing [DESCRIBE SERVICES].</paratext>
            </para>
          </clause>
          <clause id="a624863">
            <identifier>(B)</identifier>
            <para>
              <paratext>The Customer agrees to obtain and the Supplier agrees to provide services on the terms set out in this agreement.</paratext>
            </para>
          </clause>
        </recitals>
        <operative xrefname="clause">
          <head align="left" preservecase="true">
            <headtext>Agreed terms</headtext>
          </head>
          <clause id="a431732">
            <identifier>1.</identifier>
            <head align="left" preservecase="true">
              <headtext>Interpretation</headtext>
            </head>
            <drafting.note id="a268288" jurisdiction="">
              <head align="left" preservecase="true">
                <headtext>Interpretation</headtext>
              </head>
              <division id="a000003" level="1">
                <para>
                  <paratext>
                    For a discussion on interpretation clauses and more information on many of the definitions used in this agreement, see the drafting notes to 
                    <link href="5-107-3795" style="ACTLinkPLCtoPLC">
                      <ital>Standard clause, Interpretation</ital>
                    </link>
                    .
                  </paratext>
                </para>
              </division>
            </drafting.note>
            <para>
              <paratext>The following definitions and rules of interpretation apply in this agreement.</paratext>
            </para>
            <subclause1 id="a443682">
              <identifier>1.1</identifier>
              <para>
                <paratext>Definitions.</paratext>
              </para>
              <defn.item condition="optional" id="a501175">
                <defn.term>Affiliate</defn.term>
                <defn>
                  <para>
                    <paratext>
                      in relation to a party, any entity that directly or indirectly controls, is controlled by, or is under common control with that party [from time to time 
                      <bold>OR</bold>
                       at the Effective Date].
                    </paratext>
                  </para>
                </defn>
                <drafting.note id="a683705" jurisdiction="">
                  <head align="left" preservecase="true">
                    <headtext>Affiliate (optional definition)</headtext>
                  </head>
                  <division id="a000004" level="1">
                    <para>
                      <paratext>This definition is used optionally throughout the agreement, including in:</paratext>
                    </para>
                    <list type="bulleted">
                      <list.item>
                        <para>
                          <paratext>
                            The definition of 
                            <internal.reference refid="a393531">
                              <ital>Confidential Information</ital>
                            </internal.reference>
                             so that information can be disclosed by and to affiliates of the parties and kept confidential.
                          </paratext>
                        </para>
                      </list.item>
                      <list.item>
                        <para>
                          <paratext>
                            <internal.reference refid="a278903">
                              <ital>Clause 3</ital>
                            </internal.reference>
                             which is an optional clause under which the supplier provides services to customer affiliates.
                          </paratext>
                        </para>
                      </list.item>
                      <list.item>
                        <para>
                          <paratext>
                            <internal.reference refid="a812379">
                              <ital>Clause 10</ital>
                            </internal.reference>
                            , which gives the customer the right to sub-license supplier-owned deliverables to its affiliates.
                          </paratext>
                        </para>
                      </list.item>
                      <list.item>
                        <para>
                          <paratext>
                            <internal.reference refid="a762105">
                              <ital>Clause 15</ital>
                            </internal.reference>
                             under which the supplier and its affiliates are prevented from servicing the customer's competitors.
                          </paratext>
                        </para>
                      </list.item>
                      <list.item>
                        <para>
                          <paratext>
                            <internal.reference refid="a755543">
                              <ital>Clause 16</ital>
                            </internal.reference>
                             to extend the benefit of the indemnities to the customer's affiliates.
                          </paratext>
                        </para>
                      </list.item>
                    </list>
                    <para>
                      <paratext>Delete this definition and the references to the term in this agreement if the term does not need to be used.</paratext>
                    </para>
                  </division>
                </drafting.note>
              </defn.item>
              <defn.item id="a343554">
                <defn.term>Applicable Data Protection Laws</defn.term>
                <defn>
                  <para>
                    <paratext>
                      all Applicable Laws relating to the protection of personal data and the privacy of individuals, including the UK GDPR, the Data Protection Act 2018 and the Privacy and Electronic Communications Regulations 2003 (
                      <ital>SI 2003/2426</ital>
                      ) [and the guidance issued by the Information Commissioner or any other relevant regulatory authority and applicable to the Services].
                    </paratext>
                  </para>
                </defn>
              </defn.item>
              <defn.item id="a424730">
                <defn.term>Applicable Laws</defn.term>
                <defn>
                  <para>
                    <paratext>all applicable laws, statutes, regulations [and codes] from time to time in force.</paratext>
                  </para>
                </defn>
                <drafting.note id="a706705" jurisdiction="">
                  <head align="left" preservecase="true">
                    <headtext>Applicable Laws</headtext>
                  </head>
                  <division id="a000005" level="1">
                    <para>
                      <paratext>Consider if there are any mandatory standards or voluntary codes of conduct that the supplier should comply with, in addition to laws and regulations.</paratext>
                    </para>
                    <para>
                      <paratext>
                        For example, the government has published a voluntary code of practice for AI cybersecurity together with an accompanying implementation guide. If the supplier uses AI to perform the services, the customer may want the supplier to attest to and comply with the relevant requirements of this code. For more information, see 
                        <link anchor="a863739" href="w-045-4512" style="ACTLinkPLCtoPLC">
                          <ital>Practice note, Use of AI to deliver non-AI services: contractual issues (UK): Compliance with laws and standards</ital>
                        </link>
                        .
                      </paratext>
                    </para>
                  </division>
                </drafting.note>
              </defn.item>
              <defn.item id="a804400">
                <defn.term>Business Day</defn.term>
                <defn>
                  <para>
                    <paratext>a day, other than a Saturday, Sunday or public holiday in England, when banks in London are open for business.</paratext>
                  </para>
                </defn>
              </defn.item>
              <defn.item id="a858369">
                <defn.term>Business Hours</defn.term>
                <defn>
                  <para>
                    <paratext>the period from [9.00 am to 5.00 pm] on any Business Day.</paratext>
                  </para>
                </defn>
                <drafting.note id="a985288" jurisdiction="">
                  <head align="left" preservecase="true">
                    <headtext>Business Hours</headtext>
                  </head>
                  <division id="a000006" level="1">
                    <para>
                      <paratext>Check that these suggested hours are suitable.</paratext>
                    </para>
                  </division>
                </drafting.note>
              </defn.item>
              <defn.item id="a384149">
                <defn.term>Change</defn.term>
                <defn>
                  <para>
                    <paratext>a change to the scope, nature, volume or execution of the Services under this agreement.</paratext>
                  </para>
                </defn>
              </defn.item>
              <defn.item id="a508151">
                <defn.term>Change Control Note</defn.term>
                <defn>
                  <para>
                    <paratext>
                      the written record of any Change agreed or to be agreed by the parties under 
                      <internal.reference refid="a906795">
                        <ital>clause 7</ital>
                      </internal.reference>
                      .
                    </paratext>
                  </para>
                </defn>
              </defn.item>
              <defn.item id="a545092">
                <defn.term>Charges</defn.term>
                <defn>
                  <para>
                    <paratext>
                      the fees payable for the Services, as set out in 
                      <internal.reference refid="a879950">
                        <ital>Schedule 2</ital>
                      </internal.reference>
                      .
                    </paratext>
                  </para>
                </defn>
              </defn.item>
              <defn.item id="a393531">
                <defn.term>Confidential Information</defn.term>
                <defn>
                  <para>
                    <paratext>
                      all information (however recorded or preserved) that one party [or any of its Affiliates] (
                      <bold>discloser</bold>
                      ) discloses or makes available to the other party [or any of its Affiliates] (
                      <bold>recipient</bold>
                      ) in connection with this agreement and which is designated as confidential or would be regarded as confidential by a reasonable business person. It includes the terms of this agreement[, the Customer Materials][, Customer Personal Data, Shared Personal Data] and any information of a confidential nature relating to the business, operations, customers, suppliers, plans, processes, products, trade secrets or know-how of the discloser. It does not include information that:
                    </paratext>
                  </para>
                  <list type="loweralpha">
                    <list.item>
                      <para>
                        <paratext>is or becomes generally available to the public (other than as a result of the recipient's breach);</paratext>
                      </para>
                    </list.item>
                    <list.item>
                      <para>
                        <paratext>
                          [can be shown by the recipient to have been known to it 
                          <bold>OR</bold>
                           was available to the recipient] on a non-confidential basis before disclosure by the discloser;
                        </paratext>
                      </para>
                    </list.item>
                    <list.item>
                      <para>
                        <paratext>was, is or becomes available to the recipient on a non-confidential basis from a person who, to the recipient's knowledge, is not bound by a confidentiality agreement with the discloser or otherwise prohibited from disclosing the information to the recipient; [or]</paratext>
                      </para>
                    </list.item>
                    <list.item>
                      <para>
                        <paratext>[is developed by or for the recipient independently of the information disclosed by the discloser; or]</paratext>
                      </para>
                    </list.item>
                    <list.item>
                      <para>
                        <paratext>the parties agree in writing is not confidential or may be disclosed.</paratext>
                      </para>
                    </list.item>
                  </list>
                </defn>
                <drafting.note id="a554720" jurisdiction="">
                  <head align="left" preservecase="true">
                    <headtext>Confidential Information</headtext>
                  </head>
                  <division id="a000007" level="1">
                    <para>
                      <paratext>If the customer is disclosing the bulk of the confidential information, it wants to minimise carve-outs from what constitutes confidential information. In this case, use the first option in (b) and omit (d).</paratext>
                    </para>
                  </division>
                </drafting.note>
              </defn.item>
              <defn.item id="a104296">
                <defn.term>Contract Manager</defn.term>
                <defn>
                  <para>
                    <paratext>the Customer Contract Manager or Supplier Contract Manager, as the case may be.</paratext>
                  </para>
                </defn>
              </defn.item>
              <defn.item condition="optional" id="a208212">
                <defn.term>Contract Year</defn.term>
                <defn>
                  <para>
                    <paratext>each 12-month period starting on the Effective Date or an anniversary of it.</paratext>
                  </para>
                </defn>
                <drafting.note id="a922894" jurisdiction="">
                  <head align="left" preservecase="true">
                    <headtext>Contract Year (optional definition)</headtext>
                  </head>
                  <division id="a000008" level="1">
                    <para>
                      <paratext>
                        This optional definition is used in 
                        <internal.reference refid="a874879">
                          <ital>clause 9.5</ital>
                        </internal.reference>
                         to regulate the frequency of audits and in 
                        <internal.reference refid="a101610">
                          <ital>clause 18</ital>
                        </internal.reference>
                         where there are annual liability caps. It can be removed if there are no limits on audit frequency or liability is capped at a single fixed amount for the life of the agreement.
                      </paratext>
                    </para>
                  </division>
                </drafting.note>
              </defn.item>
              <defn.item id="a886540">
                <defn.term>control</defn.term>
                <defn>
                  <para>
                    <paratext>
                      has the meaning given in section 1124 of the Corporation Tax Act 2010, and 
                      <bold>controls</bold>
                      , 
                      <bold>controlled</bold>
                       and the expression 
                      <bold>change of control</bold>
                       shall be interpreted accordingly.
                      <defn.term> </defn.term>
                    </paratext>
                  </para>
                </defn>
              </defn.item>
              <defn.item id="a704915">
                <defn.term>Customer Contract Manager</defn.term>
                <defn>
                  <para>
                    <paratext>
                      the Customer's principal point(s) of contact for managing the Services on behalf of the Customer, being the (or each) individual identified as such in 
                      <internal.reference refid="a544626">
                        <ital>Schedule 3</ital>
                      </internal.reference>
                       or any replacement individual(s) appointed under 
                      <internal.reference refid="a225453">
                        <ital>clause 11.1</ital>
                      </internal.reference>
                      .
                    </paratext>
                  </para>
                </defn>
              </defn.item>
              <defn.item id="a877556">
                <defn.term>Customer Equipment</defn.term>
                <defn>
                  <para>
                    <paratext>
                      any equipment, including tools, systems, cabling or facilities, provided by or on behalf of the Customer to the Supplier and which is used directly or indirectly in the supply of the Services, including any items specified in 
                      <internal.reference refid="a326473">
                        <ital>Schedule 1</ital>
                      </internal.reference>
                      .
                    </paratext>
                  </para>
                </defn>
                <drafting.note id="a585450" jurisdiction="">
                  <head align="left" preservecase="true">
                    <headtext>Customer Equipment</headtext>
                  </head>
                  <division id="a000009" level="1">
                    <para>
                      <paratext>
                        This definition is drafted to catch both items specified in 
                        <internal.reference refid="a326473">
                          <ital>Schedule 1</ital>
                        </internal.reference>
                         and any other equipment the customer may provide to the supplier.
                      </paratext>
                    </para>
                    <para>
                      <paratext>It is used in the following contexts:</paratext>
                    </para>
                    <list type="bulleted">
                      <list.item>
                        <para>
                          <paratext>
                            The customer will provide the customer's equipment as specified and in the manner prescribed in 
                            <internal.reference refid="a326473">
                              <ital>Schedule 1</ital>
                            </internal.reference>
                             (see 
                            <internal.reference refid="a848091">
                              <ital>clause 6.1(d)</ital>
                            </internal.reference>
                            ).
                          </paratext>
                        </para>
                      </list.item>
                      <list.item>
                        <para>
                          <paratext>
                            The supplier is obliged to take good care of any of the customer's equipment in its possession (see 
                            <internal.reference refid="a440369">
                              <ital>clause 4.1(i)</ital>
                            </internal.reference>
                            ).
                          </paratext>
                        </para>
                      </list.item>
                      <list.item>
                        <para>
                          <paratext>
                            The supplier is obliged to return the customer's equipment in its possession on termination or expiry of the agreement (see 
                            <internal.reference refid="a391990">
                              <ital>clause 20.1</ital>
                            </internal.reference>
                            ).
                          </paratext>
                        </para>
                      </list.item>
                    </list>
                  </division>
                </drafting.note>
              </defn.item>
              <defn.item id="a388766">
                <defn.term>Customer Materials</defn.term>
                <defn>
                  <para>
                    <paratext>
                      all documents, information, [software,] items and materials in any form (whether owned by the Customer or a third party), which are provided by the Customer to the Supplier in connection with the Services[, including the items provided pursuant to 
                      <internal.reference refid="a651503">
                        <ital>clause 6.1(c)</ital>
                      </internal.reference>
                      ].
                    </paratext>
                  </para>
                </defn>
                <drafting.note id="a846008" jurisdiction="">
                  <head align="left" preservecase="true">
                    <headtext>Customer Materials</headtext>
                  </head>
                  <division id="a000010" level="1">
                    <para>
                      <paratext>This term is used in the following contexts:</paratext>
                    </para>
                    <list type="bulleted">
                      <list.item>
                        <para>
                          <paratext>
                            The customer retains ownership of the IPRs in the customer materials and licenses them to the supplier for use in the provision of the services (see 
                            <internal.reference refid="a481386">
                              <ital>clause 10.1</ital>
                            </internal.reference>
                            ).
                          </paratext>
                        </para>
                      </list.item>
                      <list.item>
                        <para>
                          <paratext>
                            The supplier is obliged to return all the customer materials on termination (see 
                            <internal.reference refid="a391990">
                              <ital>clause 20.1</ital>
                            </internal.reference>
                            ).
                          </paratext>
                        </para>
                      </list.item>
                      <list.item>
                        <para>
                          <paratext>
                            The supplier must keep all customer materials in safe custody at its own risk and keep them in good condition and not dispose of or use them other than in accordance with the customer's instructions (see 
                            <internal.reference refid="a824594">
                              <ital>clause 4.1(h)</ital>
                            </internal.reference>
                            ).
                          </paratext>
                        </para>
                      </list.item>
                    </list>
                  </division>
                </drafting.note>
              </defn.item>
              <defn.item id="a698781">
                <defn.term>Customer Personal Data</defn.term>
                <defn>
                  <para>
                    <paratext>any personal data which the Supplier processes in connection with this agreement on behalf of the Customer.</paratext>
                  </para>
                </defn>
              </defn.item>
              <defn.item id="a481270">
                <defn.term>Deliverables</defn.term>
                <defn>
                  <para>
                    <paratext>
                      all documents, products[, designs][, software][, reports][, specifications][, plans] and other materials or items of any kind provided or to be provided as part of or in connection with the Services, including any deliverables specified in 
                      <internal.reference refid="a326473">
                        <ital>Schedule 1</ital>
                      </internal.reference>
                      .
                    </paratext>
                  </para>
                </defn>
                <drafting.note id="a644221" jurisdiction="">
                  <head align="left" preservecase="true">
                    <headtext>Deliverables</headtext>
                  </head>
                  <division id="a000011" level="1">
                    <para>
                      <paratext>
                        This definition refers to the results of the services. It is in the customer's interest that this definition is drafted widely. It includes the deliverables listed in 
                        <internal.reference refid="a326473">
                          <ital>Schedule 1</ital>
                        </internal.reference>
                         and any other materials that aren't specifically named but are provided as part of the services. Adapt the definition to include materials particularly relevant to the services being provided.
                      </paratext>
                    </para>
                    <para>
                      <paratext>Deliverables is used in the following contexts:</paratext>
                    </para>
                    <list type="bulleted">
                      <list.item>
                        <para>
                          <paratext>
                            The supplier will deliver the deliverables and ensure that these will conform in all respects with 
                            <internal.reference refid="a326473">
                              <ital>Schedule 1</ital>
                            </internal.reference>
                             and that they are of best quality and free from defects (see 
                            <internal.reference refid="a735943">
                              <ital>clause 4.1</ital>
                            </internal.reference>
                            ).
                          </paratext>
                        </para>
                      </list.item>
                      <list.item>
                        <para>
                          <paratext>
                            Either the supplier retains ownership of the IPRs in the deliverables (excluding the customer materials) and licenses the customer to use them or the supplier assigns the IPRs in the deliverables to the customer (see 
                            <internal.reference refid="a812379">
                              <ital>clause 10</ital>
                            </internal.reference>
                            ).
                          </paratext>
                        </para>
                      </list.item>
                      <list.item>
                        <para>
                          <paratext>
                            The supplier indemnifies the customer should the deliverables infringe any third party IPRs (see 
                            <internal.reference refid="a981149">
                              <ital>clause 16.5</ital>
                            </internal.reference>
                            ).
                          </paratext>
                        </para>
                      </list.item>
                    </list>
                  </division>
                </drafting.note>
              </defn.item>
              <defn.item id="a144185">
                <defn.term>Effective Date</defn.term>
                <defn>
                  <para>
                    <paratext>
                      has the meaning given in 
                      <internal.reference refid="a158252">
                        <ital>clause 2.1</ital>
                      </internal.reference>
                      .
                    </paratext>
                  </para>
                </defn>
              </defn.item>
              <defn.item id="a382884">
                <defn.term>Employment Regulations</defn.term>
                <defn>
                  <para>
                    <paratext>
                      the Transfer of Undertakings (Protection of Employment) Regulations 2006 (
                      <ital>SI 2006/246</ital>
                      ) [and all other Applicable Laws in any applicable jurisdiction regulating the automatic transfer of employment on a service provision change].
                    </paratext>
                  </para>
                </defn>
              </defn.item>
              <defn.item id="a975687">
                <defn.term>Intellectual Property Rights</defn.term>
                <defn>
                  <para>
                    <paratex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paratext>
                  </para>
                </defn>
              </defn.item>
              <defn.item condition="optional" id="a828017">
                <defn.term>Key Milestone Date</defn.term>
                <defn>
                  <para>
                    <paratext>
                      a Milestone Date which is identified as "key" in 
                      <internal.reference refid="a326473">
                        <ital>Schedule 1</ital>
                      </internal.reference>
                       [or by the written agreement of the parties].
                    </paratext>
                  </para>
                </defn>
                <drafting.note id="a564945" jurisdiction="">
                  <head align="left" preservecase="true">
                    <headtext>Key Milestone Date (optional definition)</headtext>
                  </head>
                  <division id="a000012" level="1">
                    <para>
                      <paratext>
                        Include this definition if using the second option in 
                        <internal.reference refid="a794145">
                          <ital>clause 4.2</ital>
                        </internal.reference>
                        . See 
                        <internal.reference refid="a220774">
                          <ital>Drafting note, Time for performance</ital>
                        </internal.reference>
                        .
                      </paratext>
                    </para>
                  </division>
                </drafting.note>
              </defn.item>
              <defn.item id="a782732">
                <defn.term>Key Personnel</defn.term>
                <defn>
                  <para>
                    <paratext>
                      the individuals identified as key personnel in 
                      <internal.reference refid="a544626">
                        <ital>Schedule 3</ital>
                      </internal.reference>
                       or any replacement individuals appointed by the Supplier pursuant to 
                      <internal.reference refid="a190192">
                        <ital>clause 5.3</ital>
                      </internal.reference>
                      .
                    </paratext>
                  </para>
                </defn>
              </defn.item>
              <defn.item id="a205410">
                <defn.term>Losses</defn.term>
                <defn>
                  <para>
                    <paratext>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paratext>
                  </para>
                </defn>
              </defn.item>
              <defn.item id="a260412">
                <defn.term>Mandatory Policies</defn.term>
                <defn>
                  <para>
                    <paratext>
                      the Customer's business policies [and codes] [attached 
                      <bold>OR</bold>
                       listed] in 
                      <internal.reference refid="a387902">
                        <ital>Schedule 4</ital>
                      </internal.reference>
                      [, as updated by notification to the Supplier from time to time].
                    </paratext>
                  </para>
                </defn>
                <drafting.note id="a307431" jurisdiction="">
                  <head align="left" preservecase="true">
                    <headtext>Mandatory Policies</headtext>
                  </head>
                  <division id="a000013" level="1">
                    <para>
                      <paratext>
                        <internal.reference refid="a114289">
                          <ital>Clause 12.1</ital>
                        </internal.reference>
                         obliges the supplier to comply with the customer's mandatory policies, for example, its code of conduct for suppliers.
                      </paratext>
                    </para>
                    <para>
                      <paratext>The wording in brackets allows the customer to update the policies that the supplier must comply with. The supplier usually wants to restrict the circumstances in which the customer can change policies without the supplier having the chance to increase the charges if the changes increase its compliance costs.</paratext>
                    </para>
                  </division>
                </drafting.note>
              </defn.item>
              <defn.item id="a847891">
                <defn.term>Milestone</defn.term>
                <defn>
                  <para>
                    <paratext>
                      any event, task or phase of the Services described as a milestone in 
                      <internal.reference refid="a326473">
                        <ital>Schedule 1</ital>
                      </internal.reference>
                      .
                    </paratext>
                  </para>
                </defn>
              </defn.item>
              <defn.item id="a373380">
                <defn.term>Milestone Date</defn.term>
                <defn>
                  <para>
                    <paratext>
                      a date by which a Milestone is to be completed, as set out in 
                      <internal.reference refid="a326473">
                        <ital>Schedule 1</ital>
                      </internal.reference>
                       [or agreed by the parties in writing from time to time].
                    </paratext>
                  </para>
                </defn>
              </defn.item>
              <defn.item id="a619578">
                <defn.term>Regulator</defn.term>
                <defn>
                  <para>
                    <paratext>each person having regulatory or supervisory authority over all or any part of this agreement or the Customer's [or any Affiliate's] business.</paratext>
                  </para>
                </defn>
              </defn.item>
              <defn.item condition="optional" id="a431330">
                <defn.term>Relevant Requirements</defn.term>
                <defn>
                  <para>
                    <paratext>
                      all Applicable Laws relating to the prevention of bribery and corruption, fraud [and 
                      <bold>OR</bold>
                       ,] modern slavery and human trafficking[, and [OTHER]], including the Bribery Act 2010, the Modern Slavery Act 2015 and the Economic Crime and Corporate Transparency Act 2023.
                    </paratext>
                  </para>
                </defn>
                <drafting.note id="a861870" jurisdiction="">
                  <head align="left" preservecase="true">
                    <headtext>Relevant Requirements (optional definition)</headtext>
                  </head>
                  <division id="a000014" level="1">
                    <para>
                      <paratext>
                        For information on where this optional definition is used, see 
                        <internal.reference refid="a174804">
                          <ital>clause 12.3</ital>
                        </internal.reference>
                        .
                      </paratext>
                    </para>
                  </division>
                </drafting.note>
              </defn.item>
              <defn.item id="a211453">
                <defn.term>Replacement Services</defn.term>
                <defn>
                  <para>
                    <paratext>any services which are identical or substantially similar to any of the Services and which the Customer receives in substitution for any of the Services following the termination or expiry of this agreement, whether those services are provided by the Customer internally or by any Replacement Supplier.</paratext>
                  </para>
                </defn>
              </defn.item>
              <defn.item id="a511182">
                <defn.term>Replacement Supplier</defn.term>
                <defn>
                  <para>
                    <paratext>any third party supplier of Replacement Services appointed by the Customer from time to time.</paratext>
                  </para>
                </defn>
              </defn.item>
              <defn.item id="a184699">
                <defn.term>Services</defn.term>
                <defn>
                  <para>
                    <paratext>
                      the services set out in 
                      <internal.reference refid="a326473">
                        <ital>Schedule 1</ital>
                      </internal.reference>
                      [, including all services, functions and responsibilities which are incidental or ancillary to those services or required for their proper and lawful performance].
                    </paratext>
                  </para>
                </defn>
                <drafting.note id="a262717" jurisdiction="">
                  <head align="left" preservecase="true">
                    <headtext>Services</headtext>
                  </head>
                  <division id="a000015" level="1">
                    <para>
                      <paratext>The scope of services should be drafted as precisely as possible. Even so, it may not be possible to prescribe every single aspect of the services that the supplier should provide, particularly where the services are focused on outcomes that the supplier should achieve rather than how the supplier gets there. The optional wording in brackets widens the definition of services to include services that are not specifically described in the agreement but which are incidental or ancillary to the services described.</paratext>
                    </para>
                    <para>
                      <paratext>
                        From the customer's perspective, the advantage of including these words is that those incidental and ancillary services will be subject to the same performance obligations as the services described in 
                        <internal.reference refid="a326473">
                          <ital>Schedule 1</ital>
                        </internal.reference>
                         and covered by the charges set out in 
                        <internal.reference refid="a879950">
                          <ital>Schedule 2</ital>
                        </internal.reference>
                        .
                      </paratext>
                    </para>
                    <para>
                      <paratext>By contrast, the supplier is likely to see this drafting as "scope-creep". The supplier will want to be able to charge extra for any ancillary or incidental services.</paratext>
                    </para>
                    <para>
                      <paratext>
                        An argument in favour of the supplier accepting this wording is that the supplier's liability for those incidental and ancillary services will be subject to the supplier's liability cap at 
                        <internal.reference refid="a226786">
                          <ital>clause 18.3(c)</ital>
                        </internal.reference>
                        .
                      </paratext>
                    </para>
                  </division>
                </drafting.note>
              </defn.item>
              <defn.item condition="optional" id="a704191">
                <defn.term>Shared Personal Data</defn.term>
                <defn>
                  <para>
                    <paratext>
                      has the meaning given in 
                      <internal.reference refid="a349936">
                        <ital>clause 13.4</ital>
                      </internal.reference>
                      .
                    </paratext>
                  </para>
                </defn>
                <drafting.note id="a105751" jurisdiction="">
                  <head align="left" preservecase="true">
                    <headtext>Shared Personal Data (optional definition)</headtext>
                  </head>
                  <division id="a000016" level="1">
                    <para>
                      <paratext>
                        For information on how this optional definition is used, see 
                        <internal.reference refid="a436170">
                          <ital>Drafting note, Data protection</ital>
                        </internal.reference>
                        .
                      </paratext>
                    </para>
                  </division>
                </drafting.note>
              </defn.item>
              <defn.item id="a263379">
                <defn.term>Supplier Equipment</defn.term>
                <defn>
                  <para>
                    <paratext>
                      the hardware, tools, systems, cabling, devices or other equipment used by the Supplier or its subcontractors in the supply of the Services, including any items specified in 
                      <internal.reference refid="a326473">
                        <ital>Schedule 1</ital>
                      </internal.reference>
                       but excluding any items which are provided by the Customer.
                    </paratext>
                  </para>
                </defn>
                <drafting.note id="a316376" jurisdiction="">
                  <head align="left" preservecase="true">
                    <headtext>Supplier Equipment (optional definition)</headtext>
                  </head>
                  <division id="a000017" level="1">
                    <para>
                      <paratext>
                        Under 
                        <internal.reference refid="a424143">
                          <ital>clause 4.9</ital>
                        </internal.reference>
                        , supplier equipment generally remains at the supplier's risk, although the customer is liable if supplier equipment is damaged due to the customer's negligence. 
                        <internal.reference refid="a391990">
                          <ital>Clause 20.1</ital>
                        </internal.reference>
                         imposes an obligation on the supplier to remove supplier equipment when the agreement ends.
                      </paratext>
                    </para>
                  </division>
                </drafting.note>
              </defn.item>
              <defn.item id="a112768">
                <defn.term>Supplier Contract Manager</defn.term>
                <defn>
                  <para>
                    <paratext>
                      the principal point(s) of contact for managing the Services on behalf of the Supplier, being the (or each) individual identified in 
                      <internal.reference refid="a544626">
                        <ital>Schedule 3</ital>
                      </internal.reference>
                       or any replacement individual(s) appointed by the Supplier under 
                      <internal.reference refid="a225453">
                        <ital>clause 11.1</ital>
                      </internal.reference>
                      .
                    </paratext>
                  </para>
                </defn>
              </defn.item>
              <defn.item condition="optional" id="a545139">
                <defn.term>Supplier Materials</defn.term>
                <defn>
                  <para>
                    <paratext>all documents, information[, software], items and other materials in any form created prior to the Effective Date or wholly outside the scope of this agreement by the Supplier or its suppliers or licensors and which are used to perform the Services or provided or made available to the Customer in connection with this agreement.</paratext>
                  </para>
                </defn>
                <drafting.note id="a345098" jurisdiction="">
                  <head align="left" preservecase="true">
                    <headtext>Supplier Materials (optional definition)</headtext>
                  </head>
                  <division id="a000018" level="1">
                    <para>
                      <paratext>
                        This optional definition is needed if option 2 in 
                        <internal.reference refid="a812379">
                          <ital>clause 10</ital>
                        </internal.reference>
                         is used.
                      </paratext>
                    </para>
                  </division>
                </drafting.note>
              </defn.item>
              <defn.item id="a131873">
                <defn.term>Supplier Personnel</defn.term>
                <defn>
                  <para>
                    <paratext>
                      all employees, workers, agents, consultants, contractors and other representatives of the Supplier, or any of its subcontractors, who are engaged in the performance of this agreement from time to time, and 
                      <defn.term>Supplier Person</defn.term>
                       means any of them.
                    </paratext>
                  </para>
                </defn>
              </defn.item>
              <defn.item id="a993432">
                <defn.term>Term</defn.term>
                <defn>
                  <para>
                    <paratext>
                      has the meaning given in 
                      <internal.reference refid="a158252">
                        <ital>clause 2.1</ital>
                      </internal.reference>
                      .
                    </paratext>
                  </para>
                </defn>
              </defn.item>
              <defn.item id="a698610">
                <defn.term>Termination Assistance Period</defn.term>
                <defn>
                  <para>
                    <paratext>the period starting on the earlier of [six] months before the expiry of this agreement or the date of notice of termination of this agreement by either party and ending [six] months after expiry or termination.</paratext>
                  </para>
                </defn>
              </defn.item>
              <defn.item condition="optional" id="a793301">
                <defn.term>Third Party Materials</defn.term>
                <defn>
                  <para>
                    <paratext>all documents, information[, software], items and other materials in any form belonging to a third party [(other than an Affiliate of either party)] which the Supplier uses or wants to use in connection with the Services [and which are only made commercially available on standard terms that are not typically negotiated].</paratext>
                  </para>
                </defn>
                <drafting.note id="a812569" jurisdiction="">
                  <head align="left" preservecase="true">
                    <headtext>Third Party Materials (optional definition)</headtext>
                  </head>
                  <division id="a000019" level="1">
                    <para>
                      <paratext>
                        For information on this definition and the optional clauses it relates to, see 
                        <internal.reference refid="a254295">
                          <ital>Drafting note, Third party materials</ital>
                        </internal.reference>
                        . The wording in brackets can be used to narrow the definition of what constitutes third party materials.
                      </paratext>
                    </para>
                  </division>
                </drafting.note>
              </defn.item>
              <defn.item id="a399678">
                <defn.term>UK GDPR</defn.term>
                <defn>
                  <para>
                    <paratext>has the meaning given in section 3(10) (as supplemented by section 205(4)) of the Data Protection Act 2018.</paratext>
                  </para>
                </defn>
              </defn.item>
              <defn.item id="a944824">
                <defn.term>VAT</defn.term>
                <defn>
                  <para>
                    <paratext>value added tax [or any equivalent tax] chargeable in the UK [or elsewhere].</paratext>
                  </para>
                </defn>
              </defn.item>
            </subclause1>
            <subclause1 id="a948609">
              <identifier>1.2</identifier>
              <para>
                <paratext>Clause, Schedule and paragraph headings do not affect the interpretation of this agreement.</paratext>
              </para>
            </subclause1>
            <subclause1 id="a208110">
              <identifier>1.3</identifier>
              <para>
                <paratext>
                  A 
                  <defn.term>person</defn.term>
                   includes a natural person, corporate or unincorporated body (whether or not having separate legal personality).
                </paratext>
              </para>
            </subclause1>
            <subclause1 id="a850858">
              <identifier>1.4</identifier>
              <para>
                <paratext>The Schedules form part of this agreement and have effect as if set out in full in the body of this agreement. Any reference to this agreement includes the Schedules.</paratext>
              </para>
            </subclause1>
            <subclause1 id="a348948">
              <identifier>1.5</identifier>
              <para>
                <paratext>
                  A reference to a 
                  <defn.term>company</defn.term>
                   includes any company, corporation or other body corporate, wherever and however incorporated or established.
                </paratext>
              </para>
            </subclause1>
            <subclause1 id="a793613">
              <identifier>1.6</identifier>
              <para>
                <paratext>Unless the context otherwise requires, words in the singular include the plural and in the plural include the singular.</paratext>
              </para>
            </subclause1>
            <subclause1 id="a141434">
              <identifier>1.7</identifier>
              <para>
                <paratext>This agreement is binding on, and enures to the benefit of, the parties to this agreement and their respective personal representatives, successors and permitted assigns, and references to any party include that party's personal representatives, successors and permitted assigns.</paratext>
              </para>
            </subclause1>
            <subclause1 id="a156945">
              <identifier>1.8</identifier>
              <para>
                <paratext>
                  [Unless expressly provided otherwise in this agreement, a 
                  <bold>OR </bold>
                  A] reference to legislation or a legislative provision:
                </paratext>
              </para>
              <subclause2 id="a851508">
                <identifier>(a)</identifier>
                <para>
                  <paratext>
                    is a reference to it as [amended, extended or re-enacted from time to time 
                    <bold>OR</bold>
                     it is in force as at the date of this agreement]; and
                  </paratext>
                </para>
              </subclause2>
              <subclause2 id="a714047">
                <identifier>(b)</identifier>
                <para>
                  <paratext>
                    includes all subordinate legislation made [from time to time 
                    <bold>OR</bold>
                     as at the date of this agreement] under that legislation or legislative provision.
                  </paratext>
                </para>
              </subclause2>
            </subclause1>
            <subclause1 id="a346828">
              <identifier>1.9</identifier>
              <para>
                <paratext>
                  A reference to 
                  <bold>writing</bold>
                   or 
                  <bold>written</bold>
                   excludes fax but not email.
                </paratext>
              </para>
              <drafting.note id="a192597" jurisdiction="">
                <head align="left" preservecase="true">
                  <headtext>In writing</headtext>
                </head>
                <division id="a000020" level="1">
                  <para>
                    <paratext>
                      On the meaning of "in writing" in commercial contracts, see 
                      <link anchor="a674860" href="w-014-8695" style="ACTLinkPLCtoPLC">
                        <ital>Practice note, What does "in writing" mean?: Contractual requirements for communications in writing</ital>
                      </link>
                      .
                    </paratext>
                  </para>
                  <para>
                    <paratext>
                      In this standard document, email will constitute a form of writing. Check that the drafting relating to email notices in 
                      <internal.reference refid="a452205">
                        <ital>clause 32</ital>
                      </internal.reference>
                       is consistent with the position in 
                      <internal.reference refid="a346828">
                        <ital>clause 1.9</ital>
                      </internal.reference>
                      .
                    </paratext>
                  </para>
                </division>
              </drafting.note>
            </subclause1>
            <subclause1 id="a532956">
              <identifier>1.10</identifier>
              <para>
                <paratext>Any obligation on a party not to do something includes an obligation not to allow that thing to be done.</paratext>
              </para>
            </subclause1>
            <subclause1 id="a567833">
              <identifier>1.11</identifier>
              <para>
                <paratext>
                  A reference to 
                  <bold>this agreement</bold>
                   or to any other agreement or document is a reference to this agreement or that other agreement or document, in each case as varied from time to time.
                </paratext>
              </para>
            </subclause1>
            <subclause1 id="a665573">
              <identifier>1.12</identifier>
              <para>
                <paratext>References to clauses and Schedules are to the clauses and Schedules of this agreement and references to paragraphs are to paragraphs of the relevant Schedule.</paratext>
              </para>
            </subclause1>
            <subclause1 id="a383456">
              <identifier>1.13</identifier>
              <para>
                <paratext>
                  Any words following the terms 
                  <bold>including</bold>
                  , 
                  <bold>include</bold>
                  , 
                  <bold>in particular</bold>
                  , 
                  <bold>for example</bold>
                   or any similar expression shall be interpreted as illustrative and shall not limit the sense of the words preceding those terms.
                </paratext>
              </para>
            </subclause1>
          </clause>
          <clause id="a233985">
            <identifier>2.</identifier>
            <head align="left" preservecase="true">
              <headtext>Commencement and duration</headtext>
            </head>
            <drafting.note id="a775621" jurisdiction="">
              <head align="left" preservecase="true">
                <headtext>Commencement and duration</headtext>
              </head>
              <division id="a000021" level="1">
                <para>
                  <paratext>
                    Amend this 
                    <internal.reference refid="a233985">
                      <ital>clause 2</ital>
                    </internal.reference>
                     to reflect the commencement date, term or notice period agreed between the parties. Always ensure that the provisions of this clause are consistent with the termination provisions at 
                    <internal.reference refid="a725802">
                      <ital>clause 19</ital>
                    </internal.reference>
                    .
                  </paratext>
                </para>
                <para>
                  <paratext>
                    The approach taken in this clause is that the agreement will continue for a fixed term, unless it is terminated earlier under 
                    <internal.reference refid="a725802">
                      <ital>clause 19</ital>
                    </internal.reference>
                    .
                  </paratext>
                </para>
                <para>
                  <paratext>
                    For a discussion of commencement and duration clauses and other options, see 
                    <link href="2-381-1963" style="ACTLinkPLCtoPLC">
                      <ital>Standard clause, Commencement and duration</ital>
                    </link>
                     and its integrated drafting notes.
                  </paratext>
                </para>
              </division>
            </drafting.note>
            <subclause1 id="a158252">
              <identifier>2.1</identifier>
              <para>
                <paratext>
                  This agreement [starts on [DATE] 
                  <bold>OR</bold>
                   the date when it has been signed by all the parties 
                  <bold>OR</bold>
                   is deemed to have started on [DATE]] (
                  <defn.term>Effective Date</defn.term>
                  ) and continues, unless terminated earlier in accordance with 
                  <internal.reference refid="a725802">
                    <ital>clause 19</ital>
                  </internal.reference>
                   (Termination), until [[DATE] 
                  <bold>OR</bold>
                   the [NUMBER] anniversary of the Effective Date] (
                  <defn.term>Term</defn.term>
                  ) when it terminates automatically without notice.
                </paratext>
              </para>
            </subclause1>
            <subclause1 id="a447276">
              <identifier>2.2</identifier>
              <para>
                <paratext>
                  The Supplier shall provide the Services to the Customer in accordance with this agreement [from [DATE] 
                  <bold>OR</bold>
                   the Effective Date].
                </paratext>
              </para>
              <drafting.note id="a871759" jurisdiction="">
                <head align="left" preservecase="true">
                  <headtext>Service commencement date</headtext>
                </head>
                <division id="a000022" level="1">
                  <para>
                    <paratext>
                      The agreement may come into force before the key contracted for services are due to start. The actual service commencement date could be specified here or in the description of the services in 
                      <internal.reference refid="a326473">
                        <ital>Schedule 1</ital>
                      </internal.reference>
                      .
                    </paratext>
                  </para>
                </division>
              </drafting.note>
            </subclause1>
          </clause>
          <clause condition="optional" id="a278903">
            <identifier>3.</identifier>
            <head align="left" preservecase="true">
              <headtext>Non-exclusivity and Customer Affiliates</headtext>
            </head>
            <drafting.note id="a477823" jurisdiction="">
              <head align="left" preservecase="true">
                <headtext>Non-exclusivity and customer affiliates (optional clause)</headtext>
              </head>
              <division id="a000023" level="1">
                <division id="a344666" level="2">
                  <head align="left" preservecase="true">
                    <headtext>Non-exclusivity</headtext>
                  </head>
                  <para>
                    <paratext>
                      Optional 
                      <internal.reference refid="a133939">
                        <ital>clause 3.1</ital>
                      </internal.reference>
                       confirms that the customer is free to purchase similar services from anyone else or supply them itself. If there are no other provisions requiring the customer to buy a certain volume of services from the supplier, then there is no need to include a non-exclusivity provision like this. However, some customers prefer to avoid any misunderstandings on this point.
                    </paratext>
                  </para>
                  <para>
                    <paratext>
                      If the customer has agreed to buy certain services exclusively from the supplier (for example, in return for favourable pricing), replace this wording with an exclusive purchasing clause. See 
                      <link href="w-036-5452" style="ACTLinkPLCtoPLC">
                        <ital>Standard clause, Exclusive purchasing and supply clause: long form</ital>
                      </link>
                      .
                    </paratext>
                  </para>
                  <para>
                    <paratext>This clause includes carve-outs from an exclusive purchasing commitment enabling the customer to use an alternative supplier where the supplier cannot deliver (for example, due to a force majeure event).</paratext>
                  </para>
                </division>
                <division id="a988684" level="2">
                  <head align="left" preservecase="true">
                    <headtext>Customer affiliates</headtext>
                  </head>
                  <para>
                    <paratext>
                      The customer may want its affiliates to receive services from the supplier. 
                      <internal.reference refid="a779103">
                        <ital>Clause 3.2</ital>
                      </internal.reference>
                       to 
                      <internal.reference refid="a153004">
                        <ital>clause 3.3(a)</ital>
                      </internal.reference>
                       provide optional wording to extend the services to customer affiliates. They can be deleted if the parties do not envisage that customer affiliates will ever need to receive the services.
                    </paratext>
                  </para>
                  <para>
                    <paratext>The clause allows the customer to:</paratext>
                  </para>
                  <list type="bulleted">
                    <list.item>
                      <para>
                        <paratext>
                          Extend the services to customer affiliates (see 
                          <internal.reference refid="a779103">
                            <ital>clause 3.2</ital>
                          </internal.reference>
                          ).
                        </paratext>
                      </para>
                    </list.item>
                    <list.item>
                      <para>
                        <paratext>
                          Require the supplier to enter into a direct contractual relationship with any customer affiliate which adopts the terms of this agreement (see 
                          <internal.reference refid="a241814">
                            <ital>clause 3.3</ital>
                          </internal.reference>
                          ). For an example of an adoption agreement which could be included as a schedule to this agreement, see 
                          <link href="w-036-5145" style="ACTLinkPLCtoPLC">
                            <ital>Standard document, Adoption agreement</ital>
                          </link>
                          .
                        </paratext>
                      </para>
                    </list.item>
                    <list.item>
                      <para>
                        <paratext>Require the supplier, alternatively, to service the customer affiliate without a direct contractual relationship being created but with the customer liable for the customer affiliate's acts or omissions.</paratext>
                      </para>
                    </list.item>
                  </list>
                </division>
              </division>
            </drafting.note>
            <subclause1 id="a133939">
              <identifier>3.1</identifier>
              <para>
                <paratext>The supply of Services under this agreement is not an exclusive arrangement. The Customer may purchase services that are the same as or similar to the Services from any third party or provide them itself.</paratext>
              </para>
            </subclause1>
            <subclause1 id="a779103">
              <identifier>3.2</identifier>
              <para>
                <paratext>The Customer's Affiliates may receive Services under this agreement.</paratext>
              </para>
            </subclause1>
            <subclause1 id="a241814">
              <identifier>3.3</identifier>
              <para>
                <paratext>
                  The Customer may require the Supplier to enter into a written agreement with any of its Affiliates that incorporates the terms of this agreement and creates a direct relationship between the Supplier and the Affiliate (
                  <defn.term>Adoption Agreement</defn.term>
                  ). Alternatively, the Customer may require the Supplier to provide Services to an Affiliate without an Adoption Agreement in which case:
                </paratext>
              </para>
              <subclause2 id="a843634">
                <identifier>(a)</identifier>
                <para>
                  <paratext>the Customer shall procure that the Affiliate complies with the terms of this agreement as if it were a party to this agreement in place of the Customer;</paratext>
                </para>
              </subclause2>
              <subclause2 id="a452337">
                <identifier>(b)</identifier>
                <para>
                  <paratext>the Customer shall be liable for the acts and omissions of the Affiliate as if they were its own acts and omissions;</paratext>
                </para>
              </subclause2>
              <subclause2 id="a760812">
                <identifier>(c)</identifier>
                <para>
                  <paratext>the Supplier shall invoice the Affiliate for the Charges and other costs and expenses incurred in relation to the Services provided to the Affiliate;</paratext>
                </para>
                <drafting.note id="a302441" jurisdiction="">
                  <head align="left" preservecase="true">
                    <headtext>Invoicing</headtext>
                  </head>
                  <division id="a000024" level="1">
                    <para>
                      <paratext>
                        Under 
                        <internal.reference refid="a760812">
                          <ital>clause 3.3(c)</ital>
                        </internal.reference>
                        , the supplier invoices the customer affiliate for the services it receives. The customer procures that the customer affiliate pays invoices in line with the terms of this agreement.
                      </paratext>
                    </para>
                    <para>
                      <paratext>If the customer pays invoices for services received by a customer affiliate, it may struggle to recover the VAT included in those invoices as it is not the recipient of the services. In that scenario, the VAT is a cost to the customer.</paratext>
                    </para>
                    <para>
                      <paratext>
                        For a general overview of VAT, see 
                        <link href="2-107-3725" style="ACTLinkPLCtoPLC">
                          <ital>Practice note, VAT: overview</ital>
                        </link>
                        .
                      </paratext>
                    </para>
                  </division>
                </drafting.note>
              </subclause2>
              <subclause2 id="a736475">
                <identifier>(d)</identifier>
                <para>
                  <paratext>the Supplier shall deal with the Affiliate as if it were a party to this agreement in place of the Customer. The Affiliate shall have the same rights as the Customer under this agreement and may enforce its terms against the Supplier; and</paratext>
                </para>
              </subclause2>
              <subclause2 id="a730466">
                <identifier>(e)</identifier>
                <para>
                  <paratext>
                    the Customer may, as agent and trustee, enforce the terms of this agreement on behalf of any of its Affiliates and for this purpose the Customer may recover the Affiliate's Losses as if they were its own. In any case in which the Customer does enforce any term in this agreement on behalf of an Affiliate under this 
                    <internal.reference refid="a730466">
                      <ital>clause 3.3(e)</ital>
                    </internal.reference>
                    , that Affiliate may not exercise its rights under 
                    <internal.reference refid="a736475">
                      <ital>clause 3.3(d)</ital>
                    </internal.reference>
                    .
                  </paratext>
                </para>
                <drafting.note id="a240251" jurisdiction="">
                  <head align="left" preservecase="true">
                    <headtext>Third party rights</headtext>
                  </head>
                  <division id="a000025" level="1">
                    <para>
                      <paratext>
                        <internal.reference refid="a736475">
                          <ital>Clause 3.3(d)</ital>
                        </internal.reference>
                         gives customer affiliates rights in relation to the services they receive. If this clause is included it should be referenced in 
                        <internal.reference refid="a309028">
                          <ital>clause 31.1</ital>
                        </internal.reference>
                         as a clause under which third party rights have been created.
                      </paratext>
                    </para>
                    <para>
                      <paratext>
                        Under 
                        <internal.reference refid="a730466">
                          <ital>clause 3.3(e)</ital>
                        </internal.reference>
                        , the customer can enforce the agreement on behalf of its affiliates against the supplier. This is designed to allow the customer to bring claims for itself and its affiliates where they have all suffered loss through the supplier's breach.
                      </paratext>
                    </para>
                    <para>
                      <paratext>There is a general principle in law that a party can only recover loss which it has itself suffered. The drafting attempts to solve this problem by making it clear that the customer is recovering an affiliate's losses as its agent. However, there may still be a risk of a no loss argument for the customer.</paratext>
                    </para>
                    <para>
                      <paratext>If the customer does enforce on behalf of its affiliates, those affiliates cannot also claim directly against the supplier, which is reasonable.</paratext>
                    </para>
                  </division>
                </drafting.note>
              </subclause2>
            </subclause1>
          </clause>
          <clause id="a779361">
            <identifier>4.</identifier>
            <head align="left" preservecase="true">
              <headtext>Supplier's responsibilities</headtext>
            </head>
            <drafting.note id="a586392" jurisdiction="">
              <head align="left" preservecase="true">
                <headtext>Supplier's responsibilities</headtext>
              </head>
              <division id="a000026" level="1">
                <para>
                  <paratext>
                    This 
                    <internal.reference refid="a779361">
                      <ital>clause 4</ital>
                    </internal.reference>
                     sets out the supplier's principal obligations relating to the services. It includes commitments from the supplier to deliver services on time and to a high standard and remedies for the customer if the supplier fails to do so.
                  </paratext>
                </para>
                <para>
                  <paratext>
                    For information on terms implied by law into b2b services agreements, see 
                    <internal.reference refid="a837780">
                      <ital>Drafting note, Implied terms</ital>
                    </internal.reference>
                     above.
                  </paratext>
                </para>
              </division>
            </drafting.note>
            <subclause1 id="a735943">
              <identifier>4.1</identifier>
              <para>
                <paratext>The Supplier shall:</paratext>
              </para>
              <subclause2 id="a475991">
                <identifier>(a)</identifier>
                <para>
                  <paratext>provide the Services and Deliverables in accordance with the terms and conditions of this agreement;</paratext>
                </para>
              </subclause2>
              <subclause2 id="a706810">
                <identifier>(b)</identifier>
                <para>
                  <paratext>
                    ensure that the Services and Deliverables conform to the specifications, requirements and standards set out in 
                    <internal.reference refid="a326473">
                      <ital>Schedule 1</ital>
                    </internal.reference>
                     and that the Deliverables are fit for any purpose expressly or implicitly made known to the Supplier by the Customer;
                  </paratext>
                </para>
                <drafting.note id="a625603" jurisdiction="">
                  <head align="left" preservecase="true">
                    <headtext>Compliance with description in Schedule 1</headtext>
                  </head>
                  <division id="a000027" level="1">
                    <para>
                      <paratext>
                        <internal.reference refid="a706810">
                          <ital>Clause 4.1(b)</ital>
                        </internal.reference>
                         requires the supplier to ensure that the services and deliverables conform with the standards and requirements in 
                        <internal.reference refid="a326473">
                          <ital>Schedule 1</ital>
                        </internal.reference>
                        .
                      </paratext>
                    </para>
                    <division id="a705935" level="2">
                      <head align="left" preservecase="true">
                        <headtext>Service levels</headtext>
                      </head>
                      <para>
                        <paratext>
                          This agreement does not commit the supplier to meeting service levels. If the parties have agreed to include service levels (which could be set out in either the specification of the available services or in a separate schedule), then the agreement needs to expressly commit the supplier to meeting those service levels and deal with reporting against them and the consequences of them not being met. For an example of a service level clause, see 
                          <link anchor="a113713" href="5-213-3958" style="ACTLinkPLCtoPLC">
                            <ital>Standard document, Outsourcing agreement: shorter form: clause 7</ital>
                          </link>
                          .
                        </paratext>
                      </para>
                    </division>
                  </division>
                </drafting.note>
              </subclause2>
              <subclause2 id="a222126">
                <identifier>(c)</identifier>
                <para>
                  <paratext>
                    perform the Services with [the highest level of care, skill and diligence in accordance with best practice in the Supplier's industry, profession or trade 
                    <bold>OR</bold>
                     the care, skill and diligence expected from a supplier [highly 
                    <bold>OR</bold>
                     reasonably and suitably] skilled and experienced in providing services similar to the Services];
                  </paratext>
                </para>
                <drafting.note id="a536216" jurisdiction="">
                  <head align="left" preservecase="true">
                    <headtext>Care and skill in provision of services</headtext>
                  </head>
                  <division id="a000028" level="1">
                    <para>
                      <paratext>
                        The SGSA implies a term that the supplier will carry out the services with reasonable care and skill (
                        <link href="2-507-0628" style="ACTLinkPLCtoPLC">
                          <ital>section 13</ital>
                        </link>
                        ). This term can, as here, be varied by appropriate wording to introduce a higher or more industry-specific standard.
                      </paratext>
                    </para>
                    <para>
                      <paratext>The first option sets the highest standard for the supplier to meet. Many suppliers may object to meeting such an onerous standard. The second option is less demanding.</paratext>
                    </para>
                  </division>
                </drafting.note>
              </subclause2>
              <subclause2 id="a218575">
                <identifier>(d)</identifier>
                <para>
                  <paratext>
                    ensure that the Deliverables, and all goods, materials, standards and techniques used in providing the Services, are of the [best quality 
                    <bold>OR</bold>
                     standard expected of a market-leading provider of similar services] and are free from defects in workmanship, installation and design [in all material respects];
                  </paratext>
                </para>
                <drafting.note id="a973090" jurisdiction="">
                  <head align="left" preservecase="true">
                    <headtext>Quality of materials and deliverables</headtext>
                  </head>
                  <division id="a000029" level="1">
                    <para>
                      <paratext>
                        Any goods, such as materials or spare parts, used in the services will be subject to the terms implied by Part 1 of the 
                        <link href="3-507-0623" style="ACTLinkPLCtoPLC">
                          <ital>SGSA</ital>
                        </link>
                         in respect of quality, fitness for purpose and conformance with any description or sample (see 
                        <internal.reference refid="a837780">
                          <ital>Drafting note, Implied terms</ital>
                        </internal.reference>
                         above).
                      </paratext>
                    </para>
                    <para>
                      <paratext>
                        This 
                        <internal.reference refid="a218575">
                          <ital>clause 4.1(d)</ital>
                        </internal.reference>
                         builds on those implied terms. It sets the standards required for materials used in the services and for the finished product of the services (that is, the deliverables). The second option is designed to be less onerous for the supplier, while still customer friendly.
                      </paratext>
                    </para>
                  </division>
                </drafting.note>
              </subclause2>
              <subclause2 id="a406431">
                <identifier>(e)</identifier>
                <para>
                  <paratext>co-operate with the Customer in all matters relating to the Services, and comply with the Customer's [reasonable] instructions [as to the performance of the Services];</paratext>
                </para>
                <drafting.note id="a287637" jurisdiction="">
                  <head align="left" preservecase="true">
                    <headtext>Compliance with customer's instructions</headtext>
                  </head>
                  <division id="a000030" level="1">
                    <para>
                      <paratext>The obligation on the supplier to comply with the customer's instructions is broad. A supplier may object to it, on the basis that it could allow the customer to increase the scope of, or change, the agreed services without allowing the supplier any input on this. The wording in brackets can be used to soften the clause for the supplier.</paratext>
                    </para>
                    <para>
                      <paratext>
                        While this 
                        <internal.reference refid="a406431">
                          <ital>clause 4.1(e)</ital>
                        </internal.reference>
                         is intended to give the customer some flexibility to modify aspects of the services, ideally the customer should be confident that the description of the services in 
                        <internal.reference refid="a326473">
                          <ital>Schedule 1</ital>
                        </internal.reference>
                         captures what the supplier must do, and how it must be done. For tips on drafting a services description, see 
                        <internal.reference refid="a244631">
                          <ital>Drafting note, Services</ital>
                        </internal.reference>
                        .
                      </paratext>
                    </para>
                  </division>
                </drafting.note>
              </subclause2>
              <subclause2 condition="optional" id="a820257">
                <identifier>(f)</identifier>
                <para>
                  <paratext>provide the Customer with information, advice and training as reasonably required by the Customer to make effective use of the Services;</paratext>
                </para>
                <drafting.note id="a365690" jurisdiction="">
                  <head align="left" preservecase="true">
                    <headtext>Information, advice and training (optional clause)</headtext>
                  </head>
                  <division id="a000031" level="1">
                    <para>
                      <paratext>
                        The supplier may object to 
                        <internal.reference refid="a820257">
                          <ital>clause 4.1(f)</ital>
                        </internal.reference>
                         and require that any training, for example, is only provided if specifically listed in 
                        <internal.reference refid="a326473">
                          <ital>Schedule 1</ital>
                        </internal.reference>
                         and included in the charges in 
                        <internal.reference refid="a879950">
                          <ital>Schedule 2</ital>
                        </internal.reference>
                        .
                      </paratext>
                    </para>
                  </division>
                </drafting.note>
              </subclause2>
              <subclause2 id="a508523">
                <identifier>(g)</identifier>
                <para>
                  <paratext>maintain all licences, consents and permissions needed to supply the Services in accordance with this agreement[, excluding any licences, consents and permissions that the Customer has agreed in writing to maintain];</paratext>
                </para>
              </subclause2>
              <subclause2 id="a824594">
                <identifier>(h)</identifier>
                <para>
                  <paratext>hold all Customer Materials in safe custody at its own risk and maintain the Customer Materials in good condition until returned to the Customer, and not dispose of or use the Customer Materials other than in accordance with the Customer's written instructions or authorisations;</paratext>
                </para>
              </subclause2>
              <subclause2 id="a440369">
                <identifier>(i)</identifier>
                <para>
                  <paratext>take good care of the Customer Equipment in its possession or control;</paratext>
                </para>
              </subclause2>
              <subclause2 id="a240611">
                <identifier>(j)</identifier>
                <para>
                  <paratext>not do or omit to do anything which may cause the Customer to lose any licence, authority, consent or permission on which it relies for the purposes of conducting its business;</paratext>
                </para>
              </subclause2>
              <subclause2 id="a685878">
                <identifier>(k)</identifier>
                <para>
                  <paratext>notify the Customer in writing immediately on the occurrence of a change of control of the Supplier; and</paratext>
                </para>
                <drafting.note id="a582390" jurisdiction="">
                  <head align="left" preservecase="true">
                    <headtext>Notice of change of control</headtext>
                  </head>
                  <division id="a000032" level="1">
                    <para>
                      <paratext>
                        <internal.reference refid="a685878">
                          <ital>Clause 4.1(k)</ital>
                        </internal.reference>
                         obliges the supplier to tell the customer if it undergoes a change of control and 
                        <internal.reference refid="a618136">
                          <ital>clause 19.3(d)</ital>
                        </internal.reference>
                         gives the customer a right to terminate on a change of control of the supplier.
                      </paratext>
                    </para>
                  </division>
                </drafting.note>
              </subclause2>
              <subclause2 id="a359369">
                <identifier>(l)</identifier>
                <para>
                  <paratext>[ANY OTHER GENERAL OBLIGATIONS].</paratext>
                </para>
              </subclause2>
            </subclause1>
            <subclause1 id="a526366">
              <identifier>4.2</identifier>
              <para>
                <paratext>
                  [Time is of the essence in relation to the Milestone Dates for the Supplier 
                  <bold>OR</bold>
                   The Supplier shall perform the Services and deliver the Deliverables in accordance with the Milestone Dates.] If the Supplier fails to meet a Milestone Date, then (without prejudice to [the Customer's right to terminate this agreement and] any other rights or remedies that the Customer may have):
                </paratext>
              </para>
              <subclause2 id="a994481">
                <identifier>(a)</identifier>
                <para>
                  <paratext>
                    the Supplier shall, until the Customer exercises its rights under 
                    <internal.reference refid="a640358">
                      <ital>clause 4.2(d)(i)</ital>
                    </internal.reference>
                    , take all additional steps necessary to perform the Services and deliver the Deliverables as soon as possible after the missed Milestone Date and at no additional cost to the Customer;
                  </paratext>
                </para>
              </subclause2>
              <subclause2 id="a961641">
                <identifier>(b)</identifier>
                <para>
                  <paratext>the Customer may withhold payment for the delayed Services or Deliverables until the Supplier remedies the delay; [and]</paratext>
                </para>
              </subclause2>
              <subclause2 condition="optional" id="a897887">
                <identifier>(c)</identifier>
                <para>
                  <paratext>
                    the Supplier shall pay the Customer, as liquidated damages, [[PERCENTAGE]% of the Charges for the delayed Services or Deliverables (
                    <defn.term>Relevant Charges</defn.term>
                    ) 
                    <bold>OR</bold>
                     £[AMOUNT]] for each [day's 
                    <bold>OR</bold>
                     [PERIOD]'s] delay, [up to a maximum of [[100]% of the Relevant Charges 
                    <bold>OR</bold>
                     £[AMOUNT]]; and]
                  </paratext>
                </para>
              </subclause2>
              <subclause2 id="a317811">
                <identifier>(d)</identifier>
                <para>
                  <paratext>[if the Milestone Date is a Key Milestone Date, or the Supplier fails to perform any Services or deliver any Deliverables within [five] Business Days of the missed Milestone Date,] the Customer may:</paratext>
                </para>
                <subclause3 id="a640358">
                  <identifier>(i)</identifier>
                  <para>
                    <paratext>refuse to accept any subsequent performance of the delayed Services or supply of the delayed Deliverables which the Supplier attempts to make;</paratext>
                  </para>
                </subclause3>
                <subclause3 id="a446024">
                  <identifier>(ii)</identifier>
                  <para>
                    <paratext>purchase substitute services or deliverables from elsewhere [and reclaim from the Supplier any additional costs it incurs]; and</paratext>
                  </para>
                </subclause3>
                <subclause3 id="a940809">
                  <identifier>(iii)</identifier>
                  <para>
                    <paratext>require the Supplier to immediately refund any sums previously paid by the Customer in respect of the delayed Services or Deliverables.</paratext>
                  </para>
                  <drafting.note id="a220774" jurisdiction="">
                    <head align="left" preservecase="true">
                      <headtext>Time for performance</headtext>
                    </head>
                    <division id="a000033" level="1">
                      <para>
                        <paratext>In English law, it is possible to make time of the essence in relation to contract deadlines. Making time of the essence means that if a deadline is missed, the customer can terminate the agreement.</paratext>
                      </para>
                      <para>
                        <paratext>
                          <internal.reference refid="a526366">
                            <ital>Clause 4.2</ital>
                          </internal.reference>
                           includes two drafting options:
                        </paratext>
                      </para>
                      <list type="bulleted">
                        <list.item>
                          <para>
                            <paratext>
                              <bold>Time of the essence for all milestone dates.</bold>
                               This is the most customer-friendly option, but a supplier may object to a single minor delay allowing the customer to terminate the agreement and institute other remedies, such as sourcing replacement services at the supplier's cost. If choosing this option:
                            </paratext>
                          </para>
                          <list type="bulleted">
                            <list.item>
                              <para>
                                <paratext>
                                  select the first option in the first set of brackets in 
                                  <internal.reference refid="a526366">
                                    <ital>clause 4.2</ital>
                                  </internal.reference>
                                  ;
                                </paratext>
                              </para>
                            </list.item>
                            <list.item>
                              <para>
                                <paratext>include the wording "the Customer's right to terminate this agreement and"; and</paratext>
                              </para>
                            </list.item>
                            <list.item>
                              <para>
                                <paratext>
                                  omit the wording in brackets in 
                                  <internal.reference refid="a317811">
                                    <ital>clause 4.2(d)</ital>
                                  </internal.reference>
                                  .
                                </paratext>
                              </para>
                            </list.item>
                          </list>
                        </list.item>
                      </list>
                      <list type="bulleted">
                        <list.item>
                          <para>
                            <paratext>
                              <bold>Cure periods and cumulative lateness before termination rights.</bold>
                               An alternative, but still customer-friendly, option is to allow the supplier a chance to remedy lateness, unless the milestone is a key milestone. If the supplier is late on a specified number of occasions, then this amounts to a material breach and the customer can terminate the whole agreement. If choosing this option:
                            </paratext>
                          </para>
                          <list type="bulleted">
                            <list.item>
                              <para>
                                <paratext>
                                  select the second option in the first set of brackets in 
                                  <internal.reference refid="a526366">
                                    <ital>clause 4.2</ital>
                                  </internal.reference>
                                  ;
                                </paratext>
                              </para>
                            </list.item>
                            <list.item>
                              <para>
                                <paratext>delete the wording "the Customer's right to terminate this agreement and"; and</paratext>
                              </para>
                            </list.item>
                            <list.item>
                              <para>
                                <paratext>
                                  include the wording in brackets in 
                                  <internal.reference refid="a317811">
                                    <ital>clause 4.2(d)</ital>
                                  </internal.reference>
                                  .
                                </paratext>
                              </para>
                            </list.item>
                          </list>
                        </list.item>
                      </list>
                      <para>
                        <paratext>
                          Consider whether to limit the repayment required under 
                          <internal.reference refid="a940809">
                            <ital>clause 4.2(d)(iii)</ital>
                          </internal.reference>
                           to advance payments for services not yet rendered.
                        </paratext>
                      </para>
                      <para>
                        <paratext>
                          Where no dates for performance have been agreed, then the implied term in 
                          <link href="0-508-2613" style="ACTLinkPLCtoPLC">
                            <ital>section 14</ital>
                          </link>
                           of the SGSA would probably take effect, so that the supplier would only have to carry out the services within a reasonable time. As such, it is better to specify the timing for the performance of any obligations.
                        </paratext>
                      </para>
                      <para>
                        <paratext>
                          For further information on time of the essence provisions, see 
                          <link href="3-107-3819" style="ACTLinkPLCtoPLC">
                            <ital>Practice note, Time of the essence</ital>
                          </link>
                          .
                        </paratext>
                      </para>
                    </division>
                  </drafting.note>
                </subclause3>
              </subclause2>
            </subclause1>
            <subclause1 condition="optional" id="a570785">
              <identifier>4.3</identifier>
              <para>
                <paratext>
                  The Supplier shall pay the liquidated damages under 
                  <internal.reference refid="a897887">
                    <ital>clause 4.2(c)</ital>
                  </internal.reference>
                   on demand or the Customer may deduct them from its payments to the Supplier. The liquidated damages payable under 
                  <internal.reference refid="a897887">
                    <ital>clause 4.2(c)</ital>
                  </internal.reference>
                   shall start to accrue on the day after the missed Milestone Date and shall continue to accrue until:
                </paratext>
              </para>
              <subclause2 id="a174171">
                <identifier>(a)</identifier>
                <para>
                  <paratext>the Supplier completes the performance of the delayed Services or delivers the delayed Deliverables;</paratext>
                </para>
              </subclause2>
              <subclause2 id="a171496">
                <identifier>(b)</identifier>
                <para>
                  <paratext>
                    the Customer exercises its rights under 
                    <internal.reference refid="a640358">
                      <ital>clause 4.2(d)(i)</ital>
                    </internal.reference>
                     or terminates this agreement;
                  </paratext>
                </para>
              </subclause2>
              <subclause2 id="a762555">
                <identifier>(c)</identifier>
                <para>
                  <paratext>
                    the accrued liquidated damages equal the maximum sum set out in 
                    <internal.reference refid="a897887">
                      <ital>clause 4.2(c)</ital>
                    </internal.reference>
                    ; or
                  </paratext>
                </para>
              </subclause2>
              <subclause2 id="a157669">
                <identifier>(d)</identifier>
                <para>
                  <paratext>this agreement expires,</paratext>
                </para>
              </subclause2>
              <para>
                <paratext>whichever is earlier. The parties confirm that these liquidated damages are reasonable and proportionate to protect the Customer's legitimate interest in timely performance.</paratext>
              </para>
              <drafting.note id="a665441" jurisdiction="">
                <head align="left" preservecase="true">
                  <headtext>Liquidated damages (optional clause)</headtext>
                </head>
                <division id="a000034" level="1">
                  <para>
                    <paratext>
                      <internal.reference refid="a897887">
                        <ital>Clause 4.2(c)</ital>
                      </internal.reference>
                       and 
                      <internal.reference refid="a570785">
                        <ital>clause 4.3</ital>
                      </internal.reference>
                       allow the customer to recover liquidated damages if the supplier is late in performing the services.
                    </paratext>
                  </para>
                  <para>
                    <paratext>
                      For information on liquidated damages and alternative drafting, see 
                      <link href="5-378-7443" style="ACTLinkPLCtoPLC">
                        <ital>Standard clause, Liquidated damages</ital>
                      </link>
                       and its drafting notes.
                    </paratext>
                  </para>
                </division>
              </drafting.note>
            </subclause1>
            <subclause1 condition="optional" id="a497502">
              <identifier>4.4</identifier>
              <para>
                <paratext>
                  The Supplier shall inform the Customer Contract Manager in writing on completion of each Milestone[, 
                  <bold>OR</bold>
                   or] Deliverable [or [OTHER TRIGGER FOR THE APPROVAL PROCEDURE] (each a 
                  <bold>Work Item</bold>
                  ). The Customer [may 
                  <bold>OR</bold>
                   shall] review the Work Item to determine if it conforms [in all material respects] to the requirements of this agreement, including any specifications or acceptance criteria set out in 
                  <internal.reference refid="a326473">
                    <ital>Schedule 1</ital>
                  </internal.reference>
                  , and provide the Supplier with written approval of the Work Item or a written statement of errors to be corrected.
                </paratext>
              </para>
              <drafting.note id="a271687" jurisdiction="">
                <head align="left" preservecase="true">
                  <headtext>Reviewing results of services (optional clause)</headtext>
                </head>
                <division id="a000035" level="1">
                  <para>
                    <paratext>
                      <internal.reference refid="a742289">
                        <ital>clause 4.4</ital>
                      </internal.reference>
                       to 
                      <internal.reference refid="a622681">
                        <ital>clause 4.8</ital>
                      </internal.reference>
                       include an optional procedure for the customer to:
                    </paratext>
                  </para>
                  <list type="bulleted">
                    <list.item>
                      <para>
                        <paratext>Review each part of the services (including deliverables).</paratext>
                      </para>
                    </list.item>
                    <list.item>
                      <para>
                        <paratext>Refuse to pay for services until errors are corrected.</paratext>
                      </para>
                    </list.item>
                    <list.item>
                      <para>
                        <paratext>Ultimately source them from elsewhere if the supplier fails to correct the errors.</paratext>
                      </para>
                    </list.item>
                  </list>
                  <para>
                    <paratext>
                      This type of procedure is generally customer-friendly although we have included optional, pro-supplier drafting in 
                      <internal.reference refid="a224701">
                        <ital>clause 4.5</ital>
                      </internal.reference>
                       so that the services will be taken to be approved where the customer starts using them or fails to review them promptly.
                    </paratext>
                  </para>
                  <para>
                    <paratext>Once the customer has approved a part of the services and paid for it, the customer should still be able to claim damages in relation to any defects that later arise.</paratext>
                  </para>
                  <para>
                    <paratext>
                      Whether the procedure in 
                      <internal.reference refid="a742289">
                        <ital>clause 4.4</ital>
                      </internal.reference>
                       to 
                      <internal.reference refid="a622681">
                        <ital>clause 4.8</ital>
                      </internal.reference>
                       is appropriate will depend on the nature of the services provided. Where they can be performed independently of each other (for example, renovation of multiple different properties or producing marketing materials for separate campaigns), this clause should be suitable as rejection of some elements of the services should not impact on the provision of the remainder. Where the customer wants to make payment of the charges contingent on approval of the services, this clause can also be useful.
                    </paratext>
                  </para>
                  <para>
                    <paratext>However, where each part of the services builds on the previous parts (for example organising, publicising and holding an event), then rejecting one part of the services may make performance of the remainder difficult if not impossible.</paratext>
                  </para>
                  <para>
                    <paratext>Where the same service is provided on an ongoing basis, the customer may decide that service levels are more appropriate than this procedure. With service levels, performance can be measured across a month (for example) and service credits applied to reduce the monthly charges where service levels are not achieved.</paratext>
                  </para>
                  <para>
                    <paratext>
                      For more information, see 
                      <link href="1-211-9964" style="ACTLinkPLCtoPLC">
                        <ital>Practice note, Service levels and service credit schemes in outsourcing</ital>
                      </link>
                      .
                    </paratext>
                  </para>
                </division>
              </drafting.note>
            </subclause1>
            <subclause1 condition="optional" id="a224701">
              <identifier>4.5</identifier>
              <para>
                <paratext>
                  The Customer shall not unreasonably withhold or delay its approval of a Work Item. [If the Customer puts any Work Item into commercial use or does not inform the Supplier in writing of any errors within [NUMBER] Business Days of being informed that that Work Item is complete under 
                  <internal.reference refid="a570785">
                    <ital>clause 4.3</ital>
                  </internal.reference>
                  , the Work Item is deemed to be approved by the Customer.] If the Customer approves the Work Item with minor errors, the Supplier shall correct those minor errors promptly [and in any event in accordance with any timescales reasonably specified by the Customer].
                </paratext>
              </para>
            </subclause1>
            <subclause1 condition="optional" id="a656380">
              <identifier>4.6</identifier>
              <para>
                <paratext>
                  If the Customer provides a written statement of errors, the Supplier shall correct the errors in the Work Item at no additional cost to the Customer. The Supplier shall do so within [[25]% of the duration of the original timeframe for provision of the Work Item 
                  <bold>OR</bold>
                   [five] Business Days after receiving the Customer's statement of errors 
                  <bold>OR</bold>
                   the timeframe reasonably specified by the Customer] (
                  <defn.term>Deadline</defn.term>
                  ) and inform the Customer Contract Manager in writing when the corrections are complete. The approval process in 
                  <internal.reference refid="a742289">
                    <ital>clause 4.4</ital>
                  </internal.reference>
                   and 
                  <internal.reference refid="a224701">
                    <ital>clause 4.5</ital>
                  </internal.reference>
                   shall then be repeated. If the Supplier fails to correct the errors by the Deadline, the Customer may (without prejudice to any other rights or remedies it may have):
                </paratext>
              </para>
              <subclause2 id="a414380">
                <identifier>(a)</identifier>
                <para>
                  <paratext>
                    require the Supplier to repeat the process to correct errors in this 
                    <internal.reference refid="a656380">
                      <ital>clause 4.6</ital>
                    </internal.reference>
                    ;
                  </paratext>
                </para>
              </subclause2>
              <subclause2 id="a594741">
                <identifier>(b)</identifier>
                <para>
                  <paratext>
                    approve the Work Item subject to [a reasonable deduction from the Charges to reflect the errors in the Work Item and the delays caused by the Work Item not being compliant when first completed 
                    <bold>OR</bold>
                     any conditions that the Customer reasonably determines [provided that the conditions may not, without the Supplier's prior written consent, increase its obligations or restrict its rights or remedies under this agreement]. If all the relevant conditions have not been met within the period specified by the Customer, the Customer may exercise its rights in 
                    <internal.reference refid="a359141">
                      <ital>clause 4.6(c)</ital>
                    </internal.reference>
                     and 
                    <internal.reference refid="a195818">
                      <ital>clause 4.7</ital>
                    </internal.reference>
                    ]; or
                  </paratext>
                </para>
              </subclause2>
              <subclause2 id="a359141">
                <identifier>(c)</identifier>
                <para>
                  <paratext>finally refuse to approve the Work Item and refuse any subsequent performance which the Supplier attempts to make.</paratext>
                </para>
              </subclause2>
            </subclause1>
            <subclause1 condition="optional" id="a195818">
              <identifier>4.7</identifier>
              <para>
                <paratext>
                  If the Customer finally refuses to approve a Work Item under 
                  <internal.reference refid="a359141">
                    <ital>clause 4.6(c)</ital>
                  </internal.reference>
                  , it may (without prejudice to any other rights or remedies it may have) do one or more of the following:
                </paratext>
              </para>
              <subclause2 id="a413726">
                <identifier>(a)</identifier>
                <para>
                  <paratext>refuse to pay for the Work Item and require the Supplier to immediately refund any sums previously paid to the Supplier for that Work Item; and</paratext>
                </para>
              </subclause2>
              <subclause2 id="a509930">
                <identifier>(b)</identifier>
                <para>
                  <paratext>purchase substitute services or deliverables from elsewhere [and reclaim from the Supplier any additional costs it incurs].</paratext>
                </para>
                <drafting.note id="a649727" jurisdiction="">
                  <head align="left" preservecase="true">
                    <headtext>Remedies for rejecting non-compliant services (optional clause)</headtext>
                  </head>
                  <division id="a000036" level="1">
                    <para>
                      <paratext>
                        Under 
                        <internal.reference refid="a195818">
                          <ital>clause 4.7</ital>
                        </internal.reference>
                        , the customer does not have to pay for services it does not approve and can purchase substitute services elsewhere with any additional costs of doing so recoverable. There is also an optional termination right in 
                        <internal.reference refid="a333497">
                          <ital>Drafting note, Termination for missed milestone dates (optional clause)</ital>
                        </internal.reference>
                        .
                      </paratext>
                    </para>
                  </division>
                </drafting.note>
              </subclause2>
            </subclause1>
            <subclause1 condition="optional" id="a622681">
              <identifier>4.8</identifier>
              <para>
                <paratext>Approval by the Customer of any Work Item does not mean that the Customer has varied or waived its requirements for any part of the Services. Approval is without prejudice to any rights or remedies of the Customer under the terms of this agreement or in law.</paratext>
              </para>
            </subclause1>
            <subclause1 condition="optional" id="a424143">
              <identifier>4.9</identifier>
              <para>
                <paratext>All Supplier property, including Supplier Equipment, shall remain at the sole risk and responsibility of the Supplier, except that the Customer shall be liable for damage to any of the Supplier's property located on the Customer's premises [(with the Customer's prior written consent)] which is due to the negligent act or omission of the Customer.</paratext>
              </para>
            </subclause1>
          </clause>
          <clause id="a791943">
            <identifier>5.</identifier>
            <head align="left" preservecase="true">
              <headtext>Supplier Personnel</headtext>
            </head>
            <drafting.note id="a747524" jurisdiction="">
              <head align="left" preservecase="true">
                <headtext>Supplier Personnel</headtext>
              </head>
              <division id="a000037" level="1">
                <para>
                  <paratext>
                    This 
                    <internal.reference refid="a791943">
                      <ital>clause 5</ital>
                    </internal.reference>
                     requires the supplier to provide suitable personnel to perform the services and ensure key individuals service the customer.
                  </paratext>
                </para>
              </division>
            </drafting.note>
            <subclause1 id="a519992">
              <identifier>5.1</identifier>
              <para>
                <paratext>The Supplier shall ensure that the Supplier Personnel:</paratext>
              </para>
              <subclause2 id="a792245">
                <identifier>(a)</identifier>
                <para>
                  <paratext>have suitable skills and experience to enable them to perform the tasks assigned to them [and have been adequately trained in the provision of the Services];</paratext>
                </para>
              </subclause2>
              <subclause2 condition="optional" id="a309577">
                <identifier>(b)</identifier>
                <para>
                  <paratext>hold all licences, permits, visas and consents required for the proper performance of this agreement, including the right to work in all relevant jurisdictions, and have been properly screened and vetted by the Supplier to ensure they are fit for the positions that they are in;</paratext>
                </para>
              </subclause2>
              <subclause2 id="a481508">
                <identifier>(c)</identifier>
                <para>
                  <paratext>
                    observe all health and safety rules and regulations and all reasonable security requirements that apply from time to time at the Customer's premises they access [and that have been communicated to the Supplier under 
                    <internal.reference refid="a283933">
                      <ital>clause 6.1(e)</ital>
                    </internal.reference>
                    ]; and
                  </paratext>
                </para>
              </subclause2>
              <subclause2 id="a745168">
                <identifier>(d)</identifier>
                <para>
                  <paratext>are in sufficient number to enable the Supplier to fulfil its obligations under this agreement.</paratext>
                </para>
                <drafting.note id="a133357" jurisdiction="">
                  <head align="left" preservecase="true">
                    <headtext>Supplier personnel</headtext>
                  </head>
                  <division id="a000038" level="1">
                    <para>
                      <paratext>The quality of the supplier's services depends on the people it uses to perform them. The customer will want the supplier to make sure the right volume of people, with the right mix of skills, are used to provide the services.</paratext>
                    </para>
                    <para>
                      <paratext>
                        With 
                        <internal.reference refid="a481508">
                          <ital>clause 5.1(c)</ital>
                        </internal.reference>
                        , the customer should be aware that the supplier may want to review these rules and requirements before committing to them and may also want the right to increase its charges if there is a change which impacts on its costs.
                      </paratext>
                    </para>
                    <para>
                      <paratext>
                        For a clause requiring compliance with the customer's security policy and dealing with how it may be changed and the cost implications of this, see 
                        <link anchor="a145328" href="5-213-3958" style="ACTLinkPLCtoPLC">
                          <ital>Standard document, Outsourcing agreement: shorter form: clause 25</ital>
                        </link>
                        .
                      </paratext>
                    </para>
                    <para>
                      <paratext>
                        For a more detailed example of a clause requiring compliance with health and safety laws and policies, see 
                        <link anchor="a352340" href="2-501-1525" style="ACTLinkPLCtoPLC">
                          <ital>Standard document, Services agreement for use by public sector bodies: clause 6.2</ital>
                        </link>
                        .
                      </paratext>
                    </para>
                  </division>
                </drafting.note>
              </subclause2>
            </subclause1>
            <subclause1 condition="optional" id="a324549">
              <identifier>5.2</identifier>
              <para>
                <paratext>If the Customer (acting reasonably) believes that any Supplier Person is not performing the Services properly or effectively or is disruptive to the Customer's business, the Customer may require the Supplier to remove that Supplier Person from the Customer's account and ensure they cease to be involved in the Services. The Supplier shall promptly do so at its cost and without [any material] interruption to the Services.</paratext>
              </para>
              <drafting.note id="a581767" jurisdiction="">
                <head align="left" preservecase="true">
                  <headtext>Removal of supplier personnel (optional clause)</headtext>
                </head>
                <division id="a000039" level="1">
                  <para>
                    <paratext>
                      The supplier may object to this optional 
                      <internal.reference refid="a324549">
                        <ital>clause 5.2</ital>
                      </internal.reference>
                       allowing the customer to remove supplier personnel from the services.
                    </paratext>
                  </para>
                  <para>
                    <paratext>The customer could soften the clause by including a duty for the customer to consider any representations from the supplier as to why someone should not be removed.</paratext>
                  </para>
                </division>
              </drafting.note>
            </subclause1>
            <subclause1 condition="optional" id="a190192">
              <identifier>5.3</identifier>
              <para>
                <paratext>The Supplier shall:</paratext>
              </para>
              <subclause2 id="a277765">
                <identifier>(a)</identifier>
                <para>
                  <paratext>
                    use the Key Personnel in the provision of the Services [and procure that the Key Personnel spend the percentage of their working hours set out in 
                    <internal.reference refid="a544626">
                      <ital>Schedule 3</ital>
                    </internal.reference>
                     in the provision of the Services];
                  </paratext>
                </para>
              </subclause2>
              <subclause2 id="a852315">
                <identifier>(b)</identifier>
                <para>
                  <paratext>promptly inform the Customer of the absence (or the anticipated absence) of any of the Key Personnel [(other than for short-term absences of [two] weeks or less)] and, if required by the Customer, provide a suitably qualified, temporary replacement for that individual;</paratext>
                </para>
              </subclause2>
              <subclause2 id="a835644">
                <identifier>(c)</identifier>
                <para>
                  <paratext>
                    [not remove or replace 
                    <bold>OR</bold>
                     use its [best 
                    <bold>OR</bold>
                     reasonable] endeavours not to remove or replace] any Key Personnel during the Term provided that the Supplier may do so if:
                  </paratext>
                </para>
                <subclause3 id="a213466">
                  <identifier>(i)</identifier>
                  <para>
                    <paratext>
                      [requested to do so by the Customer under 
                      <internal.reference refid="a324549">
                        <ital>clause 5.2</ital>
                      </internal.reference>
                      ;]
                    </paratext>
                  </para>
                </subclause3>
                <subclause3 id="a748760">
                  <identifier>(ii)</identifier>
                  <para>
                    <paratext>the person is on maternity leave, paternity leave, shared parental leave, or long-term sick leave;</paratext>
                  </para>
                </subclause3>
                <subclause3 id="a603134">
                  <identifier>(iii)</identifier>
                  <para>
                    <paratext>the person is suspended for misconduct;</paratext>
                  </para>
                </subclause3>
                <subclause3 id="a450854">
                  <identifier>(iv)</identifier>
                  <para>
                    <paratext>[the element of the Services in respect of which the Key Person was engaged has been completed [to the Customer's reasonable satisfaction];]</paratext>
                  </para>
                </subclause3>
                <subclause3 id="a259152">
                  <identifier>(v)</identifier>
                  <para>
                    <paratext>the person [resigns from their employment with the Supplier or] ceases to be employed by the Supplier; or</paratext>
                  </para>
                </subclause3>
                <subclause3 id="a990234">
                  <identifier>(vi)</identifier>
                  <para>
                    <paratext>the Supplier obtains the prior [written] approval of the Customer [(not to be unreasonably withheld or delayed)];</paratext>
                  </para>
                </subclause3>
              </subclause2>
              <subclause2 id="a914705">
                <identifier>(d)</identifier>
                <para>
                  <paratext>
                    [obtain the prior [written] approval of the Customer [(approval not to be unreasonably withheld or delayed)] to any replacement for a Key Personnel member 
                    <bold>OR</bold>
                     ensure that any replacement for a Key Personnel member has the qualifications and experience to carry out the tasks assigned to the Key Personnel member being replaced];
                  </paratext>
                </para>
              </subclause2>
              <subclause2 id="a514191">
                <identifier>(e)</identifier>
                <para>
                  <paratext>[use [all] reasonable endeavours to] ensure that the role of each of its Key Personnel is not vacant (in terms of a permanent representative) for more than [ten] Business Days]; and</paratext>
                </para>
              </subclause2>
              <subclause2 id="a457688">
                <identifier>(f)</identifier>
                <para>
                  <paratext>bear all costs and expenses associated with the appointment, removal or replacement of Key Personnel, including time spent by any replacement familiarising themselves with the Supplier's duties under this agreement.</paratext>
                </para>
                <drafting.note id="a702987" jurisdiction="">
                  <head align="left" preservecase="true">
                    <headtext>Key personnel (optional clause)</headtext>
                  </head>
                  <division id="a000040" level="1">
                    <para>
                      <paratext>
                        Key personnel is defined to include the individuals identified (by both name and job title) as key personnel in 
                        <internal.reference refid="a544626">
                          <ital>Schedule 3</ital>
                        </internal.reference>
                        . Providing for these individuals to be identified in the schedule means that the customer approves their appointment. The impact of an individual being identified as key personnel is that the supplier must:
                      </paratext>
                    </para>
                    <list type="bulleted">
                      <list.item>
                        <para>
                          <paratext>Ensure that the key personnel are used in providing the services and spend all or a minimum amount of their time on them.</paratext>
                        </para>
                      </list.item>
                      <list.item>
                        <para>
                          <paratext>Notify the customer of their absence (and, if so required, provide a replacement for them).</paratext>
                        </para>
                      </list.item>
                      <list.item>
                        <para>
                          <paratext>Try to ensure they continue to provide the services throughout the term of the agreement.</paratext>
                        </para>
                      </list.item>
                      <list.item>
                        <para>
                          <paratext>
                            Allow the customer to approve replacements to key personnel if the first option in 
                            <internal.reference refid="a914705">
                              <ital>clause 5.3(d)</ital>
                            </internal.reference>
                             is selected.
                          </paratext>
                        </para>
                      </list.item>
                    </list>
                    <para>
                      <paratext>Whether the supplier accepts key personnel provisions depends on factors such as:</paratext>
                    </para>
                    <list type="bulleted">
                      <list.item>
                        <para>
                          <paratext>
                            <bold>The nature of the services.</bold>
                             If the services are general in nature, the supplier may be unable to make key personnel exclusively available for the customer as it may be providing similar services to other customers. If the services are bespoke to the customer, then the supplier may be able to meet this requirement as it is unlikely that another customer will be seeking those exact same services.
                          </paratext>
                        </para>
                      </list.item>
                      <list.item>
                        <para>
                          <paratext>
                            <bold>The importance of the services to the customer.</bold>
                             If the services are critical to the operation of the customer's business, the customer may insist on including this clause to ensure that the supplier personnel are not distracted by other customers that they are working for. If the services are particularly confidential, the customer may not want key supplier staff servicing other customers as it could increase the chances of confidential information being leaked. If the customer is unable to negotiate the exclusive use of key personnel, it may be able to include restrictions on specific customer staff from working for the customer's competitors (see 
                            <link anchor="a833475" href="w-036-5452" style="ACTLinkPLCtoPLC">
                              <ital>Standard clause, Exclusive purchasing and supply clause: long form: clause 1.6</ital>
                            </link>
                            ).
                          </paratext>
                        </para>
                      </list.item>
                      <list.item>
                        <para>
                          <paratext>
                            <bold>The organisational structure of the supplier. </bold>
                            The supplier may have insufficient resources to meet these requirements, or the employees involved with providing the services may work across more than one business unit within its business.
                          </paratext>
                        </para>
                      </list.item>
                    </list>
                    <para>
                      <paratext>
                        <internal.reference refid="a835644">
                          <ital>Clause 5.3(c)</ital>
                        </internal.reference>
                         includes various options that allow the customer to dilute these requirements for a supplier unwilling to accept them.
                      </paratext>
                    </para>
                  </division>
                </drafting.note>
              </subclause2>
            </subclause1>
            <subclause1 condition="optional" id="a479764">
              <identifier>5.4</identifier>
              <para>
                <paratext>During the Term, the Supplier shall provide, within [NUMBER] days of the Customer's request, any information reasonably requested by the Customer relating to the way in which the Services are organised, including:</paratext>
              </para>
              <subclause2 id="a931623">
                <identifier>(a)</identifier>
                <para>
                  <paratext>the number of Supplier Personnel engaged in providing the Services;</paratext>
                </para>
              </subclause2>
              <subclause2 id="a735340">
                <identifier>(b)</identifier>
                <para>
                  <paratext>the [average weekly] percentage of their working hours spent by each Supplier Person on the Services; and</paratext>
                </para>
              </subclause2>
              <subclause2 id="a865822">
                <identifier>(c)</identifier>
                <para>
                  <paratext>a description of the nature of work undertaken by each Supplier Person.</paratext>
                </para>
                <drafting.note id="a217390" jurisdiction="">
                  <head align="left" preservecase="true">
                    <headtext>Information on resourcing (optional clause)</headtext>
                  </head>
                  <division id="a000041" level="1">
                    <para>
                      <paratext>
                        The information provided under 
                        <internal.reference refid="a479764">
                          <ital>clause 5.4</ital>
                        </internal.reference>
                         should help the customer understand how the supplier resources the services. That information can be useful in transitioning services to a new supplier or understanding if TUPE will be applicable on termination.
                      </paratext>
                    </para>
                  </division>
                </drafting.note>
              </subclause2>
            </subclause1>
            <subclause1 id="a736855">
              <identifier>5.5</identifier>
              <para>
                <paratext>
                  Each party shall comply with its obligations in 
                  <internal.reference refid="a902539">
                    <ital>Schedule 6</ital>
                  </internal.reference>
                  .
                </paratext>
              </para>
              <drafting.note id="a807879" jurisdiction="">
                <head align="left" preservecase="true">
                  <headtext>TUPE (optional clause)</headtext>
                </head>
                <division id="a000042" level="1">
                  <para>
                    <paratext>
                      For more information, see 
                      <internal.reference refid="a269079">
                        <ital>Drafting note, Transfer of employees under TUPE</ital>
                      </internal.reference>
                       above and the integrated drafting notes at 
                      <internal.reference refid="a902539">
                        <ital>Schedule 6</ital>
                      </internal.reference>
                      .
                    </paratext>
                  </para>
                </division>
              </drafting.note>
            </subclause1>
          </clause>
          <clause id="a990629">
            <identifier>6.</identifier>
            <head align="left" preservecase="true">
              <headtext>Customer's obligations</headtext>
            </head>
            <drafting.note id="a823341" jurisdiction="">
              <head align="left" preservecase="true">
                <headtext>Customer's obligations</headtext>
              </head>
              <division id="a000043" level="1">
                <para>
                  <paratext>The supplier usually needs a degree of co-operation from the customer to provide the services. As this is a pro-customer agreement, the customer's obligations are relatively few and general in nature. They include basic commitments about co-operation, access and information.</paratext>
                </para>
              </division>
            </drafting.note>
            <subclause1 id="a509419">
              <identifier>6.1</identifier>
              <para>
                <paratext>The Customer shall:</paratext>
              </para>
              <subclause2 id="a182482">
                <identifier>(a)</identifier>
                <para>
                  <paratext>co-operate with the Supplier in all matters relating to the Services;</paratext>
                </para>
              </subclause2>
              <subclause2 id="a778841">
                <identifier>(b)</identifier>
                <para>
                  <paratext>provide access to the Customer's premises and other facilities as may reasonably be requested by the Supplier[, and agreed with the Customer [in writing] in advance,] for the purposes of the Services;</paratext>
                </para>
                <drafting.note id="a622622" jurisdiction="">
                  <head align="left" preservecase="true">
                    <headtext>Access to premises and facilities</headtext>
                  </head>
                  <division id="a000044" level="1">
                    <para>
                      <paratext>
                        <internal.reference refid="a778841">
                          <ital>Clause 6.1(b)</ital>
                        </internal.reference>
                         obliges the customer to provide access to its premises and facilities. It is expressed in general terms, but if the services require specific facilities which are unusual but necessary (for example, a dedicated telephone line or access for large vehicles at any time of the day or night), these should be set out in the agreement.
                      </paratext>
                    </para>
                  </division>
                </drafting.note>
              </subclause2>
              <subclause2 id="a651503">
                <identifier>(c)</identifier>
                <para>
                  <paratext>
                    provide to the Supplier all documents, information, items and materials required under 
                    <internal.reference refid="a326473">
                      <ital>Schedule 1</ital>
                    </internal.reference>
                     [or otherwise reasonably required by the Supplier for the purpose of providing the Services];
                  </paratext>
                </para>
                <drafting.note id="a970308" jurisdiction="">
                  <head align="left" preservecase="true">
                    <headtext>Customer materials</headtext>
                  </head>
                  <division id="a000045" level="1">
                    <para>
                      <paratext>The wording in brackets can be used where the parties cannot be certain, at the outset, which materials will be needed.</paratext>
                    </para>
                    <para>
                      <paratext>
                        The supplier may want to include a provision that the customer materials are provided by a deadline and that they are accurate and complete (see 
                        <link anchor="a500466" href="7-623-0751" style="ACTLinkPLCtoPLC">
                          <ital>Standard document, Services agreement (pro-supplier): clause 5</ital>
                        </link>
                        ). From the customer's perspective, obligations like this should be qualified, for example, by reference to "reasonable endeavours".
                      </paratext>
                    </para>
                    <para>
                      <paratext>
                        For information on best and reasonable endeavours, see 
                        <link href="6-380-0482" style="ACTLinkPLCtoPLC">
                          <ital>Practice note, Best or reasonable endeavours?</ital>
                        </link>
                        <ital>.</ital>
                      </paratext>
                    </para>
                  </division>
                </drafting.note>
              </subclause2>
              <subclause2 condition="optional" id="a848091">
                <identifier>(d)</identifier>
                <para>
                  <paratext>
                    provide the Customer Equipment to the Supplier by the dates and in the manner prescribed in 
                    <internal.reference refid="a326473">
                      <ital>Schedule 1</ital>
                    </internal.reference>
                    ;
                  </paratext>
                </para>
              </subclause2>
              <subclause2 id="a283933">
                <identifier>(e)</identifier>
                <para>
                  <paratext>
                    inform the Supplier of all health and safety and security requirements that apply from time to time at [any of] the Customer's premises which the Supplier will require access to. [The Customer's requirements as at the Effective Date are set out in 
                    <internal.reference refid="a387902">
                      <ital>Schedule 4</ital>
                    </internal.reference>
                    ]; and
                  </paratext>
                </para>
              </subclause2>
              <subclause2 id="a704964">
                <identifier>(f)</identifier>
                <para>
                  <paratext>[ANY OTHER RELEVANT OBLIGATIONS].</paratext>
                </para>
                <drafting.note id="a598188" jurisdiction="">
                  <head align="left" preservecase="true">
                    <headtext>Other obligations</headtext>
                  </head>
                  <division id="a000046" level="1">
                    <para>
                      <paratext>Consider whether it is sensible for the customer to offer further obligations, such as:</paratext>
                    </para>
                    <list type="bulleted">
                      <list.item>
                        <para>
                          <paratext>Providing timely approvals or feedback.</paratext>
                        </para>
                      </list.item>
                      <list.item>
                        <para>
                          <paratext>Taking care of the supplier's equipment.</paratext>
                        </para>
                      </list.item>
                      <list.item>
                        <para>
                          <paratext>Obtaining and maintaining appropriate licences and consents to enable the supplier to provide the services.</paratext>
                        </para>
                      </list.item>
                      <list.item>
                        <para>
                          <paratext>
                            Not soliciting the supplier's staff for employment by the customer. For an example of this clause and information on it, see 
                            <link anchor="a578846" href="7-623-0751" style="ACTLinkPLCtoPLC">
                              <ital>Standard document, Services agreement (pro-supplier): clause 7</ital>
                            </link>
                             and its drafting notes.
                          </paratext>
                        </para>
                      </list.item>
                    </list>
                  </division>
                </drafting.note>
              </subclause2>
            </subclause1>
            <subclause1 id="a947136">
              <identifier>6.2</identifier>
              <para>
                <paratext>The Supplier cannot rely on the Customer's breach of this agreement to excuse any failure in the Supplier's performance unless:</paratext>
              </para>
              <subclause2 id="a642933">
                <identifier>(a)</identifier>
                <para>
                  <paratext>the Supplier promptly notifies the Customer in writing [and in reasonable detail] of the Customer breach and its effect or anticipated effect on the Services;</paratext>
                </para>
              </subclause2>
              <subclause2 id="a566188">
                <identifier>(b)</identifier>
                <para>
                  <paratext>the obligations that the Supplier cannot perform are directly [and materially] impacted by the Customer's breach; and</paratext>
                </para>
              </subclause2>
              <subclause2 id="a236615">
                <identifier>(c)</identifier>
                <para>
                  <paratext>the Supplier uses all reasonable endeavours to continue to provide the affected obligations in accordance with this agreement.</paratext>
                </para>
                <drafting.note id="a742425" jurisdiction="">
                  <head align="left" preservecase="true">
                    <headtext>Default by the customer</headtext>
                  </head>
                  <division id="a000047" level="1">
                    <para>
                      <paratext>
                        When things start to go wrong, the first manifestation of this is often delay, and the supplier will often try and blame the customer. This 
                        <internal.reference refid="a947136">
                          <ital>clause 6.2</ital>
                        </internal.reference>
                         is intended to make the supplier's right to relief contingent on notifying the customer of the issue and taking steps to mitigate its effects.
                      </paratext>
                    </para>
                    <para>
                      <paratext>Relief only applies to obligations directly impacted by the customer's breach. There is optional wording so that supplier performance needs to be materially impacted. As this is customer-friendly, the customer should expect push back from the supplier if including this.</paratext>
                    </para>
                  </division>
                </drafting.note>
              </subclause2>
            </subclause1>
            <subclause1 condition="optional" id="a523496">
              <identifier>6.3</identifier>
              <para>
                <paratext>
                  The Supplier cannot rely on a notice given under 
                  <internal.reference refid="a642933">
                    <ital>clause 6.2(a)</ital>
                  </internal.reference>
                   in respect of any failure in the Supplier's performance which occurs before the Customer's receipt of that notice.
                </paratext>
              </para>
              <drafting.note id="a982350" jurisdiction="">
                <head align="left" preservecase="true">
                  <headtext>No relief until notice (optional clause)</headtext>
                </head>
                <division id="a000048" level="1">
                  <para>
                    <paratext>
                      <internal.reference refid="a523496">
                        <ital>Clause 6.3</ital>
                      </internal.reference>
                       restricts the supplier's ability to excuse its own poor performance by pointing to a long-past failure by the customer which the supplier did not comment on at the time.
                    </paratext>
                  </para>
                  <para>
                    <paratext>
                      Some suppliers may push back on this clause, arguing that it may not be operationally possible to notify the customer straight away of a relief event and that it would be unreasonable to deny the supplier relief in these circumstances. Given the obligation in 
                      <internal.reference refid="a642933">
                        <ital>clause 6.2(a)</ital>
                      </internal.reference>
                       to notify the customer "promptly" of any relief event, the customer may decide that this clause can be omitted.
                    </paratext>
                  </para>
                </division>
              </drafting.note>
            </subclause1>
            <subclause1 id="a664964">
              <identifier>6.4</identifier>
              <para>
                <paratext>
                  The Customer may challenge any notice received from the Supplier under 
                  <internal.reference refid="a642933">
                    <ital>clause 6.2(a)</ital>
                  </internal.reference>
                   if it believes, in its reasonable opinion, that the breach notified to it should not have [an 
                  <bold>OR</bold>
                   a material] adverse effect on the Supplier performing its obligations in accordance with this agreement. Any resulting dispute regarding the occurrence or impact of the notified breach may be referred by either party for resolution in accordance with 
                  <internal.reference refid="a120176">
                    <ital>clause 34</ital>
                  </internal.reference>
                  . Any failure by the Customer to challenge a notice from the Supplier under 
                  <internal.reference refid="a642933">
                    <ital>clause 6.2(a)</ital>
                  </internal.reference>
                  <ital> </ital>
                  does not mean that the Customer accepts that it is in breach or that any breach excuses any failure in the Supplier's performance.
                </paratext>
              </para>
            </subclause1>
          </clause>
          <clause id="a906795">
            <identifier>7.</identifier>
            <head align="left" preservecase="true">
              <headtext>Change control</headtext>
            </head>
            <drafting.note id="a298873" jurisdiction="">
              <head align="left" preservecase="true">
                <headtext>Change control</headtext>
              </head>
              <division id="a000049" level="1">
                <para>
                  <paratext>
                    <internal.reference refid="a906795">
                      <ital>Clause 7</ital>
                    </internal.reference>
                     sets out the process to request a change to the scope or execution of the services. The process is relatively customer friendly as it obliges the supplier to engage with customer change requests. For a more supplier-friendly change control clause that obliges the customer to accept supplier change requests in certain circumstances, see 
                    <link anchor="a170137" href="7-623-0751" style="ACTLinkPLCtoPLC">
                      <ital>Standard document, Services agreement (pro-supplier): clause 9</ital>
                    </link>
                    .
                  </paratext>
                </para>
                <para>
                  <paratext>The procedure in this clause is straightforward and should be suitable where the services are not too complex.</paratext>
                </para>
                <para>
                  <paratext>Where the likelihood of significant change to the services is low (for example, because the term of the agreement is short), the parties may decide that a change control procedure is not necessary. If that is the case, delete this clause.</paratext>
                </para>
                <division id="a463529" level="2">
                  <head align="left" preservecase="true">
                    <headtext>More complex change control provisions</headtext>
                  </head>
                  <para>
                    <paratext>
                      For more complex services or if the agreement has a long term, "change" may need to be dealt with more comprehensively. Of particular relevance is whether the services and the charges are defined in such a way as to accommodate a degree of change during the life of the agreement. For example, can the price for any particular level of usage of the services be ascertained from 
                      <internal.reference refid="a879950">
                        <ital>Schedule 2</ital>
                      </internal.reference>
                      ? Or would any change in usage always require reference to this procedure?
                    </paratext>
                  </para>
                  <para>
                    <paratext>
                      For a more detailed change control procedure, see 
                      <link anchor="a518054" href="5-213-3958" style="ACTLinkPLCtoPLC">
                        <ital>Standard document, Outsourcing agreement shorter form: Schedule 13</ital>
                      </link>
                      .
                    </paratext>
                  </para>
                </division>
                <division id="a541154" level="2">
                  <head align="left" preservecase="true">
                    <headtext>Template change control note</headtext>
                  </head>
                  <para>
                    <paratext>The parties may also want to agree a template change control note, which can be attached as a schedule to the agreement. In some organisations, change requests will be prepared and managed by non-legal staff (commercial managers or operational personnel), so having a clear template may make the process more efficient. It would also ensure consistency across all change control notes, making it easier to keep track of all the changes made during the term of the agreement.</paratext>
                  </para>
                  <para>
                    <paratext>
                      For a change control note template, see 
                      <link href="w-012-9297" style="ACTLinkPLCtoPLC">
                        <ital>Standard clause, Change control</ital>
                      </link>
                      .
                    </paratext>
                  </para>
                </division>
              </division>
            </drafting.note>
            <subclause1 id="a223585">
              <identifier>7.1</identifier>
              <para>
                <paratext>
                  Either party may submit a written request for Change to the other party in accordance with this 
                  <internal.reference refid="a906795">
                    <ital>clause 7</ital>
                  </internal.reference>
                  , but no proposed Change will come into effect until a Change Control Note has been signed by the authorised representatives of both parties.
                </paratext>
              </para>
            </subclause1>
            <subclause1 id="a377752">
              <identifier>7.2</identifier>
              <para>
                <paratext>If the Customer wishes to make a Change:</paratext>
              </para>
              <subclause2 id="a193859">
                <identifier>(a)</identifier>
                <para>
                  <paratext>the Customer shall submit a written request to the Supplier, providing as much detail as is reasonably necessary to enable the Supplier to prepare the draft Change Control Note; and</paratext>
                </para>
              </subclause2>
              <subclause2 id="a817003">
                <identifier>(b)</identifier>
                <para>
                  <paratext>
                    the Supplier shall, within [NUMBER] Business Days of receiving the Customer's request at 
                    <internal.reference refid="a193859">
                      <ital>clause 7.2(a)</ital>
                    </internal.reference>
                    , provide a Change Control Note to the Customer.
                  </paratext>
                </para>
              </subclause2>
            </subclause1>
            <subclause1 id="a412481">
              <identifier>7.3</identifier>
              <para>
                <paratext>If the Supplier wishes to make a Change, it shall send a Change Control Note to the Customer.</paratext>
              </para>
            </subclause1>
            <subclause1 id="a377952">
              <identifier>7.4</identifier>
              <para>
                <paratext>A Change Control Note must contain sufficient information to enable the Customer to assess the Change, including as a minimum:</paratext>
              </para>
              <subclause2 id="a746167">
                <identifier>(a)</identifier>
                <para>
                  <paratext>the title of the Change;</paratext>
                </para>
              </subclause2>
              <subclause2 id="a879344">
                <identifier>(b)</identifier>
                <para>
                  <paratext>a description of the Change;</paratext>
                </para>
              </subclause2>
              <subclause2 id="a243554">
                <identifier>(c)</identifier>
                <para>
                  <paratext>details of the effect of the proposed Change on:</paratext>
                </para>
                <subclause3 id="a516669">
                  <identifier>(i)</identifier>
                  <para>
                    <paratext>the Services;</paratext>
                  </para>
                </subclause3>
                <subclause3 id="a591136">
                  <identifier>(ii)</identifier>
                  <para>
                    <paratext>the Charges;</paratext>
                  </para>
                </subclause3>
                <subclause3 id="a366849">
                  <identifier>(iii)</identifier>
                  <para>
                    <paratext>the timetable for the Services; and</paratext>
                  </para>
                </subclause3>
                <subclause3 id="a768345">
                  <identifier>(iv)</identifier>
                  <para>
                    <paratext>any other term of this agreement.</paratext>
                  </para>
                </subclause3>
              </subclause2>
            </subclause1>
            <subclause1 id="a769833">
              <identifier>7.5</identifier>
              <para>
                <paratext>
                  The Supplier may only reject a request for Change from the Customer under 
                  <internal.reference refid="a193859">
                    <ital>clause 7.2(a)</ital>
                  </internal.reference>
                   if the Supplier can demonstrate to the Customer's reasonable satisfaction that:
                </paratext>
              </para>
              <subclause2 id="a834068">
                <identifier>(a)</identifier>
                <para>
                  <paratext>the proposed Change would require this agreement to be delivered in a way that infringes any Applicable Law; or</paratext>
                </para>
              </subclause2>
              <subclause2 id="a489804">
                <identifier>(b)</identifier>
                <para>
                  <paratext>it does not have the technical skill or capacity to implement the proposed Change.</paratext>
                </para>
              </subclause2>
            </subclause1>
            <subclause1 id="a147339">
              <identifier>7.6</identifier>
              <para>
                <paratext>If the parties:</paratext>
              </para>
              <subclause2 id="a156803">
                <identifier>(a)</identifier>
                <para>
                  <paratext>agree to the terms of a Change Control Note, they shall sign it and that Change Control Note will amend this agreement; or</paratext>
                </para>
              </subclause2>
              <subclause2 id="a590842">
                <identifier>(b)</identifier>
                <para>
                  <paratext>
                    are unable to agree a Change Control Note, either party may require the disagreement to be dealt with in accordance with 
                    <internal.reference refid="a120176">
                      <ital>clause 34</ital>
                    </internal.reference>
                    .
                  </paratext>
                </para>
              </subclause2>
            </subclause1>
            <subclause1 id="a197257">
              <identifier>7.7</identifier>
              <para>
                <paratext>
                  [Each party bears its own costs in relation to compliance with the procedure in this 
                  <internal.reference refid="a906795">
                    <ital>clause 7</ital>
                  </internal.reference>
                  .
                </paratext>
              </para>
              <para>
                <paratext>
                  <bold>OR</bold>
                </paratext>
              </para>
              <para>
                <paratext>
                  The Supplier may charge for the time it spends on preparing and negotiating Change Control Notes where the Customer has requested the Change under 
                  <internal.reference refid="a193859">
                    <ital>clause 7.2(a)</ital>
                  </internal.reference>
                  . The Supplier shall charge for its time on a time and materials basis at the Supplier's daily rates specified in 
                  <internal.reference refid="a879950">
                    <ital>Schedule 2</ital>
                  </internal.reference>
                  .]
                </paratext>
              </para>
              <drafting.note id="a632825" jurisdiction="">
                <head align="left" preservecase="true">
                  <headtext>Charging for change requests</headtext>
                </head>
                <division id="a000050" level="1">
                  <para>
                    <paratext>The first option clarifies that neither party can charge the other for compliance with change control. If the customer is willing to pay for the supplier's time spent in dealing with change requests which the customer originates, use the second option.</paratext>
                  </para>
                </division>
              </drafting.note>
            </subclause1>
          </clause>
          <clause id="a602761">
            <identifier>8.</identifier>
            <head align="left" preservecase="true">
              <headtext>Charges and payment</headtext>
            </head>
            <drafting.note id="a975217" jurisdiction="">
              <head align="left" preservecase="true">
                <headtext>Charges and payment</headtext>
              </head>
              <division id="a000051" level="1">
                <division id="a385270" level="2">
                  <head align="left" preservecase="true">
                    <headtext>Calculating the charges</headtext>
                  </head>
                  <para>
                    <paratext>There are several options for pricing services agreements, including:</paratext>
                  </para>
                  <list type="bulleted">
                    <list.item>
                      <para>
                        <paratext>Time and materials.</paratext>
                      </para>
                    </list.item>
                    <list.item>
                      <para>
                        <paratext>Fixed price.</paratext>
                      </para>
                    </list.item>
                    <list.item>
                      <para>
                        <paratext>Hybrid arrangements such as ceiling pricing (time and materials fixed up to an agreed level) and staged pricing, with one or more stages being based on time and materials and one or more other stages on a fixed price.</paratext>
                      </para>
                    </list.item>
                  </list>
                  <para>
                    <paratext>
                      This 
                      <internal.reference refid="a602761">
                        <ital>clause 8</ital>
                      </internal.reference>
                       assumes that the parties will agree the pricing and payment terms for the services upfront.
                    </paratext>
                  </para>
                </division>
                <division id="a416517" level="2">
                  <head align="left" preservecase="true">
                    <headtext>Time and materials</headtext>
                  </head>
                  <para>
                    <paratext>
                      <internal.reference refid="a343149">
                        <ital>Clause 8.2</ital>
                      </internal.reference>
                       provides some detail on how the supplier's rates work, which should be amended to reflect the actual position (and could alternatively be set out in 
                      <internal.reference refid="a879950">
                        <ital>Schedule 2</ital>
                      </internal.reference>
                      ).
                    </paratext>
                  </para>
                  <para>
                    <paratext>A time and materials fee approach can benefit the customer so that it only pays for work actually done. However, it can be risky because the customer does not have control over the total price for the services. If the supplier is charging on a time and materials basis, consider whether to include a cap on the total fees that can be charged.</paratext>
                  </para>
                </division>
                <division id="a567054" level="2">
                  <head align="left" preservecase="true">
                    <headtext>Milestones and acceptance</headtext>
                  </head>
                  <para>
                    <paratext>
                      If payment is linked to milestones, draft the milestones (which could be set out in 
                      <internal.reference refid="a326473">
                        <ital>Schedule 1</ital>
                      </internal.reference>
                       or 
                      <internal.reference refid="a879950">
                        <ital>Schedule 2</ital>
                      </internal.reference>
                      ) so as to minimise disputes over whether a milestone has been achieved (and subsequently, whether payment is due).
                    </paratext>
                  </para>
                  <para>
                    <paratext>When drafting milestone provisions for the customer:</paratext>
                  </para>
                  <list type="bulleted">
                    <list.item>
                      <para>
                        <paratext>Make it as clear as possible what achievement involves, and ensure that general statements are broken down into specific detail.</paratext>
                      </para>
                    </list.item>
                    <list.item>
                      <para>
                        <paratext>Make sure that it is clear when a milestone is achieved, so that payment is triggered. A customer may want the trigger for payment to be completion of the milestone to the customer's satisfaction. The supplier will at least want to stipulate "reasonable" satisfaction and is likely to push for more objective criteria.</paratext>
                      </para>
                    </list.item>
                  </list>
                  <para>
                    <paratext>
                      If appropriate to the services, consider making invoicing and payment contingent on services being approved or accepted (see 
                      <internal.reference refid="a271687">
                        <ital>Drafting note, Reviewing results of services (optional clause)</ital>
                      </internal.reference>
                      ). For an example of a detailed acceptance testing process, see 
                      <link anchor="a521694" href="0-202-4551" style="ACTLinkPLCtoPLC">
                        <ital>Standard document, Outsourcing agreement: long form: clause 8</ital>
                      </link>
                      .
                    </paratext>
                  </para>
                </division>
                <division id="a814754" level="2">
                  <head align="left" preservecase="true">
                    <headtext>Increase in charges</headtext>
                  </head>
                  <para>
                    <paratext>As this is a pro-customer agreement, there is no clause permitting the supplier to increase the charges unilaterally. From a negotiating perspective, the customer may not want to offer this type of clause in the initial draft provided to the supplier, but note that the supplier may ask for it to be included.</paratext>
                  </para>
                  <para>
                    <paratext>
                      For a clause which permits the supplier to increase the charges, see 
                      <link anchor="a602830" href="7-623-0751" style="ACTLinkPLCtoPLC">
                        <ital>Standard document, Services agreement (pro-supplier): clause 10.4</ital>
                      </link>
                      .
                    </paratext>
                  </para>
                </division>
              </division>
            </drafting.note>
            <subclause1 id="a236799">
              <identifier>8.1</identifier>
              <para>
                <paratext>In consideration of the provision of the Services by the Supplier, the Customer shall pay the Charges.</paratext>
              </para>
            </subclause1>
            <subclause1 id="a343149">
              <identifier>8.2</identifier>
              <para>
                <paratext>Where the Charges are calculated on a time and materials basis:</paratext>
              </para>
              <subclause2 id="a289198">
                <identifier>(a)</identifier>
                <para>
                  <paratext>
                    the Supplier's fee rates for each individual person are set out in 
                    <internal.reference refid="a879950">
                      <ital>Schedule 2</ital>
                    </internal.reference>
                    ;
                  </paratext>
                </para>
              </subclause2>
              <subclause2 id="a311843">
                <identifier>(b)</identifier>
                <para>
                  <paratext>daily fee rates are calculated on the basis of an eight-hour day, worked during Business Hours; [and]</paratext>
                </para>
              </subclause2>
              <subclause2 condition="optional" id="a883471">
                <identifier>(c)</identifier>
                <para>
                  <paratext>the Supplier shall not be entitled to charge on a pro rata basis for part days worked by the Supplier Personnel during Business Hours, unless it has the Customer's prior written consent to do so; [and]</paratext>
                </para>
                <drafting.note id="a919194" jurisdiction="">
                  <head align="left" preservecase="true">
                    <headtext>Less than a day's work (optional clause)</headtext>
                  </head>
                  <division id="a000052" level="1">
                    <para>
                      <paratext>
                        <internal.reference refid="a883471">
                          <ital>Clause 8.2(c)</ital>
                        </internal.reference>
                         ensures the supplier cannot charge where it works less than a day without the customer's approval.
                      </paratext>
                    </para>
                  </division>
                </drafting.note>
              </subclause2>
              <subclause2 condition="optional" id="a901082">
                <identifier>(d)</identifier>
                <para>
                  <paratext>
                    if the Customer has agreed in writing in advance, the Supplier may charge for specific work outside Business Hours by Supplier Personnel at the overtime rates set out in 
                    <internal.reference refid="a879950">
                      <ital>Schedule 2</ital>
                    </internal.reference>
                    [, pro-rated to reflect the hours worked]. The Supplier may not charge for work done outside Business Hours in any other circumstances; and
                  </paratext>
                </para>
                <drafting.note id="a791756" jurisdiction="">
                  <head align="left" preservecase="true">
                    <headtext>Overtime work (optional clause)</headtext>
                  </head>
                  <division id="a000053" level="1">
                    <para>
                      <paratext>
                        This 
                        <internal.reference refid="a700859">
                          <ital>clause 8.2(d)</ital>
                        </internal.reference>
                         includes optional wording so that the customer can pre-approve overtime. While this could be onerous to administer, in practice the customer is free to give a wide permission.
                      </paratext>
                    </para>
                  </division>
                </drafting.note>
              </subclause2>
              <subclause2 id="a459812">
                <identifier>(e)</identifier>
                <para>
                  <paratext>the Supplier shall ensure that all Supplier Personnel complete time sheets to record time spent on the Services, and the Supplier shall indicate the time spent per individual in its invoices.</paratext>
                </para>
              </subclause2>
            </subclause1>
            <subclause1 id="a968263">
              <identifier>8.3</identifier>
              <para>
                <paratext>The Customer shall reimburse the Supplier for the following costs and expenses which are excluded from the Charges:</paratext>
              </para>
              <subclause2 id="a958896">
                <identifier>(a)</identifier>
                <para>
                  <paratext>the cost of hotel, subsistence, travelling and any other ancillary expenses reasonably incurred by the Supplier Personnel in connection with the Services, provided that:</paratext>
                </para>
                <subclause3 id="a501088">
                  <identifier>(i)</identifier>
                  <para>
                    <paratext>
                      the Supplier obtains the Customer's prior written approval before incurring [any expenses 
                      <bold>OR</bold>
                       any individual expense item exceeding £[AMOUNT] 
                      <bold>OR</bold>
                       any expenses over £[AMOUNT] in any calendar month]; [and]
                    </paratext>
                  </para>
                </subclause3>
                <subclause3 condition="optional" id="a528763">
                  <identifier>(ii)</identifier>
                  <para>
                    <paratext>
                      any expenses are incurred in accordance with the Customer's expenses policy, as set out in 
                      <internal.reference refid="a387902">
                        <ital>Schedule 4</ital>
                      </internal.reference>
                       and updated from time to time on written notice to the Supplier; and
                    </paratext>
                  </para>
                </subclause3>
              </subclause2>
              <subclause2 id="a834499">
                <identifier>(b)</identifier>
                <para>
                  <paratext>
                    the cost to the Supplier of any materials or services procured by the Supplier from third parties for the provision of the Services provided that those items and their cost are specified in 
                    <internal.reference refid="a879950">
                      <ital>Schedule 2</ital>
                    </internal.reference>
                     or approved by the Customer in writing before being incurred by the Supplier.
                  </paratext>
                </para>
                <drafting.note id="a657826" jurisdiction="">
                  <head align="left" preservecase="true">
                    <headtext>Costs and expenses</headtext>
                  </head>
                  <division id="a000054" level="1">
                    <para>
                      <paratext>
                        <internal.reference refid="a968263">
                          <ital>Clause 8.3</ital>
                        </internal.reference>
                         provides for travel and related expenses and the costs of third party services and materials to be payable in addition to the charges specified in 
                        <internal.reference refid="a879950">
                          <ital>Schedule 2</ital>
                        </internal.reference>
                        .
                      </paratext>
                    </para>
                    <para>
                      <paratext>
                        <internal.reference refid="a958896">
                          <ital>Clause 8.3(a)</ital>
                        </internal.reference>
                         deals with the travel and subsistence costs of personnel engaged in providing the services. There is optional wording requiring the supplier to:
                      </paratext>
                    </para>
                    <list type="bulleted">
                      <list.item>
                        <para>
                          <paratext>Obtain the customer's approval for any expenses or just expenses over a specified amount. Where the nature of the services means that the supplier will regularly incur expenses, the customer may conclude that there are administrative benefits to not needing to approve every expense request.</paratext>
                        </para>
                      </list.item>
                      <list.item>
                        <para>
                          <paratext>Comply with the customer's expenses policy.</paratext>
                        </para>
                      </list.item>
                    </list>
                    <para>
                      <paratext>Alternatively, the customer may want to book the supplier's hotel and travel itself.</paratext>
                    </para>
                    <para>
                      <paratext>
                        <internal.reference refid="a834499">
                          <ital>Clause 8.3(b)</ital>
                        </internal.reference>
                         covers sums paid to third parties. If the items and their cost are not specified in 
                        <internal.reference refid="a879950">
                          <ital>Schedule 2</ital>
                        </internal.reference>
                        , the supplier must get the customer's advance approval before incurring them. Given the potential size of third party costs, the customer is often less willing to allow the supplier to incur third party costs without prior approval, although the parties could adapt the clause so that it is only costs over a certain amount that need prior approval.
                      </paratext>
                    </para>
                  </division>
                </drafting.note>
              </subclause2>
            </subclause1>
            <subclause1 id="a570139">
              <identifier>8.4</identifier>
              <para>
                <paratext>Except as otherwise provided in this agreement, the Supplier shall bear its own costs and expenses incurred in performing its obligations under this agreement.</paratext>
              </para>
            </subclause1>
            <subclause1 id="a537765">
              <identifier>8.5</identifier>
              <para>
                <paratext>
                  The Supplier shall invoice the Customer for the Charges on the schedule specified in 
                  <internal.reference refid="a879950">
                    <ital>Schedule 2</ital>
                  </internal.reference>
                  . If no schedule is specified, the Supplier shall invoice the Customer at the end of each month for Services [performed 
                  <bold>OR</bold>
                   approved by the Customer under 
                  <internal.reference refid="a779361">
                    <ital>clause 4</ital>
                  </internal.reference>
                  ] during that month. [Each invoice must:
                </paratext>
              </para>
              <subclause2 id="a825619">
                <identifier>(a)</identifier>
                <para>
                  <paratext>set out how any Charges which are not fixed price have been calculated;</paratext>
                </para>
              </subclause2>
              <subclause2 id="a454633">
                <identifier>(b)</identifier>
                <para>
                  <paratext>be accompanied by management information to verify the accuracy of the invoice;</paratext>
                </para>
              </subclause2>
              <subclause2 id="a530467">
                <identifier>(c)</identifier>
                <para>
                  <paratext>explicitly refer to the Customer's purchase order number (if any); and</paratext>
                </para>
              </subclause2>
              <subclause2 id="a151796">
                <identifier>(d)</identifier>
                <para>
                  <paratext>contain any other information reasonably requested by the Customer.]</paratext>
                </para>
              </subclause2>
            </subclause1>
            <subclause1 id="a299339">
              <identifier>8.6</identifier>
              <para>
                <paratext>The Supplier shall invoice the Customer monthly in arrears for expenses and third party costs. [The Supplier shall ensure that expenses and third party costs are passed through to the Customer at cost, with no mark-up.]</paratext>
              </para>
              <drafting.note id="a468268" jurisdiction="">
                <head align="left" preservecase="true">
                  <headtext>No mark-up</headtext>
                </head>
                <division id="a000055" level="1">
                  <para>
                    <paratext>
                      This 
                      <internal.reference refid="a299339">
                        <ital>clause 8.6</ital>
                      </internal.reference>
                       assumes that the supplier cannot mark-up expenses and third party costs that it passes through to the customer. This is usually the position in services agreements although a supplier in a strong position may be able to impose a mark-up on expenses and costs passed through to the customer. If that is the case, remove the second sentence and include details of the mark-up in this clause or 
                      <internal.reference refid="a879950">
                        <ital>Schedule 2</ital>
                      </internal.reference>
                      .
                    </paratext>
                  </para>
                </division>
              </drafting.note>
            </subclause1>
            <subclause1 condition="optional" id="a972590">
              <identifier>8.7</identifier>
              <para>
                <paratext>The Customer has no obligation to:</paratext>
              </para>
              <subclause2 id="a466693">
                <identifier>(a)</identifier>
                <para>
                  <paratext>pay any Charges invoiced more than [NUMBER] months after they should have been invoiced under this agreement; or</paratext>
                </para>
              </subclause2>
              <subclause2 id="a491507">
                <identifier>(b)</identifier>
                <para>
                  <paratext>reimburse the Supplier for any expenses or third party costs invoiced to the Customer more than [NUMBER] months after they were incurred.</paratext>
                </para>
                <drafting.note id="a567707" jurisdiction="">
                  <head align="left" preservecase="true">
                    <headtext>Late invoicing (optional clause)</headtext>
                  </head>
                  <division id="a000056" level="1">
                    <para>
                      <paratext>The customer will expect the supplier to submit invoices for the charges on time and for expenses and third party costs promptly once they have been incurred. Receiving late invoices long after work has been done can create an administrative burden for the customer to reconcile, particularly if it has closed the books on a financial year.</paratext>
                    </para>
                    <para>
                      <paratext>
                        However, the customer should bear in mind that the courts may be reluctant to deny the supplier any payment purely on the basis that it has invoiced late. For more information, see 
                        <link anchor="a101359" href="w-038-0145" style="ACTLinkPLCtoPLC">
                          <ital>Practice note, Invoices in commercial contracts: common issues: Late invoicing and waiver of debt</ital>
                        </link>
                        .
                      </paratext>
                    </para>
                  </division>
                </drafting.note>
              </subclause2>
            </subclause1>
            <subclause1 id="a373970">
              <identifier>8.8</identifier>
              <para>
                <paratext>The Supplier shall provide the Customer with any documents and other information reasonably requested by the Customer to verify the accuracy of the Supplier's invoices. This includes time sheets for Supplier Personnel and invoices and receipts for expenses and third party costs.</paratext>
              </para>
            </subclause1>
            <subclause1 id="a696110">
              <identifier>8.9</identifier>
              <para>
                <paratext>The Customer shall pay each undisputed invoice submitted to it by the Supplier within [30] days of receipt to a bank account nominated in writing by the Supplier. [The Customer may reduce its payment of the invoiced amount by [PERCENTAGE]% if it pays the invoice within [NUMBER] days of receipt.]</paratext>
              </para>
              <drafting.note id="a488310" jurisdiction="">
                <head align="left" preservecase="true">
                  <headtext>Early payment discount</headtext>
                </head>
                <division id="a000057" level="1">
                  <para>
                    <paratext>
                      Consider whether the customer can receive an early payment discount by paying within a shorter period after the invoice. If so, use the optional wording. For alternative early payment discount wording, see 
                      <link anchor="a353058" href="w-037-3547" style="ACTLinkPLCtoPLC">
                        <ital>Standard clause, Software development agreement (pro-customer): clause 10.8</ital>
                      </link>
                      .
                    </paratext>
                  </para>
                </division>
              </drafting.note>
            </subclause1>
            <subclause1 id="a255884">
              <identifier>8.10</identifier>
              <para>
                <paratext>If the Customer receives an invoice which it reasonably believes includes a sum which is not valid and properly due:</paratext>
              </para>
              <subclause2 id="a807066">
                <identifier>(a)</identifier>
                <para>
                  <paratext>the Customer shall notify the Supplier in writing of the disputed amount(s) as soon as reasonably practicable;</paratext>
                </para>
              </subclause2>
              <subclause2 id="a810697">
                <identifier>(b)</identifier>
                <para>
                  <paratext>the Supplier shall provide all evidence as may be reasonably necessary to verify the disputed invoice;</paratext>
                </para>
              </subclause2>
              <subclause2 id="a379104">
                <identifier>(c)</identifier>
                <para>
                  <paratext>the Customer's failure to pay the disputed amount(s) shall not be deemed to be a breach of this agreement;</paratext>
                </para>
              </subclause2>
              <subclause2 id="a680203">
                <identifier>(d)</identifier>
                <para>
                  <paratext>the Customer shall pay the balance of the invoice which is not in dispute by the due date for payment of the invoice;</paratext>
                </para>
              </subclause2>
              <subclause2 id="a169332">
                <identifier>(e)</identifier>
                <para>
                  <paratext>
                    the parties shall [seek to resolve the items in dispute in accordance with 
                    <internal.reference refid="a120176">
                      <ital>clause 34</ital>
                    </internal.reference>
                    <bold>OR</bold>
                     use reasonable endeavours to resolve the items in dispute promptly];
                  </paratext>
                </para>
              </subclause2>
              <subclause2 id="a188753">
                <identifier>(f)</identifier>
                <para>
                  <paratext>
                    to the extent that the Customer is obliged, following resolution of the dispute, to pay an amount, then the Supplier may charge interest on that amount at the rate specified in 
                    <internal.reference refid="a324359">
                      <ital>clause 8.11</ital>
                    </internal.reference>
                     from the [original due date for payment 
                    <bold>OR</bold>
                     date that the dispute is resolved] until the date of payment; and
                  </paratext>
                </para>
                <drafting.note id="a534323" jurisdiction="">
                  <head align="left" preservecase="true">
                    <headtext>Interest on disputed invoices</headtext>
                  </head>
                  <division id="a000058" level="1">
                    <para>
                      <paratext>The second option in brackets favours the customer, although the supplier may insist on the first option (not unreasonably).</paratext>
                    </para>
                  </division>
                </drafting.note>
              </subclause2>
              <subclause2 id="a995872">
                <identifier>(g)</identifier>
                <para>
                  <paratext>once the dispute has been resolved, where either party is required to make a balancing payment or issue a credit note, it shall do so within [NUMBER] Business Days of the resolution of the dispute.</paratext>
                </para>
              </subclause2>
            </subclause1>
            <subclause1 id="a324359">
              <identifier>8.11</identifier>
              <para>
                <paratext>
                  If the Customer fails to make a payment due to the Supplier under this agreement by the due date, then, without limiting the Supplier's remedies under 
                  <internal.reference refid="a725802">
                    <ital>clause 19</ital>
                  </internal.reference>
                  , the Supplier may [charge (and the Customer shall pay) interest on the overdue sum from the due date until payment of the overdue sum 
                  <bold>OR</bold>
                   notify the Customer of its intention to charge interest on that overdue sum. If the Customer fails to pay the overdue sum within [NUMBER] Business Days of receiving that notice, the Supplier may charge (and the Customer shall pay) interest on the overdue sum from the due date until the date of actual payment]. Interest under this 
                  <internal.reference refid="a324359">
                    <ital>clause 8.11</ital>
                  </internal.reference>
                   will accrue each day at [4]% a year above the [Bank of England's] base rate from time to time, but at [4]% a year for any period when that base rate is below 0%.
                </paratext>
              </para>
              <drafting.note id="a615585" jurisdiction="">
                <head align="left" preservecase="true">
                  <headtext>Interest on late payment</headtext>
                </head>
                <division id="a000059" level="1">
                  <para>
                    <paratext>
                      This 
                      <internal.reference refid="a324359">
                        <ital>clause 8.11</ital>
                      </internal.reference>
                       allows the supplier to charge interest for late payment by the customer.
                    </paratext>
                  </para>
                  <para>
                    <paratext>
                      Suppliers usually expect to have a right to charge interest where the customer is late paying. It can also be in the customer's interests to include a late payment interest clause so that it displaces the higher, statutory interest rate that would otherwise apply under the 
                      <link href="5-505-5706" style="ACTLinkPLCtoPLC">
                        <ital>Late Payment of Commercial Debts (Interest) Act 1998</ital>
                      </link>
                      .
                    </paratext>
                  </para>
                  <para>
                    <paratext>
                      The second option in this clause is pro-customer wording as it gives the customer time to cure the late payment before the supplier can charge late payment interest. If the customer uses this option, it should avoid making the cure period so long that the clause fails to provide a substantial remedy for the supplier and therefore statutory interest applies. See 
                      <link anchor="a82679" href="5-532-8306" style="ACTLinkPLCtoPLC">
                        <ital>Practice note, Interest under the Late Payment of Commercial Debts (Interest) Act 1998: Contracting out of the Late Payment Act</ital>
                      </link>
                      .
                    </paratext>
                  </para>
                  <para>
                    <paratext>
                      For a discussion on interest clauses generally, see the integrated drafting notes to 
                      <link href="3-107-3800" style="ACTLinkPLCtoPLC">
                        <ital>Standard clause, Interest</ital>
                      </link>
                      .
                    </paratext>
                  </para>
                </division>
              </drafting.note>
            </subclause1>
            <subclause1 condition="optional" id="a799378">
              <identifier>8.12</identifier>
              <para>
                <paratext>All sums payable to the Supplier under this agreement are exclusive of VAT, and the Customer shall, in addition, pay an amount equal to any VAT chargeable on those sums subject to receipt of a valid VAT invoice.</paratext>
              </para>
              <drafting.note id="a907035" jurisdiction="">
                <head align="left" preservecase="true">
                  <headtext>VAT (optional clause)</headtext>
                </head>
                <division id="a000060" level="1">
                  <para>
                    <paratext>A customer in a strong bargaining position may leave this clause out so that the charges are deemed to be inclusive of VAT. However, most b2b suppliers price their services on a VAT-exclusive basis and the customer is usually responsible for paying VAT in addition to the supplier's fees.</paratext>
                  </para>
                </division>
              </drafting.note>
            </subclause1>
            <subclause1 id="a800080">
              <identifier>8.13</identifier>
              <para>
                <paratext>The Customer may, at any time[, without notice to the Supplier,] set off any liability of the Supplier to the Customer against any liability of the Customer to the Supplier, whether either liability is present or future, liquidated or unliquidated, and whether or not either liability arises under this agreement. If the liabilities to be set off are expressed in different currencies, the Customer may convert either liability at a market rate of exchange for the purpose of set-off. Any exercise by the Customer of its rights under this clause shall not limit or affect any other rights or remedies available to it under this agreement or otherwise.</paratext>
              </para>
              <drafting.note id="a810936" jurisdiction="">
                <head align="left" preservecase="true">
                  <headtext>Set-off</headtext>
                </head>
                <division id="a000061" level="1">
                  <para>
                    <paratext>
                      For a discussion on set-off clauses, see the integrated drafting notes to 
                      <link href="9-107-3802" style="ACTLinkPLCtoPLC">
                        <ital>Standard clause, Set-off</ital>
                      </link>
                      .
                    </paratext>
                  </para>
                </division>
              </drafting.note>
            </subclause1>
          </clause>
          <clause condition="optional" id="a655713">
            <identifier>9.</identifier>
            <head align="left" preservecase="true">
              <headtext>Audit</headtext>
            </head>
            <drafting.note id="a162079" jurisdiction="">
              <head align="left" preservecase="true">
                <headtext>Audit (optional clause)</headtext>
              </head>
              <division id="a000062" level="1">
                <para>
                  <paratext>
                    This optional 
                    <internal.reference refid="a655713">
                      <ital>clause 9</ital>
                    </internal.reference>
                     requires the supplier to maintain records and allow the customer and its auditors to audit the supplier to check it is charging the customer accurately and, optionally, complying with its other contractual obligations. The customer will be particularly keen to audit the supplier's charges where the supplier is working on a time and materials or similar variable basis, or incurring significant pass-through costs.
                  </paratext>
                </para>
                <para>
                  <paratext>If the services are high value and complex, a limited audit right in relation to the charges only is unlikely to be enough for the customer. In this scenario, the customer usually wants a wide audit clause to enable it to:</paratext>
                </para>
                <list type="bulleted">
                  <list.item>
                    <para>
                      <paratext>Examine the supplier's performance of the services, as well as the charges for them.</paratext>
                    </para>
                  </list.item>
                  <list.item>
                    <para>
                      <paratext>Identify suspected fraud.</paratext>
                    </para>
                  </list.item>
                  <list.item>
                    <para>
                      <paratext>
                        Verify the supplier's compliance with the customer's mandatory policies as required by 
                        <internal.reference refid="a970716">
                          <ital>clause 12</ital>
                        </internal.reference>
                        .
                      </paratext>
                    </para>
                  </list.item>
                  <list.item>
                    <para>
                      <paratext>Verify that the supplier is handling the customer's data in a compliant manner.</paratext>
                    </para>
                  </list.item>
                </list>
                <para>
                  <paratext>If the services are relatively simple or low value, or charged on a flat fee or fixed price basis. the supplier may challenge the need for an audit clause. The customer would argue that audit rights are the only way to accurately check that the supplier is complying with the agreement. If the supplier has done so, there should be no issue with the supplier being open to audits.</paratext>
                </para>
                <para>
                  <paratext>If the supplier agrees to an audit provision, it usually wants the customer's audit rights to be subject to:</paratext>
                </para>
                <list type="bulleted">
                  <list.item>
                    <para>
                      <paratext>A requirement that audits be performed during normal business hours and on reasonable prior notice.</paratext>
                    </para>
                  </list.item>
                  <list.item>
                    <para>
                      <paratext>A limitation on the frequency of audits.</paratext>
                    </para>
                  </list.item>
                  <list.item>
                    <para>
                      <paratext>Confidentiality restrictions.</paratext>
                    </para>
                  </list.item>
                </list>
                <para>
                  <paratext>This audit clause includes optional wording for these restrictions. The customer may want to use this wording to placate a supplier who objects to audit rights. Adapt the clause for any other limitations on audit rights (for example, suppliers sometimes only allow audits to be carried out by professional third party auditors).</paratext>
                </para>
                <para>
                  <paratext>The audit clause also sets out:</paratext>
                </para>
                <list type="bulleted">
                  <list.item>
                    <para>
                      <paratext>Which party bears the costs of audits.</paratext>
                    </para>
                  </list.item>
                  <list.item>
                    <para>
                      <paratext>The consequences of what happens if the audit reveals non-compliance.</paratext>
                    </para>
                  </list.item>
                </list>
                <para>
                  <paratext>
                    For more information on audit clauses and alternative drafting, see 
                    <link href="w-008-9824" style="ACTLinkPLCtoPLC">
                      <ital>Standard clause, Audit</ital>
                    </link>
                    .
                  </paratext>
                </para>
              </division>
            </drafting.note>
            <subclause1 id="a362756">
              <identifier>9.1</identifier>
              <para>
                <paratext>The Supplier shall maintain complete and accurate records of, and supporting documents for:</paratext>
              </para>
              <subclause2 id="a974997">
                <identifier>(a)</identifier>
                <para>
                  <paratext>all amounts chargeable to the Customer[; and</paratext>
                </para>
              </subclause2>
              <subclause2 id="a132621">
                <identifier>(b)</identifier>
                <para>
                  <paratext>all activities carried out,]</paratext>
                </para>
              </subclause2>
              <para>
                <paratext>under this agreement. [These records shall be retained for access by the Customer during the Term and for [12] months afterwards.]</paratext>
              </para>
              <drafting.note id="a537452" jurisdiction="">
                <head align="left" preservecase="true">
                  <headtext>Scope of records maintenance and audit</headtext>
                </head>
                <division id="a000063" level="1">
                  <para>
                    <paratext>If it is only the charges that can be audited:</paratext>
                  </para>
                  <list type="bulleted">
                    <list.item>
                      <para>
                        <paratext>
                          Delete 
                          <internal.reference refid="a132621">
                            <ital>clause 9.1(b)</ital>
                          </internal.reference>
                          , 
                          <internal.reference refid="a136586">
                            <ital>clause 9.2(b)</ital>
                          </internal.reference>
                           and 
                          <internal.reference refid="a451487">
                            <ital>clause 9.7(b)</ital>
                          </internal.reference>
                          .
                        </paratext>
                      </para>
                    </list.item>
                    <list.item>
                      <para>
                        <paratext>
                          Merge 
                          <internal.reference refid="a974997">
                            <ital>clause 9.1(a)</ital>
                          </internal.reference>
                          , 
                          <internal.reference refid="a961883">
                            <ital>clause 9.2(a)</ital>
                          </internal.reference>
                           and 
                          <internal.reference refid="a491963">
                            <ital>clause 9.7(a)</ital>
                          </internal.reference>
                           with the main part of the clause so that there is no (a) or (b).
                        </paratext>
                      </para>
                    </list.item>
                  </list>
                </division>
              </drafting.note>
            </subclause1>
            <subclause1 id="a559649">
              <identifier>9.2</identifier>
              <para>
                <paratext>
                  [During the Term and for up to [12] months afterwards, the 
                  <bold>OR</bold>
                   The] Supplier shall allow the Customer (and its auditors and professional advisers) access to the Supplier's premises, personnel, systems and relevant records as may reasonably be required to verify that:
                </paratext>
              </para>
              <subclause2 condition="optional" id="a961883">
                <identifier>(a)</identifier>
                <para>
                  <paratext>the Charges and any other sums charged to the Customer under this agreement are accurate[; and</paratext>
                </para>
              </subclause2>
              <subclause2 id="a136586">
                <identifier>(b)</identifier>
                <para>
                  <paratext>the Services are being provided, and all obligations of the Supplier are being performed, in accordance with this agreement].</paratext>
                </para>
              </subclause2>
            </subclause1>
            <subclause1 condition="optional" id="a762957">
              <identifier>9.3</identifier>
              <para>
                <paratext>The Supplier shall provide the Customer (and its auditors and professional advisers) with all reasonable co-operation, access and assistance in relation to each audit. The Customer and its auditors and professional advisers may take copies of any records which they reasonably require for the audit.</paratext>
              </para>
            </subclause1>
            <subclause1 id="a937459">
              <identifier>9.4</identifier>
              <para>
                <paratext>[The Customer shall use reasonable endeavours to ensure that the conduct of each audit does not unreasonably disrupt the Supplier or delay the provision of the Services.]</paratext>
              </para>
            </subclause1>
            <subclause1 condition="optional" id="a874879">
              <identifier>9.5</identifier>
              <para>
                <paratext>
                  [Subject to 
                  <internal.reference refid="a627112">
                    <ital>clause 9.8</ital>
                  </internal.reference>
                  , the 
                  <bold>OR</bold>
                   The] Customer shall provide at least [NUMBER] Business Days' notice of its intention to conduct an audit, and may not audit the Supplier more than once in a Contract Year[, unless the Customer has reasonable grounds to suspect fraud or a material problem with the provision of the Services or the calculation of amounts charged to the Customer.] Any audit shall be conducted during Business Hours.
                </paratext>
              </para>
            </subclause1>
            <subclause1 id="a316607">
              <identifier>9.6</identifier>
              <para>
                <paratext>
                  If any audit reveals that the Customer has been overcharged, the Supplier shall immediately refund the amount of the overcharge to the Customer. If any audit reveals that the Customer has been undercharged, the Supplier may invoice the Customer for the amount of the undercharge and the Customer shall pay that invoice in accordance with 
                  <internal.reference refid="a696110">
                    <ital>clause 8.9</ital>
                  </internal.reference>
                  .
                </paratext>
              </para>
            </subclause1>
            <subclause1 id="a845149">
              <identifier>9.7</identifier>
              <para>
                <paratext>Each party shall bear its own costs and expenses of any audit unless the audit reveals:</paratext>
              </para>
              <subclause2 id="a491963">
                <identifier>(a)</identifier>
                <para>
                  <paratext>an overcharge of more than [five] percent ([5]%) of the amounts being audited[; or</paratext>
                </para>
              </subclause2>
              <subclause2 id="a451487">
                <identifier>(b)</identifier>
                <para>
                  <paratext>material non-compliance by the Supplier with any of its obligations under this agreement],</paratext>
                </para>
              </subclause2>
              <para>
                <paratext>in which case the Supplier shall reimburse the Customer, on demand, for all its reasonable costs incurred in the course of the audit.</paratext>
              </para>
            </subclause1>
            <subclause1 id="a627112">
              <identifier>9.8</identifier>
              <para>
                <paratext>
                  If any audit results in the Supplier bearing the costs under 
                  <internal.reference refid="a845149">
                    <ital>clause 9.7</ital>
                  </internal.reference>
                   (a 
                  <defn.term>materially non-compliant audit</defn.term>
                  ), the restrictions on the frequency of audits in 
                  <internal.reference refid="a874879">
                    <ital>clause 9.5</ital>
                  </internal.reference>
                   shall no longer apply and the Customer may audit the Supplier as frequently as it chooses [for a period of [NUMBER] months after the last day of the materially non-compliant audit 
                  <bold>OR</bold>
                   until the completion of an audit that is not a materially non-compliant audit].
                </paratext>
              </para>
            </subclause1>
            <subclause1 id="a195646">
              <identifier>9.9</identifier>
              <para>
                <paratext>
                  The Supplier is not obliged to grant access to any third party auditor or professional adviser until that third party signs a confidentiality agreement with the Supplier in which it undertakes to protect the Supplier's Confidential Information on substantially the same terms and conditions as set out in 
                  <internal.reference refid="a908829">
                    <ital>clause 14</ital>
                  </internal.reference>
                   of this agreement. All information obtained by the auditor may be disclosed to the Customer.
                </paratext>
              </para>
            </subclause1>
            <subclause1 id="a971500">
              <identifier>9.10</identifier>
              <para>
                <paratext>
                  The Customer may, in addition to or instead of requiring rights of access under 
                  <internal.reference refid="a559649">
                    <ital>clause 9.2</ital>
                  </internal.reference>
                  , require the Supplier to provide detailed answers to queries in relation to the Services, the Charges, or any other amounts charged to the Customer under this agreement and copies of any associated documents or materials. The Supplier shall provide the information requested under this 
                  <internal.reference refid="a971500">
                    <ital>clause 9.10</ital>
                  </internal.reference>
                   promptly following the Customer's request.
                </paratext>
              </para>
            </subclause1>
          </clause>
          <clause id="a812379">
            <identifier>10.</identifier>
            <head align="left" preservecase="true">
              <headtext>Intellectual Property Rights</headtext>
            </head>
            <drafting.note id="a251829" jurisdiction="">
              <head align="left" preservecase="true">
                <headtext>Intellectual property rights</headtext>
              </head>
              <division id="a690390" level="1">
                <head align="left" preservecase="true">
                  <headtext>Options for treatment of IPRs</headtext>
                </head>
                <para>
                  <paratext>There are generally three categories of material used and provided in connection with services, as set out below. The results of the services (namely, the deliverables) are likely to contain elements from at least two of these categories:</paratext>
                </para>
                <list type="bulleted">
                  <list.item>
                    <para>
                      <paratext>
                        <bold>Materials owned by each party which are or have been developed independently of the services.</bold>
                         Each party will want to retain ownership of these background materials but may need to license them to the other party as necessary for the provision or receipt of the services. From the customer's perspective, these materials might be plans, specifications or branding that the supplier needs for the services. From the supplier's perspective, these might be software and other materials it uses with (and licenses to) all its clients.
                      </paratext>
                    </para>
                  </list.item>
                  <list.item>
                    <para>
                      <paratext>
                        <bold>Materials owned by a third party and supplied either by the customer to the supplier, or by the supplier to the customer.</bold>
                         Each party may need to supply third party materials to the other. For example, the supplier may need to provide some third party software or the customer may need to supply research data licensed from third parties to the supplier. Normally the party providing the third party-owned material will be responsible for procuring a licence to enable the other party to use it as necessary. In some cases (for example, where the supplier is using off-the-shelf software), it might make more sense for the customer to acquire a licence directly from the licensor. If so, this would need to be specifically addressed in the agreement.
                      </paratext>
                    </para>
                  </list.item>
                  <list.item>
                    <para>
                      <paratext>
                        <bold>Materials created by the supplier specifically for the customer in the provision of the services. </bold>
                        These can either be licensed by the supplier to the customer on a non-exclusive basis or assigned to the customer so that the customer owns them. The customer usually wants to own the IPRs in all deliverables created for it.
                      </paratext>
                    </para>
                    <para>
                      <paratext>In practice, it may not be obvious which parts of a deliverable have been specifically developed for the customer (and so are being assigned to the customer) and which are the supplier's pre-existing materials or third party materials (and are merely being licensed). The customer may want to seek clarity on this, perhaps requiring that materials not being assigned cannot be included in a deliverable without the customer's prior approval.</paratext>
                    </para>
                  </list.item>
                </list>
                <para>
                  <paratext>The benefits for the customer of owning the IPRs in materials developed for it are:</paratext>
                </para>
                <list type="bulleted">
                  <list.item>
                    <para>
                      <paratext>
                        <bold>Exclusivity.</bold>
                         The customer can prevent others from using the deliverables it has paid for and from which it expects to gain a competitive advantage.
                      </paratext>
                    </para>
                  </list.item>
                  <list.item>
                    <para>
                      <paratext>
                        <bold>Enforcement.</bold>
                         The customer has the right to enforce the relevant IPRs.
                      </paratext>
                    </para>
                  </list.item>
                </list>
                <para>
                  <paratext>However, where exclusivity is not an issue and the supplier's business model is such that improvements made for one client are shared with all clients, then it may be appropriate for the customer to just receive a non-exclusive licence. Where the supplier is willing to give the customer a limited period of exclusivity, this could be achieved by granting an exclusive licence which later becomes non-exclusive.</paratext>
                </para>
              </division>
              <division id="a249659" level="1">
                <head align="left" preservecase="true">
                  <headtext>Approach in this document</headtext>
                </head>
                <para>
                  <paratext>
                    <internal.reference refid="a812379">
                      <ital>Clause 10</ital>
                    </internal.reference>
                     offers two options:
                  </paratext>
                </para>
                <list type="bulleted">
                  <list.item>
                    <para>
                      <paratext>
                        <bold>Licence of IPR in deliverables. </bold>
                        The supplier retains ownership of all IPRs in the deliverables (excluding any customer materials, ownership of which is retained by the customer) (see 
                        <internal.reference refid="a103441">
                          <ital>clause 10.2</ital>
                        </internal.reference>
                        ). The supplier grants the customer a non-exclusive licence of the IPRs which it owns in the deliverables. Options for the duration of the licence and whether sub-licensing is permitted are included in square brackets (see 
                        <internal.reference refid="a829745">
                          <ital>clause 10.3</ital>
                        </internal.reference>
                         and 
                        <internal.reference refid="a352416">
                          <ital>clause 10.4</ital>
                        </internal.reference>
                        ).
                      </paratext>
                    </para>
                  </list.item>
                  <list.item>
                    <para>
                      <paratext>
                        <bold>Assignment of IPR in</bold>
                        <bold>deliverables.</bold>
                         The supplier assigns ownership of the IPRs in the deliverables to the customer (see 
                        <internal.reference refid="a261654">
                          <ital>clause 10.6</ital>
                        </internal.reference>
                        ). There is optional drafting so that the supplier retains ownership of its proprietary materials and licenses the customer to use them instead of assigning them (see 
                        <internal.reference refid="a429428">
                          <ital>clause 10.7</ital>
                        </internal.reference>
                        ). The customer licenses the supplier to use the deliverables that are assigned to the customer (see 
                        <internal.reference refid="a884258">
                          <ital>clause 10.9</ital>
                        </internal.reference>
                        ). The supplier needs to continue to use those materials to service the customer.
                      </paratext>
                    </para>
                  </list.item>
                </list>
                <division id="a254295" level="2">
                  <head align="left" preservecase="true">
                    <headtext>Third party materials</headtext>
                  </head>
                  <para>
                    <paratext>
                      With each of these options, there is optional drafting (see 
                      <internal.reference refid="a392302">
                        <ital>clause 10.5</ital>
                      </internal.reference>
                       and 
                      <internal.reference refid="a398971">
                        <ital>clause 10.8</ital>
                      </internal.reference>
                      ), which provides for the inclusion in the deliverables of third party-owned materials (such as music, images or off-the-shelf software). These materials are often only available on standard licence terms and so it may not be possible to assign them to the customer or license them on the same terms as the supplier's proprietary materials. There is drafting so that third party materials cannot be included in the deliverables without the customer's approval of the licence terms.
                    </paratext>
                  </para>
                  <para>
                    <paratext>There are benefits to this drafting for both parties:</paratext>
                  </para>
                  <list type="bulleted">
                    <list.item>
                      <para>
                        <paratext>The supplier can (assuming it obtains customer approval) use third party materials that cannot be assigned to the customer or licensed on a perpetual or royalty-free basis. For example, this may be the case where the supplier wants to use software or data that is only licensed on standard terms for a limited period and for a fee.</paratext>
                      </para>
                    </list.item>
                    <list.item>
                      <para>
                        <paratext>For the customer, the clause allows it to retain a degree of control over the inclusion of any third party IPRs in the deliverables.</paratext>
                      </para>
                    </list.item>
                  </list>
                </division>
                <division id="a588494" level="2">
                  <head align="left" preservecase="true">
                    <headtext>Warranty and indemnity</headtext>
                  </head>
                  <para>
                    <paratext>
                      The supplier warrants to the customer that the deliverables do not infringe any third party's IPRs (see 
                      <internal.reference refid="a513036">
                        <ital>clause 16.4(a)</ital>
                      </internal.reference>
                      ) and indemnifies the customer against any third party claims if they do (see 
                      <internal.reference refid="a879888">
                        <ital>clause 16.5(a)</ital>
                      </internal.reference>
                      ).
                    </paratext>
                  </para>
                </division>
              </division>
            </drafting.note>
            <subclause1 id="a481386">
              <identifier>10.1</identifier>
              <para>
                <paratext>
                  The Customer and its licensors shall retain ownership of all Intellectual Property Rights in the Customer Materials. The Customer grants to the Supplier a non-exclusive, royalty-free, non-transferable (except in accordance with 
                  <internal.reference refid="a437042">
                    <ital>clause 22.1</ital>
                  </internal.reference>
                  ) licence to use, copy and modify the Customer Materials during the Term for the sole purpose of providing the Services to the Customer in accordance with this agreement. The Supplier cannot sublicense the Customer Materials to any third party [(other than permitted subcontractors under 
                  <internal.reference refid="a788248">
                    <ital>clause 22</ital>
                  </internal.reference>
                  )] without the Customer's prior written consent.
                </paratext>
              </para>
              <para>
                <paratext>
                  <ital>Option 1: licensing of IPRs in Deliverables (</ital>
                  <internal.reference refid="a103441">
                    <ital>clause 10.2</ital>
                  </internal.reference>
                  <ital> to </ital>
                  <internal.reference refid="a392302">
                    <ital>clause 10.5</ital>
                  </internal.reference>
                  <ital> inclusive)</ital>
                </paratext>
              </para>
            </subclause1>
            <subclause1 id="a103441">
              <identifier>10.2</identifier>
              <para>
                <paratext>[The Supplier and its licensors shall retain ownership of all Intellectual Property Rights in the Deliverables, excluding any Customer Materials contained within them.</paratext>
              </para>
            </subclause1>
            <subclause1 id="a829745">
              <identifier>10.3</identifier>
              <para>
                <paratext>
                  [Subject to 
                  <internal.reference refid="a392302">
                    <ital>clause 10.5</ital>
                  </internal.reference>
                  , the 
                  <bold>OR</bold>
                   The] Supplier grants to the Customer a non-exclusive, royalty-free, transferable, [perpetual and irrevocable licence 
                  <bold>OR</bold>
                   licence during the Term] (with the right to grant sublicences [in accordance with 
                  <internal.reference refid="a352416">
                    <ital>clause 10.4</ital>
                  </internal.reference>
                  ]) to use, copy and modify the Deliverables (excluding the Customer Materials) for the purpose of receiving and using the Services and Deliverables in its business.
                </paratext>
              </para>
              <drafting.note id="a230274" jurisdiction="">
                <head align="left" preservecase="true">
                  <headtext>Scope of licence</headtext>
                </head>
                <division id="a000064" level="1">
                  <para>
                    <paratext>The customer will want the licence to be perpetual and ideally irrevocable. If there are any elements of the deliverables that the supplier cannot license perpetually (for example, because they are proprietary tools that can only be used by existing customers), those items could be carved out from a perpetual licence to the customer and licensed only during the term.</paratext>
                  </para>
                  <division id="a914880" level="2">
                    <head align="left" preservecase="true">
                      <headtext>Sublicensing</headtext>
                    </head>
                    <para>
                      <paratext>
                        The best position for the customer is to have a right to sublicense to anyone. If using this option, delete 
                        <internal.reference refid="a352416">
                          <ital>clause 10.4</ital>
                        </internal.reference>
                         and delete the words "in accordance with 
                        <internal.reference refid="a352416">
                          <ital>clause 10.4</ital>
                        </internal.reference>
                        " in 
                        <internal.reference refid="a829745">
                          <ital>clause 10.3</ital>
                        </internal.reference>
                        .
                      </paratext>
                    </para>
                  </division>
                </division>
              </drafting.note>
            </subclause1>
            <subclause1 condition="optional" id="a352416">
              <identifier>10.4</identifier>
              <para>
                <paratext>
                  The Customer may sub-license the rights granted in 
                  <internal.reference refid="a829745">
                    <ital>clause 10.3</ital>
                  </internal.reference>
                   to its Affiliates[, customers][, suppliers] and [OTHER THIRD PARTIES].
                </paratext>
              </para>
            </subclause1>
            <subclause1 condition="optional" id="a392302">
              <identifier>10.5</identifier>
              <para>
                <paratext>
                  The Supplier shall not include in the Deliverables any Third Party Materials that cannot be licensed to the Customer on the terms of 
                  <internal.reference refid="a829745">
                    <ital>clause 10.3</ital>
                  </internal.reference>
                   unless their inclusion and licence terms are approved in writing in advance by the Customer. The Supplier shall grant to the Customer a licence to use any Third Party Materials approved by the Customer for inclusion in the Deliverables on the terms (including parties, costs and restrictions on use) approved by the Customer.]
                </paratext>
              </para>
              <drafting.note id="a668187" jurisdiction="">
                <head align="left" preservecase="true">
                  <headtext>Third party IPRs (optional clause)</headtext>
                </head>
                <division id="a000065" level="1">
                  <para>
                    <paratext>
                      Under this optional 
                      <internal.reference refid="a392302">
                        <ital>clause 10.5</ital>
                      </internal.reference>
                      , the supplier cannot include in the deliverables third party materials that cannot be licensed on the terms of 
                      <internal.reference refid="a829745">
                        <ital>clause 10.3</ital>
                      </internal.reference>
                       without customer approval.
                    </paratext>
                  </para>
                  <para>
                    <paratext>
                      For more information, see 
                      <internal.reference refid="a254295">
                        <ital>Drafting note, Third party materials</ital>
                      </internal.reference>
                      .
                    </paratext>
                  </para>
                </division>
              </drafting.note>
              <para>
                <paratext>
                  <bold>OR</bold>
                </paratext>
              </para>
              <para>
                <paratext>
                  <ital>Option 2: assignment of IPRs in Deliverables (</ital>
                  <internal.reference refid="a261654">
                    <ital>clause 10.6</ital>
                  </internal.reference>
                  <ital> to </ital>
                  <internal.reference refid="a884258">
                    <ital>clause 10.9</ital>
                  </internal.reference>
                  <ital> inclusive)</ital>
                </paratext>
              </para>
            </subclause1>
            <subclause1 id="a261654">
              <identifier>10.6</identifier>
              <para>
                <paratext>The Supplier assigns to the Customer, immediately on creation, with full title guarantee, all Intellectual Property Rights in the Deliverables (excluding any Customer Materials[, Supplier Materials] [or Third Party Materials] contained within the Deliverables [with the Customer's prior written approval].</paratext>
              </para>
              <drafting.note id="a810978" jurisdiction="">
                <head align="left" preservecase="true">
                  <headtext>Carve outs from the assignment</headtext>
                </head>
                <division id="a000066" level="1">
                  <para>
                    <paratext>The supplier cannot assign IPRs in those parts of the deliverables that comprise customer materials.</paratext>
                  </para>
                  <para>
                    <paratext>
                      Supplier materials are defined as materials created before this agreement started or independently of this agreement by the supplier or its suppliers. The supplier may argue that these materials should not be assigned to the customer because they have been and will be used for the benefit of other customers. In this case, it is reasonable to exclude supplier materials from the assignment of IPRs in the deliverables. These items will continue to be owned by the supplier but the supplier licences the customer to use them so that the customer can fully benefit from the deliverables (see 
                      <internal.reference refid="a429428">
                        <ital>clause 10.7</ital>
                      </internal.reference>
                      ).
                    </paratext>
                  </para>
                  <para>
                    <paratext>
                      If it is important to the customer to receive an assignment of and own all or at least the key parts of the deliverables (and so benefit from the exclusive rights ownership brings), the customer may want to pre-approve the inclusion of any supplier materials in the deliverables. There is optional wording for this in 
                      <internal.reference refid="a429428">
                        <ital>clause 10.7</ital>
                      </internal.reference>
                      .
                    </paratext>
                  </para>
                  <para>
                    <paratext>Alternative approaches include:</paratext>
                  </para>
                  <list type="bulleted">
                    <list.item>
                      <para>
                        <paratext>Identifying the supplier materials pre-contract and listing them in a schedule, so that the customer knows which parts of the deliverables it will own from the beginning.</paratext>
                      </para>
                    </list.item>
                    <list.item>
                      <para>
                        <paratext>The supplier agreeing not to license the supplier materials to the customer's competitors for a specified period.</paratext>
                      </para>
                    </list.item>
                  </list>
                  <para>
                    <paratext>
                      Third party materials are defined as materials owned by a third party but not an affiliate of the supplier or a subcontractor. These are likely to be off-the-shelf materials that the third party licenses to multiple customers and are not made available for assignment to the customer. If the customer is, in principle, willing to allow the inclusion of third party materials in the deliverables, it should make their inclusion and the terms on which they are licensed subject to the customer's approval (see 
                      <internal.reference refid="a150824">
                        <ital>Drafting note, Supplier licence of third party materials (optional clause)</ital>
                      </internal.reference>
                      ).
                    </paratext>
                  </para>
                </division>
              </drafting.note>
            </subclause1>
            <subclause1 condition="optional" id="a429428">
              <identifier>10.7</identifier>
              <para>
                <paratext>The Supplier and its licensors shall retain ownership of all Supplier Materials. [The Supplier shall not include any Supplier Materials in the Deliverables unless their inclusion has been approved by the Customer in writing in advance.] The Supplier grants to the Customer a non-exclusive, royalty-free, transferable, perpetual and irrevocable licence (with the right to grant sublicences) to use, copy and modify the Supplier Materials for the purpose of receiving and using the Services and the Deliverables.</paratext>
              </para>
              <drafting.note id="a304950" jurisdiction="">
                <head align="left" preservecase="true">
                  <headtext>Supplier licence of proprietary materials (optional clause)</headtext>
                </head>
                <division id="a000067" level="1">
                  <para>
                    <paratext>
                      Include this clause if the supplier is not assigning rights in its proprietary materials to the customer but is licensing them instead (see 
                      <internal.reference refid="a810978">
                        <ital>Drafting note, Carve outs from the assignment</ital>
                      </internal.reference>
                      ). The drafting assumes that the licence will be perpetual and irrevocable so that the customer can use the supplier materials as part of the deliverables permanently.
                    </paratext>
                  </para>
                  <para>
                    <paratext>If there are any supplier materials that the supplier cannot license perpetually (for example, because they are proprietary tools that can only be used by existing customers), those items could be carved out from the perpetual licence to the customer and licensed only during the term of this agreement.</paratext>
                  </para>
                </division>
              </drafting.note>
            </subclause1>
            <subclause1 condition="optional" id="a398971">
              <identifier>10.8</identifier>
              <para>
                <paratext>
                  The Supplier shall not include in the Deliverables any Third Party Materials that cannot be assigned to the Customer under 
                  <internal.reference refid="a261654">
                    <ital>clause 10.6</ital>
                  </internal.reference>
                  [, or licensed to the Customer on the terms of 
                  <internal.reference refid="a429428">
                    <ital>clause 10.7</ital>
                  </internal.reference>
                  ,] unless their inclusion and licence terms are approved in writing in advance by the Customer. The Supplier grants to the Customer a licence to use any Third Party Materials approved by the Customer for inclusion in the Deliverables on the terms (including parties, costs and restrictions on use) approved by the Customer.
                </paratext>
              </para>
              <drafting.note id="a150824" jurisdiction="">
                <head align="left" preservecase="true">
                  <headtext>Supplier licence of third party materials (optional clause)</headtext>
                </head>
                <division id="a000068" level="1">
                  <para>
                    <paratext>
                      Include this 
                      <internal.reference refid="a398971">
                        <ital>clause 10.8</ital>
                      </internal.reference>
                       if the supplier wants to include third party-owned materials in the deliverables that it cannot assign to the customer or license to the customer on the terms of 
                      <internal.reference refid="a429428">
                        <ital>clause 10.7</ital>
                      </internal.reference>
                       (namely, on a perpetual, irrevocable and royalty-free basis). The supplier needs the customer's approval to include these third party materials in the deliverables and for the terms on which they are licensed.
                    </paratext>
                  </para>
                </division>
              </drafting.note>
            </subclause1>
            <subclause1 id="a884258">
              <identifier>10.9</identifier>
              <para>
                <paratext>
                  The Customer grants the Supplier a non-exclusive, royalty-free, non-transferable (except in accordance with 
                  <internal.reference refid="a437042">
                    <ital>clause 22.1</ital>
                  </internal.reference>
                  ) licence to use, copy and modify, during the Term, the Deliverables assigned to the Customer under 
                  <internal.reference refid="a261654">
                    <ital>clause 10.6</ital>
                  </internal.reference>
                   (
                  <defn.term>Assigned Materials</defn.term>
                  ) for the sole purpose of providing the Services to the Customer in accordance with this agreement. The Supplier cannot sublicense the Assigned Materials without the Customer's prior written consent. [The Customer consents to the Supplier granting sublicences to the Assigned Materials to the Supplier's permitted subcontractors under 
                  <internal.reference refid="a788248">
                    <ital>clause 22</ital>
                  </internal.reference>
                  ].]
                </paratext>
              </para>
            </subclause1>
            <subclause1 id="a839110">
              <identifier>10.10</identifier>
              <para>
                <paratext>The Supplier shall, to the maximum extent permitted by Applicable Law, obtain waivers of all moral rights in the Deliverables [(excluding any Third Party Materials contained within them)] to which any person is now, or may at any future time be, entitled to under the Copyright, Designs and Patents Act 1988 as amended from time to time or under any similar legislation from time to time in force anywhere in the world. [The Supplier shall obtain the Customer's prior written approval before incorporating into the Deliverables any Third Party Materials in which moral rights cannot be waived.]</paratext>
              </para>
            </subclause1>
            <subclause1 id="a273181">
              <identifier>10.11</identifier>
              <para>
                <paratext>The Supplier shall, promptly at the Customer's request, do (or procure to be done) all further acts and things and execute (or procure the execution of) all other documents as the Customer may from time to time require for the purpose of securing for the Customer all right, title and interest in and to the Intellectual Property Rights [assigned or] licensed to the Customer under this agreement.</paratext>
              </para>
            </subclause1>
          </clause>
          <clause id="a399334">
            <identifier>11.</identifier>
            <head align="left" preservecase="true">
              <headtext>Contract managers and governance</headtext>
            </head>
            <drafting.note id="a678374" jurisdiction="">
              <head align="left" preservecase="true">
                <headtext>Contract managers and governance</headtext>
              </head>
              <division id="a000069" level="1">
                <division id="a437716" level="2">
                  <head align="left" preservecase="true">
                    <headtext>Contract managers</headtext>
                  </head>
                  <para>
                    <paratext>Both parties can benefit from appointing contract managers who:</paratext>
                  </para>
                  <list type="bulleted">
                    <list.item>
                      <para>
                        <paratext>Manage the overall relationship between the parties.</paratext>
                      </para>
                    </list.item>
                    <list.item>
                      <para>
                        <paratext>Act as a first point of contact in case of a problem, with the aim of resolving the problem before it rises to the level of a dispute or breach.</paratext>
                      </para>
                    </list.item>
                    <list.item>
                      <para>
                        <paratext>Have authority to legally bind the parties regarding some aspects of the services, including solutions to problems.</paratext>
                      </para>
                    </list.item>
                  </list>
                  <para>
                    <paratext>
                      The customer may want the right to approve the supplier's contract manager, in which case it will seek to include the second set of optional language in 
                      <internal.reference refid="a929662">
                        <ital>clause 11.3</ital>
                      </internal.reference>
                      .
                    </paratext>
                  </para>
                  <para>
                    <paratext>
                      <internal.reference refid="a755908">
                        <ital>Clause 11.4</ital>
                      </internal.reference>
                      <ital> </ital>
                      and
                      <ital> </ital>
                      <internal.reference refid="a372272">
                        <ital>clause 11.5</ital>
                      </internal.reference>
                       contain optional wording to prevent the supplier from acting on any instructions that do not come from a customer contract manager.
                    </paratext>
                  </para>
                </division>
                <division id="a281492" level="2">
                  <head align="left" preservecase="true">
                    <headtext>Governance</headtext>
                  </head>
                  <para>
                    <paratext>
                      <internal.reference refid="a812309">
                        <ital>Clause 11.6</ital>
                      </internal.reference>
                       and 
                      <internal.reference refid="a512181">
                        <ital>clause 11.7</ital>
                      </internal.reference>
                       include basic governance drafting around review meetings and transparency.
                    </paratext>
                  </para>
                  <para>
                    <paratext>
                      <internal.reference refid="a388219">
                        <ital>Clause 11.8</ital>
                      </internal.reference>
                       is pro-customer wording that requires the supplier to resolve an issue even where the issue may have been caused by the customer.
                    </paratext>
                  </para>
                  <para>
                    <paratext>
                      For a more comprehensive governance clause, see 
                      <link href="w-012-6160" style="ACTLinkPLCtoPLC">
                        <ital>Standard clause, Governance</ital>
                      </link>
                      .
                    </paratext>
                  </para>
                </division>
              </division>
            </drafting.note>
            <subclause1 id="a225453">
              <identifier>11.1</identifier>
              <para>
                <paratext>Each party shall appoint its Contract Manager(s) to:</paratext>
              </para>
              <subclause2 id="a397827">
                <identifier>(a)</identifier>
                <para>
                  <paratext>oversee the delivery and receipt of the Services on a day-to-day basis; [and]</paratext>
                </para>
              </subclause2>
              <subclause2 id="a136493">
                <identifier>(b)</identifier>
                <para>
                  <paratext>
                    be the principal point(s) of contact for the other party in connection with managing the relationship between the parties[; and 
                    <bold>OR</bold>
                     .]
                  </paratext>
                </para>
              </subclause2>
              <subclause2 condition="optional" id="a412076">
                <identifier>(c)</identifier>
                <para>
                  <paratext>[OTHER RESPONSIBILITIES].</paratext>
                </para>
              </subclause2>
            </subclause1>
            <subclause1 id="a940781">
              <identifier>11.2</identifier>
              <para>
                <paratext>Each party's Contract Manager(s) shall have the authority to make decisions and act on its behalf in connection with the operation of this agreement (including by signing Change Control Notes).</paratext>
              </para>
            </subclause1>
            <subclause1 id="a929662">
              <identifier>11.3</identifier>
              <para>
                <paratext>
                  Each party shall designate its Contract Manager(s) in writing to the other party. [Each party may replace its Contract Manager(s) at any time by giving [reasonable prior] written notice to the other party of the replacement(s) 
                  <bold>OR</bold>
                   The Customer may replace its Customer Contract Manager(s) at any time by giving [reasonable prior] written notice to the Supplier of the replacement(s). The Supplier shall not change the identity of the Supplier Contract Manager(s) without the Customer's prior written consent (not to be unreasonably withheld or delayed)]. [The Supplier shall use [all] reasonable endeavours to ensure continuity in its Supplier Contract Manager(s).]
                </paratext>
              </para>
            </subclause1>
            <subclause1 condition="optional" id="a755908">
              <identifier>11.4</identifier>
              <para>
                <paratext>Unless otherwise stated in this agreement, the Customer Contract Manager(s) shall be the only person(s) authorised to make decisions and enter into binding commitments on behalf of the Customer in connection with this agreement.</paratext>
              </para>
            </subclause1>
            <subclause1 condition="optional" id="a372272">
              <identifier>11.5</identifier>
              <para>
                <paratext>
                  If any person that is not identified as a Customer Contract Manager gives any instruction or endeavours to make any commitment that purports to bind the Customer in connection with this agreement, the Supplier shall not carry out that instruction or take any steps to meet that commitment unless authorisation is obtained from a Customer Contract Manager. Any costs, expenses or liabilities arising from the Supplier's failure to comply with this 
                  <internal.reference refid="a372272">
                    <ital>clause 11.5</ital>
                  </internal.reference>
                   shall be borne by the Supplier.
                </paratext>
              </para>
            </subclause1>
            <subclause1 id="a812309">
              <identifier>11.6</identifier>
              <para>
                <paratext>The parties will hold review meetings at least once every [quarter] (or on any other frequency as may be agreed in writing) to discuss the operation of this agreement and the performance of the Services at which they will be represented by their Contract Managers.</paratext>
              </para>
            </subclause1>
            <subclause1 id="a512181">
              <identifier>11.7</identifier>
              <para>
                <paratext>The parties agree to be transparent with each other in connection with this agreement and accordingly will raise any issue without delay.</paratext>
              </para>
            </subclause1>
            <subclause1 id="a388219">
              <identifier>11.8</identifier>
              <para>
                <paratext>If a service or performance issue arises, the Supplier shall promptly work to remedy the issue even where it considers that the issue may have been caused in whole or in part by the Customer or a third party and shall not seek to obtain any admission from the Customer as a pre-condition to rectifying the relevant issue.</paratext>
              </para>
            </subclause1>
          </clause>
          <clause id="a970716">
            <identifier>12.</identifier>
            <head align="left" preservecase="true">
              <headtext>Compliance with laws and policies</headtext>
            </head>
            <drafting.note id="a311991" jurisdiction="">
              <head align="left" preservecase="true">
                <headtext>Compliance with laws and policies</headtext>
              </head>
              <division id="a000070" level="1">
                <para>
                  <paratext>The customer usually requires the supplier to comply with relevant laws and the customer's supply chain policies. These policies typically reflect the customer's own legal obligations, such as in relation to anti-bribery or data protection, where it may be required to flow down obligations to its suppliers. Other policies, such as a general supplier code of conduct or an environmental, social and governance policy, may set out the behaviours and minimum standards expected by the customer from its suppliers. Failure to adhere to those standards could cause reputational as well as legal harm to the customer.</paratext>
                </para>
                <para>
                  <paratext>If the supplier will be using AI to perform the services, the customer may want to specify that the supplier complies with policies and procedures to:</paratext>
                </para>
                <list type="bulleted">
                  <list.item>
                    <para>
                      <paratext>Use AI responsibly.</paratext>
                    </para>
                  </list.item>
                  <list.item>
                    <para>
                      <paratext>Help establish ownership of IPRs in AI outputs and avoid the risk of third-party IPR infringement.</paratext>
                    </para>
                  </list.item>
                </list>
                <para>
                  <paratext>
                    If the customer does not have a standalone AI policy, consider including AI-specific requirements in a general supplier code of conduct. For example, see 
                    <link anchor="a850122" href="w-030-3119" style="ACTLinkPLCtoPLC">
                      <ital>Standard document, Supplier code of conduct (UK): section 5 (Artificial intelligence (AI))</ital>
                    </link>
                    .
                  </paratext>
                </para>
                <para>
                  <paratext>
                    For more information on this 
                    <internal.reference refid="a970716">
                      <ital>clause 12</ital>
                    </internal.reference>
                    , see 
                    <internal.reference refid="a923890">
                      <ital>Drafting note, Supply chain issues</ital>
                    </internal.reference>
                     and the drafting notes to 
                    <link href="6-618-9498" style="ACTLinkPLCtoPLC">
                      <ital>Standard clause, Compliance with laws and policies</ital>
                    </link>
                    .
                  </paratext>
                </para>
              </division>
            </drafting.note>
            <subclause1 id="a114289">
              <identifier>12.1</identifier>
              <para>
                <paratext>In performing its obligations under this agreement, the Supplier shall comply with:</paratext>
              </para>
              <subclause2 id="a127286">
                <identifier>(a)</identifier>
                <para>
                  <paratext>all Applicable Laws; and</paratext>
                </para>
                <drafting.note id="a832719" jurisdiction="">
                  <head align="left" preservecase="true">
                    <headtext>Applicable laws</headtext>
                  </head>
                  <division id="a000071" level="1">
                    <para>
                      <paratext>
                        The term "Applicable Laws" is defined to include all legislation in force from time to time, not just legislation that is in force when the agreement is signed. The supplier is therefore obliged to adapt to and comply with changes in law during the agreement as part of its obligations. Apart from the change control procedure in 
                        <internal.reference refid="a906795">
                          <ital>clause 7</ital>
                        </internal.reference>
                        , there is no mechanism for the supplier to increase its charges to comply with changes in law.
                      </paratext>
                    </para>
                  </division>
                </drafting.note>
              </subclause2>
              <subclause2 id="a571012">
                <identifier>(b)</identifier>
                <para>
                  <paratext>the Mandatory Policies.</paratext>
                </para>
              </subclause2>
            </subclause1>
            <subclause1 id="a477985">
              <identifier>12.2</identifier>
              <para>
                <paratext>
                  The Customer shall give the Supplier not less than [NUMBER] days' notice of any change to the Mandatory Policies, including the introduction of any new Mandatory Policy, before the change takes effect. The Supplier shall comply with the change from the date it takes effect [provided that if any change to the Mandatory Policies would materially increase the Supplier's obligations or costs under this agreement, the Supplier may, within [NUMBER] days of the Customer's notice, [request a proportionate increase to the Charges in accordance with the procedure in 
                  <internal.reference refid="a906795">
                    <ital>clause 7</ital>
                  </internal.reference>
                  <bold>OR</bold>
                   notify the Customer that it objects to the change in which case the change shall not take effect with regard to the Supplier]. [The Customer shall not unreasonably withhold or delay its consent to the Supplier's request to increase the Charges 
                  <bold>OR</bold>
                   The Customer may, within [NUMBER] days of receipt of the Supplier's notice objecting to a change, terminate this agreement [with immediate effect by notifying the Supplier 
                  <bold>OR</bold>
                   by giving the Supplier not less than [NUMBER] days' notice]]. [The Supplier cannot exercise its rights under this 
                  <internal.reference refid="a477985">
                    <ital>clause 12.2</ital>
                  </internal.reference>
                   where the change to the Mandatory Policies reflects a change in Applicable Law that:
                </paratext>
              </para>
              <subclause2 id="a279833">
                <identifier>(a)</identifier>
                <para>
                  <paratext>generally affects the supply of services similar to the Services; or</paratext>
                </para>
              </subclause2>
              <subclause2 condition="optional" id="a467924">
                <identifier>(b)</identifier>
                <para>
                  <paratext>would have been reasonably foreseeable on the Effective Date by an experienced supplier performing services similar to the Services.]</paratext>
                </para>
                <drafting.note id="a788394" jurisdiction="">
                  <head align="left" preservecase="true">
                    <headtext>Changes to mandatory policies (optional clause)</headtext>
                  </head>
                  <division id="a000072" level="1">
                    <para>
                      <paratext>
                        The supplier may not accept that the customer can change policies at any time on notice to the supplier, introducing new obligations unilaterally. To soften the clause for the supplier, the customer could include optional 
                        <internal.reference refid="a477985">
                          <ital>clause 12.2</ital>
                        </internal.reference>
                         which requires the customer to give a period of notice before changes take effect.
                      </paratext>
                    </para>
                    <para>
                      <paratext>The first set of optional wording allows the supplier to request an increase in the charges if the policy change will materially increase its obligations or costs. The second set of optional wording allows the supplier to object to the change but also allows the customer to terminate if the supplier does so. The final sentence is optional wording that obliges the supplier to accept the policy change where it reflects changes in law applicable to suppliers in a similar position or that were reasonably foreseeable.</paratext>
                    </para>
                  </division>
                </drafting.note>
              </subclause2>
            </subclause1>
            <subclause1 condition="optional" id="a174804">
              <identifier>12.3</identifier>
              <para>
                <paratext>
                  The Supplier warrants and represents that neither it, nor to the best of its knowledge any of the Supplier Personnel or any of its suppliers involved in performing the Services (
                  <defn.term>Associated Persons</defn.term>
                  ):
                </paratext>
              </para>
              <subclause2 id="a726522">
                <identifier>(a)</identifier>
                <para>
                  <paratext>has committed an offence under any of the Relevant Requirements; or</paratext>
                </para>
              </subclause2>
              <subclause2 id="a102830">
                <identifier>(b)</identifier>
                <para>
                  <paratext>has been or is the subject of any investigation, inquiry, or enforcement proceedings by any governmental, administrative, or regulatory body regarding any offence or alleged offence under any of the Relevant Requirements.</paratext>
                </para>
                <drafting.note id="a820706" jurisdiction="">
                  <head align="left" preservecase="true">
                    <headtext>Specific compliance obligations (optional clauses)</headtext>
                  </head>
                  <division id="a000073" level="1">
                    <para>
                      <paratext>
                        <internal.reference refid="a174804">
                          <ital>Clause 12.3</ital>
                        </internal.reference>
                         to 
                        <internal.reference refid="a716227">
                          <ital>clause 12.9</ital>
                        </internal.reference>
                         include additional, optional obligations that the customer may want to impose on the supplier in relation to specific laws under which the customer may be responsible for the actions of the supplier, such as laws against bribery and human trafficking (see 
                        <internal.reference refid="a923890">
                          <ital>Drafting note, Supply chain issues</ital>
                        </internal.reference>
                        ).
                      </paratext>
                    </para>
                    <para>
                      <paratext>
                        There is also an optional indemnity in 
                        <internal.reference refid="a981149">
                          <ital>clause 16.5</ital>
                        </internal.reference>
                         under which the supplier indemnifies the customer if its breach of these specific laws causes the customer loss.
                      </paratext>
                    </para>
                    <para>
                      <paratext>
                        For a range of more detailed supply chain compliance clauses, see 
                        <link anchor="a483682" href="w-031-0618" style="ACTLinkPLCtoPLC">
                          <ital>Supply chain compliance toolkit: Specific compliance issues</ital>
                        </link>
                        .
                      </paratext>
                    </para>
                  </division>
                </drafting.note>
              </subclause2>
            </subclause1>
            <subclause1 condition="optional" id="a909437">
              <identifier>12.4</identifier>
              <para>
                <paratext>
                  The Supplier shall promptly notify the Customer if, at any time during the Term, its circumstances, knowledge, or awareness changes such that it would not be able to repeat the warranties set out in 
                  <internal.reference refid="a174804">
                    <ital>clause 12.3</ital>
                  </internal.reference>
                   at the relevant time.
                </paratext>
              </para>
            </subclause1>
            <subclause1 condition="optional" id="a816497">
              <identifier>12.5</identifier>
              <para>
                <paratext>The Supplier shall not do or omit to do any act which would cause the Customer to contravene any of the Relevant Requirements or otherwise incur any liability in relation to the Relevant Requirements.</paratext>
              </para>
            </subclause1>
            <subclause1 condition="optional" id="a284713">
              <identifier>12.6</identifier>
              <para>
                <paratext>
                  The Supplier shall maintain and enforce its own policies and procedures which are adequate to ensure compliance with the Relevant Requirements. The Supplier shall ensure that its subcontractors are required to comply with [terms that are at least as onerous as those in this 
                  <internal.reference refid="a970716">
                    <ital>clause 12</ital>
                  </internal.reference>
                  <bold>OR</bold>
                   policies and procedures which are adequate to ensure compliance with the Relevant Requirements]. The Supplier shall be directly liable to the Customer for any failure to do so by any of those subcontractors.
                </paratext>
              </para>
              <drafting.note id="a612355" jurisdiction="">
                <head align="left" preservecase="true">
                  <headtext>Compliance by subcontractors (optional clause)</headtext>
                </head>
                <division id="a000074" level="1">
                  <para>
                    <paratext>
                      The first option in this 
                      <internal.reference refid="a284713">
                        <ital>clause 12.6</ital>
                      </internal.reference>
                       requires the supplier to ensure that its subcontractors comply with equivalent terms. This is the best outcome for the customer but the most difficult for the supplier. The supplier may already have terms in place with its subcontractors and may be unable to amend them to comply with this requirement.
                    </paratext>
                  </para>
                  <para>
                    <paratext>The second option is easier for the supplier to comply with. Many of its subcontractors should already have policies and procedures in place to ensure they do not breach laws against bribery, human trafficking or fraud.</paratext>
                  </para>
                </division>
              </drafting.note>
            </subclause1>
            <subclause1 condition="optional" id="a782049">
              <identifier>12.7</identifier>
              <para>
                <paratext>The Supplier shall immediately notify the Customer if it has reason to believe that it or any of its Associated Persons is in receipt of a request or demand:</paratext>
              </para>
              <subclause2 id="a859624">
                <identifier>(a)</identifier>
                <para>
                  <paratext>for any undue financial or other advantage of any kind; or</paratext>
                </para>
              </subclause2>
              <subclause2 id="a757637">
                <identifier>(b)</identifier>
                <para>
                  <paratext>to commit a fraud offence within the meaning of section 199(6) of the Economic Crime and Corporate Transparency Act 2023,</paratext>
                </para>
              </subclause2>
              <para>
                <paratext>in connection with the performance of this agreement.</paratext>
              </para>
            </subclause1>
            <subclause1 condition="optional" id="a913017">
              <identifier>12.8</identifier>
              <para>
                <paratext>The Supplier shall co-operate with and provide reasonable assistance to the Customer, at the Customer's [reasonable] cost, to enable the Customer to investigate, or respond to any requests from a governmental, administrative, or regulatory body to investigate, an alleged offence under any of the Relevant Requirements.</paratext>
              </para>
            </subclause1>
            <subclause1 condition="optional" id="a716227">
              <identifier>12.9</identifier>
              <para>
                <paratext>Within [NUMBER] months of the Effective Date, and annually thereafter, the Supplier shall provide the Customer with a written statement, signed by an officer of the Supplier, certifying compliance with the Relevant Requirements by the Supplier and all its Associated Persons [to the best of its knowledge].</paratext>
              </para>
              <drafting.note id="a855674" jurisdiction="">
                <head align="left" preservecase="true">
                  <headtext>Certification (optional clause)</headtext>
                </head>
                <division id="a000075" level="1">
                  <para>
                    <paratext>
                      Some customers like to have the comfort of an annual compliance statement from their suppliers. To shorten the drafting and make it less onerous for the supplier, the customer could remove this 
                      <internal.reference refid="a716227">
                        <ital>clause 12.9</ital>
                      </internal.reference>
                       and rely solely on the supplier's positive duty to flag issues in 
                      <internal.reference refid="a909437">
                        <ital>clause 12.4</ital>
                      </internal.reference>
                      .
                    </paratext>
                  </para>
                </division>
              </drafting.note>
            </subclause1>
          </clause>
          <clause id="a683454">
            <identifier>13.</identifier>
            <head align="left" preservecase="true">
              <headtext>Data protection</headtext>
            </head>
            <drafting.note id="a436170" jurisdiction="">
              <head align="left" preservecase="true">
                <headtext>Data protection</headtext>
              </head>
              <division id="a000076" level="1">
                <para>
                  <paratext>Many services agreements involve the supplier processing personal data in connection with supplying the services.</paratext>
                </para>
                <para>
                  <paratext>The customer could face significant financial and reputational damage if the supplier 's failings result in unauthorised access to personal data or other breaches of data protection laws.</paratext>
                </para>
                <division id="a973338" level="2">
                  <head align="left" preservecase="true">
                    <headtext>Approach in this clause</headtext>
                  </head>
                  <para>
                    <paratext>It is assumed for the purposes of this agreement that:</paratext>
                  </para>
                  <list type="bulleted">
                    <list.item>
                      <para>
                        <paratext>Both parties are subject to the UK GDPR and may also be subject to the EU GDPR.</paratext>
                      </para>
                    </list.item>
                    <list.item>
                      <para>
                        <paratext>The supplier will process personal data in connection with the provision of the services to the customer, and in particular:</paratext>
                      </para>
                      <list type="bulleted">
                        <list.item>
                          <para>
                            <paratext>
                              the supplier will process personal data as a processor, on behalf of the customer, in respect of certain processing activities to be specified in 
                              <internal.reference refid="a973760">
                                <ital>paragraph 1</ital>
                              </internal.reference>
                               of 
                              <internal.reference refid="a393604">
                                <ital>Schedule 5</ital>
                              </internal.reference>
                              ;
                            </paratext>
                          </para>
                        </list.item>
                        <list.item>
                          <para>
                            <paratext>
                              the supplier may process personal data as an independent controller in respect of certain processing activities to be specified in 
                              <internal.reference refid="a921624">
                                <ital>paragraph 2</ital>
                              </internal.reference>
                               of 
                              <internal.reference refid="a393604">
                                <ital>Schedule 5</ital>
                              </internal.reference>
                              ; and
                            </paratext>
                          </para>
                        </list.item>
                        <list.item>
                          <para>
                            <paratext>
                              the supplier may process personal data as a joint controller in respect of certain processing activities to be specified in 
                              <internal.reference refid="a707870">
                                <ital>paragraph 3</ital>
                              </internal.reference>
                               of 
                              <internal.reference refid="a393604">
                                <ital>Schedule 5</ital>
                              </internal.reference>
                              .
                            </paratext>
                          </para>
                        </list.item>
                      </list>
                      <para>
                        <paratext>
                          If any of these processing activities will not take place, 
                          <internal.reference refid="a120741">
                            <ital>clause 13.3</ital>
                          </internal.reference>
                           and 
                          <internal.reference refid="a393604">
                            <ital>Schedule 5</ital>
                          </internal.reference>
                           should be amended accordingly.
                        </paratext>
                      </para>
                    </list.item>
                  </list>
                  <list type="bulleted">
                    <list.item>
                      <para>
                        <paratext>The customer will not act as a processor on behalf of the supplier at any point. This is likely to be the case for most types of supply relationships.</paratext>
                      </para>
                    </list.item>
                    <list.item>
                      <para>
                        <paratext>The processing of personal data does not require any approval from a regulator nor is it subject to any ongoing regulatory compliance regime other than data protection compliance.</paratext>
                      </para>
                    </list.item>
                    <list.item>
                      <para>
                        <paratext>
                          There is a financial cap on data processing breaches that is separate from, and in addition to, the contract's overall liability cap (see 
                          <internal.reference refid="a249329">
                            <ital>clause 18.3(b)</ital>
                          </internal.reference>
                          ). As this is a pro-customer agreement, there is also an optional indemnity from the supplier (see 
                          <internal.reference refid="a542349">
                            <ital>clause 16.5(c)</ital>
                          </internal.reference>
                          ).
                        </paratext>
                      </para>
                    </list.item>
                  </list>
                </division>
                <division id="a310513" level="2">
                  <head align="left" preservecase="true">
                    <headtext>Interface with other clauses</headtext>
                  </head>
                  <para>
                    <paratext>
                      Certain provisions in this 
                      <internal.reference refid="a683454">
                        <ital>clause 13</ital>
                      </internal.reference>
                       could overlap with other clauses in the agreement. For instance:
                    </paratext>
                  </para>
                  <list type="bulleted">
                    <list.item>
                      <para>
                        <paratext>
                          The confidentiality requirements in 
                          <internal.reference refid="a756067">
                            <ital>clause 13.7(c)</ital>
                          </internal.reference>
                           and the general confidentiality provisions in 
                          <internal.reference refid="a908829">
                            <ital>clause 14</ital>
                          </internal.reference>
                          . Consider whether the definition of "Confidential Information" should include "Customer Personal Data" and "Shared Personal Data".
                        </paratext>
                      </para>
                    </list.item>
                    <list.item>
                      <para>
                        <paratext>
                          The sub-processing requirements in 
                          <internal.reference refid="a997377">
                            <ital>clause 13.8</ital>
                          </internal.reference>
                           and the general subcontracting provisions at 
                          <internal.reference refid="a788248">
                            <ital>clause 22</ital>
                          </internal.reference>
                          .
                        </paratext>
                      </para>
                    </list.item>
                    <list.item>
                      <para>
                        <paratext>
                          The supplier's obligation to delete or return the personal data on termination or expiry of the agreement in 
                          <internal.reference refid="a828725">
                            <ital>clause 13.7(f)</ital>
                          </internal.reference>
                           and the supplier's general obligation on termination or expiry in relation to returning the customer's materials and deliverables in 
                          <internal.reference refid="a391990">
                            <ital>clause 20.1</ital>
                          </internal.reference>
                          .
                        </paratext>
                      </para>
                    </list.item>
                    <list.item>
                      <para>
                        <paratext>
                          The audit provisions in 
                          <internal.reference refid="a952048">
                            <ital>clause 13.7(g)</ital>
                          </internal.reference>
                           and the general audit rights in 
                          <internal.reference refid="a547405">
                            <ital>clause 9</ital>
                          </internal.reference>
                          .
                        </paratext>
                      </para>
                    </list.item>
                  </list>
                  <para>
                    <paratext>
                      Check that the approach taken in this 
                      <internal.reference refid="a683454">
                        <ital>clause 13</ital>
                      </internal.reference>
                       is consistent with the other clauses in this agreement.
                    </paratext>
                  </para>
                  <para>
                    <paratext>The parties could decide to address related issues within the same clause. For example, the sub-processing provisions could be included in the general subcontracting clause. However, the parties may find it easier if all data processing-related provisions are in the same clause, as opposed to being dotted throughout the agreement.</paratext>
                  </para>
                </division>
                <division id="a669965" level="2">
                  <head align="left" preservecase="true">
                    <headtext>Further drafting options</headtext>
                  </head>
                  <para>
                    <paratext>
                      The drafting in this 
                      <internal.reference refid="a683454">
                        <ital>clause 13</ital>
                      </internal.reference>
                       is partly based on the following standard clauses which provide background information and further drafting if necessary:
                    </paratext>
                  </para>
                  <list type="bulleted">
                    <list.item>
                      <para>
                        <paratext>
                          <link href="w-027-8411" style="ACTLinkPLCtoPLC">
                            <ital>Data processing clauses (UK)</ital>
                          </link>
                          .
                        </paratext>
                      </para>
                    </list.item>
                    <list.item>
                      <para>
                        <paratext>
                          <link href="w-011-7560" style="ACTLinkPLCtoPLC">
                            <ital>Personal data sharing clauses (controller to controller, short-form) (UK)</ital>
                          </link>
                          .
                        </paratext>
                      </para>
                    </list.item>
                    <list.item>
                      <para>
                        <paratext>
                          <link href="w-027-4499" style="ACTLinkPLCtoPLC">
                            <ital>Personal data processing clauses for IT agreements (UK) (pro-customer)</ital>
                          </link>
                          .
                        </paratext>
                      </para>
                    </list.item>
                  </list>
                </division>
              </division>
            </drafting.note>
            <subclause1 id="a683350">
              <identifier>13.1</identifier>
              <para>
                <paratext>
                  For the purposes of this 
                  <internal.reference refid="a683454">
                    <ital>clause 13</ital>
                  </internal.reference>
                  , the terms 
                  <bold>Commissioner, controller</bold>
                  , 
                  <bold>data subject</bold>
                  , 
                  <bold>personal data</bold>
                  , 
                  <bold>personal data breach, processor </bold>
                  and 
                  <bold>processing</bold>
                   shall have the meaning given to them in Applicable Data Protection Law.
                </paratext>
              </para>
            </subclause1>
            <subclause1 id="a978477">
              <identifier>13.2</identifier>
              <para>
                <paratext>
                  Each party shall comply with all Applicable Data Protection Laws in its processing of personal data under or in connection with this agreement. This 
                  <internal.reference refid="a683454">
                    <ital>clause 13</ital>
                  </internal.reference>
                   is in addition to, and does not relieve, remove or replace, a party's obligations or rights under Applicable Data Protection Laws.
                </paratext>
              </para>
            </subclause1>
            <subclause1 id="a120741">
              <identifier>13.3</identifier>
              <para>
                <paratext>The parties have determined that, for the purposes of Applicable Data Protection Laws:</paratext>
              </para>
              <subclause2 id="a749902">
                <identifier>(a)</identifier>
                <para>
                  <paratext>
                    the Supplier shall process the personal data set out in 
                    <internal.reference refid="a973760">
                      <ital>paragraph 1</ital>
                    </internal.reference>
                     of 
                    <internal.reference refid="a393604">
                      <ital>Schedule 5</ital>
                    </internal.reference>
                     as a processor on behalf of the Customer[; and 
                    <bold>OR</bold>
                     .]
                  </paratext>
                </para>
              </subclause2>
              <subclause2 condition="optional" id="a879564">
                <identifier>(b)</identifier>
                <para>
                  <paratext>
                    the Supplier and Customer shall act as independent controllers in respect of the personal data and processing activities set out in 
                    <internal.reference refid="a921624">
                      <ital>paragraph 2</ital>
                    </internal.reference>
                     of 
                    <internal.reference refid="a393604">
                      <ital>Schedule 5</ital>
                    </internal.reference>
                    [; and 
                    <bold>OR</bold>
                     .]
                  </paratext>
                </para>
              </subclause2>
              <subclause2 id="a691780">
                <identifier>(c)</identifier>
                <para>
                  <paratext>
                    the Supplier and Customer shall act as joint controllers in respect of the personal data and processing activities set out in 
                    <internal.reference refid="a707870">
                      <ital>paragraph 3</ital>
                    </internal.reference>
                    <ital> </ital>
                    of 
                    <internal.reference refid="a393604">
                      <ital>Schedule 5</ital>
                    </internal.reference>
                    .
                  </paratext>
                </para>
              </subclause2>
            </subclause1>
            <subclause1 condition="optional" id="a349936">
              <identifier>13.4</identifier>
              <para>
                <paratext>
                  Without prejudice to 
                  <internal.reference refid="a978477">
                    <ital>clause 13.2</ital>
                  </internal.reference>
                  , where one party (
                  <defn.term>Data Discloser</defn.term>
                  ) shares personal data with the other party (
                  <defn.term>Data Recipient</defn.term>
                  ) as controllers (
                  <defn.term>Shared Personal Data</defn.term>
                  ), the Data Recipient shall:
                </paratext>
              </para>
              <subclause2 id="a823115">
                <identifier>(a)</identifier>
                <para>
                  <paratext>
                    only process the Shared Personal Data for the purposes set out in 
                    <internal.reference refid="a393604">
                      <ital>Schedule 5</ital>
                    </internal.reference>
                     or otherwise agreed in writing by the parties (
                    <defn.term>Agreed Purposes</defn.term>
                    ); and
                  </paratext>
                </para>
              </subclause2>
              <subclause2 id="a725322">
                <identifier>(b)</identifier>
                <para>
                  <paratext>not retain or process the Shared Personal Data for longer than is necessary to carry out the Agreed Purposes.</paratext>
                </para>
              </subclause2>
            </subclause1>
            <subclause1 condition="optional" id="a620831">
              <identifier>13.5</identifier>
              <para>
                <paratext>
                  Without prejudice to 
                  <internal.reference refid="a978477">
                    <ital>clause 13.2</ital>
                  </internal.reference>
                  , each party shall:
                </paratext>
              </para>
              <subclause2 id="a956315">
                <identifier>(a)</identifier>
                <para>
                  <paratext>ensure that it has all necessary notices and lawful bases in place to process the Shared Personal Data for the Agreed Purposes;</paratext>
                </para>
              </subclause2>
              <subclause2 id="a136534">
                <identifier>(b)</identifier>
                <para>
                  <paratext>give full information to any data subject whose Shared Personal Data may be processed under this agreement of the nature of that processing;</paratext>
                </para>
              </subclause2>
              <subclause2 id="a856971">
                <identifier>(c)</identifier>
                <para>
                  <paratext>ensure that it has in place appropriate technical and organisational measures to protect against unauthorised or unlawful processing of Shared Personal Data and against accidental loss or destruction of, or damage to, Shared Personal Data; and</paratext>
                </para>
              </subclause2>
              <subclause2 id="a106391">
                <identifier>(d)</identifier>
                <para>
                  <paratext>provide reasonable assistance to the other party in complying with Applicable Data Protection Laws in relation to the Shared Personal Data, including by:</paratext>
                </para>
                <subclause3 id="a288921">
                  <identifier>(i)</identifier>
                  <para>
                    <paratext>promptly informing the other party about the receipt of any data subject rights request that relates to the other party's processing;</paratext>
                  </para>
                </subclause3>
                <subclause3 id="a856714">
                  <identifier>(ii)</identifier>
                  <para>
                    <paratext>providing the other party with reasonable assistance in complying with any data subject rights request; and</paratext>
                  </para>
                </subclause3>
                <subclause3 id="a343517">
                  <identifier>(iii)</identifier>
                  <para>
                    <paratext>notifying the other party without undue delay on becoming aware of any personal data breach in relation to the Shared Personal Data [and doing all things reasonably necessary to assist the other party in mitigating the effects of the personal data breach].</paratext>
                  </para>
                  <drafting.note id="a702167" jurisdiction="">
                    <head align="left" preservecase="true">
                      <headtext>Data sharing (optional clauses)</headtext>
                    </head>
                    <division id="a000077" level="1">
                      <para>
                        <paratext>
                          Use optional 
                          <internal.reference refid="a349936">
                            <ital>clause 13.4</ital>
                          </internal.reference>
                           and 
                          <internal.reference refid="a620831">
                            <ital>clause 13.5</ital>
                          </internal.reference>
                           if the parties will be sharing any data as independent controllers or joint controllers.
                        </paratext>
                      </para>
                      <para>
                        <paratext>
                          To ensure that shared personal data is kept confidential under 
                          <internal.reference refid="a908829">
                            <ital>clause 14</ital>
                          </internal.reference>
                          , include shared personal data within the definition of 
                          <internal.reference refid="a393531">
                            <ital>Confidential Information</ital>
                          </internal.reference>
                          .
                        </paratext>
                      </para>
                      <para>
                        <paratext>For comprehensive data sharing provisions, see Standard documents:</paratext>
                      </para>
                      <list type="bulleted">
                        <list.item>
                          <para>
                            <paratext>
                              <link href="w-014-5640" style="ACTLinkPLCtoPLC">
                                <ital>Data sharing agreement (controller to controller) (UK)</ital>
                              </link>
                              .
                            </paratext>
                          </para>
                        </list.item>
                        <list.item>
                          <para>
                            <paratext>
                              <link href="w-027-1079" style="ACTLinkPLCtoPLC">
                                <ital>Data sharing agreement (joint controllers) (UK)</ital>
                              </link>
                              .
                            </paratext>
                          </para>
                        </list.item>
                      </list>
                    </division>
                  </drafting.note>
                </subclause3>
              </subclause2>
            </subclause1>
            <subclause1 id="a921347">
              <identifier>13.6</identifier>
              <para>
                <paratext>
                  In relation to the Customer Personal Data, 
                  <internal.reference refid="a249770">
                    <ital>paragraph 1</ital>
                  </internal.reference>
                   of 
                  <internal.reference refid="a393604">
                    <ital>Schedule 5</ital>
                  </internal.reference>
                  <ital> </ital>
                  sets out the scope, nature and purpose of processing by the Supplier, the duration of the processing and the types of personal data and categories of data subject.
                </paratext>
              </para>
            </subclause1>
            <subclause1 id="a889979">
              <identifier>13.7</identifier>
              <para>
                <paratext>
                  Without prejudice to 
                  <internal.reference refid="a978477">
                    <ital>clause 13.2</ital>
                  </internal.reference>
                  , the Supplier shall, in relation to Customer Personal Data:
                </paratext>
              </para>
              <subclause2 id="a362912">
                <identifier>(a)</identifier>
                <para>
                  <paratext>
                    process that Customer Personal Data only on the documented written instructions of the Customer, which are set out in 
                    <internal.reference refid="a513262">
                      <ital>paragraph 1</ital>
                    </internal.reference>
                     of 
                    <internal.reference refid="a393604">
                      <ital>Schedule 5</ital>
                    </internal.reference>
                    , unless the Supplier is required by Applicable Laws to otherwise process that Customer Personal Data. Where the Supplier is relying on Applicable Laws as the basis for processing Customer Personal Data, the Supplier shall promptly notify the Customer of this before performing the processing unless prohibited from doing so by those Applicable Laws. The Supplier shall immediately inform the Customer if, in the opinion of the Supplier, the instructions of the Customer infringe Applicable Data Protection Laws;
                  </paratext>
                </para>
              </subclause2>
              <subclause2 id="a554968">
                <identifier>(b)</identifier>
                <para>
                  <paratext>
                    ensure that it has in place appropriate technical and organisational measures[, including those in 
                    <internal.reference refid="a843369">
                      <ital>paragraph 1.1(g)</ital>
                    </internal.reference>
                     of 
                    <internal.reference refid="a393604">
                      <ital>Schedule 5</ital>
                    </internal.reference>
                    ,] to protect against unauthorised or unlawful processing of Customer Personal Data and against its accidental loss, damage or destruction, including as appropriate:
                  </paratext>
                </para>
                <subclause3 id="a222623">
                  <identifier>(i)</identifier>
                  <para>
                    <paratext>the pseudonymisation and encryption of Customer Personal Data;</paratext>
                  </para>
                </subclause3>
                <subclause3 id="a577120">
                  <identifier>(ii)</identifier>
                  <para>
                    <paratext>the ability to ensure the ongoing confidentiality, integrity, availability and resilience of its processing systems and services;</paratext>
                  </para>
                </subclause3>
                <subclause3 id="a227055">
                  <identifier>(iii)</identifier>
                  <para>
                    <paratext>the ability to restore the availability of and access to Customer Personal Data in a timely manner in the event of a physical or technical incident; and</paratext>
                  </para>
                </subclause3>
                <subclause3 id="a595578">
                  <identifier>(iv)</identifier>
                  <para>
                    <paratext>a process for regularly assessing and evaluating the effectiveness of technical and organisational measures for ensuring the security of the processing;</paratext>
                  </para>
                </subclause3>
              </subclause2>
              <subclause2 id="a756067">
                <identifier>(c)</identifier>
                <para>
                  <paratext>ensure that:</paratext>
                </para>
                <subclause3 id="a417307">
                  <identifier>(i)</identifier>
                  <para>
                    <paratext>access to Customer Personnel Data is restricted only to those Supplier Personnel who need access to perform the Services; and</paratext>
                  </para>
                </subclause3>
                <subclause3 id="a973857">
                  <identifier>(ii)</identifier>
                  <para>
                    <paratext>all Supplier Personnel who have access to or process Customer Personal Data are obliged to keep the personal data confidential;</paratext>
                  </para>
                </subclause3>
              </subclause2>
              <subclause2 id="a656043">
                <identifier>(d)</identifier>
                <para>
                  <paratext>promptly assist the Customer[, at the Supplier's expense,] in responding to any request from a data subject and in ensuring compliance with the Customer's obligations under Applicable Data Protection Laws with respect to security, breach notifications, impact assessments and consultations with the Commissioner or other Regulators. In particular, the Supplier shall promptly notify the Customer if it receives any complaint, notice or communication (whether from a data subject, the Commissioner or any other Regulator or third party) which relates to processing of Customer Personal Data;</paratext>
                </para>
              </subclause2>
              <subclause2 id="a956633">
                <identifier>(e)</identifier>
                <para>
                  <paratext>notify the Customer without undue delay (and no later than [TIMESCALE]) after becoming aware of a personal data breach;</paratext>
                </para>
              </subclause2>
              <subclause2 id="a828725">
                <identifier>(f)</identifier>
                <para>
                  <paratext>
                    at the written direction of the Customer, delete or return to the Customer all Customer Personal Data when it is no longer needed to perform the Services and in any event on termination or expiry of this agreement, unless the Supplier is required by Applicable Law to continue to process that Customer Personal Data. The Supplier shall procure that any third party to which the Supplier has disclosed the Customer Personal Data does the same and shall certify to the Customer in writing that it has complied with this 
                    <internal.reference refid="a828725">
                      <ital>clause 13.7(f)</ital>
                    </internal.reference>
                    . [If the Supplier is required by Applicable Law to continue to process any Customer Personal Data, the Supplier shall promptly notify the Customer of what that Applicable Law is and shall only be permitted to process that Customer Personal Data for that specific purpose. All requirements set out in this 
                    <internal.reference refid="a683454">
                      <ital>clause 13</ital>
                    </internal.reference>
                     shall continue to apply to any Customer Personal Data for as long as that Customer Personal Data is processed by the Supplier.] For the purposes of this 
                    <internal.reference refid="a828725">
                      <ital>clause 13.7(f)</ital>
                    </internal.reference>
                     the obligation to "delete" data includes the obligation to delete data from back-up systems as well as live systems; and
                  </paratext>
                </para>
              </subclause2>
              <subclause2 id="a952048">
                <identifier>(g)</identifier>
                <para>
                  <paratext>
                    maintain complete and accurate records and information to demonstrate its compliance with Applicable Data Protection Laws and this 
                    <internal.reference refid="a683454">
                      <ital>clause 13</ital>
                    </internal.reference>
                     and make them available to the Customer on request. The Supplier shall allow for and submit its premises and operations to audits, including inspections, by the Customer or the Customer's designated auditor to demonstrate its compliance with Applicable Data Protection Laws and this 
                    <internal.reference refid="a683454">
                      <ital>clause 13</ital>
                    </internal.reference>
                    . [The requirements of 
                    <internal.reference refid="a592417">
                      <ital>clause 9</ital>
                    </internal.reference>
                     apply to any audits under this 
                    <internal.reference refid="a683454">
                      <ital>clause 13</ital>
                    </internal.reference>
                    .]
                  </paratext>
                </para>
              </subclause2>
            </subclause1>
            <subclause1 id="a997377">
              <identifier>13.8</identifier>
              <para>
                <paratext>The Supplier shall not engage a third party to process any Customer Personal Data without the prior written consent of the Customer [(not to be unreasonably withheld or delayed)]. The Supplier shall:</paratext>
              </para>
              <subclause2 id="a101478">
                <identifier>(a)</identifier>
                <para>
                  <paratext>
                    ensure that the terms on which it appoints any third party processor comply with Applicable Data Protection Laws and are consistent with the obligations imposed on the Supplier in this 
                    <internal.reference refid="a683454">
                      <ital>clause 13</ital>
                    </internal.reference>
                    ; and
                  </paratext>
                </para>
              </subclause2>
              <subclause2 id="a444322">
                <identifier>(b)</identifier>
                <para>
                  <paratext>remain responsible for the acts and omissions of that third party as if they were the acts and omissions of the Supplier.</paratext>
                </para>
              </subclause2>
            </subclause1>
            <subclause1 id="a443935">
              <identifier>13.9</identifier>
              <para>
                <paratext>The Supplier shall not carry out, via itself or via any other processor, any processing of Customer Personal Data, or transfer any Customer Personal Data, outside of the UK [or EEA], including processing Customer Personal Data on equipment situated outside of the UK [or EEA] unless the prior written consent of the Customer has been obtained and the Supplier:</paratext>
              </para>
              <subclause2 id="a854241">
                <identifier>(a)</identifier>
                <para>
                  <paratext>ensures that the processing is compliant with Applicable Data Protection Laws, including by ensuring an adequate level of protection for the Customer Personal Data; and</paratext>
                </para>
              </subclause2>
              <subclause2 id="a550271">
                <identifier>(b)</identifier>
                <para>
                  <paratext>complies with any reasonable instructions notified to it by the Customer with respect to the processing of the Customer Personal Data.</paratext>
                </para>
              </subclause2>
            </subclause1>
            <subclause1 id="a728082">
              <identifier>13.10</identifier>
              <para>
                <paratext>The Supplier shall not do anything which may cause the Customer to be in breach of Applicable Data Protection Laws or damage its reputation with data subjects.</paratext>
              </para>
            </subclause1>
          </clause>
          <clause id="a908829">
            <identifier>14.</identifier>
            <head align="left" preservecase="true">
              <headtext>Confidentiality</headtext>
            </head>
            <drafting.note id="a483022" jurisdiction="">
              <head align="left" preservecase="true">
                <headtext>Confidentiality</headtext>
              </head>
              <division id="a000078" level="1">
                <para>
                  <paratext>A confidentiality clause aims to ensure that:</paratext>
                </para>
                <list type="bulleted">
                  <list.item>
                    <para>
                      <paratext>Confidential information disclosed by one party to the other is kept secret.</paratext>
                    </para>
                  </list.item>
                  <list.item>
                    <para>
                      <paratext>The party receiving the confidential information only uses the information in connection with the purpose of the agreement and not for any other purpose.</paratext>
                    </para>
                  </list.item>
                </list>
                <para>
                  <paratext>These confidentiality provisions are mutual. A customer with sufficient leverage may seek to make this a unilateral confidentiality obligation for the supplier but both parties are likely to have information they want to protect. Depending on the nature of the services:</paratext>
                </para>
                <list type="bulleted">
                  <list.item>
                    <para>
                      <paratext>The supplier may be using proprietary techniques or methodologies to perform the services. Details of these may need to be shared with the customer. The supplier's pricing may also be bespoke to the customer and therefore confidential.</paratext>
                    </para>
                  </list.item>
                  <list.item>
                    <para>
                      <paratext>The customer typically discloses proprietary business information that the supplier needs to be able to perform the services. If supplier personnel are on-site at the customer's offices, they may observe a variety of confidential information.</paratext>
                    </para>
                  </list.item>
                </list>
                <para>
                  <paratext>
                    For further information on confidentiality and alternative drafting, see 
                    <link href="2-107-3829" style="ACTLinkPLCtoPLC">
                      <ital>Standard clause, Confidentiality</ital>
                    </link>
                     and its drafting notes.
                  </paratext>
                </para>
                <para>
                  <paratext>
                    For further protection for the customer's confidential information, the customer could consider restricting the supplier from working for the customer's competitors. See optional 
                    <internal.reference refid="a762105">
                      <ital>clause 15</ital>
                    </internal.reference>
                    .
                  </paratext>
                </para>
              </division>
            </drafting.note>
            <subclause1 id="a476586">
              <identifier>14.1</identifier>
              <para>
                <paratext>Each party shall keep the other party's Confidential Information secret and confidential and shall not:</paratext>
              </para>
              <subclause2 id="a680273">
                <identifier>(a)</identifier>
                <para>
                  <paratext>
                    use that Confidential Information except for the purpose of exercising or performing its rights and obligations under or in connection with this agreement (
                    <defn.term>Permitted Purpose</defn.term>
                    ); or
                  </paratext>
                </para>
              </subclause2>
              <subclause2 id="a997589">
                <identifier>(b)</identifier>
                <para>
                  <paratext>
                    disclose that Confidential Information in whole or in part to any person, except as permitted by 
                    <internal.reference refid="a284115">
                      <ital>clause 14.2</ital>
                    </internal.reference>
                     [or 
                    <internal.reference refid="a575820">
                      <ital>clause 14.3</ital>
                    </internal.reference>
                    ].
                  </paratext>
                </para>
              </subclause2>
            </subclause1>
            <subclause1 id="a284115">
              <identifier>14.2</identifier>
              <para>
                <paratext>Each party may disclose the other party's Confidential Information:</paratext>
              </para>
              <subclause2 id="a295665">
                <identifier>(a)</identifier>
                <para>
                  <paratext>
                    to [those of] its [and its Affiliates'] employees, officers, representatives, independent contractors, subcontractors and advisers who need to know that information for the Permitted Purpose (
                    <defn.term>Representatives</defn.term>
                    ). Each party shall ensure that its Representatives comply with confidentiality obligations which are substantially equivalent to those set out in this 
                    <internal.reference refid="a908829">
                      <ital>clause 14</ital>
                    </internal.reference>
                    ; and
                  </paratext>
                </para>
              </subclause2>
              <subclause2 id="a328397">
                <identifier>(b)</identifier>
                <para>
                  <paratext>as may be required by law, a court of competent jurisdiction or any governmental or regulatory authority, provided that, to the extent it is legally permitted to do so, it gives the other party as much notice of the disclosure as possible [and, where notice of disclosure is not prohibited, it takes into account the reasonable requests of the other party in relation to the content of the disclosure].</paratext>
                </para>
              </subclause2>
            </subclause1>
            <subclause1 id="a575820">
              <identifier>14.3</identifier>
              <para>
                <paratext>
                  The Customer may disclose the Supplier's Confidential Information [(excluding Confidential Information concerning the Charges and [OTHER RESTRICTED INFORMATION])] to any actual or potential Replacement Supplier to the extent reasonably necessary to plan for an exit from this agreement or to facilitate the smooth transition of the Services to a new supplier, provided that the Customer ensures any recipient of Confidential Information under this 
                  <internal.reference refid="a575820">
                    <ital>clause 14.3</ital>
                  </internal.reference>
                   complies with confidentiality obligations which are substantially equivalent to those set out in this 
                  <internal.reference refid="a908829">
                    <ital>clause 14</ital>
                  </internal.reference>
                  .
                </paratext>
              </para>
              <drafting.note id="a925076" jurisdiction="">
                <head align="left" preservecase="true">
                  <headtext>Sharing confidential information with replacement suppliers</headtext>
                </head>
                <division id="a000079" level="1">
                  <para>
                    <paratext>
                      The customer is likely to want the supplier to co-operate in transferring services to a new supplier when the agreement ends (see 
                      <internal.reference refid="a587954">
                        <ital>clause 20.2</ital>
                      </internal.reference>
                      ). This requirement is fairly common in services agreements and therefore something that the supplier may have to accept.
                    </paratext>
                  </para>
                  <para>
                    <paratext>If the supplier objects to the clause, consider specifying the sensitive information, such as pricing information, that the customer should not be able to share with a new supplier who may be a competitor of the existing supplier.</paratext>
                  </para>
                </division>
              </drafting.note>
            </subclause1>
            <subclause1 condition="optional" id="a709836">
              <identifier>14.4</identifier>
              <para>
                <paratext>
                  The Supplier shall [not process the Customer's Confidential Information in any way using machine learning or artificial intelligence (AI) models 
                  <bold>OR</bold>
                   only process the Customer's Confidential Information using machine learning or artificial intelligence (AI) models where those models will not be:
                </paratext>
              </para>
              <subclause2 id="a442116">
                <identifier>(a)</identifier>
                <para>
                  <paratext>trained on the Customer's Confidential Information; and</paratext>
                </para>
              </subclause2>
              <subclause2 id="a895826">
                <identifier>(b)</identifier>
                <para>
                  <paratext>lawfully available to or accessible for use by any person or entity except the Supplier or its Representatives.</paratext>
                </para>
                <drafting.note id="a823300" jurisdiction="">
                  <head align="left" preservecase="true">
                    <headtext>Confidentiality and AI (optional clause)</headtext>
                  </head>
                  <division id="a000080" level="1">
                    <para>
                      <paratext>With AI use becoming ever more prevalent in a commercial context, the customer should consider expressly addressing the supplier's potential use of AI and machine learning to perform the services, including how this interfaces with the need to protect the confidential information disclosed.</paratext>
                    </para>
                    <para>
                      <paratext>
                        If including this optional 
                        <internal.reference refid="a709836">
                          <ital>clause 14.4</ital>
                        </internal.reference>
                        , choose from the following two drafting options:
                      </paratext>
                    </para>
                    <list type="bulleted">
                      <list.item>
                        <para>
                          <paratext>
                            <bold>Option 1.</bold>
                             Unless there is a transaction-specific reason to permit it, the customer should consider prohibiting the use of its confidential information by AI or machine learning models (whether private or public facing) in the supply of the services. This broad prohibition also prevents use of the disclosed confidential information to train those models. Particularly with a public facing AI model (for example, Chat GPT), this helps address the risk that the customer's confidential information may be used to train the model to respond to future queries by members of the public, and so lead to potential data leakage (unauthorised disclosure to third parties). The first drafting option at 
                            <internal.reference refid="a442116">
                              <ital>clause 14.4(a)</ital>
                            </internal.reference>
                             reflects this approach.
                          </paratext>
                        </para>
                      </list.item>
                      <list.item>
                        <para>
                          <paratext>
                            <bold>Option 2.</bold>
                             If the supplier intends to use AI to provide the services and the customer accepts that, the customer should consider imposing a condition on the supplier that any customer confidential information fed into the AI model will not be used to train it, and that the AI model is not accessible to or available for use by anyone that is not already allowed to access the confidential information under the agreement. Choose the second drafting option at 
                            <internal.reference refid="a895826">
                              <ital>clause 14.4(b)</ital>
                            </internal.reference>
                            , if taking this approach.
                          </paratext>
                        </para>
                      </list.item>
                    </list>
                    <para>
                      <paratext>
                        For further information on AI and confidentiality, see 
                        <link anchor="a402318" href="8-384-4456" style="ACTLinkPLCtoPLC">
                          <ital>Practice note, Protecting confidential information: overview: Artificial intelligence (AI) and confidentiality</ital>
                        </link>
                        .
                      </paratext>
                    </para>
                  </division>
                </drafting.note>
              </subclause2>
            </subclause1>
            <subclause1 id="a847780">
              <identifier>14.5</identifier>
              <para>
                <paratext>
                  The provisions of this 
                  <internal.reference refid="a908829">
                    <ital>clause 14</ital>
                  </internal.reference>
                   shall continue to apply [after termination or expiry of this agreement 
                  <bold>OR</bold>
                   for a period of [five] years after termination or expiry of this agreement 
                  <bold>OR</bold>
                   indefinitely after termination or expiry of this agreement in relation to [CONFIDENTIAL INFORMATION TO BE PROTECTED INDEFINITELY] and for a period of [five] years after termination or expiry for all other Confidential Information].
                </paratext>
              </para>
              <drafting.note id="a253506" jurisdiction="">
                <head align="left" preservecase="true">
                  <headtext>Duration of confidentiality obligations</headtext>
                </head>
                <division id="a000081" level="1">
                  <para>
                    <paratext>
                      In 
                      <internal.reference refid="a847780">
                        <ital>clause 14.5</ital>
                      </internal.reference>
                      , there are three options for how long the confidentiality commitments should continue after the agreement ends:
                    </paratext>
                  </para>
                  <list type="bulleted">
                    <list.item>
                      <para>
                        <paratext>The first option says that the confidentiality commitments continue indefinitely, although information may naturally lose the qualities of being confidential as time goes by. Where the customer is disclosing particularly sensitive confidential information, it may want to choose this option.</paratext>
                      </para>
                    </list.item>
                    <list.item>
                      <para>
                        <paratext>The second option puts a time limit on post-termination confidentiality commitments.</paratext>
                      </para>
                    </list.item>
                    <list.item>
                      <para>
                        <paratext>The third option is a mix of options one and two. The confidentiality commitments can continue indefinitely for some highly sensitive information and for a fixed period of time for other information. This is a compromise between the first two options.</paratext>
                      </para>
                    </list.item>
                  </list>
                </division>
              </drafting.note>
            </subclause1>
          </clause>
          <clause condition="optional" id="a762105">
            <identifier>15.</identifier>
            <head align="left" preservecase="true">
              <headtext>Working with competitors</headtext>
            </head>
            <drafting.note id="a546190" jurisdiction="">
              <head align="left" preservecase="true">
                <headtext>Working with competitors (optional clause)</headtext>
              </head>
              <division id="a000082" level="1">
                <para>
                  <paratext>The customer may want to include a non-compete clause that prevents the supplier from supplying the same or similar services to the customer's competitors. The customer may see this clause as being necessary to reduce the risk of its confidential information being disclosed to a competitor, resulting in a loss of competitive advantage. For example, if a marketing services supplier is working on the launch of a new product for one customer, with access to highly confidential information, that customer is unlikely to accept that supplier also working for its main competitor due to the risk of secret information leaking from the supplier to the competitor.</paratext>
                </para>
                <para>
                  <paratext>This kind of provision may be unenforceable or against public policy if its scope is held to be unreasonable. Unless the customer is providing substantial business to the supplier or the supplier is gaining access to particularly important confidential information belonging to the customer, the supplier is likely to object to its inclusion.</paratext>
                </para>
                <para>
                  <paratext>
                    For more information on non-compete provisions in supply agreements and alternative drafting, see 
                    <link href="w-035-9068" style="ACTLinkPLCtoPLC">
                      <ital>Standard clauses, Exclusive purchasing and supply clause: short form</ital>
                    </link>
                     and 
                    <link href="w-036-5452" style="ACTLinkPLCtoPLC">
                      <ital>Exclusive purchasing and supply clause: long form</ital>
                    </link>
                    . The long-form clause includes drafting requiring the supplier to put in place ethical walls between teams where it is allowed to service competitors.
                  </paratext>
                </para>
              </division>
            </drafting.note>
            <subclause1 id="a710426">
              <para>
                <paratext>
                  During the Term [and for [DURATION] months after termination or expiry of this agreement], the Supplier shall not supply[, and shall procure that none of its Affiliates supplies,] services which are the same as or substantially similar to the Services to any Competitor in the Territory without the Customer's prior written approval [(not to be unreasonably withheld, conditioned or delayed)]. 
                  <defn.term>Competitor</defn.term>
                   means any business whose products or services are [directly] in competition with the Customer's [CUSTOMER'S PRODUCTS, SERVICES OR INDUSTRY OR THE RELEVANT PART THAT THE SUPPLIER WILL BE SUPPLYING] in the Territory[, including [COMPETITOR NAMES]]. 
                  <defn.term>Territory</defn.term>
                   means [DESCRIBE].
                </paratext>
              </para>
            </subclause1>
          </clause>
          <clause id="a755543">
            <identifier>16.</identifier>
            <head align="left" preservecase="true">
              <headtext>Warranties and indemnities</headtext>
            </head>
            <drafting.note id="a547342" jurisdiction="">
              <head align="left" preservecase="true">
                <headtext>Warranties and indemnities</headtext>
              </head>
              <division id="a000083" level="1">
                <division id="a206229" level="2">
                  <head align="left" preservecase="true">
                    <headtext>IPR warranty and indemnity</headtext>
                  </head>
                  <para>
                    <paratext>
                      Generally, the supplier should bear the risk that its services infringe third party rights. The supplier should ensure that no part of the services or deliverables has been copied or extracted from a third party source without permission. As such, it is common for the supplier to give a warranty that the IPRs in the services and deliverables do not infringe any third party's IPRs (see 
                      <internal.reference refid="a513036">
                        <ital>clause 16.4(a)</ital>
                      </internal.reference>
                      ) and to indemnify the customer for any losses if there is a third party infringement claim (see 
                      <internal.reference refid="a879888">
                        <ital>clause 16.5(a)</ital>
                      </internal.reference>
                      ).
                    </paratext>
                  </para>
                  <para>
                    <paratext>
                      The supplier is not liable to the extent that the infringement is caused by the customer's actions or materials (see 
                      <internal.reference refid="a942938">
                        <ital>clause 16.6</ital>
                      </internal.reference>
                      ). The customer can limit this carve-out so that it only applies where customer materials are used in accordance with the customer's instructions.
                    </paratext>
                  </para>
                  <para>
                    <paratext>As this is a pro-customer agreement:</paratext>
                  </para>
                  <list type="bulleted">
                    <list.item>
                      <para>
                        <paratext>
                          The supplier's indemnity is not subject to the limitations or exclusions of liability in 
                          <internal.reference refid="a101610">
                            <ital>clause 18</ital>
                          </internal.reference>
                          .
                        </paratext>
                      </para>
                    </list.item>
                    <list.item>
                      <para>
                        <paratext>
                          There is a basic warranty that customer materials licensed to the supplier under 
                          <internal.reference refid="a481386">
                            <ital>clause 10.1</ital>
                          </internal.reference>
                           do not infringe third party IPRs but there is no corresponding IPR indemnity from the customer to the supplier against third party infringement claims.
                        </paratext>
                      </para>
                    </list.item>
                  </list>
                  <para>
                    <paratext>
                      Where the supplier is working with materials provided by the customer to a significant extent, the supplier may insist on the customer providing an indemnity against those materials infringing third party rights. For an indemnity from the customer that could be included in this agreement, see 
                      <link anchor="a575137" href="7-623-0751" style="ACTLinkPLCtoPLC">
                        <ital>Standard document, Services agreement (pro-supplier): clause 11.9(b)</ital>
                      </link>
                      .
                    </paratext>
                  </para>
                  <para>
                    <paratext>
                      An indemnity for infringement of IPRs is sometimes accompanied by a right or an obligation for the indemnifying party to try to avoid the claim by procuring a licence to use the infringing item or modifying it so that it ceases to infringe. If the indemnifying party fails to do so, the indemnified party can terminate the agreement and receive a refund of charges in relation to the infringing items. For this drafting, see 
                      <link anchor="a954385" href="w-018-3537" style="ACTLinkPLCtoPLC">
                        <ital>Standard document, Outsourcing agreement: long form: clause 34.3</ital>
                      </link>
                      .
                    </paratext>
                  </para>
                  <division id="a851421" level="3">
                    <head align="left" preservecase="true">
                      <headtext>Warranty, indemnity or both</headtext>
                    </head>
                    <para>
                      <paratext>
                        A supplier with sufficient negotiating leverage may refuse to give the warranty and representation in 
                        <internal.reference refid="a513036">
                          <ital>clause 16.4(a)</ital>
                        </internal.reference>
                         and require the customer to rely on the intellectual property indemnity in 
                        <internal.reference refid="a879888">
                          <ital>clause 16.5(a)</ital>
                        </internal.reference>
                         as its sole remedy for third-party infringement claims. Customers often want a warranty and representation, as well as an indemnity, so that they can:
                      </paratext>
                    </para>
                    <list type="bulleted">
                      <list.item>
                        <para>
                          <paratext>Claim damages from the supplier where it creates infringing material but there is no third party claim.</paratext>
                        </para>
                      </list.item>
                      <list.item>
                        <para>
                          <paratext>Terminate the agreement for breach.</paratext>
                        </para>
                      </list.item>
                      <list.item>
                        <para>
                          <paratext>
                            Potentially 
                            <link href="7-107-7151" style="ACTLinkPLCtoPLC">
                              <ital>rescind</ital>
                            </link>
                             the agreement for misrepresentation.
                          </paratext>
                        </para>
                      </list.item>
                    </list>
                  </division>
                </division>
                <division id="a525161" level="2">
                  <head align="left" preservecase="true">
                    <headtext>Data protection indemnity</headtext>
                  </head>
                  <para>
                    <paratext>
                      The indemnity in 
                      <internal.reference refid="a542349">
                        <ital>clause 16.5(c)</ital>
                      </internal.reference>
                       is designed to protect the customer from third party claims that result from the failure of the supplier to comply with data protection law or 
                      <internal.reference refid="a683454">
                        <ital>clause 13</ital>
                      </internal.reference>
                      .
                    </paratext>
                  </para>
                  <para>
                    <paratext>
                      This situation might arise where, for example, the supplier is processing personal data about the customer's customers on behalf of the customer and the supplier loses that data. The customer may then suffer claims by individuals that their rights under data protection law have been infringed and regulatory action. This indemnity is subject to a separate liability cap in 
                      <internal.reference refid="a101610">
                        <ital>clause 18</ital>
                      </internal.reference>
                      .
                    </paratext>
                  </para>
                  <para>
                    <paratext>A customer in a particularly strong bargaining position may try to make liability under this indemnity unlimited.</paratext>
                  </para>
                </division>
                <division id="a993833" level="2">
                  <head align="left" preservecase="true">
                    <headtext>General regulatory indemnity</headtext>
                  </head>
                  <para>
                    <paratext>
                      If the supplier fails to comply with applicable laws or, more narrowly, key regulatory obligations (for example, anti-bribery laws) and that results in action against the customer, the optional indemnity in 
                      <internal.reference refid="a247051">
                        <ital>clause 16.5(b)</ital>
                      </internal.reference>
                       allows the customer to pass through the fines, penalties and any other resulting losses to the supplier.
                    </paratext>
                  </para>
                </division>
              </division>
            </drafting.note>
            <subclause1 id="a562256">
              <identifier>16.1</identifier>
              <para>
                <paratext>Each party warrants and represents to the other party that:</paratext>
              </para>
              <subclause2 id="a717921">
                <identifier>(a)</identifier>
                <para>
                  <paratext>it has full power and authority to enter into this agreement and fulfil its obligations under it;</paratext>
                </para>
              </subclause2>
              <subclause2 id="a693892">
                <identifier>(b)</identifier>
                <para>
                  <paratext>this agreement is executed by its duly authorised representative;</paratext>
                </para>
              </subclause2>
              <subclause2 id="a465921">
                <identifier>(c)</identifier>
                <para>
                  <paratex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paratext>
                </para>
              </subclause2>
              <subclause2 id="a994389">
                <identifier>(d)</identifier>
                <para>
                  <paratext>its obligations under this agreement constitute its legal, valid, and binding obligations.</paratext>
                </para>
              </subclause2>
            </subclause1>
            <subclause1 condition="optional" id="a773272">
              <identifier>16.2</identifier>
              <para>
                <paratext>The Supplier warrants and represents that all written statements and representations made by the Supplier as part of the procurement process are true and accurate except to the extent that the Supplier has otherwise disclosed to the Customer in writing before the date of this agreement.</paratext>
              </para>
              <drafting.note id="a623452" jurisdiction="">
                <head align="left" preservecase="true">
                  <headtext>Procurement warranty (optional clause)</headtext>
                </head>
                <division id="a000084" level="1">
                  <para>
                    <paratext>A customer in a strong bargaining position may be able to commit the supplier to promises made as part of any pre-contract procurement process or at least force the supplier to disclose any areas where it has misrepresented its capabilities.</paratext>
                  </para>
                  <para>
                    <paratext>The supplier may argue that statements made during the procurement process were not drafted with the intention that they should be legally binding and are insufficiently specific.</paratext>
                  </para>
                </division>
              </drafting.note>
            </subclause1>
            <subclause1 id="a954836">
              <identifier>16.3</identifier>
              <para>
                <paratext>
                  The Customer warrants and represents that the Customer Materials do not infringe the Intellectual Property Rights or any other rights of any third party. The Customer shall not be liable under this 
                  <internal.reference refid="a954836">
                    <ital>clause 16.3</ital>
                  </internal.reference>
                   to the extent that the infringement arises from:
                </paratext>
              </para>
              <subclause2 id="a128309">
                <identifier>(a)</identifier>
                <para>
                  <paratext>changes made to the Customer Materials without the Customer's prior written consent; or</paratext>
                </para>
              </subclause2>
              <subclause2 id="a821873">
                <identifier>(b)</identifier>
                <para>
                  <paratext>the use of the Customer Materials for a purpose or in a manner not authorised by the Customer in writing.</paratext>
                </para>
              </subclause2>
            </subclause1>
            <subclause1 id="a692211">
              <identifier>16.4</identifier>
              <para>
                <paratext>The Supplier warrants, represents and undertakes that:</paratext>
              </para>
              <subclause2 id="a513036">
                <identifier>(a)</identifier>
                <para>
                  <paratext>
                    subject to 
                    <internal.reference refid="a942938">
                      <ital>clause 16.6</ital>
                    </internal.reference>
                    , the supply, receipt, and use of the Services and Deliverables shall not infringe the Intellectual Property Rights or any other rights of any third party;
                  </paratext>
                </para>
              </subclause2>
              <subclause2 id="a252149">
                <identifier>(b)</identifier>
                <para>
                  <paratext>it is not, and shall not become, subject to any contractual obligation which is likely to have a material adverse effect on its ability to perform its obligations under this agreement; and</paratext>
                </para>
              </subclause2>
              <subclause2 id="a251896">
                <identifier>(c)</identifier>
                <para>
                  <paratext>it shall not do anything that could reasonably be considered to bring the Customer into disrepute or damage its reputation.</paratext>
                </para>
                <drafting.note id="a293265" jurisdiction="">
                  <head align="left" preservecase="true">
                    <headtext>Supplier warranties, representations and undertakings</headtext>
                  </head>
                  <division id="a000085" level="1">
                    <para>
                      <paratext>These statements are drafted as undertakings, as well as warranties and representations, as they also relate to future duties.</paratext>
                    </para>
                    <para>
                      <paratext>
                        The customer should consider whether the additional warranties, representations and undertakings in 
                        <internal.reference refid="a692211">
                          <ital>clause 16.4</ital>
                        </internal.reference>
                         are appropriate for the specific services being provided. For example, if the services include providing software, whether assigned or licensed to the customer, the customer may consider including warranties specifying that the software will not include any viruses or other harmful code or disabling mechanisms or any open-source software. For customer-friendly warranties when licensing software, see 
                        <link anchor="a996779" href="7-107-4812" style="ACTLinkPLCtoPLC">
                          <ital>Standard document, Software licence agreement (pro-customer): clause 8</ital>
                        </link>
                        .
                      </paratext>
                    </para>
                    <para>
                      <paratext>From the supplier's perspective, it should consider:</paratext>
                    </para>
                    <list type="bulleted">
                      <list.item>
                        <para>
                          <paratext>
                            Expanding the carve-outs from 
                            <internal.reference refid="a513036">
                              <ital>clause 16.4(a)</ital>
                            </internal.reference>
                            . See 
                            <internal.reference refid="a942938">
                              <ital>clause 16.6</ital>
                            </internal.reference>
                            .
                          </paratext>
                        </para>
                      </list.item>
                      <list.item>
                        <para>
                          <paratext>
                            Deleting or diluting 
                            <internal.reference refid="a251896">
                              <ital>clause 16.4(c)</ital>
                            </internal.reference>
                            . For example, an advertising agency could be asked to run a campaign for the customer that is deliberately provocative. It should not be in breach of this clause where it does so on the customer's instructions.
                          </paratext>
                        </para>
                      </list.item>
                    </list>
                  </division>
                </drafting.note>
              </subclause2>
            </subclause1>
            <subclause1 id="a981149">
              <identifier>16.5</identifier>
              <para>
                <paratext>
                  The Supplier shall indemnify [the Customer 
                  <bold>OR</bold>
                   each Indemnified Person] against all Losses incurred by the [Customer 
                  <bold>OR</bold>
                   Indemnified Person] as a result of:
                </paratext>
              </para>
              <subclause2 id="a879888">
                <identifier>(a)</identifier>
                <para>
                  <paratext>any claim that the supply, receipt or use of any of the Services or Deliverables infringes the Intellectual Property Rights or any other rights of any third party; [and]</paratext>
                </para>
                <drafting.note id="a825771" jurisdiction="">
                  <head align="left" preservecase="true">
                    <headtext>IPR indemnity</headtext>
                  </head>
                  <division id="a000086" level="1">
                    <para>
                      <paratext>
                        This 
                        <internal.reference refid="a879888">
                          <ital>clause 16.5(a)</ital>
                        </internal.reference>
                         is a fairly typical IPR indemnity. The customer should consider whether it is necessary to extend the indemnity to other claims that may be triggered by the deliverables, such as claims that the deliverables are defamatory or discriminatory.
                      </paratext>
                    </para>
                    <para>
                      <paratext>
                        For example, a customer may engage a supplier to undertake a recruitment exercise. The supplier may deploy an AI system that has been trained on datasets that have an inherent bias against one or more categories of candidate. The customer may then receive claims from candidates and be liable under 
                        <link href="2-509-0669" style="ACTLinkPLCtoPLC">
                          <ital>section 109(2)</ital>
                        </link>
                         of the Equality Act 2010.
                      </paratext>
                    </para>
                  </division>
                </drafting.note>
              </subclause2>
              <subclause2 condition="optional" id="a247051">
                <identifier>(b)</identifier>
                <para>
                  <paratext>
                    any claim by any person, or any action (including any investigation) by a Regulator or governmental authority, arising out of or in connection with the Supplier's failure to comply with [Applicable Laws 
                    <bold>OR</bold>
                     the Relevant Requirements] or breach of 
                    <internal.reference refid="a816497">
                      <ital>clause 12.5</ital>
                    </internal.reference>
                    ; and
                  </paratext>
                </para>
              </subclause2>
              <subclause2 id="a542349">
                <identifier>(c)</identifier>
                <para>
                  <paratext>
                    any claim by any person, or any action or investigation by a Regulator, arising out of or in connection with the Supplier's failure to comply with Applicable Data Protection Laws or breach of 
                    <internal.reference refid="a683454">
                      <ital>clause 13</ital>
                    </internal.reference>
                    .
                  </paratext>
                </para>
              </subclause2>
              <para>
                <paratext>
                  [In this 
                  <internal.reference refid="a981149">
                    <ital>clause 16.5</ital>
                  </internal.reference>
                  , 
                  <defn.term>Indemnified Persons</defn.term>
                   mean the Customer and each of its Affiliates [and each of its and their directors, officers, employees, agents and licensees], and 
                  <defn.term>Indemnified Person</defn.term>
                   means any of them.]
                </paratext>
              </para>
              <drafting.note id="a579529" jurisdiction="">
                <head align="left" preservecase="true">
                  <headtext>Supplier indemnity: beneficiaries</headtext>
                </head>
                <division id="a000087" level="1">
                  <para>
                    <paratext>
                      <internal.reference refid="a981149">
                        <ital>Clause 16.5</ital>
                      </internal.reference>
                       includes optional wording to extend the indemnity protection from the customer to its affiliates and other related parties.
                    </paratext>
                  </para>
                  <para>
                    <paratext>The supplier may argue that this extended indemnity protection is unnecessary given the nature of the services and that the customer should be the sole beneficiary. Even if there is an argument for extended protection (for example, because customer affiliates are beneficiaries of the services), the supplier may still object to multiple parties being able to bring different claims against it under the indemnity over the same issue.</paratext>
                  </para>
                  <para>
                    <paratext>One solution is to allow the customer to recover losses for itself and on behalf of its related parties, such as affiliates, but with only the customer able to bring claims against the supplier.</paratext>
                  </para>
                </division>
              </drafting.note>
            </subclause1>
            <subclause1 id="a942938">
              <identifier>16.6</identifier>
              <para>
                <paratext>
                  The Supplier shall not be liable under the warranty in 
                  <internal.reference refid="a513036">
                    <ital>clause 16.4(a)</ital>
                  </internal.reference>
                   or the indemnity in 
                  <internal.reference refid="a879888">
                    <ital>clause 16.5(a)</ital>
                  </internal.reference>
                   to the extent that the actual or alleged infringement arises directly from:
                </paratext>
              </para>
              <subclause2 id="a399912">
                <identifier>(a)</identifier>
                <para>
                  <paratext>any changes made to the Deliverables by the Customer [or any of its licensees] without the Supplier's prior written consent, which shall not be unreasonably conditioned, withheld or delayed; or</paratext>
                </para>
              </subclause2>
              <subclause2 id="a527670">
                <identifier>(b)</identifier>
                <para>
                  <paratext>the [use of the] Customer Materials [in accordance with the Customer's instructions][, provided that the Supplier shall not be relieved of liability where it knew or suspected (or should have known or suspected) that the use of any Customer Materials may result in infringement but did not notify the Customer].</paratext>
                </para>
                <drafting.note id="a841486" jurisdiction="">
                  <head align="left" preservecase="true">
                    <headtext>Exceptions to IPR warranties and indemnities</headtext>
                  </head>
                  <division id="a000088" level="1">
                    <para>
                      <paratext>The supplier will want exceptions to its IPR warranties and indemnities so that they do not apply where the supplier is not the source of the infringement.</paratext>
                    </para>
                    <para>
                      <paratext>
                        The supplier may want to expand the exceptions in 
                        <internal.reference refid="a942938">
                          <ital>clause 16.6</ital>
                        </internal.reference>
                         so that it is not liable, for example, where the infringement is caused by the customer's instructions or by the customer using the deliverables for a purpose or in a manner that is not authorised by the supplier.
                      </paratext>
                    </para>
                    <para>
                      <paratext>
                        For an expanded set of exceptions, see 
                        <link anchor="a812842" href="1-107-3797" style="ACTLinkPLCtoPLC">
                          <ital>Standard clause, Indemnity: clause 1.3</ital>
                        </link>
                        .
                      </paratext>
                    </para>
                    <para>
                      <paratext>
                        The drafting in brackets in 
                        <internal.reference refid="a527670">
                          <ital>clause 16.6(b)</ital>
                        </internal.reference>
                         benefits the customer. It has the effect that the supplier is still liable under the indemnity if the infringement results from the supplier misusing the customer materials.
                      </paratext>
                    </para>
                  </division>
                </drafting.note>
              </subclause2>
            </subclause1>
            <subclause1 condition="optional" id="a148781">
              <identifier>16.7</identifier>
              <para>
                <paratext>
                  If a third party brings a claim against [the Customer 
                  <bold>OR</bold>
                   any Indemnified Person], or notifies [the Customer 
                  <bold>OR</bold>
                   any Indemnified Person] of its intention to do so, and that claim may reasonably be considered likely to give rise to a liability under an indemnity in this 
                  <internal.reference refid="a755543">
                    <ital>clause 16</ital>
                  </internal.reference>
                   (
                  <defn.term>Claim</defn.term>
                  ), the Customer shall[, or shall procure that the Indemnified Person shall]:
                </paratext>
              </para>
              <subclause2 id="a946206">
                <identifier>(a)</identifier>
                <para>
                  <paratext>as soon as reasonably practicable, give written notice of the Claim to the Supplier, specifying the nature of the Claim in reasonable detail;</paratext>
                </para>
              </subclause2>
              <subclause2 id="a803126">
                <identifier>(b)</identifier>
                <para>
                  <paratext>
                    subject to 
                    <internal.reference refid="a345933">
                      <ital>clause 16.8</ital>
                    </internal.reference>
                    , allow the Supplier, at its own cost, to conduct all negotiations and proceedings in relation to the Claim and to settle or compromise the Claim, provided that the Supplier may not settle or compromise the Claim [without the prior written consent of the [Customer 
                    <bold>OR</bold>
                     Indemnified Person] (consent not to be unreasonably withheld) 
                    <bold>OR</bold>
                     unless it involves only the payment of money by the Supplier and includes a complete release of the [Customer 
                    <bold>OR</bold>
                     Indemnified Person]];
                  </paratext>
                </para>
              </subclause2>
              <subclause2 id="a166619">
                <identifier>(c)</identifier>
                <para>
                  <paratext>
                    provide the Supplier with reasonable information, assistance and co-operation in responding to and defending the Claim, subject to the Supplier's compliance with 
                    <internal.reference refid="a125110">
                      <ital>clause 16.9(c)</ital>
                    </internal.reference>
                    ; and
                  </paratext>
                </para>
              </subclause2>
              <subclause2 id="a505858">
                <identifier>(d)</identifier>
                <para>
                  <paratext>
                    not, subject to 
                    <internal.reference refid="a345933">
                      <ital>clause 16.8</ital>
                    </internal.reference>
                     and the Supplier's full compliance with 
                    <internal.reference refid="a896979">
                      <ital>clause 16.9</ital>
                    </internal.reference>
                    , make any admission of liability, settlement or compromise relating to the Claim without the Supplier's prior written consent (not to be unreasonably conditioned, withheld or delayed)[, provided that the [Customer 
                    <bold>OR</bold>
                     Indemnified Person] may settle the Claim (after giving prior written notice of the terms of settlement (to the extent legally possible) to the Supplier), but without obtaining the Supplier's consent, if [the full and final settlement of the Claim comprises only the payment of money and] the [Customer 
                    <bold>OR</bold>
                     Indemnified Person] [reasonably] believes that failure to settle the Claim would be prejudicial to it in any material respect].
                  </paratext>
                </para>
                <drafting.note id="a386950" jurisdiction="">
                  <head align="left" preservecase="true">
                    <headtext>Conduct of claims: customer's duties (optional clause)</headtext>
                  </head>
                  <division id="a000089" level="1">
                    <para>
                      <paratext>It is reasonable to expect that if the supplier is giving an indemnity to the customer in relation to third party claims, it will want to have some control over those claims. Otherwise, the risk for the supplier is that the customer may agree to a large settlement or run up disproportionate costs in defending the claims, and the supplier will have to pick up the bill. On the other hand, the customer may argue that the supplier should not have control over the conduct of third party claims on the grounds that the customer needs to keep control over claims against it for reputational reasons.</paratext>
                    </para>
                    <para>
                      <paratext>
                        The customer may want to see evidence that the supplier can competently dispose of third party claims before allowing it to control the conduct of claims. If the customer is unconvinced that the supplier can handle third party claims, it will not want it to have any say in how they are dealt with and will not include 
                        <internal.reference refid="a148781">
                          <ital>clause 16.7</ital>
                        </internal.reference>
                        .
                      </paratext>
                    </para>
                    <para>
                      <paratext>Where the customer accepts that the supplier is best placed to handle third party claims (which will often be the case with third party IPR infringement claims), it may still want to retain as much control as possible over claims which could damage its brand. In this situation, the customer may insist on wording that:</paratext>
                    </para>
                    <list type="bulleted">
                      <list.item>
                        <para>
                          <paratext>
                            Requires the supplier to obtain the customer's consent to settlement or at least obtain a complete release for the customer in any settlement (
                            <internal.reference refid="a803126">
                              <ital>clause 16.7(b)</ital>
                            </internal.reference>
                            ).
                          </paratext>
                        </para>
                      </list.item>
                      <list.item>
                        <para>
                          <paratext>
                            Gives the customer the right to settle claims prejudicial to it (
                            <internal.reference refid="a505858">
                              <ital>clause 16.7(d)</ital>
                            </internal.reference>
                            ). However, it may be that the supplier simply cannot agree to the optional wording in 
                            <internal.reference refid="a505858">
                              <ital>clause 16.7(d)</ital>
                            </internal.reference>
                             because it could result in an excessively high indemnity bill for the supplier or bind the supplier to take certain action in respect of its IPR which the supplier is unwilling to take.
                          </paratext>
                        </para>
                      </list.item>
                    </list>
                    <para>
                      <paratext>
                        For more information on conduct of claims provisions generally, see the drafting notes to 
                        <link href="1-107-3797" style="ACTLinkPLCtoPLC">
                          <ital>Standard clause, Indemnity</ital>
                        </link>
                        .
                      </paratext>
                    </para>
                  </division>
                </drafting.note>
              </subclause2>
            </subclause1>
            <subclause1 condition="optional" id="a345933">
              <identifier>16.8</identifier>
              <para>
                <paratext>
                  If the Supplier does not assume control over the defence of a Claim within [NUMBER] days of receipt of the notice under 
                  <internal.reference refid="a946206">
                    <ital>clause 16.7(a)</ital>
                  </internal.reference>
                  , the [Customer 
                  <bold>OR</bold>
                   Indemnified Person] may defend the Claim in any way it deems appropriate at the Supplier's expense.
                </paratext>
              </para>
            </subclause1>
            <subclause1 condition="optional" id="a896979">
              <identifier>16.9</identifier>
              <para>
                <paratext>If the Supplier assumes control over the defence of a Claim, the Supplier shall:</paratext>
              </para>
              <subclause2 id="a337705">
                <identifier>(a)</identifier>
                <para>
                  <paratext>defend the Claim diligently, using competent counsel and in such a way as not to bring the reputation of the Customer [or any of its Affiliates] into disrepute;</paratext>
                </para>
              </subclause2>
              <subclause2 id="a102819">
                <identifier>(b)</identifier>
                <para>
                  <paratext>
                    have regard to the interests and reputation of the [Customer 
                    <bold>OR</bold>
                     Indemnified Person] in its conduct of the Claim;
                  </paratext>
                </para>
              </subclause2>
              <subclause2 id="a125110">
                <identifier>(c)</identifier>
                <para>
                  <paratext>
                    reimburse the [Customer 
                    <bold>OR</bold>
                     Indemnified Person] for any costs incurred under 
                    <internal.reference refid="a166619">
                      <ital>clause 16.7(c)</ital>
                    </internal.reference>
                    ;
                  </paratext>
                </para>
              </subclause2>
              <subclause2 id="a734247">
                <identifier>(d)</identifier>
                <para>
                  <paratext>
                    ensure that the [Customer
                    <bold> OR</bold>
                     Indemnified Person] is granted access to all relevant documents connected with the Claim and keep the [Customer 
                    <bold>OR</bold>
                     Indemnified Person] informed, at regular intervals, regarding negotiations, litigation and other material matters concerning the Claim; and
                  </paratext>
                </para>
              </subclause2>
              <subclause2 id="a446572">
                <identifier>(e)</identifier>
                <para>
                  <paratext>
                    allow the [Customer
                    <bold> OR</bold>
                     Indemnified Person] to join in the defence of the Claim with counsel of its choice at its own expense.
                  </paratext>
                </para>
                <drafting.note id="a765100" jurisdiction="">
                  <head align="left" preservecase="true">
                    <headtext>Conduct of claims: supplier's duties (optional clauses)</headtext>
                  </head>
                  <division id="a000090" level="1">
                    <para>
                      <paratext>
                        The provisions in 
                        <internal.reference refid="a896979">
                          <ital>clause 16.9</ital>
                        </internal.reference>
                         assume that the customer has agreed to allow the supplier some control over the conduct of third party claims against the customer. They are drafted to be customer-friendly, for example, by requiring the supplier to handle claims in a way that minimises reputational damage to the customer.
                      </paratext>
                    </para>
                  </division>
                </drafting.note>
              </subclause2>
            </subclause1>
            <subclause1 condition="optional" id="a782692">
              <identifier>16.10</identifier>
              <para>
                <paratext>
                  The failure of the Customer to comply with the indemnification procedures in 
                  <internal.reference refid="a148781">
                    <ital>clause 16.7</ital>
                  </internal.reference>
                   does not relieve the Supplier of any obligation to indemnify the [Customer 
                  <bold>OR</bold>
                   Indemnified Person].
                </paratext>
              </para>
              <drafting.note id="a314351" jurisdiction="">
                <head align="left" preservecase="true">
                  <headtext>Conduct of claims: consequences of non-compliance (optional clause)</headtext>
                </head>
                <division id="a000091" level="1">
                  <para>
                    <paratext>
                      Failure by the customer to comply with conduct of claims requirements does not relieve the supplier of its duty to indemnify the customer. This favours the customer, although the supplier may still have a damages claim against the customer for breach of 
                      <internal.reference refid="a148781">
                        <ital>clause 16.7</ital>
                      </internal.reference>
                      .
                    </paratext>
                  </para>
                  <para>
                    <paratext>
                      If the supplier objects to this 
                      <internal.reference refid="a782692">
                        <ital>clause 16.10</ital>
                      </internal.reference>
                      , the customer could include a compromise position where liability under the indemnity is reduced to the extent that any losses are caused by its non-compliance with the conduct of claims requirements (see 
                      <link anchor="a109358" href="1-107-3797" style="ACTLinkPLCtoPLC">
                        <ital>Standard clause, Indemnity: clause 1.8</ital>
                      </link>
                      ).
                    </paratext>
                  </para>
                </division>
              </drafting.note>
            </subclause1>
            <subclause1 id="a103200">
              <identifier>16.11</identifier>
              <para>
                <paratext>
                  If a payment due from the Supplier under 
                  <internal.reference refid="a981149">
                    <ital>clause 16.5</ital>
                  </internal.reference>
                   is subject to tax (whether by way of direct assessment or withholding at its source), the amount of the payment shall be increased to ensure that the net receipt, after tax, to the beneficiary of the indemnity is the same as it would have been were the payment not subject to tax.
                </paratext>
              </para>
            </subclause1>
          </clause>
          <clause condition="optional" id="a510841">
            <identifier>17.</identifier>
            <head align="left" preservecase="true">
              <headtext>Insurance</headtext>
            </head>
            <drafting.note id="a672211" jurisdiction="">
              <head align="left" preservecase="true">
                <headtext>Insurance (optional clause)</headtext>
              </head>
              <division id="a000092" level="1">
                <para>
                  <paratext>Insurance is generally optional in services agreements. If the customer is concerned about the supplier's ability to meet any liabilities it may incur under this agreement, insurance is one way to address that concern.</paratext>
                </para>
                <para>
                  <paratext>This insurance obligation is suitable for low-risk or low-value contracts. For higher risk or higher value contracts, more detailed provisions may be necessary, such as clauses that require the supplier to:</paratext>
                </para>
                <list type="bulleted">
                  <list.item>
                    <para>
                      <paratext>Put in place insurance which is specific to the services in question.</paratext>
                    </para>
                  </list.item>
                  <list.item>
                    <para>
                      <paratext>Take out other types of insurance, such as employer's liability insurance or product liability insurance.</paratext>
                    </para>
                  </list.item>
                  <list.item>
                    <para>
                      <paratext>Ensure the customer's interest is noted on the policies.</paratext>
                    </para>
                  </list.item>
                  <list.item>
                    <para>
                      <paratext>Provide evidence that policies have been renewed.</paratext>
                    </para>
                  </list.item>
                </list>
                <para>
                  <paratext>
                    For an example of a more detailed insurance clause, see 
                    <link href="w-008-9817" style="ACTLinkPLCtoPLC">
                      <ital>Standard clause, Insurance</ital>
                    </link>
                     and its drafting notes.
                  </paratext>
                </para>
                <para>
                  <paratext>
                    The level of insurance cover should be considered when negotiating the limitation of the supplier's liability at 
                    <internal.reference refid="a101610">
                      <ital>clause 18</ital>
                    </internal.reference>
                    . See 
                    <link anchor="a110168" href="2-520-5359" style="ACTLinkPLCtoPLC">
                      <ital>Practice note, Limiting liability: drafting and negotiating: Consider what insurance is available</ital>
                    </link>
                    .
                  </paratext>
                </para>
              </division>
            </drafting.note>
            <subclause1 id="a373559">
              <identifier>17.1</identifier>
              <para>
                <paratext>During the Term [and for a period of [PERIOD] after the expiry or termination of this agreement,] the Supplier shall maintain in force adequate insurance, with reputable insurance companies, to cover its potential liabilities under or in connection with this agreement[, including:</paratext>
              </para>
              <subclause2 id="a883608">
                <identifier>(a)</identifier>
                <para>
                  <paratext>public liability insurance with a limit of no less than £[AMOUNT] per claim; and</paratext>
                </para>
              </subclause2>
              <subclause2 id="a512039">
                <identifier>(b)</identifier>
                <para>
                  <paratext>professional indemnity insurance with a limit of no less than £[AMOUNT] for claims arising from a single event or series of related events in a single calendar year].</paratext>
                </para>
              </subclause2>
            </subclause1>
            <subclause1 id="a557687">
              <identifier>17.2</identifier>
              <para>
                <paratext>The Supplier shall produce to the Customer on request a certificate of insurance from each of its insurers evidencing the insurance required by this agreement [and a receipt for the current year's premium in respect of each insurance].</paratext>
              </para>
            </subclause1>
          </clause>
          <clause id="a101610">
            <identifier>18.</identifier>
            <head align="left" preservecase="true">
              <headtext>Limitation of liability</headtext>
            </head>
            <drafting.note id="a568840" jurisdiction="">
              <head align="left" preservecase="true">
                <headtext>Limitation of liability</headtext>
              </head>
              <division id="a000093" level="1">
                <para>
                  <paratext>
                    Limitation of liability is a key issue in a services contract and is likely to be the subject of heavy negotiation between the parties. Tailor this 
                    <internal.reference refid="a101610">
                      <ital>clause 18</ital>
                    </internal.reference>
                     for your particular transaction.
                  </paratext>
                </para>
                <division id="a565039" level="2">
                  <head align="left" preservecase="true">
                    <headtext>Reasons for a limitation clause in a pro-customer contract</headtext>
                  </head>
                  <para>
                    <paratext>Sometimes pro-customer agreements do not contain any limitation or exclusion of liability for breach of contract for either party. This approach generally favours the customer, as it is the supplier, as the performing party, who usually takes on the greater risk under the contract. While the customer's own liability under the contract is unlimited, the customer may be prepared to accept this risk if its principal obligation is only to pay the charges.</paratext>
                  </para>
                  <para>
                    <paratext>In practice, it is unusual for a supplier to accept this approach. The supplier may argue that to remain in business and continue serving the customer it needs to cap its liability in a sensible way. Without limits on its liability, the risk of potential liability may outweigh the value of the contract for the supplier.</paratext>
                  </para>
                  <para>
                    <paratext>A customer may therefore prefer to include a limitation clause which benefits both parties but is more favourable to the customer.</paratext>
                  </para>
                </division>
                <division id="a830537" level="2">
                  <head align="left" preservecase="true">
                    <headtext>Approach in this document</headtext>
                  </head>
                  <para>
                    <paratext>This clause sets out a typical structure for a limitation of liability clause which is commonly found in services agreements. It is divided into the following sections:</paratext>
                  </para>
                  <list type="bulleted">
                    <list.item>
                      <para>
                        <paratext>
                          <bold>Unlimited liabilities.</bold>
                           Neither party limits those liabilities which cannot be limited as a matter of law. There is also the option to leave other potential liabilities unlimited, such as those arising under indemnities.
                        </paratext>
                      </para>
                    </list.item>
                    <list.item>
                      <para>
                        <paratext>
                          <bold>Excluded liabilities.</bold>
                          <internal.reference refid="a636740">
                            <ital>Clause 18.6</ital>
                          </internal.reference>
                           provides wording to exclude certain categories of loss, such as indirect and consequential loss. There is also wording to clarify that certain losses are not subject to these exclusions.
                        </paratext>
                      </para>
                    </list.item>
                    <list.item>
                      <para>
                        <paratext>
                          <bold>Capped liabilities.</bold>
                           Each party limits all other liabilities which might arise to a capped amount. The drafting clarifies whether or not certain payments under the agreement count towards and reduce the available cap.
                        </paratext>
                      </para>
                    </list.item>
                  </list>
                  <para>
                    <paratext>
                      For more information on limitations of liability and alternative drafting, see 
                      <link href="w-010-2114" style="ACTLinkPLCtoPLC">
                        <ital>Standard clause, Limitation of liability</ital>
                      </link>
                      .
                    </paratext>
                  </para>
                </division>
              </division>
            </drafting.note>
            <subclause1 id="a677161">
              <identifier>18.1</identifier>
              <para>
                <paratext>
                  The following definitions apply in this 
                  <internal.reference refid="a101610">
                    <ital>clause 18</ital>
                  </internal.reference>
                  :
                </paratext>
              </para>
              <subclause2 id="a188577">
                <identifier>(a)</identifier>
                <para>
                  <paratext>
                    <defn.term>default</defn.term>
                    <bold>:</bold>
                     any act or omission resulting in one party incurring liability to the other; and
                  </paratext>
                </para>
              </subclause2>
              <subclause2 id="a978345">
                <identifier>(b)</identifier>
                <para>
                  <paratext>
                    <defn.term>liability</defn.term>
                    <bold>:</bold>
                     every kind of liability arising under or in connection with this agreement including liability in contract, tort (including negligence), or otherwise.
                  </paratext>
                </para>
                <drafting.note id="a104992" jurisdiction="">
                  <head align="left" preservecase="true">
                    <headtext>Scope of limitations in this clause</headtext>
                  </head>
                  <division id="a000094" level="1">
                    <para>
                      <paratext>
                        This 
                        <internal.reference refid="a677161">
                          <ital>clause 18.1</ital>
                        </internal.reference>
                         is designed to ensure that the caps and exclusions capture not just liability for breach of contract but also other liabilities "in connection with" the contract. These could include liability for breach of confidence, misrepresentation, undue influence, or torts such as negligence, conversion and breach of statutory duty.
                      </paratext>
                    </para>
                    <para>
                      <paratext>Some liabilities need clear words to limit them, namely:</paratext>
                    </para>
                    <list type="bulleted">
                      <list.item>
                        <para>
                          <paratext>
                            Negligence: expressly limited in 
                            <internal.reference refid="a677161">
                              <ital>clause 18.1</ital>
                            </internal.reference>
                            . For more information, see 
                            <link anchor="a544238" href="9-617-5230" style="ACTLinkPLCtoPLC">
                              <ital>Practice note, Limiting liability: statutory and common law controls on limitation clauses: Negligence: express reference safest for exclusion</ital>
                            </link>
                            .
                          </paratext>
                        </para>
                      </list.item>
                      <list.item>
                        <para>
                          <paratext>
                            Deliberate breach: not included in 
                            <internal.reference refid="a677161">
                              <ital>clause 18.1</ital>
                            </internal.reference>
                             because this is a pro-customer agreement but it could be expressly limited by inserting "deliberate default" after "(including negligence)" in 
                            <internal.reference refid="a677161">
                              <ital>clause 18.1</ital>
                            </internal.reference>
                            . If this is done, delete the reference in 
                            <internal.reference refid="a225248">
                              <ital>clause 18.2(a)(i)</ital>
                            </internal.reference>
                             to liability for deliberate default being unlimited.
                          </paratext>
                        </para>
                      </list.item>
                    </list>
                    <para>
                      <paratext>
                        For more information about this clause, see 
                        <link anchor="a828907" href="w-010-2114" style="ACTLinkPLCtoPLC">
                          <ital>Standard clause, Limitation of liability: Drafting note: Scope of this clause (long form)</ital>
                        </link>
                        .
                      </paratext>
                    </para>
                  </division>
                </drafting.note>
              </subclause2>
            </subclause1>
            <subclause1 id="a626699">
              <identifier>18.2</identifier>
              <para>
                <paratext>Nothing in this agreement limits or excludes:</paratext>
              </para>
              <subclause2 id="a908482">
                <identifier>(a)</identifier>
                <para>
                  <paratext>either party's liability for:</paratext>
                </para>
                <subclause3 id="a225248">
                  <identifier>(i)</identifier>
                  <para>
                    <paratext>deliberate [or wilful] default;</paratext>
                  </para>
                  <drafting.note id="a566162" jurisdiction="">
                    <head align="left" preservecase="true">
                      <headtext>No limitations in respect of deliberate default</headtext>
                    </head>
                    <division id="a000095" level="1">
                      <para>
                        <paratext>
                          Where a party's liability is limited, there is a risk that it will decide that it is cheaper to walk away from a contract, or simply not perform part of it, and incur the limited liability rather than the costs of complying with the contract. This 
                          <internal.reference refid="a225248">
                            <ital>clause 18.2(a)(i)</ital>
                          </internal.reference>
                           is intended to deter a party from doing this by disapplying the limits and exclusions where liability arises from deliberate default.
                        </paratext>
                      </para>
                      <para>
                        <paratext>
                          While the clause could help to stop the supplier from abandoning the contract, it may also help the supplier by making the customer's liability unlimited if the customer deliberately refuses to pay invoices. If the supplier insists on an express carve-out of payment obligations from limitations of liability, see 
                          <link anchor="a958089" href="w-010-2114" style="ACTLinkPLCtoPLC">
                            <ital>Standard clause, Limitation of liability: clause 1.2(f)</ital>
                          </link>
                          .
                        </paratext>
                      </para>
                      <para>
                        <paratext>Customers often want to make wilful (that is, reckless) defaults unlimited, as well as intentional acts. There is optional drafting for this.</paratext>
                      </para>
                      <para>
                        <paratext>
                          For the meaning of deliberate default and wilful misconduct, see 
                          <link anchor="a391278" href="w-006-5549" style="ACTLinkPLCtoPLC">
                            <ital>Practice note, Limiting liability: interpretation: "Deliberate default"</ital>
                          </link>
                           and 
                          <link anchor="a831322" href="w-006-5549" style="ACTLinkPLCtoPLC">
                            <ital>"Wilful misconduct" and "wilful default"</ital>
                          </link>
                          .
                        </paratext>
                      </para>
                    </division>
                  </drafting.note>
                </subclause3>
                <subclause3 id="a720769">
                  <identifier>(ii)</identifier>
                  <para>
                    <paratext>death or personal injury caused by negligence to the extent preserved by section 2(1) of the Unfair Contract Terms Act 1977;</paratext>
                  </para>
                </subclause3>
                <subclause3 id="a669139">
                  <identifier>(iii)</identifier>
                  <para>
                    <paratext>fraud or fraudulent misrepresentation;</paratext>
                  </para>
                </subclause3>
                <subclause3 id="a747684">
                  <identifier>(iv)</identifier>
                  <para>
                    <paratext>breach of the terms implied by section 2 of the Supply of Goods and Services Act 1982;</paratext>
                  </para>
                </subclause3>
                <subclause3 id="a662794">
                  <identifier>(v)</identifier>
                  <para>
                    <paratext>any liability that cannot legally be limited or excluded;</paratext>
                  </para>
                  <drafting.note id="a927769" jurisdiction="">
                    <head align="left" preservecase="true">
                      <headtext>Liabilities parties cannot limit</headtext>
                    </head>
                    <division id="a000096" level="1">
                      <para>
                        <paratext>
                          Statute prohibits the limitation or exclusion of the claims listed in 
                          <internal.reference refid="a720769">
                            <ital>clause 18.2(a)(ii)</ital>
                          </internal.reference>
                           and 
                          <internal.reference refid="a747684">
                            <ital>clause 18.2(a)(iv)</ital>
                          </internal.reference>
                           (see 
                          <link anchor="a1018838" href="9-617-5230" style="ACTLinkPLCtoPLC">
                            <ital>Practice note, Limiting liability: statutory and common law controls on limitation clauses: Liabilities parties cannot limit</ital>
                          </link>
                          ).
                        </paratext>
                      </para>
                      <para>
                        <paratext>
                          Case law establishes that, as a matter of public policy, a party cannot exclude liability for its own fraudulent misrepresentation inducing contract formation. It is not entirely clear whether a party can exclude its liability for other types of fraud (particularly by a party's agents). However, in practice, parties generally want losses resulting from fraud to be uncapped and 
                          <internal.reference refid="a669139">
                            <ital>clause 18.2(a)(iii)</ital>
                          </internal.reference>
                           aims to achieve this.
                        </paratext>
                      </para>
                      <para>
                        <paratext>
                          See 
                          <link anchor="a194244" href="9-617-5230" style="ACTLinkPLCtoPLC">
                            <ital>Practice note, Limiting liability: statutory and common law controls on limitation clauses: Public policy against fraud (dishonesty)</ital>
                          </link>
                          .
                        </paratext>
                      </para>
                    </division>
                  </drafting.note>
                </subclause3>
              </subclause2>
              <subclause2 id="a367414">
                <identifier>(b)</identifier>
                <para>
                  <paratext>
                    the Supplier's liability under 
                    <internal.reference refid="a879888">
                      <ital>clause 16.5(a)</ital>
                    </internal.reference>
                     [or 
                    <internal.reference refid="a825771">
                      <ital>Drafting note, IPR indemnity</ital>
                    </internal.reference>
                    ] of this agreement; or
                  </paratext>
                </para>
              </subclause2>
              <subclause2 id="a336502">
                <identifier>(c)</identifier>
                <para>
                  <paratext>
                    [the Supplier's 
                    <bold>OR</bold>
                     either party's] liability under the indemnities in 
                    <internal.reference refid="a902539">
                      <ital>Schedule 6</ital>
                    </internal.reference>
                    .
                  </paratext>
                </para>
                <drafting.note id="a708903" jurisdiction="">
                  <head align="left" preservecase="true">
                    <headtext>Liability under identified clauses</headtext>
                  </head>
                  <division id="a000097" level="1">
                    <para>
                      <paratext>
                        The purpose of 
                        <internal.reference refid="a367414">
                          <ital>clause 18.2(b)</ital>
                        </internal.reference>
                         and 
                        <internal.reference refid="a336502">
                          <ital>clause 18.2(c)</ital>
                        </internal.reference>
                         is to ensure that certain liabilities arising under the terms of the agreement are not subject to the limitations of liability.
                      </paratext>
                    </para>
                    <para>
                      <paratext>
                        As this is a pro-customer agreement, the approach here is that the supplier's liability under the IPR indemnity in 
                        <internal.reference refid="a879888">
                          <ital>clause 16.5(a)</ital>
                        </internal.reference>
                         and the regulatory indemnity in 
                        <internal.reference refid="a825771">
                          <ital>Drafting note, IPR indemnity</ital>
                        </internal.reference>
                         (if included) are uncapped.
                      </paratext>
                    </para>
                    <para>
                      <paratext>The customer's rationale is that these are key areas where the customer may incur significant liability, or suffer serious reputational damage, due to the supplier's misconduct and that the customer has no control over the relevant risks.</paratext>
                    </para>
                    <para>
                      <paratext>
                        If the supplier objects to unlimited liability, an alternative option is to have a separate cap (or caps) for these risks, set at a level significantly above the general liability cap. This is the approach taken with the data protection indemnity in 
                        <internal.reference refid="a542349">
                          <ital>clause 16.5(c)</ital>
                        </internal.reference>
                         (see the separate cap for this in 
                        <internal.reference refid="a249329">
                          <ital>clause 18.3(b)</ital>
                        </internal.reference>
                        ).
                      </paratext>
                    </para>
                    <para>
                      <paratext>TUPE indemnities are usually excluded from limitations of liability.</paratext>
                    </para>
                    <para>
                      <paratext>
                        For more on the interaction between indemnity clauses and liability caps, see 
                        <link anchor="a682541" href="2-520-5359" style="ACTLinkPLCtoPLC">
                          <ital>Practice note, Limiting liability: drafting and negotiating: Check interaction with indemnities</ital>
                        </link>
                        .
                      </paratext>
                    </para>
                  </division>
                </drafting.note>
              </subclause2>
            </subclause1>
            <subclause1 id="a795230">
              <identifier>18.3</identifier>
              <para>
                <paratext>
                  Subject to 
                  <internal.reference refid="a626699">
                    <ital>clause 18.2</ital>
                  </internal.reference>
                  , the Supplier's total liability:
                </paratext>
              </para>
              <subclause2 id="a275330">
                <identifier>(a)</identifier>
                <para>
                  <paratext>
                    for damage to customer property shall not exceed £[AMOUNT]
                    <bold> </bold>
                    for any one default or series of connected defaults. 
                    <defn.term>Customer property</defn.term>
                     means premises, equipment or other property (but excluding data) owned, controlled or occupied by the Customer [or any of its Affiliates] and which are made available for use by the Supplier or any of its suppliers;
                  </paratext>
                </para>
              </subclause2>
              <subclause2 id="a249329">
                <identifier>(b)</identifier>
                <para>
                  <paratext>
                    [under 
                    <bold>OR</bold>
                     for each breach of] 
                    <internal.reference refid="a683454">
                      <ital>clause 13</ital>
                    </internal.reference>
                     and [under 
                    <bold>OR</bold>
                     for each claim [by the Customer 
                    <bold>OR</bold>
                     any Indemnified Person] under] the indemnity in 
                    <internal.reference refid="a542349">
                      <ital>clause 16.5(c)</ital>
                    </internal.reference>
                     shall not exceed £[AMOUNT]; and
                  </paratext>
                </para>
              </subclause2>
              <subclause2 id="a226786">
                <identifier>(c)</identifier>
                <para>
                  <paratext>
                    for all other loss or damage [arising from defaults occurring within any Contract Year] shall not exceed [£[AMOUNT] 
                    <bold>OR</bold>
                     the greater of £[AMOUNT] and [150]% of the Charges paid or payable under this agreement] [in that Contract Year].
                  </paratext>
                </para>
                <drafting.note id="a559016" jurisdiction="">
                  <head align="left" preservecase="true">
                    <headtext>Cap on the supplier's liability</headtext>
                  </head>
                  <division id="a000098" level="1">
                    <para>
                      <paratext>
                        There are various ways to structure a liability cap (see 
                        <link anchor="a1037329" href="2-520-5359" style="ACTLinkPLCtoPLC">
                          <ital>Practice note, Limiting liability: drafting and negotiating: Ways to structure a cap</ital>
                        </link>
                        ).
                      </paratext>
                    </para>
                    <para>
                      <paratext>
                        The approach in this 
                        <internal.reference refid="a795230">
                          <ital>clause 18.3</ital>
                        </internal.reference>
                         is for the supplier to have separate liability caps for:
                      </paratext>
                    </para>
                    <list type="bulleted">
                      <list.item>
                        <para>
                          <paratext>
                            <bold>Property damage.</bold>
                             This would be relevant if there is a risk that the supplier's staff may cause damage to the customer's property (or vice versa). The property damage cap is drafted on a per event basis. Additional wording clarifies what is meant by property. As a pro-customer agreement, this is drafted broadly to include items such as equipment and other assets, as well as premises. If the risk of property damage is minimal, the customer may choose not to include a separate cap for property damage.
                          </paratext>
                        </para>
                      </list.item>
                      <list.item>
                        <para>
                          <paratext>
                            <bold>Liability for data processing breaches.</bold>
                             Given the potentially high fines for data processing breaches under the UK GDPR, it is more likely that suppliers will seek some sort of financial cap on their liability to the customer for data processing breaches which is separate from, and in addition to, the contract's overall liability cap. Having a separate cap for this avoids the risk of data protection liabilities exhausting all or most of a general cap, so that there is none left for other liabilities that are subsequently incurred. The drafting provides options for an overall cap or a cap per breach or indemnity claim.
                          </paratext>
                        </para>
                      </list.item>
                      <list.item>
                        <para>
                          <paratext>
                            <bold>All other losses that do not come under any of the first two headings.</bold>
                             This general cap is drafted as either:
                          </paratext>
                        </para>
                        <list type="bulleted">
                          <list.item>
                            <para>
                              <paratext>a fixed amount. This may be most appropriate where the value of the contract is clear from the start. The fixed amount could simply be a multiple of the total sums payable over the full term of the agreement; or</paratext>
                            </para>
                          </list.item>
                          <list.item>
                            <para>
                              <paratext>the greater of a fixed amount and a percentage of charges. This may be most appropriate where the parties are uncertain of what the charges will be and also want to ensure that a minimum amount is recoverable in the early days of the contract, where few services have been supplied and so the charges are low.</paratext>
                            </para>
                          </list.item>
                        </list>
                      </list.item>
                    </list>
                    <para>
                      <paratext>The general cap provides two options:</paratext>
                    </para>
                    <list type="bulleted">
                      <list.item>
                        <para>
                          <paratext>A single cap for the duration of the contract. This option is likely to be best where the contract is short term.</paratext>
                        </para>
                      </list.item>
                      <list.item>
                        <para>
                          <paratext>An annual cap. This option is often used where services are provided over several years. For the customer, an annual cap avoids a situation in which the supplier, having paid out compensation once, has little or no liability for the remainder of the contract term. There are also benefits for the supplier. An annual cap prevents a situation in which the supplier's liability, being linked to the charges, increases year on year in a long term contract.</paratext>
                        </para>
                      </list.item>
                    </list>
                    <para>
                      <paratext>
                        To add an additional liability cap for other specific issues (for example, liability under the indemnity in 
                        <internal.reference refid="a825771">
                          <ital>Drafting note, IPR indemnity</ital>
                        </internal.reference>
                        ), copy the wording in 
                        <internal.reference refid="a367414">
                          <ital>clause 18.2(b)</ital>
                        </internal.reference>
                         for the data protection cap but replace references to data protection with the issues that you do want to cap.
                      </paratext>
                    </para>
                    <para>
                      <paratext>
                        For other drafting options, see 
                        <link anchor="a585596" href="w-010-2114" style="ACTLinkPLCtoPLC">
                          <ital>Standard clause, Limitation of liability: clause 1.3</ital>
                        </link>
                        .
                      </paratext>
                    </para>
                    <division id="a634576" level="2">
                      <head align="left" preservecase="true">
                        <headtext>Amount of the general cap</headtext>
                      </head>
                      <para>
                        <paratext>The supplier may argue that capping its liability at 150% of the charges is excessive. It may claim that its liability should be capped at 100% of the charges like the customer's.</paratext>
                      </para>
                      <para>
                        <paratext>From the customer's perspective, the supplier carries the bulk of the responsibilities under the agreement and has significant scope to cause the customer loss. The customer wants to have headroom to recover losses in excess of the charges.</paratext>
                      </para>
                    </division>
                  </division>
                </drafting.note>
              </subclause2>
            </subclause1>
            <subclause1 id="a214787">
              <identifier>18.4</identifier>
              <para>
                <paratext>
                  Subject to 
                  <internal.reference refid="a626699">
                    <ital>clause 18.2</ital>
                  </internal.reference>
                  , the Customer's total liability [arising from defaults occurring within any Contract Year] shall not exceed [£[AMOUNT] 
                  <bold>OR</bold>
                   the greater of £[AMOUNT] and [100]% of the Charges paid or payable under this agreement] [in that Contract Year].
                </paratext>
              </para>
              <drafting.note id="a395688" jurisdiction="">
                <head align="left" preservecase="true">
                  <headtext>Cap on the Customer's liability</headtext>
                </head>
                <division id="a000099" level="1">
                  <para>
                    <paratext>
                      This 
                      <internal.reference refid="a214787">
                        <ital>clause 18.4</ital>
                      </internal.reference>
                       places a separate (generally lower) cap on the customer's liability. While the customer's main liability will be to pay, it will also be required to co-operate in the provision of the services. Failure to do this could result in claims for lost time or increased costs. The customer could also incur liability for wrongful termination if it seeks to terminate the agreement without justification.
                    </paratext>
                  </para>
                  <para>
                    <paratext>The argument for setting the customer's liability lower is that the customer has fewer obligations. However, from a negotiating point of view, it is generally easier to agree a mutual cap.</paratext>
                  </para>
                  <division id="a327997" level="2">
                    <head align="left" preservecase="true">
                      <headtext>Property and data processing liability</headtext>
                    </head>
                    <para>
                      <paratext>As this agreement is customer-friendly, it does not include separate caps for property damage or data protection breaches. The customer would argue that these separate caps are not needed because it does not have the same potential to cause the supplier loss in these areas as the supplier has to cause the customer loss.</paratext>
                    </para>
                    <para>
                      <paratext>However, if the customer's breaches of data protection law could potentially cause the supplier significant loss (for example, where the supplier is reliant on the customer to obtain permissions to process personal data), the supplier may insist on a separate data protection cap.</paratext>
                    </para>
                    <para>
                      <paratext>
                        For alternative drafting options, including a data protection cap, see 
                        <link anchor="a277726" href="w-010-2114" style="ACTLinkPLCtoPLC">
                          <ital>Standard clause, Limitation of liability: clause 1.4</ital>
                        </link>
                        .
                      </paratext>
                    </para>
                  </division>
                </division>
              </drafting.note>
            </subclause1>
            <subclause1 id="a576329">
              <identifier>18.5</identifier>
              <para>
                <paratext>The caps on each party's liabilities shall not be reduced by:</paratext>
              </para>
              <subclause2 id="a532096">
                <identifier>(a)</identifier>
                <para>
                  <paratext>payment of an uncapped liability; [or]</paratext>
                </para>
              </subclause2>
              <subclause2 condition="optional" id="a727699">
                <identifier>(b)</identifier>
                <para>
                  <paratext>
                    amounts paid under 
                    <internal.reference refid="a897887">
                      <ital>clause 4.2(c)</ital>
                    </internal.reference>
                     or [OTHER CLAUSE]; or
                  </paratext>
                </para>
              </subclause2>
              <subclause2 id="a254110">
                <identifier>(c)</identifier>
                <para>
                  <paratext>amounts awarded by a court or arbitrator, using their procedural or statutory powers in respect of costs of proceedings or interest for late payment.</paratext>
                </para>
                <drafting.note id="a957876" jurisdiction="">
                  <head align="left" preservecase="true">
                    <headtext>Payments reducing the caps</headtext>
                  </head>
                  <division id="a000100" level="1">
                    <para>
                      <paratext>
                        This 
                        <internal.reference refid="a576329">
                          <ital>clause 18.5</ital>
                        </internal.reference>
                         clarifies that certain sums paid do not count towards using up the supplier's liability cap(s). These are:
                      </paratext>
                    </para>
                    <list type="bulleted">
                      <list.item>
                        <para>
                          <paratext>
                            Payments of uncapped liabilities. See the uncapped liabilities in 
                            <internal.reference refid="a626699">
                              <ital>clause 18.2</ital>
                            </internal.reference>
                            .
                          </paratext>
                        </para>
                      </list.item>
                      <list.item>
                        <para>
                          <paratext>
                            Payments due under specific clauses. For example, if the supplier has to pay liquidated damages for delay under 
                            <internal.reference refid="a897887">
                              <ital>clause 4.2(c)</ital>
                            </internal.reference>
                            , the customer will not want those payments to count towards using up the liability cap. If the supplier is required to make other payments under the terms of the agreement, such as service credits, then this clause could be adapted to clarify that those payments do not use up the liability cap(s).
                          </paratext>
                        </para>
                      </list.item>
                      <list.item>
                        <para>
                          <paratext>Payments awarded at the discretion of the courts or an arbitrator. For example, payments incurred as a result of proceedings, such as costs and interest.</paratext>
                        </para>
                      </list.item>
                    </list>
                    <para>
                      <paratext>
                        For more information, see 
                        <link anchor="a82646" href="2-520-5359" style="ACTLinkPLCtoPLC">
                          <ital>Practice note, Limiting liability: drafting and negotiating: What counts towards the cap?</ital>
                        </link>
                        .
                      </paratext>
                    </para>
                  </division>
                </drafting.note>
              </subclause2>
            </subclause1>
            <subclause1 id="a636740">
              <identifier>18.6</identifier>
              <para>
                <paratext>
                  Subject to 
                  <internal.reference refid="a626699">
                    <ital>clause 18.2</ital>
                  </internal.reference>
                   and 
                  <internal.reference refid="a543457">
                    <ital>clause 18.7</ital>
                  </internal.reference>
                  , neither party shall have any liability for [loss of profits or] indirect or consequential loss.
                </paratext>
              </para>
              <drafting.note id="a488518" jurisdiction="">
                <head align="left" preservecase="true">
                  <headtext>Losses which are excluded</headtext>
                </head>
                <division id="a000101" level="1">
                  <para>
                    <paratext>
                      This 
                      <internal.reference refid="a636740">
                        <ital>clause 18.6</ital>
                      </internal.reference>
                       sets out types of losses that are excluded. As the bulk of the obligations under the agreement sit with the supplier, the supplier is more likely to incur liability and want a long list of excluded losses.
                    </paratext>
                  </para>
                  <para>
                    <paratext>The customer is more likely to prefer a short or no list of excluded losses. The drafting above is fairly customer-friendly while attempting to give some comfort to the supplier (namely via the exclusion of loss of profits).</paratext>
                  </para>
                  <para>
                    <paratext>
                      An exclusion of indirect loss alone is unlikely to provide much protection for the supplier. It does not exclude losses that are the natural result of a breach of contract, including most financial losses. For more information, see 
                      <link anchor="a464456" href="w-006-5549" style="ACTLinkPLCtoPLC">
                        <ital>Practice note, Limiting liability: interpretation: "Indirect and consequential loss"</ital>
                      </link>
                      .
                    </paratext>
                  </para>
                  <para>
                    <paratext>
                      For an extended list of losses to exclude, including loss of business, loss of goodwill and loss of data, see 
                      <link anchor="a491066" href="w-010-2114" style="ACTLinkPLCtoPLC">
                        <ital>Standard clause, Limitation of liability: clause 1.6</ital>
                      </link>
                      .
                    </paratext>
                  </para>
                </division>
              </drafting.note>
            </subclause1>
            <subclause1 id="a801516">
              <identifier>18.7</identifier>
              <para>
                <paratext>
                  <internal.reference refid="a636740">
                    <ital>Clause 18.6</ital>
                  </internal.reference>
                   does not exclude any liability the Supplier may have for:
                </paratext>
              </para>
              <subclause2 id="a597778">
                <identifier>(a)</identifier>
                <para>
                  <paratext>sums paid by the Customer to the Supplier pursuant to this agreement in respect of any Services not provided in accordance with this agreement;</paratext>
                </para>
              </subclause2>
              <subclause2 id="a940817">
                <identifier>(b)</identifier>
                <para>
                  <paratext>wasted expenditure;</paratext>
                </para>
              </subclause2>
              <subclause2 id="a556412">
                <identifier>(c)</identifier>
                <para>
                  <paratext>[reasonable] costs and expenses [necessarily] incurred by the Customer in remedying the Supplier's default[. These include consultancy costs, additional costs of management time and other personnel costs, and costs of equipment and materials];</paratext>
                </para>
              </subclause2>
              <subclause2 id="a668771">
                <identifier>(d)</identifier>
                <para>
                  <paratext>[reasonable] costs incurred by the Customer in procuring and implementing replacements for, or alternatives to, Services not provided in accordance with this agreement;</paratext>
                </para>
              </subclause2>
              <subclause2 id="a891987">
                <identifier>(e)</identifier>
                <para>
                  <paratext>losses incurred by the Customer arising out of or in connection with any third party claim against the Customer which has been caused by the Supplier's default. For these purposes, third party claims include demands, fines, penalties, actions, regulatory investigations or proceedings;</paratext>
                </para>
              </subclause2>
              <subclause2 id="a194336">
                <identifier>(f)</identifier>
                <para>
                  <paratext>the loss of anticipated savings [in respect of [INDICATE SOURCE OF SAVINGS]]; and</paratext>
                </para>
              </subclause2>
              <subclause2 id="a899860">
                <identifier>(g)</identifier>
                <para>
                  <paratext>[OTHER SPECIFIC LOSSES].</paratext>
                </para>
                <drafting.note id="a268084" jurisdiction="">
                  <head align="left" preservecase="true">
                    <headtext>Losses which are not excluded</headtext>
                  </head>
                  <division id="a000102" level="1">
                    <para>
                      <paratext>
                        It may be in the customer's interests to list types of loss that are recoverable, despite the exclusion of certain categories of loss in 
                        <internal.reference refid="a636740">
                          <ital>clause 18.6</ital>
                        </internal.reference>
                        . The intention is to reduce uncertainty about what the customer can recover.
                      </paratext>
                    </para>
                    <para>
                      <paratext>The customer may consider expanding this list, for example, by adding the costs of restoring damaged or lost data and advertising costs incurred to limit damage to reputation.</paratext>
                    </para>
                    <para>
                      <paratext>
                        The supplier may argue that it is for a court to decide which losses are recoverable and whether a loss is direct or indirect. Where the supplier objects to the inclusion of this 
                        <internal.reference refid="a312424">
                          <ital>clause 18.7</ital>
                        </internal.reference>
                        , the customer could consider narrowing down the list of losses that are not excluded or qualifying those losses by reference to their reasonableness. In 
                        <internal.reference refid="a194336">
                          <ital>clause 18.7(f)</ital>
                        </internal.reference>
                        , the supplier may insist on the source of the anticipated savings being expressly referred to.
                      </paratext>
                    </para>
                  </division>
                </drafting.note>
              </subclause2>
            </subclause1>
          </clause>
          <clause id="a725802">
            <identifier>19.</identifier>
            <head align="left" preservecase="true">
              <headtext>Termination</headtext>
            </head>
            <drafting.note id="a195960" jurisdiction="">
              <head align="left" preservecase="true">
                <headtext>Termination</headtext>
              </head>
              <division id="a000103" level="1">
                <para>
                  <paratext>
                    The wording from this 
                    <internal.reference refid="a725802">
                      <ital>clause 19</ital>
                    </internal.reference>
                     is largely taken from 
                    <link href="3-107-4673" style="ACTLinkPLCtoPLC">
                      <ital>Standard clause, Termination</ital>
                    </link>
                    . For more information on the termination provisions in this agreement and alternative, short-form drafting, see the drafting notes to 
                    <link href="3-107-4673" style="ACTLinkPLCtoPLC">
                      <ital>Standard clause, Termination</ital>
                    </link>
                    .
                  </paratext>
                </para>
                <para>
                  <paratext>The clause provides three sets of termination rights:</paratext>
                </para>
                <list type="bulleted">
                  <list.item>
                    <para>
                      <paratext>
                        <internal.reference refid="a175430">
                          <ital>Clause 19.1</ital>
                        </internal.reference>
                         is a mutual termination clause enabling either party to terminate for material breach or insolvency-related events. However, a supplier's right to terminate for a customer's insolvency is severely restricted due to the effects of the 
                        <link href="w-026-3565" style="ACTLinkPLCtoPLC">
                          <ital>Corporate Insolvency and Governance Act 2020</ital>
                        </link>
                         (CIGA 2020), as discussed in 
                        <internal.reference refid="a135008">
                          <ital>Drafting note, Termination for customer's insolvency: effects of CIGA 2020</ital>
                        </internal.reference>
                        .
                      </paratext>
                    </para>
                  </list.item>
                  <list.item>
                    <para>
                      <paratext>
                        <internal.reference refid="a861276">
                          <ital>Clause 19.3</ital>
                        </internal.reference>
                         is a one-way termination clause giving the customer additional rights to terminate the contract if the supplier experiences a change of control or, optionally, breaches particularly critical clauses for the customer. Additional triggers permitting the customer to terminate may be added to the list.
                      </paratext>
                    </para>
                  </list.item>
                  <list.item>
                    <para>
                      <paratext>
                        <internal.reference refid="a390931">
                          <ital>Clause 19.4</ital>
                        </internal.reference>
                         allows the customer to terminate for convenience by giving a minimum notice period.
                      </paratext>
                    </para>
                    <para>
                      <paratext>
                        The supplier may ask for compensation where the customer terminates the contract early for convenience. The commercial justification for termination compensation is that the supplier may have invested a significant sum to set up the service provision for the customer, and a customer's exit before the expiry of an initial minimum term might prevent the supplier recouping those costs via the charges or fees. Determining the amount of compensation is a subject for negotiation. For further information, see 
                        <link anchor="a761323" href="0-202-4551" style="ACTLinkPLCtoPLC">
                          <ital>Standard document, Outsourcing agreement: long form: Drafting note: Compensation for early termination (or termination for convenience)</ital>
                        </link>
                        . For termination payment drafting, see 
                        <link anchor="a124471" href="w-012-5111" style="ACTLinkPLCtoPLC">
                          <ital>Standard clause, Consequences of termination or expiry: clause 1.2</ital>
                        </link>
                        .
                      </paratext>
                    </para>
                  </list.item>
                </list>
                <division id="a135008" level="2">
                  <head align="left" preservecase="true">
                    <headtext>Termination for customer's insolvency: effects of CIGA 2020</headtext>
                  </head>
                  <para>
                    <paratext>
                      With effect from 26 June 2020, CIGA 2020 introduced 
                      <link href="w-026-3710" style="ACTLinkPLCtoPLC">
                        <ital>section 233B</ital>
                      </link>
                       to the Insolvency Act 1986 (IA 1986). Broadly, this section makes it difficult for a supplier to terminate many contracts for the supply of goods or (non-financial) services once a customer has entered a formal corporate insolvency procedure. At this point:
                    </paratext>
                  </para>
                  <list type="bulleted">
                    <list.item>
                      <para>
                        <paratext>
                          Termination rights arising before the start of the insolvency period cannot be exercised (
                          <ital>section 233B(4)</ital>
                          ).
                        </paratext>
                      </para>
                    </list.item>
                    <list.item>
                      <para>
                        <paratext>
                          A termination provision triggered by entry into the insolvency process has no effect (
                          <ital>section 233B(3)</ital>
                          ).
                        </paratext>
                      </para>
                    </list.item>
                  </list>
                  <para>
                    <paratext>To terminate the contract unilaterally, a supplier needs one of the following:</paratext>
                  </para>
                  <list type="bulleted">
                    <list.item>
                      <para>
                        <paratext>A new termination right, arising after the start of the insolvency process and not triggered by the process.</paratext>
                      </para>
                    </list.item>
                    <list.item>
                      <para>
                        <paratext>Consent from the officer appointed to run the company or the insolvency process, such as an administrator.</paratext>
                      </para>
                    </list.item>
                    <list.item>
                      <para>
                        <paratext>Court permission, granted due to the financial hardship caused to the supplier.</paratext>
                      </para>
                    </list.item>
                  </list>
                  <para>
                    <paratext>
                      For a detailed discussion about the effects of CIGA 2020 on termination of contracts, see 
                      <link anchor="a317331" href="w-025-9457" style="ACTLinkPLCtoPLC">
                        <ital>Practice note, Restrictions on terminating supply contracts in insolvency proceedings: Section 233B: no termination of supplies of goods and services generally</ital>
                      </link>
                      .
                    </paratext>
                  </para>
                </division>
                <division id="a651556" level="2">
                  <head align="left" preservecase="true">
                    <headtext>Supplier-friendly termination rights</headtext>
                  </head>
                  <para>
                    <paratext>
                      A supplier affected by the restrictions on terminating for the customer's insolvency may want to include a clause enabling it to terminate at an early stage in the customer's financial problems (that is, before the customer enters insolvency). A sample of this is included in optional 
                      <internal.reference refid="a497547">
                        <ital>clause 19.1(m)</ital>
                      </internal.reference>
                       but the customer could choose to omit it from the initial draft provided to the supplier. For more information about this subclause and other pre-insolvency termination triggers, see 
                      <link anchor="a477738" href="3-107-4673" style="ACTLinkPLCtoPLC">
                        <ital>Standard clause, Termination: Drafting note: Financial difficulties (optional clause)</ital>
                      </link>
                      .
                    </paratext>
                  </para>
                  <para>
                    <paratext>
                      The supplier may want to include a specific termination right for late payment. The customer can point out that the supplier has a right to terminate for material breach and possibly persistant breach if 
                      <internal.reference refid="a466717">
                        <ital>clause 19.1(b)</ital>
                      </internal.reference>
                       is included. Even so, the supplier may insist on a less ambiguous right to terminate for late payment. If the customer agrees to a right to terminate for late payment, it may want to:
                    </paratext>
                  </para>
                  <list type="bulleted">
                    <list.item>
                      <para>
                        <paratext>Include an opportunity for the customer to fix the late payments before the termination right applies.</paratext>
                      </para>
                    </list.item>
                    <list.item>
                      <para>
                        <paratext>State that the right only applies if invoices over a certain amount are overdue.</paratext>
                      </para>
                    </list.item>
                    <list.item>
                      <para>
                        <paratext>
                          Make the right mutual. This way, if the supplier owes money to the customer (for example, delay payments under 
                          <internal.reference refid="a897887">
                            <ital>clause 4.2(c)</ital>
                          </internal.reference>
                          ), the customer can terminate if the supplier is late paying.
                        </paratext>
                      </para>
                    </list.item>
                  </list>
                  <para>
                    <paratext>
                      For a clause allowing termination for late payment, see 
                      <link anchor="a540719" href="3-107-4673" style="ACTLinkPLCtoPLC">
                        <ital>Standard clause, Termination: clause 1.1(a)</ital>
                      </link>
                      .
                    </paratext>
                  </para>
                </division>
              </division>
            </drafting.note>
            <subclause1 id="a175430">
              <identifier>19.1</identifier>
              <para>
                <paratext>Without affecting any other right or remedy available to it, either party may terminate this agreement with immediate effect by notifying the other party if:</paratext>
              </para>
              <subclause2 id="a243427">
                <identifier>(a)</identifier>
                <para>
                  <paratext>the other party commits a material breach of any term of this agreement that:</paratext>
                </para>
                <subclause3 id="a435709">
                  <identifier>(i)</identifier>
                  <para>
                    <paratext>is not capable of remedy, or</paratext>
                  </para>
                </subclause3>
                <subclause3 id="a664655">
                  <identifier>(ii)</identifier>
                  <para>
                    <paratext>if capable of remedy, is not remedied within a period of [NUMBER] days by the other party after being notified to do so;</paratext>
                  </para>
                </subclause3>
              </subclause2>
              <subclause2 condition="optional" id="a188378">
                <identifier>(b)</identifier>
                <para>
                  <paratext>the other party repeatedly breaches any of the terms of this agreement in such a manner as to reasonably justify the opinion that its conduct is inconsistent with it having the intention or ability to give effect to the terms of this agreement;</paratext>
                </para>
              </subclause2>
              <subclause2 id="a336709">
                <identifier>(c)</identifier>
                <para>
                  <paratex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paratext>
                </para>
              </subclause2>
              <subclause2 id="a408357">
                <identifier>(d)</identifier>
                <para>
                  <paratext>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party];</paratext>
                </para>
              </subclause2>
              <subclause2 id="a874823">
                <identifier>(e)</identifier>
                <para>
                  <paratext>the other party applies to court for, or obtains, a moratorium under Part A1 of the Insolvency Act 1986;</paratext>
                </para>
              </subclause2>
              <subclause2 id="a109823">
                <identifier>(f)</identifier>
                <para>
                  <paratex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paratext>
                </para>
              </subclause2>
              <subclause2 id="a930462">
                <identifier>(g)</identifier>
                <para>
                  <paratext>an application is made to court, or an order is made, for the appointment of an administrator, or a notice of intention to appoint an administrator is given or an administrator is appointed, over the other party;</paratext>
                </para>
              </subclause2>
              <subclause2 id="a715749">
                <identifier>(h)</identifier>
                <para>
                  <paratext>the holder of a qualifying floating charge over the assets of that other party has become entitled to appoint or has appointed an administrative receiver;</paratext>
                </para>
              </subclause2>
              <subclause2 id="a381472">
                <identifier>(i)</identifier>
                <para>
                  <paratext>a person becomes entitled to appoint a receiver over all or any of the assets of the other party or a receiver is appointed over all or any of the assets of the other party;</paratext>
                </para>
              </subclause2>
              <subclause2 id="a776993">
                <identifier>(j)</identifier>
                <para>
                  <paratext>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days;</paratext>
                </para>
              </subclause2>
              <subclause2 id="a150369">
                <identifier>(k)</identifier>
                <para>
                  <paratext>
                    any event occurs, or proceeding is taken, with respect to the other party in any jurisdiction to which it is subject that has an effect equivalent or similar to any of the events mentioned in 
                    <internal.reference refid="a336709">
                      <ital>clause 19.1(c)</ital>
                    </internal.reference>
                     to 
                    <internal.reference refid="a776993">
                      <ital>clause 19.1(j)</ital>
                    </internal.reference>
                     (inclusive); [or]
                  </paratext>
                </para>
              </subclause2>
              <subclause2 id="a476385">
                <identifier>(l)</identifier>
                <para>
                  <paratext>the other party suspends or ceases, or threatens to suspend or cease, carrying on all or a substantial part of its business[; or]</paratext>
                </para>
              </subclause2>
              <subclause2 condition="optional" id="a497547">
                <identifier>(m)</identifier>
                <para>
                  <paratext>the other party's financial position deteriorates so far as to reasonably justify the opinion that its ability to give effect to the terms of this agreement is in jeopardy.</paratext>
                </para>
              </subclause2>
            </subclause1>
            <subclause1 condition="optional" id="a412051">
              <identifier>19.2</identifier>
              <para>
                <paratext>
                  For the purposes of 
                  <internal.reference refid="a243427">
                    <ital>clause 19.1(a)</ital>
                  </internal.reference>
                  , 
                  <defn.term>material breach</defn.term>
                   includes:
                </paratext>
              </para>
              <subclause2 id="a762891">
                <identifier>(a)</identifier>
                <para>
                  <paratext>
                    a breach of any of the obligations set out in 
                    <internal.reference refid="a970716">
                      <ital>clause 12</ital>
                    </internal.reference>
                    , 
                    <internal.reference refid="a683454">
                      <ital>clause 13</ital>
                    </internal.reference>
                     or [CLAUSE NUMBER]; and
                  </paratext>
                </para>
              </subclause2>
              <subclause2 id="a132399">
                <identifier>(b)</identifier>
                <para>
                  <paratext>a breach that has a serious effect on the benefit the terminating party would otherwise derive from this agreement.</paratext>
                </para>
                <drafting.note id="a359165" jurisdiction="">
                  <head align="left" preservecase="true">
                    <headtext>Material breach (optional clause)</headtext>
                  </head>
                  <division id="a000104" level="1">
                    <para>
                      <paratext>This optional definition of "material breach" seeks to add certainty by:</paratext>
                    </para>
                    <list type="bulleted">
                      <list.item>
                        <para>
                          <paratext>Identifying clauses whose breach is automatically material.</paratext>
                        </para>
                      </list.item>
                      <list.item>
                        <para>
                          <paratext>Stating what is material, in terms that focus on the effect on the terminating party (and not, for example, on the defaulting party's intention).</paratext>
                        </para>
                      </list.item>
                    </list>
                    <para>
                      <paratext>
                        Where one party is in material breach, it has the chance to remedy the breach where the breach is remediable. The customer may feel that it should be able to terminate immediately (with no chance to remedy) if the supplier breaches some or all of the clauses mentioned in 
                        <internal.reference refid="a762891">
                          <ital>clause 19.2(a)</ital>
                        </internal.reference>
                        . If so, the customer should instead list those clauses in 
                        <internal.reference refid="a140131">
                          <ital>clause 19.3(c)</ital>
                        </internal.reference>
                        .
                      </paratext>
                    </para>
                  </division>
                </drafting.note>
              </subclause2>
            </subclause1>
            <subclause1 id="a861276">
              <identifier>19.3</identifier>
              <para>
                <paratext>Without affecting any other right or remedy available to it, the Customer may terminate this agreement with immediate effect by notifying the Supplier if:</paratext>
              </para>
              <subclause2 condition="optional" id="a429990">
                <identifier>(a)</identifier>
                <para>
                  <paratext>
                    the Supplier fails to meet any [Milestone Date 
                    <bold>OR</bold>
                     any Milestone Dates on [NUMBER] or more occasions];
                  </paratext>
                </para>
                <drafting.note id="a333497" jurisdiction="">
                  <head align="left" preservecase="true">
                    <headtext>Termination for missed milestone dates (optional clause)</headtext>
                  </head>
                  <division id="a000105" level="1">
                    <para>
                      <paratext>
                        Use the first option in 
                        <internal.reference refid="a429990">
                          <ital>clause 19.3(a)</ital>
                        </internal.reference>
                         if time is of the essence for all milestone dates. Use the second option if time is not of the essence but the customer can terminate if the supplier is late performing on multiple occasions.
                      </paratext>
                    </para>
                  </division>
                </drafting.note>
              </subclause2>
              <subclause2 condition="optional" id="a152984">
                <identifier>(b)</identifier>
                <para>
                  <paratext>
                    the Customer finally refuses to approve any Work Item under 
                    <internal.reference refid="a359141">
                      <ital>clause 4.6(c)</ital>
                    </internal.reference>
                    ) [on [NUMBER] or more occasions [in any [NUMBER] month period];
                  </paratext>
                </para>
                <drafting.note id="a780089" jurisdiction="">
                  <head align="left" preservecase="true">
                    <headtext>Termination for non-compliant services (optional clause)</headtext>
                  </head>
                  <division id="a000106" level="1">
                    <para>
                      <paratext>If the customer should have the right to terminate the whole agreement if the supplier fails to cure defective services after one attempt, remove the wording in brackets. In some circumstances, this may be appropriate but in others, this may be an excessive remedy for what may be a relatively small issue in the context of the whole agreement.</paratext>
                    </para>
                    <para>
                      <paratext>The wording in brackets allows the customer to terminate only if there are repeated failures to provide compliant services.</paratext>
                    </para>
                  </division>
                </drafting.note>
              </subclause2>
              <subclause2 condition="optional" id="a140131">
                <identifier>(c)</identifier>
                <para>
                  <paratext>the Supplier commits a breach of [CLAUSE NUMBER]; or</paratext>
                </para>
                <drafting.note id="a838543" jurisdiction="">
                  <head align="left" preservecase="true">
                    <headtext>Immediate termination (optional clause)</headtext>
                  </head>
                  <division id="a000107" level="1">
                    <para>
                      <paratext>
                        Add any provisions to this 
                        <internal.reference refid="a140131">
                          <ital>clause 19.3(c)</ital>
                        </internal.reference>
                         that entitle the customer to terminate immediately with no cure period.
                      </paratext>
                    </para>
                  </division>
                </drafting.note>
              </subclause2>
              <subclause2 id="a618136">
                <identifier>(d)</identifier>
                <para>
                  <paratext>there is a change of control of the Supplier [provided that:</paratext>
                </para>
                <subclause3 id="a564323">
                  <identifier>(i)</identifier>
                  <para>
                    <paratext>the Customer has a bona fide concern that the Supplier will not be able to continue to provide the Services and perform its other obligations under this agreement in accordance with its terms after the change of control; and</paratext>
                  </para>
                </subclause3>
                <subclause3 id="a154993">
                  <identifier>(ii)</identifier>
                  <para>
                    <paratext>the Customer gives notice to terminate within [three] months of the later of the date on which the change of control takes place and the date on which the Customer becomes aware of the change of control having taken place].</paratext>
                  </para>
                  <drafting.note id="a326924" jurisdiction="">
                    <head align="left" preservecase="true">
                      <headtext>Change of control</headtext>
                    </head>
                    <division id="a000108" level="1">
                      <para>
                        <paratext>A customer termination right for change of control is fairly common in services agreements. Some suppliers may see it as disproportionate given that many changes of ownership have no impact on the stability of the supplier or the quality of its services.</paratext>
                      </para>
                      <para>
                        <paratext>If the supplier objects to this provision, the customer could use the optional wording to soften it. Through this optional drafting, the customer must have reasonable grounds to object to the change of control and must exercise its termination rights within a specific period.</paratext>
                      </para>
                    </division>
                  </drafting.note>
                </subclause3>
              </subclause2>
            </subclause1>
            <subclause1 id="a390931">
              <identifier>19.4</identifier>
              <para>
                <paratext>
                  The Customer may terminate this agreement for convenience[, in whole or in part,] by giving not less than [NUMBER] months' notice to the Supplier [provided that the Customer may not give notice to terminate under this 
                  <internal.reference refid="a390931">
                    <ital>clause 19.4</ital>
                  </internal.reference>
                   during the initial [NUMBER] months of the Term].
                </paratext>
              </para>
              <drafting.note id="a908773" jurisdiction="">
                <head align="left" preservecase="true">
                  <headtext>Termination for convenience</headtext>
                </head>
                <division id="a000109" level="1">
                  <para>
                    <paratext>
                      If the customer wants the right to terminate for convenience, the supplier may ask for compensation (see 
                      <internal.reference refid="a195960">
                        <ital>Drafting note, Termination</ital>
                      </internal.reference>
                      ). The customer could use the optional drafting in this 
                      <internal.reference refid="a390931">
                        <ital>clause 19.4</ital>
                      </internal.reference>
                       as a compromise so that notice of termination cannot be given during an initial period. This would allow the supplier time to recover set-up costs through the charges and hone its service provision before the customer is able to end the relationship without cause.
                    </paratext>
                  </para>
                  <para>
                    <paratext>The supplier may try to include its own right to terminate for convenience, arguing that:</paratext>
                  </para>
                  <list type="bulleted">
                    <list.item>
                      <para>
                        <paratext>It should not be locked in to a relationship if it is not working.</paratext>
                      </para>
                    </list.item>
                    <list.item>
                      <para>
                        <paratext>If the customer has a right to terminate for convenience, it is only fair that it should have one too.</paratext>
                      </para>
                    </list.item>
                  </list>
                  <para>
                    <paratext>The customer would argue that the supplier is not locked into the contract indefinitely because of the contract term and can terminate for material breach or insolvency-related events if there are serious issues.</paratext>
                  </para>
                  <para>
                    <paratext>If the supplier insists on a right to terminate for convenience, the customer should make sure that the amount of notice that the supplier has to give is sufficient to enable the customer to source an alternative supplier.</paratext>
                  </para>
                </division>
              </drafting.note>
            </subclause1>
            <subclause1 id="a118827">
              <identifier>19.5</identifier>
              <para>
                <paratext>
                  Either party may terminate this agreement where it has the right to do so under [
                  <internal.reference refid="a477985">
                    <ital>clause 12.2</ital>
                  </internal.reference>
                   or] 
                  <internal.reference refid="a752831">
                    <ital>clause 21.7</ital>
                  </internal.reference>
                  .
                </paratext>
              </para>
            </subclause1>
          </clause>
          <clause id="a360680">
            <identifier>20.</identifier>
            <head align="left" preservecase="true">
              <headtext>Obligations on termination and survival</headtext>
            </head>
            <drafting.note id="a676440" jurisdiction="">
              <head align="left" preservecase="true">
                <headtext>Obligations on termination and survival</headtext>
              </head>
              <division id="a000110" level="1">
                <division id="a500898" level="2">
                  <head align="left" preservecase="true">
                    <headtext>Obligations on termination</headtext>
                  </head>
                  <para>
                    <paratext>
                      <internal.reference refid="a391990">
                        <ital>Clause 20.1</ital>
                      </internal.reference>
                       deals with the supplier's obligations on termination or expiry of the agreement in relation to delivery up of the customer's equipment, materials and deliverables.
                    </paratext>
                  </para>
                  <para>
                    <paratext>
                      <internal.reference refid="a587954">
                        <ital>Clause 20.2</ital>
                      </internal.reference>
                       requires the supplier to help the customer transition the services to the customer or a new supplier when the agreement is coming to an end.
                    </paratext>
                  </para>
                </division>
                <division id="a388669" level="2">
                  <head align="left" preservecase="true">
                    <headtext>Survival</headtext>
                  </head>
                  <para>
                    <paratext>
                      <internal.reference refid="a775841">
                        <ital>Clause 20.5</ital>
                      </internal.reference>
                       is a survival clause that deals with the effect of termination or expiry on the provisions of the agreement. It identifies the rights and obligations that continue after the termination of the agreement. The parties should ensure the clause includes the specific provisions applicable to their circumstances. For example, confidentiality and indemnification clauses are commonly included in the survival clause.
                    </paratext>
                  </para>
                  <para>
                    <paratext>
                      For more information on survival clauses, see 
                      <link href="3-203-1593" style="ACTLinkPLCtoPLC">
                        <ital>Standard clause, Survival</ital>
                      </link>
                      .
                    </paratext>
                  </para>
                </division>
              </division>
            </drafting.note>
            <subclause1 id="a391990">
              <identifier>20.1</identifier>
              <para>
                <paratext>
                  On termination or expiry of this agreement, the Supplier shall immediately (or on any alternative timeframe specified by the Customer for the purposes of 
                  <internal.reference refid="a587954">
                    <ital>clause 20.2</ital>
                  </internal.reference>
                  ):
                </paratext>
              </para>
              <subclause2 id="a589454">
                <identifier>(a)</identifier>
                <para>
                  <paratext>deliver to the Customer all Deliverables, whether or not then complete;</paratext>
                </para>
              </subclause2>
              <subclause2 id="a869498">
                <identifier>(b)</identifier>
                <para>
                  <paratext>return to the Customer all of the Customer Equipment and other customer property in the possession or control of the Supplier or any Supplier Personnel;</paratext>
                </para>
              </subclause2>
              <subclause2 id="a400031">
                <identifier>(c)</identifier>
                <para>
                  <paratext>cease using (and return or destroy if required by the Customer) all Customer Materials and Customer Confidential Information in the possession or control of the Supplier or any Supplier Personnel;</paratext>
                </para>
              </subclause2>
              <subclause2 id="a180161">
                <identifier>(d)</identifier>
                <para>
                  <paratext>
                    comply with the requirements of 
                    <internal.reference refid="a828725">
                      <ital>clause 13.7(f)</ital>
                    </internal.reference>
                     in relation to Customer Personal Data; and
                  </paratext>
                </para>
              </subclause2>
              <subclause2 id="a926691">
                <identifier>(e)</identifier>
                <para>
                  <paratext>remove any Supplier Equipment from the Customer's premises.</paratext>
                </para>
              </subclause2>
            </subclause1>
            <subclause1 id="a587954">
              <identifier>20.2</identifier>
              <para>
                <paratext>During the Termination Assistance Period, the Supplier shall provide all information and assistance reasonably required by the Customer to facilitate the smooth transition of the Services to the Customer or any Replacement Supplier appointed by it[, including by:</paratext>
              </para>
              <subclause2 id="a110355">
                <identifier>(a)</identifier>
                <para>
                  <paratext>providing access to materials, data and personnel used in the performance of the Services;</paratext>
                </para>
              </subclause2>
              <subclause2 id="a840661">
                <identifier>(b)</identifier>
                <para>
                  <paratext>providing reasonable assistance in support of any market testing or proposed procurement that the Customer may wish to carry out in relation to Replacement Services; and</paratext>
                </para>
              </subclause2>
              <subclause2 id="a387299">
                <identifier>(c)</identifier>
                <para>
                  <paratext>co-operating with the Customer and any Replacement Supplier to enable an orderly handover of the Services].</paratext>
                </para>
                <drafting.note id="a214993" jurisdiction="">
                  <head align="left" preservecase="true">
                    <headtext>Exit assistance</headtext>
                  </head>
                  <division id="a000111" level="1">
                    <para>
                      <paratext>
                        <internal.reference refid="a587954">
                          <ital>Clause 20.2</ital>
                        </internal.reference>
                         places a general obligation on the supplier to help the customer with any exit assistance as is reasonably required by the customer. The aim is to minimise disruption to the services and preserve the continuity of the customer's business operations.
                      </paratext>
                    </para>
                    <para>
                      <paratext>
                        Some customers take the view that providing reasonable exit assistance is an integral part of the supplier's scope of work and remunerated by the margin earned by the supplier during the life of the contract. If the supplier insists on payment for termination assistance and the customer agrees to this, the customer could use the optional wording in 
                        <internal.reference refid="a660635">
                          <ital>clause 20.3</ital>
                        </internal.reference>
                         and 
                        <internal.reference refid="a163561">
                          <ital>clause 20.4</ital>
                        </internal.reference>
                         so that:
                      </paratext>
                    </para>
                    <list type="bulleted">
                      <list.item>
                        <para>
                          <paratext>There is a cap on the costs that the supplier can claim for providing exit assistance.</paratext>
                        </para>
                      </list.item>
                      <list.item>
                        <para>
                          <paratext>The supplier is not paid for exit assistance if the customer terminates for cause.</paratext>
                        </para>
                      </list.item>
                    </list>
                    <para>
                      <paratext>The customer should also consider whether to include:</paratext>
                    </para>
                    <list type="bulleted">
                      <list.item>
                        <para>
                          <paratext>A schedule setting out the specific exit assistance that the customer requires.</paratext>
                        </para>
                      </list.item>
                      <list.item>
                        <para>
                          <paratext>A requirement for the supplier to develop an exit plan explaining how it will transition services back to the customer or a new supplier when the agreement expires or terminates.</paratext>
                        </para>
                      </list.item>
                    </list>
                    <para>
                      <paratext>
                        For an example exit plan, see 
                        <link href="w-012-6266" style="ACTLinkPLCtoPLC">
                          <ital>Standard clause, Exit management</ital>
                        </link>
                         and 
                        <link anchor="a687221" href="5-213-3958" style="ACTLinkPLCtoPLC">
                          <ital>Standard document, Outsourcing agreement: Shorter form: Schedule 14</ital>
                        </link>
                        <ital>.</ital>
                      </paratext>
                    </para>
                    <para>
                      <paratext>
                        For a discussion of exit management generally, see 
                        <link anchor="a931236" href="6-107-4775" style="ACTLinkPLCtoPLC">
                          <ital>Practice note, Main issues in outsourcing contracts: Exit management</ital>
                        </link>
                        .
                      </paratext>
                    </para>
                  </division>
                </drafting.note>
              </subclause2>
            </subclause1>
            <subclause1 condition="optional" id="a660635">
              <identifier>20.3</identifier>
              <para>
                <paratext>
                  Subject to 
                  <internal.reference refid="a163561">
                    <ital>clause 20.4</ital>
                  </internal.reference>
                  , the Customer shall reimburse the Supplier's reasonable, additional costs of carrying out its obligations under 
                  <internal.reference refid="a587954">
                    <ital>clause 20.2</ital>
                  </internal.reference>
                   provided that:
                </paratext>
              </para>
              <subclause2 id="a717949">
                <identifier>(a)</identifier>
                <para>
                  <paratext>the Supplier shall not charge the Customer for supplying reports or information already within its possession or control;</paratext>
                </para>
              </subclause2>
              <subclause2 id="a502312">
                <identifier>(b)</identifier>
                <para>
                  <paratext>
                    [any costs are incurred at the rates set out in 
                    <internal.reference refid="a879950">
                      <ital>Schedule 2</ital>
                    </internal.reference>
                    ];
                  </paratext>
                </para>
              </subclause2>
              <subclause2 id="a856032">
                <identifier>(c)</identifier>
                <para>
                  <paratext>any costs [over £[AMOUNT]] are approved in advance in writing by the Customer before being incurred by the Supplier; and</paratext>
                </para>
              </subclause2>
              <subclause2 id="a962909">
                <identifier>(d)</identifier>
                <para>
                  <paratext>the Supplier provides the Customer on request with any information needed to verify the costs to the Customer's reasonable satisfaction.</paratext>
                </para>
              </subclause2>
            </subclause1>
            <subclause1 id="a163561">
              <identifier>20.4</identifier>
              <para>
                <paratext>
                  If the Customer terminates this agreement under 
                  <internal.reference refid="a175430">
                    <ital>clause 19.1</ital>
                  </internal.reference>
                  [, 
                  <internal.reference refid="a429990">
                    <ital>clause 19.3(a)</ital>
                  </internal.reference>
                  , 
                  <internal.reference refid="a333497">
                    <ital>Drafting note, Termination for missed milestone dates (optional clause)</ital>
                  </internal.reference>
                   or 
                  <internal.reference refid="a140131">
                    <ital>clause 19.3(c)</ital>
                  </internal.reference>
                  ], the Supplier shall bear its own costs in carrying out its obligations under 
                  <internal.reference refid="a587954">
                    <ital>clause 20.2</ital>
                  </internal.reference>
                  .
                </paratext>
              </para>
            </subclause1>
            <subclause1 id="a775841">
              <identifier>20.5</identifier>
              <para>
                <paratext>
                  <bold>Survival</bold>
                </paratext>
              </para>
              <subclause2 id="a790278">
                <identifier>(a)</identifier>
                <para>
                  <paratext>
                    Any provision of this agreement that expressly or by implication is intended to come into or continue in force on or after termination or expiry of this agreement shall remain in full force and effect, including 
                    <internal.reference refid="a736855">
                      <ital>clause 5.5</ital>
                    </internal.reference>
                    , [
                    <internal.reference refid="a547405">
                      <ital>clause 9</ital>
                    </internal.reference>
                    ,] 
                    <internal.reference refid="a812379">
                      <ital>clause 10</ital>
                    </internal.reference>
                    , 
                    <internal.reference refid="a828725">
                      <ital>clause 13.7(f)</ital>
                    </internal.reference>
                    , 
                    <internal.reference refid="a952048">
                      <ital>clause 13.7(g)</ital>
                    </internal.reference>
                    , 
                    <internal.reference refid="a908829">
                      <ital>clause 14</ital>
                    </internal.reference>
                    , [
                    <internal.reference refid="a762105">
                      <ital>clause 15</ital>
                    </internal.reference>
                    ,] 
                    <internal.reference refid="a981149">
                      <ital>clause 16.5</ital>
                    </internal.reference>
                     to 
                    <internal.reference refid="a103200">
                      <ital>clause 16.11</ital>
                    </internal.reference>
                    , [
                    <internal.reference refid="a510841">
                      <ital>clause 17</ital>
                    </internal.reference>
                    ], 
                    <internal.reference refid="a101610">
                      <ital>clause 18</ital>
                    </internal.reference>
                    , 
                    <internal.reference refid="a360680">
                      <ital>clause 20</ital>
                    </internal.reference>
                     and 
                    <internal.reference refid="a120176">
                      <ital>clause 34</ital>
                    </internal.reference>
                    .
                  </paratext>
                </para>
              </subclause2>
              <subclause2 id="a745438">
                <identifier>(b)</identifier>
                <para>
                  <paratex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paratext>
                </para>
              </subclause2>
            </subclause1>
          </clause>
          <clause id="a816830">
            <identifier>21.</identifier>
            <head align="left" preservecase="true">
              <headtext>Force majeure</headtext>
            </head>
            <drafting.note id="a655619" jurisdiction="">
              <head align="left" preservecase="true">
                <headtext>Force majeure</headtext>
              </head>
              <division id="a000112" level="1">
                <para>
                  <paratext>
                    This 
                    <internal.reference refid="a816830">
                      <ital>clause 21</ital>
                    </internal.reference>
                     is a standard force majeure clause which relieves both parties from their contractual obligations if a force majeure event occurs. It also sets out the actions that need to be taken to minimise the impact of the force majeure event and explains when the party not affected by force majeure can terminate.
                  </paratext>
                </para>
                <para>
                  <paratext>The clause is drafted to favour the customer, as the party with fewer obligations and therefore less likely to invoke force majeure, while acknowledging that most suppliers expect some protection from the effects of force majeure.</paratext>
                </para>
                <para>
                  <paratext>
                    For information on force majeure clauses and alternative drafting, see 
                    <link href="6-107-3808" style="ACTLinkPLCtoPLC">
                      <ital>Standard clause, Force majeure</ital>
                    </link>
                    .
                  </paratext>
                </para>
                <division id="a624523" level="2">
                  <head align="left" preservecase="true">
                    <headtext>Business continuity plan and force majeure clauses</headtext>
                  </head>
                  <para>
                    <paratext>This agreement does not include obligations on the supplier to produce a business continuity plan specifically for the customer. Those obligations are not necessary in all services agreements.</paratext>
                  </para>
                  <para>
                    <paratext>
                      However, it is reasonable for the customer to expect the supplier to have general plans to minimise disruption within its operations due to force majeure events. In 
                      <internal.reference refid="a934584">
                        <ital>clause 21.4(b)</ital>
                      </internal.reference>
                      , the supplier can only benefit from force majeure protection if it took reasonable steps to prevent or minimise the impact of force majeure, including by implementing business continuity plans.
                    </paratext>
                  </para>
                  <para>
                    <paratext>
                      For obligations on a supplier to produce a business continuity plan specific to the customer in an outsourcing, see 
                      <link anchor="a977951" href="0-202-4551" style="ACTLinkPLCtoPLC">
                        <ital>Standard document, Outsourcing agreement: long form: clause 42</ital>
                      </link>
                      .
                    </paratext>
                  </para>
                </division>
              </division>
            </drafting.note>
            <subclause1 id="a285135">
              <identifier>21.1</identifier>
              <para>
                <paratext>
                  <defn.term>Force Majeure Event</defn.term>
                   means [any circumstance not within a party's reasonable control including]:
                </paratext>
              </para>
              <drafting.note id="a772384" jurisdiction="">
                <head align="left" preservecase="true">
                  <headtext>Defining Force Majeure Event</headtext>
                </head>
                <division id="a000113" level="1">
                  <para>
                    <paratext>The customer is likely to want to make this list exhaustive, so that only events falling within the categories listed are treated as force majeure events. If so, omit the words in square brackets.</paratext>
                  </para>
                </division>
              </drafting.note>
              <subclause2 id="a353363">
                <identifier>(a)</identifier>
                <para>
                  <paratext>acts of God, flood, drought, earthquake or other natural disaster;</paratext>
                </para>
              </subclause2>
              <subclause2 id="a647898">
                <identifier>(b)</identifier>
                <para>
                  <paratext>epidemic or pandemic;</paratext>
                </para>
              </subclause2>
              <subclause2 id="a718891">
                <identifier>(c)</identifier>
                <para>
                  <paratext>terrorist attack, civil war, civil commotion or riots, war, threat of or preparation for war, armed conflict, imposition of sanctions, embargo, or breaking off of diplomatic relations;</paratext>
                </para>
              </subclause2>
              <subclause2 id="a121688">
                <identifier>(d)</identifier>
                <para>
                  <paratext>nuclear, chemical or biological contamination, or sonic boom;</paratext>
                </para>
              </subclause2>
              <subclause2 id="a696922">
                <identifier>(e)</identifier>
                <para>
                  <paratext>any law or action taken by a government or public authority, including imposing an export or import restriction, quota, or prohibition;</paratext>
                </para>
              </subclause2>
              <subclause2 id="a120791">
                <identifier>(f)</identifier>
                <para>
                  <paratext>collapse of buildings, fire, explosion or accident; [and]</paratext>
                </para>
              </subclause2>
              <subclause2 condition="optional" id="a200553">
                <identifier>(g)</identifier>
                <para>
                  <paratext>any labour or trade dispute, strikes, industrial action or lockouts (other than by the staff of the party seeking to rely on this clause or those of its subcontractors [or Affiliates]); [and]</paratext>
                </para>
              </subclause2>
              <subclause2 id="a649469">
                <identifier>(h)</identifier>
                <para>
                  <paratext>interruption or failure of utility service.</paratext>
                </para>
              </subclause2>
            </subclause1>
            <subclause1 id="a187715">
              <identifier>21.2</identifier>
              <para>
                <paratext>
                  Subject to 
                  <internal.reference refid="a732366">
                    <ital>clause 21.4</ital>
                  </internal.reference>
                  , a party (
                  <defn.term>Affected Party</defn.term>
                  ) shall not be liable for any failure or delay in performing any of its obligations under this agreement for so long as, and to the extent that, its performance is [directly] prevented, hindered or delayed by a Force Majeure Event.
                </paratext>
              </para>
              <drafting.note id="a205557" jurisdiction="">
                <head align="left" preservecase="true">
                  <headtext>Relying on force majeure</headtext>
                </head>
                <division id="a000114" level="1">
                  <para>
                    <paratext>Consider whether to include "directly", which may make it harder to invoke the clause. For example, if there was some intervening cause between the force majeure event and the adverse impact, then the affected party would not be able to rely on it.</paratext>
                  </para>
                  <para>
                    <paratext>
                      However, even if "directly" is omitted it may be implied (see 
                      <link anchor="a409033" href="7-380-6134" style="ACTLinkPLCtoPLC">
                        <ital>Practice note, Contracts: force majeure: Only effective cause of default</ital>
                      </link>
                      ).
                    </paratext>
                  </para>
                </division>
              </drafting.note>
            </subclause1>
            <subclause1 condition="optional" id="a822596">
              <identifier>21.3</identifier>
              <para>
                <paratext>
                  For so long as the Affected Party's liability in relation to any of its obligations is suspended under 
                  <internal.reference refid="a187715">
                    <ital>clause 21.2</ital>
                  </internal.reference>
                  , the other party shall not be liable for any failure or delay in performing its corresponding obligations. To the extent that Services are not provided during a Force Majeure Event, the Supplier shall not charge the relevant Charges for those Services.
                </paratext>
              </para>
              <drafting.note id="a893391" jurisdiction="">
                <head align="left" preservecase="true">
                  <headtext>Effect of force majeure on other party's obligations (optional clause)</headtext>
                </head>
                <division id="a000115" level="1">
                  <para>
                    <paratext>
                      Consider whether this 
                      <internal.reference refid="a508635">
                        <ital>clause 21.3</ital>
                      </internal.reference>
                       is needed. It may not be necessary if the contract is structured so that completion and acceptance of services triggers the customer's payment obligation and the customer will therefore not be required to pay for as long as the supplier is unable to complete any services due to force majeure.
                    </paratext>
                  </para>
                  <para>
                    <paratext>
                      For more information on this provision, including the chances of it being implied if not included, see 
                      <link anchor="a443859" href="7-380-6134" style="ACTLinkPLCtoPLC">
                        <ital>Practice note, Contracts: force majeure: Effect on unaffected party's obligations</ital>
                      </link>
                      .
                    </paratext>
                  </para>
                </division>
              </drafting.note>
            </subclause1>
            <subclause1 id="a732366">
              <identifier>21.4</identifier>
              <para>
                <paratext>
                  <internal.reference refid="a187715">Clause 21.2</internal.reference>
                   shall only apply if the Affected Party:
                </paratext>
              </para>
              <subclause2 id="a279004">
                <identifier>(a)</identifier>
                <para>
                  <paratext>as soon as reasonably practicable after the start of the Force Majeure Event [but no later than [NUMBER] days from its start], notifies the other party of the Force Majeure Event, the date on which it started, its likely or potential duration, and the effect of the Force Majeure Event on its ability to perform any of its obligations under this agreement;</paratext>
                </para>
              </subclause2>
              <subclause2 id="a934584">
                <identifier>(b)</identifier>
                <para>
                  <paratext>took reasonable precautions to prevent or minimise the Force Majeure Event, including by implementing and complying with an effective business continuity plan, except where compliance with the business continuity plan is itself affected by the Force Majeure Event; and</paratext>
                </para>
              </subclause2>
              <subclause2 id="a842035">
                <identifier>(c)</identifier>
                <para>
                  <paratext>uses all reasonable endeavours to mitigate the effect of the Force Majeure Event on the performance of its obligations (including by accepting non-contractual performance by the other party, provided this causes no material commercial detriment to the Affected Party and can achieve the same result as contractual performance would have done in all material respects).</paratext>
                </para>
              </subclause2>
            </subclause1>
            <subclause1 id="a416241">
              <identifier>21.5</identifier>
              <para>
                <paratext>
                  The Affected Party shall keep the other party informed of its endeavours under 
                  <internal.reference refid="a842035">
                    <ital>clause 21.4(c)</ital>
                  </internal.reference>
                   and their outcome [promptly on request 
                  <bold>OR</bold>
                   in weekly written reports].
                </paratext>
              </para>
            </subclause1>
            <subclause1 id="a939426">
              <identifier>21.6</identifier>
              <para>
                <paratext>
                  If the Supplier is relieved from providing any Services under this 
                  <internal.reference refid="a816830">
                    <ital>clause 21</ital>
                  </internal.reference>
                  , it shall co-operate with any efforts that the Customer may make to obtain alternative supplies of those Services.
                </paratext>
              </para>
            </subclause1>
            <subclause1 id="a752831">
              <identifier>21.7</identifier>
              <para>
                <paratext>
                  If the Affected Party has not resumed full performance of any obligations suspended under 
                  <internal.reference refid="a187715">
                    <ital>clause 21.2</ital>
                  </internal.reference>
                   within [NUMBER] days after the start of the Force Majeure Event, the other party may terminate this agreement by giving [not less than [NUMBER] days'] notice to the Affected Party.
                </paratext>
              </para>
            </subclause1>
          </clause>
          <clause id="a788248">
            <identifier>22.</identifier>
            <head align="left" preservecase="true">
              <headtext>Assignment and other dealings</headtext>
            </head>
            <drafting.note id="a903687" jurisdiction="">
              <head align="left" preservecase="true">
                <headtext>Assignment and other dealings</headtext>
              </head>
              <division id="a000116" level="1">
                <para>
                  <paratext>
                    This 
                    <internal.reference refid="a788248">
                      <ital>clause 22</ital>
                    </internal.reference>
                     addresses:
                  </paratext>
                </para>
                <list type="bulleted">
                  <list.item>
                    <para>
                      <paratext>Each party's ability to transfer its rights and obligations under the agreement to a third party.</paratext>
                    </para>
                  </list.item>
                  <list.item>
                    <para>
                      <paratext>The supplier's ability to subcontract its obligations.</paratext>
                    </para>
                  </list.item>
                </list>
                <para>
                  <paratext>As a customer-friendly agreement, the clause restricts the supplier's ability to deal with its rights and obligations under the agreement without the customer's prior consent, whereas the customer is not subject to the same restrictions. The clause also contains drafting:</paratext>
                </para>
                <list type="bulleted">
                  <list.item>
                    <para>
                      <paratext>Making the supplier liable for its subcontractors.</paratext>
                    </para>
                  </list.item>
                  <list.item>
                    <para>
                      <paratext>Allowing the customer to withdraw its consent to subcontractors.</paratext>
                    </para>
                  </list.item>
                  <list.item>
                    <para>
                      <paratext>Requiring the supplier to "flow down" certain requirements of this agreement into its contracts with subcontractors.</paratext>
                    </para>
                  </list.item>
                </list>
                <para>
                  <paratext>
                    For more information on assignment and other dealings clauses and alternative drafting, see 
                    <link href="5-107-3823" style="ACTLinkPLCtoPLC">
                      <ital>Standard clause, Assignment and other dealings</ital>
                    </link>
                     and its drafting notes.
                  </paratext>
                </para>
                <para>
                  <paratext>
                    For more information on supply chain flow-down terms and more detailed drafting, see 
                    <link href="w-018-3846" style="ACTLinkPLCtoPLC">
                      <ital>Standard clause, Supply chain flow-down terms</ital>
                    </link>
                    .
                  </paratext>
                </para>
              </division>
            </drafting.note>
            <subclause1 id="a437042">
              <identifier>22.1</identifier>
              <para>
                <paratext>The Supplier shall not assign, novate, transfer, mortgage, charge, subcontract, delegate, declare a trust over or deal in any other manner with any or all of its rights and obligations under this agreement without the prior written consent of the Customer [(not to be unreasonably withheld or delayed)].</paratext>
              </para>
            </subclause1>
            <subclause1 id="a824610">
              <identifier>22.2</identifier>
              <para>
                <paratext>The Customer may at any time assign, novate, transfer, mortgage, charge, subcontract, delegate, declare a trust over or deal in any other manner with any or all of its rights and obligations under this agreement[, provided that it gives prior notice to the Supplier].</paratext>
              </para>
            </subclause1>
            <subclause1 condition="optional" id="a534898">
              <identifier>22.3</identifier>
              <para>
                <paratext>
                  The Customer consents to the Supplier subcontracting the elements of the Services identified in 
                  <internal.reference refid="a544626">
                    <ital>Schedule 3</ital>
                  </internal.reference>
                   to the subcontractors identified in 
                  <internal.reference refid="a544626">
                    <ital>Schedule 3</ital>
                  </internal.reference>
                  .
                </paratext>
              </para>
              <drafting.note id="a945863" jurisdiction="">
                <head align="left" preservecase="true">
                  <headtext>Permission to subcontract (optional clause)</headtext>
                </head>
                <division id="a000117" level="1">
                  <para>
                    <paratext>The customer generally wants to have control over who is performing the services. It wants to avoid work being subcontracted to organisations that it does not want in its supply chain. That could be for a number of reasons, for example, because they are competitors or due to concerns about past performance.</paratext>
                  </para>
                  <para>
                    <paratext>
                      Under this 
                      <internal.reference refid="a534898">
                        <ital>clause 22.3</ital>
                      </internal.reference>
                      , the customer consents to the supplier using certain pre-approved subcontractors. Approval is required under 
                      <internal.reference refid="a437042">
                        <ital>clause 22.1</ital>
                      </internal.reference>
                      .
                    </paratext>
                  </para>
                  <para>
                    <paratext>Where the customer allows the supplier to subcontract, it will expect the supplier to remain responsible for the performance of the agreement.</paratext>
                  </para>
                </division>
              </drafting.note>
            </subclause1>
            <subclause1 id="a955264">
              <identifier>22.4</identifier>
              <para>
                <paratext>Where the Supplier subcontracts any of its obligations under this agreement, the Supplier remains responsible for the performance of this agreement and liable for all acts and omissions of its subcontractors as if they were its own.</paratext>
              </para>
            </subclause1>
            <subclause1 condition="optional" id="a584838">
              <identifier>22.5</identifier>
              <para>
                <paratext>The Customer may withdraw its consent to using a subcontractor, by giving [reasonable prior] notice to the Supplier, where, in the Customer's reasonable opinion:</paratext>
              </para>
              <subclause2 id="a886161">
                <identifier>(a)</identifier>
                <para>
                  <paratext>
                    the acts or omissions of the relevant subcontractor have caused or materially contributed to the [Supplier being in breach of this agreement 
                    <bold>OR</bold>
                     Customer having the right to terminate this agreement under 
                    <internal.reference refid="a243427">
                      <ital>clause 19.1(a)</ital>
                    </internal.reference>
                    [, 
                    <internal.reference refid="a364956">
                      <ital>clause 19.1(b)</ital>
                    </internal.reference>
                    ][, 
                    <internal.reference refid="a429990">
                      <ital>clause 19.3(a)</ital>
                    </internal.reference>
                    ] [or 
                    <internal.reference refid="a152984">
                      <ital>clause 19.3(b)</ital>
                    </internal.reference>
                    ];
                  </paratext>
                </para>
              </subclause2>
              <subclause2 id="a755459">
                <identifier>(b)</identifier>
                <para>
                  <paratext>the acts or omissions of the subcontractor have brought the Customer into public disrepute, whether or not those acts or omissions relate to the Services; or</paratext>
                </para>
              </subclause2>
              <subclause2 condition="optional" id="a571838">
                <identifier>(c)</identifier>
                <para>
                  <paratext>the continued use of that subcontractor will have a material adverse effect on the provision of the Services or the Customer's business or reputation.</paratext>
                </para>
                <drafting.note id="a736369" jurisdiction="">
                  <head align="left" preservecase="true">
                    <headtext>Withdrawal of consent to subcontracting (optional clause)</headtext>
                  </head>
                  <division id="a000118" level="1">
                    <para>
                      <paratext>From the customer's perspective, its consent to any subcontracting is contingent on the suitability and performance of the supplier's subcontractors. If a subcontractor is having a detrimental effect on the customer, then the customer will want the supplier to stop using that subcontractor.</paratext>
                    </para>
                    <para>
                      <paratext>
                        Under 
                        <internal.reference refid="a886161">
                          <ital>clause 22.5(a)</ital>
                        </internal.reference>
                         and 
                        <internal.reference refid="a755459">
                          <ital>clause 22.5(b)</ital>
                        </internal.reference>
                        , the customer can withdraw consent where the subcontractor has:
                      </paratext>
                    </para>
                    <list type="bulleted">
                      <list.item>
                        <para>
                          <paratext>Caused the supplier to be in breach (first option) or material breach entitling the customer to terminate (second option).</paratext>
                        </para>
                      </list.item>
                      <list.item>
                        <para>
                          <paratext>Done something that brings the customer into public disrepute.</paratext>
                        </para>
                      </list.item>
                    </list>
                    <para>
                      <paratext>
                        The optional drafting in 
                        <internal.reference refid="a571838">
                          <ital>clause 22.5(c)</ital>
                        </internal.reference>
                         is broader, allowing the customer to withdraw consent before any adverse event has happened, and may therefore be harder to negotiate.
                      </paratext>
                    </para>
                    <para>
                      <paratext>
                        The supplier may object to this 
                        <internal.reference refid="a584838">
                          <ital>clause 22.5</ital>
                        </internal.reference>
                        , pointing out that it remains responsible for the performance of the agreement and should therefore be free to decide how to manage its subcontractors. If the supplier accepts the premise of the clause, it may argue that it should only be obliged to stop using a subcontractor where an act or omission of the subcontractor has put the supplier in material breach of its contract with the customer. The supplier may argue that it should be indemnified for any costs or claims it incurs if it is obliged to stop using a subcontractor in any other situation. These might include costs of paying off the subcontractor and engaging an alternative subcontractor at a higher price.
                      </paratext>
                    </para>
                  </division>
                </drafting.note>
              </subclause2>
            </subclause1>
            <subclause1 condition="optional" id="a964929">
              <identifier>22.6</identifier>
              <para>
                <paratext>Unless otherwise agreed by the Customer in writing, the Supplier shall ensure that each subcontract includes:</paratext>
              </para>
              <subclause2 condition="optional" id="a684363">
                <identifier>(a)</identifier>
                <para>
                  <paratext>
                    equivalent obligations and restrictions on the subcontractor to those imposed on the Supplier under this agreement by [
                    <internal.reference refid="a970716">
                      <ital>clause 12</ital>
                    </internal.reference>
                    <ital> </ital>
                    <bold>OR</bold>
                    <ital> </ital>
                    <internal.reference refid="a114289">
                      <ital>clause 12.1</ital>
                    </internal.reference>
                    ,] [
                    <internal.reference refid="a683454">
                      <ital>clause 13</ital>
                    </internal.reference>
                    <bold>OR</bold>
                    <internal.reference refid="a889979">
                      <ital>clause 13.7</ital>
                    </internal.reference>
                    , 
                    <internal.reference refid="a997377">
                      <ital>clause 13.8</ital>
                    </internal.reference>
                     and 
                    <internal.reference refid="a443935">
                      <ital>clause 13.9</ital>
                    </internal.reference>
                    ,] [
                    <internal.reference refid="a908829">
                      <ital>clause 14</ital>
                    </internal.reference>
                    ] and [OTHER CLAUSES TO FLOW DOWN];
                  </paratext>
                </para>
              </subclause2>
              <subclause2 id="a627645">
                <identifier>(b)</identifier>
                <para>
                  <paratext>a prohibition on any further subcontracting without the Supplier's prior written consent. The Supplier must obtain the Customer's prior written consent (not to be unreasonably withheld or delayed) before granting its consent to further subcontracting; and</paratext>
                </para>
              </subclause2>
              <subclause2 id="a826797">
                <identifier>(c)</identifier>
                <para>
                  <paratext>any additional terms that the Customer reasonably requires as a condition of granting its consent to any subcontract.</paratext>
                </para>
                <drafting.note id="a378792" jurisdiction="">
                  <head align="left" preservecase="true">
                    <headtext>Flow down of terms (optional clause)</headtext>
                  </head>
                  <division id="a000119" level="1">
                    <para>
                      <paratext>The customer may want the supplier to flow down certain obligations in the agreement to its subcontractors. From the customer's perspective, this could be an important part of mitigating its risk of breaching laws that require it to police its supply chains (for example, by ensuring that bribery or modern slavery is not taking place within it).</paratext>
                    </para>
                    <para>
                      <paratext>By contrast, the supplier may see this as excessive and impractical.</paratext>
                    </para>
                    <para>
                      <paratext>
                        Choose the first options in 
                        <internal.reference refid="a684363">
                          <ital>clause 22.6(a)</ital>
                        </internal.reference>
                         to make the obligations that the supplier must flow-down broader. Use the second options to make them narrower and easier for the supplier to comply with.
                      </paratext>
                    </para>
                  </division>
                </drafting.note>
              </subclause2>
            </subclause1>
          </clause>
          <clause id="a869062">
            <identifier>23.</identifier>
            <head align="left" preservecase="true">
              <headtext>Variation</headtext>
            </head>
            <drafting.note id="a988665" jurisdiction="">
              <head align="left" preservecase="true">
                <headtext>Variation</headtext>
              </head>
              <division id="a000120" level="1">
                <para>
                  <paratext>A variation clause (sometimes called an amendments clause, a no variation clause, or a no oral modification clause) sets out a prescribed procedure for the parties to follow to vary the agreement. It is intended to exclude the possibility of informal, and perhaps inadvertent, oral variations being made to an agreement.</paratext>
                </para>
                <para>
                  <paratext>
                    For more information on variation clauses, see the drafting notes to 
                    <link href="3-107-3838" style="ACTLinkPLCtoPLC">
                      <ital>Standard clause, Variation</ital>
                    </link>
                    .
                  </paratext>
                </para>
                <para>
                  <paratext>
                    This 
                    <internal.reference refid="a869062">
                      <ital>clause 23</ital>
                    </internal.reference>
                     also includes optional wording to require a valid variation to expressly state that it is amending the agreement in question. This extra layer of formality may help to prevent variations being agreed inadvertently (for example, by email) before a proper amendment agreement has been drafted and reviewed by lawyers.
                  </paratext>
                </para>
              </division>
            </drafting.note>
            <subclause1 id="a243739">
              <para>
                <paratext>No variation of this agreement shall be effective unless it is in writing and signed by the parties (or their authorised representatives) [and expressly states that it is amending this agreement].</paratext>
              </para>
            </subclause1>
          </clause>
          <clause id="a366507">
            <identifier>24.</identifier>
            <head align="left" preservecase="true">
              <headtext>Waiver</headtext>
            </head>
            <drafting.note id="a114439" jurisdiction="">
              <head align="left" preservecase="true">
                <headtext>Waiver</headtext>
              </head>
              <division id="a000121" level="1">
                <para>
                  <paratext>
                    A waiver occurs when a party indicates that it will not exercise a right or remedy under a contract. This 
                    <internal.reference refid="a366507">
                      <ital>clause 24</ital>
                    </internal.reference>
                    , sometimes known as a "no waiver" clause, seeks to ensure that:
                  </paratext>
                </para>
                <list type="bulleted">
                  <list.item>
                    <para>
                      <paratext>A party's inadvertent failure to enforce its contractual rights or remedies does not result in losing those rights or remedies.</paratext>
                    </para>
                  </list.item>
                  <list.item>
                    <para>
                      <paratext>A waiver of a breach on one occasion does not affect the rights of the waiving party if there is a further breach.</paratext>
                    </para>
                  </list.item>
                </list>
                <para>
                  <paratext>
                    For more information on waiver clauses and alternative drafting, see 
                    <link href="0-107-3806" style="ACTLinkPLCtoPLC">
                      <ital>Standard clause, Waiver</ital>
                    </link>
                     and its drafting notes.
                  </paratext>
                </para>
              </division>
            </drafting.note>
            <subclause1 id="a111165">
              <identifier>24.1</identifier>
              <para>
                <paratext>A waiver of any right or remedy under this agreement or by law is only effective if given in writing and shall not be deemed to be a waiver of any subsequent right or remedy.</paratext>
              </para>
            </subclause1>
            <subclause1 id="a630234">
              <identifier>24.2</identifier>
              <para>
                <paratex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paratext>
              </para>
            </subclause1>
          </clause>
          <clause id="a396754">
            <identifier>25.</identifier>
            <head align="left" preservecase="true">
              <headtext>Rights and remedies</headtext>
            </head>
            <drafting.note id="a133435" jurisdiction="">
              <head align="left" preservecase="true">
                <headtext>Rights and remedies</headtext>
              </head>
              <division id="a000122" level="1">
                <para>
                  <paratext>
                    For information on rights and remedies clauses, see the drafting notes to 
                    <link href="2-203-0725" style="ACTLinkPLCtoPLC">
                      <ital>Standard clause, Rights and remedies</ital>
                    </link>
                    .
                  </paratext>
                </para>
              </division>
            </drafting.note>
            <subclause1 id="a169517">
              <para>
                <paratext>The rights and remedies provided under this agreement are in addition to, and not exclusive of, any rights or remedies provided by law.</paratext>
              </para>
            </subclause1>
          </clause>
          <clause id="a431193">
            <identifier>26.</identifier>
            <head align="left" preservecase="true">
              <headtext>Severance</headtext>
            </head>
            <drafting.note id="a596836" jurisdiction="">
              <head align="left" preservecase="true">
                <headtext>Severance</headtext>
              </head>
              <division id="a000123" level="1">
                <para>
                  <paratext>The purpose of a severance clause is to clarify that if a term is invalid or unenforceable, the parties intend the rest of the agreement to continue without the invalid or unenforceable term.</paratext>
                </para>
                <para>
                  <paratext>
                    This short-form severance clause does not include an obligation on the parties to negotiate in good faith to agree a replacement term. For drafting to that effect and for information on severance clauses generally, see 
                    <link href="9-107-3840" style="ACTLinkPLCtoPLC">
                      <ital>Standard clause, Severance</ital>
                    </link>
                     and its drafting notes.
                  </paratext>
                </para>
              </division>
            </drafting.note>
            <subclause1 id="a855693">
              <para>
                <paratext>If any provision or part-provision of this agreement is or becomes invalid, illegal or unenforceable, it shall be deemed deleted, but that shall not affect the validity and enforceability of the rest of this agreement.</paratext>
              </para>
            </subclause1>
          </clause>
          <clause id="a903402">
            <identifier>27.</identifier>
            <head align="left" preservecase="true">
              <headtext>Entire agreement</headtext>
            </head>
            <drafting.note id="a500588" jurisdiction="">
              <head align="left" preservecase="true">
                <headtext>Entire agreement</headtext>
              </head>
              <division id="a000124" level="1">
                <para>
                  <paratext>An entire agreement clause confirms that the contract concerned contains the entire agreement between the parties and supersedes any previous agreements.</paratext>
                </para>
                <para>
                  <paratext>
                    It can also be used to dissuade the courts from finding that statements or representations made outside of the contract form part of it. The customer is usually more likely to receive representations from the supplier during the lead-up to signing the contract than vice versa. The customer should therefore consider omitting 
                    <internal.reference refid="a871691">
                      <ital>clause 27.2</ital>
                    </internal.reference>
                     and 
                    <internal.reference refid="a496885">
                      <ital>clause 27.3</ital>
                    </internal.reference>
                     which are intended to:
                  </paratext>
                </para>
                <list type="bulleted">
                  <list.item>
                    <para>
                      <paratext>Prevent liability in misrepresentation from arising in respect of pre-contractual statements that are not included in the agreement.</paratext>
                    </para>
                  </list.item>
                  <list.item>
                    <para>
                      <paratext>Exclude remedies for innocent and negligent misrepresentation that might otherwise be based on statements contained in the agreement</paratext>
                    </para>
                  </list.item>
                </list>
                <para>
                  <paratext>However, these elements are a common feature of entire agreement clauses and the supplier may insist on their inclusion and the customer's reliance on contract terms and contractual remedies.</paratext>
                </para>
                <para>
                  <paratext>
                    For more information on entire agreement clauses and alternative drafting, see 
                    <link href="2-107-3834" style="ACTLinkPLCtoPLC">
                      <ital>Standard clause, Entire agreement</ital>
                    </link>
                     and its drafting notes.
                  </paratext>
                </para>
              </division>
            </drafting.note>
            <subclause1 id="a716192">
              <identifier>27.1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condition="optional" id="a871691">
              <identifier>27.2</identifier>
              <para>
                <paratext>
                  [Subject to 
                  <internal.reference refid="a773272">
                    <ital>clause 16.2</ital>
                  </internal.reference>
                  , each 
                  <bold>OR</bold>
                   Each] party acknowledges that in entering into this agreement it does not rely on, and shall have no remedies in respect of, any statement, representation, assurance or warranty (whether made innocently or negligently) that is not set out in this agreement.
                </paratext>
              </para>
            </subclause1>
            <subclause1 condition="optional" id="a496885">
              <identifier>27.3</identifier>
              <para>
                <paratext>Each party agrees that it shall have no claim for innocent or negligent misrepresentation [or negligent misstatement] based on any statement in this agreement.</paratext>
              </para>
            </subclause1>
          </clause>
          <clause id="a868696">
            <identifier>28.</identifier>
            <head align="left" preservecase="true">
              <headtext>Conflict</headtext>
            </head>
            <drafting.note id="a916319" jurisdiction="">
              <head align="left" preservecase="true">
                <headtext>Conflict</headtext>
              </head>
              <division id="a000125" level="1">
                <para>
                  <paratext>
                    For information on conflict clauses and alternative drafting, see 
                    <link href="7-107-3836" style="ACTLinkPLCtoPLC">
                      <ital>Standard clause, Conflict</ital>
                    </link>
                     and its drafting notes.
                  </paratext>
                </para>
              </division>
            </drafting.note>
            <subclause1 id="a823286">
              <para>
                <paratext>If there is an inconsistency between any of the provisions in the main body of this agreement and the Schedules, the provisions in the main body of this agreement prevail.</paratext>
              </para>
            </subclause1>
          </clause>
          <clause id="a283992">
            <identifier>29.</identifier>
            <head align="left" preservecase="true">
              <headtext>Announcements</headtext>
            </head>
            <drafting.note id="a175824" jurisdiction="">
              <head align="left" preservecase="true">
                <headtext>Announcements</headtext>
              </head>
              <division id="a000126" level="1">
                <para>
                  <paratext>An announcements clause prevents either party from making a public announcement about their agreement without the prior written consent of the other party. It is often the customer who wants to include this clause to stop the supplier publicly announcing the deal without the customer's permission.</paratext>
                </para>
                <para>
                  <paratext>
                    For more information on announcement clauses and alternative drafting, see 
                    <link href="8-107-3826" style="ACTLinkPLCtoPLC">
                      <ital>Standard clause, Announcements</ital>
                    </link>
                     and its drafting notes.
                  </paratext>
                </para>
              </division>
            </drafting.note>
            <subclause1 id="a741656">
              <para>
                <paratext>No party shall make, or permit any person to make, any public announcement concerning the existence, subject matter or terms of this agreement, the wider transactions contemplated by it, or the relationship between the parties, without the prior written consent of the other party [(consent not to be unreasonably withheld or delayed)], except as required by law, any governmental or regulatory authority (including any relevant securities exchange), any court or other authority of competent jurisdiction.</paratext>
              </para>
            </subclause1>
          </clause>
          <clause id="a535952">
            <identifier>30.</identifier>
            <head align="left" preservecase="true">
              <headtext>No partnership or agency</headtext>
            </head>
            <drafting.note id="a314391" jurisdiction="">
              <head align="left" preservecase="true">
                <headtext>No partnership or agency</headtext>
              </head>
              <division id="a000127" level="1">
                <para>
                  <paratext>
                    The purpose of this 
                    <internal.reference refid="a535952">
                      <ital>clause 30</ital>
                    </internal.reference>
                     is to minimise the risk of an agreement creating an unwanted joint venture, partnership, employer-employee, or agency relationship between the parties.
                  </paratext>
                </para>
                <para>
                  <paratext>
                    If provisions are added to this agreement under which one party is permitted to act as the agent of the other, add a carve out to the end of 
                    <internal.reference refid="a894009">
                      <ital>clause 30.1</ital>
                    </internal.reference>
                     such as "except as expressly provided in clauses [NUMBERS]".
                  </paratext>
                </para>
                <para>
                  <paratext>
                    For more information on partnership and agency clauses, see the drafting notes to 
                    <link href="4-107-3814" style="ACTLinkPLCtoPLC">
                      <ital>Standard clause, No partnership or agency</ital>
                    </link>
                    .
                  </paratext>
                </para>
              </division>
            </drafting.note>
            <subclause1 id="a894009">
              <identifier>30.1</identifier>
              <para>
                <paratext>Nothing in this agreement is intended to, or shall be deemed to, establish any partnership or joint venture between the parties, constitute either party as the agent of the other party, or authorise any party to make or enter into any commitments for or on behalf of the other party.</paratext>
              </para>
            </subclause1>
            <subclause1 id="a615876">
              <identifier>30.2</identifier>
              <para>
                <paratext>Each party confirms it is acting on its own behalf and not for the benefit of any other person.</paratext>
              </para>
            </subclause1>
          </clause>
          <clause id="a469187">
            <identifier>31.</identifier>
            <head align="left" preservecase="true">
              <headtext>Third party rights</headtext>
            </head>
            <drafting.note id="a857665" jurisdiction="">
              <head align="left" preservecase="true">
                <headtext>Third party rights</headtext>
              </head>
              <division id="a000128" level="1">
                <para>
                  <paratext>Sometimes an entity which is not itself a party to a contract needs the right to enforce the terms of that contract against one of the contracting parties. For example, indemnities are sometimes drafted so that non-parties, such as affiliates, can benefit from the indemnity.</paratext>
                </para>
                <para>
                  <paratext>
                    Use the optional opening words in 
                    <internal.reference refid="a309028">
                      <ital>clause 31.1</ital>
                    </internal.reference>
                     if a third party is given rights under the Contracts (Rights of Third Parties) Act 1999 (CROTPA) to enforce any terms in this agreement. There is also optional wording to name clauses where third party rights are created, such as:
                  </paratext>
                </para>
                <list type="bulleted">
                  <list.item>
                    <para>
                      <paratext>
                        <internal.reference refid="a736475">
                          <ital>Clause 3.3(d)</ital>
                        </internal.reference>
                         under which customer affiliates can receive services.
                      </paratext>
                    </para>
                  </list.item>
                  <list.item>
                    <para>
                      <paratext>
                        The indemnity in 
                        <internal.reference refid="a981149">
                          <ital>clause 16.5</ital>
                        </internal.reference>
                        .
                      </paratext>
                    </para>
                  </list.item>
                </list>
                <para>
                  <paratext>If no third party is meant to benefit from any right or defence in the agreement, delete the optional opening words.</paratext>
                </para>
                <para>
                  <paratext>
                    <internal.reference refid="a204720">
                      <ital>Clause 31.2</ital>
                    </internal.reference>
                     should only be used if third party rights have been granted. Delete it if all rights under CROTPA have been excluded.
                  </paratext>
                </para>
                <para>
                  <paratext>
                    For more information on third party rights clauses, see 
                    <link href="6-107-3846" style="ACTLinkPLCtoPLC">
                      <ital>Standard clause, Third party rights</ital>
                    </link>
                     and its drafting notes.
                  </paratext>
                </para>
              </division>
            </drafting.note>
            <subclause1 id="a309028">
              <identifier>31.1</identifier>
              <para>
                <paratext>
                  [Unless it expressly states otherwise [(including in 
                  <internal.reference refid="a736475">
                    <ital>clause 3.3(d)</ital>
                  </internal.reference>
                   and 
                  <internal.reference refid="a981149">
                    <ital>clause 16.5</ital>
                  </internal.reference>
                  )],] this agreement does not give rise to any rights under the Contracts (Rights of Third Parties) Act 1999 to enforce any term of this agreement.
                </paratext>
              </para>
            </subclause1>
            <subclause1 condition="optional" id="a204720">
              <identifier>31.2</identifier>
              <para>
                <paratext>The rights of the parties to rescind or vary this agreement are not subject to the consent of any other person.</paratext>
              </para>
            </subclause1>
          </clause>
          <clause id="a452205">
            <identifier>32.</identifier>
            <head align="left" preservecase="true">
              <headtext>Notices</headtext>
            </head>
            <drafting.note id="a655791" jurisdiction="">
              <head align="left" preservecase="true">
                <headtext>Notices</headtext>
              </head>
              <division id="a000129" level="1">
                <para>
                  <paratext>
                    This 
                    <internal.reference refid="a452205">
                      <ital>clause 32</ital>
                    </internal.reference>
                     governs how any notice under this agreement must be given and the time when the notice is deemed to have been formally received.
                  </paratext>
                </para>
                <para>
                  <paratext>
                    <internal.reference refid="a795686">
                      <ital>Clause 32.1(b)</ital>
                    </internal.reference>
                     allows notices to be given by email. If removing this option, see also 
                    <internal.reference refid="a346828">
                      <ital>clause 1.9</ital>
                    </internal.reference>
                     and make sure the two provisions are consistent.
                  </paratext>
                </para>
                <para>
                  <paratext>
                    For more information on notices clauses and alternative drafting, see 
                    <link href="5-107-3842" style="ACTLinkPLCtoPLC">
                      <ital>Standard clause, Notices</ital>
                    </link>
                     and its drafting notes.
                  </paratext>
                </para>
              </division>
            </drafting.note>
            <subclause1 id="a972971">
              <identifier>32.1</identifier>
              <para>
                <paratext>Any notice given to a party under or in connection with this agreement shall be in writing and shall be:</paratext>
              </para>
              <subclause2 id="a427574">
                <identifier>(a)</identifier>
                <para>
                  <paratext>delivered by hand or by pre-paid first-class post or other next working day delivery service at its registered office (if a company) or its principal place of business (in any other case); or</paratext>
                </para>
              </subclause2>
              <subclause2 id="a795686">
                <identifier>(b)</identifier>
                <para>
                  <paratext>sent by email to the following address (or an address substituted in writing by the party to be served):</paratext>
                </para>
                <subclause3 id="a486323">
                  <identifier>(i)</identifier>
                  <para>
                    <paratext>for notices to the Customer: [ADDRESS].</paratext>
                  </para>
                </subclause3>
                <subclause3 id="a773808">
                  <identifier>(ii)</identifier>
                  <para>
                    <paratext>for notices to the Supplier: [ADDRESS].</paratext>
                  </para>
                </subclause3>
              </subclause2>
            </subclause1>
            <subclause1 id="a892521">
              <identifier>32.2</identifier>
              <para>
                <paratext>Any notice shall be deemed to have been received:</paratext>
              </para>
              <subclause2 id="a806807">
                <identifier>(a)</identifier>
                <para>
                  <paratext>if delivered by hand, at the time the notice is left at the proper address;</paratext>
                </para>
              </subclause2>
              <subclause2 id="a527856">
                <identifier>(b)</identifier>
                <para>
                  <paratext>if sent by [pre-paid first-class post or other] next working day delivery service, at [9.00 am] on the [second] Business Day after posting; or</paratext>
                </para>
              </subclause2>
              <subclause2 id="a501462">
                <identifier>(c)</identifier>
                <para>
                  <paratext>if sent by email, at the time of transmission or, if this time falls outside Business Hours, when Business Hours resume.</paratext>
                </para>
              </subclause2>
            </subclause1>
            <subclause1 id="a876345">
              <identifier>32.3</identifier>
              <para>
                <paratext>
                  This 
                  <internal.reference refid="a452205">
                    <ital>clause 32</ital>
                  </internal.reference>
                   does not apply to the service of any proceedings or any documents in any legal action or, where applicable, any arbitration or other method of dispute resolution.
                </paratext>
              </para>
            </subclause1>
          </clause>
          <clause id="a624070">
            <identifier>33.</identifier>
            <head align="left" preservecase="true">
              <headtext>Counterparts</headtext>
            </head>
            <drafting.note id="a988000" jurisdiction="">
              <head align="left" preservecase="true">
                <headtext>Counterparts</headtext>
              </head>
              <division id="a000130" level="1">
                <para>
                  <paratext>
                    For information on counterparts clauses and alternative drafting, see 
                    <link href="1-107-3844" style="ACTLinkPLCtoPLC">
                      <ital>Standard document, Counterparts</ital>
                    </link>
                     and its drafting notes.
                  </paratext>
                </para>
              </division>
            </drafting.note>
            <subclause1 id="a130467">
              <identifier>33.1</identifier>
              <para>
                <paratext>This agreement may be executed in any number of counterparts, each of which constitutes a duplicate original, but all the counterparts together constitute the one agreement.</paratext>
              </para>
            </subclause1>
            <subclause1 condition="optional" id="a852055">
              <identifier>33.2</identifier>
              <para>
                <paratext>
                  Transmission of [an executed counterpart of this agreement (but for the avoidance of doubt not just a signature page) 
                  <bold>OR</bold>
                   the executed signature page of a counterpart of this agreement] by email (in PDF, JPEG or other agreed format) takes effect as the transmission of an executed "wet ink" counterpart of this agreement. [If this method of transmission is adopted, without prejudice to the validity of the agreement made, each party shall on request provide the other with the "wet ink" hard copy original[s] of their counterpart.]
                </paratext>
              </para>
              <drafting.note id="a171249" jurisdiction="">
                <head align="left" preservecase="true">
                  <headtext>Virtual signing process (optional clause)</headtext>
                </head>
                <division id="a000131" level="1">
                  <para>
                    <paratext>
                      For information on the drafting options in this 
                      <internal.reference refid="a852055">
                        <ital>clause 33.2</ital>
                      </internal.reference>
                      , see 
                      <link anchor="a409259" href="1-107-3844" style="ACTLinkPLCtoPLC">
                        <ital>Standard clause, Counterparts: Drafting note: Virtual signing process (optional clause)</ital>
                      </link>
                      .
                    </paratext>
                  </para>
                </division>
              </drafting.note>
            </subclause1>
          </clause>
          <clause id="a120176">
            <identifier>34.</identifier>
            <head align="left" preservecase="true">
              <headtext>Dispute resolution procedure</headtext>
            </head>
            <drafting.note id="a193238" jurisdiction="">
              <head align="left" preservecase="true">
                <headtext>Dispute resolution procedure</headtext>
              </head>
              <division id="a000132" level="1">
                <para>
                  <paratext>The ongoing nature of a commercial agreement means that, if a dispute arises, formal dispute resolution proceedings should be a last resort. By providing for the parties to undertake some less formal stages of dispute resolution before beginning litigation or arbitration, a dispute resolution procedure can help to protect the relationship between the parties and save them significant amounts of time and money, when compared with litigation or arbitration.</paratext>
                </para>
                <para>
                  <paratext>
                    This 
                    <internal.reference refid="a120176">
                      <ital>clause 34</ital>
                    </internal.reference>
                     provides a basic framework for the parties to try to resolve disputes through negotiation and mediation either before or in parallel to court or arbitration proceedings.
                  </paratext>
                </para>
                <para>
                  <paratext>For information on dispute resolution clauses and alternative procedures, see the following Standard clauses and their drafting notes:</paratext>
                </para>
                <list type="bulleted">
                  <list.item>
                    <para>
                      <paratext>
                        <link href="3-369-3959" style="ACTLinkPLCtoPLC">
                          <ital>Multi-tiered dispute resolution procedure</ital>
                        </link>
                        .
                      </paratext>
                    </para>
                  </list.item>
                  <list.item>
                    <para>
                      <paratext>
                        <link href="2-101-6424" style="ACTLinkPLCtoPLC">
                          <ital>Expert determination</ital>
                        </link>
                        .
                      </paratext>
                    </para>
                  </list.item>
                </list>
                <para>
                  <paratext>Expert determination is typically used where a contract could raise a narrow technical question that an independent expert could resolve, such as a valuation or technical or professional opinion. As most services agreements do not need expert determination provisions, we have not included them in this draft.</paratext>
                </para>
              </division>
            </drafting.note>
            <subclause1 id="a287477">
              <identifier>34.1</identifier>
              <para>
                <paratext>
                  If a dispute arises out of or in connection with this agreement or its performance, validity or enforceability (
                  <defn.term>Dispute</defn.term>
                  ), then[, except as expressly provided in this agreement,] the parties shall follow the procedure set out in this clause:
                </paratext>
              </para>
              <subclause2 id="a758948">
                <identifier>(a)</identifier>
                <para>
                  <paratext>
                    either party shall notify the other of the Dispute, setting out its nature and full particulars (
                    <defn.term>Dispute notice</defn.term>
                    ), together with relevant supporting documents. On service of the Dispute notice, the [EMPLOYEE TITLE] of the Customer and [EMPLOYEE TITLE] of the Supplier shall attempt in good faith to resolve the Dispute;
                  </paratext>
                </para>
              </subclause2>
              <subclause2 id="a910476">
                <identifier>(b)</identifier>
                <para>
                  <paratext>if the [EMPLOYEE TITLE] of the Customer and [EMPLOYEE TITLE] of the Supplier are for any reason unable to resolve the Dispute within [30] days of service of the Dispute notice, the Dispute shall be referred to the [SENIOR OFFICER TITLE] of the Customer and [SENIOR OFFICER TITLE] of the Supplier who shall attempt in good faith to resolve it; and</paratext>
                </para>
              </subclause2>
              <subclause2 id="a555505">
                <identifier>(c)</identifier>
                <para>
                  <paratext>
                    if the [SENIOR OFFICER TITLE] of the Customer and [SENIOR OFFICER TITLE] of the Supplier are for any reason unable to resolve the Dispute within [30] days of it being referred to them, the parties agree to enter into mediation in good faith to settle the Dispute and will do so in accordance with the [CEDR Model Mediation Procedure 
                    <bold>OR</bold>
                     [PROCEDURE]]. Unless otherwise agreed between the parties within [NUMBER] days of service of the Dispute notice, the mediator shall be nominated by [CEDR 
                    <bold>OR</bold>
                     [OTHER]]. To initiate the mediation, a party must serve notice in writing (
                    <defn.term>ADR notice</defn.term>
                    ) to the other party to the Dispute, referring the Dispute to mediation. A copy of the ADR notice should be sent to [CEDR
                    <bold> OR</bold>
                     [OTHER]]; and
                  </paratext>
                </para>
              </subclause2>
              <subclause2 id="a685069">
                <identifier>(d)</identifier>
                <para>
                  <paratext>unless otherwise agreed between the parties, the mediation will start not later than [NUMBER] days after the date of the ADR notice.</paratext>
                </para>
              </subclause2>
            </subclause1>
            <subclause1 id="a912841">
              <identifier>34.2</identifier>
              <para>
                <paratext>[The start of mediation shall not prevent the parties starting or continuing court proceedings in relation to the Dispute.</paratext>
              </para>
              <para>
                <paratext>
                  <bold>OR</bold>
                </paratext>
              </para>
              <para>
                <paratext>
                  Subject to 
                  <internal.reference refid="a830554">
                    <ital>clause 34.3</ital>
                  </internal.reference>
                  ,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
                </paratext>
              </para>
              <drafting.note id="a502082" jurisdiction="">
                <head align="left" preservecase="true">
                  <headtext>Permitting or prohibiting parallel formal proceedings</headtext>
                </head>
                <division id="a000133" level="1">
                  <para>
                    <paratext>The first option allows the dispute to be referred to court proceedings in parallel to the mediation.</paratext>
                  </para>
                  <para>
                    <paratext>The second option expressly prohibits court proceedings until after the mediation.</paratext>
                  </para>
                  <para>
                    <paratext>
                      For more information on the drafting options in this clause, see 
                      <link anchor="a902526" href="3-369-3959" style="ACTLinkPLCtoPLC">
                        <ital>Standard clause, Multi-tiered dispute resolution procedure: Drafting note: Permitting or prohibiting parallel formal proceedings</ital>
                      </link>
                      .
                    </paratext>
                  </para>
                </division>
              </drafting.note>
            </subclause1>
            <subclause1 id="a830554">
              <identifier>34.3</identifier>
              <para>
                <paratext>
                  If for any reason the Dispute is not resolved within [NUMBER] days of the start of the mediation, the Dispute shall be finally resolved by the courts of England and Wales in accordance with 
                  <internal.reference refid="a927566">
                    <ital>clause 36</ital>
                  </internal.reference>
                  .
                </paratext>
              </para>
            </subclause1>
          </clause>
          <clause id="a800047">
            <identifier>35.</identifier>
            <head align="left" preservecase="true">
              <headtext>Governing law</headtext>
            </head>
            <drafting.note id="a217155" jurisdiction="">
              <head align="left" preservecase="true">
                <headtext>Governing law</headtext>
              </head>
              <division id="a000134" level="1">
                <para>
                  <paratext>
                    For information on governing law clauses, see the drafting notes to 
                    <link href="8-107-3850" style="ACTLinkPLCtoPLC">
                      <ital>Standard clause, Governing law</ital>
                    </link>
                    .
                  </paratext>
                </para>
              </division>
            </drafting.note>
            <subclause1 id="a114357">
              <para>
                <paratext>This agreement and any dispute or claim (including non-contractual disputes or claims) arising out of or in connection with it or its subject matter or formation shall be governed by and construed in accordance with the law of England and Wales.</paratext>
              </para>
            </subclause1>
          </clause>
          <clause id="a927566">
            <identifier>36.</identifier>
            <head align="left" preservecase="true">
              <headtext>Jurisdiction</headtext>
            </head>
            <drafting.note id="a275769" jurisdiction="">
              <head align="left" preservecase="true">
                <headtext>Jurisdiction</headtext>
              </head>
              <division id="a000135" level="1">
                <para>
                  <paratext>
                    For information on jurisdiction clauses and additional and alternative drafting (including for the appointment of a process agent in England and Wales where one of the parties is based overseas), see 
                    <link href="9-522-6848" style="ACTLinkPLCtoPLC">
                      <ital>Standard clause, Jurisdiction</ital>
                    </link>
                     and its drafting notes.
                  </paratext>
                </para>
              </division>
            </drafting.note>
            <subclause1 id="a860488">
              <para>
                <paratext>
                  Each party irrevocably agrees that the courts of England and Wales shall have [exclusive 
                  <bold>OR</bold>
                   non-exclusive] jurisdiction to settle any dispute or claim (including non-contractual disputes or claims) arising out of or in connection with this agreement or its subject matter or formation.
                </paratext>
              </para>
            </subclause1>
          </clause>
        </operative>
        <testimonium default="true" wording="contract">
          <para>
            <paratext>This agreement has been entered into on the date stated at the beginning of it.</paratext>
          </para>
        </testimonium>
        <disclosure.schedule>
          <schedule id="a326473">
            <identifier>Schedule 1</identifier>
            <head align="left" preservecase="true">
              <headtext>Services</headtext>
            </head>
            <drafting.note id="a244631" jurisdiction="">
              <head align="left" preservecase="true">
                <headtext>Services</headtext>
              </head>
              <division id="a000136" level="1">
                <para>
                  <paratext>Tips for drafting the description of the services and deliverables include:</paratext>
                </para>
                <list type="bulleted">
                  <list.item>
                    <para>
                      <paratext>Avoid relying on just the supplier's standard service description. Instead ensure that the services schedule reflects the customer's requirements and commits the supplier to any particular outcome which is important to the customer (for example, the achievement of a particular goal or a particular level of savings). Where there is both a customer's requirements document and a supplier's standard description of the services, avoid relying on both and specifying that one will take precedence. Any conflicts should be identified and the correct position stated in a single document.</paratext>
                    </para>
                  </list.item>
                  <list.item>
                    <para>
                      <paratext>Consider the services and deliverables to be provided in detail from end to end, step by step. Also consider how the supplier should respond to unusual events. For example, in the context of delivery services, the provision by the customer of an incorrect address.</paratext>
                    </para>
                  </list.item>
                  <list.item>
                    <para>
                      <paratext>Obtain input from the individuals involved in the operational aspects of the services so that the drafting reflects the realities of the provision of those services.</paratext>
                    </para>
                  </list.item>
                  <list.item>
                    <para>
                      <paratext>Consider the division of responsibilities between the parties and be clear on who is doing what. As part of the process, it may be helpful to insert each step of the services into a table and allocate it to one of the parties. This will help identify any areas where the supplier's performance is dependent on something the customer must do first. The wording should create clearly enforceable obligations so make clear who is doing each obligation, when they must do it and what needs to be done.</paratext>
                    </para>
                  </list.item>
                  <list.item>
                    <para>
                      <paratext>Avoid the use of subjective descriptions such as "good" or "satisfactorily" where possible as these may result in disputes as to whether those standards have been met. Instead, define the standards by measurable criteria. If you do use the term "satisfactory", make it clear that this is to be done to someone's satisfaction (ideally, the customer's although the supplier will want the customer to act reasonably).</paratext>
                    </para>
                  </list.item>
                  <list.item>
                    <para>
                      <paratext>Avoid leaving matters to be agreed by the parties as this will cause issues if the parties cannot subsequently agree. If something cannot be agreed upfront, try to include a detailed mechanism or formula for working out the relevant issue.</paratext>
                    </para>
                  </list.item>
                  <list.item>
                    <para>
                      <paratext>Consider including a reporting obligation. For example, the supplier must provide periodic reports on key information, as well as reporting on any specific events (for example, complaints from end-users or failure to comply with the description of the services).</paratext>
                    </para>
                  </list.item>
                </list>
              </division>
            </drafting.note>
            <clause id="a299902">
              <identifier>1.</identifier>
              <head align="left" preservecase="true">
                <headtext>Services</headtext>
              </head>
            </clause>
            <para>
              <paratext>[SERVICES TO BE PROVIDED]</paratext>
            </para>
            <clause id="a930430">
              <identifier>2.</identifier>
              <head align="left" preservecase="true">
                <headtext>Deliverables</headtext>
              </head>
            </clause>
            <para>
              <paratext>[DELIVERABLES TO BE PROVIDED]</paratext>
            </para>
            <clause id="a173014">
              <identifier>3.</identifier>
              <head align="left" preservecase="true">
                <headtext>Milestones and Milestone Dates</headtext>
              </head>
            </clause>
            <para>
              <paratext>[MILESTONES AND MILESTONE DATES]</paratext>
            </para>
            <clause condition="optional" id="a920505">
              <identifier>4.</identifier>
              <head align="left" preservecase="true">
                <headtext>Key Milestone Dates</headtext>
              </head>
            </clause>
            <para>
              <paratext>[DATE]</paratext>
            </para>
            <clause id="a723075">
              <identifier>5.</identifier>
              <head align="left" preservecase="true">
                <headtext>Requirements, specifications and standards</headtext>
              </head>
            </clause>
            <para>
              <paratext>[REQUIREMENTS, SPECIFICATIONS AND STANDARDS FOR THE SERVICES]</paratext>
            </para>
            <clause condition="optional" id="a976173">
              <identifier>6.</identifier>
              <head align="left" preservecase="true">
                <headtext>Acceptance criteria</headtext>
              </head>
            </clause>
            <para>
              <paratext>[ACCEPTANCE CRITERIA]</paratext>
            </para>
            <clause id="a395430">
              <identifier>7.</identifier>
              <head align="left" preservecase="true">
                <headtext>Customer Materials</headtext>
              </head>
            </clause>
            <para>
              <paratext>[SPECIFY]</paratext>
            </para>
            <clause id="a737422">
              <identifier>8.</identifier>
              <head align="left" preservecase="true">
                <headtext>Customer Equipment</headtext>
              </head>
            </clause>
            <para>
              <paratext>[SPECIFY]</paratext>
            </para>
            <clause condition="optional" id="a462491">
              <identifier>9.</identifier>
              <head align="left" preservecase="true">
                <headtext>Supplier Equipment</headtext>
              </head>
            </clause>
            <para>
              <paratext>[SPECIFY]</paratext>
            </para>
          </schedule>
          <schedule id="a879950">
            <identifier>Schedule 2</identifier>
            <head align="left" preservecase="true">
              <headtext>Charges, costs and payment</headtext>
            </head>
            <clause id="a547950">
              <identifier>1.</identifier>
              <head align="left" preservecase="true">
                <headtext>Charges</headtext>
              </head>
              <drafting.note id="a523768" jurisdiction="">
                <head align="left" preservecase="true">
                  <headtext>Charges</headtext>
                </head>
                <division id="a000142" level="1">
                  <para>
                    <paratext>
                      Specify whether the Charges for the Services will be fixed price, time and materials or mixed. See 
                      <internal.reference refid="a975217">
                        <ital>Drafting note, Charges and payment</ital>
                      </internal.reference>
                      .
                    </paratext>
                  </para>
                </division>
              </drafting.note>
              <subclause1 id="a332565">
                <identifier>1.1</identifier>
                <head align="left" preservecase="true">
                  <headtext>Fixed price</headtext>
                </head>
                <subclause2 id="a911423">
                  <identifier>(a)</identifier>
                  <para>
                    <paratext>
                      The total charges for the [Services 
                      <bold>OR</bold>
                       [PART OF THE SERVICES CHARGED ON A FIXED PRICE BASIS]] are £[AMOUNT].
                    </paratext>
                  </para>
                </subclause2>
                <subclause2 id="a559832">
                  <identifier>(b)</identifier>
                  <para>
                    <paratext>The[se] charges are calculated as follows: [CALCULATION METHOD].</paratext>
                  </para>
                </subclause2>
              </subclause1>
              <subclause1 id="a884403">
                <identifier>1.2</identifier>
                <head align="left" preservecase="true">
                  <headtext>Time and materials</headtext>
                </head>
                <subclause2 id="a432678">
                  <identifier>(a)</identifier>
                  <para>
                    <paratext>
                      The [Services 
                      <bold>OR</bold>
                       [RELEVANT PART OF THE SERVICES]] shall be charged on a time and materials basis as follows:
                    </paratext>
                  </para>
                  <subclause3 id="a177609">
                    <identifier>(i)</identifier>
                    <para>
                      <paratext>
                        The [daily 
                        <bold>OR</bold>
                         hourly] rates for the Supplier Personnel are: [SPECIFY]
                      </paratext>
                    </para>
                  </subclause3>
                  <subclause3 id="a859250">
                    <identifier>(ii)</identifier>
                    <para>
                      <paratext>The weekend and overtime rates for the Supplier Personnel are: [SPECIFY]</paratext>
                    </para>
                  </subclause3>
                </subclause2>
              </subclause1>
            </clause>
            <clause id="a283923">
              <identifier>2.</identifier>
              <head align="left" preservecase="true">
                <headtext>Invoicing schedule</headtext>
              </head>
              <subclause1 id="a589696">
                <identifier>2.1</identifier>
                <para>
                  <paratext>The Supplier shall invoice the Customer for the Charges on the following schedule: [SPECIFY].</paratext>
                </para>
              </subclause1>
            </clause>
            <clause id="a141954">
              <identifier>3.</identifier>
              <head align="left" preservecase="true">
                <headtext>Third party materials and services</headtext>
              </head>
              <subclause1 id="a835209">
                <identifier>3.1</identifier>
                <para>
                  <paratext>The following materials and services procured from third parties shall be invoiced to the Customer in addition to the Charges: [DETAILS].</paratext>
                </para>
              </subclause1>
            </clause>
          </schedule>
          <schedule id="a544626">
            <identifier>Schedule 3</identifier>
            <head align="left" preservecase="true">
              <headtext>Supplier's Key Personnel, Subcontractors and Contract Managers</headtext>
            </head>
            <clause condition="optional" id="a449010">
              <identifier>1.</identifier>
              <head align="left" preservecase="true">
                <headtext>Supplier's Key Personnel</headtext>
              </head>
              <para>
                <paratext>
                  <table frame="all" pgwide="1">
                    <tgroup cols="2">
                      <colspec colname="1" colnum="1" colwidth="50"/>
                      <colspec colname="2" colnum="2" colwidth="50"/>
                      <tbody>
                        <row>
                          <entry valign="top">
                            <para align="left">
                              <paratext>
                                <bold>Key Personnel member</bold>
                              </paratext>
                            </para>
                          </entry>
                          <entry valign="top">
                            <para align="left">
                              <paratext>
                                <bold>Minimum percentage of working hours allocated to Services</bold>
                              </paratext>
                            </para>
                          </entry>
                        </row>
                        <row>
                          <entry valign="top">
                            <para align="left">
                              <paratext>[NAMES AND TITLES OF RELEVANT EMPLOYEES]</paratext>
                            </para>
                          </entry>
                          <entry valign="top">
                            <para align="left">
                              <paratext>[SPECIFY]</paratext>
                            </para>
                          </entry>
                        </row>
                      </tbody>
                    </tgroup>
                  </table>
                </paratext>
              </para>
              <drafting.note id="a764427" jurisdiction="">
                <head align="left" preservecase="true">
                  <headtext>Key personnel (optional)</headtext>
                </head>
                <division id="a000143" level="1">
                  <para>
                    <paratext>
                      For the background to this section, see 
                      <internal.reference refid="a190192">
                        <ital>clause 5.3</ital>
                      </internal.reference>
                      . Delete this section if there are no key personnel.
                    </paratext>
                  </para>
                </division>
              </drafting.note>
            </clause>
            <clause id="a121550">
              <identifier>2.</identifier>
              <head align="left" preservecase="true">
                <headtext>Supplier Contract Manager(s)</headtext>
              </head>
              <list type="bulleted">
                <list.item>
                  <para>
                    <paratext>[NAME]</paratext>
                  </para>
                </list.item>
              </list>
            </clause>
            <clause condition="optional" id="a445770">
              <identifier>3.</identifier>
              <head align="left" preservecase="true">
                <headtext>Subcontractors</headtext>
              </head>
              <para>
                <paratext>
                  <table frame="all" pgwide="1">
                    <tgroup cols="2">
                      <colspec colname="1" colnum="1" colwidth="50"/>
                      <colspec colname="2" colnum="2" colwidth="50"/>
                      <tbody>
                        <row>
                          <entry valign="top">
                            <para align="left">
                              <paratext>
                                <bold>Permitted subcontractors</bold>
                              </paratext>
                            </para>
                          </entry>
                          <entry valign="top">
                            <para align="left">
                              <paratext>
                                <bold>Services subcontracted</bold>
                              </paratext>
                            </para>
                          </entry>
                        </row>
                        <row>
                          <entry valign="top">
                            <para align="left">
                              <paratext>[NAMES OF PERMITTED SUBCONTRACTORS]</paratext>
                            </para>
                          </entry>
                          <entry valign="top">
                            <para align="left">
                              <paratext>[SPECIFY]</paratext>
                            </para>
                          </entry>
                        </row>
                      </tbody>
                    </tgroup>
                  </table>
                </paratext>
              </para>
              <drafting.note id="a541728" jurisdiction="">
                <head align="left" preservecase="true">
                  <headtext>Subcontractors (optional)</headtext>
                </head>
                <division id="a000144" level="1">
                  <para>
                    <paratext>
                      For the background to this section, see 
                      <internal.reference refid="a534898">
                        <ital>clause 22.3</ital>
                      </internal.reference>
                      . This section can be removed if there are no subcontractors approved upfront.
                    </paratext>
                  </para>
                </division>
              </drafting.note>
            </clause>
            <clause id="a200286">
              <identifier>4.</identifier>
              <head align="left" preservecase="true">
                <headtext>Customer Contract Manager(s)</headtext>
              </head>
            </clause>
            <para>
              <paratext>[NAME]</paratext>
            </para>
          </schedule>
          <schedule id="a387902">
            <identifier>Schedule 4</identifier>
            <head align="left" preservecase="true">
              <headtext>Mandatory Policies</headtext>
            </head>
            <drafting.note id="a514732" jurisdiction="">
              <head align="left" preservecase="true">
                <headtext>Mandatory Policies</headtext>
              </head>
              <division id="a000145" level="1">
                <para>
                  <paratext>
                    For the background to this schedule, see 
                    <internal.reference refid="a311991">
                      <ital>Drafting note, Compliance with laws and policies</ital>
                    </internal.reference>
                    .
                  </paratext>
                </para>
                <para>
                  <paratext>If the customer does not have mandatory polices that must be adhered to by the supplier, delete this schedule and the references in the main body of the agreement to "Mandatory Policies".</paratext>
                </para>
              </division>
            </drafting.note>
            <para>
              <paratext>The Mandatory Policies are:</paratext>
            </para>
            <list type="bulleted">
              <list.item>
                <para>
                  <paratext>[Supplier Code of Conduct.]</paratext>
                </para>
              </list.item>
              <list.item>
                <para>
                  <paratext>[Modern Slavery and Human Trafficking Policy.]</paratext>
                </para>
              </list.item>
              <list.item>
                <para>
                  <paratext>[Environmental, Social and Governance Policy.]</paratext>
                </para>
              </list.item>
              <list.item>
                <para>
                  <paratext>[Ethics and Anti-Bribery Policy.]</paratext>
                </para>
              </list.item>
              <list.item>
                <para>
                  <paratext>[Expenses Policy.]</paratext>
                </para>
              </list.item>
              <list.item>
                <para>
                  <paratext>[Health and Safety Policy.]</paratext>
                </para>
              </list.item>
              <list.item>
                <para>
                  <paratext>[Security Policy.]</paratext>
                </para>
              </list.item>
              <list.item>
                <para>
                  <paratext>[AI Usage Policy.]</paratext>
                </para>
              </list.item>
            </list>
          </schedule>
          <schedule id="a393604">
            <identifier>Schedule 5</identifier>
            <head align="left" preservecase="true">
              <headtext>Personal Data</headtext>
            </head>
            <drafting.note id="a655768" jurisdiction="">
              <head align="left" preservecase="true">
                <headtext>Personal data</headtext>
              </head>
              <division id="a000146" level="1">
                <para>
                  <paratext>
                    For the background to this schedule, see 
                    <internal.reference refid="a436170">
                      <ital>Drafting note, Data protection</ital>
                    </internal.reference>
                    .
                  </paratext>
                </para>
              </division>
            </drafting.note>
            <clause id="a249770">
              <identifier>1.</identifier>
              <head align="left" preservecase="true">
                <headtext>Particulars of processing</headtext>
              </head>
              <subclause1 id="a747405">
                <identifier>1.1</identifier>
                <para>
                  <paratext>The following sets out the details of the Supplier's processing as a processor:</paratext>
                </para>
                <subclause2 id="a768348">
                  <identifier>(a)</identifier>
                  <para>
                    <paratext>
                      <bold>Scope.</bold>
                       [SUBJECT MATTER OF THE PROCESSING. FOR EXAMPLE, NAME OF THE SPECIFIC SERVICE THAT INVOLVES PROCESSING.]
                    </paratext>
                  </para>
                </subclause2>
                <subclause2 id="a792450">
                  <identifier>(b)</identifier>
                  <para>
                    <paratext>
                      <bold>Nature.</bold>
                       [DESCRIPTION OF THE TYPE OF PROCESSING, FOR EXAMPLE, DATA COLLECTION, STORAGE, SHARING AND SO ON.]
                    </paratext>
                  </para>
                </subclause2>
                <subclause2 id="a600288">
                  <identifier>(c)</identifier>
                  <para>
                    <paratext>
                      <bold>Purpose of processing.</bold>
                       [DESCRPTION OF THE PURPOSES OF THE PROCESSING. FOR EXAMPLE, RECRUITMENT, DIRECT MARKETING AND SO ON.]
                    </paratext>
                  </para>
                </subclause2>
                <subclause2 id="a325693">
                  <identifier>(d)</identifier>
                  <para>
                    <paratext>
                      <bold>Duration of processing. </bold>
                      [PERIODS FOR WHICH THE DATA WILL BE PROCESSED. THIS IS LIKELY TO BE THE DURATION OF THE SERVICES.]
                    </paratext>
                  </para>
                </subclause2>
                <subclause2 id="a115857">
                  <identifier>(e)</identifier>
                  <para>
                    <paratext>
                      <bold>Types of personal data. </bold>
                      [TYPES OF PERSONAL DATA TO BE PROCESSED SUCH AS NAMES, CONTACT DETAILS AND SO ON.]
                    </paratext>
                  </para>
                </subclause2>
                <subclause2 id="a397597">
                  <identifier>(f)</identifier>
                  <para>
                    <paratext>
                      <bold>Categories of data subject. </bold>
                      [CATEGORIES OF DATA SUBJECTS SUCH AS EMPLOYEES, CUSTOMERS AND SO ON.]
                    </paratext>
                  </para>
                </subclause2>
                <subclause2 condition="optional" id="a843369">
                  <identifier>(g)</identifier>
                  <para>
                    <paratext>
                      <bold>Technical and organisational measures</bold>
                      . [SPECIFY.]
                    </paratext>
                  </para>
                  <drafting.note id="a830564" jurisdiction="">
                    <head align="left" preservecase="true">
                      <headtext>Technical and organisation measures (optional)</headtext>
                    </head>
                    <division id="a000147" level="1">
                      <para>
                        <paratext>
                          For the background to this section, see 
                          <internal.reference refid="a554968">
                            <ital>clause 13.7(b)</ital>
                          </internal.reference>
                          .
                        </paratext>
                      </para>
                    </division>
                  </drafting.note>
                </subclause2>
              </subclause1>
            </clause>
            <clause condition="optional" id="a921624">
              <identifier>2.</identifier>
              <head align="left" preservecase="true">
                <headtext>Independent controllers</headtext>
              </head>
              <subclause1 id="a289206">
                <identifier>2.1</identifier>
                <para>
                  <paratext>The following sets out details of personal data shared between the parties as independent controllers:</paratext>
                </para>
                <subclause2 id="a998234">
                  <identifier>(a)</identifier>
                  <para>
                    <paratext>
                      <bold>Shared personal data. </bold>
                      [TYPES OF PERSONAL DATA SHARED AS INDEPENDENT CONTROLLERS. FOR EXAMPLE, NAMES AND CONTACT DETAILS OF STAFF INVOLVED IN MANAGING THE SERVICES.]
                    </paratext>
                  </para>
                </subclause2>
                <subclause2 id="a199670">
                  <identifier>(b)</identifier>
                  <para>
                    <paratext>
                      <bold>Agreed purposes.</bold>
                       [THE PURPOSES FOR WHICH THIS PERSONAL DATA CAN BE PROCESSED.]
                    </paratext>
                  </para>
                </subclause2>
              </subclause1>
            </clause>
            <clause condition="optional" id="a707870">
              <identifier>3.</identifier>
              <head align="left" preservecase="true">
                <headtext>Joint controllers</headtext>
              </head>
              <subclause1 id="a761681">
                <identifier>3.1</identifier>
                <para>
                  <paratext>The following sets out details of personal data shared between the parties as joint controllers.</paratext>
                </para>
                <subclause2 id="a773594">
                  <identifier>(a)</identifier>
                  <para>
                    <paratext>
                      <bold>Shared personal data.</bold>
                       [TYPES OF PERSONAL DATA SHARED AS JOINT CONTROLLERS.]
                    </paratext>
                  </para>
                </subclause2>
                <subclause2 id="a782773">
                  <identifier>(b)</identifier>
                  <para>
                    <paratext>
                      <bold>Agreed purposes and means.</bold>
                       [THE PURPOSES AND MEANS OF PROCESSING FOR THIS PERSONAL DATA.]
                    </paratext>
                  </para>
                </subclause2>
                <subclause2 condition="optional" id="a800965">
                  <identifier>(c)</identifier>
                  <para>
                    <paratext>
                      <bold>Allocation of responsibilities.</bold>
                       The parties have agreed to allocate responsibility for their controller obligations under Applicable Data Protection Laws as follows:
                    </paratext>
                  </para>
                  <subclause3 id="a822617">
                    <identifier>(i)</identifier>
                    <para>
                      <paratext>[SPECIFY]</paratext>
                    </para>
                    <drafting.note id="a260074" jurisdiction="">
                      <head align="left" preservecase="true">
                        <headtext>Allocation of responsibilities (optional)</headtext>
                      </head>
                      <division id="a000148" level="1">
                        <para>
                          <paratext>
                            Under 
                            <link href="w-034-7076" style="ACTLinkPLCtoPLC">
                              <ital>Article 26(1)</ital>
                            </link>
                             of the UK GDPR, joint controllers are required to:
                          </paratext>
                        </para>
                        <list type="bulleted">
                          <list.item>
                            <para>
                              <paratext>Decide who will carry out which controller obligations.</paratext>
                            </para>
                          </list.item>
                          <list.item>
                            <para>
                              <paratext>Have a transparent arrangement which sets out agreed roles and responsibilities for applicable UK GDPR compliance, particularly transparency obligations and individual rights (including rights relating to subject access requests, accuracy and data minimisation).</paratext>
                            </para>
                          </list.item>
                        </list>
                        <para>
                          <paratext>
                            All joint controllers remain responsible for compliance with controller obligations under the UK GDPR (
                            <ital>Article 26(3)</ital>
                            ). Each controller will be liable for the entire damage caused by the processing unless it can prove it is not in any way responsible for the event giving rise to the damage.
                          </paratext>
                        </para>
                      </division>
                    </drafting.note>
                  </subclause3>
                </subclause2>
              </subclause1>
            </clause>
          </schedule>
          <schedule id="a902539">
            <identifier>Schedule 6</identifier>
            <head align="left" preservecase="true">
              <headtext>TUPE</headtext>
            </head>
            <drafting.note id="a713363" jurisdiction="">
              <head align="left" preservecase="true">
                <headtext>TUPE</headtext>
              </head>
              <division id="a000149" level="1">
                <para>
                  <paratext>
                    As mentioned in 
                    <internal.reference refid="a269079">
                      <ital>Drafting note, Transfer of employees under TUPE</ital>
                    </internal.reference>
                    , TUPE can apply where there is a "service provision change". In a supply of services context, TUPE should be considered at the start (TUPE on entry) and the end (TUPE on exit) of any part of the services:
                  </paratext>
                </para>
                <list type="bulleted">
                  <list.item>
                    <para>
                      <paratext>
                        <bold>TUPE on entry.</bold>
                         At the start of the services, if TUPE applies, then employees of the customer or a former supplier who have been allocated to providing substantially equivalent services transfer from the customer or former supplier to the supplier. As the supplier will be taking on these individuals, it may want contractual protection (in the form of warranties and indemnities) to cover any losses arising from those transfers. In a pro-customer agreement, the customer may choose to include no TUPE on entry provisions and leave it to the supplier to request them. However, the customer should bear in mind that the supplier is likely to ask for TUPE on entry protections where the supplier is being asked to provide TUPE on exit protections. Providing some TUPE on entry provisions may help the customer to obtain the TUPE on exit provisions that it wants and minimise negotiations.
                      </paratext>
                    </para>
                  </list.item>
                  <list.item>
                    <para>
                      <paratext>
                        <bold>TUPE on exit.</bold>
                         At the end of the services, if TUPE applies, then the supplier's employees who were allocated to providing those services may transfer either back to the customer or to a replacement supplier. The customer will want to seek appropriate TUPE warranties and indemnities for its own benefit and the benefit of any replacement supplier. A replacement supplier may look to the customer to secure protection for it against any liabilities it inherits under TUPE.
                      </paratext>
                    </para>
                  </list.item>
                </list>
                <para>
                  <paratext>
                    For more information on TUPE provisions on entry and exit, see 
                    <link href="4-384-9856" style="ACTLinkPLCtoPLC">
                      <ital>Practice note, Outsourcing agreements: drafting and negotiating employment indemnities and warranties</ital>
                    </link>
                    .
                  </paratext>
                </para>
                <division id="a384496" level="2">
                  <head align="left" preservecase="true">
                    <headtext>Approach in this schedule</headtext>
                  </head>
                  <para>
                    <paratext>This schedule includes two options:</paratext>
                  </para>
                  <list type="bulleted">
                    <list.item>
                      <para>
                        <paratext>
                          <bold>Option 1.</bold>
                           This option assumes that TUPE is unlikely to apply on entry or exit, for example, because there is no organised grouping of employees dedicated to providing the services. This option includes customer-friendly drafting so that the supplier has to redeploy staff to avoid TUPE applying on exit. If any supplier personnel claim to have transferred to the customer or a replacement supplier on exit, the customer (or replacement supplier) can terminate their employment and the supplier indemnifies them against any resulting liabilities. The customer effectively transfers the risk of TUPE applying onto the supplier.
                        </paratext>
                      </para>
                    </list.item>
                    <list.item>
                      <para>
                        <paratext>
                          <bold>Option 2.</bold>
                           This option assumes that TUPE is likely to apply on entry and exit. The TUPE on entry provisions are basic as they generally protect the supplier. The TUPE on exit provisions are more detailed as the customer or a replacement supplier is likely to inherit staff on exit and want protection from the supplier.
                        </paratext>
                      </para>
                    </list.item>
                  </list>
                  <para>
                    <paratext>
                      As a standard services agreement (rather than an outsourcing), the provisions in option 2 are relatively short form. For more information about them, and a more comprehensive set of TUPE provisions on entry and exit, see 
                      <link anchor="a837209" href="4-204-5009" style="ACTLinkPLCtoPLC">
                        <ital>Standard clause, Outsourcing agreement: employment provisions: Schedule 2</ital>
                      </link>
                      <ital>. </ital>
                      This standard clause includes:
                    </paratext>
                  </para>
                  <list type="bulleted">
                    <list.item>
                      <para>
                        <paratext>An extensive set of customer undertakings, warranties and indemnities on entry.</paratext>
                      </para>
                    </list.item>
                    <list.item>
                      <para>
                        <paratext>Clauses giving the customer or replacement supplier the option to offer employment to employees who are not in-scope to transfer on exit under TUPE.</paratext>
                      </para>
                    </list.item>
                  </list>
                </division>
              </division>
            </drafting.note>
            <para>
              <paratext>
                <ital>Option 1: Terms for when TUPE is not expected to apply</ital>
              </paratext>
            </para>
            <clause id="a382603">
              <identifier>1.</identifier>
              <para>
                <paratext>Each party agrees that neither the start nor the termination of the Services (or any part of them) is expected to constitute a relevant transfer for the purposes of the Employment Regulations.</paratext>
              </para>
            </clause>
            <clause id="a616124">
              <identifier>2.</identifier>
              <para>
                <paratext>
                  The Supplier shall, if requested to do so by the Customer at any time during the period of [three] months before the termination or expiry of any of the Services (
                  <defn.term>Rundown Period</defn.term>
                  ), [use all reasonable endeavours to] organise the Supplier Personnel in such a way that none of them transfer to the Customer or a Replacement Supplier on termination or expiry of the Services.
                </paratext>
              </para>
            </clause>
            <clause id="a175200">
              <identifier>3.</identifier>
              <para>
                <paratext>
                  If, despite 
                  <internal.reference refid="a616124">
                    <ital>paragraph 2</ital>
                  </internal.reference>
                  , the employment or engagement of any Supplier Person is found or alleged to have transferred to the Customer or a Replacement Supplier by virtue of this agreement or the Employment Regulations on the termination or expiry of this agreement, then:
                </paratext>
              </para>
              <subclause1 id="a569729">
                <identifier>3.1</identifier>
                <para>
                  <paratext>the Customer shall notify the Supplier within [NUMBER] days of becoming aware of that fact;</paratext>
                </para>
              </subclause1>
              <subclause1 id="a578555">
                <identifier>3.2</identifier>
                <para>
                  <paratext>
                    the Supplier may, within [NUMBER] days after the date of the notice in 
                    <internal.reference refid="a569729">
                      <ital>paragraph 3.1</ital>
                    </internal.reference>
                    , make an offer of employment or engagement to the relevant person (or procure that a subcontractor does);
                  </paratext>
                </para>
              </subclause1>
              <subclause1 id="a511340">
                <identifier>3.3</identifier>
                <para>
                  <paratext>
                    the Customer shall release, or procure that the Replacement Supplier releases, the relevant person from their employment or engagement if the offer is accepted or, if no offer is made or accepted, terminate (or procure the termination of) their employment or engagement within [NUMBER] days of the expiry of the [NUMBER] day period referred to in 
                    <internal.reference refid="a578555">
                      <ital>paragraph 3.2</ital>
                    </internal.reference>
                    ; and
                  </paratext>
                </para>
              </subclause1>
              <subclause1 id="a838937">
                <identifier>3.4</identifier>
                <para>
                  <paratext>the Supplier shall indemnify the Customer and Replacement Supplier against all Losses incurred by them as a result of the employment or engagement of the relevant person until that relationship is terminated and all Losses arising out of the termination itself[, provided that the Customer takes, or procures that the Replacement Supplier takes, reasonable steps to minimise those Losses].</paratext>
                </para>
                <drafting.note id="a880701" jurisdiction="">
                  <head align="left" preservecase="true">
                    <headtext>Indemnity</headtext>
                  </head>
                  <division id="a000150" level="1">
                    <para>
                      <paratext>
                        The supplier may want the indemnity to not apply where losses are caused by the customer's or replacement supplier's acts or omissions, for example, discrimination or failure to follow a fair dismissal procedure. In this case, use the wording in brackets in 
                        <internal.reference refid="a838937">
                          <ital>paragraph 3.4</ital>
                        </internal.reference>
                        .
                      </paratext>
                    </para>
                  </division>
                </drafting.note>
              </subclause1>
            </clause>
            <para>
              <paratext>
                <ital>Option 2: short-form Customer-friendly terms for when TUPE may apply at the start and the end of the services.</ital>
              </paratext>
            </para>
            <clause id="a702901">
              <identifier>4.</identifier>
              <para>
                <paratext>
                  In this 
                  <internal.reference refid="a902539">
                    <ital>Schedule 6</ital>
                  </internal.reference>
                  , the following definitions apply (in addition to those in 
                  <internal.reference refid="a443682">
                    <ital>clause 1.1</ital>
                  </internal.reference>
                  ):
                </paratext>
              </para>
            </clause>
            <para>
              <paratext>
                <defn.term>Employees</defn.term>
                : those employees [and workers] whose contracts transfer to the Supplier from the Customer or a Former Supplier, pursuant to the Employment Regulations, as at the Effective Date, and whose names appear in 
                <internal.reference refid="a798847">
                  <ital>ANNEX A</ital>
                </internal.reference>
                .
              </paratext>
            </para>
            <para>
              <paratext>
                <defn.term>Exit Transferring Employees</defn.term>
                : those employees [and workers] whose contracts transfer to the Customer or a Replacement Supplier pursuant to the Employment Regulations on termination of the Services (in whole or in part).
              </paratext>
            </para>
            <para>
              <paratext>
                <defn.term>Former Supplier</defn.term>
                : a supplier supplying services to the Customer before the Effective Date that are the same as or substantially similar to the Services (or any part of the Services).
              </paratext>
            </para>
            <para>
              <paratext>
                <defn.term>Service Transfer</defn.term>
                : 
                <defn.term>has the meaning given in </defn.term>
                <internal.reference refid="a814351">
                  <ital>paragraph 6.1</ital>
                </internal.reference>
                .
              </paratext>
            </para>
            <para>
              <paratext>
                <defn.term>Service Transfer Date</defn.term>
                : the date on which the Services (or the relevant part of the Services) transfer from the Supplier to the Customer or a Replacement Supplier.
              </paratext>
            </para>
            <para>
              <paratext>
                <defn.term>Staffing Information</defn.term>
                : any information that the Customer may reasonably request in relation to persons detailed on the Supplier's Provisional Staff List or Supplier's Final Staff List, as the case may be, including:
              </paratext>
            </para>
            <para>
              <paratext>
                <defn.term>Supplier's Final Staff List</defn.term>
                : the list of all Supplier Personnel wholly or mainly engaged in or assigned to the provision of the Services (or the relevant part of the Services subject to a Service Transfer) at the Service Transfer Date.
              </paratext>
            </para>
            <para>
              <paratext>
                <defn.term>Supplier's Provisional Staff List</defn.term>
                : a list prepared and updated by the Supplier of all the Supplier Personnel wholly or mainly engaged in or assigned to the provision of the Services (or the relevant part of the Services subject to a Service Transfer) at the date of preparation of the list.
              </paratext>
            </para>
            <clause id="a740762">
              <identifier>5.</identifier>
              <head align="left" preservecase="true">
                <headtext>Transfer of Employees to the Supplier at the Effective Date</headtext>
              </head>
              <subclause1 id="a940210">
                <identifier>5.1</identifier>
                <para>
                  <paratext>The Customer and the Supplier believe that, pursuant to the Employment Regulations, at the Effective Date, the Supplier will become the employer of the Employees.</paratext>
                </para>
                <drafting.note id="a485361" jurisdiction="">
                  <head align="left" preservecase="true">
                    <headtext>Effective date</headtext>
                  </head>
                  <division id="a000151" level="1">
                    <para>
                      <paratext>If the services transfer to the supplier on a date other than the effective date (for example, where services actually start and transfer on a date after this contract is signed), include a definition for that date (for example, "Services Commencement Date") and replace references to the Effective Date with references to this date.</paratext>
                    </para>
                  </division>
                </drafting.note>
              </subclause1>
              <subclause1 id="a801367">
                <identifier>5.2</identifier>
                <para>
                  <paratext>The Customer shall be responsible for all salaries and other compensation and benefits, including holiday pay, taxation and National Insurance contributions and contributions to retirement benefit schemes, relating to the Employees up to the Effective Date and the Supplier shall be responsible for them from and including the Effective Date.</paratext>
                </para>
              </subclause1>
              <subclause1 id="a109107">
                <identifier>5.3</identifier>
                <para>
                  <paratext>The Customer shall indemnify the Supplier against all Losses incurred by the Supplier as a result of anything done or omitted to be done by the Customer [or the Former Supplier] in respect of any of the Employees before the Effective Date. [The Customer shall not be liable under this indemnity to the extent that any Losses result from an act or omission of the Supplier, including any failure to comply with its obligations under the Employment Regulations.]</paratext>
                </para>
                <drafting.note id="a373165" jurisdiction="">
                  <head align="left" preservecase="true">
                    <headtext>Customer indemnity on entry</headtext>
                  </head>
                  <division id="a000152" level="1">
                    <para>
                      <paratext>If staff transfer from a former supplier to the new supplier, the customer should make sure it has indemnity protection from the former supplier in relation to its acts or omissions before indemnifying the supplier against the former supplier's acts or omissions. If the customer does not have this indemnity protection, the best position for the customer is to omit references to the former supplier in this indemnity, although the supplier may see that as inadequate.</paratext>
                    </para>
                  </division>
                </drafting.note>
              </subclause1>
              <subclause1 id="a457636">
                <identifier>5.4</identifier>
                <para>
                  <paratext>The Supplier shall indemnify the Customer [and Former Supplier] against all Losses incurred by the Customer [or Former Supplier] as a result of:</paratext>
                </para>
                <subclause2 id="a700165">
                  <identifier>(a)</identifier>
                  <para>
                    <paratext>any failure by the Supplier to comply with its obligations under the Employment Regulations in relation to the transfer of the Employees; or</paratext>
                  </para>
                </subclause2>
                <subclause2 id="a322720">
                  <identifier>(b)</identifier>
                  <para>
                    <paratext>anything done or omitted to be done by the Supplier in respect of any of the Employees whether before, on or after the Effective Date.</paratext>
                  </para>
                </subclause2>
              </subclause1>
            </clause>
            <clause id="a121733">
              <identifier>6.</identifier>
              <head align="left" preservecase="true">
                <headtext>Exit provisions</headtext>
              </head>
              <subclause1 id="a814351">
                <identifier>6.1</identifier>
                <para>
                  <paratext>
                    The parties acknowledge and agree that the identity of the provider of the Services (or any part of the Services) may change (whether as a result of the expiry or termination of this agreement, in whole or in part, or otherwise) resulting in a transfer of the Services in whole or in part (
                    <defn.term>Service Transfer</defn.term>
                    ). If a Service Transfer is a relevant transfer for the purposes of the Employment Regulations, each party shall comply [(and the Customer shall use reasonable endeavours to procure that any Replacement Supplier complies)] with its respective obligations under the Employment Regulations in respect of the Exit Transferring Employees.
                  </paratext>
                </para>
              </subclause1>
              <subclause1 id="a276918">
                <identifier>6.2</identifier>
                <para>
                  <paratext>The Supplier shall provide the Supplier's Provisional Staff List and the Staffing Information (in a suitably anonymised format where necessary to comply with Applicable Data Protection Laws) to the Customer or, at the direction of the Customer, to a Replacement Supplier within [14] days of:</paratext>
                </para>
                <subclause2 id="a516895">
                  <identifier>(a)</identifier>
                  <para>
                    <paratext>the date which is [six] months before the expiry of the Term;</paratext>
                  </para>
                </subclause2>
                <subclause2 id="a240467">
                  <identifier>(b)</identifier>
                  <para>
                    <paratext>giving or receiving notice of termination of this agreement (in whole or in part); or</paratext>
                  </para>
                </subclause2>
                <subclause2 id="a730948">
                  <identifier>(c)</identifier>
                  <para>
                    <paratext>receipt of a written request from the Customer to do so.</paratext>
                  </para>
                </subclause2>
              </subclause1>
              <subclause1 id="a379096">
                <identifier>6.3</identifier>
                <para>
                  <paratext>The Supplier shall provide an updated Supplier's Provisional Staff List and Staffing Information [if any of the information [materially] changes or] when reasonably requested by the Customer or any Replacement Supplier.</paratext>
                </para>
              </subclause1>
              <subclause1 id="a439953">
                <identifier>6.4</identifier>
                <para>
                  <paratext>At least 28 days before the Service Transfer Date (or, if special circumstances make this not reasonably practicable, as soon as reasonably practicable thereafter), the Supplier shall provide the Supplier's Final Staff List and Staffing Information to the Customer or, at the direction of the Customer, to a Replacement Supplier. The Supplier's Final Staff List shall identify which of the Supplier Personnel are Exit Transferring Employees.</paratext>
                </para>
              </subclause1>
              <subclause1 id="a572769">
                <identifier>6.5</identifier>
                <para>
                  <paratext>
                    The Supplier warrants and represents that all information provided under 
                    <internal.reference refid="a276918">
                      <ital>paragraph 6.2</ital>
                    </internal.reference>
                    , 
                    <internal.reference refid="a379096">
                      <ital>paragraph 6.3</ital>
                    </internal.reference>
                     and 
                    <internal.reference refid="a439953">
                      <ital>paragraph 6.4</ital>
                    </internal.reference>
                     shall be complete and accurate in all material respects at the time it is provided.
                  </paratext>
                </para>
              </subclause1>
              <subclause1 id="a878271">
                <identifier>6.6</identifier>
                <para>
                  <paratext>
                    Subject to 
                    <internal.reference refid="a908829">
                      <ital>clause 14</ital>
                    </internal.reference>
                    , the Customer may use and disclose the Supplier's Provisional Staff List, the Supplier's Final Staff List and the Staffing Information for informing any tenderer or other prospective supplier of Replacement Services.
                  </paratext>
                </para>
              </subclause1>
              <subclause1 id="a815085">
                <identifier>6.7</identifier>
                <para>
                  <paratext>From the date which is [six] months before the expiry of the Term or immediately following giving or receiving notice to terminate this agreement (whichever is earlier), the Supplier shall not [(and shall procure that its subcontractors shall not)], without the prior written consent of the Customer:</paratext>
                </para>
                <subclause2 id="a581966">
                  <identifier>(a)</identifier>
                  <para>
                    <paratext>assign any person to the provision of the Services (or the relevant part which is the subject of a Service Transfer) who is not listed in the Supplier's Provisional Staff List;</paratext>
                  </para>
                </subclause2>
                <subclause2 id="a483904">
                  <identifier>(b)</identifier>
                  <para>
                    <paratext>increase the number of persons on the Supplier's Provisional Staff List save for fulfilling assignments and projects previously scheduled and agreed with the Customer;</paratext>
                  </para>
                </subclause2>
                <subclause2 id="a856538">
                  <identifier>(c)</identifier>
                  <para>
                    <paratext>make, propose or permit any [material] changes to the terms and conditions of any of the people listed on the Supplier's Provisional Staff List [other than salary increases in the ordinary course of business];</paratext>
                  </para>
                </subclause2>
                <subclause2 id="a464932">
                  <identifier>(d)</identifier>
                  <para>
                    <paratext>increase the proportion of working time spent on the Services (or the relevant part) by any Supplier Personnel save for fulfilling assignments and projects previously scheduled and agreed with the Customer;</paratext>
                  </para>
                </subclause2>
                <subclause2 id="a445704">
                  <identifier>(e)</identifier>
                  <para>
                    <paratext>introduce any new contractual or customary practice concerning the making of any lump sum payment on the termination of employment of any employees listed on the Supplier's Provisional Staff List; and</paratext>
                  </para>
                </subclause2>
                <subclause2 id="a529743">
                  <identifier>(f)</identifier>
                  <para>
                    <paratext>replace any of the Supplier Personnel listed on the Supplier's Provisional Staff List or deploy any other person to perform the Services (or the relevant part) or terminate or give notice to terminate the employment or contracts of any persons on the Supplier's Provisional Staff List[, except as a result of a disciplinary process properly carried out].</paratext>
                  </para>
                </subclause2>
              </subclause1>
              <subclause1 id="a564508">
                <identifier>6.8</identifier>
                <para>
                  <paratext>The Supplier shall promptly notify the Customer or, at the direction of the Customer, the Replacement Supplier, of any notice to terminate employment or engagement given by the Supplier or any subcontractor to, or received by the Supplier or any subcontractor from, any persons listed on the Supplier's Provisional Staff List regardless of when that notice takes effect.</paratext>
                </para>
              </subclause1>
              <subclause1 id="a678021">
                <identifier>6.9</identifier>
                <para>
                  <paratext>Each party shall co-operate [(and the Customer shall use reasonable endeavours to procure that the Replacement Supplier co-operates)] to fulfil any requirement to inform and consult appropriate representatives in relation to any relevant transfer under the Employment Regulations that results from a Service Transfer.</paratext>
                </para>
              </subclause1>
              <subclause1 id="a262765">
                <identifier>6.10</identifier>
                <para>
                  <paratext>
                    [At least [NUMBER] days before 
                    <bold>OR</bold>
                     within [NUMBER] days after] the Service Transfer Date, the Supplier shall provide to the Customer, or any Replacement Supplier nominated by the Customer, in respect of each person on the Supplier's Final Staff List who is an Exit Transferring Employee:
                  </paratext>
                </para>
                <subclause2 id="a954871">
                  <identifier>(a)</identifier>
                  <para>
                    <paratext>pay slip data for the most recent month;</paratext>
                  </para>
                </subclause2>
                <subclause2 id="a123338">
                  <identifier>(b)</identifier>
                  <para>
                    <paratext>cumulative pay for tax and pension purposes;</paratext>
                  </para>
                </subclause2>
                <subclause2 id="a329216">
                  <identifier>(c)</identifier>
                  <para>
                    <paratext>cumulative tax paid;</paratext>
                  </para>
                </subclause2>
                <subclause2 id="a454783">
                  <identifier>(d)</identifier>
                  <para>
                    <paratext>tax code;</paratext>
                  </para>
                </subclause2>
                <subclause2 id="a381788">
                  <identifier>(e)</identifier>
                  <para>
                    <paratext>details of voluntary deductions from pay;</paratext>
                  </para>
                </subclause2>
                <subclause2 id="a317705">
                  <identifier>(f)</identifier>
                  <para>
                    <paratext>a copy of the personnel file or other records regarding the service of the Exit Transferring Employee; and</paratext>
                  </para>
                </subclause2>
                <subclause2 id="a962138">
                  <identifier>(g)</identifier>
                  <para>
                    <paratext>bank or building society account details for payroll purposes.</paratext>
                  </para>
                </subclause2>
              </subclause1>
              <subclause1 id="a259404">
                <identifier>6.11</identifier>
                <para>
                  <paratext>The Supplier shall, and shall procure that each subcontractor shall, perform and discharge all its obligations in respect of all the Exit Transferring Employees arising in the period up to and including the Service Transfer Date.</paratext>
                </para>
              </subclause1>
              <subclause1 id="a257166">
                <identifier>6.12</identifier>
                <para>
                  <paratext>The Supplier shall indemnify the Customer and Replacement Supplier against all Losses incurred by the Customer or Replacement Supplier as a result of:</paratext>
                </para>
                <subclause2 id="a856912">
                  <identifier>(a)</identifier>
                  <para>
                    <paratext>
                      any failure by the Supplier or any subcontractor to comply with 
                      <internal.reference refid="a259404">
                        <ital>paragraph 6.11</ital>
                      </internal.reference>
                      ;
                    </paratext>
                  </para>
                </subclause2>
                <subclause2 id="a814678">
                  <identifier>(b)</identifier>
                  <para>
                    <paratext>any failure by the Supplier or any subcontractor to comply with its obligations under the Employment Regulations in respect of any Exit Transferring Employee;</paratext>
                  </para>
                </subclause2>
                <subclause2 id="a626396">
                  <identifier>(c)</identifier>
                  <para>
                    <paratext>anything done or omitted to be done by the Supplier or any subcontractor in respect of any Exit Transferring Employee on or before the Service Transfer Date; or</paratext>
                  </para>
                </subclause2>
                <subclause2 id="a617793">
                  <identifier>(d)</identifier>
                  <para>
                    <paratext>any claim or threatened claim by any person employed or engaged (or formerly employed or engaged) by the Supplier or any subcontractor who alleges that they have transferred to the Customer or the Replacement Supplier by virtue of this agreement or the Employment Regulations but whose name is not included in the Supplier's Final Staff List as an Exit Transferring Employee. This indemnity includes all Losses arising out of the employment or engagement of the relevant person by the Customer or Replacement Supplier until that relationship is terminated and all Losses arising out of the termination itself[, provided that the Customer takes, or procures that the Replacement Supplier takes, reasonable steps to minimise those Losses].</paratext>
                  </para>
                </subclause2>
              </subclause1>
              <subclause1 condition="optional" id="a556432">
                <identifier>6.13</identifier>
                <para>
                  <paratext>The Customer shall indemnify the Supplier against all Losses incurred by the Supplier as a result of anything done or omitted to be done by the Customer [or the Replacement Supplier] in respect of any Exit Transferring Employee(s) after the Service Transfer Date.</paratext>
                </para>
                <drafting.note id="a391678" jurisdiction="">
                  <head align="left" preservecase="true">
                    <headtext>Customer indemnity on exit (optional)</headtext>
                  </head>
                  <division id="a000153" level="1">
                    <para>
                      <paratext>
                        The customer may not want to offer this indemnity in a first draft but the supplier may ask for it where the customer is asking the supplier for the indemnities in 
                        <internal.reference refid="a257166">
                          <ital>paragraph 6.12</ital>
                        </internal.reference>
                        .
                      </paratext>
                    </para>
                    <para>
                      <paratext>If the customer is giving this indemnity in relation to the acts or omissions of the replacement supplier, it should ensure it has appropriate indemnity protection from the replacement supplier.</paratext>
                    </para>
                  </division>
                </drafting.note>
              </subclause1>
              <subclause1 id="a600641">
                <identifier>6.14</identifier>
                <para>
                  <paratext>The Supplier shall provide, and procure that each subcontractor provides, all reasonable co-operation to the Customer and any Replacement Supplier to ensure the smooth transfer of the Exit Transferring Employees on the Service Transfer Date.</paratext>
                </para>
              </subclause1>
            </clause>
          </schedule>
        </disclosure.schedule>
        <appendix id="a798847">
          <identifier>ANNEX A</identifier>
          <head align="left" preservecase="true">
            <headtext>
              <lang val="en-US">Employees</lang>
            </headtext>
          </head>
          <para>
            <paratext>
              <lang val="en-US">[NAMES]</lang>
            </paratext>
          </para>
        </appendix>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rev.history>
        <rev.item>
          <rev.title>General update (March 2025)</rev.title>
          <rev.date>20250304</rev.date>
          <rev.author>Practical Law Commercial</rev.author>
          <rev.body>
            <division id="a000001" level="1">
              <para>
                <paratext>We have significantly updated this agreement to reflect changes to Practical Law boilerplate terms and to provide additional drafting, such as the option for services to be provided to affiliates.</paratext>
              </para>
            </division>
          </rev.body>
        </rev.item>
      </rev.history>
    </standard.doc>
  </n-docbody>
</n-document>
</file>

<file path=customXml/itemProps1.xml><?xml version="1.0" encoding="utf-8"?>
<ds:datastoreItem xmlns:ds="http://schemas.openxmlformats.org/officeDocument/2006/customXml" ds:itemID="{375B17FE-8ADB-4DD0-83A5-1AE9EA589741}">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office"/>
    <ds:schemaRef ds:uri="urn:schemas-microsoft-com:vml"/>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2.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3.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4.xml><?xml version="1.0" encoding="utf-8"?>
<ds:datastoreItem xmlns:ds="http://schemas.openxmlformats.org/officeDocument/2006/customXml" ds:itemID="{2BE0E49B-AAB6-421A-A80D-6B30F82DE36F}">
  <ds:schemaRefs>
    <ds:schemaRef ds:uri="http://schemas.openxmlformats.org/officeDocument/2006/bibliography"/>
  </ds:schemaRefs>
</ds:datastoreItem>
</file>

<file path=customXml/itemProps5.xml><?xml version="1.0" encoding="utf-8"?>
<ds:datastoreItem xmlns:ds="http://schemas.openxmlformats.org/officeDocument/2006/customXml" ds:itemID="{1D5CFD58-61B3-40AA-AE63-0FE7FE82E303}">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42</Pages>
  <Words>14864</Words>
  <Characters>72986</Characters>
  <Application>Microsoft Office Word</Application>
  <DocSecurity>0</DocSecurity>
  <Lines>1871</Lines>
  <Paragraphs>675</Paragraphs>
  <ScaleCrop>false</ScaleCrop>
  <HeadingPairs>
    <vt:vector size="2" baseType="variant">
      <vt:variant>
        <vt:lpstr>Title</vt:lpstr>
      </vt:variant>
      <vt:variant>
        <vt:i4>1</vt:i4>
      </vt:variant>
    </vt:vector>
  </HeadingPairs>
  <TitlesOfParts>
    <vt:vector size="1" baseType="lpstr">
      <vt:lpstr/>
    </vt:vector>
  </TitlesOfParts>
  <Company>Harper James Solicitors</Company>
  <LinksUpToDate>false</LinksUpToDate>
  <CharactersWithSpaces>87175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dc:description/>
  <cp:lastModifiedBy>David Sant</cp:lastModifiedBy>
  <cp:revision>2</cp:revision>
  <dcterms:created xsi:type="dcterms:W3CDTF">2025-12-05T14:04:00Z</dcterms:created>
  <dcterms:modified xsi:type="dcterms:W3CDTF">2025-12-05T14:04:00Z</dcterms:modified>
</cp:coreProperties>
</file>