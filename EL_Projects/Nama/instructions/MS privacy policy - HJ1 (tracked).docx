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0098" w14:textId="77777777" w:rsidR="009B5695" w:rsidRPr="00136E30" w:rsidRDefault="00000000" w:rsidP="009B7B10">
      <w:pPr>
        <w:pStyle w:val="Style1"/>
        <w:rPr>
          <w:rFonts w:cstheme="majorHAnsi"/>
        </w:rPr>
      </w:pPr>
      <w:r w:rsidRPr="009B7B10">
        <w:t>PRIVACY POLICY</w:t>
      </w:r>
    </w:p>
    <w:p w14:paraId="41B47394" w14:textId="77777777" w:rsidR="009B5695" w:rsidRPr="009B7B10" w:rsidRDefault="00000000" w:rsidP="009B7B10">
      <w:pPr>
        <w:pStyle w:val="Style2"/>
        <w:rPr>
          <w:rFonts w:asciiTheme="majorHAnsi" w:hAnsiTheme="majorHAnsi"/>
        </w:rPr>
      </w:pPr>
      <w:r w:rsidRPr="009B7B10">
        <w:rPr>
          <w:rFonts w:asciiTheme="majorHAnsi" w:hAnsiTheme="majorHAnsi"/>
        </w:rPr>
        <w:t>Last Updated: 19 November 2025</w:t>
      </w:r>
    </w:p>
    <w:p w14:paraId="42C2BC9F" w14:textId="77777777" w:rsidR="009B5695" w:rsidRPr="00136E30" w:rsidRDefault="00000000" w:rsidP="0049412B">
      <w:pPr>
        <w:pStyle w:val="Heading2"/>
        <w:rPr>
          <w:rFonts w:cstheme="majorHAnsi"/>
        </w:rPr>
      </w:pPr>
      <w:r w:rsidRPr="00136E30">
        <w:rPr>
          <w:rFonts w:cstheme="majorHAnsi"/>
        </w:rPr>
        <w:t>1. INTRODUCTION</w:t>
      </w:r>
    </w:p>
    <w:p w14:paraId="43CB0105" w14:textId="77777777" w:rsidR="009B5695" w:rsidRPr="009B7B10" w:rsidRDefault="00000000">
      <w:pPr>
        <w:rPr>
          <w:rFonts w:asciiTheme="majorHAnsi" w:hAnsiTheme="majorHAnsi"/>
        </w:rPr>
      </w:pPr>
      <w:r w:rsidRPr="009B7B10">
        <w:rPr>
          <w:rFonts w:asciiTheme="majorHAnsi" w:hAnsiTheme="majorHAnsi"/>
        </w:rPr>
        <w:t>Welcome to the privacy policy of Nama Economics Limited in respect of its trading name Masri Strategy. We respect your privacy and are committed to protecting your personal data. This privacy policy will inform you as to how we look after your personal data when you visit our website (masristrategy.com) or purchase our coaching services.</w:t>
      </w:r>
    </w:p>
    <w:p w14:paraId="5DF2EDD0" w14:textId="77777777" w:rsidR="009B5695" w:rsidRPr="00136E30" w:rsidRDefault="00000000">
      <w:pPr>
        <w:pStyle w:val="Heading2"/>
        <w:rPr>
          <w:rFonts w:cstheme="majorHAnsi"/>
        </w:rPr>
      </w:pPr>
      <w:r w:rsidRPr="00136E30">
        <w:rPr>
          <w:rFonts w:cstheme="majorHAnsi"/>
        </w:rPr>
        <w:t>2. CONTROLLER</w:t>
      </w:r>
    </w:p>
    <w:p w14:paraId="4B9A2BF7" w14:textId="77777777" w:rsidR="009B5695" w:rsidRPr="009B7B10" w:rsidRDefault="00000000">
      <w:pPr>
        <w:rPr>
          <w:rFonts w:asciiTheme="majorHAnsi" w:hAnsiTheme="majorHAnsi"/>
        </w:rPr>
      </w:pPr>
      <w:r w:rsidRPr="009B7B10">
        <w:rPr>
          <w:rFonts w:asciiTheme="majorHAnsi" w:hAnsiTheme="majorHAnsi"/>
        </w:rPr>
        <w:t>Nama Economics Limited is the controller and responsible for your personal data.</w:t>
      </w:r>
    </w:p>
    <w:p w14:paraId="74956FAE" w14:textId="4A04B0A4" w:rsidR="009B5695" w:rsidRPr="009B7B10" w:rsidRDefault="00000000">
      <w:pPr>
        <w:rPr>
          <w:rFonts w:asciiTheme="majorHAnsi" w:hAnsiTheme="majorHAnsi"/>
        </w:rPr>
      </w:pPr>
      <w:r w:rsidRPr="009B7B10">
        <w:rPr>
          <w:rFonts w:asciiTheme="majorHAnsi" w:hAnsiTheme="majorHAnsi"/>
          <w:b/>
        </w:rPr>
        <w:t>ICO Registration Reference:</w:t>
      </w:r>
      <w:r>
        <w:rPr>
          <w:b/>
        </w:rPr>
        <w:t xml:space="preserve"> </w:t>
      </w:r>
      <w:r w:rsidRPr="009B7B10">
        <w:rPr>
          <w:rFonts w:asciiTheme="majorHAnsi" w:hAnsiTheme="majorHAnsi"/>
        </w:rPr>
        <w:t>ZB923397</w:t>
      </w:r>
    </w:p>
    <w:p w14:paraId="33809751" w14:textId="66516BDF" w:rsidR="009B5695" w:rsidRPr="009B7B10" w:rsidRDefault="00000000">
      <w:pPr>
        <w:rPr>
          <w:rFonts w:asciiTheme="majorHAnsi" w:hAnsiTheme="majorHAnsi"/>
        </w:rPr>
      </w:pPr>
      <w:r w:rsidRPr="009B7B10">
        <w:rPr>
          <w:rFonts w:asciiTheme="majorHAnsi" w:hAnsiTheme="majorHAnsi"/>
          <w:b/>
        </w:rPr>
        <w:t>Contact Email:</w:t>
      </w:r>
      <w:r>
        <w:rPr>
          <w:b/>
        </w:rPr>
        <w:t xml:space="preserve"> </w:t>
      </w:r>
      <w:r w:rsidRPr="009B7B10">
        <w:rPr>
          <w:rFonts w:asciiTheme="majorHAnsi" w:hAnsiTheme="majorHAnsi"/>
        </w:rPr>
        <w:t>muath@masristrategy.com</w:t>
      </w:r>
    </w:p>
    <w:p w14:paraId="6739E05B" w14:textId="77777777" w:rsidR="009B5695" w:rsidRPr="00136E30" w:rsidRDefault="00000000">
      <w:pPr>
        <w:pStyle w:val="Heading2"/>
        <w:rPr>
          <w:rFonts w:cstheme="majorHAnsi"/>
        </w:rPr>
      </w:pPr>
      <w:r w:rsidRPr="00136E30">
        <w:rPr>
          <w:rFonts w:cstheme="majorHAnsi"/>
        </w:rPr>
        <w:t>3. THE DATA WE COLLECT</w:t>
      </w:r>
    </w:p>
    <w:p w14:paraId="3260EC69" w14:textId="77777777" w:rsidR="009B5695" w:rsidRPr="009B7B10" w:rsidRDefault="00000000">
      <w:pPr>
        <w:rPr>
          <w:rFonts w:asciiTheme="majorHAnsi" w:hAnsiTheme="majorHAnsi"/>
        </w:rPr>
      </w:pPr>
      <w:r w:rsidRPr="009B7B10">
        <w:rPr>
          <w:rFonts w:asciiTheme="majorHAnsi" w:hAnsiTheme="majorHAnsi"/>
        </w:rPr>
        <w:t>We may collect, use, store and transfer different kinds of personal data about you which we have grouped together as follows:</w:t>
      </w:r>
    </w:p>
    <w:p w14:paraId="4B5A3A75" w14:textId="77777777" w:rsidR="009B5695" w:rsidRPr="009B7B10" w:rsidRDefault="00000000">
      <w:pPr>
        <w:rPr>
          <w:rFonts w:asciiTheme="majorHAnsi" w:hAnsiTheme="majorHAnsi"/>
        </w:rPr>
      </w:pPr>
      <w:r w:rsidRPr="009B7B10">
        <w:rPr>
          <w:rFonts w:asciiTheme="majorHAnsi" w:hAnsiTheme="majorHAnsi"/>
          <w:b/>
        </w:rPr>
        <w:t>Identity Data:</w:t>
      </w:r>
    </w:p>
    <w:p w14:paraId="5F816AD3" w14:textId="77777777" w:rsidR="009B5695" w:rsidRPr="009B7B10" w:rsidRDefault="00000000">
      <w:pPr>
        <w:rPr>
          <w:rFonts w:asciiTheme="majorHAnsi" w:hAnsiTheme="majorHAnsi"/>
        </w:rPr>
      </w:pPr>
      <w:commentRangeStart w:id="0"/>
      <w:r w:rsidRPr="009B7B10">
        <w:rPr>
          <w:rFonts w:asciiTheme="majorHAnsi" w:hAnsiTheme="majorHAnsi"/>
        </w:rPr>
        <w:t>First name, last name, and video recordings of coaching sessions.</w:t>
      </w:r>
      <w:commentRangeEnd w:id="0"/>
      <w:r w:rsidR="00ED1931">
        <w:rPr>
          <w:rStyle w:val="CommentReference"/>
        </w:rPr>
        <w:commentReference w:id="0"/>
      </w:r>
    </w:p>
    <w:p w14:paraId="02EC1612" w14:textId="77777777" w:rsidR="009B5695" w:rsidRPr="009B7B10" w:rsidRDefault="00000000">
      <w:pPr>
        <w:rPr>
          <w:rFonts w:asciiTheme="majorHAnsi" w:hAnsiTheme="majorHAnsi"/>
        </w:rPr>
      </w:pPr>
      <w:r w:rsidRPr="009B7B10">
        <w:rPr>
          <w:rFonts w:asciiTheme="majorHAnsi" w:hAnsiTheme="majorHAnsi"/>
          <w:b/>
        </w:rPr>
        <w:t>Contact Data:</w:t>
      </w:r>
    </w:p>
    <w:p w14:paraId="361755DB" w14:textId="77777777" w:rsidR="009B5695" w:rsidRPr="009B7B10" w:rsidRDefault="00000000">
      <w:pPr>
        <w:rPr>
          <w:rFonts w:asciiTheme="majorHAnsi" w:hAnsiTheme="majorHAnsi"/>
        </w:rPr>
      </w:pPr>
      <w:r w:rsidRPr="009B7B10">
        <w:rPr>
          <w:rFonts w:asciiTheme="majorHAnsi" w:hAnsiTheme="majorHAnsi"/>
        </w:rPr>
        <w:t>Email address and telephone number.</w:t>
      </w:r>
    </w:p>
    <w:p w14:paraId="38457792" w14:textId="77777777" w:rsidR="009B5695" w:rsidRPr="009B7B10" w:rsidRDefault="00000000">
      <w:pPr>
        <w:rPr>
          <w:rFonts w:asciiTheme="majorHAnsi" w:hAnsiTheme="majorHAnsi"/>
        </w:rPr>
      </w:pPr>
      <w:r w:rsidRPr="009B7B10">
        <w:rPr>
          <w:rFonts w:asciiTheme="majorHAnsi" w:hAnsiTheme="majorHAnsi"/>
          <w:b/>
        </w:rPr>
        <w:t>Career &amp; Education Data:</w:t>
      </w:r>
    </w:p>
    <w:p w14:paraId="5C08F1AE" w14:textId="77777777" w:rsidR="009B5695" w:rsidRPr="009B7B10" w:rsidRDefault="00000000">
      <w:pPr>
        <w:rPr>
          <w:rFonts w:asciiTheme="majorHAnsi" w:hAnsiTheme="majorHAnsi"/>
        </w:rPr>
      </w:pPr>
      <w:r w:rsidRPr="009B7B10">
        <w:rPr>
          <w:rFonts w:asciiTheme="majorHAnsi" w:hAnsiTheme="majorHAnsi"/>
        </w:rPr>
        <w:t>CVs, cover letters, academic transcripts, writing samples, career history, and notes taken during coaching calls.</w:t>
      </w:r>
    </w:p>
    <w:p w14:paraId="5E2C91A7" w14:textId="77777777" w:rsidR="009B5695" w:rsidRPr="009B7B10" w:rsidRDefault="00000000">
      <w:pPr>
        <w:rPr>
          <w:rFonts w:asciiTheme="majorHAnsi" w:hAnsiTheme="majorHAnsi"/>
        </w:rPr>
      </w:pPr>
      <w:r w:rsidRPr="009B7B10">
        <w:rPr>
          <w:rFonts w:asciiTheme="majorHAnsi" w:hAnsiTheme="majorHAnsi"/>
          <w:b/>
        </w:rPr>
        <w:t>Transaction Data:</w:t>
      </w:r>
    </w:p>
    <w:p w14:paraId="6EDC8DA8" w14:textId="77777777" w:rsidR="009B5695" w:rsidRPr="009B7B10" w:rsidRDefault="00000000">
      <w:pPr>
        <w:rPr>
          <w:rFonts w:asciiTheme="majorHAnsi" w:hAnsiTheme="majorHAnsi"/>
        </w:rPr>
      </w:pPr>
      <w:r w:rsidRPr="009B7B10">
        <w:rPr>
          <w:rFonts w:asciiTheme="majorHAnsi" w:hAnsiTheme="majorHAnsi"/>
        </w:rPr>
        <w:t>Details about payments to and from you and details of services you have purchased. (Note: We do not store financial credit card data; this is handled by third-party processors).</w:t>
      </w:r>
    </w:p>
    <w:p w14:paraId="1E3345A4" w14:textId="77777777" w:rsidR="009B5695" w:rsidRPr="00136E30" w:rsidRDefault="00000000">
      <w:pPr>
        <w:pStyle w:val="Heading2"/>
        <w:rPr>
          <w:rFonts w:cstheme="majorHAnsi"/>
        </w:rPr>
      </w:pPr>
      <w:r w:rsidRPr="00136E30">
        <w:rPr>
          <w:rFonts w:cstheme="majorHAnsi"/>
        </w:rPr>
        <w:t>4. HOW WE USE YOUR PERSONAL DATA</w:t>
      </w:r>
    </w:p>
    <w:p w14:paraId="300375BA" w14:textId="77777777" w:rsidR="009B5695" w:rsidRPr="009B7B10" w:rsidRDefault="00000000">
      <w:pPr>
        <w:rPr>
          <w:rFonts w:asciiTheme="majorHAnsi" w:hAnsiTheme="majorHAnsi"/>
        </w:rPr>
      </w:pPr>
      <w:r w:rsidRPr="009B7B10">
        <w:rPr>
          <w:rFonts w:asciiTheme="majorHAnsi" w:hAnsiTheme="majorHAnsi"/>
        </w:rPr>
        <w:t>We will only use your personal data when the law allows us to. Most commonly, we will use your personal data in the following circumstances:</w:t>
      </w:r>
    </w:p>
    <w:p w14:paraId="0FC82F8C" w14:textId="77777777" w:rsidR="009B5695" w:rsidRPr="009B7B10" w:rsidRDefault="00000000">
      <w:pPr>
        <w:rPr>
          <w:rFonts w:asciiTheme="majorHAnsi" w:hAnsiTheme="majorHAnsi"/>
        </w:rPr>
      </w:pPr>
      <w:r w:rsidRPr="009B7B10">
        <w:rPr>
          <w:rFonts w:asciiTheme="majorHAnsi" w:hAnsiTheme="majorHAnsi"/>
          <w:b/>
        </w:rPr>
        <w:t>Performance of Contract:</w:t>
      </w:r>
    </w:p>
    <w:p w14:paraId="0DD4D292" w14:textId="77777777" w:rsidR="009B5695" w:rsidRPr="009B7B10" w:rsidRDefault="00000000">
      <w:pPr>
        <w:rPr>
          <w:rFonts w:asciiTheme="majorHAnsi" w:hAnsiTheme="majorHAnsi"/>
        </w:rPr>
      </w:pPr>
      <w:r w:rsidRPr="009B7B10">
        <w:rPr>
          <w:rFonts w:asciiTheme="majorHAnsi" w:hAnsiTheme="majorHAnsi"/>
        </w:rPr>
        <w:lastRenderedPageBreak/>
        <w:t>To schedule calls, review your CV and job application drafts, and deliver the coaching services you purchased.</w:t>
      </w:r>
    </w:p>
    <w:p w14:paraId="389EF42B" w14:textId="77777777" w:rsidR="009B5695" w:rsidRPr="009B7B10" w:rsidRDefault="00000000">
      <w:pPr>
        <w:rPr>
          <w:rFonts w:asciiTheme="majorHAnsi" w:hAnsiTheme="majorHAnsi"/>
        </w:rPr>
      </w:pPr>
      <w:r w:rsidRPr="009B7B10">
        <w:rPr>
          <w:rFonts w:asciiTheme="majorHAnsi" w:hAnsiTheme="majorHAnsi"/>
          <w:b/>
        </w:rPr>
        <w:t>Legitimate Interests:</w:t>
      </w:r>
    </w:p>
    <w:p w14:paraId="4509FA40" w14:textId="77777777" w:rsidR="009B5695" w:rsidRPr="009B7B10" w:rsidRDefault="00000000">
      <w:pPr>
        <w:rPr>
          <w:rFonts w:asciiTheme="majorHAnsi" w:hAnsiTheme="majorHAnsi"/>
        </w:rPr>
      </w:pPr>
      <w:commentRangeStart w:id="1"/>
      <w:r w:rsidRPr="009B7B10">
        <w:rPr>
          <w:rFonts w:asciiTheme="majorHAnsi" w:hAnsiTheme="majorHAnsi"/>
        </w:rPr>
        <w:t>To send you our free guide ("Asymmetric Information") or reply to your inquiries.</w:t>
      </w:r>
      <w:commentRangeEnd w:id="1"/>
      <w:r w:rsidR="002B77D9">
        <w:rPr>
          <w:rStyle w:val="CommentReference"/>
        </w:rPr>
        <w:commentReference w:id="1"/>
      </w:r>
    </w:p>
    <w:p w14:paraId="2AD240EB" w14:textId="77777777" w:rsidR="009B5695" w:rsidRPr="009B7B10" w:rsidRDefault="00000000">
      <w:pPr>
        <w:rPr>
          <w:rFonts w:asciiTheme="majorHAnsi" w:hAnsiTheme="majorHAnsi"/>
        </w:rPr>
      </w:pPr>
      <w:r w:rsidRPr="009B7B10">
        <w:rPr>
          <w:rFonts w:asciiTheme="majorHAnsi" w:hAnsiTheme="majorHAnsi"/>
          <w:b/>
        </w:rPr>
        <w:t>Consent:</w:t>
      </w:r>
    </w:p>
    <w:p w14:paraId="5F113EC7" w14:textId="77777777" w:rsidR="009B5695" w:rsidRPr="009B7B10" w:rsidRDefault="00000000">
      <w:pPr>
        <w:rPr>
          <w:rFonts w:asciiTheme="majorHAnsi" w:hAnsiTheme="majorHAnsi"/>
        </w:rPr>
      </w:pPr>
      <w:r w:rsidRPr="009B7B10">
        <w:rPr>
          <w:rFonts w:asciiTheme="majorHAnsi" w:hAnsiTheme="majorHAnsi"/>
        </w:rPr>
        <w:t xml:space="preserve">Where you have opted in to receive marketing communications </w:t>
      </w:r>
      <w:commentRangeStart w:id="2"/>
      <w:r w:rsidRPr="009B7B10">
        <w:rPr>
          <w:rFonts w:asciiTheme="majorHAnsi" w:hAnsiTheme="majorHAnsi"/>
        </w:rPr>
        <w:t>via email.</w:t>
      </w:r>
      <w:commentRangeEnd w:id="2"/>
      <w:r w:rsidR="00136E30">
        <w:rPr>
          <w:rStyle w:val="CommentReference"/>
        </w:rPr>
        <w:commentReference w:id="2"/>
      </w:r>
    </w:p>
    <w:p w14:paraId="33A2361B" w14:textId="77777777" w:rsidR="00BE7693" w:rsidRPr="00136E30" w:rsidRDefault="00000000">
      <w:pPr>
        <w:rPr>
          <w:ins w:id="3" w:author="David Sant" w:date="2025-12-08T13:20:00Z" w16du:dateUtc="2025-12-08T13:20:00Z"/>
          <w:rFonts w:asciiTheme="majorHAnsi" w:hAnsiTheme="majorHAnsi" w:cstheme="majorHAnsi"/>
        </w:rPr>
      </w:pPr>
      <w:commentRangeStart w:id="4"/>
      <w:ins w:id="5" w:author="David Sant" w:date="2025-12-08T13:20:00Z" w16du:dateUtc="2025-12-08T13:20:00Z">
        <w:r w:rsidRPr="00136E30">
          <w:rPr>
            <w:rFonts w:asciiTheme="majorHAnsi" w:hAnsiTheme="majorHAnsi" w:cstheme="majorHAnsi"/>
          </w:rPr>
          <w:t>We will only use your personal data for the purposes for which we collected it. We will not use your data for any unrelated purpose without first telling you and, where required, obtaining your consent.</w:t>
        </w:r>
      </w:ins>
      <w:commentRangeEnd w:id="4"/>
      <w:r w:rsidR="002B77D9">
        <w:rPr>
          <w:rStyle w:val="CommentReference"/>
        </w:rPr>
        <w:commentReference w:id="4"/>
      </w:r>
    </w:p>
    <w:p w14:paraId="71026D2B" w14:textId="77777777" w:rsidR="009B5695" w:rsidRPr="00136E30" w:rsidRDefault="00000000">
      <w:pPr>
        <w:pStyle w:val="Heading2"/>
        <w:rPr>
          <w:rFonts w:cstheme="majorHAnsi"/>
        </w:rPr>
      </w:pPr>
      <w:r w:rsidRPr="00136E30">
        <w:rPr>
          <w:rFonts w:cstheme="majorHAnsi"/>
        </w:rPr>
        <w:t>5. USE OF ARTIFICIAL INTELLIGENCE (AI)</w:t>
      </w:r>
    </w:p>
    <w:p w14:paraId="0522EFC7" w14:textId="77777777" w:rsidR="009B5695" w:rsidRPr="009B7B10" w:rsidRDefault="00000000">
      <w:pPr>
        <w:rPr>
          <w:rFonts w:asciiTheme="majorHAnsi" w:hAnsiTheme="majorHAnsi"/>
        </w:rPr>
      </w:pPr>
      <w:r w:rsidRPr="009B7B10">
        <w:rPr>
          <w:rFonts w:asciiTheme="majorHAnsi" w:hAnsiTheme="majorHAnsi"/>
          <w:b/>
        </w:rPr>
        <w:t>5.1 How we use AI</w:t>
      </w:r>
    </w:p>
    <w:p w14:paraId="2855612A" w14:textId="77777777" w:rsidR="009B5695" w:rsidRPr="009B7B10" w:rsidRDefault="00000000">
      <w:pPr>
        <w:rPr>
          <w:rFonts w:asciiTheme="majorHAnsi" w:hAnsiTheme="majorHAnsi"/>
        </w:rPr>
      </w:pPr>
      <w:r w:rsidRPr="009B7B10">
        <w:rPr>
          <w:rFonts w:asciiTheme="majorHAnsi" w:hAnsiTheme="majorHAnsi"/>
        </w:rPr>
        <w:t>We use Artificial Intelligence (AI) tools to assist in the delivery of our Services. Specifically, we may upload your documents (such as your CV, cover letter, or writing samples) into secure, enterprise-grade AI environments to generate feedback, suggest edits, and simulate interview questions.</w:t>
      </w:r>
    </w:p>
    <w:p w14:paraId="6E7D40C0" w14:textId="77777777" w:rsidR="009B5695" w:rsidRPr="009B7B10" w:rsidRDefault="00000000">
      <w:pPr>
        <w:rPr>
          <w:rFonts w:asciiTheme="majorHAnsi" w:hAnsiTheme="majorHAnsi"/>
        </w:rPr>
      </w:pPr>
      <w:r w:rsidRPr="009B7B10">
        <w:rPr>
          <w:rFonts w:asciiTheme="majorHAnsi" w:hAnsiTheme="majorHAnsi"/>
          <w:b/>
        </w:rPr>
        <w:t>5.2 Data Security</w:t>
      </w:r>
    </w:p>
    <w:p w14:paraId="562A044E" w14:textId="77777777" w:rsidR="009B5695" w:rsidRPr="009B7B10" w:rsidRDefault="00000000">
      <w:pPr>
        <w:rPr>
          <w:rFonts w:asciiTheme="majorHAnsi" w:hAnsiTheme="majorHAnsi"/>
        </w:rPr>
      </w:pPr>
      <w:commentRangeStart w:id="6"/>
      <w:r w:rsidRPr="009B7B10">
        <w:rPr>
          <w:rFonts w:asciiTheme="majorHAnsi" w:hAnsiTheme="majorHAnsi"/>
        </w:rPr>
        <w:t>We use reputable third-party AI providers (such as Google Gemini) who are subject to confidentiality obligations. We do not use AI to make automated legal or significant decisions about you (e.g., we do not use AI to reject your application to us—all decisions are made by human coaches).</w:t>
      </w:r>
      <w:commentRangeEnd w:id="6"/>
      <w:r w:rsidR="002B77D9">
        <w:rPr>
          <w:rStyle w:val="CommentReference"/>
        </w:rPr>
        <w:commentReference w:id="6"/>
      </w:r>
    </w:p>
    <w:p w14:paraId="24F3F63C" w14:textId="77777777" w:rsidR="009B5695" w:rsidRPr="00136E30" w:rsidRDefault="00000000">
      <w:pPr>
        <w:pStyle w:val="Heading2"/>
        <w:rPr>
          <w:rFonts w:cstheme="majorHAnsi"/>
        </w:rPr>
      </w:pPr>
      <w:r w:rsidRPr="00136E30">
        <w:rPr>
          <w:rFonts w:cstheme="majorHAnsi"/>
        </w:rPr>
        <w:t>6. DISCLOSURES OF YOUR PERSONAL DATA</w:t>
      </w:r>
    </w:p>
    <w:p w14:paraId="3E3A23BA" w14:textId="77777777" w:rsidR="009B5695" w:rsidRPr="009B7B10" w:rsidRDefault="00000000">
      <w:pPr>
        <w:rPr>
          <w:rFonts w:asciiTheme="majorHAnsi" w:hAnsiTheme="majorHAnsi"/>
        </w:rPr>
      </w:pPr>
      <w:r w:rsidRPr="009B7B10">
        <w:rPr>
          <w:rFonts w:asciiTheme="majorHAnsi" w:hAnsiTheme="majorHAnsi"/>
        </w:rPr>
        <w:t>We may share your personal data with trusted third parties who assist us in operating our business. We do not sell your data. We share data with the following categories of service providers:</w:t>
      </w:r>
    </w:p>
    <w:p w14:paraId="57797ECB" w14:textId="77777777" w:rsidR="009B5695" w:rsidRPr="009B7B10" w:rsidRDefault="00000000">
      <w:pPr>
        <w:rPr>
          <w:rFonts w:asciiTheme="majorHAnsi" w:hAnsiTheme="majorHAnsi"/>
        </w:rPr>
      </w:pPr>
      <w:r w:rsidRPr="009B7B10">
        <w:rPr>
          <w:rFonts w:asciiTheme="majorHAnsi" w:hAnsiTheme="majorHAnsi"/>
          <w:b/>
        </w:rPr>
        <w:t>Payment Processors:</w:t>
      </w:r>
    </w:p>
    <w:p w14:paraId="6B0224FC" w14:textId="77777777" w:rsidR="009B5695" w:rsidRPr="009B7B10" w:rsidRDefault="00000000">
      <w:pPr>
        <w:rPr>
          <w:rFonts w:asciiTheme="majorHAnsi" w:hAnsiTheme="majorHAnsi"/>
        </w:rPr>
      </w:pPr>
      <w:r w:rsidRPr="009B7B10">
        <w:rPr>
          <w:rFonts w:asciiTheme="majorHAnsi" w:hAnsiTheme="majorHAnsi"/>
        </w:rPr>
        <w:t>Service providers who process payments on our behalf (such as Stripe, Wise, and banking institutions).</w:t>
      </w:r>
    </w:p>
    <w:p w14:paraId="4C51BF52" w14:textId="77777777" w:rsidR="009B5695" w:rsidRPr="009B7B10" w:rsidRDefault="00000000">
      <w:pPr>
        <w:rPr>
          <w:rFonts w:asciiTheme="majorHAnsi" w:hAnsiTheme="majorHAnsi"/>
        </w:rPr>
      </w:pPr>
      <w:r w:rsidRPr="009B7B10">
        <w:rPr>
          <w:rFonts w:asciiTheme="majorHAnsi" w:hAnsiTheme="majorHAnsi"/>
          <w:b/>
        </w:rPr>
        <w:t>Communication &amp; IT Services:</w:t>
      </w:r>
    </w:p>
    <w:p w14:paraId="77259CA7" w14:textId="77777777" w:rsidR="009B5695" w:rsidRPr="009B7B10" w:rsidRDefault="00000000">
      <w:pPr>
        <w:rPr>
          <w:rFonts w:asciiTheme="majorHAnsi" w:hAnsiTheme="majorHAnsi"/>
        </w:rPr>
      </w:pPr>
      <w:r w:rsidRPr="009B7B10">
        <w:rPr>
          <w:rFonts w:asciiTheme="majorHAnsi" w:hAnsiTheme="majorHAnsi"/>
        </w:rPr>
        <w:t>Providers of email, video conferencing, calendar scheduling, and document hosting services (such as Google Workspace, Calendly, and Loom).</w:t>
      </w:r>
    </w:p>
    <w:p w14:paraId="78F7BA23" w14:textId="77777777" w:rsidR="009B5695" w:rsidRPr="009B7B10" w:rsidRDefault="00000000">
      <w:pPr>
        <w:rPr>
          <w:rFonts w:asciiTheme="majorHAnsi" w:hAnsiTheme="majorHAnsi"/>
        </w:rPr>
      </w:pPr>
      <w:r w:rsidRPr="009B7B10">
        <w:rPr>
          <w:rFonts w:asciiTheme="majorHAnsi" w:hAnsiTheme="majorHAnsi"/>
          <w:b/>
        </w:rPr>
        <w:t>AI Service Providers:</w:t>
      </w:r>
    </w:p>
    <w:p w14:paraId="52ACBA23" w14:textId="77777777" w:rsidR="009B5695" w:rsidRPr="009B7B10" w:rsidRDefault="00000000">
      <w:pPr>
        <w:rPr>
          <w:rFonts w:asciiTheme="majorHAnsi" w:hAnsiTheme="majorHAnsi"/>
        </w:rPr>
      </w:pPr>
      <w:r w:rsidRPr="009B7B10">
        <w:rPr>
          <w:rFonts w:asciiTheme="majorHAnsi" w:hAnsiTheme="majorHAnsi"/>
        </w:rPr>
        <w:lastRenderedPageBreak/>
        <w:t>Providers of Artificial Intelligence tools used to analyze documents and generate feedback (such as Google Gemini).</w:t>
      </w:r>
    </w:p>
    <w:p w14:paraId="476DC06F" w14:textId="77777777" w:rsidR="009B5695" w:rsidRPr="009B7B10" w:rsidRDefault="00000000">
      <w:pPr>
        <w:rPr>
          <w:rFonts w:asciiTheme="majorHAnsi" w:hAnsiTheme="majorHAnsi"/>
        </w:rPr>
      </w:pPr>
      <w:r w:rsidRPr="009B7B10">
        <w:rPr>
          <w:rFonts w:asciiTheme="majorHAnsi" w:hAnsiTheme="majorHAnsi"/>
          <w:b/>
        </w:rPr>
        <w:t>Marketing &amp; Review Platforms:</w:t>
      </w:r>
    </w:p>
    <w:p w14:paraId="587C357E" w14:textId="77777777" w:rsidR="009B5695" w:rsidRPr="009B7B10" w:rsidRDefault="00000000">
      <w:pPr>
        <w:rPr>
          <w:rFonts w:asciiTheme="majorHAnsi" w:hAnsiTheme="majorHAnsi"/>
        </w:rPr>
      </w:pPr>
      <w:r w:rsidRPr="009B7B10">
        <w:rPr>
          <w:rFonts w:asciiTheme="majorHAnsi" w:hAnsiTheme="majorHAnsi"/>
        </w:rPr>
        <w:t>Platforms used to collect client feedback and manage email communications (such as Trustpilot and email marketing software).</w:t>
      </w:r>
    </w:p>
    <w:p w14:paraId="301D1471" w14:textId="77777777" w:rsidR="009B5695" w:rsidRPr="00136E30" w:rsidRDefault="00000000">
      <w:pPr>
        <w:pStyle w:val="Heading2"/>
        <w:rPr>
          <w:rFonts w:cstheme="majorHAnsi"/>
        </w:rPr>
      </w:pPr>
      <w:r w:rsidRPr="00136E30">
        <w:rPr>
          <w:rFonts w:cstheme="majorHAnsi"/>
        </w:rPr>
        <w:t>7. INTERNATIONAL TRANSFERS</w:t>
      </w:r>
    </w:p>
    <w:p w14:paraId="66A5FB94" w14:textId="77777777" w:rsidR="009B5695" w:rsidRPr="009B7B10" w:rsidRDefault="00000000">
      <w:pPr>
        <w:rPr>
          <w:rFonts w:asciiTheme="majorHAnsi" w:hAnsiTheme="majorHAnsi"/>
        </w:rPr>
      </w:pPr>
      <w:r w:rsidRPr="009B7B10">
        <w:rPr>
          <w:rFonts w:asciiTheme="majorHAnsi" w:hAnsiTheme="majorHAnsi"/>
        </w:rPr>
        <w:t>Many of our external service providers (including Google, Stripe, and Calendly) are based outside the United Kingdom, particularly in the United States. This means your personal data may be transferred and stored internationally.</w:t>
      </w:r>
    </w:p>
    <w:p w14:paraId="08B15661" w14:textId="77777777" w:rsidR="009B5695" w:rsidRPr="009B7B10" w:rsidRDefault="00000000">
      <w:pPr>
        <w:rPr>
          <w:rFonts w:asciiTheme="majorHAnsi" w:hAnsiTheme="majorHAnsi"/>
        </w:rPr>
      </w:pPr>
      <w:r w:rsidRPr="009B7B10">
        <w:rPr>
          <w:rFonts w:asciiTheme="majorHAnsi" w:hAnsiTheme="majorHAnsi"/>
        </w:rPr>
        <w:t>To protect your data, we only work with major, reputable service providers who adhere to strict data protection standards. We rely on the following legal frameworks to ensure your data is safe:</w:t>
      </w:r>
    </w:p>
    <w:p w14:paraId="164B7326" w14:textId="77777777" w:rsidR="009B5695" w:rsidRPr="009B7B10" w:rsidRDefault="00000000">
      <w:pPr>
        <w:rPr>
          <w:rFonts w:asciiTheme="majorHAnsi" w:hAnsiTheme="majorHAnsi"/>
        </w:rPr>
      </w:pPr>
      <w:r w:rsidRPr="009B7B10">
        <w:rPr>
          <w:rFonts w:asciiTheme="majorHAnsi" w:hAnsiTheme="majorHAnsi"/>
          <w:b/>
        </w:rPr>
        <w:t>The UK-US Data Bridge:</w:t>
      </w:r>
    </w:p>
    <w:p w14:paraId="678D3D36" w14:textId="77777777" w:rsidR="009B5695" w:rsidRPr="009B7B10" w:rsidRDefault="00000000">
      <w:pPr>
        <w:rPr>
          <w:rFonts w:asciiTheme="majorHAnsi" w:hAnsiTheme="majorHAnsi"/>
        </w:rPr>
      </w:pPr>
      <w:r w:rsidRPr="009B7B10">
        <w:rPr>
          <w:rFonts w:asciiTheme="majorHAnsi" w:hAnsiTheme="majorHAnsi"/>
        </w:rPr>
        <w:t>Where providers are certified under the UK Extension to the EU-US Data Privacy Framework.</w:t>
      </w:r>
    </w:p>
    <w:p w14:paraId="30723A9A" w14:textId="77777777" w:rsidR="009B5695" w:rsidRPr="009B7B10" w:rsidRDefault="00000000">
      <w:pPr>
        <w:rPr>
          <w:rFonts w:asciiTheme="majorHAnsi" w:hAnsiTheme="majorHAnsi"/>
        </w:rPr>
      </w:pPr>
      <w:r w:rsidRPr="009B7B10">
        <w:rPr>
          <w:rFonts w:asciiTheme="majorHAnsi" w:hAnsiTheme="majorHAnsi"/>
          <w:b/>
        </w:rPr>
        <w:t>Standard Contractual Clauses:</w:t>
      </w:r>
    </w:p>
    <w:p w14:paraId="293EF4B2" w14:textId="77777777" w:rsidR="009B5695" w:rsidRPr="009B7B10" w:rsidRDefault="00000000">
      <w:pPr>
        <w:rPr>
          <w:rFonts w:asciiTheme="majorHAnsi" w:hAnsiTheme="majorHAnsi"/>
        </w:rPr>
      </w:pPr>
      <w:r w:rsidRPr="009B7B10">
        <w:rPr>
          <w:rFonts w:asciiTheme="majorHAnsi" w:hAnsiTheme="majorHAnsi"/>
        </w:rPr>
        <w:t>Where providers have implemented standard data protection clauses recognized by the UK government in their service agreements.</w:t>
      </w:r>
    </w:p>
    <w:p w14:paraId="6F3E26D4" w14:textId="77777777" w:rsidR="009B5695" w:rsidRPr="00136E30" w:rsidRDefault="00000000">
      <w:pPr>
        <w:pStyle w:val="Heading2"/>
        <w:rPr>
          <w:rFonts w:cstheme="majorHAnsi"/>
        </w:rPr>
      </w:pPr>
      <w:r w:rsidRPr="00136E30">
        <w:rPr>
          <w:rFonts w:cstheme="majorHAnsi"/>
        </w:rPr>
        <w:t>8. DATA SECURITY AND RETENTION</w:t>
      </w:r>
    </w:p>
    <w:p w14:paraId="3E648EDF" w14:textId="77777777" w:rsidR="009B5695" w:rsidRPr="009B7B10" w:rsidRDefault="00000000">
      <w:pPr>
        <w:rPr>
          <w:rFonts w:asciiTheme="majorHAnsi" w:hAnsiTheme="majorHAnsi"/>
        </w:rPr>
      </w:pPr>
      <w:commentRangeStart w:id="7"/>
      <w:r w:rsidRPr="009B7B10">
        <w:rPr>
          <w:rFonts w:asciiTheme="majorHAnsi" w:hAnsiTheme="majorHAnsi"/>
        </w:rPr>
        <w:t>We have put in place appropriate security measures to prevent your personal data from being accidentally lost or accessed in an unauthorized way. We will only retain your personal data for as long as necessary to fulfill the purposes we collected it for, including for the purposes of satisfying any legal, accounting, or reporting requirements.</w:t>
      </w:r>
      <w:commentRangeEnd w:id="7"/>
      <w:r w:rsidR="002B77D9">
        <w:rPr>
          <w:rStyle w:val="CommentReference"/>
        </w:rPr>
        <w:commentReference w:id="7"/>
      </w:r>
    </w:p>
    <w:p w14:paraId="474C19D3" w14:textId="274FA0B9" w:rsidR="009B5695" w:rsidRPr="00136E30" w:rsidRDefault="00136E30">
      <w:pPr>
        <w:pStyle w:val="Heading2"/>
        <w:rPr>
          <w:rFonts w:cstheme="majorHAnsi"/>
        </w:rPr>
      </w:pPr>
      <w:r>
        <w:rPr>
          <w:rFonts w:cstheme="majorHAnsi"/>
        </w:rPr>
        <w:t>9</w:t>
      </w:r>
      <w:r w:rsidRPr="00136E30">
        <w:rPr>
          <w:rFonts w:cstheme="majorHAnsi"/>
        </w:rPr>
        <w:t>. YOUR LEGAL RIGHTS</w:t>
      </w:r>
    </w:p>
    <w:p w14:paraId="4D878C38" w14:textId="77777777" w:rsidR="009B5695" w:rsidRPr="00136E30" w:rsidRDefault="00000000">
      <w:pPr>
        <w:rPr>
          <w:ins w:id="8" w:author="David Sant" w:date="2025-12-08T13:20:00Z" w16du:dateUtc="2025-12-08T13:20:00Z"/>
          <w:rFonts w:asciiTheme="majorHAnsi" w:hAnsiTheme="majorHAnsi" w:cstheme="majorHAnsi"/>
        </w:rPr>
      </w:pPr>
      <w:r w:rsidRPr="009B7B10">
        <w:rPr>
          <w:rFonts w:asciiTheme="majorHAnsi" w:hAnsiTheme="majorHAnsi"/>
        </w:rPr>
        <w:t>Under certain circumstances, you have rights under data protection laws in relation to your personal data, including the right to access, correct, or erase your personal data. If you wish to exercise any of these rights, please contact us at muath@masristrategy.com.</w:t>
      </w:r>
    </w:p>
    <w:p w14:paraId="641B0EA4" w14:textId="022F0878" w:rsidR="00BE7693" w:rsidRPr="00136E30" w:rsidRDefault="00000000">
      <w:pPr>
        <w:pStyle w:val="Heading2"/>
        <w:rPr>
          <w:ins w:id="9" w:author="David Sant" w:date="2025-12-08T13:20:00Z" w16du:dateUtc="2025-12-08T13:20:00Z"/>
          <w:rFonts w:cstheme="majorHAnsi"/>
        </w:rPr>
      </w:pPr>
      <w:commentRangeStart w:id="10"/>
      <w:ins w:id="11" w:author="David Sant" w:date="2025-12-08T13:20:00Z" w16du:dateUtc="2025-12-08T13:20:00Z">
        <w:r w:rsidRPr="00136E30">
          <w:rPr>
            <w:rFonts w:cstheme="majorHAnsi"/>
          </w:rPr>
          <w:t>1</w:t>
        </w:r>
        <w:r w:rsidR="00136E30">
          <w:rPr>
            <w:rFonts w:cstheme="majorHAnsi"/>
          </w:rPr>
          <w:t>0</w:t>
        </w:r>
        <w:r w:rsidRPr="00136E30">
          <w:rPr>
            <w:rFonts w:cstheme="majorHAnsi"/>
          </w:rPr>
          <w:t>. YOUR RIGHT TO COMPLAIN</w:t>
        </w:r>
      </w:ins>
      <w:commentRangeEnd w:id="10"/>
      <w:r w:rsidR="002B77D9">
        <w:rPr>
          <w:rStyle w:val="CommentReference"/>
          <w:rFonts w:asciiTheme="minorHAnsi" w:eastAsiaTheme="minorEastAsia" w:hAnsiTheme="minorHAnsi" w:cstheme="minorBidi"/>
          <w:b w:val="0"/>
          <w:bCs w:val="0"/>
          <w:color w:val="auto"/>
        </w:rPr>
        <w:commentReference w:id="10"/>
      </w:r>
    </w:p>
    <w:p w14:paraId="7D0DA2A9" w14:textId="77777777" w:rsidR="00BE7693" w:rsidRPr="00136E30" w:rsidRDefault="00000000">
      <w:pPr>
        <w:rPr>
          <w:ins w:id="12" w:author="David Sant" w:date="2025-12-08T13:20:00Z" w16du:dateUtc="2025-12-08T13:20:00Z"/>
          <w:rFonts w:asciiTheme="majorHAnsi" w:hAnsiTheme="majorHAnsi" w:cstheme="majorHAnsi"/>
        </w:rPr>
      </w:pPr>
      <w:ins w:id="13" w:author="David Sant" w:date="2025-12-08T13:20:00Z" w16du:dateUtc="2025-12-08T13:20:00Z">
        <w:r w:rsidRPr="00136E30">
          <w:rPr>
            <w:rFonts w:asciiTheme="majorHAnsi" w:hAnsiTheme="majorHAnsi" w:cstheme="majorHAnsi"/>
          </w:rPr>
          <w:t>You have the right to make a complaint at any time to the Information Commissioner</w:t>
        </w:r>
        <w:bookmarkStart w:id="14" w:name="OpenAt"/>
        <w:bookmarkEnd w:id="14"/>
        <w:r w:rsidRPr="00136E30">
          <w:rPr>
            <w:rFonts w:asciiTheme="majorHAnsi" w:hAnsiTheme="majorHAnsi" w:cstheme="majorHAnsi"/>
          </w:rPr>
          <w:t>'s Office (ICO), the UK's supervisory authority for data protection issues (www.ico.org.uk). We would, however, appreciate the chance to deal with your concerns before you approach the ICO, so please contact us in the first instance.</w:t>
        </w:r>
      </w:ins>
    </w:p>
    <w:p w14:paraId="0F261B9E" w14:textId="6D714347" w:rsidR="00BE7693" w:rsidRPr="00136E30" w:rsidRDefault="00000000">
      <w:pPr>
        <w:pStyle w:val="Heading2"/>
        <w:rPr>
          <w:ins w:id="15" w:author="David Sant" w:date="2025-12-08T13:20:00Z" w16du:dateUtc="2025-12-08T13:20:00Z"/>
          <w:rFonts w:cstheme="majorHAnsi"/>
        </w:rPr>
      </w:pPr>
      <w:ins w:id="16" w:author="David Sant" w:date="2025-12-08T13:20:00Z" w16du:dateUtc="2025-12-08T13:20:00Z">
        <w:r w:rsidRPr="00136E30">
          <w:rPr>
            <w:rFonts w:cstheme="majorHAnsi"/>
          </w:rPr>
          <w:lastRenderedPageBreak/>
          <w:t>1</w:t>
        </w:r>
        <w:r w:rsidR="00136E30">
          <w:rPr>
            <w:rFonts w:cstheme="majorHAnsi"/>
          </w:rPr>
          <w:t>1</w:t>
        </w:r>
        <w:r w:rsidRPr="00136E30">
          <w:rPr>
            <w:rFonts w:cstheme="majorHAnsi"/>
          </w:rPr>
          <w:t>. CHANGES TO THIS PRIVACY POLICY</w:t>
        </w:r>
      </w:ins>
    </w:p>
    <w:p w14:paraId="43FE375E" w14:textId="77777777" w:rsidR="00BE7693" w:rsidRPr="009B7B10" w:rsidRDefault="00000000">
      <w:pPr>
        <w:rPr>
          <w:rFonts w:asciiTheme="majorHAnsi" w:hAnsiTheme="majorHAnsi"/>
        </w:rPr>
      </w:pPr>
      <w:ins w:id="17" w:author="David Sant" w:date="2025-12-08T13:20:00Z" w16du:dateUtc="2025-12-08T13:20:00Z">
        <w:r w:rsidRPr="00136E30">
          <w:rPr>
            <w:rFonts w:asciiTheme="majorHAnsi" w:hAnsiTheme="majorHAnsi" w:cstheme="majorHAnsi"/>
          </w:rPr>
          <w:t>We may update this privacy policy from time to time. Any changes we make will be posted on this page and, where appropriate, notified to you by email. Please check back regularly to see any updates or changes.</w:t>
        </w:r>
      </w:ins>
    </w:p>
    <w:sectPr w:rsidR="00BE7693" w:rsidRPr="009B7B10"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2-08T13:26:00Z" w:initials="DS">
    <w:p w14:paraId="13B3B424" w14:textId="7EC3438D" w:rsidR="00ED1931" w:rsidRDefault="00ED1931">
      <w:pPr>
        <w:pStyle w:val="CommentText"/>
      </w:pPr>
      <w:r>
        <w:rPr>
          <w:rStyle w:val="CommentReference"/>
        </w:rPr>
        <w:annotationRef/>
      </w:r>
      <w:r>
        <w:annotationRef/>
      </w:r>
      <w:r>
        <w:t>You mention collecting video recordings but don't explain why or on what legal basis. I suggest adding a line in section 4 explaining the purpose (e.g. "to allow you to review your session afterwards") and the lawful basis (likely legitimate interests or contract performance).</w:t>
      </w:r>
    </w:p>
  </w:comment>
  <w:comment w:id="1" w:author="David Sant" w:date="2025-12-08T13:27:00Z" w:initials="DS">
    <w:p w14:paraId="1BAF0439" w14:textId="77777777" w:rsidR="002B77D9" w:rsidRDefault="002B77D9" w:rsidP="002B77D9">
      <w:pPr>
        <w:pStyle w:val="CommentText"/>
      </w:pPr>
      <w:r>
        <w:rPr>
          <w:rStyle w:val="CommentReference"/>
        </w:rPr>
        <w:annotationRef/>
      </w:r>
      <w:r>
        <w:t>If you're adding people to a marketing list when they download this, that's consent-based, not legitimate interests.  If you want to rely on “soft opt-in” consent you will need to explain that they will receive marketing and give them the opportunity to opt out.  Or alternatively you could default to no marketing and require them to expressly opt in.  In each case you can’t have pre-ticked boxes.</w:t>
      </w:r>
    </w:p>
  </w:comment>
  <w:comment w:id="2" w:author="David Sant" w:date="2025-12-08T13:13:00Z" w:initials="DS">
    <w:p w14:paraId="32B51125" w14:textId="1DC09164" w:rsidR="00136E30" w:rsidRDefault="00136E30" w:rsidP="00136E30">
      <w:pPr>
        <w:pStyle w:val="CommentText"/>
      </w:pPr>
      <w:r>
        <w:rPr>
          <w:rStyle w:val="CommentReference"/>
        </w:rPr>
        <w:annotationRef/>
      </w:r>
      <w:r>
        <w:t>“… or on our website (e.g. when you registered to download our free guide) ”</w:t>
      </w:r>
    </w:p>
  </w:comment>
  <w:comment w:id="4" w:author="David Sant" w:date="2025-12-08T13:27:00Z" w:initials="DS">
    <w:p w14:paraId="7F966258" w14:textId="77777777" w:rsidR="002B77D9" w:rsidRDefault="002B77D9" w:rsidP="002B77D9">
      <w:pPr>
        <w:pStyle w:val="CommentText"/>
      </w:pPr>
      <w:r>
        <w:rPr>
          <w:rStyle w:val="CommentReference"/>
        </w:rPr>
        <w:annotationRef/>
      </w:r>
      <w:r>
        <w:t>I've added this standard "purpose limitation" statement. This makes clear that data you collect for Masri Strategy coaching won't be repurposed for other business activities (inc. anything in Nama Economics) without consent.</w:t>
      </w:r>
    </w:p>
  </w:comment>
  <w:comment w:id="6" w:author="David Sant" w:date="2025-12-08T13:28:00Z" w:initials="DS">
    <w:p w14:paraId="2694A89B" w14:textId="77777777" w:rsidR="002B77D9" w:rsidRDefault="002B77D9" w:rsidP="002B77D9">
      <w:pPr>
        <w:pStyle w:val="CommentText"/>
      </w:pPr>
      <w:r>
        <w:rPr>
          <w:rStyle w:val="CommentReference"/>
        </w:rPr>
        <w:annotationRef/>
      </w:r>
      <w:r>
        <w:t>I expect you're just relying on their standard terms, that's probably fine for these big providers, but worth checking you've accepted the DPA addendum in their settings.</w:t>
      </w:r>
    </w:p>
  </w:comment>
  <w:comment w:id="7" w:author="David Sant" w:date="2025-12-08T13:28:00Z" w:initials="DS">
    <w:p w14:paraId="5DB6AB9C" w14:textId="77777777" w:rsidR="002B77D9" w:rsidRDefault="002B77D9" w:rsidP="002B77D9">
      <w:pPr>
        <w:pStyle w:val="CommentText"/>
      </w:pPr>
      <w:r>
        <w:rPr>
          <w:rStyle w:val="CommentReference"/>
        </w:rPr>
        <w:annotationRef/>
      </w:r>
      <w:r>
        <w:t>This is a bit vague - but may make more sense if you add more detail about why you make recordings of the video sessions. For a B2C service handling CVs and video recordings, I suggest being more specific, e.g. "We typically retain your documents and session recordings for 3 months after your last session, unless you ask us to delete them earlier."</w:t>
      </w:r>
    </w:p>
  </w:comment>
  <w:comment w:id="10" w:author="David Sant" w:date="2025-12-08T13:29:00Z" w:initials="DS">
    <w:p w14:paraId="4EE92555" w14:textId="77777777" w:rsidR="002B77D9" w:rsidRDefault="002B77D9" w:rsidP="002B77D9">
      <w:pPr>
        <w:pStyle w:val="CommentText"/>
      </w:pPr>
      <w:r>
        <w:rPr>
          <w:rStyle w:val="CommentReference"/>
        </w:rPr>
        <w:annotationRef/>
      </w:r>
      <w:r>
        <w:t>I've added sections 10 and 11.  These were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B3B424" w15:done="0"/>
  <w15:commentEx w15:paraId="1BAF0439" w15:done="0"/>
  <w15:commentEx w15:paraId="32B51125" w15:done="0"/>
  <w15:commentEx w15:paraId="7F966258" w15:done="0"/>
  <w15:commentEx w15:paraId="2694A89B" w15:done="0"/>
  <w15:commentEx w15:paraId="5DB6AB9C" w15:done="0"/>
  <w15:commentEx w15:paraId="4EE925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08096" w16cex:dateUtc="2025-12-08T13:26:00Z"/>
  <w16cex:commentExtensible w16cex:durableId="73D00C83" w16cex:dateUtc="2025-12-08T13:27:00Z"/>
  <w16cex:commentExtensible w16cex:durableId="01D4AAB6" w16cex:dateUtc="2025-12-08T13:13:00Z"/>
  <w16cex:commentExtensible w16cex:durableId="288CFCC3" w16cex:dateUtc="2025-12-08T13:27:00Z"/>
  <w16cex:commentExtensible w16cex:durableId="29FD2225" w16cex:dateUtc="2025-12-08T13:28:00Z"/>
  <w16cex:commentExtensible w16cex:durableId="12004D6D" w16cex:dateUtc="2025-12-08T13:28:00Z"/>
  <w16cex:commentExtensible w16cex:durableId="6A5FDB97" w16cex:dateUtc="2025-12-08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B3B424" w16cid:durableId="33B08096"/>
  <w16cid:commentId w16cid:paraId="1BAF0439" w16cid:durableId="73D00C83"/>
  <w16cid:commentId w16cid:paraId="32B51125" w16cid:durableId="01D4AAB6"/>
  <w16cid:commentId w16cid:paraId="7F966258" w16cid:durableId="288CFCC3"/>
  <w16cid:commentId w16cid:paraId="2694A89B" w16cid:durableId="29FD2225"/>
  <w16cid:commentId w16cid:paraId="5DB6AB9C" w16cid:durableId="12004D6D"/>
  <w16cid:commentId w16cid:paraId="4EE92555" w16cid:durableId="6A5FDB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693030">
    <w:abstractNumId w:val="8"/>
  </w:num>
  <w:num w:numId="2" w16cid:durableId="2074966668">
    <w:abstractNumId w:val="6"/>
  </w:num>
  <w:num w:numId="3" w16cid:durableId="251285093">
    <w:abstractNumId w:val="5"/>
  </w:num>
  <w:num w:numId="4" w16cid:durableId="438570126">
    <w:abstractNumId w:val="4"/>
  </w:num>
  <w:num w:numId="5" w16cid:durableId="1085415022">
    <w:abstractNumId w:val="7"/>
  </w:num>
  <w:num w:numId="6" w16cid:durableId="1482305310">
    <w:abstractNumId w:val="3"/>
  </w:num>
  <w:num w:numId="7" w16cid:durableId="1790473460">
    <w:abstractNumId w:val="2"/>
  </w:num>
  <w:num w:numId="8" w16cid:durableId="1887984118">
    <w:abstractNumId w:val="1"/>
  </w:num>
  <w:num w:numId="9" w16cid:durableId="7880830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E30"/>
    <w:rsid w:val="0015074B"/>
    <w:rsid w:val="00232275"/>
    <w:rsid w:val="0029639D"/>
    <w:rsid w:val="002B77D9"/>
    <w:rsid w:val="00326F90"/>
    <w:rsid w:val="0049412B"/>
    <w:rsid w:val="004D3818"/>
    <w:rsid w:val="00587B18"/>
    <w:rsid w:val="009B5695"/>
    <w:rsid w:val="009B7B10"/>
    <w:rsid w:val="00A5617E"/>
    <w:rsid w:val="00AA1D8D"/>
    <w:rsid w:val="00B47730"/>
    <w:rsid w:val="00BE7693"/>
    <w:rsid w:val="00CB0664"/>
    <w:rsid w:val="00D71A91"/>
    <w:rsid w:val="00ED19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F4C79"/>
  <w14:defaultImageDpi w14:val="300"/>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7B10"/>
    <w:pPr>
      <w:keepNext/>
      <w:keepLines/>
      <w:spacing w:before="120" w:after="12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9412B"/>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Heading1"/>
    <w:qFormat/>
    <w:rsid w:val="0049412B"/>
    <w:rPr>
      <w:color w:val="000000" w:themeColor="text1"/>
    </w:rPr>
  </w:style>
  <w:style w:type="paragraph" w:customStyle="1" w:styleId="Style2">
    <w:name w:val="Style2"/>
    <w:basedOn w:val="Normal"/>
    <w:qFormat/>
    <w:rsid w:val="0049412B"/>
    <w:pPr>
      <w:spacing w:after="120"/>
    </w:pPr>
    <w:rPr>
      <w:rFonts w:ascii="Calibri" w:hAnsi="Calibri"/>
      <w:i/>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36E30"/>
    <w:rPr>
      <w:b/>
      <w:bCs/>
    </w:rPr>
  </w:style>
  <w:style w:type="character" w:customStyle="1" w:styleId="CommentSubjectChar">
    <w:name w:val="Comment Subject Char"/>
    <w:basedOn w:val="CommentTextChar"/>
    <w:link w:val="CommentSubject"/>
    <w:uiPriority w:val="99"/>
    <w:semiHidden/>
    <w:rsid w:val="00136E30"/>
    <w:rPr>
      <w:b/>
      <w:bCs/>
      <w:sz w:val="20"/>
      <w:szCs w:val="20"/>
    </w:rPr>
  </w:style>
  <w:style w:type="paragraph" w:styleId="Revision">
    <w:name w:val="Revision"/>
    <w:hidden/>
    <w:uiPriority w:val="99"/>
    <w:semiHidden/>
    <w:rsid w:val="009B7B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Privacy Policy - Masri Strategy</vt:lpstr>
    </vt:vector>
  </TitlesOfParts>
  <Manager/>
  <Company/>
  <LinksUpToDate>false</LinksUpToDate>
  <CharactersWithSpaces>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Masri Strategy</dc:title>
  <dc:subject/>
  <dc:creator>Nama Economics Limited</dc:creator>
  <cp:keywords/>
  <dc:description>generated by python-docx</dc:description>
  <cp:lastModifiedBy>David Sant</cp:lastModifiedBy>
  <cp:revision>3</cp:revision>
  <dcterms:created xsi:type="dcterms:W3CDTF">2025-12-08T13:26:00Z</dcterms:created>
  <dcterms:modified xsi:type="dcterms:W3CDTF">2025-12-08T13:29:00Z</dcterms:modified>
  <cp:category/>
</cp:coreProperties>
</file>